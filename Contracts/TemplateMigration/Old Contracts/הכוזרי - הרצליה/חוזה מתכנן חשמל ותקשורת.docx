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57EF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48152EB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ADD98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7FE37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446462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6FD9AEF" w14:textId="70DF07ED"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A2DA429" w14:textId="77777777"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14:paraId="13FF6A8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A56D6B"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636F33"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ADBC6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3620F90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FE844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2609A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4D7F1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12A339"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00CAF2E" w14:textId="3ABB03E5" w:rsidR="00735E3D" w:rsidRPr="00B27B4C" w:rsidRDefault="00B34998"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הכוזרי</w:t>
          </w:r>
        </w:p>
      </w:sdtContent>
    </w:sdt>
    <w:p w14:paraId="71A939A5"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4156927" w14:textId="59F44E0D" w:rsidR="00735E3D" w:rsidRPr="00B27B4C" w:rsidRDefault="00B34998"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הכוזרי הרצליה</w:t>
          </w:r>
        </w:p>
      </w:sdtContent>
    </w:sdt>
    <w:p w14:paraId="446FBA8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53EA8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59A8F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B4F19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A4F51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5C297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B04C9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7829A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E3E1B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56D35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F7853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BEF83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45DA6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D9967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6EFBC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BE986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E9725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D48C6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1A737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CBF98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30F92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D314B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CEE8F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CBBA4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B5DCE8"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E88313"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lastRenderedPageBreak/>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53F9651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1A8007E" w14:textId="33749B53"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4-21T00:00:00Z">
            <w:dateFormat w:val="dd/MM/yyyy"/>
            <w:lid w:val="he-IL"/>
            <w:storeMappedDataAs w:val="dateTime"/>
            <w:calendar w:val="gregorian"/>
          </w:date>
        </w:sdtPr>
        <w:sdtEndPr>
          <w:rPr>
            <w:rFonts w:hint="cs"/>
          </w:rPr>
        </w:sdtEndPr>
        <w:sdtContent>
          <w:ins w:id="0" w:author="Meryl Etman" w:date="2024-04-21T14:40:00Z">
            <w:r w:rsidR="00787A8B">
              <w:rPr>
                <w:rFonts w:ascii="Times New Roman" w:eastAsia="Times New Roman" w:hAnsi="Times New Roman" w:cs="David" w:hint="cs"/>
                <w:color w:val="800080"/>
                <w:sz w:val="24"/>
                <w:szCs w:val="24"/>
                <w:rtl/>
                <w:lang w:eastAsia="he-IL"/>
              </w:rPr>
              <w:t>‏21/04/2024</w:t>
            </w:r>
          </w:ins>
        </w:sdtContent>
      </w:sdt>
    </w:p>
    <w:p w14:paraId="4527B32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14:paraId="1F10765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598067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3E26C1" w14:textId="77777777" w:rsidR="002B2234" w:rsidRP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F61942E" w14:textId="15A5C666" w:rsidR="002B2234" w:rsidRPr="002B2234" w:rsidRDefault="00B34998" w:rsidP="002B223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התחדשות עירונית בע"מ</w:t>
          </w:r>
          <w:r w:rsidR="004F40F2">
            <w:rPr>
              <w:rFonts w:ascii="Times New Roman" w:eastAsia="Times New Roman" w:hAnsi="Times New Roman" w:cs="David"/>
              <w:color w:val="800080"/>
              <w:sz w:val="24"/>
              <w:szCs w:val="24"/>
              <w:rtl/>
            </w:rPr>
            <w:br/>
          </w:r>
          <w:r w:rsidR="004F40F2">
            <w:rPr>
              <w:rFonts w:ascii="Times New Roman" w:eastAsia="Times New Roman" w:hAnsi="Times New Roman" w:cs="David" w:hint="cs"/>
              <w:color w:val="800080"/>
              <w:sz w:val="24"/>
              <w:szCs w:val="24"/>
              <w:rtl/>
            </w:rPr>
            <w:t>רח' יוני נתניהו 1, אור יהודה</w:t>
          </w:r>
          <w:r>
            <w:rPr>
              <w:rFonts w:ascii="Times New Roman" w:eastAsia="Times New Roman" w:hAnsi="Times New Roman" w:cs="David"/>
              <w:color w:val="800080"/>
              <w:sz w:val="24"/>
              <w:szCs w:val="24"/>
              <w:rtl/>
            </w:rPr>
            <w:br/>
            <w:t>514639525</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roofErr w:type="spellStart"/>
          <w:r>
            <w:rPr>
              <w:rFonts w:ascii="Times New Roman" w:eastAsia="Times New Roman" w:hAnsi="Times New Roman" w:cs="David"/>
              <w:color w:val="800080"/>
              <w:sz w:val="24"/>
              <w:szCs w:val="24"/>
              <w:rtl/>
            </w:rPr>
            <w:t>מצלאוי</w:t>
          </w:r>
          <w:proofErr w:type="spellEnd"/>
          <w:r>
            <w:rPr>
              <w:rFonts w:ascii="Times New Roman" w:eastAsia="Times New Roman" w:hAnsi="Times New Roman" w:cs="David"/>
              <w:color w:val="800080"/>
              <w:sz w:val="24"/>
              <w:szCs w:val="24"/>
              <w:rtl/>
            </w:rPr>
            <w:t xml:space="preserve"> חברה </w:t>
          </w:r>
          <w:proofErr w:type="spellStart"/>
          <w:r>
            <w:rPr>
              <w:rFonts w:ascii="Times New Roman" w:eastAsia="Times New Roman" w:hAnsi="Times New Roman" w:cs="David"/>
              <w:color w:val="800080"/>
              <w:sz w:val="24"/>
              <w:szCs w:val="24"/>
              <w:rtl/>
            </w:rPr>
            <w:t>לבנין</w:t>
          </w:r>
          <w:proofErr w:type="spellEnd"/>
          <w:r>
            <w:rPr>
              <w:rFonts w:ascii="Times New Roman" w:eastAsia="Times New Roman" w:hAnsi="Times New Roman" w:cs="David"/>
              <w:color w:val="800080"/>
              <w:sz w:val="24"/>
              <w:szCs w:val="24"/>
              <w:rtl/>
            </w:rPr>
            <w:t xml:space="preserve"> בע"מ</w:t>
          </w:r>
          <w:r>
            <w:rPr>
              <w:rFonts w:ascii="Times New Roman" w:eastAsia="Times New Roman" w:hAnsi="Times New Roman" w:cs="David"/>
              <w:color w:val="800080"/>
              <w:sz w:val="24"/>
              <w:szCs w:val="24"/>
              <w:rtl/>
            </w:rPr>
            <w:br/>
            <w:t xml:space="preserve">דרך רפאל איתן 1, </w:t>
          </w:r>
          <w:proofErr w:type="spellStart"/>
          <w:r>
            <w:rPr>
              <w:rFonts w:ascii="Times New Roman" w:eastAsia="Times New Roman" w:hAnsi="Times New Roman" w:cs="David"/>
              <w:color w:val="800080"/>
              <w:sz w:val="24"/>
              <w:szCs w:val="24"/>
              <w:rtl/>
            </w:rPr>
            <w:t>קרית</w:t>
          </w:r>
          <w:proofErr w:type="spellEnd"/>
          <w:r>
            <w:rPr>
              <w:rFonts w:ascii="Times New Roman" w:eastAsia="Times New Roman" w:hAnsi="Times New Roman" w:cs="David"/>
              <w:color w:val="800080"/>
              <w:sz w:val="24"/>
              <w:szCs w:val="24"/>
              <w:rtl/>
            </w:rPr>
            <w:t xml:space="preserve"> אונו</w:t>
          </w:r>
          <w:r>
            <w:rPr>
              <w:rFonts w:ascii="Times New Roman" w:eastAsia="Times New Roman" w:hAnsi="Times New Roman" w:cs="David"/>
              <w:color w:val="800080"/>
              <w:sz w:val="24"/>
              <w:szCs w:val="24"/>
              <w:rtl/>
            </w:rPr>
            <w:br/>
            <w:t>512726712</w:t>
          </w:r>
          <w:r>
            <w:rPr>
              <w:rFonts w:ascii="Times New Roman" w:eastAsia="Times New Roman" w:hAnsi="Times New Roman" w:cs="David"/>
              <w:color w:val="800080"/>
              <w:sz w:val="24"/>
              <w:szCs w:val="24"/>
              <w:rtl/>
            </w:rPr>
            <w:br/>
          </w:r>
        </w:p>
      </w:sdtContent>
    </w:sdt>
    <w:p w14:paraId="7D7E68EC"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758C191F"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1AACAFFA"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DE7CB15"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7066C67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1D96594" w14:textId="7A4FA4E3" w:rsidR="002B2234" w:rsidRPr="002B2234" w:rsidRDefault="00B34998"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ר. כהן מהנדסים יועצים לחשמל ואוטומציה בע"מ</w:t>
          </w:r>
          <w:r>
            <w:rPr>
              <w:rFonts w:ascii="Times New Roman" w:eastAsia="Times New Roman" w:hAnsi="Times New Roman" w:cs="David"/>
              <w:color w:val="800080"/>
              <w:sz w:val="24"/>
              <w:szCs w:val="24"/>
              <w:rtl/>
            </w:rPr>
            <w:br/>
            <w:t>מנחם בגין 42, רמת גן</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7C1AB335"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2759ED4B"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14:paraId="3FF12598"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13C1FC6"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A9BA375"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5FDA7FA4"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5C5FA2FF"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5BFD0A78"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58784C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0AFD57F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24E69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w:t>
      </w:r>
      <w:proofErr w:type="spellStart"/>
      <w:r w:rsidRPr="002B2234">
        <w:rPr>
          <w:rFonts w:ascii="Times New Roman" w:eastAsia="Times New Roman" w:hAnsi="Times New Roman" w:cs="David"/>
          <w:bCs/>
          <w:sz w:val="20"/>
          <w:szCs w:val="24"/>
          <w:rtl/>
          <w:lang w:eastAsia="he-IL"/>
        </w:rPr>
        <w:t>התכנית</w:t>
      </w:r>
      <w:proofErr w:type="spellEnd"/>
      <w:r w:rsidRPr="002B2234">
        <w:rPr>
          <w:rFonts w:ascii="Times New Roman" w:eastAsia="Times New Roman" w:hAnsi="Times New Roman" w:cs="David"/>
          <w:bCs/>
          <w:sz w:val="20"/>
          <w:szCs w:val="24"/>
          <w:rtl/>
          <w:lang w:eastAsia="he-IL"/>
        </w:rPr>
        <w:t xml:space="preserve">" </w:t>
      </w:r>
      <w:r w:rsidRPr="002B2234">
        <w:rPr>
          <w:rFonts w:ascii="Times New Roman" w:eastAsia="Times New Roman" w:hAnsi="Times New Roman" w:cs="David"/>
          <w:sz w:val="20"/>
          <w:szCs w:val="24"/>
          <w:rtl/>
          <w:lang w:eastAsia="he-IL"/>
        </w:rPr>
        <w:t>/</w:t>
      </w:r>
    </w:p>
    <w:p w14:paraId="06AE0CD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5E30390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07901C"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שטח </w:t>
      </w:r>
      <w:proofErr w:type="spellStart"/>
      <w:r w:rsidRPr="002B2234">
        <w:rPr>
          <w:rFonts w:ascii="Times New Roman" w:eastAsia="Times New Roman" w:hAnsi="Times New Roman" w:cs="David"/>
          <w:sz w:val="20"/>
          <w:szCs w:val="24"/>
          <w:rtl/>
          <w:lang w:eastAsia="he-IL"/>
        </w:rPr>
        <w:t>התכנית</w:t>
      </w:r>
      <w:proofErr w:type="spellEnd"/>
      <w:r w:rsidRPr="002B2234">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6C307D9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4E76E7"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C34313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500442"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proofErr w:type="spellStart"/>
      <w:r w:rsidRPr="002B2234">
        <w:rPr>
          <w:rFonts w:ascii="Times New Roman" w:eastAsia="Times New Roman" w:hAnsi="Times New Roman" w:cs="David"/>
          <w:b/>
          <w:bCs/>
          <w:sz w:val="20"/>
          <w:szCs w:val="24"/>
          <w:rtl/>
          <w:lang w:eastAsia="he-IL"/>
        </w:rPr>
        <w:t>התכניות</w:t>
      </w:r>
      <w:proofErr w:type="spellEnd"/>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2B2234">
        <w:rPr>
          <w:rFonts w:ascii="Times New Roman" w:eastAsia="Times New Roman" w:hAnsi="Times New Roman" w:cs="David"/>
          <w:sz w:val="20"/>
          <w:szCs w:val="24"/>
          <w:rtl/>
          <w:lang w:eastAsia="he-IL"/>
        </w:rPr>
        <w:lastRenderedPageBreak/>
        <w:t xml:space="preserve">המצוינים ברשימת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3DC0418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39F957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6C34D40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41B6474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08D8BCF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D63195"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D3929E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5083CE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1814810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5A66B4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3C6DF05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60AADF66"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6492E10"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1078E5C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1374C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4A73072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39E714E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18B2C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5B909C71"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55CE94F5"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1356925"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290FB118"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5A09BAE9"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2546AA4"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3B8BE1EE"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006744D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14C81292"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5A7D1C31"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0CAF7201"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41B55320"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6442C665"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70C1ED60"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 xml:space="preserve">רשימת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והמסמכים שעל המתכנן להנפיק.</w:t>
      </w:r>
    </w:p>
    <w:p w14:paraId="5ABC702A"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0A27D181" w14:textId="77777777" w:rsidR="002B2234" w:rsidRP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349CF7F6"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14:paraId="04E177C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p>
    <w:p w14:paraId="58BBE35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w:t>
      </w:r>
      <w:proofErr w:type="spellEnd"/>
      <w:r w:rsidRPr="002B2234">
        <w:rPr>
          <w:rFonts w:ascii="Times New Roman" w:eastAsia="Times New Roman" w:hAnsi="Times New Roman" w:cs="David"/>
          <w:sz w:val="20"/>
          <w:szCs w:val="24"/>
          <w:rtl/>
          <w:lang w:eastAsia="he-IL"/>
        </w:rPr>
        <w:t xml:space="preserve">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ביצועם ברמה מקצועית גבוהה ובהתאם למותנה בחוזה.</w:t>
      </w:r>
    </w:p>
    <w:p w14:paraId="3B0DF56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218C0DA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4F4204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7486F32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782ACAD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1CB4E32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627A9CB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2B2234">
        <w:rPr>
          <w:rFonts w:ascii="Times New Roman" w:eastAsia="Times New Roman" w:hAnsi="Times New Roman" w:cs="David"/>
          <w:sz w:val="20"/>
          <w:szCs w:val="24"/>
          <w:rtl/>
          <w:lang w:eastAsia="he-IL"/>
        </w:rPr>
        <w:t>הכל</w:t>
      </w:r>
      <w:proofErr w:type="spellEnd"/>
      <w:r w:rsidRPr="002B2234">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14DBF58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2B2234">
        <w:rPr>
          <w:rFonts w:ascii="Times New Roman" w:eastAsia="Times New Roman" w:hAnsi="Times New Roman" w:cs="David"/>
          <w:sz w:val="20"/>
          <w:szCs w:val="24"/>
          <w:rtl/>
          <w:lang w:eastAsia="he-IL"/>
        </w:rPr>
        <w:t>בתכניותיו</w:t>
      </w:r>
      <w:proofErr w:type="spellEnd"/>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5565E61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Pr="002B2234">
        <w:rPr>
          <w:rFonts w:ascii="Times New Roman" w:eastAsia="Times New Roman" w:hAnsi="Times New Roman" w:cs="David"/>
          <w:sz w:val="20"/>
          <w:szCs w:val="24"/>
          <w:rtl/>
          <w:lang w:eastAsia="he-IL"/>
        </w:rPr>
        <w:t>חוזה זה.</w:t>
      </w:r>
    </w:p>
    <w:p w14:paraId="413A1D1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D79B491"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w:t>
      </w:r>
      <w:proofErr w:type="spellStart"/>
      <w:r w:rsidRPr="002B2234">
        <w:rPr>
          <w:rFonts w:ascii="Times New Roman" w:eastAsia="Times New Roman" w:hAnsi="Times New Roman" w:cs="David" w:hint="cs"/>
          <w:sz w:val="20"/>
          <w:szCs w:val="24"/>
          <w:rtl/>
          <w:lang w:eastAsia="he-IL"/>
        </w:rPr>
        <w:t>רמדורנט</w:t>
      </w:r>
      <w:proofErr w:type="spellEnd"/>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של </w:t>
      </w:r>
      <w:proofErr w:type="spellStart"/>
      <w:r w:rsidRPr="002B2234">
        <w:rPr>
          <w:rFonts w:ascii="Times New Roman" w:eastAsia="Times New Roman" w:hAnsi="Times New Roman" w:cs="David"/>
          <w:sz w:val="20"/>
          <w:szCs w:val="24"/>
          <w:rtl/>
          <w:lang w:eastAsia="he-IL"/>
        </w:rPr>
        <w:t>רמדור</w:t>
      </w:r>
      <w:proofErr w:type="spellEnd"/>
      <w:r w:rsidRPr="002B2234">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14:paraId="711122FF"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14:paraId="3978887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6017685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proofErr w:type="spellStart"/>
      <w:r w:rsidRPr="002B2234">
        <w:rPr>
          <w:rFonts w:ascii="Times New Roman" w:eastAsia="Times New Roman" w:hAnsi="Times New Roman" w:cs="David" w:hint="cs"/>
          <w:b/>
          <w:sz w:val="20"/>
          <w:szCs w:val="24"/>
          <w:rtl/>
          <w:lang w:eastAsia="he-IL"/>
        </w:rPr>
        <w:t>המצ"ב</w:t>
      </w:r>
      <w:proofErr w:type="spellEnd"/>
      <w:r w:rsidRPr="002B2234">
        <w:rPr>
          <w:rFonts w:ascii="Times New Roman" w:eastAsia="Times New Roman" w:hAnsi="Times New Roman" w:cs="David" w:hint="cs"/>
          <w:b/>
          <w:sz w:val="20"/>
          <w:szCs w:val="24"/>
          <w:rtl/>
          <w:lang w:eastAsia="he-IL"/>
        </w:rPr>
        <w:t>,</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w:t>
      </w:r>
      <w:r w:rsidRPr="002B2234">
        <w:rPr>
          <w:rFonts w:ascii="Times New Roman" w:eastAsia="Times New Roman" w:hAnsi="Times New Roman" w:cs="David"/>
          <w:sz w:val="20"/>
          <w:szCs w:val="24"/>
          <w:rtl/>
          <w:lang w:eastAsia="he-IL"/>
        </w:rPr>
        <w:lastRenderedPageBreak/>
        <w:t>דעתו של המנהל במשך כל תקופת מתן שרותי המתכנן.</w:t>
      </w:r>
    </w:p>
    <w:p w14:paraId="7D0A8CC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8C85AF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5957262D"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F6061C3"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F9378B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478BD11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14:paraId="59E11E72"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2C59D302"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14:paraId="0D00B42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6F0C913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תיקונים </w:t>
      </w:r>
      <w:proofErr w:type="spellStart"/>
      <w:r w:rsidRPr="002B2234">
        <w:rPr>
          <w:rFonts w:ascii="Times New Roman" w:eastAsia="Times New Roman" w:hAnsi="Times New Roman" w:cs="David"/>
          <w:sz w:val="20"/>
          <w:szCs w:val="24"/>
          <w:rtl/>
          <w:lang w:eastAsia="he-IL"/>
        </w:rPr>
        <w:t>לתכניות</w:t>
      </w:r>
      <w:proofErr w:type="spellEnd"/>
      <w:r w:rsidRPr="002B2234">
        <w:rPr>
          <w:rFonts w:ascii="Times New Roman" w:eastAsia="Times New Roman" w:hAnsi="Times New Roman" w:cs="David"/>
          <w:sz w:val="20"/>
          <w:szCs w:val="24"/>
          <w:rtl/>
          <w:lang w:eastAsia="he-IL"/>
        </w:rPr>
        <w:t xml:space="preserve">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502AC7C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143F52D9"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5C5A06BA"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04C0FAB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A60177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w:t>
      </w:r>
      <w:proofErr w:type="spellStart"/>
      <w:r w:rsidRPr="002B2234">
        <w:rPr>
          <w:rFonts w:ascii="Times New Roman" w:eastAsia="Times New Roman" w:hAnsi="Times New Roman" w:cs="David" w:hint="cs"/>
          <w:b/>
          <w:sz w:val="20"/>
          <w:szCs w:val="24"/>
          <w:rtl/>
          <w:lang w:eastAsia="he-IL"/>
        </w:rPr>
        <w:t>המצ"ב</w:t>
      </w:r>
      <w:proofErr w:type="spellEnd"/>
      <w:r w:rsidRPr="002B2234">
        <w:rPr>
          <w:rFonts w:ascii="Times New Roman" w:eastAsia="Times New Roman" w:hAnsi="Times New Roman" w:cs="David"/>
          <w:sz w:val="20"/>
          <w:szCs w:val="24"/>
          <w:rtl/>
          <w:lang w:eastAsia="he-IL"/>
        </w:rPr>
        <w:t>.</w:t>
      </w:r>
    </w:p>
    <w:p w14:paraId="53707B1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1D2F9D0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w:t>
      </w:r>
      <w:proofErr w:type="spellStart"/>
      <w:r w:rsidRPr="002B2234">
        <w:rPr>
          <w:rFonts w:ascii="Times New Roman" w:eastAsia="Times New Roman" w:hAnsi="Times New Roman" w:cs="David"/>
          <w:sz w:val="20"/>
          <w:szCs w:val="24"/>
          <w:rtl/>
          <w:lang w:eastAsia="he-IL"/>
        </w:rPr>
        <w:t>לתכניות</w:t>
      </w:r>
      <w:proofErr w:type="spellEnd"/>
      <w:r w:rsidRPr="002B2234">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ככל שהדבר יידרש.</w:t>
      </w:r>
    </w:p>
    <w:p w14:paraId="46A8677E"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459724F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5271E98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7719AD8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2F23C03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9917DE9"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יתר הגורמים, מותנות בכך שיסופקו להם כל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D980027"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B4AADF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3B008F62"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F89745A"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 xml:space="preserve">המתכנן לא קיבל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7415AB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21410268"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56061BF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436C61F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FF7559D"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3E9C3ECD"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0B22255A"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 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proofErr w:type="spellStart"/>
      <w:r w:rsidRPr="002B2234">
        <w:rPr>
          <w:rFonts w:ascii="Times New Roman" w:eastAsia="Times New Roman" w:hAnsi="Times New Roman" w:cs="David" w:hint="cs"/>
          <w:b/>
          <w:sz w:val="20"/>
          <w:szCs w:val="24"/>
          <w:rtl/>
          <w:lang w:eastAsia="he-IL"/>
        </w:rPr>
        <w:t>המצ"ב</w:t>
      </w:r>
      <w:proofErr w:type="spellEnd"/>
      <w:r w:rsidRPr="002B2234">
        <w:rPr>
          <w:rFonts w:ascii="Times New Roman" w:eastAsia="Times New Roman" w:hAnsi="Times New Roman" w:cs="David" w:hint="cs"/>
          <w:b/>
          <w:sz w:val="20"/>
          <w:szCs w:val="24"/>
          <w:rtl/>
          <w:lang w:eastAsia="he-IL"/>
        </w:rPr>
        <w:t xml:space="preserve">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37FFB03C"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14:paraId="6718ACA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38A4B872"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2244BA3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41A8B0CA"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F9302E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45E4649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14:paraId="65F3BFB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14:paraId="530E6E33"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w:t>
      </w:r>
      <w:proofErr w:type="spellStart"/>
      <w:r w:rsidRPr="002B2234">
        <w:rPr>
          <w:rFonts w:ascii="Times New Roman" w:eastAsia="Times New Roman" w:hAnsi="Times New Roman" w:cs="David"/>
          <w:sz w:val="20"/>
          <w:szCs w:val="24"/>
          <w:rtl/>
          <w:lang w:eastAsia="he-IL"/>
        </w:rPr>
        <w:t>רמדורנט</w:t>
      </w:r>
      <w:proofErr w:type="spellEnd"/>
      <w:r w:rsidRPr="002B2234">
        <w:rPr>
          <w:rFonts w:ascii="Times New Roman" w:eastAsia="Times New Roman" w:hAnsi="Times New Roman" w:cs="David"/>
          <w:sz w:val="20"/>
          <w:szCs w:val="24"/>
          <w:rtl/>
          <w:lang w:eastAsia="he-IL"/>
        </w:rPr>
        <w:t xml:space="preserve">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BA6867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2B2234">
        <w:rPr>
          <w:rFonts w:ascii="Times New Roman" w:eastAsia="Times New Roman" w:hAnsi="Times New Roman" w:cs="David"/>
          <w:sz w:val="20"/>
          <w:szCs w:val="24"/>
          <w:rtl/>
          <w:lang w:eastAsia="he-IL"/>
        </w:rPr>
        <w:t>לשלמם</w:t>
      </w:r>
      <w:proofErr w:type="spellEnd"/>
      <w:r w:rsidRPr="002B2234">
        <w:rPr>
          <w:rFonts w:ascii="Times New Roman" w:eastAsia="Times New Roman" w:hAnsi="Times New Roman" w:cs="David"/>
          <w:sz w:val="20"/>
          <w:szCs w:val="24"/>
          <w:rtl/>
          <w:lang w:eastAsia="he-IL"/>
        </w:rPr>
        <w:t xml:space="preserve">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6E82AC85"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שלב משלבי שירותי המתכנן </w:t>
      </w:r>
      <w:r w:rsidRPr="002B2234">
        <w:rPr>
          <w:rFonts w:ascii="Times New Roman" w:eastAsia="Times New Roman" w:hAnsi="Times New Roman" w:cs="David"/>
          <w:sz w:val="20"/>
          <w:szCs w:val="24"/>
          <w:rtl/>
          <w:lang w:eastAsia="he-IL"/>
        </w:rPr>
        <w:lastRenderedPageBreak/>
        <w:t>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6216A3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2B2234">
        <w:rPr>
          <w:rFonts w:ascii="Times New Roman" w:eastAsia="Times New Roman" w:hAnsi="Times New Roman" w:cs="David"/>
          <w:sz w:val="20"/>
          <w:szCs w:val="24"/>
          <w:rtl/>
          <w:lang w:eastAsia="he-IL"/>
        </w:rPr>
        <w:t>לתכניותיו</w:t>
      </w:r>
      <w:proofErr w:type="spellEnd"/>
      <w:r w:rsidRPr="002B2234">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14:paraId="6AF4C29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4AD9989B"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18C0616E"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27667AC0"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735E3D">
        <w:rPr>
          <w:rFonts w:ascii="Times New Roman" w:eastAsia="Times New Roman" w:hAnsi="Times New Roman" w:cs="David"/>
          <w:sz w:val="20"/>
          <w:szCs w:val="24"/>
          <w:rtl/>
          <w:lang w:eastAsia="he-IL"/>
        </w:rPr>
        <w:t>בתכניות</w:t>
      </w:r>
      <w:proofErr w:type="spellEnd"/>
      <w:r w:rsidRPr="00735E3D">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217FDDA9" w14:textId="3A400368"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w:t>
      </w:r>
      <w:proofErr w:type="spellStart"/>
      <w:r w:rsidRPr="00735E3D">
        <w:rPr>
          <w:rFonts w:ascii="Times New Roman" w:eastAsia="Times New Roman" w:hAnsi="Times New Roman" w:cs="David" w:hint="cs"/>
          <w:b/>
          <w:sz w:val="20"/>
          <w:szCs w:val="24"/>
          <w:rtl/>
          <w:lang w:eastAsia="he-IL"/>
        </w:rPr>
        <w:t>המצ"ב</w:t>
      </w:r>
      <w:proofErr w:type="spellEnd"/>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ins w:id="1" w:author="מרול אטמן" w:date="2024-03-24T15:12:00Z">
        <w:r w:rsidR="00C05227">
          <w:rPr>
            <w:rFonts w:ascii="Times New Roman" w:eastAsia="Times New Roman" w:hAnsi="Times New Roman" w:cs="David" w:hint="cs"/>
            <w:sz w:val="20"/>
            <w:szCs w:val="24"/>
            <w:rtl/>
            <w:lang w:eastAsia="he-IL"/>
          </w:rPr>
          <w:t xml:space="preserve"> </w:t>
        </w:r>
      </w:ins>
      <w:ins w:id="2" w:author="מרול אטמן" w:date="2024-03-24T15:13:00Z">
        <w:r w:rsidR="00C05227">
          <w:rPr>
            <w:rFonts w:ascii="Times New Roman" w:eastAsia="Times New Roman" w:hAnsi="Times New Roman" w:cs="David" w:hint="cs"/>
            <w:sz w:val="20"/>
            <w:szCs w:val="24"/>
            <w:rtl/>
            <w:lang w:eastAsia="he-IL"/>
          </w:rPr>
          <w:t>בעבור שינויים ותוספות שיידרשו לאחר שלב התכנון המפורט תשולם למתכנן תוספת לפי שעות עבודה בתעריף 'דקל' למתכנן בכיר / ז</w:t>
        </w:r>
      </w:ins>
      <w:ins w:id="3" w:author="מרול אטמן" w:date="2024-03-24T15:14:00Z">
        <w:r w:rsidR="00C05227">
          <w:rPr>
            <w:rFonts w:ascii="Times New Roman" w:eastAsia="Times New Roman" w:hAnsi="Times New Roman" w:cs="David" w:hint="cs"/>
            <w:sz w:val="20"/>
            <w:szCs w:val="24"/>
            <w:rtl/>
            <w:lang w:eastAsia="he-IL"/>
          </w:rPr>
          <w:t>וטר בהתאם לסוג העבודה הנדרשת ובתנאי ש</w:t>
        </w:r>
      </w:ins>
      <w:ins w:id="4" w:author="מרול אטמן" w:date="2024-03-24T15:28:00Z">
        <w:r w:rsidR="00AC4B2C">
          <w:rPr>
            <w:rFonts w:ascii="Times New Roman" w:eastAsia="Times New Roman" w:hAnsi="Times New Roman" w:cs="David" w:hint="cs"/>
            <w:sz w:val="20"/>
            <w:szCs w:val="24"/>
            <w:rtl/>
            <w:lang w:eastAsia="he-IL"/>
          </w:rPr>
          <w:t xml:space="preserve">העבודה תאושר </w:t>
        </w:r>
      </w:ins>
      <w:ins w:id="5" w:author="מרול אטמן" w:date="2024-03-24T15:29:00Z">
        <w:r w:rsidR="00AC4B2C">
          <w:rPr>
            <w:rFonts w:ascii="Times New Roman" w:eastAsia="Times New Roman" w:hAnsi="Times New Roman" w:cs="David" w:hint="cs"/>
            <w:sz w:val="20"/>
            <w:szCs w:val="24"/>
            <w:rtl/>
            <w:lang w:eastAsia="he-IL"/>
          </w:rPr>
          <w:t>מראש ובכתב על ידי המנהל.</w:t>
        </w:r>
      </w:ins>
    </w:p>
    <w:p w14:paraId="416761E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8.2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3624B08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טעות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קוי בתכנון ו/או </w:t>
      </w:r>
      <w:proofErr w:type="spellStart"/>
      <w:r w:rsidRPr="002B2234">
        <w:rPr>
          <w:rFonts w:ascii="Times New Roman" w:eastAsia="Times New Roman" w:hAnsi="Times New Roman" w:cs="David"/>
          <w:sz w:val="20"/>
          <w:szCs w:val="24"/>
          <w:rtl/>
          <w:lang w:eastAsia="he-IL"/>
        </w:rPr>
        <w:t>באומדן</w:t>
      </w:r>
      <w:proofErr w:type="spellEnd"/>
      <w:r w:rsidRPr="002B2234">
        <w:rPr>
          <w:rFonts w:ascii="Times New Roman" w:eastAsia="Times New Roman" w:hAnsi="Times New Roman" w:cs="David"/>
          <w:sz w:val="20"/>
          <w:szCs w:val="24"/>
          <w:rtl/>
          <w:lang w:eastAsia="he-IL"/>
        </w:rPr>
        <w:t xml:space="preserve"> של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של היועצים.</w:t>
      </w:r>
    </w:p>
    <w:p w14:paraId="3894959D"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373C83D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799FCB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597FA6E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132EA40" w14:textId="77777777" w:rsidR="002B2234" w:rsidRPr="002B2234"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 xml:space="preserve">יסוכמו בין המתכנן </w:t>
      </w:r>
      <w:r w:rsidRPr="002B2234">
        <w:rPr>
          <w:rFonts w:ascii="Times New Roman" w:eastAsia="Times New Roman" w:hAnsi="Times New Roman" w:cs="David"/>
          <w:sz w:val="20"/>
          <w:szCs w:val="24"/>
          <w:rtl/>
          <w:lang w:eastAsia="he-IL"/>
        </w:rPr>
        <w:lastRenderedPageBreak/>
        <w:t>לרוכשים. 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6951562A"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אחריות וביטוח</w:t>
      </w:r>
    </w:p>
    <w:p w14:paraId="70637CF2" w14:textId="77777777"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3BD3B23"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7D9284DA" w14:textId="2EC29677" w:rsidR="00D80A75" w:rsidRPr="00013687" w:rsidRDefault="00D80A75" w:rsidP="00D80A75">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w:t>
      </w:r>
      <w:ins w:id="6" w:author="מרול אטמן" w:date="2024-04-21T11:33:00Z">
        <w:r w:rsidR="00363D38">
          <w:rPr>
            <w:rFonts w:eastAsia="Times New Roman" w:cs="David" w:hint="cs"/>
            <w:color w:val="auto"/>
            <w:szCs w:val="24"/>
            <w:rtl/>
          </w:rPr>
          <w:t xml:space="preserve"> </w:t>
        </w:r>
      </w:ins>
      <w:ins w:id="7" w:author="מרול אטמן" w:date="2024-04-21T11:34:00Z">
        <w:r w:rsidR="00363D38">
          <w:rPr>
            <w:rFonts w:eastAsia="Times New Roman" w:cs="David" w:hint="cs"/>
            <w:color w:val="auto"/>
            <w:szCs w:val="24"/>
            <w:rtl/>
          </w:rPr>
          <w:t>שתהא תוך זמן סביר מידיעתו על כך</w:t>
        </w:r>
      </w:ins>
      <w:r w:rsidRPr="00013687">
        <w:rPr>
          <w:rFonts w:eastAsia="Times New Roman" w:cs="David" w:hint="cs"/>
          <w:color w:val="auto"/>
          <w:szCs w:val="24"/>
          <w:rtl/>
        </w:rPr>
        <w:t>. הסכומים הנ"ל ייחשבו חוב המגיע למזמין מאת המתכנן על פי הוראות חוזה זה, אשר המזמין רשאי לקזז בגינו סכומים ע"ח התמורה המגיעה למתכנן.</w:t>
      </w:r>
    </w:p>
    <w:p w14:paraId="78FFA8E9"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2FFED75" w14:textId="77777777" w:rsidR="00D80A75" w:rsidDel="00353489" w:rsidRDefault="00D80A75" w:rsidP="00D80A75">
      <w:pPr>
        <w:widowControl w:val="0"/>
        <w:spacing w:before="0" w:beforeAutospacing="0" w:after="200" w:afterAutospacing="0" w:line="240" w:lineRule="auto"/>
        <w:ind w:left="368" w:firstLine="425"/>
        <w:rPr>
          <w:del w:id="8" w:author="מרול אטמן" w:date="2024-03-24T15:29:00Z"/>
          <w:rFonts w:ascii="Times New Roman" w:eastAsia="Times New Roman" w:hAnsi="Times New Roman" w:cs="David"/>
          <w:b/>
          <w:bCs/>
          <w:sz w:val="20"/>
          <w:szCs w:val="24"/>
          <w:u w:val="single"/>
          <w:rtl/>
          <w:lang w:eastAsia="he-IL"/>
        </w:rPr>
      </w:pPr>
    </w:p>
    <w:p w14:paraId="2F4549E4" w14:textId="77777777" w:rsidR="00790766" w:rsidRDefault="00790766">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9" w:author="מרול אטמן" w:date="2024-03-24T15:29:00Z">
          <w:pPr>
            <w:widowControl w:val="0"/>
            <w:spacing w:before="0" w:beforeAutospacing="0" w:after="200" w:afterAutospacing="0" w:line="240" w:lineRule="auto"/>
            <w:ind w:left="368" w:firstLine="425"/>
          </w:pPr>
        </w:pPrChange>
      </w:pPr>
    </w:p>
    <w:p w14:paraId="10308600" w14:textId="77777777"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0917422" w14:textId="77777777"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72116CA"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B742671"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1F37579"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3EE742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DEBDEA7"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w:t>
      </w:r>
      <w:r>
        <w:rPr>
          <w:rFonts w:ascii="Times New Roman" w:eastAsia="Times New Roman" w:hAnsi="Times New Roman" w:cs="David" w:hint="cs"/>
          <w:sz w:val="20"/>
          <w:szCs w:val="24"/>
          <w:rtl/>
          <w:lang w:eastAsia="he-IL"/>
        </w:rPr>
        <w:lastRenderedPageBreak/>
        <w:t xml:space="preserve">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1CC9939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C310443"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7F7D85C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D833FA0"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F2CA67A"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EFB8FDA"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3CA9003"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D0399A2"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E29ADD3" w14:textId="77777777"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FFE468D"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 xml:space="preserve">אספקת </w:t>
      </w:r>
      <w:proofErr w:type="spellStart"/>
      <w:r w:rsidRPr="002B2234">
        <w:rPr>
          <w:rFonts w:ascii="Times New Roman" w:eastAsia="Times New Roman" w:hAnsi="Times New Roman" w:cs="David"/>
          <w:bCs/>
          <w:sz w:val="20"/>
          <w:szCs w:val="24"/>
          <w:u w:val="single"/>
          <w:rtl/>
          <w:lang w:eastAsia="he-IL"/>
        </w:rPr>
        <w:t>תכניות</w:t>
      </w:r>
      <w:proofErr w:type="spellEnd"/>
    </w:p>
    <w:p w14:paraId="18E5735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xml:space="preserve">, ובכללן,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xml:space="preserve"> ומסמכים המנויים ברשימה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 xml:space="preserve">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w:t>
      </w:r>
      <w:proofErr w:type="spellStart"/>
      <w:r w:rsidRPr="002B2234">
        <w:rPr>
          <w:rFonts w:ascii="Times New Roman" w:eastAsia="Times New Roman" w:hAnsi="Times New Roman" w:cs="David"/>
          <w:sz w:val="20"/>
          <w:szCs w:val="24"/>
          <w:rtl/>
          <w:lang w:eastAsia="he-IL"/>
        </w:rPr>
        <w:t>לתכניות</w:t>
      </w:r>
      <w:proofErr w:type="spellEnd"/>
      <w:r w:rsidRPr="002B2234">
        <w:rPr>
          <w:rFonts w:ascii="Times New Roman" w:eastAsia="Times New Roman" w:hAnsi="Times New Roman" w:cs="David"/>
          <w:sz w:val="20"/>
          <w:szCs w:val="24"/>
          <w:rtl/>
          <w:lang w:eastAsia="he-IL"/>
        </w:rPr>
        <w:t xml:space="preserve">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35862AC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7723857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 xml:space="preserve">הובא החוזה לידי גמר או בוטל לפי סעיף 12 להלן, ימסור המתכנן למזמין סדרה אחת של העתקי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2B2234">
        <w:rPr>
          <w:rFonts w:ascii="Times New Roman" w:eastAsia="Times New Roman" w:hAnsi="Times New Roman" w:cs="David"/>
          <w:sz w:val="20"/>
          <w:szCs w:val="24"/>
          <w:rtl/>
          <w:lang w:eastAsia="he-IL"/>
        </w:rPr>
        <w:t>הכל</w:t>
      </w:r>
      <w:proofErr w:type="spellEnd"/>
      <w:r w:rsidRPr="002B2234">
        <w:rPr>
          <w:rFonts w:ascii="Times New Roman" w:eastAsia="Times New Roman" w:hAnsi="Times New Roman" w:cs="David"/>
          <w:sz w:val="20"/>
          <w:szCs w:val="24"/>
          <w:rtl/>
          <w:lang w:eastAsia="he-IL"/>
        </w:rPr>
        <w:t xml:space="preserve"> לפי העניין.</w:t>
      </w:r>
    </w:p>
    <w:p w14:paraId="28C3B4B2"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76F7C662"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2B2234">
        <w:rPr>
          <w:rFonts w:ascii="Times New Roman" w:eastAsia="Times New Roman" w:hAnsi="Times New Roman" w:cs="David"/>
          <w:sz w:val="20"/>
          <w:szCs w:val="24"/>
          <w:rtl/>
          <w:lang w:eastAsia="he-IL"/>
        </w:rPr>
        <w:t>תכניות</w:t>
      </w:r>
      <w:proofErr w:type="spellEnd"/>
      <w:r w:rsidRPr="002B2234">
        <w:rPr>
          <w:rFonts w:ascii="Times New Roman" w:eastAsia="Times New Roman" w:hAnsi="Times New Roman" w:cs="David"/>
          <w:sz w:val="20"/>
          <w:szCs w:val="24"/>
          <w:rtl/>
          <w:lang w:eastAsia="he-IL"/>
        </w:rPr>
        <w:t xml:space="preserve">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10 זה.</w:t>
      </w:r>
    </w:p>
    <w:p w14:paraId="1A82A6DF"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זכות הקניין בכל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2B2234">
        <w:rPr>
          <w:rFonts w:ascii="Times New Roman" w:eastAsia="Times New Roman" w:hAnsi="Times New Roman" w:cs="David"/>
          <w:sz w:val="20"/>
          <w:szCs w:val="24"/>
          <w:rtl/>
          <w:lang w:eastAsia="he-IL"/>
        </w:rPr>
        <w:t>בתכניות</w:t>
      </w:r>
      <w:proofErr w:type="spellEnd"/>
      <w:r w:rsidRPr="002B2234">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2B2234">
        <w:rPr>
          <w:rFonts w:ascii="Times New Roman" w:eastAsia="Times New Roman" w:hAnsi="Times New Roman" w:cs="David"/>
          <w:sz w:val="20"/>
          <w:szCs w:val="24"/>
          <w:rtl/>
          <w:lang w:eastAsia="he-IL"/>
        </w:rPr>
        <w:t>בתכניות</w:t>
      </w:r>
      <w:proofErr w:type="spellEnd"/>
      <w:r w:rsidRPr="002B2234">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2B2234">
        <w:rPr>
          <w:rFonts w:ascii="Times New Roman" w:eastAsia="Times New Roman" w:hAnsi="Times New Roman" w:cs="David"/>
          <w:sz w:val="20"/>
          <w:szCs w:val="24"/>
          <w:rtl/>
          <w:lang w:eastAsia="he-IL"/>
        </w:rPr>
        <w:t>בתכניות</w:t>
      </w:r>
      <w:proofErr w:type="spellEnd"/>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המתכנן אינו רשאי להשתמש </w:t>
      </w:r>
      <w:proofErr w:type="spellStart"/>
      <w:r w:rsidRPr="002B2234">
        <w:rPr>
          <w:rFonts w:ascii="Times New Roman" w:eastAsia="Times New Roman" w:hAnsi="Times New Roman" w:cs="David"/>
          <w:sz w:val="20"/>
          <w:szCs w:val="24"/>
          <w:rtl/>
          <w:lang w:eastAsia="he-IL"/>
        </w:rPr>
        <w:t>בתכניות</w:t>
      </w:r>
      <w:proofErr w:type="spellEnd"/>
      <w:r w:rsidRPr="002B2234">
        <w:rPr>
          <w:rFonts w:ascii="Times New Roman" w:eastAsia="Times New Roman" w:hAnsi="Times New Roman" w:cs="David"/>
          <w:sz w:val="20"/>
          <w:szCs w:val="24"/>
          <w:rtl/>
          <w:lang w:eastAsia="he-IL"/>
        </w:rPr>
        <w:t xml:space="preserve"> לצורך תכנון ובניה של פרויקט אחר  שלא בהסכמת המזמין.</w:t>
      </w:r>
    </w:p>
    <w:p w14:paraId="214889DD"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14:paraId="76DD966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2DDF292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 xml:space="preserve">י הדין ו/או </w:t>
      </w:r>
      <w:proofErr w:type="spellStart"/>
      <w:r w:rsidRPr="002B2234">
        <w:rPr>
          <w:rFonts w:ascii="Times New Roman" w:eastAsia="Times New Roman" w:hAnsi="Times New Roman" w:cs="David"/>
          <w:color w:val="000000"/>
          <w:sz w:val="24"/>
          <w:szCs w:val="24"/>
          <w:rtl/>
          <w:lang w:eastAsia="he-IL"/>
        </w:rPr>
        <w:t>מכח</w:t>
      </w:r>
      <w:proofErr w:type="spellEnd"/>
      <w:r w:rsidRPr="002B2234">
        <w:rPr>
          <w:rFonts w:ascii="Times New Roman" w:eastAsia="Times New Roman" w:hAnsi="Times New Roman" w:cs="David"/>
          <w:color w:val="000000"/>
          <w:sz w:val="24"/>
          <w:szCs w:val="24"/>
          <w:rtl/>
          <w:lang w:eastAsia="he-IL"/>
        </w:rPr>
        <w:t xml:space="preserve"> צו הרחבה ו/או </w:t>
      </w:r>
      <w:proofErr w:type="spellStart"/>
      <w:r w:rsidRPr="002B2234">
        <w:rPr>
          <w:rFonts w:ascii="Times New Roman" w:eastAsia="Times New Roman" w:hAnsi="Times New Roman" w:cs="David"/>
          <w:color w:val="000000"/>
          <w:sz w:val="24"/>
          <w:szCs w:val="24"/>
          <w:rtl/>
          <w:lang w:eastAsia="he-IL"/>
        </w:rPr>
        <w:t>מכח</w:t>
      </w:r>
      <w:proofErr w:type="spellEnd"/>
      <w:r w:rsidRPr="002B2234">
        <w:rPr>
          <w:rFonts w:ascii="Times New Roman" w:eastAsia="Times New Roman" w:hAnsi="Times New Roman" w:cs="David"/>
          <w:color w:val="000000"/>
          <w:sz w:val="24"/>
          <w:szCs w:val="24"/>
          <w:rtl/>
          <w:lang w:eastAsia="he-IL"/>
        </w:rPr>
        <w:t xml:space="preserve"> הסכם כלשהו על עובד</w:t>
      </w:r>
      <w:r w:rsidRPr="002B2234">
        <w:rPr>
          <w:rFonts w:ascii="Times New Roman" w:eastAsia="Times New Roman" w:hAnsi="Times New Roman" w:cs="David" w:hint="cs"/>
          <w:sz w:val="20"/>
          <w:szCs w:val="24"/>
          <w:rtl/>
          <w:lang w:eastAsia="he-IL"/>
        </w:rPr>
        <w:t>.</w:t>
      </w:r>
    </w:p>
    <w:p w14:paraId="653AD19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w:t>
      </w:r>
      <w:proofErr w:type="spellStart"/>
      <w:r w:rsidRPr="002B2234">
        <w:rPr>
          <w:rFonts w:ascii="Times New Roman" w:eastAsia="Times New Roman" w:hAnsi="Times New Roman" w:cs="David" w:hint="cs"/>
          <w:color w:val="000000"/>
          <w:sz w:val="24"/>
          <w:szCs w:val="24"/>
          <w:rtl/>
          <w:lang w:eastAsia="he-IL"/>
        </w:rPr>
        <w:t>שלוחיו</w:t>
      </w:r>
      <w:proofErr w:type="spellEnd"/>
      <w:r w:rsidRPr="002B2234">
        <w:rPr>
          <w:rFonts w:ascii="Times New Roman" w:eastAsia="Times New Roman" w:hAnsi="Times New Roman" w:cs="David" w:hint="cs"/>
          <w:color w:val="000000"/>
          <w:sz w:val="24"/>
          <w:szCs w:val="24"/>
          <w:rtl/>
          <w:lang w:eastAsia="he-IL"/>
        </w:rPr>
        <w:t xml:space="preserve">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C87D44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w:t>
      </w:r>
      <w:proofErr w:type="spellStart"/>
      <w:r w:rsidRPr="002B2234">
        <w:rPr>
          <w:rFonts w:ascii="Times New Roman" w:eastAsia="Times New Roman" w:hAnsi="Times New Roman" w:cs="David"/>
          <w:sz w:val="20"/>
          <w:szCs w:val="24"/>
          <w:rtl/>
          <w:lang w:eastAsia="he-IL"/>
        </w:rPr>
        <w:t>ישא</w:t>
      </w:r>
      <w:proofErr w:type="spellEnd"/>
      <w:r w:rsidRPr="002B2234">
        <w:rPr>
          <w:rFonts w:ascii="Times New Roman" w:eastAsia="Times New Roman" w:hAnsi="Times New Roman" w:cs="David"/>
          <w:sz w:val="20"/>
          <w:szCs w:val="24"/>
          <w:rtl/>
          <w:lang w:eastAsia="he-IL"/>
        </w:rPr>
        <w:t xml:space="preserve"> לבדו </w:t>
      </w:r>
      <w:r w:rsidRPr="002B2234">
        <w:rPr>
          <w:rFonts w:ascii="Times New Roman" w:eastAsia="Times New Roman" w:hAnsi="Times New Roman" w:cs="David"/>
          <w:color w:val="000000"/>
          <w:sz w:val="24"/>
          <w:szCs w:val="24"/>
          <w:rtl/>
          <w:lang w:eastAsia="he-IL"/>
        </w:rPr>
        <w:t xml:space="preserve">בכל התשלומים ו/או </w:t>
      </w:r>
      <w:proofErr w:type="spellStart"/>
      <w:r w:rsidRPr="002B2234">
        <w:rPr>
          <w:rFonts w:ascii="Times New Roman" w:eastAsia="Times New Roman" w:hAnsi="Times New Roman" w:cs="David"/>
          <w:color w:val="000000"/>
          <w:sz w:val="24"/>
          <w:szCs w:val="24"/>
          <w:rtl/>
          <w:lang w:eastAsia="he-IL"/>
        </w:rPr>
        <w:t>המסים</w:t>
      </w:r>
      <w:proofErr w:type="spellEnd"/>
      <w:r w:rsidRPr="002B2234">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21E70DF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80EBD3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87D47E3"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בשים לב לאמור לעיל, אם יקבע פורום מוסמך כלשהו</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B2234">
        <w:rPr>
          <w:rFonts w:ascii="Times New Roman" w:eastAsia="Times New Roman" w:hAnsi="Times New Roman" w:cs="David" w:hint="cs"/>
          <w:color w:val="000000"/>
          <w:sz w:val="24"/>
          <w:szCs w:val="24"/>
          <w:rtl/>
          <w:lang w:eastAsia="he-IL"/>
        </w:rPr>
        <w:t xml:space="preserve"> ו/או מי משלוחיו ו/או אחר מטעמו</w:t>
      </w:r>
      <w:r w:rsidRPr="002B2234">
        <w:rPr>
          <w:rFonts w:ascii="Times New Roman" w:eastAsia="Times New Roman" w:hAnsi="Times New Roman" w:cs="David"/>
          <w:color w:val="000000"/>
          <w:sz w:val="24"/>
          <w:szCs w:val="24"/>
          <w:rtl/>
          <w:lang w:eastAsia="he-IL"/>
        </w:rPr>
        <w:t xml:space="preserve"> לבין המזמין מכל סיבה </w:t>
      </w:r>
      <w:r w:rsidRPr="002B2234">
        <w:rPr>
          <w:rFonts w:ascii="Times New Roman" w:eastAsia="Times New Roman" w:hAnsi="Times New Roman" w:cs="David"/>
          <w:color w:val="000000"/>
          <w:sz w:val="24"/>
          <w:szCs w:val="24"/>
          <w:rtl/>
          <w:lang w:eastAsia="he-IL"/>
        </w:rPr>
        <w:lastRenderedPageBreak/>
        <w:t>שהיא, 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p>
    <w:p w14:paraId="693B9AB1"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14:paraId="2EAA603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593A686F"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30C56296"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1F63DC6D"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550C0375"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48ED92B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5D236AC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2C503E7"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4B338F0E"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1403F9A2"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778C84C1"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64CDD633" w14:textId="77777777" w:rsidR="00247090" w:rsidRPr="00247090" w:rsidRDefault="00247090" w:rsidP="00247090">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79F468E" w14:textId="77777777" w:rsidR="007F7E08" w:rsidRPr="007F7E08" w:rsidRDefault="007F7E08" w:rsidP="007F7E08">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7F7E08">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4462A23B" w14:textId="77777777" w:rsidR="007F7E08" w:rsidRPr="007F7E08" w:rsidRDefault="007F7E08" w:rsidP="007F7E08">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16F699D0" w14:textId="77777777" w:rsidR="007F7E08" w:rsidRPr="007F7E08" w:rsidRDefault="007F7E08" w:rsidP="007F7E08">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lang w:eastAsia="he-IL"/>
        </w:rPr>
      </w:pPr>
      <w:r w:rsidRPr="007F7E08">
        <w:rPr>
          <w:rFonts w:ascii="Times New Roman" w:eastAsia="Times New Roman" w:hAnsi="Times New Roman" w:cs="David"/>
          <w:sz w:val="20"/>
          <w:szCs w:val="24"/>
          <w:rtl/>
          <w:lang w:eastAsia="he-IL"/>
        </w:rPr>
        <w:t>חל שינוי בהחזקת המניות ו/או בהרכב המנהלים של המתכנן.</w:t>
      </w:r>
    </w:p>
    <w:p w14:paraId="0D777504" w14:textId="77777777" w:rsidR="007F7E08" w:rsidRPr="007F7E08" w:rsidRDefault="007F7E08" w:rsidP="007F7E08">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3AD0D3A0" w14:textId="77777777" w:rsidR="007F7E08" w:rsidRPr="007F7E08" w:rsidRDefault="007F7E08" w:rsidP="007F7E08">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7F7E08">
        <w:rPr>
          <w:rFonts w:ascii="Times New Roman" w:eastAsia="Times New Roman" w:hAnsi="Times New Roman" w:cs="David"/>
          <w:sz w:val="20"/>
          <w:szCs w:val="24"/>
          <w:rtl/>
          <w:lang w:eastAsia="he-IL"/>
        </w:rPr>
        <w:t xml:space="preserve">המתכנן הגיש בקשה להקפאת הליכים או להסדר או סידור כלשהו עם או לטובת </w:t>
      </w:r>
      <w:proofErr w:type="spellStart"/>
      <w:r w:rsidRPr="007F7E08">
        <w:rPr>
          <w:rFonts w:ascii="Times New Roman" w:eastAsia="Times New Roman" w:hAnsi="Times New Roman" w:cs="David"/>
          <w:sz w:val="20"/>
          <w:szCs w:val="24"/>
          <w:rtl/>
          <w:lang w:eastAsia="he-IL"/>
        </w:rPr>
        <w:t>נושיו</w:t>
      </w:r>
      <w:proofErr w:type="spellEnd"/>
      <w:r w:rsidRPr="007F7E08">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78536B4D"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348626F"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7AF500B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2429FFE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xml:space="preserve">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7A4BA91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43A3E06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0E5B19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6DB5264"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26F479F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14:paraId="0BF770C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2EAD558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4AB7AB3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בות המתכנן כמתחייב </w:t>
      </w:r>
      <w:r w:rsidRPr="002B2234">
        <w:rPr>
          <w:rFonts w:ascii="Times New Roman" w:eastAsia="Times New Roman" w:hAnsi="Times New Roman" w:cs="David"/>
          <w:sz w:val="20"/>
          <w:szCs w:val="24"/>
          <w:rtl/>
          <w:lang w:eastAsia="he-IL"/>
        </w:rPr>
        <w:lastRenderedPageBreak/>
        <w:t>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033167BF"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965A9B6"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6C2C5BB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7CC89ACE"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6E7CABF"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7559C93D"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108A30C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מתחייב לשמור על סודיות </w:t>
      </w:r>
      <w:proofErr w:type="spellStart"/>
      <w:r w:rsidRPr="002B2234">
        <w:rPr>
          <w:rFonts w:ascii="Times New Roman" w:eastAsia="Times New Roman" w:hAnsi="Times New Roman" w:cs="David"/>
          <w:sz w:val="20"/>
          <w:szCs w:val="24"/>
          <w:rtl/>
          <w:lang w:eastAsia="he-IL"/>
        </w:rPr>
        <w:t>התכניות</w:t>
      </w:r>
      <w:proofErr w:type="spellEnd"/>
      <w:r w:rsidRPr="002B2234">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07E39C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57C62D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w:t>
      </w:r>
      <w:proofErr w:type="spellStart"/>
      <w:r w:rsidRPr="002B2234">
        <w:rPr>
          <w:rFonts w:ascii="Times New Roman" w:eastAsia="Times New Roman" w:hAnsi="Times New Roman" w:cs="David" w:hint="cs"/>
          <w:sz w:val="20"/>
          <w:szCs w:val="24"/>
          <w:rtl/>
          <w:lang w:eastAsia="he-IL"/>
        </w:rPr>
        <w:t>שלוחיו</w:t>
      </w:r>
      <w:proofErr w:type="spellEnd"/>
      <w:r w:rsidRPr="002B2234">
        <w:rPr>
          <w:rFonts w:ascii="Times New Roman" w:eastAsia="Times New Roman" w:hAnsi="Times New Roman" w:cs="David" w:hint="cs"/>
          <w:sz w:val="20"/>
          <w:szCs w:val="24"/>
          <w:rtl/>
          <w:lang w:eastAsia="he-IL"/>
        </w:rPr>
        <w:t xml:space="preserve">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2FE78A46"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60B0688F"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6AA81A93"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4E10776E"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68C2A4BB"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E3677BF"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5A9C9DB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 והינו</w:t>
      </w:r>
      <w:r w:rsidRPr="002B2234">
        <w:rPr>
          <w:rFonts w:ascii="Times New Roman" w:eastAsia="Times New Roman" w:hAnsi="Times New Roman" w:cs="David"/>
          <w:sz w:val="20"/>
          <w:szCs w:val="24"/>
          <w:rtl/>
          <w:lang w:eastAsia="he-IL"/>
        </w:rPr>
        <w:t xml:space="preserve"> אחראי וערב כלפי המזמין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התחייבויות המתכנן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w:t>
      </w:r>
    </w:p>
    <w:p w14:paraId="455C8D8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0AAEC938"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E6A13E7"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768A655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65EFED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563738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w:t>
      </w:r>
      <w:proofErr w:type="spellStart"/>
      <w:r w:rsidRPr="002B2234">
        <w:rPr>
          <w:rFonts w:ascii="Times New Roman" w:eastAsia="Times New Roman" w:hAnsi="Times New Roman" w:cs="David"/>
          <w:sz w:val="20"/>
          <w:szCs w:val="24"/>
          <w:rtl/>
          <w:lang w:eastAsia="he-IL"/>
        </w:rPr>
        <w:t>כויתור</w:t>
      </w:r>
      <w:proofErr w:type="spellEnd"/>
      <w:r w:rsidRPr="002B2234">
        <w:rPr>
          <w:rFonts w:ascii="Times New Roman" w:eastAsia="Times New Roman" w:hAnsi="Times New Roman" w:cs="David"/>
          <w:sz w:val="20"/>
          <w:szCs w:val="24"/>
          <w:rtl/>
          <w:lang w:eastAsia="he-IL"/>
        </w:rPr>
        <w:t xml:space="preserve">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proofErr w:type="spellStart"/>
      <w:r w:rsidRPr="002B2234">
        <w:rPr>
          <w:rFonts w:ascii="Times New Roman" w:eastAsia="Times New Roman" w:hAnsi="Times New Roman" w:cs="David"/>
          <w:sz w:val="20"/>
          <w:szCs w:val="24"/>
          <w:rtl/>
          <w:lang w:eastAsia="he-IL"/>
        </w:rPr>
        <w:t>כויתור</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035380FF"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35887BCC"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0020DB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79D3FBD7"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 או יחידים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4715E5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2B2234">
        <w:rPr>
          <w:rFonts w:ascii="Times New Roman" w:eastAsia="Times New Roman" w:hAnsi="Times New Roman" w:cs="David"/>
          <w:sz w:val="24"/>
          <w:szCs w:val="24"/>
          <w:rtl/>
          <w:lang w:eastAsia="he-IL"/>
        </w:rPr>
        <w:t>לס"ק</w:t>
      </w:r>
      <w:proofErr w:type="spellEnd"/>
      <w:r w:rsidRPr="002B2234">
        <w:rPr>
          <w:rFonts w:ascii="Times New Roman" w:eastAsia="Times New Roman" w:hAnsi="Times New Roman" w:cs="David"/>
          <w:sz w:val="24"/>
          <w:szCs w:val="24"/>
          <w:rtl/>
          <w:lang w:eastAsia="he-IL"/>
        </w:rPr>
        <w:t xml:space="preserve"> זה.</w:t>
      </w:r>
    </w:p>
    <w:p w14:paraId="1C3C22F8"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4A1639E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1B7C9B3"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למען הסר ספק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מוסכם ומוצהר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בכל מקרה ובכל נסיבות, </w:t>
      </w:r>
      <w:r w:rsidRPr="002B2234">
        <w:rPr>
          <w:rFonts w:ascii="Times New Roman" w:eastAsia="Times New Roman" w:hAnsi="Times New Roman" w:cs="David"/>
          <w:sz w:val="20"/>
          <w:szCs w:val="24"/>
          <w:rtl/>
          <w:lang w:eastAsia="he-IL"/>
        </w:rPr>
        <w:lastRenderedPageBreak/>
        <w:t>להפסיק את שירותי המתכנן, מכל סיבה שהיא וכל תובענה כאמור תוגש, באם תוגש, רק לאחר השלמת שירותי המתכנן ו/או עם סיום חוזה זה, לפי העניין.</w:t>
      </w:r>
    </w:p>
    <w:p w14:paraId="12C1CB1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F9A17B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2B2234">
        <w:rPr>
          <w:rFonts w:ascii="Times New Roman" w:eastAsia="Times New Roman" w:hAnsi="Times New Roman" w:cs="David"/>
          <w:sz w:val="20"/>
          <w:szCs w:val="24"/>
          <w:rtl/>
          <w:lang w:eastAsia="he-IL"/>
        </w:rPr>
        <w:t>מורשי</w:t>
      </w:r>
      <w:proofErr w:type="spellEnd"/>
      <w:r w:rsidRPr="002B2234">
        <w:rPr>
          <w:rFonts w:ascii="Times New Roman" w:eastAsia="Times New Roman" w:hAnsi="Times New Roman" w:cs="David"/>
          <w:sz w:val="20"/>
          <w:szCs w:val="24"/>
          <w:rtl/>
          <w:lang w:eastAsia="he-IL"/>
        </w:rPr>
        <w:t xml:space="preserve"> החתימה של המזמין.</w:t>
      </w:r>
    </w:p>
    <w:p w14:paraId="458D7F55"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605AB944"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13825A4B" w14:textId="77777777" w:rsidR="002B2234" w:rsidRDefault="002B2234">
      <w:pPr>
        <w:bidi w:val="0"/>
        <w:spacing w:before="0" w:beforeAutospacing="0" w:after="160" w:afterAutospacing="0" w:line="259" w:lineRule="auto"/>
        <w:rPr>
          <w:rFonts w:ascii="Times New Roman" w:eastAsia="Times New Roman" w:hAnsi="Times New Roman" w:cs="David"/>
          <w:bCs/>
          <w:sz w:val="20"/>
          <w:szCs w:val="24"/>
          <w:rtl/>
          <w:lang w:eastAsia="he-IL"/>
        </w:rPr>
      </w:pPr>
    </w:p>
    <w:p w14:paraId="0ACEBB01"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7E8BAFA"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659E9B3"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26772E8"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5B02A4B" w14:textId="7B663906" w:rsidR="00735E3D" w:rsidRPr="00DE7868"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34998">
            <w:rPr>
              <w:rFonts w:ascii="Times New Roman" w:eastAsia="Times New Roman" w:hAnsi="Times New Roman" w:cs="David"/>
              <w:color w:val="00B0F0"/>
              <w:sz w:val="20"/>
              <w:szCs w:val="24"/>
              <w:u w:val="single"/>
              <w:rtl/>
              <w:lang w:eastAsia="he-IL"/>
            </w:rPr>
            <w:t>ר. כהן מהנדסים יועצים לחשמל ואוטומציה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62B894F6C7B6442598F0D71DFE4A06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B34998" w:rsidRPr="003E6FC4">
            <w:rPr>
              <w:rStyle w:val="a7"/>
              <w:rtl/>
            </w:rPr>
            <w:t>[שם צד א]</w:t>
          </w:r>
        </w:sdtContent>
      </w:sdt>
    </w:p>
    <w:p w14:paraId="52532409" w14:textId="77777777" w:rsidR="00735E3D" w:rsidRPr="00B27B4C" w:rsidRDefault="00735E3D" w:rsidP="00735E3D">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A9A4E3A"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B7E28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7B5978"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824426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148C9D"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9632E0A"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CEA08A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95AD266" w14:textId="77777777" w:rsidR="002B2234" w:rsidRPr="002B2234" w:rsidRDefault="002B2234" w:rsidP="002B223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3C4663D4"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3708E82"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01810E8"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64D5B89"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0BD8D02"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2D7517A"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95DA7AA"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8F5DF48"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B837B50"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C86F595" w14:textId="77777777" w:rsidR="00C83203" w:rsidRDefault="00C83203">
      <w:pPr>
        <w:bidi w:val="0"/>
        <w:spacing w:before="0" w:beforeAutospacing="0" w:after="160" w:afterAutospacing="0" w:line="259" w:lineRule="auto"/>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E1E81B4" w14:textId="4BA538F5"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362C7D5"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F99105F"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E15C5C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5074A0" w14:textId="73ED7903"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w:t>
      </w:r>
      <w:ins w:id="10" w:author="מרול אטמן" w:date="2024-03-24T14:44:00Z">
        <w:r w:rsidR="00C83203" w:rsidRPr="0059256C">
          <w:rPr>
            <w:rFonts w:ascii="David" w:hAnsi="David" w:cs="David"/>
            <w:sz w:val="24"/>
            <w:szCs w:val="24"/>
            <w:rtl/>
            <w:lang w:eastAsia="he-IL"/>
          </w:rPr>
          <w:t>פינוי בינוי במסגרת התחדשות עירונית הכולל הריסת 3 בניינים קיימים ובניית 6 בניינים חדשים בהם כ- 204 יחידות דיור</w:t>
        </w:r>
      </w:ins>
      <w:del w:id="11" w:author="מרול אטמן" w:date="2024-03-24T14:44:00Z">
        <w:r w:rsidRPr="00B27B4C" w:rsidDel="00C83203">
          <w:rPr>
            <w:rFonts w:ascii="Times New Roman" w:eastAsia="Times New Roman" w:hAnsi="Times New Roman" w:cs="David" w:hint="cs"/>
            <w:sz w:val="24"/>
            <w:szCs w:val="24"/>
            <w:rtl/>
            <w:lang w:eastAsia="he-IL"/>
          </w:rPr>
          <w:delText>לבניית יחידות דיור</w:delText>
        </w:r>
      </w:del>
      <w:r w:rsidRPr="00B27B4C">
        <w:rPr>
          <w:rFonts w:ascii="Times New Roman" w:eastAsia="Times New Roman" w:hAnsi="Times New Roman" w:cs="David" w:hint="cs"/>
          <w:sz w:val="24"/>
          <w:szCs w:val="24"/>
          <w:rtl/>
          <w:lang w:eastAsia="he-IL"/>
        </w:rPr>
        <w:t>, שטחי מסחר</w:t>
      </w:r>
      <w:del w:id="12" w:author="מרול אטמן" w:date="2024-03-24T14:44:00Z">
        <w:r w:rsidRPr="00B27B4C" w:rsidDel="00C83203">
          <w:rPr>
            <w:rFonts w:ascii="Times New Roman" w:eastAsia="Times New Roman" w:hAnsi="Times New Roman" w:cs="David" w:hint="cs"/>
            <w:sz w:val="24"/>
            <w:szCs w:val="24"/>
            <w:rtl/>
            <w:lang w:eastAsia="he-IL"/>
          </w:rPr>
          <w:delText xml:space="preserve"> ומשרדים</w:delText>
        </w:r>
      </w:del>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911422858C4BCE8120469B9F47FB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B34998">
            <w:rPr>
              <w:rFonts w:ascii="Times New Roman" w:eastAsia="Times New Roman" w:hAnsi="Times New Roman" w:cs="David" w:hint="cs"/>
              <w:color w:val="00B0F0"/>
              <w:sz w:val="24"/>
              <w:szCs w:val="24"/>
              <w:rtl/>
              <w:lang w:eastAsia="he-IL"/>
            </w:rPr>
            <w:t>הרצליה</w:t>
          </w:r>
        </w:sdtContent>
      </w:sdt>
      <w:r w:rsidRPr="00E95AE9">
        <w:rPr>
          <w:rFonts w:ascii="Times New Roman" w:eastAsia="Times New Roman" w:hAnsi="Times New Roman" w:cs="David" w:hint="cs"/>
          <w:color w:val="00B0F0"/>
          <w:sz w:val="24"/>
          <w:szCs w:val="24"/>
          <w:rtl/>
          <w:lang w:eastAsia="he-IL"/>
        </w:rPr>
        <w:t xml:space="preserve"> </w:t>
      </w:r>
      <w:del w:id="13" w:author="מרול אטמן" w:date="2024-03-24T14:45:00Z">
        <w:r w:rsidRPr="00E95AE9" w:rsidDel="00C83203">
          <w:rPr>
            <w:rFonts w:ascii="Times New Roman" w:eastAsia="Times New Roman" w:hAnsi="Times New Roman" w:cs="David" w:hint="cs"/>
            <w:color w:val="00B0F0"/>
            <w:sz w:val="24"/>
            <w:szCs w:val="24"/>
            <w:rtl/>
            <w:lang w:eastAsia="he-IL"/>
          </w:rPr>
          <w:delText xml:space="preserve">- </w:delText>
        </w:r>
      </w:del>
      <w:customXmlDelRangeStart w:id="14" w:author="מרול אטמן" w:date="2024-03-24T14:45:00Z"/>
      <w:sdt>
        <w:sdtPr>
          <w:rPr>
            <w:rFonts w:ascii="Times New Roman" w:eastAsia="Times New Roman" w:hAnsi="Times New Roman" w:cs="David" w:hint="cs"/>
            <w:color w:val="00B0F0"/>
            <w:sz w:val="24"/>
            <w:szCs w:val="24"/>
            <w:rtl/>
          </w:rPr>
          <w:alias w:val="שם אתר"/>
          <w:tag w:val="cntSite"/>
          <w:id w:val="-1682512962"/>
          <w:placeholder>
            <w:docPart w:val="2CE2ACED0BFA4946960641CABE43A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14"/>
          <w:del w:id="15" w:author="מרול אטמן" w:date="2024-03-24T14:45:00Z">
            <w:r w:rsidR="00B34998" w:rsidDel="00C83203">
              <w:rPr>
                <w:rFonts w:ascii="Times New Roman" w:eastAsia="Times New Roman" w:hAnsi="Times New Roman" w:cs="David" w:hint="cs"/>
                <w:color w:val="00B0F0"/>
                <w:sz w:val="24"/>
                <w:szCs w:val="24"/>
                <w:rtl/>
              </w:rPr>
              <w:delText>הכוזרי הרצליה</w:delText>
            </w:r>
          </w:del>
          <w:customXmlDelRangeStart w:id="16" w:author="מרול אטמן" w:date="2024-03-24T14:45:00Z"/>
        </w:sdtContent>
      </w:sdt>
      <w:customXmlDelRangeEnd w:id="16"/>
      <w:del w:id="17" w:author="מרול אטמן" w:date="2024-03-24T14:45:00Z">
        <w:r w:rsidRPr="00E95AE9" w:rsidDel="00C83203">
          <w:rPr>
            <w:rFonts w:ascii="Times New Roman" w:eastAsia="Times New Roman" w:hAnsi="Times New Roman" w:cs="David" w:hint="cs"/>
            <w:color w:val="00B0F0"/>
            <w:sz w:val="24"/>
            <w:szCs w:val="24"/>
            <w:rtl/>
            <w:lang w:eastAsia="he-IL"/>
          </w:rPr>
          <w:delText xml:space="preserve">, </w:delText>
        </w:r>
      </w:del>
      <w:customXmlDelRangeStart w:id="18" w:author="מרול אטמן" w:date="2024-03-24T14:45:00Z"/>
      <w:sdt>
        <w:sdtPr>
          <w:rPr>
            <w:rFonts w:ascii="Times New Roman" w:eastAsia="Times New Roman" w:hAnsi="Times New Roman" w:cs="David" w:hint="cs"/>
            <w:color w:val="00B0F0"/>
            <w:sz w:val="24"/>
            <w:szCs w:val="24"/>
            <w:rtl/>
          </w:rPr>
          <w:alias w:val="שם הפרויקט"/>
          <w:tag w:val="cntProjectName"/>
          <w:id w:val="-1647974920"/>
          <w:placeholder>
            <w:docPart w:val="A8EBB78BD70E4147A6E024D307465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18"/>
          <w:del w:id="19" w:author="מרול אטמן" w:date="2024-03-24T14:45:00Z">
            <w:r w:rsidR="00C83203" w:rsidDel="00C83203">
              <w:rPr>
                <w:rFonts w:ascii="Times New Roman" w:eastAsia="Times New Roman" w:hAnsi="Times New Roman" w:cs="David" w:hint="cs"/>
                <w:color w:val="00B0F0"/>
                <w:sz w:val="24"/>
                <w:szCs w:val="24"/>
                <w:rtl/>
              </w:rPr>
              <w:delText>הכוזרי</w:delText>
            </w:r>
          </w:del>
          <w:customXmlDelRangeStart w:id="20" w:author="מרול אטמן" w:date="2024-03-24T14:45:00Z"/>
        </w:sdtContent>
      </w:sdt>
      <w:customXmlDelRangeEnd w:id="20"/>
      <w:ins w:id="21" w:author="מרול אטמן" w:date="2024-03-24T14:45:00Z">
        <w:r w:rsidR="00C83203">
          <w:rPr>
            <w:rFonts w:ascii="Times New Roman" w:eastAsia="Times New Roman" w:hAnsi="Times New Roman" w:cs="David" w:hint="cs"/>
            <w:sz w:val="24"/>
            <w:szCs w:val="24"/>
            <w:rtl/>
            <w:lang w:eastAsia="he-IL"/>
          </w:rPr>
          <w:t xml:space="preserve">- רח' הכוזרי פינת רח' </w:t>
        </w:r>
        <w:proofErr w:type="spellStart"/>
        <w:r w:rsidR="00C83203">
          <w:rPr>
            <w:rFonts w:ascii="Times New Roman" w:eastAsia="Times New Roman" w:hAnsi="Times New Roman" w:cs="David" w:hint="cs"/>
            <w:sz w:val="24"/>
            <w:szCs w:val="24"/>
            <w:rtl/>
            <w:lang w:eastAsia="he-IL"/>
          </w:rPr>
          <w:t>מאז"ה</w:t>
        </w:r>
        <w:proofErr w:type="spellEnd"/>
        <w:r w:rsidR="00C83203">
          <w:rPr>
            <w:rFonts w:ascii="Times New Roman" w:eastAsia="Times New Roman" w:hAnsi="Times New Roman" w:cs="David" w:hint="cs"/>
            <w:sz w:val="24"/>
            <w:szCs w:val="24"/>
            <w:rtl/>
            <w:lang w:eastAsia="he-IL"/>
          </w:rPr>
          <w:t>,</w:t>
        </w:r>
      </w:ins>
      <w:r w:rsidRPr="00B27B4C">
        <w:rPr>
          <w:rFonts w:ascii="Times New Roman" w:eastAsia="Times New Roman" w:hAnsi="Times New Roman" w:cs="David" w:hint="cs"/>
          <w:sz w:val="24"/>
          <w:szCs w:val="24"/>
          <w:rtl/>
          <w:lang w:eastAsia="he-IL"/>
        </w:rPr>
        <w:t xml:space="preserve"> לרבות </w:t>
      </w:r>
      <w:ins w:id="22" w:author="מרול אטמן" w:date="2024-03-24T14:45:00Z">
        <w:r w:rsidR="00C83203" w:rsidRPr="0059256C">
          <w:rPr>
            <w:rFonts w:ascii="David" w:eastAsia="Times New Roman" w:hAnsi="David" w:cs="David" w:hint="eastAsia"/>
            <w:sz w:val="24"/>
            <w:szCs w:val="24"/>
            <w:rtl/>
            <w:lang w:eastAsia="he-IL"/>
          </w:rPr>
          <w:t>שיפוץ</w:t>
        </w:r>
        <w:r w:rsidR="00C83203" w:rsidRPr="0059256C">
          <w:rPr>
            <w:rFonts w:ascii="David" w:eastAsia="Times New Roman" w:hAnsi="David" w:cs="David"/>
            <w:sz w:val="24"/>
            <w:szCs w:val="24"/>
            <w:rtl/>
            <w:lang w:eastAsia="he-IL"/>
          </w:rPr>
          <w:t xml:space="preserve"> </w:t>
        </w:r>
        <w:r w:rsidR="00C83203" w:rsidRPr="0059256C">
          <w:rPr>
            <w:rFonts w:ascii="David" w:eastAsia="Times New Roman" w:hAnsi="David" w:cs="David" w:hint="eastAsia"/>
            <w:sz w:val="24"/>
            <w:szCs w:val="24"/>
            <w:rtl/>
            <w:lang w:eastAsia="he-IL"/>
          </w:rPr>
          <w:t>והרחבת</w:t>
        </w:r>
        <w:r w:rsidR="00C83203" w:rsidRPr="0059256C">
          <w:rPr>
            <w:rFonts w:ascii="David" w:eastAsia="Times New Roman" w:hAnsi="David" w:cs="David"/>
            <w:sz w:val="24"/>
            <w:szCs w:val="24"/>
            <w:rtl/>
            <w:lang w:eastAsia="he-IL"/>
          </w:rPr>
          <w:t xml:space="preserve"> </w:t>
        </w:r>
        <w:r w:rsidR="00C83203" w:rsidRPr="0059256C">
          <w:rPr>
            <w:rFonts w:ascii="David" w:eastAsia="Times New Roman" w:hAnsi="David" w:cs="David" w:hint="eastAsia"/>
            <w:sz w:val="24"/>
            <w:szCs w:val="24"/>
            <w:rtl/>
            <w:lang w:eastAsia="he-IL"/>
          </w:rPr>
          <w:t>בית</w:t>
        </w:r>
        <w:r w:rsidR="00C83203" w:rsidRPr="0059256C">
          <w:rPr>
            <w:rFonts w:ascii="David" w:eastAsia="Times New Roman" w:hAnsi="David" w:cs="David"/>
            <w:sz w:val="24"/>
            <w:szCs w:val="24"/>
            <w:rtl/>
            <w:lang w:eastAsia="he-IL"/>
          </w:rPr>
          <w:t xml:space="preserve"> </w:t>
        </w:r>
        <w:r w:rsidR="00C83203" w:rsidRPr="0059256C">
          <w:rPr>
            <w:rFonts w:ascii="David" w:eastAsia="Times New Roman" w:hAnsi="David" w:cs="David" w:hint="eastAsia"/>
            <w:sz w:val="24"/>
            <w:szCs w:val="24"/>
            <w:rtl/>
            <w:lang w:eastAsia="he-IL"/>
          </w:rPr>
          <w:t>כנסת</w:t>
        </w:r>
        <w:r w:rsidR="00C83203" w:rsidRPr="0059256C">
          <w:rPr>
            <w:rFonts w:ascii="David" w:eastAsia="Times New Roman" w:hAnsi="David" w:cs="David"/>
            <w:sz w:val="24"/>
            <w:szCs w:val="24"/>
            <w:rtl/>
            <w:lang w:eastAsia="he-IL"/>
          </w:rPr>
          <w:t xml:space="preserve"> </w:t>
        </w:r>
        <w:r w:rsidR="00C83203" w:rsidRPr="0059256C">
          <w:rPr>
            <w:rFonts w:ascii="David" w:eastAsia="Times New Roman" w:hAnsi="David" w:cs="David" w:hint="eastAsia"/>
            <w:sz w:val="24"/>
            <w:szCs w:val="24"/>
            <w:rtl/>
            <w:lang w:eastAsia="he-IL"/>
          </w:rPr>
          <w:t>קיים</w:t>
        </w:r>
        <w:r w:rsidR="00C83203" w:rsidRPr="00B27B4C">
          <w:rPr>
            <w:rFonts w:ascii="Times New Roman" w:eastAsia="Times New Roman" w:hAnsi="Times New Roman" w:cs="David" w:hint="cs"/>
            <w:sz w:val="24"/>
            <w:szCs w:val="24"/>
            <w:rtl/>
            <w:lang w:eastAsia="he-IL"/>
          </w:rPr>
          <w:t xml:space="preserve"> </w:t>
        </w:r>
        <w:r w:rsidR="00C83203">
          <w:rPr>
            <w:rFonts w:ascii="Times New Roman" w:eastAsia="Times New Roman" w:hAnsi="Times New Roman" w:cs="David" w:hint="cs"/>
            <w:sz w:val="24"/>
            <w:szCs w:val="24"/>
            <w:rtl/>
            <w:lang w:eastAsia="he-IL"/>
          </w:rPr>
          <w:t xml:space="preserve">ולרבות </w:t>
        </w:r>
      </w:ins>
      <w:r w:rsidRPr="00B27B4C">
        <w:rPr>
          <w:rFonts w:ascii="Times New Roman" w:eastAsia="Times New Roman" w:hAnsi="Times New Roman" w:cs="David" w:hint="cs"/>
          <w:sz w:val="24"/>
          <w:szCs w:val="24"/>
          <w:rtl/>
          <w:lang w:eastAsia="he-IL"/>
        </w:rPr>
        <w:t>עבודות פיתוח על</w:t>
      </w:r>
      <w:ins w:id="23" w:author="מרול אטמן" w:date="2024-03-24T14:45:00Z">
        <w:r w:rsidR="00C83203">
          <w:rPr>
            <w:rFonts w:ascii="Times New Roman" w:eastAsia="Times New Roman" w:hAnsi="Times New Roman" w:cs="David" w:hint="cs"/>
            <w:sz w:val="24"/>
            <w:szCs w:val="24"/>
            <w:rtl/>
            <w:lang w:eastAsia="he-IL"/>
          </w:rPr>
          <w:t xml:space="preserve"> כו</w:t>
        </w:r>
      </w:ins>
      <w:ins w:id="24" w:author="מרול אטמן" w:date="2024-03-24T14:46:00Z">
        <w:r w:rsidR="00C83203">
          <w:rPr>
            <w:rFonts w:ascii="Times New Roman" w:eastAsia="Times New Roman" w:hAnsi="Times New Roman" w:cs="David" w:hint="cs"/>
            <w:sz w:val="24"/>
            <w:szCs w:val="24"/>
            <w:rtl/>
            <w:lang w:eastAsia="he-IL"/>
          </w:rPr>
          <w:t>לל כיכר עירונית</w:t>
        </w:r>
      </w:ins>
      <w:r w:rsidRPr="00B27B4C">
        <w:rPr>
          <w:rFonts w:ascii="Times New Roman" w:eastAsia="Times New Roman" w:hAnsi="Times New Roman" w:cs="David" w:hint="cs"/>
          <w:sz w:val="24"/>
          <w:szCs w:val="24"/>
          <w:rtl/>
          <w:lang w:eastAsia="he-IL"/>
        </w:rPr>
        <w:t>, אשר יתוכנן ו/או יבוצע עבור המזמין באתר בקטעים ובשלבים לפי שיקול דעתו.</w:t>
      </w:r>
    </w:p>
    <w:p w14:paraId="3D96ED2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15A306" w14:textId="0954C839"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EA9C9DE71F845B5912A1725FC685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D844CC">
            <w:rPr>
              <w:rFonts w:ascii="Times New Roman" w:eastAsia="Times New Roman" w:hAnsi="Times New Roman" w:cs="David" w:hint="cs"/>
              <w:color w:val="008000"/>
              <w:sz w:val="24"/>
              <w:szCs w:val="24"/>
              <w:rtl/>
            </w:rPr>
            <w:t>504-0138628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25" w:author="מרול אטמן" w:date="2024-03-24T14:46:00Z">
        <w:r w:rsidR="00C83203">
          <w:rPr>
            <w:rFonts w:ascii="Times New Roman" w:eastAsia="Times New Roman" w:hAnsi="Times New Roman" w:cs="David" w:hint="cs"/>
            <w:sz w:val="24"/>
            <w:szCs w:val="24"/>
            <w:rtl/>
            <w:lang w:eastAsia="he-IL"/>
          </w:rPr>
          <w:t>גוש</w:t>
        </w:r>
      </w:ins>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449910406AD04649A089B6776B01EE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D844CC">
            <w:rPr>
              <w:rFonts w:ascii="Times New Roman" w:eastAsia="Times New Roman" w:hAnsi="Times New Roman" w:cs="David" w:hint="cs"/>
              <w:sz w:val="24"/>
              <w:szCs w:val="24"/>
              <w:rtl/>
              <w:lang w:eastAsia="he-IL"/>
            </w:rPr>
            <w:t>6538</w:t>
          </w:r>
        </w:sdtContent>
      </w:sdt>
      <w:ins w:id="26" w:author="מרול אטמן" w:date="2024-03-24T14:46:00Z">
        <w:r w:rsidR="00C83203">
          <w:rPr>
            <w:rFonts w:ascii="Times New Roman" w:eastAsia="Times New Roman" w:hAnsi="Times New Roman" w:cs="David" w:hint="cs"/>
            <w:sz w:val="24"/>
            <w:szCs w:val="24"/>
            <w:rtl/>
            <w:lang w:eastAsia="he-IL"/>
          </w:rPr>
          <w:t>, חלקות 420-423.</w:t>
        </w:r>
      </w:ins>
      <w:del w:id="27" w:author="מרול אטמן" w:date="2024-03-24T14:46:00Z">
        <w:r w:rsidRPr="00B27B4C" w:rsidDel="00C83203">
          <w:rPr>
            <w:rFonts w:ascii="Times New Roman" w:eastAsia="Times New Roman" w:hAnsi="Times New Roman" w:cs="David" w:hint="cs"/>
            <w:sz w:val="24"/>
            <w:szCs w:val="24"/>
            <w:rtl/>
            <w:lang w:eastAsia="he-IL"/>
          </w:rPr>
          <w:delText>.</w:delText>
        </w:r>
      </w:del>
    </w:p>
    <w:p w14:paraId="731C088D"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1580EE3B"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E3FFB38" w14:textId="6E12304D"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B34998">
            <w:rPr>
              <w:rFonts w:ascii="Times New Roman" w:eastAsia="Times New Roman" w:hAnsi="Times New Roman" w:cs="David" w:hint="cs"/>
              <w:color w:val="008000"/>
              <w:sz w:val="24"/>
              <w:szCs w:val="24"/>
              <w:rtl/>
            </w:rPr>
            <w:t>הרצליה</w:t>
          </w:r>
        </w:sdtContent>
      </w:sdt>
      <w:r w:rsidRPr="00B27B4C">
        <w:rPr>
          <w:rFonts w:ascii="Times New Roman" w:eastAsia="Times New Roman" w:hAnsi="Times New Roman" w:cs="David" w:hint="cs"/>
          <w:color w:val="008000"/>
          <w:sz w:val="24"/>
          <w:szCs w:val="24"/>
          <w:rtl/>
        </w:rPr>
        <w:t>.</w:t>
      </w:r>
    </w:p>
    <w:p w14:paraId="47954625"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44B0D920"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F8678B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D2DBE0" w14:textId="6E73A19B"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D844CC">
            <w:rPr>
              <w:rFonts w:ascii="Times New Roman" w:eastAsia="Times New Roman" w:hAnsi="Times New Roman" w:cs="David" w:hint="cs"/>
              <w:sz w:val="24"/>
              <w:szCs w:val="24"/>
              <w:rtl/>
              <w:lang w:eastAsia="he-IL"/>
            </w:rPr>
            <w:t>מרול אטמן</w:t>
          </w:r>
        </w:sdtContent>
      </w:sdt>
    </w:p>
    <w:p w14:paraId="584A0BD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BB4636A" w14:textId="77777777" w:rsidR="00735E3D" w:rsidRPr="00B27B4C" w:rsidRDefault="00735E3D" w:rsidP="001C085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1C0853">
        <w:rPr>
          <w:rFonts w:ascii="Times New Roman" w:eastAsia="Times New Roman" w:hAnsi="Times New Roman" w:cs="David"/>
          <w:sz w:val="24"/>
          <w:szCs w:val="24"/>
          <w:rtl/>
          <w:lang w:eastAsia="he-IL"/>
        </w:rPr>
        <w:t xml:space="preserve">התכנון יתבצע במודל תלת </w:t>
      </w:r>
      <w:proofErr w:type="spellStart"/>
      <w:r w:rsidR="001C0853" w:rsidRPr="001C0853">
        <w:rPr>
          <w:rFonts w:ascii="Times New Roman" w:eastAsia="Times New Roman" w:hAnsi="Times New Roman" w:cs="David"/>
          <w:sz w:val="24"/>
          <w:szCs w:val="24"/>
          <w:rtl/>
          <w:lang w:eastAsia="he-IL"/>
        </w:rPr>
        <w:t>מימד</w:t>
      </w:r>
      <w:proofErr w:type="spellEnd"/>
      <w:r w:rsidR="001C0853" w:rsidRPr="001C0853">
        <w:rPr>
          <w:rFonts w:ascii="Times New Roman" w:eastAsia="Times New Roman" w:hAnsi="Times New Roman" w:cs="David"/>
          <w:sz w:val="24"/>
          <w:szCs w:val="24"/>
          <w:rtl/>
          <w:lang w:eastAsia="he-IL"/>
        </w:rPr>
        <w:t xml:space="preserve"> ע"י תוכנת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במתודולוגיית </w:t>
      </w:r>
      <w:r w:rsidR="001C0853" w:rsidRPr="001C0853">
        <w:rPr>
          <w:rFonts w:ascii="Times New Roman" w:eastAsia="Times New Roman" w:hAnsi="Times New Roman" w:cs="David"/>
          <w:sz w:val="24"/>
          <w:szCs w:val="24"/>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w:t>
      </w:r>
      <w:proofErr w:type="spellStart"/>
      <w:r w:rsidR="001C0853" w:rsidRPr="001C0853">
        <w:rPr>
          <w:rFonts w:ascii="Times New Roman" w:eastAsia="Times New Roman" w:hAnsi="Times New Roman" w:cs="David"/>
          <w:sz w:val="24"/>
          <w:szCs w:val="24"/>
          <w:rtl/>
          <w:lang w:eastAsia="he-IL"/>
        </w:rPr>
        <w:t>תכניות</w:t>
      </w:r>
      <w:proofErr w:type="spellEnd"/>
      <w:r w:rsidR="001C0853" w:rsidRPr="001C0853">
        <w:rPr>
          <w:rFonts w:ascii="Times New Roman" w:eastAsia="Times New Roman" w:hAnsi="Times New Roman" w:cs="David"/>
          <w:sz w:val="24"/>
          <w:szCs w:val="24"/>
          <w:rtl/>
          <w:lang w:eastAsia="he-IL"/>
        </w:rPr>
        <w:t xml:space="preserve">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256911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0E098A1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040AB9" w14:textId="61C61F3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8" w:author="Meryl Etman" w:date="2024-04-09T16:45:00Z">
            <w:r w:rsidR="00EC38EC">
              <w:rPr>
                <w:rFonts w:ascii="Times New Roman" w:eastAsia="Times New Roman" w:hAnsi="Times New Roman" w:cs="David"/>
                <w:color w:val="008000"/>
                <w:sz w:val="24"/>
                <w:szCs w:val="24"/>
                <w:rtl/>
                <w:lang w:eastAsia="he-IL"/>
              </w:rPr>
              <w:t xml:space="preserve">שמעון </w:t>
            </w:r>
            <w:proofErr w:type="spellStart"/>
            <w:r w:rsidR="00EC38EC">
              <w:rPr>
                <w:rFonts w:ascii="Times New Roman" w:eastAsia="Times New Roman" w:hAnsi="Times New Roman" w:cs="David"/>
                <w:color w:val="008000"/>
                <w:sz w:val="24"/>
                <w:szCs w:val="24"/>
                <w:rtl/>
                <w:lang w:eastAsia="he-IL"/>
              </w:rPr>
              <w:t>אמסלם</w:t>
            </w:r>
          </w:ins>
          <w:proofErr w:type="spellEnd"/>
        </w:sdtContent>
      </w:sdt>
    </w:p>
    <w:p w14:paraId="791C17AC" w14:textId="43E01C95" w:rsidR="00735E3D" w:rsidRPr="00B27B4C" w:rsidDel="00300803" w:rsidRDefault="00735E3D" w:rsidP="00735E3D">
      <w:pPr>
        <w:keepNext/>
        <w:widowControl w:val="0"/>
        <w:spacing w:before="0" w:beforeAutospacing="0" w:after="0" w:afterAutospacing="0" w:line="240" w:lineRule="auto"/>
        <w:ind w:left="1440" w:right="1440" w:hanging="720"/>
        <w:jc w:val="both"/>
        <w:outlineLvl w:val="7"/>
        <w:rPr>
          <w:del w:id="29" w:author="מרול אטמן" w:date="2024-04-21T14:42: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customXmlDelRangeStart w:id="30" w:author="מרול אטמן" w:date="2024-04-21T14:42:00Z"/>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customXmlDelRangeEnd w:id="30"/>
          <w:customXmlDelRangeStart w:id="31" w:author="מרול אטמן" w:date="2024-04-21T14:42:00Z"/>
        </w:sdtContent>
      </w:sdt>
      <w:customXmlDelRangeEnd w:id="31"/>
    </w:p>
    <w:p w14:paraId="45C511BA" w14:textId="77777777" w:rsidR="00735E3D" w:rsidRPr="00B27B4C" w:rsidRDefault="00735E3D" w:rsidP="0030080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Change w:id="32" w:author="מרול אטמן" w:date="2024-04-21T14:42:00Z">
          <w:pPr>
            <w:widowControl w:val="0"/>
            <w:spacing w:before="0" w:beforeAutospacing="0" w:after="0" w:afterAutospacing="0" w:line="240" w:lineRule="auto"/>
            <w:jc w:val="both"/>
          </w:pPr>
        </w:pPrChange>
      </w:pPr>
    </w:p>
    <w:p w14:paraId="3445EA4F" w14:textId="44334499"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3" w:author="Meryl Etman" w:date="2024-04-09T16:45:00Z">
            <w:r w:rsidR="00EC38EC">
              <w:rPr>
                <w:rFonts w:ascii="Times New Roman" w:eastAsia="Times New Roman" w:hAnsi="Times New Roman" w:cs="David"/>
                <w:color w:val="008000"/>
                <w:sz w:val="24"/>
                <w:szCs w:val="24"/>
                <w:rtl/>
                <w:lang w:eastAsia="he-IL"/>
              </w:rPr>
              <w:t>דור קדוש</w:t>
            </w:r>
          </w:ins>
        </w:sdtContent>
      </w:sdt>
    </w:p>
    <w:p w14:paraId="793A9517"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767CA1" w14:textId="67B16319" w:rsidR="00735E3D" w:rsidRPr="00B27B4C" w:rsidDel="009D337C" w:rsidRDefault="00735E3D" w:rsidP="00735E3D">
      <w:pPr>
        <w:widowControl w:val="0"/>
        <w:spacing w:before="0" w:beforeAutospacing="0" w:after="0" w:afterAutospacing="0" w:line="240" w:lineRule="auto"/>
        <w:jc w:val="both"/>
        <w:rPr>
          <w:del w:id="34" w:author="מרול אטמן" w:date="2024-04-09T16:42: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r>
      <w:del w:id="35" w:author="מרול אטמן" w:date="2024-04-09T16:42:00Z">
        <w:r w:rsidRPr="00B27B4C" w:rsidDel="009D337C">
          <w:rPr>
            <w:rFonts w:ascii="Times New Roman" w:eastAsia="Times New Roman" w:hAnsi="Times New Roman" w:cs="David" w:hint="cs"/>
            <w:sz w:val="24"/>
            <w:szCs w:val="24"/>
            <w:rtl/>
            <w:lang w:eastAsia="he-IL"/>
          </w:rPr>
          <w:delText>הנושאים הם:</w:delText>
        </w:r>
      </w:del>
    </w:p>
    <w:p w14:paraId="77980E44" w14:textId="1B33AC19" w:rsidR="00735E3D" w:rsidRPr="00B27B4C" w:rsidDel="009D337C" w:rsidRDefault="00735E3D" w:rsidP="00735E3D">
      <w:pPr>
        <w:widowControl w:val="0"/>
        <w:spacing w:before="0" w:beforeAutospacing="0" w:after="0" w:afterAutospacing="0" w:line="240" w:lineRule="auto"/>
        <w:jc w:val="both"/>
        <w:rPr>
          <w:del w:id="36" w:author="מרול אטמן" w:date="2024-04-09T16:42:00Z"/>
          <w:rFonts w:ascii="Times New Roman" w:eastAsia="Times New Roman" w:hAnsi="Times New Roman" w:cs="David"/>
          <w:sz w:val="24"/>
          <w:szCs w:val="24"/>
          <w:rtl/>
          <w:lang w:eastAsia="he-IL"/>
        </w:rPr>
      </w:pPr>
    </w:p>
    <w:p w14:paraId="1F68487B" w14:textId="37115010" w:rsidR="00735E3D" w:rsidRPr="00B27B4C" w:rsidDel="009D337C" w:rsidRDefault="00735E3D" w:rsidP="00735E3D">
      <w:pPr>
        <w:widowControl w:val="0"/>
        <w:spacing w:before="0" w:beforeAutospacing="0" w:after="0" w:afterAutospacing="0" w:line="240" w:lineRule="auto"/>
        <w:ind w:firstLine="720"/>
        <w:jc w:val="both"/>
        <w:rPr>
          <w:del w:id="37" w:author="מרול אטמן" w:date="2024-04-09T16:42:00Z"/>
          <w:rFonts w:ascii="Times New Roman" w:eastAsia="Times New Roman" w:hAnsi="Times New Roman" w:cs="David"/>
          <w:sz w:val="24"/>
          <w:szCs w:val="24"/>
          <w:rtl/>
          <w:lang w:eastAsia="he-IL"/>
        </w:rPr>
      </w:pPr>
      <w:del w:id="38" w:author="מרול אטמן" w:date="2024-04-09T16:42:00Z">
        <w:r w:rsidRPr="00B27B4C" w:rsidDel="009D337C">
          <w:rPr>
            <w:rFonts w:ascii="Times New Roman" w:eastAsia="Times New Roman" w:hAnsi="Times New Roman" w:cs="David" w:hint="cs"/>
            <w:sz w:val="24"/>
            <w:szCs w:val="24"/>
            <w:rtl/>
            <w:lang w:eastAsia="he-IL"/>
          </w:rPr>
          <w:delText>א.</w:delText>
        </w:r>
        <w:r w:rsidRPr="00B27B4C" w:rsidDel="009D337C">
          <w:rPr>
            <w:rFonts w:ascii="Times New Roman" w:eastAsia="Times New Roman" w:hAnsi="Times New Roman" w:cs="David" w:hint="cs"/>
            <w:sz w:val="24"/>
            <w:szCs w:val="24"/>
            <w:rtl/>
            <w:lang w:eastAsia="he-IL"/>
          </w:rPr>
          <w:tab/>
          <w:delText>התקדמות שרותי המתכנן.</w:delText>
        </w:r>
      </w:del>
    </w:p>
    <w:p w14:paraId="7EB1613C" w14:textId="6411151C" w:rsidR="00735E3D" w:rsidRPr="00B27B4C" w:rsidDel="009D337C" w:rsidRDefault="00735E3D" w:rsidP="00735E3D">
      <w:pPr>
        <w:widowControl w:val="0"/>
        <w:spacing w:before="0" w:beforeAutospacing="0" w:after="0" w:afterAutospacing="0" w:line="240" w:lineRule="auto"/>
        <w:ind w:firstLine="720"/>
        <w:jc w:val="both"/>
        <w:rPr>
          <w:del w:id="39" w:author="מרול אטמן" w:date="2024-04-09T16:42:00Z"/>
          <w:rFonts w:ascii="Times New Roman" w:eastAsia="Times New Roman" w:hAnsi="Times New Roman" w:cs="David"/>
          <w:sz w:val="24"/>
          <w:szCs w:val="24"/>
          <w:rtl/>
          <w:lang w:eastAsia="he-IL"/>
        </w:rPr>
      </w:pPr>
      <w:del w:id="40" w:author="מרול אטמן" w:date="2024-04-09T16:42:00Z">
        <w:r w:rsidRPr="00B27B4C" w:rsidDel="009D337C">
          <w:rPr>
            <w:rFonts w:ascii="Times New Roman" w:eastAsia="Times New Roman" w:hAnsi="Times New Roman" w:cs="David" w:hint="cs"/>
            <w:sz w:val="24"/>
            <w:szCs w:val="24"/>
            <w:rtl/>
            <w:lang w:eastAsia="he-IL"/>
          </w:rPr>
          <w:delText>ב.</w:delText>
        </w:r>
        <w:r w:rsidRPr="00B27B4C" w:rsidDel="009D337C">
          <w:rPr>
            <w:rFonts w:ascii="Times New Roman" w:eastAsia="Times New Roman" w:hAnsi="Times New Roman" w:cs="David" w:hint="cs"/>
            <w:sz w:val="24"/>
            <w:szCs w:val="24"/>
            <w:rtl/>
            <w:lang w:eastAsia="he-IL"/>
          </w:rPr>
          <w:tab/>
          <w:delText>סטיות מלוח הזמנים לרבות סיבת הסטייה.</w:delText>
        </w:r>
      </w:del>
    </w:p>
    <w:p w14:paraId="75EC30BB" w14:textId="7067CBB3" w:rsidR="00735E3D" w:rsidRPr="00B27B4C" w:rsidDel="009D337C" w:rsidRDefault="00735E3D" w:rsidP="00735E3D">
      <w:pPr>
        <w:widowControl w:val="0"/>
        <w:spacing w:before="0" w:beforeAutospacing="0" w:after="0" w:afterAutospacing="0" w:line="240" w:lineRule="auto"/>
        <w:ind w:firstLine="720"/>
        <w:jc w:val="both"/>
        <w:rPr>
          <w:del w:id="41" w:author="מרול אטמן" w:date="2024-04-09T16:42:00Z"/>
          <w:rFonts w:ascii="Times New Roman" w:eastAsia="Times New Roman" w:hAnsi="Times New Roman" w:cs="David"/>
          <w:sz w:val="24"/>
          <w:szCs w:val="24"/>
          <w:rtl/>
          <w:lang w:eastAsia="he-IL"/>
        </w:rPr>
      </w:pPr>
      <w:del w:id="42" w:author="מרול אטמן" w:date="2024-04-09T16:42:00Z">
        <w:r w:rsidRPr="00B27B4C" w:rsidDel="009D337C">
          <w:rPr>
            <w:rFonts w:ascii="Times New Roman" w:eastAsia="Times New Roman" w:hAnsi="Times New Roman" w:cs="David" w:hint="cs"/>
            <w:sz w:val="24"/>
            <w:szCs w:val="24"/>
            <w:rtl/>
            <w:lang w:eastAsia="he-IL"/>
          </w:rPr>
          <w:delText>ג.</w:delText>
        </w:r>
        <w:r w:rsidRPr="00B27B4C" w:rsidDel="009D337C">
          <w:rPr>
            <w:rFonts w:ascii="Times New Roman" w:eastAsia="Times New Roman" w:hAnsi="Times New Roman" w:cs="David" w:hint="cs"/>
            <w:sz w:val="24"/>
            <w:szCs w:val="24"/>
            <w:rtl/>
            <w:lang w:eastAsia="he-IL"/>
          </w:rPr>
          <w:tab/>
          <w:delText>תאום לוח הזמנים המתחייב מסטיות לרבות ת</w:delText>
        </w:r>
        <w:r w:rsidDel="009D337C">
          <w:rPr>
            <w:rFonts w:ascii="Times New Roman" w:eastAsia="Times New Roman" w:hAnsi="Times New Roman" w:cs="David" w:hint="cs"/>
            <w:sz w:val="24"/>
            <w:szCs w:val="24"/>
            <w:rtl/>
            <w:lang w:eastAsia="he-IL"/>
          </w:rPr>
          <w:delText>י</w:delText>
        </w:r>
        <w:r w:rsidRPr="00B27B4C" w:rsidDel="009D337C">
          <w:rPr>
            <w:rFonts w:ascii="Times New Roman" w:eastAsia="Times New Roman" w:hAnsi="Times New Roman" w:cs="David" w:hint="cs"/>
            <w:sz w:val="24"/>
            <w:szCs w:val="24"/>
            <w:rtl/>
            <w:lang w:eastAsia="he-IL"/>
          </w:rPr>
          <w:delText>אור השלכות התאום על הפרויקט.</w:delText>
        </w:r>
      </w:del>
    </w:p>
    <w:p w14:paraId="0116728B" w14:textId="353D6139" w:rsidR="00735E3D" w:rsidRPr="00B27B4C" w:rsidDel="009D337C" w:rsidRDefault="00735E3D" w:rsidP="00735E3D">
      <w:pPr>
        <w:widowControl w:val="0"/>
        <w:spacing w:before="0" w:beforeAutospacing="0" w:after="0" w:afterAutospacing="0" w:line="240" w:lineRule="auto"/>
        <w:ind w:firstLine="720"/>
        <w:jc w:val="both"/>
        <w:rPr>
          <w:del w:id="43" w:author="מרול אטמן" w:date="2024-04-09T16:42:00Z"/>
          <w:rFonts w:ascii="Times New Roman" w:eastAsia="Times New Roman" w:hAnsi="Times New Roman" w:cs="David"/>
          <w:sz w:val="24"/>
          <w:szCs w:val="24"/>
          <w:rtl/>
          <w:lang w:eastAsia="he-IL"/>
        </w:rPr>
      </w:pPr>
      <w:del w:id="44" w:author="מרול אטמן" w:date="2024-04-09T16:42:00Z">
        <w:r w:rsidRPr="00B27B4C" w:rsidDel="009D337C">
          <w:rPr>
            <w:rFonts w:ascii="Times New Roman" w:eastAsia="Times New Roman" w:hAnsi="Times New Roman" w:cs="David" w:hint="cs"/>
            <w:sz w:val="24"/>
            <w:szCs w:val="24"/>
            <w:rtl/>
            <w:lang w:eastAsia="he-IL"/>
          </w:rPr>
          <w:delText>ד.</w:delText>
        </w:r>
        <w:r w:rsidRPr="00B27B4C" w:rsidDel="009D337C">
          <w:rPr>
            <w:rFonts w:ascii="Times New Roman" w:eastAsia="Times New Roman" w:hAnsi="Times New Roman" w:cs="David" w:hint="cs"/>
            <w:sz w:val="24"/>
            <w:szCs w:val="24"/>
            <w:rtl/>
            <w:lang w:eastAsia="he-IL"/>
          </w:rPr>
          <w:tab/>
          <w:delText>סטיות מהערכות ו/או תחזיות תקציביות והשלכותיהן.</w:delText>
        </w:r>
      </w:del>
    </w:p>
    <w:p w14:paraId="5534F4AB" w14:textId="79A986A9" w:rsidR="00735E3D" w:rsidRPr="00B27B4C" w:rsidRDefault="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45" w:author="מרול אטמן" w:date="2024-04-09T16:42:00Z">
          <w:pPr>
            <w:widowControl w:val="0"/>
            <w:spacing w:before="0" w:beforeAutospacing="0" w:after="0" w:afterAutospacing="0" w:line="240" w:lineRule="auto"/>
            <w:ind w:firstLine="720"/>
            <w:jc w:val="both"/>
          </w:pPr>
        </w:pPrChange>
      </w:pPr>
      <w:del w:id="46" w:author="מרול אטמן" w:date="2024-04-09T16:42:00Z">
        <w:r w:rsidRPr="00B27B4C" w:rsidDel="009D337C">
          <w:rPr>
            <w:rFonts w:ascii="Times New Roman" w:eastAsia="Times New Roman" w:hAnsi="Times New Roman" w:cs="David" w:hint="cs"/>
            <w:sz w:val="24"/>
            <w:szCs w:val="24"/>
            <w:rtl/>
            <w:lang w:eastAsia="he-IL"/>
          </w:rPr>
          <w:delText>ה.</w:delText>
        </w:r>
        <w:r w:rsidRPr="00B27B4C" w:rsidDel="009D337C">
          <w:rPr>
            <w:rFonts w:ascii="Times New Roman" w:eastAsia="Times New Roman" w:hAnsi="Times New Roman" w:cs="David" w:hint="cs"/>
            <w:sz w:val="24"/>
            <w:szCs w:val="24"/>
            <w:rtl/>
            <w:lang w:eastAsia="he-IL"/>
          </w:rPr>
          <w:tab/>
          <w:delText>ריכוז הוראות שנויים.</w:delText>
        </w:r>
      </w:del>
      <w:ins w:id="47" w:author="מרול אטמן" w:date="2024-04-09T16:42:00Z">
        <w:r w:rsidR="009D337C">
          <w:rPr>
            <w:rFonts w:ascii="Times New Roman" w:eastAsia="Times New Roman" w:hAnsi="Times New Roman" w:cs="David" w:hint="cs"/>
            <w:sz w:val="24"/>
            <w:szCs w:val="24"/>
            <w:rtl/>
            <w:lang w:eastAsia="he-IL"/>
          </w:rPr>
          <w:t>מבוטל</w:t>
        </w:r>
      </w:ins>
    </w:p>
    <w:p w14:paraId="6B9B2A79" w14:textId="77777777" w:rsidR="00735E3D" w:rsidRPr="00B27B4C" w:rsidRDefault="00735E3D" w:rsidP="00735E3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AB94DE8" w14:textId="77777777" w:rsidR="00735E3D" w:rsidRDefault="00735E3D" w:rsidP="00735E3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14:paraId="4894AE45" w14:textId="77777777" w:rsidTr="00735E3D">
        <w:tc>
          <w:tcPr>
            <w:tcW w:w="3366" w:type="dxa"/>
          </w:tcPr>
          <w:p w14:paraId="71EE9120" w14:textId="2B795739" w:rsidR="00735E3D" w:rsidRDefault="00300803"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B34998">
                  <w:rPr>
                    <w:rFonts w:ascii="Times New Roman" w:eastAsia="Times New Roman" w:hAnsi="Times New Roman" w:cs="David" w:hint="cs"/>
                    <w:color w:val="008000"/>
                    <w:sz w:val="24"/>
                    <w:szCs w:val="24"/>
                    <w:rtl/>
                    <w:lang w:eastAsia="he-IL"/>
                  </w:rPr>
                  <w:t>50%</w:t>
                </w:r>
              </w:sdtContent>
            </w:sdt>
          </w:p>
          <w:p w14:paraId="68425C47"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4DB001C" w14:textId="77777777" w:rsidR="00735E3D" w:rsidRDefault="00735E3D" w:rsidP="00735E3D">
            <w:pPr>
              <w:widowControl w:val="0"/>
              <w:spacing w:before="0" w:beforeAutospacing="0" w:after="0" w:afterAutospacing="0" w:line="240" w:lineRule="auto"/>
              <w:ind w:left="720"/>
              <w:outlineLvl w:val="2"/>
            </w:pPr>
          </w:p>
          <w:p w14:paraId="70A016B9"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AEE58AC" w14:textId="77777777" w:rsidR="00735E3D" w:rsidRDefault="00735E3D"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4CC7C86" w14:textId="77777777"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lastRenderedPageBreak/>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63D209C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BCEF7AF"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1E00B1D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45B75"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712547C1"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3E3EB66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6E8F1BA"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318E31A8"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13BFA4" w14:textId="54CA651E" w:rsidR="002B2234" w:rsidRPr="002B2234" w:rsidRDefault="002B2234" w:rsidP="002B2234">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 (לרבות תאורה דקורטיבית),</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ins w:id="48" w:author="מרול אטמן" w:date="2024-03-24T14:48:00Z">
        <w:r w:rsidR="00C83203">
          <w:rPr>
            <w:rFonts w:ascii="Times New Roman" w:eastAsia="Times New Roman" w:hAnsi="Times New Roman" w:cs="David" w:hint="cs"/>
            <w:sz w:val="24"/>
            <w:szCs w:val="24"/>
            <w:rtl/>
            <w:lang w:eastAsia="he-IL"/>
          </w:rPr>
          <w:t>, כולל למבנה בית הכנסת</w:t>
        </w:r>
      </w:ins>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0BABC69B"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7EEDB7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01670036"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77FDB20"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2F064DB8" w14:textId="77777777" w:rsidR="001C0853" w:rsidRPr="001C0853" w:rsidRDefault="001C0853" w:rsidP="001C0853">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1FE04AC9"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7AA1CAAC"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2BE91788"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w:t>
      </w:r>
      <w:proofErr w:type="spellStart"/>
      <w:r w:rsidRPr="001C0853">
        <w:rPr>
          <w:rFonts w:ascii="Times New Roman" w:eastAsia="Times New Roman" w:hAnsi="Times New Roman" w:cs="David"/>
          <w:sz w:val="24"/>
          <w:szCs w:val="24"/>
          <w:rtl/>
          <w:lang w:eastAsia="he-IL"/>
        </w:rPr>
        <w:t>תכניות</w:t>
      </w:r>
      <w:proofErr w:type="spellEnd"/>
      <w:r w:rsidRPr="001C0853">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p w14:paraId="28387760"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94875D8"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0BDD9C64" w14:textId="77777777" w:rsidR="001C0853" w:rsidRPr="002B2234" w:rsidDel="00C83203" w:rsidRDefault="001C0853" w:rsidP="001C0853">
      <w:pPr>
        <w:widowControl w:val="0"/>
        <w:spacing w:before="0" w:beforeAutospacing="0" w:after="0" w:afterAutospacing="0" w:line="360" w:lineRule="auto"/>
        <w:ind w:left="1440" w:hanging="720"/>
        <w:jc w:val="both"/>
        <w:rPr>
          <w:del w:id="49" w:author="מרול אטמן" w:date="2024-03-24T14:48:00Z"/>
          <w:rFonts w:ascii="Times New Roman" w:eastAsia="Times New Roman" w:hAnsi="Times New Roman" w:cs="David"/>
          <w:sz w:val="24"/>
          <w:szCs w:val="24"/>
          <w:rtl/>
          <w:lang w:eastAsia="he-IL"/>
        </w:rPr>
      </w:pPr>
    </w:p>
    <w:p w14:paraId="4FC54F4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7FB51B"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4153A3E0"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40C2A4C3" w14:textId="77777777" w:rsidR="002B2234" w:rsidRPr="002B2234" w:rsidRDefault="002B2234" w:rsidP="002B2234">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w:t>
      </w:r>
      <w:proofErr w:type="spellStart"/>
      <w:r w:rsidRPr="002B2234">
        <w:rPr>
          <w:rFonts w:ascii="Times New Roman" w:eastAsia="Times New Roman" w:hAnsi="Times New Roman" w:cs="David"/>
          <w:sz w:val="24"/>
          <w:szCs w:val="24"/>
          <w:rtl/>
          <w:lang w:eastAsia="he-IL"/>
        </w:rPr>
        <w:t>כח</w:t>
      </w:r>
      <w:proofErr w:type="spellEnd"/>
      <w:r w:rsidRPr="002B2234">
        <w:rPr>
          <w:rFonts w:ascii="Times New Roman" w:eastAsia="Times New Roman" w:hAnsi="Times New Roman" w:cs="David"/>
          <w:sz w:val="24"/>
          <w:szCs w:val="24"/>
          <w:rtl/>
          <w:lang w:eastAsia="he-IL"/>
        </w:rPr>
        <w:t xml:space="preserve">, תאורה, גנרטור, טלפונים,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Pr="002B2234">
        <w:rPr>
          <w:rFonts w:ascii="Times New Roman" w:eastAsia="Times New Roman" w:hAnsi="Times New Roman" w:cs="David" w:hint="cs"/>
          <w:sz w:val="24"/>
          <w:szCs w:val="24"/>
          <w:rtl/>
          <w:lang w:eastAsia="he-IL"/>
        </w:rPr>
        <w:t>, בקרה</w:t>
      </w:r>
      <w:r w:rsidRPr="002B2234">
        <w:rPr>
          <w:rFonts w:ascii="Times New Roman" w:eastAsia="Times New Roman" w:hAnsi="Times New Roman" w:cs="David"/>
          <w:sz w:val="24"/>
          <w:szCs w:val="24"/>
          <w:rtl/>
          <w:lang w:eastAsia="he-IL"/>
        </w:rPr>
        <w:t xml:space="preserve"> וכו'), חשמל ופיקוד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0637A542"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FCB955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המתארות את הפתרון העקרוני של המתקן.</w:t>
      </w:r>
    </w:p>
    <w:p w14:paraId="602D059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3B7926"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שלאחר אישורן ניתן יהיה לעבד את כל המסמכים הדרושים לביצוע המתקן.</w:t>
      </w:r>
    </w:p>
    <w:p w14:paraId="16A368B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F614DF"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lastRenderedPageBreak/>
        <w:t>2.4</w:t>
      </w:r>
      <w:r w:rsidRPr="002B2234">
        <w:rPr>
          <w:rFonts w:ascii="Times New Roman" w:eastAsia="Times New Roman" w:hAnsi="Times New Roman" w:cs="David"/>
          <w:sz w:val="24"/>
          <w:szCs w:val="24"/>
          <w:rtl/>
          <w:lang w:eastAsia="he-IL"/>
        </w:rPr>
        <w:tab/>
        <w:t>"</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מפורטות, מפרטים, כתבי כמויות, כל המסמכים וכל הדרוש לעריכת ופרסום מכרזים לביצוע המתקן בפרויקט ו/או לביצוע המתקן בפרויקט.</w:t>
      </w:r>
    </w:p>
    <w:p w14:paraId="1C8B6C4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C6B624"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014659B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02EBDA9C"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2D2E3717"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610436F8"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79BDAFD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7D0F578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9E4F5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xml:space="preserve">,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64562FA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96E9685"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0291546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5F65A2"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w:t>
      </w:r>
      <w:proofErr w:type="spellStart"/>
      <w:r w:rsidRPr="002B2234">
        <w:rPr>
          <w:rFonts w:ascii="Times New Roman" w:eastAsia="Times New Roman" w:hAnsi="Times New Roman" w:cs="David" w:hint="cs"/>
          <w:sz w:val="24"/>
          <w:szCs w:val="24"/>
          <w:rtl/>
          <w:lang w:eastAsia="he-IL"/>
        </w:rPr>
        <w:t>חח"י</w:t>
      </w:r>
      <w:proofErr w:type="spellEnd"/>
      <w:r w:rsidRPr="002B2234">
        <w:rPr>
          <w:rFonts w:ascii="Times New Roman" w:eastAsia="Times New Roman" w:hAnsi="Times New Roman" w:cs="David" w:hint="cs"/>
          <w:sz w:val="24"/>
          <w:szCs w:val="24"/>
          <w:rtl/>
          <w:lang w:eastAsia="he-IL"/>
        </w:rPr>
        <w:t xml:space="preserve"> ובזק וקבלת אישורם</w:t>
      </w:r>
      <w:r w:rsidRPr="002B2234">
        <w:rPr>
          <w:rFonts w:ascii="Times New Roman" w:eastAsia="Times New Roman" w:hAnsi="Times New Roman" w:cs="David"/>
          <w:sz w:val="24"/>
          <w:szCs w:val="24"/>
          <w:rtl/>
          <w:lang w:eastAsia="he-IL"/>
        </w:rPr>
        <w:t>.</w:t>
      </w:r>
    </w:p>
    <w:p w14:paraId="12CAC18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6E77E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תאום גודל ומיקום פירים אנכיים להעברת תשתיות למתקן, ארונות חשמל ותקשורת, חדרי גנרטור, </w:t>
      </w:r>
      <w:proofErr w:type="spellStart"/>
      <w:r w:rsidRPr="002B2234">
        <w:rPr>
          <w:rFonts w:ascii="Times New Roman" w:eastAsia="Times New Roman" w:hAnsi="Times New Roman" w:cs="David"/>
          <w:sz w:val="24"/>
          <w:szCs w:val="24"/>
          <w:rtl/>
          <w:lang w:eastAsia="he-IL"/>
        </w:rPr>
        <w:t>פילרים</w:t>
      </w:r>
      <w:proofErr w:type="spellEnd"/>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וכו</w:t>
      </w:r>
      <w:proofErr w:type="spellEnd"/>
      <w:r w:rsidRPr="002B2234">
        <w:rPr>
          <w:rFonts w:ascii="Times New Roman" w:eastAsia="Times New Roman" w:hAnsi="Times New Roman" w:cs="David"/>
          <w:sz w:val="24"/>
          <w:szCs w:val="24"/>
          <w:rtl/>
          <w:lang w:eastAsia="he-IL"/>
        </w:rPr>
        <w:t>'.</w:t>
      </w:r>
    </w:p>
    <w:p w14:paraId="33FAFDC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EE5ECB2"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15B62DC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05E45D"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42166D72"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7187F3"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2B7977CE"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6DF5DD7E"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0C3F2BC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802938"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45BA29B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DEA8A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הכנת כל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המפרטים, התיאורים והחישובים הדרושים, </w:t>
      </w:r>
      <w:proofErr w:type="spellStart"/>
      <w:r w:rsidRPr="002B2234">
        <w:rPr>
          <w:rFonts w:ascii="Times New Roman" w:eastAsia="Times New Roman" w:hAnsi="Times New Roman" w:cs="David"/>
          <w:sz w:val="24"/>
          <w:szCs w:val="24"/>
          <w:rtl/>
          <w:lang w:eastAsia="he-IL"/>
        </w:rPr>
        <w:t>בק.מ</w:t>
      </w:r>
      <w:proofErr w:type="spellEnd"/>
      <w:r w:rsidRPr="002B2234">
        <w:rPr>
          <w:rFonts w:ascii="Times New Roman" w:eastAsia="Times New Roman" w:hAnsi="Times New Roman" w:cs="David"/>
          <w:sz w:val="24"/>
          <w:szCs w:val="24"/>
          <w:rtl/>
          <w:lang w:eastAsia="he-IL"/>
        </w:rPr>
        <w:t>. שיאפשר אישורן על ידי הרשויות.</w:t>
      </w:r>
    </w:p>
    <w:p w14:paraId="25F89C02"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D85B8F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xml:space="preserve">,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1E14C29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79771E"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57DB7B1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0DD5E2"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הכנסת תיקונים ושינויים בכל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והמסמכים אשר נערכו על ידי המתכנן במהלך ביצוע התכנון לפי דרישת המזמין ו/או לפי דרישת הרשויות המוסמכות, באישור המזמין, וטיפול באישורם כולל קבלת היתרי בניה מתוקנים.</w:t>
      </w:r>
    </w:p>
    <w:p w14:paraId="1FD2FF3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96B39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lastRenderedPageBreak/>
        <w:t>ה.</w:t>
      </w:r>
      <w:r w:rsidRPr="002B2234">
        <w:rPr>
          <w:rFonts w:ascii="Times New Roman" w:eastAsia="Times New Roman" w:hAnsi="Times New Roman" w:cs="David"/>
          <w:sz w:val="24"/>
          <w:szCs w:val="24"/>
          <w:rtl/>
          <w:lang w:eastAsia="he-IL"/>
        </w:rPr>
        <w:tab/>
        <w:t xml:space="preserve">הכנת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לאישור סופי של היועצים והמזמין לפני התחלת שלב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עבודה.</w:t>
      </w:r>
    </w:p>
    <w:p w14:paraId="3C742E9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02C8AE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57D9D2A0"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A7236FD"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6AB47335"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7B4964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 xml:space="preserve">עדכון </w:t>
      </w:r>
      <w:proofErr w:type="spellStart"/>
      <w:r w:rsidRPr="002B2234">
        <w:rPr>
          <w:rFonts w:ascii="Times New Roman" w:eastAsia="Times New Roman" w:hAnsi="Times New Roman" w:cs="David"/>
          <w:sz w:val="24"/>
          <w:szCs w:val="24"/>
          <w:rtl/>
          <w:lang w:eastAsia="he-IL"/>
        </w:rPr>
        <w:t>האומדן</w:t>
      </w:r>
      <w:proofErr w:type="spellEnd"/>
      <w:r w:rsidRPr="002B2234">
        <w:rPr>
          <w:rFonts w:ascii="Times New Roman" w:eastAsia="Times New Roman" w:hAnsi="Times New Roman" w:cs="David"/>
          <w:sz w:val="24"/>
          <w:szCs w:val="24"/>
          <w:rtl/>
          <w:lang w:eastAsia="he-IL"/>
        </w:rPr>
        <w:t xml:space="preserve"> המשוער של ערך המתקן.</w:t>
      </w:r>
    </w:p>
    <w:p w14:paraId="55F66D2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9C6239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7150616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B658F5"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757F780E"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362DB51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הכנת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עבודה </w:t>
      </w:r>
      <w:proofErr w:type="spellStart"/>
      <w:r w:rsidRPr="002B2234">
        <w:rPr>
          <w:rFonts w:ascii="Times New Roman" w:eastAsia="Times New Roman" w:hAnsi="Times New Roman" w:cs="David"/>
          <w:sz w:val="24"/>
          <w:szCs w:val="24"/>
          <w:rtl/>
          <w:lang w:eastAsia="he-IL"/>
        </w:rPr>
        <w:t>בק.מ</w:t>
      </w:r>
      <w:proofErr w:type="spellEnd"/>
      <w:r w:rsidRPr="002B2234">
        <w:rPr>
          <w:rFonts w:ascii="Times New Roman" w:eastAsia="Times New Roman" w:hAnsi="Times New Roman" w:cs="David"/>
          <w:sz w:val="24"/>
          <w:szCs w:val="24"/>
          <w:rtl/>
          <w:lang w:eastAsia="he-IL"/>
        </w:rPr>
        <w:t>. 1:50 הכוללות פרטים וחתכים הכרחיים לביצוע העבודה והבנת התכנון וכוונות המתכנן, הכוללות:</w:t>
      </w:r>
    </w:p>
    <w:p w14:paraId="1289CF1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BDB3A24"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3452502B"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תשריט</w:t>
      </w:r>
      <w:proofErr w:type="spellEnd"/>
      <w:r w:rsidRPr="002B2234">
        <w:rPr>
          <w:rFonts w:ascii="Times New Roman" w:eastAsia="Times New Roman" w:hAnsi="Times New Roman" w:cs="David"/>
          <w:sz w:val="24"/>
          <w:szCs w:val="24"/>
          <w:rtl/>
          <w:lang w:eastAsia="he-IL"/>
        </w:rPr>
        <w:t xml:space="preserve">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54DA5A56"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7C8717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חשמל </w:t>
      </w:r>
      <w:r w:rsidRPr="002B2234">
        <w:rPr>
          <w:rFonts w:ascii="Times New Roman" w:eastAsia="Times New Roman" w:hAnsi="Times New Roman" w:cs="David" w:hint="cs"/>
          <w:sz w:val="24"/>
          <w:szCs w:val="24"/>
          <w:rtl/>
          <w:lang w:eastAsia="he-IL"/>
        </w:rPr>
        <w:t xml:space="preserve">תאורה ותאורה דקורטיבית </w:t>
      </w:r>
      <w:r w:rsidRPr="002B2234">
        <w:rPr>
          <w:rFonts w:ascii="Times New Roman" w:eastAsia="Times New Roman" w:hAnsi="Times New Roman" w:cs="David"/>
          <w:sz w:val="24"/>
          <w:szCs w:val="24"/>
          <w:rtl/>
          <w:lang w:eastAsia="he-IL"/>
        </w:rPr>
        <w:t>בקומת קרקע:</w:t>
      </w:r>
    </w:p>
    <w:p w14:paraId="3FB6462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proofErr w:type="spellStart"/>
      <w:r w:rsidRPr="002B2234">
        <w:rPr>
          <w:rFonts w:ascii="Times New Roman" w:eastAsia="Times New Roman" w:hAnsi="Times New Roman" w:cs="David"/>
          <w:sz w:val="24"/>
          <w:szCs w:val="24"/>
          <w:rtl/>
          <w:lang w:eastAsia="he-IL"/>
        </w:rPr>
        <w:t>תשריט</w:t>
      </w:r>
      <w:proofErr w:type="spellEnd"/>
      <w:r w:rsidRPr="002B2234">
        <w:rPr>
          <w:rFonts w:ascii="Times New Roman" w:eastAsia="Times New Roman" w:hAnsi="Times New Roman" w:cs="David"/>
          <w:sz w:val="24"/>
          <w:szCs w:val="24"/>
          <w:rtl/>
          <w:lang w:eastAsia="he-IL"/>
        </w:rPr>
        <w:t xml:space="preserve">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4EAE81DD"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17B8D580"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28E35DA7"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תשריט</w:t>
      </w:r>
      <w:proofErr w:type="spellEnd"/>
      <w:r w:rsidRPr="002B2234">
        <w:rPr>
          <w:rFonts w:ascii="Times New Roman" w:eastAsia="Times New Roman" w:hAnsi="Times New Roman" w:cs="David"/>
          <w:sz w:val="24"/>
          <w:szCs w:val="24"/>
          <w:rtl/>
          <w:lang w:eastAsia="he-IL"/>
        </w:rPr>
        <w:t xml:space="preserve">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358C9474"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6D27F63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בגג המבנים כולל אנטנות, תאורת חוץ ואזהרה.</w:t>
      </w:r>
    </w:p>
    <w:p w14:paraId="311E62AB"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5BC122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4B11992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2CE9CB"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3F120A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21379C"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3F5F3224"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42135A15"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7B73AAA5"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F66860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תאורת כבישים, מדרכות, שבילים, חניות, </w:t>
      </w:r>
      <w:proofErr w:type="spellStart"/>
      <w:r w:rsidRPr="002B2234">
        <w:rPr>
          <w:rFonts w:ascii="Times New Roman" w:eastAsia="Times New Roman" w:hAnsi="Times New Roman" w:cs="David"/>
          <w:sz w:val="24"/>
          <w:szCs w:val="24"/>
          <w:rtl/>
          <w:lang w:eastAsia="he-IL"/>
        </w:rPr>
        <w:t>שצ"פים</w:t>
      </w:r>
      <w:proofErr w:type="spellEnd"/>
      <w:r w:rsidRPr="002B2234">
        <w:rPr>
          <w:rFonts w:ascii="Times New Roman" w:eastAsia="Times New Roman" w:hAnsi="Times New Roman" w:cs="David"/>
          <w:sz w:val="24"/>
          <w:szCs w:val="24"/>
          <w:rtl/>
          <w:lang w:eastAsia="he-IL"/>
        </w:rPr>
        <w:t>, סימון עמודי תאורה ותוואי כבלי הזנה, מיקום מרכזיות תאורה.</w:t>
      </w:r>
    </w:p>
    <w:p w14:paraId="3B30D81E"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BDFD05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תאום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המתכנן עם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המערכות תחת תקרות מרתפים ותחת תקרות קומות עמודים.</w:t>
      </w:r>
    </w:p>
    <w:p w14:paraId="344954FB"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7C4DE8D0"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53E96647"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3C058F3B"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14:paraId="3C549151"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1357A3D3"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במידה ויוחלט על ידי המזמין לתכנן את המבנים בשיטה טרומית/מתועשת, יסמן המתכנן את המגרעות, השרוולים, החורים וכו' </w:t>
      </w:r>
      <w:r w:rsidRPr="002B2234">
        <w:rPr>
          <w:rFonts w:ascii="Times New Roman" w:eastAsia="Times New Roman" w:hAnsi="Times New Roman" w:cs="David"/>
          <w:sz w:val="24"/>
          <w:szCs w:val="24"/>
          <w:rtl/>
          <w:lang w:eastAsia="he-IL"/>
        </w:rPr>
        <w:lastRenderedPageBreak/>
        <w:t xml:space="preserve">על רקע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האלמנטים הטרומיים.</w:t>
      </w:r>
    </w:p>
    <w:p w14:paraId="24348F8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71DDA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תאום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שלעיל עם היועצים ובפרט עם האדריכל ומתכנן הקונסטרוקציה.</w:t>
      </w:r>
    </w:p>
    <w:p w14:paraId="1E51BD7E"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בדיקת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הקונסטרוקציה והאדריכלות, סימון חורים או מעברים העוברים דרך אלמנטים קונסטרוקטיביים, באופן שיופיעו </w:t>
      </w:r>
      <w:proofErr w:type="spellStart"/>
      <w:r w:rsidRPr="002B2234">
        <w:rPr>
          <w:rFonts w:ascii="Times New Roman" w:eastAsia="Times New Roman" w:hAnsi="Times New Roman" w:cs="David"/>
          <w:sz w:val="24"/>
          <w:szCs w:val="24"/>
          <w:rtl/>
          <w:lang w:eastAsia="he-IL"/>
        </w:rPr>
        <w:t>בתכניות</w:t>
      </w:r>
      <w:proofErr w:type="spellEnd"/>
      <w:r w:rsidRPr="002B2234">
        <w:rPr>
          <w:rFonts w:ascii="Times New Roman" w:eastAsia="Times New Roman" w:hAnsi="Times New Roman" w:cs="David"/>
          <w:sz w:val="24"/>
          <w:szCs w:val="24"/>
          <w:rtl/>
          <w:lang w:eastAsia="he-IL"/>
        </w:rPr>
        <w:t xml:space="preserve"> הקונסטרוקציה.</w:t>
      </w:r>
    </w:p>
    <w:p w14:paraId="40DF527B"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בדיקת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שיערכו על ידי היועצים והקפדה על אפשרות מעבר צנרת תחת הריצוף, בפירים אנכיים ואופקיים ותחת התקרות.</w:t>
      </w:r>
    </w:p>
    <w:p w14:paraId="526C0C0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6155B9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w:t>
      </w:r>
      <w:proofErr w:type="spellStart"/>
      <w:r w:rsidRPr="002B2234">
        <w:rPr>
          <w:rFonts w:ascii="Times New Roman" w:eastAsia="Times New Roman" w:hAnsi="Times New Roman" w:cs="David"/>
          <w:sz w:val="24"/>
          <w:szCs w:val="24"/>
          <w:rtl/>
          <w:lang w:eastAsia="he-IL"/>
        </w:rPr>
        <w:t>בק.מ</w:t>
      </w:r>
      <w:proofErr w:type="spellEnd"/>
      <w:r w:rsidRPr="002B2234">
        <w:rPr>
          <w:rFonts w:ascii="Times New Roman" w:eastAsia="Times New Roman" w:hAnsi="Times New Roman" w:cs="David"/>
          <w:sz w:val="24"/>
          <w:szCs w:val="24"/>
          <w:rtl/>
          <w:lang w:eastAsia="he-IL"/>
        </w:rPr>
        <w:t xml:space="preserve">. 1:100 או 1:250 או 1:500 של חצרות המבנים ובהן כל המערכות החיצוניות המתוכננות ע"י המתכנן (על גבי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פיתוח מעודכנות).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4C68099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E45069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הכנת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תאום מערכות בשטח המגרשים.</w:t>
      </w:r>
    </w:p>
    <w:p w14:paraId="491A26F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B56C63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וכו</w:t>
      </w:r>
      <w:proofErr w:type="spellEnd"/>
      <w:r w:rsidRPr="002B2234">
        <w:rPr>
          <w:rFonts w:ascii="Times New Roman" w:eastAsia="Times New Roman" w:hAnsi="Times New Roman" w:cs="David"/>
          <w:sz w:val="24"/>
          <w:szCs w:val="24"/>
          <w:rtl/>
          <w:lang w:eastAsia="he-IL"/>
        </w:rPr>
        <w:t>'.</w:t>
      </w:r>
    </w:p>
    <w:p w14:paraId="1AFE69E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D31481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t xml:space="preserve">הגשת </w:t>
      </w:r>
      <w:proofErr w:type="spellStart"/>
      <w:r w:rsidRPr="002B2234">
        <w:rPr>
          <w:rFonts w:ascii="Times New Roman" w:eastAsia="Times New Roman" w:hAnsi="Times New Roman" w:cs="David" w:hint="cs"/>
          <w:sz w:val="24"/>
          <w:szCs w:val="24"/>
          <w:rtl/>
          <w:lang w:eastAsia="he-IL"/>
        </w:rPr>
        <w:t>תכניות</w:t>
      </w:r>
      <w:proofErr w:type="spellEnd"/>
      <w:r w:rsidRPr="002B2234">
        <w:rPr>
          <w:rFonts w:ascii="Times New Roman" w:eastAsia="Times New Roman" w:hAnsi="Times New Roman" w:cs="David" w:hint="cs"/>
          <w:sz w:val="24"/>
          <w:szCs w:val="24"/>
          <w:rtl/>
          <w:lang w:eastAsia="he-IL"/>
        </w:rPr>
        <w:t xml:space="preserve"> מערכות גילוי אש ועשן לאישור מכון התקנים הישראלי (עלות בדיקה ראשונה על חשבון המזמין) תיקון התוכניות בהתאם לדרישות </w:t>
      </w:r>
      <w:proofErr w:type="spellStart"/>
      <w:r w:rsidRPr="002B2234">
        <w:rPr>
          <w:rFonts w:ascii="Times New Roman" w:eastAsia="Times New Roman" w:hAnsi="Times New Roman" w:cs="David" w:hint="cs"/>
          <w:sz w:val="24"/>
          <w:szCs w:val="24"/>
          <w:rtl/>
          <w:lang w:eastAsia="he-IL"/>
        </w:rPr>
        <w:t>מת"י</w:t>
      </w:r>
      <w:proofErr w:type="spellEnd"/>
      <w:r w:rsidRPr="002B2234">
        <w:rPr>
          <w:rFonts w:ascii="Times New Roman" w:eastAsia="Times New Roman" w:hAnsi="Times New Roman" w:cs="David" w:hint="cs"/>
          <w:sz w:val="24"/>
          <w:szCs w:val="24"/>
          <w:rtl/>
          <w:lang w:eastAsia="he-IL"/>
        </w:rPr>
        <w:t xml:space="preserve"> עד קבלת אישור המכון.</w:t>
      </w:r>
    </w:p>
    <w:p w14:paraId="56A7624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E7272B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37A8D644"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6330B04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DE6F81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00C79C7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4C93C9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372761A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CD90F7F" w14:textId="752CB9BA"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ins w:id="50" w:author="מרול אטמן" w:date="2024-04-21T11:35:00Z">
        <w:r w:rsidR="00363D38">
          <w:rPr>
            <w:rFonts w:ascii="Times New Roman" w:eastAsia="Times New Roman" w:hAnsi="Times New Roman" w:cs="David" w:hint="cs"/>
            <w:sz w:val="24"/>
            <w:szCs w:val="24"/>
            <w:rtl/>
            <w:lang w:eastAsia="he-IL"/>
          </w:rPr>
          <w:t>סיוע ב</w:t>
        </w:r>
      </w:ins>
      <w:r w:rsidRPr="002B2234">
        <w:rPr>
          <w:rFonts w:ascii="Times New Roman" w:eastAsia="Times New Roman" w:hAnsi="Times New Roman" w:cs="David"/>
          <w:sz w:val="24"/>
          <w:szCs w:val="24"/>
          <w:rtl/>
          <w:lang w:eastAsia="he-IL"/>
        </w:rPr>
        <w:t>עדכון פרק החשמל והתקשורת במפרטי המכר. בדיקה חוזרת של מפרטי המכר, לרבות התאמתם לתכנון, ואישור הנוסח ו/או עדכון לפי הנחיית המזמין.</w:t>
      </w:r>
    </w:p>
    <w:p w14:paraId="2E3469F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BD1A85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אומדן מפורט של ערך העבודות, מבוסס על המפרטים וכתבי הכמויות, תוך ציון מדד תשומות הבניה למגורים הידוע במועד הכנת </w:t>
      </w:r>
      <w:proofErr w:type="spellStart"/>
      <w:r w:rsidRPr="002B2234">
        <w:rPr>
          <w:rFonts w:ascii="Times New Roman" w:eastAsia="Times New Roman" w:hAnsi="Times New Roman" w:cs="David"/>
          <w:sz w:val="24"/>
          <w:szCs w:val="24"/>
          <w:rtl/>
          <w:lang w:eastAsia="he-IL"/>
        </w:rPr>
        <w:t>האומדן</w:t>
      </w:r>
      <w:proofErr w:type="spellEnd"/>
      <w:r w:rsidRPr="002B2234">
        <w:rPr>
          <w:rFonts w:ascii="Times New Roman" w:eastAsia="Times New Roman" w:hAnsi="Times New Roman" w:cs="David"/>
          <w:sz w:val="24"/>
          <w:szCs w:val="24"/>
          <w:rtl/>
          <w:lang w:eastAsia="he-IL"/>
        </w:rPr>
        <w:t>.</w:t>
      </w:r>
    </w:p>
    <w:p w14:paraId="2534886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B62572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proofErr w:type="spellStart"/>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proofErr w:type="spellEnd"/>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הכנסת שינויים </w:t>
      </w:r>
      <w:proofErr w:type="spellStart"/>
      <w:r w:rsidRPr="002B2234">
        <w:rPr>
          <w:rFonts w:ascii="Times New Roman" w:eastAsia="Times New Roman" w:hAnsi="Times New Roman" w:cs="David"/>
          <w:sz w:val="24"/>
          <w:szCs w:val="24"/>
          <w:rtl/>
          <w:lang w:eastAsia="he-IL"/>
        </w:rPr>
        <w:t>בתכניות</w:t>
      </w:r>
      <w:proofErr w:type="spellEnd"/>
      <w:r w:rsidRPr="002B2234">
        <w:rPr>
          <w:rFonts w:ascii="Times New Roman" w:eastAsia="Times New Roman" w:hAnsi="Times New Roman" w:cs="David"/>
          <w:sz w:val="24"/>
          <w:szCs w:val="24"/>
          <w:rtl/>
          <w:lang w:eastAsia="he-IL"/>
        </w:rPr>
        <w:t xml:space="preserve"> ככל שיתחייב להתאמת התכנון למסגרת התקציבית, אשר תקבע ע"י המזמין.</w:t>
      </w:r>
    </w:p>
    <w:p w14:paraId="36B6245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49C3DA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proofErr w:type="spellEnd"/>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78F4E2D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5AE2E8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63C2A0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D25AD8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197F037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8B4A38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lastRenderedPageBreak/>
        <w:t>ט</w:t>
      </w:r>
      <w:r w:rsidRPr="002B2234">
        <w:rPr>
          <w:rFonts w:ascii="Times New Roman" w:eastAsia="Times New Roman" w:hAnsi="Times New Roman" w:cs="David" w:hint="cs"/>
          <w:sz w:val="24"/>
          <w:szCs w:val="24"/>
          <w:rtl/>
          <w:lang w:eastAsia="he-IL"/>
        </w:rPr>
        <w:t>ז</w:t>
      </w:r>
      <w:proofErr w:type="spellEnd"/>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04F24DD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EA0AB69"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54DCBC7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3376C4A"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70420FCC"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164F8CD"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09A99556"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9D2B4F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3374844D"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804566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7972FAB0"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B083343"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14A37EF7"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F4A733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p>
    <w:p w14:paraId="4633DD2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B6F907"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5C7C6AAA"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2C14F5E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3B2A0884"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56957DE1"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הביצוע על רקע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המקוריות תוך ציון כל השינויים שחלו בזמן הביצוע לפי </w:t>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400AF6FB"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7FB1D7A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64AAB453"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03D4B6D6"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1276EBB0"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773C7E66"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66CA097C"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6FDAD2C1"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38D427DB"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3E09CC35"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14:paraId="18EBEA5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88EFD5"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p>
    <w:p w14:paraId="7965800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5ECF7C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lastRenderedPageBreak/>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2EEACE3C"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0F6A31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10DACA20"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488E64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02F6D6B3"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29742E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0FEE0D52"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3A81C57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תקרת המרתף וחדר טרנספורמציה ובזק.</w:t>
      </w:r>
    </w:p>
    <w:p w14:paraId="1F81A62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BCED412"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58AA8417"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09A401F"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589AAFF7"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15D743E"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39413C6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6B5FE27"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14:paraId="5EE3D863"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65F12CF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7057329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3C6E12"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155790C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w:t>
      </w:r>
      <w:proofErr w:type="spellStart"/>
      <w:r w:rsidRPr="002B2234">
        <w:rPr>
          <w:rFonts w:ascii="Times New Roman" w:eastAsia="Times New Roman" w:hAnsi="Times New Roman" w:cs="David"/>
          <w:sz w:val="24"/>
          <w:szCs w:val="24"/>
          <w:rtl/>
          <w:lang w:eastAsia="he-IL"/>
        </w:rPr>
        <w:t>לתכניותיו</w:t>
      </w:r>
      <w:proofErr w:type="spellEnd"/>
      <w:r w:rsidRPr="002B2234">
        <w:rPr>
          <w:rFonts w:ascii="Times New Roman" w:eastAsia="Times New Roman" w:hAnsi="Times New Roman" w:cs="David"/>
          <w:sz w:val="24"/>
          <w:szCs w:val="24"/>
          <w:rtl/>
          <w:lang w:eastAsia="he-IL"/>
        </w:rPr>
        <w:t xml:space="preserve"> ולתקנים מחייבים וכי בוצעו לשביעות רצונו.</w:t>
      </w:r>
    </w:p>
    <w:p w14:paraId="5B597C14"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12F9F30B"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9EDB66E"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4F7C4DBC"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EBF12D7"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 xml:space="preserve">המתכנן מתחייב לשמור על דיסקט ואוריגינלים את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3342B160"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09B7FAD"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087DD47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14:paraId="5E4D5B3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lastRenderedPageBreak/>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58B0E90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E7A2A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7257D1F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E1E966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67D6EC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75105F7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2B9D3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המתכנן ימסור את </w:t>
      </w:r>
      <w:proofErr w:type="spellStart"/>
      <w:r w:rsidRPr="002B2234">
        <w:rPr>
          <w:rFonts w:ascii="Times New Roman" w:eastAsia="Times New Roman" w:hAnsi="Times New Roman" w:cs="David" w:hint="cs"/>
          <w:sz w:val="20"/>
          <w:szCs w:val="24"/>
          <w:rtl/>
          <w:lang w:eastAsia="he-IL"/>
        </w:rPr>
        <w:t>התכניות</w:t>
      </w:r>
      <w:proofErr w:type="spellEnd"/>
      <w:r w:rsidRPr="002B2234">
        <w:rPr>
          <w:rFonts w:ascii="Times New Roman" w:eastAsia="Times New Roman" w:hAnsi="Times New Roman" w:cs="David" w:hint="cs"/>
          <w:sz w:val="20"/>
          <w:szCs w:val="24"/>
          <w:rtl/>
          <w:lang w:eastAsia="he-IL"/>
        </w:rPr>
        <w:t xml:space="preserve"> לאישור המזמין בהתאם ללוח הזמנים </w:t>
      </w:r>
      <w:proofErr w:type="spellStart"/>
      <w:r w:rsidRPr="002B2234">
        <w:rPr>
          <w:rFonts w:ascii="Times New Roman" w:eastAsia="Times New Roman" w:hAnsi="Times New Roman" w:cs="David" w:hint="cs"/>
          <w:sz w:val="20"/>
          <w:szCs w:val="24"/>
          <w:rtl/>
          <w:lang w:eastAsia="he-IL"/>
        </w:rPr>
        <w:t>והתכניות</w:t>
      </w:r>
      <w:proofErr w:type="spellEnd"/>
      <w:r w:rsidRPr="002B2234">
        <w:rPr>
          <w:rFonts w:ascii="Times New Roman" w:eastAsia="Times New Roman" w:hAnsi="Times New Roman" w:cs="David" w:hint="cs"/>
          <w:sz w:val="20"/>
          <w:szCs w:val="24"/>
          <w:rtl/>
          <w:lang w:eastAsia="he-IL"/>
        </w:rPr>
        <w:t xml:space="preserve"> לא תיחשבנה כמושלמות עד לקבלת אישור המזמין.</w:t>
      </w:r>
    </w:p>
    <w:p w14:paraId="743B355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7A868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העביר המזמין למתכנן הערות או הנחיות נוספות לגבי </w:t>
      </w:r>
      <w:proofErr w:type="spellStart"/>
      <w:r w:rsidRPr="002B2234">
        <w:rPr>
          <w:rFonts w:ascii="Times New Roman" w:eastAsia="Times New Roman" w:hAnsi="Times New Roman" w:cs="David" w:hint="cs"/>
          <w:sz w:val="20"/>
          <w:szCs w:val="24"/>
          <w:rtl/>
          <w:lang w:eastAsia="he-IL"/>
        </w:rPr>
        <w:t>התכניות</w:t>
      </w:r>
      <w:proofErr w:type="spellEnd"/>
      <w:r w:rsidRPr="002B2234">
        <w:rPr>
          <w:rFonts w:ascii="Times New Roman" w:eastAsia="Times New Roman" w:hAnsi="Times New Roman" w:cs="David" w:hint="cs"/>
          <w:sz w:val="20"/>
          <w:szCs w:val="24"/>
          <w:rtl/>
          <w:lang w:eastAsia="he-IL"/>
        </w:rPr>
        <w:t xml:space="preserve">, יתכנן המתכנן את </w:t>
      </w:r>
      <w:proofErr w:type="spellStart"/>
      <w:r w:rsidRPr="002B2234">
        <w:rPr>
          <w:rFonts w:ascii="Times New Roman" w:eastAsia="Times New Roman" w:hAnsi="Times New Roman" w:cs="David" w:hint="cs"/>
          <w:sz w:val="20"/>
          <w:szCs w:val="24"/>
          <w:rtl/>
          <w:lang w:eastAsia="he-IL"/>
        </w:rPr>
        <w:t>התכניות</w:t>
      </w:r>
      <w:proofErr w:type="spellEnd"/>
      <w:r w:rsidRPr="002B2234">
        <w:rPr>
          <w:rFonts w:ascii="Times New Roman" w:eastAsia="Times New Roman" w:hAnsi="Times New Roman" w:cs="David" w:hint="cs"/>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2B2234">
        <w:rPr>
          <w:rFonts w:ascii="Times New Roman" w:eastAsia="Times New Roman" w:hAnsi="Times New Roman" w:cs="David" w:hint="cs"/>
          <w:sz w:val="20"/>
          <w:szCs w:val="24"/>
          <w:rtl/>
          <w:lang w:eastAsia="he-IL"/>
        </w:rPr>
        <w:t>תכניות</w:t>
      </w:r>
      <w:proofErr w:type="spellEnd"/>
      <w:r w:rsidRPr="002B2234">
        <w:rPr>
          <w:rFonts w:ascii="Times New Roman" w:eastAsia="Times New Roman" w:hAnsi="Times New Roman" w:cs="David" w:hint="cs"/>
          <w:sz w:val="20"/>
          <w:szCs w:val="24"/>
          <w:rtl/>
          <w:lang w:eastAsia="he-IL"/>
        </w:rPr>
        <w:t xml:space="preserve"> שהוגשו לו ע"י המתכנן בתוך 30 יום ממועד הגשתן למזמין.</w:t>
      </w:r>
    </w:p>
    <w:p w14:paraId="5D87B1C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BCC743" w14:textId="3CAEA968" w:rsidR="002B2234" w:rsidRPr="002B2234" w:rsidDel="009D337C" w:rsidRDefault="002B2234" w:rsidP="002B2234">
      <w:pPr>
        <w:widowControl w:val="0"/>
        <w:spacing w:before="0" w:beforeAutospacing="0" w:after="0" w:afterAutospacing="0" w:line="240" w:lineRule="auto"/>
        <w:jc w:val="both"/>
        <w:rPr>
          <w:del w:id="51" w:author="מרול אטמן" w:date="2024-04-09T16:43:00Z"/>
          <w:rFonts w:ascii="Times New Roman" w:eastAsia="Times New Roman" w:hAnsi="Times New Roman" w:cs="David"/>
          <w:sz w:val="20"/>
          <w:szCs w:val="24"/>
          <w:rtl/>
          <w:lang w:eastAsia="he-IL"/>
        </w:rPr>
      </w:pPr>
      <w:del w:id="52" w:author="מרול אטמן" w:date="2024-04-09T16:43:00Z">
        <w:r w:rsidRPr="002B2234" w:rsidDel="009D337C">
          <w:rPr>
            <w:rFonts w:ascii="Times New Roman" w:eastAsia="Times New Roman" w:hAnsi="Times New Roman" w:cs="David" w:hint="cs"/>
            <w:sz w:val="20"/>
            <w:szCs w:val="24"/>
            <w:rtl/>
            <w:lang w:eastAsia="he-IL"/>
          </w:rPr>
          <w:delText>אם לא יקבע לוח זמנים במעמד חתימת החוזה יעביר המתכנן לוח זמנים ראשוני לאישור המנהל תוך 7 ימים ממועד החתימה.</w:delText>
        </w:r>
      </w:del>
    </w:p>
    <w:p w14:paraId="1A351B40" w14:textId="13A5DE10" w:rsidR="002B2234" w:rsidRPr="002B2234" w:rsidDel="009D337C" w:rsidRDefault="002B2234" w:rsidP="002B2234">
      <w:pPr>
        <w:widowControl w:val="0"/>
        <w:spacing w:before="0" w:beforeAutospacing="0" w:after="0" w:afterAutospacing="0" w:line="240" w:lineRule="auto"/>
        <w:jc w:val="both"/>
        <w:rPr>
          <w:del w:id="53" w:author="מרול אטמן" w:date="2024-04-09T16:43:00Z"/>
          <w:rFonts w:ascii="Times New Roman" w:eastAsia="Times New Roman" w:hAnsi="Times New Roman" w:cs="David"/>
          <w:sz w:val="20"/>
          <w:szCs w:val="24"/>
          <w:rtl/>
          <w:lang w:eastAsia="he-IL"/>
        </w:rPr>
      </w:pPr>
    </w:p>
    <w:p w14:paraId="02632BC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938713"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lastRenderedPageBreak/>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03B1C19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5BA41A"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37B35DC6"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7215715"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5516BEE2"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64A5C07C" w14:textId="110AD14C" w:rsidR="002B2234" w:rsidRPr="002B2234" w:rsidDel="00671DDD" w:rsidRDefault="002B2234" w:rsidP="002B2234">
      <w:pPr>
        <w:widowControl w:val="0"/>
        <w:spacing w:before="0" w:beforeAutospacing="0" w:after="0" w:afterAutospacing="0" w:line="240" w:lineRule="auto"/>
        <w:ind w:left="714" w:firstLine="6"/>
        <w:rPr>
          <w:del w:id="54" w:author="מרול אטמן" w:date="2024-03-24T14:49:00Z"/>
          <w:rFonts w:ascii="Times New Roman" w:eastAsia="Times New Roman" w:hAnsi="Times New Roman" w:cs="David"/>
          <w:color w:val="008000"/>
          <w:sz w:val="24"/>
          <w:szCs w:val="24"/>
          <w:rtl/>
        </w:rPr>
      </w:pPr>
      <w:del w:id="55" w:author="מרול אטמן" w:date="2024-03-24T14:49:00Z">
        <w:r w:rsidRPr="002B2234" w:rsidDel="00671DDD">
          <w:rPr>
            <w:rFonts w:ascii="Times New Roman" w:eastAsia="Times New Roman" w:hAnsi="Times New Roman" w:cs="David" w:hint="cs"/>
            <w:sz w:val="20"/>
            <w:szCs w:val="24"/>
            <w:rtl/>
            <w:lang w:eastAsia="he-IL"/>
          </w:rPr>
          <w:delText>1.1</w:delText>
        </w:r>
      </w:del>
    </w:p>
    <w:p w14:paraId="45D653D3" w14:textId="36D5AC19" w:rsidR="002B2234" w:rsidRPr="002B2234" w:rsidRDefault="002B2234">
      <w:pPr>
        <w:widowControl w:val="0"/>
        <w:spacing w:before="0" w:beforeAutospacing="0" w:after="0" w:afterAutospacing="0" w:line="240" w:lineRule="auto"/>
        <w:ind w:left="1440" w:hanging="720"/>
        <w:rPr>
          <w:rFonts w:ascii="Times New Roman" w:eastAsia="Times New Roman" w:hAnsi="Times New Roman" w:cs="David"/>
          <w:sz w:val="24"/>
          <w:szCs w:val="24"/>
          <w:rtl/>
        </w:rPr>
        <w:pPrChange w:id="56" w:author="מרול אטמן" w:date="2024-03-24T15:03:00Z">
          <w:pPr>
            <w:widowControl w:val="0"/>
            <w:spacing w:before="0" w:beforeAutospacing="0" w:after="0" w:afterAutospacing="0" w:line="240" w:lineRule="auto"/>
            <w:ind w:left="714" w:firstLine="6"/>
          </w:pPr>
        </w:pPrChange>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סכום קבוע ומוחלט של </w:t>
      </w:r>
      <w:del w:id="57" w:author="מרול אטמן" w:date="2024-03-24T14:49:00Z">
        <w:r w:rsidRPr="002B2234" w:rsidDel="00671DDD">
          <w:rPr>
            <w:rFonts w:ascii="Times New Roman" w:eastAsia="Times New Roman" w:hAnsi="Times New Roman" w:cs="David"/>
            <w:sz w:val="24"/>
            <w:szCs w:val="24"/>
            <w:rtl/>
          </w:rPr>
          <w:delText xml:space="preserve">____________ </w:delText>
        </w:r>
      </w:del>
      <w:ins w:id="58" w:author="מרול אטמן" w:date="2024-03-24T14:49:00Z">
        <w:r w:rsidR="00671DDD">
          <w:rPr>
            <w:rFonts w:ascii="Times New Roman" w:eastAsia="Times New Roman" w:hAnsi="Times New Roman" w:cs="David" w:hint="cs"/>
            <w:sz w:val="24"/>
            <w:szCs w:val="24"/>
            <w:rtl/>
          </w:rPr>
          <w:t xml:space="preserve">800 </w:t>
        </w:r>
      </w:ins>
      <w:r w:rsidRPr="002B2234">
        <w:rPr>
          <w:rFonts w:ascii="Times New Roman" w:eastAsia="Times New Roman" w:hAnsi="Times New Roman" w:cs="David"/>
          <w:sz w:val="24"/>
          <w:szCs w:val="24"/>
          <w:rtl/>
        </w:rPr>
        <w:t xml:space="preserve">ש"ח (במילים: </w:t>
      </w:r>
      <w:del w:id="59" w:author="מרול אטמן" w:date="2024-03-24T14:49:00Z">
        <w:r w:rsidRPr="002B2234" w:rsidDel="00671DDD">
          <w:rPr>
            <w:rFonts w:ascii="Times New Roman" w:eastAsia="Times New Roman" w:hAnsi="Times New Roman" w:cs="David"/>
            <w:sz w:val="24"/>
            <w:szCs w:val="24"/>
            <w:rtl/>
          </w:rPr>
          <w:delText xml:space="preserve">________________ </w:delText>
        </w:r>
      </w:del>
      <w:ins w:id="60" w:author="מרול אטמן" w:date="2024-03-24T14:49:00Z">
        <w:r w:rsidR="00671DDD">
          <w:rPr>
            <w:rFonts w:ascii="Times New Roman" w:eastAsia="Times New Roman" w:hAnsi="Times New Roman" w:cs="David" w:hint="cs"/>
            <w:sz w:val="24"/>
            <w:szCs w:val="24"/>
            <w:rtl/>
          </w:rPr>
          <w:t>שמונה מאות</w:t>
        </w:r>
        <w:r w:rsidR="00671DDD" w:rsidRPr="002B2234">
          <w:rPr>
            <w:rFonts w:ascii="Times New Roman" w:eastAsia="Times New Roman" w:hAnsi="Times New Roman" w:cs="David"/>
            <w:sz w:val="24"/>
            <w:szCs w:val="24"/>
            <w:rtl/>
          </w:rPr>
          <w:t xml:space="preserve"> </w:t>
        </w:r>
      </w:ins>
      <w:r w:rsidRPr="002B2234">
        <w:rPr>
          <w:rFonts w:ascii="Times New Roman" w:eastAsia="Times New Roman" w:hAnsi="Times New Roman" w:cs="David"/>
          <w:sz w:val="24"/>
          <w:szCs w:val="24"/>
          <w:rtl/>
        </w:rPr>
        <w:t xml:space="preserve">ש"ח) </w:t>
      </w:r>
      <w:del w:id="61" w:author="מרול אטמן" w:date="2024-03-24T15:03:00Z">
        <w:r w:rsidRPr="002B2234" w:rsidDel="00AF0F2A">
          <w:rPr>
            <w:rFonts w:ascii="Times New Roman" w:eastAsia="Times New Roman" w:hAnsi="Times New Roman" w:cs="David"/>
            <w:sz w:val="24"/>
            <w:szCs w:val="24"/>
            <w:rtl/>
          </w:rPr>
          <w:tab/>
        </w:r>
        <w:r w:rsidRPr="002B2234" w:rsidDel="00AF0F2A">
          <w:rPr>
            <w:rFonts w:ascii="Times New Roman" w:eastAsia="Times New Roman" w:hAnsi="Times New Roman" w:cs="David"/>
            <w:sz w:val="24"/>
            <w:szCs w:val="24"/>
            <w:rtl/>
          </w:rPr>
          <w:tab/>
        </w:r>
      </w:del>
      <w:r w:rsidRPr="002B2234">
        <w:rPr>
          <w:rFonts w:ascii="Times New Roman" w:eastAsia="Times New Roman" w:hAnsi="Times New Roman" w:cs="David"/>
          <w:sz w:val="24"/>
          <w:szCs w:val="24"/>
          <w:rtl/>
        </w:rPr>
        <w:t xml:space="preserve">לכל יחידת דיור  </w:t>
      </w:r>
      <w:del w:id="62" w:author="מרול אטמן" w:date="2024-03-24T14:49:00Z">
        <w:r w:rsidRPr="002B2234" w:rsidDel="00671DDD">
          <w:rPr>
            <w:rFonts w:ascii="Times New Roman" w:eastAsia="Times New Roman" w:hAnsi="Times New Roman" w:cs="David"/>
            <w:sz w:val="24"/>
            <w:szCs w:val="24"/>
            <w:rtl/>
          </w:rPr>
          <w:delText>במבנה ראשוני</w:delText>
        </w:r>
      </w:del>
      <w:ins w:id="63" w:author="מרול אטמן" w:date="2024-03-24T14:49:00Z">
        <w:r w:rsidR="00671DDD">
          <w:rPr>
            <w:rFonts w:ascii="Times New Roman" w:eastAsia="Times New Roman" w:hAnsi="Times New Roman" w:cs="David" w:hint="cs"/>
            <w:sz w:val="24"/>
            <w:szCs w:val="24"/>
            <w:rtl/>
          </w:rPr>
          <w:t>עד 130 מ"ר</w:t>
        </w:r>
      </w:ins>
      <w:r w:rsidRPr="002B2234">
        <w:rPr>
          <w:rFonts w:ascii="Times New Roman" w:eastAsia="Times New Roman" w:hAnsi="Times New Roman" w:cs="David"/>
          <w:sz w:val="24"/>
          <w:szCs w:val="24"/>
          <w:rtl/>
        </w:rPr>
        <w:t>.</w:t>
      </w:r>
    </w:p>
    <w:p w14:paraId="4A5AAC61" w14:textId="27BA6542"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1.2</w:t>
      </w:r>
      <w:r w:rsidRPr="002B2234">
        <w:rPr>
          <w:rFonts w:ascii="Times New Roman" w:eastAsia="Times New Roman" w:hAnsi="Times New Roman" w:cs="David"/>
          <w:sz w:val="24"/>
          <w:szCs w:val="24"/>
          <w:rtl/>
        </w:rPr>
        <w:tab/>
      </w:r>
      <w:del w:id="64" w:author="מרול אטמן" w:date="2024-03-24T14:50:00Z">
        <w:r w:rsidRPr="002B2234" w:rsidDel="00671DDD">
          <w:rPr>
            <w:rFonts w:ascii="Times New Roman" w:eastAsia="Times New Roman" w:hAnsi="Times New Roman" w:cs="David"/>
            <w:sz w:val="24"/>
            <w:szCs w:val="24"/>
            <w:rtl/>
          </w:rPr>
          <w:delText>סכום קבוע ומוחלט</w:delText>
        </w:r>
      </w:del>
      <w:ins w:id="65" w:author="מרול אטמן" w:date="2024-03-24T14:50:00Z">
        <w:r w:rsidR="00671DDD">
          <w:rPr>
            <w:rFonts w:ascii="Times New Roman" w:eastAsia="Times New Roman" w:hAnsi="Times New Roman" w:cs="David" w:hint="cs"/>
            <w:sz w:val="24"/>
            <w:szCs w:val="24"/>
            <w:rtl/>
          </w:rPr>
          <w:t xml:space="preserve">תוספת </w:t>
        </w:r>
      </w:ins>
      <w:r w:rsidRPr="002B2234">
        <w:rPr>
          <w:rFonts w:ascii="Times New Roman" w:eastAsia="Times New Roman" w:hAnsi="Times New Roman" w:cs="David"/>
          <w:sz w:val="24"/>
          <w:szCs w:val="24"/>
          <w:rtl/>
        </w:rPr>
        <w:t xml:space="preserve"> של </w:t>
      </w:r>
      <w:del w:id="66" w:author="מרול אטמן" w:date="2024-03-24T14:50:00Z">
        <w:r w:rsidRPr="002B2234" w:rsidDel="00671DDD">
          <w:rPr>
            <w:rFonts w:ascii="Times New Roman" w:eastAsia="Times New Roman" w:hAnsi="Times New Roman" w:cs="David"/>
            <w:sz w:val="24"/>
            <w:szCs w:val="24"/>
            <w:rtl/>
          </w:rPr>
          <w:delText xml:space="preserve">____________ </w:delText>
        </w:r>
      </w:del>
      <w:ins w:id="67" w:author="מרול אטמן" w:date="2024-03-24T14:50:00Z">
        <w:r w:rsidR="00671DDD">
          <w:rPr>
            <w:rFonts w:ascii="Times New Roman" w:eastAsia="Times New Roman" w:hAnsi="Times New Roman" w:cs="David" w:hint="cs"/>
            <w:sz w:val="24"/>
            <w:szCs w:val="24"/>
            <w:rtl/>
          </w:rPr>
          <w:t xml:space="preserve">8 </w:t>
        </w:r>
      </w:ins>
      <w:r w:rsidRPr="002B2234">
        <w:rPr>
          <w:rFonts w:ascii="Times New Roman" w:eastAsia="Times New Roman" w:hAnsi="Times New Roman" w:cs="David"/>
          <w:sz w:val="24"/>
          <w:szCs w:val="24"/>
          <w:rtl/>
        </w:rPr>
        <w:t xml:space="preserve">ש"ח (במילים: </w:t>
      </w:r>
      <w:del w:id="68" w:author="מרול אטמן" w:date="2024-03-24T14:50:00Z">
        <w:r w:rsidRPr="002B2234" w:rsidDel="00671DDD">
          <w:rPr>
            <w:rFonts w:ascii="Times New Roman" w:eastAsia="Times New Roman" w:hAnsi="Times New Roman" w:cs="David"/>
            <w:sz w:val="24"/>
            <w:szCs w:val="24"/>
            <w:rtl/>
          </w:rPr>
          <w:delText xml:space="preserve">________________ </w:delText>
        </w:r>
      </w:del>
      <w:ins w:id="69" w:author="מרול אטמן" w:date="2024-03-24T14:50:00Z">
        <w:r w:rsidR="00671DDD">
          <w:rPr>
            <w:rFonts w:ascii="Times New Roman" w:eastAsia="Times New Roman" w:hAnsi="Times New Roman" w:cs="David" w:hint="cs"/>
            <w:sz w:val="24"/>
            <w:szCs w:val="24"/>
            <w:rtl/>
          </w:rPr>
          <w:t xml:space="preserve">שמונה </w:t>
        </w:r>
        <w:r w:rsidR="00671DDD" w:rsidRPr="002B2234">
          <w:rPr>
            <w:rFonts w:ascii="Times New Roman" w:eastAsia="Times New Roman" w:hAnsi="Times New Roman" w:cs="David"/>
            <w:sz w:val="24"/>
            <w:szCs w:val="24"/>
            <w:rtl/>
          </w:rPr>
          <w:t xml:space="preserve"> </w:t>
        </w:r>
      </w:ins>
      <w:r w:rsidRPr="002B2234">
        <w:rPr>
          <w:rFonts w:ascii="Times New Roman" w:eastAsia="Times New Roman" w:hAnsi="Times New Roman" w:cs="David"/>
          <w:sz w:val="24"/>
          <w:szCs w:val="24"/>
          <w:rtl/>
        </w:rPr>
        <w:t xml:space="preserve">ש"ח) </w:t>
      </w:r>
      <w:del w:id="70" w:author="מרול אטמן" w:date="2024-03-24T15:03:00Z">
        <w:r w:rsidRPr="002B2234" w:rsidDel="00AF0F2A">
          <w:rPr>
            <w:rFonts w:ascii="Times New Roman" w:eastAsia="Times New Roman" w:hAnsi="Times New Roman" w:cs="David"/>
            <w:sz w:val="24"/>
            <w:szCs w:val="24"/>
            <w:rtl/>
          </w:rPr>
          <w:tab/>
        </w:r>
        <w:r w:rsidRPr="002B2234" w:rsidDel="00AF0F2A">
          <w:rPr>
            <w:rFonts w:ascii="Times New Roman" w:eastAsia="Times New Roman" w:hAnsi="Times New Roman" w:cs="David"/>
            <w:sz w:val="24"/>
            <w:szCs w:val="24"/>
            <w:rtl/>
          </w:rPr>
          <w:tab/>
        </w:r>
      </w:del>
      <w:r w:rsidRPr="002B2234">
        <w:rPr>
          <w:rFonts w:ascii="Times New Roman" w:eastAsia="Times New Roman" w:hAnsi="Times New Roman" w:cs="David"/>
          <w:sz w:val="24"/>
          <w:szCs w:val="24"/>
          <w:rtl/>
        </w:rPr>
        <w:t xml:space="preserve">לכל </w:t>
      </w:r>
      <w:del w:id="71" w:author="מרול אטמן" w:date="2024-03-24T14:51:00Z">
        <w:r w:rsidRPr="002B2234" w:rsidDel="00671DDD">
          <w:rPr>
            <w:rFonts w:ascii="Times New Roman" w:eastAsia="Times New Roman" w:hAnsi="Times New Roman" w:cs="David"/>
            <w:sz w:val="24"/>
            <w:szCs w:val="24"/>
            <w:rtl/>
          </w:rPr>
          <w:delText>יחידת דיור  במבנה חוזר</w:delText>
        </w:r>
      </w:del>
      <w:ins w:id="72" w:author="מרול אטמן" w:date="2024-03-24T14:51:00Z">
        <w:r w:rsidR="00671DDD">
          <w:rPr>
            <w:rFonts w:ascii="Times New Roman" w:eastAsia="Times New Roman" w:hAnsi="Times New Roman" w:cs="David" w:hint="cs"/>
            <w:sz w:val="24"/>
            <w:szCs w:val="24"/>
            <w:rtl/>
          </w:rPr>
          <w:t xml:space="preserve">מ"ר מעל 130 מ"ר </w:t>
        </w:r>
      </w:ins>
      <w:r w:rsidRPr="002B2234">
        <w:rPr>
          <w:rFonts w:ascii="Times New Roman" w:eastAsia="Times New Roman" w:hAnsi="Times New Roman" w:cs="David"/>
          <w:sz w:val="24"/>
          <w:szCs w:val="24"/>
          <w:rtl/>
        </w:rPr>
        <w:t>.</w:t>
      </w:r>
    </w:p>
    <w:p w14:paraId="1393E034" w14:textId="553557E8" w:rsidR="002B2234" w:rsidRDefault="002B2234">
      <w:pPr>
        <w:widowControl w:val="0"/>
        <w:spacing w:before="0" w:beforeAutospacing="0" w:after="0" w:afterAutospacing="0" w:line="240" w:lineRule="auto"/>
        <w:ind w:left="1440" w:hanging="720"/>
        <w:rPr>
          <w:ins w:id="73" w:author="מרול אטמן" w:date="2024-03-24T14:52:00Z"/>
          <w:rFonts w:ascii="Times New Roman" w:eastAsia="Times New Roman" w:hAnsi="Times New Roman" w:cs="David"/>
          <w:sz w:val="24"/>
          <w:szCs w:val="24"/>
          <w:rtl/>
        </w:rPr>
        <w:pPrChange w:id="74" w:author="מרול אטמן" w:date="2024-03-24T15:03:00Z">
          <w:pPr>
            <w:widowControl w:val="0"/>
            <w:spacing w:before="0" w:beforeAutospacing="0" w:after="0" w:afterAutospacing="0" w:line="240" w:lineRule="auto"/>
            <w:ind w:left="714" w:firstLine="6"/>
          </w:pPr>
        </w:pPrChange>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סכום קבוע ומוחלט של </w:t>
      </w:r>
      <w:del w:id="75" w:author="מרול אטמן" w:date="2024-03-24T14:52:00Z">
        <w:r w:rsidRPr="002B2234" w:rsidDel="00B40D1E">
          <w:rPr>
            <w:rFonts w:ascii="Times New Roman" w:eastAsia="Times New Roman" w:hAnsi="Times New Roman" w:cs="David"/>
            <w:sz w:val="24"/>
            <w:szCs w:val="24"/>
            <w:rtl/>
          </w:rPr>
          <w:delText xml:space="preserve">____________ </w:delText>
        </w:r>
      </w:del>
      <w:ins w:id="76" w:author="מרול אטמן" w:date="2024-03-24T14:52:00Z">
        <w:r w:rsidR="00B40D1E">
          <w:rPr>
            <w:rFonts w:ascii="Times New Roman" w:eastAsia="Times New Roman" w:hAnsi="Times New Roman" w:cs="David" w:hint="cs"/>
            <w:sz w:val="24"/>
            <w:szCs w:val="24"/>
            <w:rtl/>
          </w:rPr>
          <w:t>5</w:t>
        </w:r>
        <w:r w:rsidR="00B40D1E" w:rsidRPr="002B2234">
          <w:rPr>
            <w:rFonts w:ascii="Times New Roman" w:eastAsia="Times New Roman" w:hAnsi="Times New Roman" w:cs="David"/>
            <w:sz w:val="24"/>
            <w:szCs w:val="24"/>
            <w:rtl/>
          </w:rPr>
          <w:t xml:space="preserve"> </w:t>
        </w:r>
      </w:ins>
      <w:r w:rsidRPr="002B2234">
        <w:rPr>
          <w:rFonts w:ascii="Times New Roman" w:eastAsia="Times New Roman" w:hAnsi="Times New Roman" w:cs="David"/>
          <w:sz w:val="24"/>
          <w:szCs w:val="24"/>
          <w:rtl/>
        </w:rPr>
        <w:t xml:space="preserve">ש"ח (במילים: </w:t>
      </w:r>
      <w:del w:id="77" w:author="מרול אטמן" w:date="2024-03-24T14:52:00Z">
        <w:r w:rsidRPr="002B2234" w:rsidDel="00B40D1E">
          <w:rPr>
            <w:rFonts w:ascii="Times New Roman" w:eastAsia="Times New Roman" w:hAnsi="Times New Roman" w:cs="David"/>
            <w:sz w:val="24"/>
            <w:szCs w:val="24"/>
            <w:rtl/>
          </w:rPr>
          <w:delText xml:space="preserve">________________ </w:delText>
        </w:r>
      </w:del>
      <w:ins w:id="78" w:author="מרול אטמן" w:date="2024-03-24T14:52:00Z">
        <w:r w:rsidR="00B40D1E">
          <w:rPr>
            <w:rFonts w:ascii="Times New Roman" w:eastAsia="Times New Roman" w:hAnsi="Times New Roman" w:cs="David" w:hint="cs"/>
            <w:sz w:val="24"/>
            <w:szCs w:val="24"/>
            <w:rtl/>
          </w:rPr>
          <w:t>חמישה</w:t>
        </w:r>
        <w:r w:rsidR="00B40D1E" w:rsidRPr="002B2234">
          <w:rPr>
            <w:rFonts w:ascii="Times New Roman" w:eastAsia="Times New Roman" w:hAnsi="Times New Roman" w:cs="David"/>
            <w:sz w:val="24"/>
            <w:szCs w:val="24"/>
            <w:rtl/>
          </w:rPr>
          <w:t xml:space="preserve"> </w:t>
        </w:r>
      </w:ins>
      <w:r w:rsidRPr="002B2234">
        <w:rPr>
          <w:rFonts w:ascii="Times New Roman" w:eastAsia="Times New Roman" w:hAnsi="Times New Roman" w:cs="David"/>
          <w:sz w:val="24"/>
          <w:szCs w:val="24"/>
          <w:rtl/>
        </w:rPr>
        <w:t xml:space="preserve">ש"ח) </w:t>
      </w:r>
      <w:del w:id="79" w:author="מרול אטמן" w:date="2024-03-24T15:03:00Z">
        <w:r w:rsidRPr="002B2234" w:rsidDel="00AF0F2A">
          <w:rPr>
            <w:rFonts w:ascii="Times New Roman" w:eastAsia="Times New Roman" w:hAnsi="Times New Roman" w:cs="David"/>
            <w:sz w:val="24"/>
            <w:szCs w:val="24"/>
            <w:rtl/>
          </w:rPr>
          <w:tab/>
        </w:r>
        <w:r w:rsidRPr="002B2234" w:rsidDel="00AF0F2A">
          <w:rPr>
            <w:rFonts w:ascii="Times New Roman" w:eastAsia="Times New Roman" w:hAnsi="Times New Roman" w:cs="David"/>
            <w:sz w:val="24"/>
            <w:szCs w:val="24"/>
            <w:rtl/>
          </w:rPr>
          <w:tab/>
        </w:r>
      </w:del>
      <w:r w:rsidRPr="002B2234">
        <w:rPr>
          <w:rFonts w:ascii="Times New Roman" w:eastAsia="Times New Roman" w:hAnsi="Times New Roman" w:cs="David"/>
          <w:sz w:val="24"/>
          <w:szCs w:val="24"/>
          <w:rtl/>
        </w:rPr>
        <w:t>לכל מ"ר בנוי ומקורה מתחת למפלס הכניסה לבניינים.</w:t>
      </w:r>
    </w:p>
    <w:p w14:paraId="47B11A85" w14:textId="0FD89D96" w:rsidR="00B40D1E" w:rsidRDefault="00B40D1E">
      <w:pPr>
        <w:widowControl w:val="0"/>
        <w:spacing w:before="0" w:beforeAutospacing="0" w:after="0" w:afterAutospacing="0" w:line="240" w:lineRule="auto"/>
        <w:ind w:left="1440" w:hanging="720"/>
        <w:rPr>
          <w:ins w:id="80" w:author="מרול אטמן" w:date="2024-03-24T14:54:00Z"/>
          <w:rFonts w:ascii="Times New Roman" w:eastAsia="Times New Roman" w:hAnsi="Times New Roman" w:cs="David"/>
          <w:sz w:val="24"/>
          <w:szCs w:val="24"/>
          <w:rtl/>
        </w:rPr>
        <w:pPrChange w:id="81" w:author="מרול אטמן" w:date="2024-03-24T15:03:00Z">
          <w:pPr>
            <w:widowControl w:val="0"/>
            <w:spacing w:before="0" w:beforeAutospacing="0" w:after="0" w:afterAutospacing="0" w:line="240" w:lineRule="auto"/>
            <w:ind w:left="714" w:firstLine="6"/>
          </w:pPr>
        </w:pPrChange>
      </w:pPr>
      <w:ins w:id="82" w:author="מרול אטמן" w:date="2024-03-24T14:52:00Z">
        <w:r>
          <w:rPr>
            <w:rFonts w:ascii="Times New Roman" w:eastAsia="Times New Roman" w:hAnsi="Times New Roman" w:cs="David" w:hint="cs"/>
            <w:sz w:val="24"/>
            <w:szCs w:val="24"/>
            <w:rtl/>
          </w:rPr>
          <w:t>1.4</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סכום קבוע ומוחלט של </w:t>
        </w:r>
      </w:ins>
      <w:ins w:id="83" w:author="מרול אטמן" w:date="2024-03-24T14:53:00Z">
        <w:r>
          <w:rPr>
            <w:rFonts w:ascii="Times New Roman" w:eastAsia="Times New Roman" w:hAnsi="Times New Roman" w:cs="David" w:hint="cs"/>
            <w:sz w:val="24"/>
            <w:szCs w:val="24"/>
            <w:rtl/>
          </w:rPr>
          <w:t>180 ₪/חניה (במילים</w:t>
        </w:r>
      </w:ins>
      <w:ins w:id="84" w:author="מרול אטמן" w:date="2024-03-24T14:54:00Z">
        <w:r>
          <w:rPr>
            <w:rFonts w:ascii="Times New Roman" w:eastAsia="Times New Roman" w:hAnsi="Times New Roman" w:cs="David" w:hint="cs"/>
            <w:sz w:val="24"/>
            <w:szCs w:val="24"/>
            <w:rtl/>
          </w:rPr>
          <w:t>: מאה ושמונים ₪/חניה)</w:t>
        </w:r>
      </w:ins>
      <w:ins w:id="85" w:author="מרול אטמן" w:date="2024-03-24T14:53:00Z">
        <w:r>
          <w:rPr>
            <w:rFonts w:ascii="Times New Roman" w:eastAsia="Times New Roman" w:hAnsi="Times New Roman" w:cs="David" w:hint="cs"/>
            <w:sz w:val="24"/>
            <w:szCs w:val="24"/>
            <w:rtl/>
          </w:rPr>
          <w:t xml:space="preserve"> (עד 55 חניות ולא פחות מ-10,000 ₪)</w:t>
        </w:r>
      </w:ins>
      <w:ins w:id="86" w:author="מרול אטמן" w:date="2024-03-24T14:54:00Z">
        <w:r>
          <w:rPr>
            <w:rFonts w:ascii="Times New Roman" w:eastAsia="Times New Roman" w:hAnsi="Times New Roman" w:cs="David" w:hint="cs"/>
            <w:sz w:val="24"/>
            <w:szCs w:val="24"/>
            <w:rtl/>
          </w:rPr>
          <w:t xml:space="preserve"> עבור תכנון הזנות לטעינת רכבים חשמליים</w:t>
        </w:r>
      </w:ins>
      <w:ins w:id="87" w:author="מרול אטמן" w:date="2024-03-24T15:03:00Z">
        <w:r w:rsidR="00AF0F2A">
          <w:rPr>
            <w:rFonts w:ascii="Times New Roman" w:eastAsia="Times New Roman" w:hAnsi="Times New Roman" w:cs="David" w:hint="cs"/>
            <w:sz w:val="24"/>
            <w:szCs w:val="24"/>
            <w:rtl/>
          </w:rPr>
          <w:t>.</w:t>
        </w:r>
      </w:ins>
    </w:p>
    <w:p w14:paraId="2A280390" w14:textId="5C0196E5" w:rsidR="00B40D1E" w:rsidRDefault="00B40D1E">
      <w:pPr>
        <w:widowControl w:val="0"/>
        <w:spacing w:before="0" w:beforeAutospacing="0" w:after="0" w:afterAutospacing="0" w:line="240" w:lineRule="auto"/>
        <w:ind w:left="1440" w:hanging="720"/>
        <w:rPr>
          <w:ins w:id="88" w:author="מרול אטמן" w:date="2024-03-24T14:56:00Z"/>
          <w:rFonts w:ascii="Times New Roman" w:eastAsia="Times New Roman" w:hAnsi="Times New Roman" w:cs="David"/>
          <w:sz w:val="24"/>
          <w:szCs w:val="24"/>
          <w:rtl/>
        </w:rPr>
        <w:pPrChange w:id="89" w:author="מרול אטמן" w:date="2024-03-24T15:03:00Z">
          <w:pPr>
            <w:widowControl w:val="0"/>
            <w:spacing w:before="0" w:beforeAutospacing="0" w:after="0" w:afterAutospacing="0" w:line="240" w:lineRule="auto"/>
            <w:ind w:left="714" w:firstLine="6"/>
          </w:pPr>
        </w:pPrChange>
      </w:pPr>
      <w:ins w:id="90" w:author="מרול אטמן" w:date="2024-03-24T14:54:00Z">
        <w:r>
          <w:rPr>
            <w:rFonts w:ascii="Times New Roman" w:eastAsia="Times New Roman" w:hAnsi="Times New Roman" w:cs="David" w:hint="cs"/>
            <w:sz w:val="24"/>
            <w:szCs w:val="24"/>
            <w:rtl/>
          </w:rPr>
          <w:t>1.5</w:t>
        </w:r>
      </w:ins>
      <w:ins w:id="91" w:author="מרול אטמן" w:date="2024-03-24T14:55:00Z">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סכום קבוע ומוחלט של 2 ש"ח (במילים: שני ₪) לכל מ"ר שטחי פיתוח וחניה על-קרקעיים </w:t>
        </w:r>
      </w:ins>
      <w:ins w:id="92" w:author="מרול אטמן" w:date="2024-03-24T14:56:00Z">
        <w:r>
          <w:rPr>
            <w:rFonts w:ascii="Times New Roman" w:eastAsia="Times New Roman" w:hAnsi="Times New Roman" w:cs="David" w:hint="cs"/>
            <w:sz w:val="24"/>
            <w:szCs w:val="24"/>
            <w:rtl/>
          </w:rPr>
          <w:t>לא מקורים.</w:t>
        </w:r>
      </w:ins>
    </w:p>
    <w:p w14:paraId="67A265EB" w14:textId="66E94C25" w:rsidR="00B40D1E" w:rsidRDefault="00B40D1E" w:rsidP="002B2234">
      <w:pPr>
        <w:widowControl w:val="0"/>
        <w:spacing w:before="0" w:beforeAutospacing="0" w:after="0" w:afterAutospacing="0" w:line="240" w:lineRule="auto"/>
        <w:ind w:left="714" w:firstLine="6"/>
        <w:rPr>
          <w:ins w:id="93" w:author="מרול אטמן" w:date="2024-03-24T14:57:00Z"/>
          <w:rFonts w:ascii="Times New Roman" w:eastAsia="Times New Roman" w:hAnsi="Times New Roman" w:cs="David"/>
          <w:sz w:val="24"/>
          <w:szCs w:val="24"/>
          <w:rtl/>
        </w:rPr>
      </w:pPr>
      <w:ins w:id="94" w:author="מרול אטמן" w:date="2024-03-24T14:56:00Z">
        <w:r>
          <w:rPr>
            <w:rFonts w:ascii="Times New Roman" w:eastAsia="Times New Roman" w:hAnsi="Times New Roman" w:cs="David" w:hint="cs"/>
            <w:sz w:val="24"/>
            <w:szCs w:val="24"/>
            <w:rtl/>
          </w:rPr>
          <w:t>1.6</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סכום קבוע ומוחלט של 9 ₪ (במילים: תשעה ₪) לכל מ"ר שטחי מסחר וציבור.</w:t>
        </w:r>
      </w:ins>
    </w:p>
    <w:p w14:paraId="5B92CFDA" w14:textId="4FC7ED46" w:rsidR="00B40D1E" w:rsidRPr="002B2234" w:rsidRDefault="00B40D1E"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ins w:id="95" w:author="מרול אטמן" w:date="2024-03-24T14:57:00Z">
        <w:r>
          <w:rPr>
            <w:rFonts w:ascii="Times New Roman" w:eastAsia="Times New Roman" w:hAnsi="Times New Roman" w:cs="David" w:hint="cs"/>
            <w:sz w:val="24"/>
            <w:szCs w:val="24"/>
            <w:rtl/>
          </w:rPr>
          <w:t>1.7</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סכום קבוע ומוחלט של 10,000 ₪ (עשרת אלפים ₪) </w:t>
        </w:r>
      </w:ins>
      <w:ins w:id="96" w:author="מרול אטמן" w:date="2024-03-24T14:58:00Z">
        <w:r>
          <w:rPr>
            <w:rFonts w:ascii="Times New Roman" w:eastAsia="Times New Roman" w:hAnsi="Times New Roman" w:cs="David" w:hint="cs"/>
            <w:sz w:val="24"/>
            <w:szCs w:val="24"/>
            <w:rtl/>
          </w:rPr>
          <w:t>לפירוק/העתקת תשתיות</w:t>
        </w:r>
      </w:ins>
      <w:ins w:id="97" w:author="מרול אטמן" w:date="2024-03-24T15:03:00Z">
        <w:r w:rsidR="00AF0F2A">
          <w:rPr>
            <w:rFonts w:ascii="Times New Roman" w:eastAsia="Times New Roman" w:hAnsi="Times New Roman" w:cs="David"/>
            <w:sz w:val="24"/>
            <w:szCs w:val="24"/>
            <w:rtl/>
          </w:rPr>
          <w:tab/>
        </w:r>
        <w:r w:rsidR="00AF0F2A">
          <w:rPr>
            <w:rFonts w:ascii="Times New Roman" w:eastAsia="Times New Roman" w:hAnsi="Times New Roman" w:cs="David"/>
            <w:sz w:val="24"/>
            <w:szCs w:val="24"/>
            <w:rtl/>
          </w:rPr>
          <w:tab/>
        </w:r>
        <w:r w:rsidR="00AF0F2A">
          <w:rPr>
            <w:rFonts w:ascii="Times New Roman" w:eastAsia="Times New Roman" w:hAnsi="Times New Roman" w:cs="David" w:hint="cs"/>
            <w:sz w:val="24"/>
            <w:szCs w:val="24"/>
            <w:rtl/>
          </w:rPr>
          <w:t>ק</w:t>
        </w:r>
      </w:ins>
      <w:ins w:id="98" w:author="מרול אטמן" w:date="2024-03-24T14:58:00Z">
        <w:r>
          <w:rPr>
            <w:rFonts w:ascii="Times New Roman" w:eastAsia="Times New Roman" w:hAnsi="Times New Roman" w:cs="David" w:hint="cs"/>
            <w:sz w:val="24"/>
            <w:szCs w:val="24"/>
            <w:rtl/>
          </w:rPr>
          <w:t xml:space="preserve">יימות בתחום </w:t>
        </w:r>
        <w:proofErr w:type="spellStart"/>
        <w:r>
          <w:rPr>
            <w:rFonts w:ascii="Times New Roman" w:eastAsia="Times New Roman" w:hAnsi="Times New Roman" w:cs="David" w:hint="cs"/>
            <w:sz w:val="24"/>
            <w:szCs w:val="24"/>
            <w:rtl/>
          </w:rPr>
          <w:t>התכנית</w:t>
        </w:r>
      </w:ins>
      <w:proofErr w:type="spellEnd"/>
      <w:ins w:id="99" w:author="מרול אטמן" w:date="2024-03-24T15:02:00Z">
        <w:r w:rsidR="00AF0F2A">
          <w:rPr>
            <w:rFonts w:ascii="Times New Roman" w:eastAsia="Times New Roman" w:hAnsi="Times New Roman" w:cs="David" w:hint="cs"/>
            <w:sz w:val="24"/>
            <w:szCs w:val="24"/>
            <w:rtl/>
          </w:rPr>
          <w:t xml:space="preserve"> (ככל ויידרש).</w:t>
        </w:r>
      </w:ins>
    </w:p>
    <w:p w14:paraId="2B0CF200"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2AACABF0" w14:textId="1CB491DC" w:rsidR="002B2234" w:rsidRPr="002B2234" w:rsidDel="00B40D1E" w:rsidRDefault="002B2234" w:rsidP="002B2234">
      <w:pPr>
        <w:widowControl w:val="0"/>
        <w:spacing w:before="0" w:beforeAutospacing="0" w:after="0" w:afterAutospacing="0" w:line="240" w:lineRule="auto"/>
        <w:ind w:left="1509" w:hanging="789"/>
        <w:jc w:val="both"/>
        <w:rPr>
          <w:del w:id="100" w:author="מרול אטמן" w:date="2024-03-24T14:58:00Z"/>
          <w:rFonts w:ascii="Times New Roman" w:eastAsia="Times New Roman" w:hAnsi="Times New Roman" w:cs="David"/>
          <w:sz w:val="20"/>
          <w:szCs w:val="24"/>
          <w:rtl/>
          <w:lang w:eastAsia="he-IL"/>
        </w:rPr>
      </w:pPr>
      <w:del w:id="101" w:author="מרול אטמן" w:date="2024-03-24T14:58:00Z">
        <w:r w:rsidRPr="002B2234" w:rsidDel="00B40D1E">
          <w:rPr>
            <w:rFonts w:ascii="Times New Roman" w:eastAsia="Times New Roman" w:hAnsi="Times New Roman" w:cs="David" w:hint="cs"/>
            <w:sz w:val="20"/>
            <w:szCs w:val="24"/>
            <w:rtl/>
            <w:lang w:eastAsia="he-IL"/>
          </w:rPr>
          <w:delText>בסעיף זה:</w:delText>
        </w:r>
      </w:del>
    </w:p>
    <w:p w14:paraId="3D4CEA08" w14:textId="564C57FC" w:rsidR="002B2234" w:rsidRPr="002B2234" w:rsidDel="00B40D1E" w:rsidRDefault="002B2234" w:rsidP="002B2234">
      <w:pPr>
        <w:widowControl w:val="0"/>
        <w:spacing w:before="0" w:beforeAutospacing="0" w:after="0" w:afterAutospacing="0" w:line="240" w:lineRule="auto"/>
        <w:ind w:left="720" w:hanging="789"/>
        <w:jc w:val="both"/>
        <w:rPr>
          <w:del w:id="102" w:author="מרול אטמן" w:date="2024-03-24T14:58:00Z"/>
          <w:rFonts w:ascii="Times New Roman" w:eastAsia="Times New Roman" w:hAnsi="Times New Roman" w:cs="David"/>
          <w:sz w:val="20"/>
          <w:szCs w:val="24"/>
          <w:rtl/>
          <w:lang w:eastAsia="he-IL"/>
        </w:rPr>
      </w:pPr>
    </w:p>
    <w:p w14:paraId="4ABB1890" w14:textId="01BC6BB4" w:rsidR="002B2234" w:rsidRPr="002B2234" w:rsidDel="00B40D1E" w:rsidRDefault="002B2234" w:rsidP="002B2234">
      <w:pPr>
        <w:widowControl w:val="0"/>
        <w:spacing w:before="0" w:beforeAutospacing="0" w:after="0" w:afterAutospacing="0" w:line="240" w:lineRule="auto"/>
        <w:ind w:left="720" w:hanging="789"/>
        <w:jc w:val="both"/>
        <w:rPr>
          <w:del w:id="103" w:author="מרול אטמן" w:date="2024-03-24T14:58:00Z"/>
          <w:rFonts w:ascii="Times New Roman" w:eastAsia="Times New Roman" w:hAnsi="Times New Roman" w:cs="David"/>
          <w:sz w:val="20"/>
          <w:szCs w:val="24"/>
          <w:rtl/>
          <w:lang w:eastAsia="he-IL"/>
        </w:rPr>
      </w:pPr>
      <w:del w:id="104" w:author="מרול אטמן" w:date="2024-03-24T14:58:00Z">
        <w:r w:rsidRPr="002B2234" w:rsidDel="00B40D1E">
          <w:rPr>
            <w:rFonts w:ascii="Times New Roman" w:eastAsia="Times New Roman" w:hAnsi="Times New Roman" w:cs="David" w:hint="cs"/>
            <w:sz w:val="20"/>
            <w:szCs w:val="24"/>
            <w:rtl/>
            <w:lang w:eastAsia="he-IL"/>
          </w:rPr>
          <w:tab/>
          <w:delText xml:space="preserve">מבנה ראשוני </w:delText>
        </w:r>
        <w:r w:rsidRPr="002B2234" w:rsidDel="00B40D1E">
          <w:rPr>
            <w:rFonts w:ascii="Times New Roman" w:eastAsia="Times New Roman" w:hAnsi="Times New Roman" w:cs="David"/>
            <w:sz w:val="20"/>
            <w:szCs w:val="24"/>
            <w:lang w:eastAsia="he-IL"/>
          </w:rPr>
          <w:delText>–</w:delText>
        </w:r>
        <w:r w:rsidRPr="002B2234" w:rsidDel="00B40D1E">
          <w:rPr>
            <w:rFonts w:ascii="Times New Roman" w:eastAsia="Times New Roman" w:hAnsi="Times New Roman" w:cs="David" w:hint="cs"/>
            <w:sz w:val="20"/>
            <w:szCs w:val="24"/>
            <w:rtl/>
            <w:lang w:eastAsia="he-IL"/>
          </w:rPr>
          <w:delTex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delText>
        </w:r>
      </w:del>
    </w:p>
    <w:p w14:paraId="06AA161F" w14:textId="347C94C9" w:rsidR="002B2234" w:rsidRPr="002B2234" w:rsidDel="00B40D1E" w:rsidRDefault="002B2234" w:rsidP="002B2234">
      <w:pPr>
        <w:widowControl w:val="0"/>
        <w:spacing w:before="0" w:beforeAutospacing="0" w:after="0" w:afterAutospacing="0" w:line="240" w:lineRule="auto"/>
        <w:ind w:left="720" w:hanging="789"/>
        <w:jc w:val="both"/>
        <w:rPr>
          <w:del w:id="105" w:author="מרול אטמן" w:date="2024-03-24T14:58:00Z"/>
          <w:rFonts w:ascii="Times New Roman" w:eastAsia="Times New Roman" w:hAnsi="Times New Roman" w:cs="David"/>
          <w:sz w:val="20"/>
          <w:szCs w:val="24"/>
          <w:rtl/>
          <w:lang w:eastAsia="he-IL"/>
        </w:rPr>
      </w:pPr>
    </w:p>
    <w:p w14:paraId="461F5384" w14:textId="243DEA70" w:rsidR="002B2234" w:rsidRPr="002B2234" w:rsidDel="00B40D1E" w:rsidRDefault="002B2234" w:rsidP="002B2234">
      <w:pPr>
        <w:widowControl w:val="0"/>
        <w:spacing w:before="0" w:beforeAutospacing="0" w:after="0" w:afterAutospacing="0" w:line="240" w:lineRule="auto"/>
        <w:ind w:left="720" w:hanging="789"/>
        <w:jc w:val="both"/>
        <w:rPr>
          <w:del w:id="106" w:author="מרול אטמן" w:date="2024-03-24T14:58:00Z"/>
          <w:rFonts w:ascii="Times New Roman" w:eastAsia="Times New Roman" w:hAnsi="Times New Roman" w:cs="David"/>
          <w:sz w:val="20"/>
          <w:szCs w:val="24"/>
          <w:rtl/>
          <w:lang w:eastAsia="he-IL"/>
        </w:rPr>
      </w:pPr>
      <w:del w:id="107" w:author="מרול אטמן" w:date="2024-03-24T14:58:00Z">
        <w:r w:rsidRPr="002B2234" w:rsidDel="00B40D1E">
          <w:rPr>
            <w:rFonts w:ascii="Times New Roman" w:eastAsia="Times New Roman" w:hAnsi="Times New Roman" w:cs="David" w:hint="cs"/>
            <w:sz w:val="20"/>
            <w:szCs w:val="24"/>
            <w:rtl/>
            <w:lang w:eastAsia="he-IL"/>
          </w:rPr>
          <w:tab/>
          <w:delText xml:space="preserve">מבנה חוזר </w:delText>
        </w:r>
        <w:r w:rsidRPr="002B2234" w:rsidDel="00B40D1E">
          <w:rPr>
            <w:rFonts w:ascii="Times New Roman" w:eastAsia="Times New Roman" w:hAnsi="Times New Roman" w:cs="David"/>
            <w:sz w:val="20"/>
            <w:szCs w:val="24"/>
            <w:lang w:eastAsia="he-IL"/>
          </w:rPr>
          <w:delText>–</w:delText>
        </w:r>
        <w:r w:rsidRPr="002B2234" w:rsidDel="00B40D1E">
          <w:rPr>
            <w:rFonts w:ascii="Times New Roman" w:eastAsia="Times New Roman" w:hAnsi="Times New Roman" w:cs="David" w:hint="cs"/>
            <w:sz w:val="20"/>
            <w:szCs w:val="24"/>
            <w:rtl/>
            <w:lang w:eastAsia="he-IL"/>
          </w:rPr>
          <w:delTex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delText>
        </w:r>
      </w:del>
    </w:p>
    <w:p w14:paraId="3AD3C7E5"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69A866F8" w14:textId="5C2E3513"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2057611857"/>
          <w:placeholder>
            <w:docPart w:val="4842E918D147400A969E6E7847F3D2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B34998">
            <w:rPr>
              <w:rFonts w:ascii="Times New Roman" w:eastAsia="Times New Roman" w:hAnsi="Times New Roman" w:cs="David" w:hint="cs"/>
              <w:color w:val="008000"/>
              <w:sz w:val="24"/>
              <w:szCs w:val="24"/>
              <w:rtl/>
            </w:rPr>
            <w:t>מדד המחירים לצרכן</w:t>
          </w:r>
        </w:sdtContent>
      </w:sdt>
      <w:r w:rsidRPr="002B223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372887697"/>
          <w:placeholder>
            <w:docPart w:val="680F525888D74A88870FED13DD5DC8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D844CC">
            <w:rPr>
              <w:rFonts w:ascii="Times New Roman" w:eastAsia="Times New Roman" w:hAnsi="Times New Roman" w:cs="David" w:hint="cs"/>
              <w:color w:val="008000"/>
              <w:sz w:val="24"/>
              <w:szCs w:val="24"/>
              <w:rtl/>
            </w:rPr>
            <w:t>ידוע</w:t>
          </w:r>
        </w:sdtContent>
      </w:sdt>
      <w:r w:rsidRPr="002B223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156446842"/>
          <w:placeholder>
            <w:docPart w:val="68B073ACBC9B4904B399764617F00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2-15T00:00:00Z">
            <w:dateFormat w:val="dd/MM/yyyy"/>
            <w:lid w:val="he-IL"/>
            <w:storeMappedDataAs w:val="dateTime"/>
            <w:calendar w:val="gregorian"/>
          </w:date>
        </w:sdtPr>
        <w:sdtEndPr/>
        <w:sdtContent>
          <w:r w:rsidR="00D844CC">
            <w:rPr>
              <w:rFonts w:ascii="Times New Roman" w:eastAsia="Times New Roman" w:hAnsi="Times New Roman" w:cs="David" w:hint="cs"/>
              <w:color w:val="008000"/>
              <w:sz w:val="24"/>
              <w:szCs w:val="24"/>
              <w:rtl/>
            </w:rPr>
            <w:t>‏15/02/2022</w:t>
          </w:r>
        </w:sdtContent>
      </w:sdt>
      <w:r w:rsidRPr="002B223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D844CC">
            <w:rPr>
              <w:rFonts w:ascii="Times New Roman" w:eastAsia="Times New Roman" w:hAnsi="Times New Roman" w:cs="David" w:hint="cs"/>
              <w:color w:val="008000"/>
              <w:sz w:val="24"/>
              <w:szCs w:val="24"/>
              <w:rtl/>
            </w:rPr>
            <w:t>229.82</w:t>
          </w:r>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7C831C92"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4CEBFD22"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145AD101"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B10CA0F"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4E249237"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C0A300E"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5DE26E63"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334E2D1C" w14:textId="05581EFF" w:rsidR="00B40D1E" w:rsidRDefault="002B2234" w:rsidP="00AF0F2A">
      <w:pPr>
        <w:widowControl w:val="0"/>
        <w:numPr>
          <w:ilvl w:val="1"/>
          <w:numId w:val="9"/>
        </w:numPr>
        <w:spacing w:before="0" w:beforeAutospacing="0" w:after="0" w:afterAutospacing="0" w:line="240" w:lineRule="auto"/>
        <w:jc w:val="both"/>
        <w:rPr>
          <w:ins w:id="108" w:author="מרול אטמן" w:date="2024-03-24T15:04:00Z"/>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6B6B6C22" w14:textId="77777777" w:rsidR="00AF0F2A" w:rsidRPr="00AF0F2A" w:rsidRDefault="00AF0F2A">
      <w:pPr>
        <w:widowControl w:val="0"/>
        <w:spacing w:before="0" w:beforeAutospacing="0" w:after="0" w:afterAutospacing="0" w:line="240" w:lineRule="auto"/>
        <w:ind w:left="792"/>
        <w:jc w:val="both"/>
        <w:rPr>
          <w:ins w:id="109" w:author="מרול אטמן" w:date="2024-03-24T14:59:00Z"/>
          <w:rFonts w:ascii="Times New Roman" w:eastAsia="Times New Roman" w:hAnsi="Times New Roman" w:cs="David"/>
          <w:sz w:val="20"/>
          <w:szCs w:val="24"/>
          <w:rtl/>
          <w:lang w:eastAsia="he-IL"/>
          <w:rPrChange w:id="110" w:author="מרול אטמן" w:date="2024-03-24T15:04:00Z">
            <w:rPr>
              <w:ins w:id="111" w:author="מרול אטמן" w:date="2024-03-24T14:59:00Z"/>
              <w:rtl/>
              <w:lang w:eastAsia="he-IL"/>
            </w:rPr>
          </w:rPrChange>
        </w:rPr>
        <w:pPrChange w:id="112" w:author="מרול אטמן" w:date="2024-03-24T15:04:00Z">
          <w:pPr>
            <w:widowControl w:val="0"/>
            <w:numPr>
              <w:ilvl w:val="1"/>
              <w:numId w:val="9"/>
            </w:numPr>
            <w:tabs>
              <w:tab w:val="num" w:pos="792"/>
            </w:tabs>
            <w:spacing w:before="0" w:beforeAutospacing="0" w:after="0" w:afterAutospacing="0" w:line="240" w:lineRule="auto"/>
            <w:ind w:left="792" w:hanging="432"/>
            <w:jc w:val="both"/>
          </w:pPr>
        </w:pPrChange>
      </w:pPr>
    </w:p>
    <w:p w14:paraId="24718D80" w14:textId="290508EF" w:rsidR="00B40D1E" w:rsidRPr="002B2234" w:rsidRDefault="00B40D1E"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ins w:id="113" w:author="מרול אטמן" w:date="2024-03-24T14:59:00Z">
        <w:r>
          <w:rPr>
            <w:rFonts w:ascii="Times New Roman" w:eastAsia="Times New Roman" w:hAnsi="Times New Roman" w:cs="David" w:hint="cs"/>
            <w:sz w:val="20"/>
            <w:szCs w:val="24"/>
            <w:rtl/>
            <w:lang w:eastAsia="he-IL"/>
          </w:rPr>
          <w:t>עבור</w:t>
        </w:r>
      </w:ins>
      <w:ins w:id="114" w:author="מרול אטמן" w:date="2024-03-24T15:00:00Z">
        <w:r>
          <w:rPr>
            <w:rFonts w:ascii="Times New Roman" w:eastAsia="Times New Roman" w:hAnsi="Times New Roman" w:cs="David" w:hint="cs"/>
            <w:sz w:val="20"/>
            <w:szCs w:val="24"/>
            <w:rtl/>
            <w:lang w:eastAsia="he-IL"/>
          </w:rPr>
          <w:t xml:space="preserve"> תכנון ב-</w:t>
        </w:r>
        <w:r>
          <w:rPr>
            <w:rFonts w:ascii="Times New Roman" w:eastAsia="Times New Roman" w:hAnsi="Times New Roman" w:cs="David"/>
            <w:sz w:val="20"/>
            <w:szCs w:val="24"/>
            <w:lang w:eastAsia="he-IL"/>
          </w:rPr>
          <w:t>REVIT</w:t>
        </w:r>
      </w:ins>
      <w:ins w:id="115" w:author="מרול אטמן" w:date="2024-03-24T15:01:00Z">
        <w:r>
          <w:rPr>
            <w:rFonts w:ascii="Times New Roman" w:eastAsia="Times New Roman" w:hAnsi="Times New Roman" w:cs="David" w:hint="cs"/>
            <w:sz w:val="20"/>
            <w:szCs w:val="24"/>
            <w:rtl/>
            <w:lang w:eastAsia="he-IL"/>
          </w:rPr>
          <w:t xml:space="preserve"> תשולם </w:t>
        </w:r>
        <w:r w:rsidR="00AF0F2A">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תוספת של 10%</w:t>
        </w:r>
        <w:r w:rsidR="00AF0F2A">
          <w:rPr>
            <w:rFonts w:ascii="Times New Roman" w:eastAsia="Times New Roman" w:hAnsi="Times New Roman" w:cs="David" w:hint="cs"/>
            <w:sz w:val="20"/>
            <w:szCs w:val="24"/>
            <w:rtl/>
            <w:lang w:eastAsia="he-IL"/>
          </w:rPr>
          <w:t xml:space="preserve"> לכל </w:t>
        </w:r>
      </w:ins>
      <w:ins w:id="116" w:author="מרול אטמן" w:date="2024-03-24T15:02:00Z">
        <w:r w:rsidR="00AF0F2A">
          <w:rPr>
            <w:rFonts w:ascii="Times New Roman" w:eastAsia="Times New Roman" w:hAnsi="Times New Roman" w:cs="David" w:hint="cs"/>
            <w:sz w:val="20"/>
            <w:szCs w:val="24"/>
            <w:rtl/>
            <w:lang w:eastAsia="he-IL"/>
          </w:rPr>
          <w:t xml:space="preserve">התעריפים המפורטים </w:t>
        </w:r>
        <w:r w:rsidR="00AF0F2A">
          <w:rPr>
            <w:rFonts w:ascii="Times New Roman" w:eastAsia="Times New Roman" w:hAnsi="Times New Roman" w:cs="David" w:hint="cs"/>
            <w:sz w:val="20"/>
            <w:szCs w:val="24"/>
            <w:rtl/>
            <w:lang w:eastAsia="he-IL"/>
          </w:rPr>
          <w:lastRenderedPageBreak/>
          <w:t>בסעיף 1 לעיל, למעט סעיף 1.7.</w:t>
        </w:r>
      </w:ins>
    </w:p>
    <w:p w14:paraId="07857B3B" w14:textId="77777777" w:rsidR="002B2234" w:rsidRPr="00AF0F2A"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6D54141"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5E3524A4"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37CB931A"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17D71906"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proofErr w:type="spellStart"/>
      <w:r w:rsidRPr="002B2234">
        <w:rPr>
          <w:rFonts w:ascii="Times New Roman" w:eastAsia="Times New Roman" w:hAnsi="Times New Roman" w:cs="David" w:hint="cs"/>
          <w:sz w:val="20"/>
          <w:szCs w:val="24"/>
          <w:rtl/>
          <w:lang w:eastAsia="he-IL"/>
        </w:rPr>
        <w:t>והתכניות</w:t>
      </w:r>
      <w:proofErr w:type="spellEnd"/>
      <w:r w:rsidRPr="002B2234">
        <w:rPr>
          <w:rFonts w:ascii="Times New Roman" w:eastAsia="Times New Roman" w:hAnsi="Times New Roman" w:cs="David" w:hint="cs"/>
          <w:sz w:val="20"/>
          <w:szCs w:val="24"/>
          <w:rtl/>
          <w:lang w:eastAsia="he-IL"/>
        </w:rPr>
        <w:t xml:space="preserve"> למזמין.</w:t>
      </w:r>
    </w:p>
    <w:p w14:paraId="31E7C715"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23CD4A8B"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0317077C" w14:textId="77777777" w:rsidR="00B40D1E" w:rsidRDefault="00B40D1E">
      <w:pPr>
        <w:bidi w:val="0"/>
        <w:spacing w:before="0" w:beforeAutospacing="0" w:after="160" w:afterAutospacing="0" w:line="259" w:lineRule="auto"/>
        <w:rPr>
          <w:ins w:id="117" w:author="מרול אטמן" w:date="2024-03-24T14:59:00Z"/>
          <w:rFonts w:ascii="Times New Roman" w:eastAsia="Times New Roman" w:hAnsi="Times New Roman" w:cs="David"/>
          <w:bCs/>
          <w:sz w:val="24"/>
          <w:szCs w:val="24"/>
          <w:u w:val="single"/>
          <w:rtl/>
          <w:lang w:eastAsia="he-IL"/>
        </w:rPr>
      </w:pPr>
      <w:ins w:id="118" w:author="מרול אטמן" w:date="2024-03-24T14:59:00Z">
        <w:r>
          <w:rPr>
            <w:rFonts w:ascii="Times New Roman" w:eastAsia="Times New Roman" w:hAnsi="Times New Roman" w:cs="David"/>
            <w:bCs/>
            <w:sz w:val="24"/>
            <w:szCs w:val="24"/>
            <w:u w:val="single"/>
            <w:rtl/>
            <w:lang w:eastAsia="he-IL"/>
          </w:rPr>
          <w:br w:type="page"/>
        </w:r>
      </w:ins>
    </w:p>
    <w:p w14:paraId="15B18F24" w14:textId="148D12CD"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lastRenderedPageBreak/>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57CD06F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91C025"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45853A09"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3104902"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2CD8E1E"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62D1FE2C"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14:paraId="2D10BFB1"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10%</w:t>
      </w:r>
    </w:p>
    <w:p w14:paraId="7696BDBE" w14:textId="77777777"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w:t>
      </w:r>
      <w:proofErr w:type="spellStart"/>
      <w:r w:rsidR="002B2234" w:rsidRPr="002B2234">
        <w:rPr>
          <w:rFonts w:ascii="Times New Roman" w:eastAsia="Times New Roman" w:hAnsi="Times New Roman" w:cs="David" w:hint="cs"/>
          <w:sz w:val="24"/>
          <w:szCs w:val="24"/>
          <w:rtl/>
        </w:rPr>
        <w:t>מחח"י</w:t>
      </w:r>
      <w:proofErr w:type="spellEnd"/>
      <w:r w:rsidR="002B2234" w:rsidRPr="002B2234">
        <w:rPr>
          <w:rFonts w:ascii="Times New Roman" w:eastAsia="Times New Roman" w:hAnsi="Times New Roman" w:cs="David" w:hint="cs"/>
          <w:sz w:val="24"/>
          <w:szCs w:val="24"/>
          <w:rtl/>
        </w:rPr>
        <w:t xml:space="preserve"> </w:t>
      </w:r>
    </w:p>
    <w:p w14:paraId="0FFA1711" w14:textId="77777777" w:rsidR="002B2234" w:rsidRPr="002B2234" w:rsidRDefault="00735E3D" w:rsidP="00735E3D">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Pr="00735E3D">
        <w:rPr>
          <w:rFonts w:ascii="Times New Roman" w:eastAsia="Times New Roman" w:hAnsi="Times New Roman" w:cs="David" w:hint="cs"/>
          <w:sz w:val="24"/>
          <w:szCs w:val="24"/>
          <w:u w:val="dotted"/>
          <w:rtl/>
        </w:rPr>
        <w:t xml:space="preserve">  </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15%</w:t>
      </w:r>
    </w:p>
    <w:p w14:paraId="0853902A"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w:t>
      </w:r>
      <w:proofErr w:type="spellStart"/>
      <w:r w:rsidRPr="002B2234">
        <w:rPr>
          <w:rFonts w:ascii="Times New Roman" w:eastAsia="Times New Roman" w:hAnsi="Times New Roman" w:cs="David" w:hint="cs"/>
          <w:sz w:val="24"/>
          <w:szCs w:val="24"/>
          <w:rtl/>
        </w:rPr>
        <w:t>חח"י</w:t>
      </w:r>
      <w:proofErr w:type="spellEnd"/>
      <w:r w:rsidRPr="002B2234">
        <w:rPr>
          <w:rFonts w:ascii="Times New Roman" w:eastAsia="Times New Roman" w:hAnsi="Times New Roman" w:cs="David" w:hint="cs"/>
          <w:sz w:val="24"/>
          <w:szCs w:val="24"/>
          <w:rtl/>
        </w:rPr>
        <w:t xml:space="preserve"> </w:t>
      </w:r>
      <w:r w:rsidRPr="002B2234">
        <w:rPr>
          <w:rFonts w:ascii="Times New Roman" w:eastAsia="Times New Roman" w:hAnsi="Times New Roman" w:cs="David"/>
          <w:sz w:val="24"/>
          <w:szCs w:val="24"/>
          <w:rtl/>
        </w:rPr>
        <w:t xml:space="preserve">והוצאת </w:t>
      </w:r>
    </w:p>
    <w:p w14:paraId="08CE5C73" w14:textId="287D9826" w:rsidR="002B2234" w:rsidRPr="002B2234" w:rsidRDefault="002B2234" w:rsidP="00735E3D">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del w:id="119" w:author="מרול אטמן" w:date="2024-03-24T15:05:00Z">
        <w:r w:rsidRPr="002B2234" w:rsidDel="008430D7">
          <w:rPr>
            <w:rFonts w:ascii="Times New Roman" w:eastAsia="Times New Roman" w:hAnsi="Times New Roman" w:cs="David"/>
            <w:sz w:val="24"/>
            <w:szCs w:val="24"/>
            <w:rtl/>
          </w:rPr>
          <w:delText>8</w:delText>
        </w:r>
      </w:del>
      <w:ins w:id="120" w:author="מרול אטמן" w:date="2024-03-24T15:05:00Z">
        <w:r w:rsidR="008430D7">
          <w:rPr>
            <w:rFonts w:ascii="Times New Roman" w:eastAsia="Times New Roman" w:hAnsi="Times New Roman" w:cs="David" w:hint="cs"/>
            <w:sz w:val="24"/>
            <w:szCs w:val="24"/>
            <w:rtl/>
          </w:rPr>
          <w:t>10</w:t>
        </w:r>
      </w:ins>
      <w:r w:rsidRPr="002B2234">
        <w:rPr>
          <w:rFonts w:ascii="Times New Roman" w:eastAsia="Times New Roman" w:hAnsi="Times New Roman" w:cs="David"/>
          <w:sz w:val="24"/>
          <w:szCs w:val="24"/>
          <w:rtl/>
        </w:rPr>
        <w:t>%</w:t>
      </w:r>
    </w:p>
    <w:p w14:paraId="6FBD5C4D"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14:paraId="4E8ADC79"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30%</w:t>
      </w:r>
    </w:p>
    <w:p w14:paraId="4038FA61" w14:textId="0E1F5EAC"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 xml:space="preserve">לאחר גמר הוצאת </w:t>
      </w:r>
      <w:proofErr w:type="spellStart"/>
      <w:r w:rsidRPr="002B2234">
        <w:rPr>
          <w:rFonts w:ascii="Times New Roman" w:eastAsia="Times New Roman" w:hAnsi="Times New Roman" w:cs="David"/>
          <w:sz w:val="24"/>
          <w:szCs w:val="24"/>
          <w:rtl/>
        </w:rPr>
        <w:t>תכניות</w:t>
      </w:r>
      <w:proofErr w:type="spellEnd"/>
      <w:r w:rsidRPr="002B2234">
        <w:rPr>
          <w:rFonts w:ascii="Times New Roman" w:eastAsia="Times New Roman" w:hAnsi="Times New Roman" w:cs="David"/>
          <w:sz w:val="24"/>
          <w:szCs w:val="24"/>
          <w:rtl/>
        </w:rPr>
        <w:t xml:space="preserve">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del w:id="121" w:author="מרול אטמן" w:date="2024-03-24T15:05:00Z">
        <w:r w:rsidRPr="002B2234" w:rsidDel="008430D7">
          <w:rPr>
            <w:rFonts w:ascii="Times New Roman" w:eastAsia="Times New Roman" w:hAnsi="Times New Roman" w:cs="David"/>
            <w:sz w:val="24"/>
            <w:szCs w:val="24"/>
            <w:rtl/>
          </w:rPr>
          <w:delText>12</w:delText>
        </w:r>
      </w:del>
      <w:ins w:id="122" w:author="מרול אטמן" w:date="2024-03-24T15:05:00Z">
        <w:r w:rsidR="008430D7">
          <w:rPr>
            <w:rFonts w:ascii="Times New Roman" w:eastAsia="Times New Roman" w:hAnsi="Times New Roman" w:cs="David" w:hint="cs"/>
            <w:sz w:val="24"/>
            <w:szCs w:val="24"/>
            <w:rtl/>
          </w:rPr>
          <w:t>20</w:t>
        </w:r>
      </w:ins>
      <w:r w:rsidRPr="002B2234">
        <w:rPr>
          <w:rFonts w:ascii="Times New Roman" w:eastAsia="Times New Roman" w:hAnsi="Times New Roman" w:cs="David"/>
          <w:sz w:val="24"/>
          <w:szCs w:val="24"/>
          <w:rtl/>
        </w:rPr>
        <w:t>%</w:t>
      </w:r>
    </w:p>
    <w:p w14:paraId="64EA2EB5" w14:textId="638D26B4"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del w:id="123" w:author="מרול אטמן" w:date="2024-03-24T15:06:00Z">
        <w:r w:rsidRPr="002B2234" w:rsidDel="008430D7">
          <w:rPr>
            <w:rFonts w:ascii="Times New Roman" w:eastAsia="Times New Roman" w:hAnsi="Times New Roman" w:cs="David"/>
            <w:sz w:val="24"/>
            <w:szCs w:val="24"/>
            <w:rtl/>
          </w:rPr>
          <w:delText>15</w:delText>
        </w:r>
      </w:del>
      <w:ins w:id="124" w:author="מרול אטמן" w:date="2024-03-24T15:06:00Z">
        <w:r w:rsidR="008430D7" w:rsidRPr="002B2234">
          <w:rPr>
            <w:rFonts w:ascii="Times New Roman" w:eastAsia="Times New Roman" w:hAnsi="Times New Roman" w:cs="David"/>
            <w:sz w:val="24"/>
            <w:szCs w:val="24"/>
            <w:rtl/>
          </w:rPr>
          <w:t>1</w:t>
        </w:r>
        <w:r w:rsidR="008430D7">
          <w:rPr>
            <w:rFonts w:ascii="Times New Roman" w:eastAsia="Times New Roman" w:hAnsi="Times New Roman" w:cs="David" w:hint="cs"/>
            <w:sz w:val="24"/>
            <w:szCs w:val="24"/>
            <w:rtl/>
          </w:rPr>
          <w:t>0</w:t>
        </w:r>
      </w:ins>
      <w:r w:rsidRPr="002B2234">
        <w:rPr>
          <w:rFonts w:ascii="Times New Roman" w:eastAsia="Times New Roman" w:hAnsi="Times New Roman" w:cs="David"/>
          <w:sz w:val="24"/>
          <w:szCs w:val="24"/>
          <w:rtl/>
        </w:rPr>
        <w:t>%</w:t>
      </w:r>
    </w:p>
    <w:p w14:paraId="070EBCEF"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w:t>
      </w:r>
      <w:proofErr w:type="spellStart"/>
      <w:r w:rsidRPr="002B2234">
        <w:rPr>
          <w:rFonts w:ascii="Times New Roman" w:eastAsia="Times New Roman" w:hAnsi="Times New Roman" w:cs="David" w:hint="cs"/>
          <w:sz w:val="24"/>
          <w:szCs w:val="24"/>
          <w:rtl/>
        </w:rPr>
        <w:t>חח"י</w:t>
      </w:r>
      <w:proofErr w:type="spellEnd"/>
      <w:r w:rsidRPr="002B2234">
        <w:rPr>
          <w:rFonts w:ascii="Times New Roman" w:eastAsia="Times New Roman" w:hAnsi="Times New Roman" w:cs="David" w:hint="cs"/>
          <w:sz w:val="24"/>
          <w:szCs w:val="24"/>
          <w:rtl/>
        </w:rPr>
        <w:t xml:space="preserve"> </w:t>
      </w:r>
    </w:p>
    <w:p w14:paraId="5B72D4DF"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14:paraId="5F5D43C1"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14:paraId="17FD2DAA"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14:paraId="66CD9179" w14:textId="3EB746D6" w:rsidR="002B2234" w:rsidRPr="002B2234"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del w:id="125" w:author="מרול אטמן" w:date="2024-03-24T15:06:00Z">
        <w:r w:rsidR="002B2234" w:rsidRPr="002B2234" w:rsidDel="008430D7">
          <w:rPr>
            <w:rFonts w:ascii="Times New Roman" w:eastAsia="Times New Roman" w:hAnsi="Times New Roman" w:cs="David"/>
            <w:sz w:val="24"/>
            <w:szCs w:val="24"/>
            <w:rtl/>
          </w:rPr>
          <w:delText>8</w:delText>
        </w:r>
      </w:del>
      <w:ins w:id="126" w:author="מרול אטמן" w:date="2024-03-24T15:06:00Z">
        <w:r w:rsidR="008430D7">
          <w:rPr>
            <w:rFonts w:ascii="Times New Roman" w:eastAsia="Times New Roman" w:hAnsi="Times New Roman" w:cs="David" w:hint="cs"/>
            <w:sz w:val="24"/>
            <w:szCs w:val="24"/>
            <w:rtl/>
          </w:rPr>
          <w:t>3</w:t>
        </w:r>
      </w:ins>
      <w:r w:rsidR="002B2234" w:rsidRPr="002B2234">
        <w:rPr>
          <w:rFonts w:ascii="Times New Roman" w:eastAsia="Times New Roman" w:hAnsi="Times New Roman" w:cs="David"/>
          <w:sz w:val="24"/>
          <w:szCs w:val="24"/>
          <w:rtl/>
        </w:rPr>
        <w:t>%</w:t>
      </w:r>
    </w:p>
    <w:p w14:paraId="7752AA11"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14:paraId="39534995"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14:paraId="4B3AB943" w14:textId="77777777" w:rsidR="002B2234" w:rsidRDefault="002B2234" w:rsidP="00735E3D">
      <w:pPr>
        <w:widowControl w:val="0"/>
        <w:spacing w:before="0" w:beforeAutospacing="0" w:after="0" w:afterAutospacing="0" w:line="240" w:lineRule="auto"/>
        <w:ind w:left="720"/>
        <w:rPr>
          <w:ins w:id="127" w:author="מרול אטמן" w:date="2024-03-24T15:07:00Z"/>
          <w:rFonts w:ascii="Times New Roman" w:eastAsia="Times New Roman" w:hAnsi="Times New Roman" w:cs="David"/>
          <w:sz w:val="24"/>
          <w:szCs w:val="24"/>
          <w:rtl/>
        </w:rPr>
      </w:pPr>
      <w:r w:rsidRPr="002B2234">
        <w:rPr>
          <w:rFonts w:ascii="Times New Roman" w:eastAsia="Times New Roman" w:hAnsi="Times New Roman" w:cs="David"/>
          <w:sz w:val="24"/>
          <w:szCs w:val="24"/>
          <w:rtl/>
        </w:rPr>
        <w:tab/>
      </w:r>
      <w:proofErr w:type="spellStart"/>
      <w:r w:rsidRPr="002B2234">
        <w:rPr>
          <w:rFonts w:ascii="Times New Roman" w:eastAsia="Times New Roman" w:hAnsi="Times New Roman" w:cs="David"/>
          <w:sz w:val="24"/>
          <w:szCs w:val="24"/>
          <w:rtl/>
        </w:rPr>
        <w:t>לתכניותיו</w:t>
      </w:r>
      <w:proofErr w:type="spellEnd"/>
      <w:r w:rsidRPr="002B2234">
        <w:rPr>
          <w:rFonts w:ascii="Times New Roman" w:eastAsia="Times New Roman" w:hAnsi="Times New Roman" w:cs="David"/>
          <w:sz w:val="24"/>
          <w:szCs w:val="24"/>
          <w:rtl/>
        </w:rPr>
        <w:t>,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2%</w:t>
      </w:r>
    </w:p>
    <w:p w14:paraId="0A6E1C21" w14:textId="77777777" w:rsidR="008430D7" w:rsidRDefault="008430D7" w:rsidP="00735E3D">
      <w:pPr>
        <w:widowControl w:val="0"/>
        <w:spacing w:before="0" w:beforeAutospacing="0" w:after="0" w:afterAutospacing="0" w:line="240" w:lineRule="auto"/>
        <w:ind w:left="720"/>
        <w:rPr>
          <w:ins w:id="128" w:author="מרול אטמן" w:date="2024-03-24T15:07:00Z"/>
          <w:rFonts w:ascii="Times New Roman" w:eastAsia="Times New Roman" w:hAnsi="Times New Roman" w:cs="David"/>
          <w:sz w:val="24"/>
          <w:szCs w:val="24"/>
          <w:rtl/>
        </w:rPr>
      </w:pPr>
    </w:p>
    <w:p w14:paraId="7668EEF6" w14:textId="0CC79966" w:rsidR="008430D7" w:rsidRDefault="008430D7" w:rsidP="00735E3D">
      <w:pPr>
        <w:widowControl w:val="0"/>
        <w:spacing w:before="0" w:beforeAutospacing="0" w:after="0" w:afterAutospacing="0" w:line="240" w:lineRule="auto"/>
        <w:ind w:left="720"/>
        <w:rPr>
          <w:ins w:id="129" w:author="מרול אטמן" w:date="2024-03-24T15:08:00Z"/>
          <w:rFonts w:ascii="Times New Roman" w:eastAsia="Times New Roman" w:hAnsi="Times New Roman" w:cs="David"/>
          <w:sz w:val="24"/>
          <w:szCs w:val="24"/>
          <w:rtl/>
        </w:rPr>
      </w:pPr>
      <w:ins w:id="130" w:author="מרול אטמן" w:date="2024-03-24T15:07:00Z">
        <w:r>
          <w:rPr>
            <w:rFonts w:ascii="Times New Roman" w:eastAsia="Times New Roman" w:hAnsi="Times New Roman" w:cs="David" w:hint="cs"/>
            <w:sz w:val="24"/>
            <w:szCs w:val="24"/>
            <w:rtl/>
          </w:rPr>
          <w:t xml:space="preserve">שכר המתכנן בעבור טיפול בהעתקת/פירוק תשתיות ישולם </w:t>
        </w:r>
      </w:ins>
      <w:ins w:id="131" w:author="מרול אטמן" w:date="2024-03-24T15:08:00Z">
        <w:r>
          <w:rPr>
            <w:rFonts w:ascii="Times New Roman" w:eastAsia="Times New Roman" w:hAnsi="Times New Roman" w:cs="David" w:hint="cs"/>
            <w:sz w:val="24"/>
            <w:szCs w:val="24"/>
            <w:rtl/>
          </w:rPr>
          <w:t>כדלקמן:</w:t>
        </w:r>
      </w:ins>
    </w:p>
    <w:p w14:paraId="3D03844C" w14:textId="4C62FB68" w:rsidR="008430D7" w:rsidRDefault="008430D7" w:rsidP="00735E3D">
      <w:pPr>
        <w:widowControl w:val="0"/>
        <w:spacing w:before="0" w:beforeAutospacing="0" w:after="0" w:afterAutospacing="0" w:line="240" w:lineRule="auto"/>
        <w:ind w:left="720"/>
        <w:rPr>
          <w:ins w:id="132" w:author="מרול אטמן" w:date="2024-03-24T15:08:00Z"/>
          <w:rFonts w:ascii="Times New Roman" w:eastAsia="Times New Roman" w:hAnsi="Times New Roman" w:cs="David"/>
          <w:sz w:val="24"/>
          <w:szCs w:val="24"/>
          <w:rtl/>
        </w:rPr>
      </w:pPr>
      <w:ins w:id="133" w:author="מרול אטמן" w:date="2024-03-24T15:08:00Z">
        <w:r>
          <w:rPr>
            <w:rFonts w:ascii="Times New Roman" w:eastAsia="Times New Roman" w:hAnsi="Times New Roman" w:cs="David" w:hint="cs"/>
            <w:sz w:val="24"/>
            <w:szCs w:val="24"/>
            <w:rtl/>
          </w:rPr>
          <w:t>1.9</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עם הגשת המסמכים הנדרשים </w:t>
        </w:r>
        <w:proofErr w:type="spellStart"/>
        <w:r>
          <w:rPr>
            <w:rFonts w:ascii="Times New Roman" w:eastAsia="Times New Roman" w:hAnsi="Times New Roman" w:cs="David" w:hint="cs"/>
            <w:sz w:val="24"/>
            <w:szCs w:val="24"/>
            <w:rtl/>
          </w:rPr>
          <w:t>לחח"י</w:t>
        </w:r>
        <w:proofErr w:type="spellEnd"/>
        <w:r>
          <w:rPr>
            <w:rFonts w:ascii="Times New Roman" w:eastAsia="Times New Roman" w:hAnsi="Times New Roman" w:cs="David" w:hint="cs"/>
            <w:sz w:val="24"/>
            <w:szCs w:val="24"/>
            <w:rtl/>
          </w:rPr>
          <w:t>...........................................50%</w:t>
        </w:r>
      </w:ins>
    </w:p>
    <w:p w14:paraId="722144E1" w14:textId="7A18B9CB" w:rsidR="008430D7" w:rsidRPr="002B2234" w:rsidRDefault="008430D7" w:rsidP="00735E3D">
      <w:pPr>
        <w:widowControl w:val="0"/>
        <w:spacing w:before="0" w:beforeAutospacing="0" w:after="0" w:afterAutospacing="0" w:line="240" w:lineRule="auto"/>
        <w:ind w:left="720"/>
        <w:rPr>
          <w:rFonts w:ascii="Times New Roman" w:eastAsia="Times New Roman" w:hAnsi="Times New Roman" w:cs="David"/>
          <w:sz w:val="24"/>
          <w:szCs w:val="24"/>
          <w:rtl/>
        </w:rPr>
      </w:pPr>
      <w:ins w:id="134" w:author="מרול אטמן" w:date="2024-03-24T15:09:00Z">
        <w:r>
          <w:rPr>
            <w:rFonts w:ascii="Times New Roman" w:eastAsia="Times New Roman" w:hAnsi="Times New Roman" w:cs="David" w:hint="cs"/>
            <w:sz w:val="24"/>
            <w:szCs w:val="24"/>
            <w:rtl/>
          </w:rPr>
          <w:t>1.10</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עם קבלת אישור הרשות ו/או </w:t>
        </w:r>
        <w:proofErr w:type="spellStart"/>
        <w:r>
          <w:rPr>
            <w:rFonts w:ascii="Times New Roman" w:eastAsia="Times New Roman" w:hAnsi="Times New Roman" w:cs="David" w:hint="cs"/>
            <w:sz w:val="24"/>
            <w:szCs w:val="24"/>
            <w:rtl/>
          </w:rPr>
          <w:t>חח"י</w:t>
        </w:r>
        <w:proofErr w:type="spellEnd"/>
        <w:r>
          <w:rPr>
            <w:rFonts w:ascii="Times New Roman" w:eastAsia="Times New Roman" w:hAnsi="Times New Roman" w:cs="David" w:hint="cs"/>
            <w:sz w:val="24"/>
            <w:szCs w:val="24"/>
            <w:rtl/>
          </w:rPr>
          <w:t xml:space="preserve"> להעתקה ................................50%</w:t>
        </w:r>
      </w:ins>
    </w:p>
    <w:p w14:paraId="26E21AE7"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4B2EE868"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6196CB7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08DE29"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המתכנן יגיש חשבון לא יותר מאשר פעם בחודש. לכל חשבון יצרף המתכנן אשור מאת חברת הביטוח על קיומם של הביטוחים המפורטים בחוזה בנוסח </w:t>
      </w:r>
      <w:proofErr w:type="spellStart"/>
      <w:r w:rsidRPr="002B2234">
        <w:rPr>
          <w:rFonts w:ascii="Times New Roman" w:eastAsia="Times New Roman" w:hAnsi="Times New Roman" w:cs="David"/>
          <w:sz w:val="24"/>
          <w:szCs w:val="24"/>
          <w:rtl/>
          <w:lang w:eastAsia="he-IL"/>
        </w:rPr>
        <w:t>המצ"ב</w:t>
      </w:r>
      <w:proofErr w:type="spellEnd"/>
      <w:r w:rsidRPr="002B2234">
        <w:rPr>
          <w:rFonts w:ascii="Times New Roman" w:eastAsia="Times New Roman" w:hAnsi="Times New Roman" w:cs="David"/>
          <w:sz w:val="24"/>
          <w:szCs w:val="24"/>
          <w:rtl/>
          <w:lang w:eastAsia="he-IL"/>
        </w:rPr>
        <w:t xml:space="preserve"> כנספח ז' לחוזה.</w:t>
      </w:r>
    </w:p>
    <w:p w14:paraId="7C3FB8BC"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39F0F97" w14:textId="77777777" w:rsidR="002B2234" w:rsidRPr="002B2234" w:rsidRDefault="002B2234" w:rsidP="002B2234">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תוך </w:t>
      </w:r>
      <w:r w:rsidRPr="002B2234">
        <w:rPr>
          <w:rFonts w:ascii="Times New Roman" w:eastAsia="Times New Roman" w:hAnsi="Times New Roman" w:cs="David"/>
          <w:sz w:val="24"/>
          <w:szCs w:val="24"/>
          <w:rtl/>
        </w:rPr>
        <w:t>60</w:t>
      </w:r>
      <w:r w:rsidRPr="002B2234">
        <w:rPr>
          <w:rFonts w:ascii="Times New Roman" w:eastAsia="Times New Roman" w:hAnsi="Times New Roman" w:cs="David"/>
          <w:sz w:val="24"/>
          <w:szCs w:val="24"/>
          <w:rtl/>
          <w:lang w:eastAsia="he-IL"/>
        </w:rPr>
        <w:t xml:space="preserve"> יום מתאריך אישור החשבון ע"י המנהל.</w:t>
      </w:r>
    </w:p>
    <w:p w14:paraId="7825E11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39AD1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B11A2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450DC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2D78C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8072E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C5736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E9A5B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8823A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CC3E9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89216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D37FB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D7E09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D0729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C84A3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D31D0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0C9C1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CCC10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16C70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DDE69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E48F5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5BDDF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5E182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D1737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46D02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AD409D" w14:textId="77777777"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14:paraId="5C94A0F3" w14:textId="77777777"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CEF62EB" w14:textId="53ED9433"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4-21T00:00:00Z">
            <w:dateFormat w:val="dd/MM/yyyy"/>
            <w:lid w:val="he-IL"/>
            <w:storeMappedDataAs w:val="dateTime"/>
            <w:calendar w:val="gregorian"/>
          </w:date>
        </w:sdtPr>
        <w:sdtEndPr>
          <w:rPr>
            <w:rFonts w:hint="cs"/>
          </w:rPr>
        </w:sdtEndPr>
        <w:sdtContent>
          <w:ins w:id="135" w:author="Meryl Etman" w:date="2024-04-21T14:40:00Z">
            <w:r w:rsidR="00787A8B">
              <w:rPr>
                <w:rFonts w:ascii="Times New Roman" w:eastAsia="Times New Roman" w:hAnsi="Times New Roman" w:cs="David" w:hint="cs"/>
                <w:color w:val="008000"/>
                <w:sz w:val="24"/>
                <w:szCs w:val="24"/>
                <w:rtl/>
                <w:lang w:eastAsia="he-IL"/>
              </w:rPr>
              <w:t>‏21/04/2024</w:t>
            </w:r>
          </w:ins>
        </w:sdtContent>
      </w:sdt>
      <w:r w:rsidRPr="00B27B4C">
        <w:rPr>
          <w:rFonts w:ascii="Times New Roman" w:eastAsia="Times New Roman" w:hAnsi="Times New Roman" w:cs="David" w:hint="cs"/>
          <w:bCs/>
          <w:color w:val="FF0000"/>
          <w:sz w:val="24"/>
          <w:szCs w:val="24"/>
          <w:rtl/>
          <w:lang w:eastAsia="he-IL"/>
        </w:rPr>
        <w:br/>
      </w:r>
    </w:p>
    <w:p w14:paraId="16B2A6A4" w14:textId="77777777" w:rsidR="00A03B97" w:rsidRPr="00B27B4C" w:rsidRDefault="00A03B97">
      <w:pPr>
        <w:widowControl w:val="0"/>
        <w:spacing w:before="0" w:beforeAutospacing="0" w:after="0" w:afterAutospacing="0" w:line="240" w:lineRule="auto"/>
        <w:rPr>
          <w:rFonts w:ascii="Times New Roman" w:eastAsia="Times New Roman" w:hAnsi="Times New Roman" w:cs="David"/>
          <w:sz w:val="24"/>
          <w:szCs w:val="24"/>
          <w:rtl/>
          <w:lang w:eastAsia="he-IL"/>
        </w:rPr>
        <w:pPrChange w:id="136" w:author="מרול אטמן" w:date="2024-03-24T15:10:00Z">
          <w:pPr>
            <w:widowControl w:val="0"/>
            <w:spacing w:before="0" w:beforeAutospacing="0" w:after="0" w:afterAutospacing="0" w:line="240" w:lineRule="auto"/>
            <w:jc w:val="both"/>
          </w:pPr>
        </w:pPrChange>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EAFB02D" w14:textId="0A66AA2E" w:rsidR="00A03B97" w:rsidRPr="00B27B4C" w:rsidRDefault="004F40F2">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37" w:author="מרול אטמן" w:date="2024-03-24T15:10:00Z">
              <w:pPr>
                <w:widowControl w:val="0"/>
                <w:spacing w:before="0" w:beforeAutospacing="0" w:after="0" w:afterAutospacing="0" w:line="240" w:lineRule="auto"/>
                <w:jc w:val="both"/>
              </w:pPr>
            </w:pPrChange>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רח' יוני נתניהו 1, אור יהודה</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r>
          <w:proofErr w:type="spellStart"/>
          <w:r>
            <w:rPr>
              <w:rFonts w:ascii="Times New Roman" w:eastAsia="Times New Roman" w:hAnsi="Times New Roman" w:cs="David"/>
              <w:color w:val="008000"/>
              <w:sz w:val="24"/>
              <w:szCs w:val="24"/>
              <w:rtl/>
              <w:lang w:eastAsia="he-IL"/>
            </w:rPr>
            <w:t>מצלאוי</w:t>
          </w:r>
          <w:proofErr w:type="spellEnd"/>
          <w:r>
            <w:rPr>
              <w:rFonts w:ascii="Times New Roman" w:eastAsia="Times New Roman" w:hAnsi="Times New Roman" w:cs="David"/>
              <w:color w:val="008000"/>
              <w:sz w:val="24"/>
              <w:szCs w:val="24"/>
              <w:rtl/>
              <w:lang w:eastAsia="he-IL"/>
            </w:rPr>
            <w:t xml:space="preserve"> חברה </w:t>
          </w:r>
          <w:proofErr w:type="spellStart"/>
          <w:r>
            <w:rPr>
              <w:rFonts w:ascii="Times New Roman" w:eastAsia="Times New Roman" w:hAnsi="Times New Roman" w:cs="David"/>
              <w:color w:val="008000"/>
              <w:sz w:val="24"/>
              <w:szCs w:val="24"/>
              <w:rtl/>
              <w:lang w:eastAsia="he-IL"/>
            </w:rPr>
            <w:t>לבנין</w:t>
          </w:r>
          <w:proofErr w:type="spellEnd"/>
          <w:r>
            <w:rPr>
              <w:rFonts w:ascii="Times New Roman" w:eastAsia="Times New Roman" w:hAnsi="Times New Roman" w:cs="David"/>
              <w:color w:val="008000"/>
              <w:sz w:val="24"/>
              <w:szCs w:val="24"/>
              <w:rtl/>
              <w:lang w:eastAsia="he-IL"/>
            </w:rPr>
            <w:t xml:space="preserve"> בע"מ</w:t>
          </w:r>
          <w:r>
            <w:rPr>
              <w:rFonts w:ascii="Times New Roman" w:eastAsia="Times New Roman" w:hAnsi="Times New Roman" w:cs="David"/>
              <w:color w:val="008000"/>
              <w:sz w:val="24"/>
              <w:szCs w:val="24"/>
              <w:rtl/>
              <w:lang w:eastAsia="he-IL"/>
            </w:rPr>
            <w:br/>
            <w:t xml:space="preserve">דרך רפאל איתן 1, </w:t>
          </w:r>
          <w:proofErr w:type="spellStart"/>
          <w:r>
            <w:rPr>
              <w:rFonts w:ascii="Times New Roman" w:eastAsia="Times New Roman" w:hAnsi="Times New Roman" w:cs="David"/>
              <w:color w:val="008000"/>
              <w:sz w:val="24"/>
              <w:szCs w:val="24"/>
              <w:rtl/>
              <w:lang w:eastAsia="he-IL"/>
            </w:rPr>
            <w:t>קרית</w:t>
          </w:r>
          <w:proofErr w:type="spellEnd"/>
          <w:r>
            <w:rPr>
              <w:rFonts w:ascii="Times New Roman" w:eastAsia="Times New Roman" w:hAnsi="Times New Roman" w:cs="David"/>
              <w:color w:val="008000"/>
              <w:sz w:val="24"/>
              <w:szCs w:val="24"/>
              <w:rtl/>
              <w:lang w:eastAsia="he-IL"/>
            </w:rPr>
            <w:t xml:space="preserve"> אונו</w:t>
          </w:r>
          <w:r>
            <w:rPr>
              <w:rFonts w:ascii="Times New Roman" w:eastAsia="Times New Roman" w:hAnsi="Times New Roman" w:cs="David"/>
              <w:color w:val="008000"/>
              <w:sz w:val="24"/>
              <w:szCs w:val="24"/>
              <w:rtl/>
              <w:lang w:eastAsia="he-IL"/>
            </w:rPr>
            <w:br/>
            <w:t>512726712</w:t>
          </w:r>
          <w:r>
            <w:rPr>
              <w:rFonts w:ascii="Times New Roman" w:eastAsia="Times New Roman" w:hAnsi="Times New Roman" w:cs="David"/>
              <w:color w:val="008000"/>
              <w:sz w:val="24"/>
              <w:szCs w:val="24"/>
              <w:rtl/>
              <w:lang w:eastAsia="he-IL"/>
            </w:rPr>
            <w:br/>
          </w:r>
        </w:p>
      </w:sdtContent>
    </w:sdt>
    <w:p w14:paraId="15069CF2"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9BFA749"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8817E47"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AD62CB4"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57DD719"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B1AE87" w14:textId="2792FC9E"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34998">
            <w:rPr>
              <w:rFonts w:ascii="Times New Roman" w:eastAsia="Times New Roman" w:hAnsi="Times New Roman" w:cs="David"/>
              <w:color w:val="008000"/>
              <w:sz w:val="24"/>
              <w:szCs w:val="24"/>
              <w:rtl/>
              <w:lang w:eastAsia="he-IL"/>
            </w:rPr>
            <w:t>ר. כהן מהנדסים יועצים לחשמל ואוטומציה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34998">
            <w:rPr>
              <w:rFonts w:ascii="Times New Roman" w:eastAsia="Times New Roman" w:hAnsi="Times New Roman" w:cs="David"/>
              <w:color w:val="008000"/>
              <w:sz w:val="24"/>
              <w:szCs w:val="24"/>
              <w:rtl/>
              <w:lang w:eastAsia="he-IL"/>
            </w:rPr>
            <w:t>ר. כהן מהנדסים יועצים לחשמל ואוטומציה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34998">
            <w:rPr>
              <w:rFonts w:ascii="Times New Roman" w:eastAsia="Times New Roman" w:hAnsi="Times New Roman" w:cs="David"/>
              <w:color w:val="008000"/>
              <w:sz w:val="24"/>
              <w:szCs w:val="24"/>
              <w:rtl/>
              <w:lang w:eastAsia="he-IL"/>
            </w:rPr>
            <w:t>ר. כהן מהנדסים יועצים לחשמל ואוטומציה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6813FB8"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76450C" w14:textId="3036EE3F"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34998">
            <w:rPr>
              <w:rFonts w:ascii="Times New Roman" w:eastAsia="Times New Roman" w:hAnsi="Times New Roman" w:cs="David"/>
              <w:color w:val="008000"/>
              <w:sz w:val="24"/>
              <w:szCs w:val="24"/>
              <w:rtl/>
              <w:lang w:eastAsia="he-IL"/>
            </w:rPr>
            <w:t>ר. כהן מהנדסים יועצים לחשמל ואוטומציה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C83203">
            <w:rPr>
              <w:rFonts w:ascii="Times New Roman" w:eastAsia="Times New Roman" w:hAnsi="Times New Roman" w:cs="David" w:hint="cs"/>
              <w:bCs/>
              <w:color w:val="008000"/>
              <w:sz w:val="24"/>
              <w:szCs w:val="24"/>
              <w:rtl/>
              <w:lang w:eastAsia="he-IL"/>
            </w:rPr>
            <w:t>הכוזרי</w:t>
          </w:r>
        </w:sdtContent>
      </w:sdt>
      <w:r w:rsidRPr="00B27B4C">
        <w:rPr>
          <w:rFonts w:ascii="Times New Roman" w:eastAsia="Times New Roman" w:hAnsi="Times New Roman" w:cs="David" w:hint="cs"/>
          <w:color w:val="008000"/>
          <w:sz w:val="24"/>
          <w:szCs w:val="24"/>
          <w:rtl/>
          <w:lang w:eastAsia="he-IL"/>
        </w:rPr>
        <w:t>.</w:t>
      </w:r>
    </w:p>
    <w:p w14:paraId="2F43909D"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0F93CD" w14:textId="5E39F7A9"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34998">
            <w:rPr>
              <w:rFonts w:ascii="Times New Roman" w:eastAsia="Times New Roman" w:hAnsi="Times New Roman" w:cs="David"/>
              <w:color w:val="008000"/>
              <w:sz w:val="24"/>
              <w:szCs w:val="24"/>
              <w:rtl/>
              <w:lang w:eastAsia="he-IL"/>
            </w:rPr>
            <w:t>ר. כהן מהנדסים יועצים לחשמל ואוטומציה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6A6053A"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A234F2B" w14:textId="3CD228B5"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34998">
            <w:rPr>
              <w:rFonts w:ascii="Times New Roman" w:eastAsia="Times New Roman" w:hAnsi="Times New Roman" w:cs="David"/>
              <w:color w:val="008000"/>
              <w:sz w:val="24"/>
              <w:szCs w:val="24"/>
              <w:rtl/>
              <w:lang w:eastAsia="he-IL"/>
            </w:rPr>
            <w:t>ר. כהן מהנדסים יועצים לחשמל ואוטומציה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7A1214D"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B876A67"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509CCAF"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FE1230"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50CB99E"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39B7BD"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54AC997"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24907C"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2C7845D" w14:textId="77777777" w:rsidR="00A03B97" w:rsidRPr="00435A20" w:rsidRDefault="00A03B97" w:rsidP="00A03B9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B2DE124"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A23031C" w14:textId="36388F0D"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34998">
            <w:rPr>
              <w:rFonts w:ascii="Times New Roman" w:eastAsia="Times New Roman" w:hAnsi="Times New Roman" w:cs="David"/>
              <w:color w:val="00B0F0"/>
              <w:sz w:val="20"/>
              <w:szCs w:val="24"/>
              <w:u w:val="single"/>
              <w:rtl/>
              <w:lang w:eastAsia="he-IL"/>
            </w:rPr>
            <w:t>ר. כהן מהנדסים יועצים לחשמל ואוטומציה בע"מ</w:t>
          </w:r>
        </w:sdtContent>
      </w:sdt>
    </w:p>
    <w:p w14:paraId="0C3B2BB5"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5086CC2"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F413C8C"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4BC9A2E"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273AFF4"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300803">
        <w:rPr>
          <w:rFonts w:ascii="Times New Roman" w:eastAsia="Times New Roman" w:hAnsi="Times New Roman" w:cs="David" w:hint="cs"/>
          <w:sz w:val="24"/>
          <w:szCs w:val="24"/>
          <w:rtl/>
          <w:lang w:eastAsia="he-IL"/>
          <w:rPrChange w:id="138" w:author="מרול אטמן" w:date="2024-04-21T14:42:00Z">
            <w:rPr>
              <w:rFonts w:ascii="Times New Roman" w:eastAsia="Times New Roman" w:hAnsi="Times New Roman" w:cs="David" w:hint="cs"/>
              <w:sz w:val="24"/>
              <w:szCs w:val="24"/>
              <w:highlight w:val="yellow"/>
              <w:rtl/>
              <w:lang w:eastAsia="he-IL"/>
            </w:rPr>
          </w:rPrChange>
        </w:rPr>
        <w:t>*מחק את המיותר</w:t>
      </w:r>
    </w:p>
    <w:p w14:paraId="7B31E3ED"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4401F575" w14:textId="77777777"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A3254CF" w14:textId="77777777"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14:paraId="17EC51BC" w14:textId="77777777"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008462D" w14:textId="77777777" w:rsidR="00D50F2B" w:rsidRPr="00D50F2B" w:rsidRDefault="00D50F2B" w:rsidP="00D50F2B">
      <w:pPr>
        <w:spacing w:before="0" w:beforeAutospacing="0" w:after="0" w:afterAutospacing="0" w:line="240" w:lineRule="auto"/>
        <w:ind w:left="540" w:hanging="540"/>
        <w:jc w:val="center"/>
        <w:rPr>
          <w:rFonts w:ascii="David" w:eastAsia="Times New Roman" w:hAnsi="David" w:cs="David"/>
          <w:sz w:val="24"/>
          <w:szCs w:val="24"/>
          <w:rtl/>
        </w:rPr>
      </w:pPr>
    </w:p>
    <w:p w14:paraId="387924FC" w14:textId="77777777" w:rsidR="00D50F2B" w:rsidRPr="00D50F2B" w:rsidRDefault="00D50F2B" w:rsidP="00D50F2B">
      <w:pPr>
        <w:spacing w:before="0" w:beforeAutospacing="0" w:after="0" w:afterAutospacing="0" w:line="240" w:lineRule="auto"/>
        <w:jc w:val="right"/>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תאריך</w:t>
      </w:r>
      <w:r w:rsidRPr="00D50F2B">
        <w:rPr>
          <w:rFonts w:ascii="David" w:eastAsia="Times New Roman" w:hAnsi="David" w:cs="David"/>
          <w:sz w:val="24"/>
          <w:szCs w:val="24"/>
          <w:rtl/>
          <w:lang w:eastAsia="he-IL"/>
        </w:rPr>
        <w:t>: ________________</w:t>
      </w:r>
    </w:p>
    <w:p w14:paraId="1A8C9BF6"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לכבוד</w:t>
      </w:r>
    </w:p>
    <w:p w14:paraId="1F47D9A0" w14:textId="001E77A7" w:rsidR="00D50F2B" w:rsidRPr="00D50F2B" w:rsidRDefault="00D50F2B" w:rsidP="00D50F2B">
      <w:pPr>
        <w:spacing w:before="0" w:beforeAutospacing="0" w:after="0" w:afterAutospacing="0" w:line="240" w:lineRule="auto"/>
        <w:jc w:val="both"/>
        <w:rPr>
          <w:rFonts w:ascii="David" w:eastAsia="Times New Roman" w:hAnsi="David" w:cs="David"/>
          <w:b/>
          <w:bCs/>
          <w:sz w:val="24"/>
          <w:szCs w:val="24"/>
          <w:rtl/>
          <w:lang w:eastAsia="he-IL"/>
        </w:rPr>
      </w:pPr>
      <w:r w:rsidRPr="00D50F2B">
        <w:rPr>
          <w:rFonts w:ascii="David" w:eastAsia="Times New Roman" w:hAnsi="David" w:cs="David" w:hint="cs"/>
          <w:b/>
          <w:bCs/>
          <w:sz w:val="24"/>
          <w:szCs w:val="24"/>
          <w:rtl/>
          <w:lang w:eastAsia="he-IL"/>
        </w:rPr>
        <w:t xml:space="preserve">אפריקה ישראל </w:t>
      </w:r>
      <w:del w:id="139" w:author="מרול אטמן" w:date="2024-03-24T15:32:00Z">
        <w:r w:rsidRPr="00D50F2B" w:rsidDel="00353489">
          <w:rPr>
            <w:rFonts w:ascii="David" w:eastAsia="Times New Roman" w:hAnsi="David" w:cs="David" w:hint="cs"/>
            <w:b/>
            <w:bCs/>
            <w:sz w:val="24"/>
            <w:szCs w:val="24"/>
            <w:rtl/>
            <w:lang w:eastAsia="he-IL"/>
          </w:rPr>
          <w:delText xml:space="preserve">מגורים </w:delText>
        </w:r>
      </w:del>
      <w:ins w:id="140" w:author="מרול אטמן" w:date="2024-03-24T15:32:00Z">
        <w:r w:rsidR="00353489">
          <w:rPr>
            <w:rFonts w:ascii="David" w:eastAsia="Times New Roman" w:hAnsi="David" w:cs="David" w:hint="cs"/>
            <w:b/>
            <w:bCs/>
            <w:sz w:val="24"/>
            <w:szCs w:val="24"/>
            <w:rtl/>
            <w:lang w:eastAsia="he-IL"/>
          </w:rPr>
          <w:t>התחדשות עירונית</w:t>
        </w:r>
        <w:r w:rsidR="00353489" w:rsidRPr="00D50F2B">
          <w:rPr>
            <w:rFonts w:ascii="David" w:eastAsia="Times New Roman" w:hAnsi="David" w:cs="David" w:hint="cs"/>
            <w:b/>
            <w:bCs/>
            <w:sz w:val="24"/>
            <w:szCs w:val="24"/>
            <w:rtl/>
            <w:lang w:eastAsia="he-IL"/>
          </w:rPr>
          <w:t xml:space="preserve"> </w:t>
        </w:r>
      </w:ins>
      <w:r w:rsidRPr="00D50F2B">
        <w:rPr>
          <w:rFonts w:ascii="David" w:eastAsia="Times New Roman" w:hAnsi="David" w:cs="David" w:hint="cs"/>
          <w:b/>
          <w:bCs/>
          <w:sz w:val="24"/>
          <w:szCs w:val="24"/>
          <w:rtl/>
          <w:lang w:eastAsia="he-IL"/>
        </w:rPr>
        <w:t>בע"מ</w:t>
      </w:r>
    </w:p>
    <w:p w14:paraId="7C986FAA" w14:textId="77777777" w:rsidR="00462B9C" w:rsidRDefault="00D50F2B" w:rsidP="00D50F2B">
      <w:pPr>
        <w:spacing w:before="0" w:beforeAutospacing="0" w:after="0" w:afterAutospacing="0" w:line="240" w:lineRule="auto"/>
        <w:jc w:val="both"/>
        <w:rPr>
          <w:ins w:id="141" w:author="מרול אטמן" w:date="2024-03-24T15:34:00Z"/>
          <w:rFonts w:ascii="David" w:eastAsia="Times New Roman" w:hAnsi="David" w:cs="David"/>
          <w:b/>
          <w:bCs/>
          <w:sz w:val="24"/>
          <w:szCs w:val="24"/>
          <w:u w:val="single"/>
          <w:rtl/>
          <w:lang w:eastAsia="he-IL"/>
        </w:rPr>
      </w:pPr>
      <w:r w:rsidRPr="00D50F2B">
        <w:rPr>
          <w:rFonts w:ascii="David" w:eastAsia="Times New Roman" w:hAnsi="David" w:cs="David" w:hint="cs"/>
          <w:b/>
          <w:bCs/>
          <w:sz w:val="24"/>
          <w:szCs w:val="24"/>
          <w:u w:val="single"/>
          <w:rtl/>
          <w:lang w:eastAsia="he-IL"/>
        </w:rPr>
        <w:t>מרח' יהונתן נתניהו 1</w:t>
      </w:r>
      <w:del w:id="142" w:author="מרול אטמן" w:date="2024-03-24T15:32:00Z">
        <w:r w:rsidRPr="00D50F2B" w:rsidDel="00353489">
          <w:rPr>
            <w:rFonts w:ascii="David" w:eastAsia="Times New Roman" w:hAnsi="David" w:cs="David" w:hint="cs"/>
            <w:b/>
            <w:bCs/>
            <w:sz w:val="24"/>
            <w:szCs w:val="24"/>
            <w:u w:val="single"/>
            <w:rtl/>
            <w:lang w:eastAsia="he-IL"/>
          </w:rPr>
          <w:delText>ג'</w:delText>
        </w:r>
      </w:del>
      <w:r w:rsidRPr="00D50F2B">
        <w:rPr>
          <w:rFonts w:ascii="David" w:eastAsia="Times New Roman" w:hAnsi="David" w:cs="David" w:hint="cs"/>
          <w:b/>
          <w:bCs/>
          <w:sz w:val="24"/>
          <w:szCs w:val="24"/>
          <w:u w:val="single"/>
          <w:rtl/>
          <w:lang w:eastAsia="he-IL"/>
        </w:rPr>
        <w:t xml:space="preserve">, אור-יהודה </w:t>
      </w:r>
    </w:p>
    <w:p w14:paraId="5B3253E4" w14:textId="20C66771" w:rsidR="00462B9C" w:rsidRDefault="00462B9C" w:rsidP="00D50F2B">
      <w:pPr>
        <w:spacing w:before="0" w:beforeAutospacing="0" w:after="0" w:afterAutospacing="0" w:line="240" w:lineRule="auto"/>
        <w:jc w:val="both"/>
        <w:rPr>
          <w:ins w:id="143" w:author="מרול אטמן" w:date="2024-03-24T15:34:00Z"/>
          <w:rFonts w:ascii="David" w:eastAsia="Times New Roman" w:hAnsi="David" w:cs="David"/>
          <w:b/>
          <w:bCs/>
          <w:sz w:val="24"/>
          <w:szCs w:val="24"/>
          <w:u w:val="single"/>
          <w:rtl/>
          <w:lang w:eastAsia="he-IL"/>
        </w:rPr>
      </w:pPr>
      <w:proofErr w:type="spellStart"/>
      <w:ins w:id="144" w:author="מרול אטמן" w:date="2024-03-24T15:34:00Z">
        <w:r>
          <w:rPr>
            <w:rFonts w:ascii="David" w:eastAsia="Times New Roman" w:hAnsi="David" w:cs="David" w:hint="cs"/>
            <w:b/>
            <w:bCs/>
            <w:sz w:val="24"/>
            <w:szCs w:val="24"/>
            <w:u w:val="single"/>
            <w:rtl/>
            <w:lang w:eastAsia="he-IL"/>
          </w:rPr>
          <w:t>ומצלאוי</w:t>
        </w:r>
        <w:proofErr w:type="spellEnd"/>
        <w:r>
          <w:rPr>
            <w:rFonts w:ascii="David" w:eastAsia="Times New Roman" w:hAnsi="David" w:cs="David" w:hint="cs"/>
            <w:b/>
            <w:bCs/>
            <w:sz w:val="24"/>
            <w:szCs w:val="24"/>
            <w:u w:val="single"/>
            <w:rtl/>
            <w:lang w:eastAsia="he-IL"/>
          </w:rPr>
          <w:t xml:space="preserve"> חברה לבניין בע"מ</w:t>
        </w:r>
      </w:ins>
    </w:p>
    <w:p w14:paraId="38EB72C4" w14:textId="1C8A7810" w:rsidR="00462B9C" w:rsidRDefault="00462B9C" w:rsidP="00D50F2B">
      <w:pPr>
        <w:spacing w:before="0" w:beforeAutospacing="0" w:after="0" w:afterAutospacing="0" w:line="240" w:lineRule="auto"/>
        <w:jc w:val="both"/>
        <w:rPr>
          <w:ins w:id="145" w:author="מרול אטמן" w:date="2024-03-24T15:34:00Z"/>
          <w:rFonts w:ascii="David" w:eastAsia="Times New Roman" w:hAnsi="David" w:cs="David"/>
          <w:b/>
          <w:bCs/>
          <w:sz w:val="24"/>
          <w:szCs w:val="24"/>
          <w:u w:val="single"/>
          <w:rtl/>
          <w:lang w:eastAsia="he-IL"/>
        </w:rPr>
      </w:pPr>
      <w:ins w:id="146" w:author="מרול אטמן" w:date="2024-03-24T15:34:00Z">
        <w:r>
          <w:rPr>
            <w:rFonts w:ascii="David" w:eastAsia="Times New Roman" w:hAnsi="David" w:cs="David" w:hint="cs"/>
            <w:b/>
            <w:bCs/>
            <w:sz w:val="24"/>
            <w:szCs w:val="24"/>
            <w:u w:val="single"/>
            <w:rtl/>
            <w:lang w:eastAsia="he-IL"/>
          </w:rPr>
          <w:t>מ</w:t>
        </w:r>
      </w:ins>
      <w:ins w:id="147" w:author="מרול אטמן" w:date="2024-03-24T15:35:00Z">
        <w:r>
          <w:rPr>
            <w:rFonts w:ascii="David" w:eastAsia="Times New Roman" w:hAnsi="David" w:cs="David" w:hint="cs"/>
            <w:b/>
            <w:bCs/>
            <w:sz w:val="24"/>
            <w:szCs w:val="24"/>
            <w:u w:val="single"/>
            <w:rtl/>
            <w:lang w:eastAsia="he-IL"/>
          </w:rPr>
          <w:t>דרך</w:t>
        </w:r>
      </w:ins>
      <w:ins w:id="148" w:author="מרול אטמן" w:date="2024-03-24T15:34:00Z">
        <w:r>
          <w:rPr>
            <w:rFonts w:ascii="David" w:eastAsia="Times New Roman" w:hAnsi="David" w:cs="David" w:hint="cs"/>
            <w:b/>
            <w:bCs/>
            <w:sz w:val="24"/>
            <w:szCs w:val="24"/>
            <w:u w:val="single"/>
            <w:rtl/>
            <w:lang w:eastAsia="he-IL"/>
          </w:rPr>
          <w:t xml:space="preserve"> רפאל איתן 1, </w:t>
        </w:r>
        <w:proofErr w:type="spellStart"/>
        <w:r>
          <w:rPr>
            <w:rFonts w:ascii="David" w:eastAsia="Times New Roman" w:hAnsi="David" w:cs="David" w:hint="cs"/>
            <w:b/>
            <w:bCs/>
            <w:sz w:val="24"/>
            <w:szCs w:val="24"/>
            <w:u w:val="single"/>
            <w:rtl/>
            <w:lang w:eastAsia="he-IL"/>
          </w:rPr>
          <w:t>קרית</w:t>
        </w:r>
        <w:proofErr w:type="spellEnd"/>
        <w:r>
          <w:rPr>
            <w:rFonts w:ascii="David" w:eastAsia="Times New Roman" w:hAnsi="David" w:cs="David" w:hint="cs"/>
            <w:b/>
            <w:bCs/>
            <w:sz w:val="24"/>
            <w:szCs w:val="24"/>
            <w:u w:val="single"/>
            <w:rtl/>
            <w:lang w:eastAsia="he-IL"/>
          </w:rPr>
          <w:t xml:space="preserve"> אונו</w:t>
        </w:r>
      </w:ins>
    </w:p>
    <w:p w14:paraId="22749DE0" w14:textId="54F43D95" w:rsidR="00D50F2B" w:rsidRPr="00D50F2B" w:rsidRDefault="00D50F2B" w:rsidP="00D50F2B">
      <w:pPr>
        <w:spacing w:before="0" w:beforeAutospacing="0" w:after="0" w:afterAutospacing="0" w:line="240" w:lineRule="auto"/>
        <w:jc w:val="both"/>
        <w:rPr>
          <w:rFonts w:ascii="David" w:eastAsia="Times New Roman" w:hAnsi="David" w:cs="David"/>
          <w:b/>
          <w:bCs/>
          <w:sz w:val="24"/>
          <w:szCs w:val="24"/>
          <w:u w:val="single"/>
          <w:rtl/>
          <w:lang w:eastAsia="he-IL"/>
        </w:rPr>
      </w:pPr>
      <w:r w:rsidRPr="00D50F2B">
        <w:rPr>
          <w:rFonts w:ascii="David" w:eastAsia="Times New Roman" w:hAnsi="David" w:cs="David" w:hint="cs"/>
          <w:b/>
          <w:bCs/>
          <w:sz w:val="24"/>
          <w:szCs w:val="24"/>
          <w:u w:val="single"/>
          <w:rtl/>
          <w:lang w:eastAsia="he-IL"/>
        </w:rPr>
        <w:t>(להלן: "החברה")</w:t>
      </w:r>
    </w:p>
    <w:p w14:paraId="6ED9708A"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26BF59FE"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roofErr w:type="spellStart"/>
      <w:r w:rsidRPr="00D50F2B">
        <w:rPr>
          <w:rFonts w:ascii="David" w:eastAsia="Times New Roman" w:hAnsi="David" w:cs="David" w:hint="eastAsia"/>
          <w:sz w:val="24"/>
          <w:szCs w:val="24"/>
          <w:rtl/>
          <w:lang w:eastAsia="he-IL"/>
        </w:rPr>
        <w:t>א</w:t>
      </w:r>
      <w:r w:rsidRPr="00D50F2B">
        <w:rPr>
          <w:rFonts w:ascii="David" w:eastAsia="Times New Roman" w:hAnsi="David" w:cs="David"/>
          <w:sz w:val="24"/>
          <w:szCs w:val="24"/>
          <w:rtl/>
          <w:lang w:eastAsia="he-IL"/>
        </w:rPr>
        <w:t>.ג.נ</w:t>
      </w:r>
      <w:proofErr w:type="spellEnd"/>
      <w:r w:rsidRPr="00D50F2B">
        <w:rPr>
          <w:rFonts w:ascii="David" w:eastAsia="Times New Roman" w:hAnsi="David" w:cs="David"/>
          <w:sz w:val="24"/>
          <w:szCs w:val="24"/>
          <w:rtl/>
          <w:lang w:eastAsia="he-IL"/>
        </w:rPr>
        <w:t>.,</w:t>
      </w:r>
    </w:p>
    <w:p w14:paraId="15EC227E" w14:textId="77777777" w:rsidR="00D50F2B" w:rsidRPr="00D50F2B" w:rsidRDefault="00D50F2B" w:rsidP="00D50F2B">
      <w:pPr>
        <w:spacing w:before="0" w:beforeAutospacing="0" w:after="0" w:afterAutospacing="0" w:line="240" w:lineRule="auto"/>
        <w:ind w:left="720"/>
        <w:jc w:val="both"/>
        <w:rPr>
          <w:rFonts w:ascii="David" w:eastAsia="Times New Roman" w:hAnsi="David" w:cs="David"/>
          <w:sz w:val="24"/>
          <w:szCs w:val="24"/>
          <w:rtl/>
          <w:lang w:eastAsia="he-IL"/>
        </w:rPr>
      </w:pPr>
    </w:p>
    <w:p w14:paraId="1EF3FE9D" w14:textId="77777777" w:rsidR="00D50F2B" w:rsidRPr="00D50F2B" w:rsidRDefault="00D50F2B" w:rsidP="00D50F2B">
      <w:pPr>
        <w:spacing w:before="0" w:beforeAutospacing="0" w:after="0" w:afterAutospacing="0" w:line="240" w:lineRule="auto"/>
        <w:ind w:left="720"/>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הנדון</w:t>
      </w:r>
      <w:r w:rsidRPr="00D50F2B">
        <w:rPr>
          <w:rFonts w:ascii="David" w:eastAsia="Times New Roman" w:hAnsi="David" w:cs="David"/>
          <w:sz w:val="24"/>
          <w:szCs w:val="24"/>
          <w:rtl/>
          <w:lang w:eastAsia="he-IL"/>
        </w:rPr>
        <w:t>:</w:t>
      </w:r>
      <w:r w:rsidRPr="00D50F2B">
        <w:rPr>
          <w:rFonts w:ascii="David" w:eastAsia="Times New Roman" w:hAnsi="David" w:cs="David"/>
          <w:sz w:val="24"/>
          <w:szCs w:val="24"/>
          <w:rtl/>
          <w:lang w:eastAsia="he-IL"/>
        </w:rPr>
        <w:tab/>
      </w:r>
      <w:r w:rsidRPr="00D50F2B">
        <w:rPr>
          <w:rFonts w:ascii="David" w:eastAsia="Times New Roman" w:hAnsi="David" w:cs="David" w:hint="eastAsia"/>
          <w:sz w:val="24"/>
          <w:szCs w:val="24"/>
          <w:rtl/>
          <w:lang w:eastAsia="he-IL"/>
        </w:rPr>
        <w:t>מבוטחנו</w:t>
      </w:r>
      <w:r w:rsidRPr="00D50F2B">
        <w:rPr>
          <w:rFonts w:ascii="David" w:eastAsia="Times New Roman" w:hAnsi="David" w:cs="David"/>
          <w:sz w:val="24"/>
          <w:szCs w:val="24"/>
          <w:rtl/>
          <w:lang w:eastAsia="he-IL"/>
        </w:rPr>
        <w:t xml:space="preserve">: _____________________ (להלן: </w:t>
      </w:r>
      <w:r w:rsidRPr="00D50F2B">
        <w:rPr>
          <w:rFonts w:ascii="David" w:eastAsia="Times New Roman" w:hAnsi="David" w:cs="David"/>
          <w:b/>
          <w:bCs/>
          <w:sz w:val="24"/>
          <w:szCs w:val="24"/>
          <w:rtl/>
          <w:lang w:eastAsia="he-IL"/>
        </w:rPr>
        <w:t>"</w:t>
      </w:r>
      <w:r w:rsidRPr="00D50F2B">
        <w:rPr>
          <w:rFonts w:ascii="David" w:eastAsia="Times New Roman" w:hAnsi="David" w:cs="David" w:hint="eastAsia"/>
          <w:b/>
          <w:bCs/>
          <w:sz w:val="24"/>
          <w:szCs w:val="24"/>
          <w:rtl/>
          <w:lang w:eastAsia="he-IL"/>
        </w:rPr>
        <w:t>היועץ</w:t>
      </w:r>
      <w:r w:rsidRPr="00D50F2B">
        <w:rPr>
          <w:rFonts w:ascii="David" w:eastAsia="Times New Roman" w:hAnsi="David" w:cs="David"/>
          <w:b/>
          <w:bCs/>
          <w:sz w:val="24"/>
          <w:szCs w:val="24"/>
          <w:rtl/>
          <w:lang w:eastAsia="he-IL"/>
        </w:rPr>
        <w:t>"</w:t>
      </w:r>
      <w:r w:rsidRPr="00D50F2B">
        <w:rPr>
          <w:rFonts w:ascii="David" w:eastAsia="Times New Roman" w:hAnsi="David" w:cs="David"/>
          <w:sz w:val="24"/>
          <w:szCs w:val="24"/>
          <w:rtl/>
          <w:lang w:eastAsia="he-IL"/>
        </w:rPr>
        <w:t>)</w:t>
      </w:r>
    </w:p>
    <w:p w14:paraId="117B816A" w14:textId="77777777" w:rsidR="00D50F2B" w:rsidRPr="00D50F2B" w:rsidRDefault="00D50F2B" w:rsidP="00D50F2B">
      <w:pPr>
        <w:spacing w:before="0" w:beforeAutospacing="0" w:after="0" w:afterAutospacing="0" w:line="240" w:lineRule="auto"/>
        <w:ind w:left="720"/>
        <w:jc w:val="both"/>
        <w:rPr>
          <w:rFonts w:ascii="David" w:eastAsia="Times New Roman" w:hAnsi="David" w:cs="David"/>
          <w:sz w:val="24"/>
          <w:szCs w:val="24"/>
          <w:rtl/>
          <w:lang w:eastAsia="he-IL"/>
        </w:rPr>
      </w:pPr>
      <w:r w:rsidRPr="00D50F2B">
        <w:rPr>
          <w:rFonts w:ascii="David" w:eastAsia="Times New Roman" w:hAnsi="David" w:cs="David"/>
          <w:sz w:val="24"/>
          <w:szCs w:val="24"/>
          <w:rtl/>
          <w:lang w:eastAsia="he-IL"/>
        </w:rPr>
        <w:tab/>
      </w:r>
      <w:r w:rsidRPr="00D50F2B">
        <w:rPr>
          <w:rFonts w:ascii="David" w:eastAsia="Times New Roman" w:hAnsi="David" w:cs="David" w:hint="eastAsia"/>
          <w:sz w:val="24"/>
          <w:szCs w:val="24"/>
          <w:rtl/>
          <w:lang w:eastAsia="he-IL"/>
        </w:rPr>
        <w:t>אישור</w:t>
      </w:r>
      <w:r w:rsidRPr="00D50F2B">
        <w:rPr>
          <w:rFonts w:ascii="David" w:eastAsia="Times New Roman" w:hAnsi="David" w:cs="David"/>
          <w:sz w:val="24"/>
          <w:szCs w:val="24"/>
          <w:rtl/>
          <w:lang w:eastAsia="he-IL"/>
        </w:rPr>
        <w:t xml:space="preserve"> עריכת פוליסות ביטוח בקשר להסכם מיום __</w:t>
      </w:r>
      <w:r w:rsidRPr="00D50F2B">
        <w:rPr>
          <w:rFonts w:ascii="David" w:eastAsia="Times New Roman" w:hAnsi="David" w:cs="David" w:hint="cs"/>
          <w:sz w:val="24"/>
          <w:szCs w:val="24"/>
          <w:rtl/>
          <w:lang w:eastAsia="he-IL"/>
        </w:rPr>
        <w:t>_</w:t>
      </w:r>
      <w:r w:rsidRPr="00D50F2B">
        <w:rPr>
          <w:rFonts w:ascii="David" w:eastAsia="Times New Roman" w:hAnsi="David" w:cs="David"/>
          <w:sz w:val="24"/>
          <w:szCs w:val="24"/>
          <w:rtl/>
          <w:lang w:eastAsia="he-IL"/>
        </w:rPr>
        <w:t>______</w:t>
      </w:r>
      <w:r w:rsidRPr="00D50F2B">
        <w:rPr>
          <w:rFonts w:ascii="David" w:eastAsia="Times New Roman" w:hAnsi="David" w:cs="David" w:hint="cs"/>
          <w:sz w:val="24"/>
          <w:szCs w:val="24"/>
          <w:rtl/>
          <w:lang w:eastAsia="he-IL"/>
        </w:rPr>
        <w:t>____</w:t>
      </w:r>
    </w:p>
    <w:p w14:paraId="4A2071B6" w14:textId="77777777" w:rsidR="00D50F2B" w:rsidRPr="00D50F2B" w:rsidRDefault="00D50F2B" w:rsidP="00D50F2B">
      <w:pPr>
        <w:spacing w:before="0" w:beforeAutospacing="0" w:after="0" w:afterAutospacing="0" w:line="240" w:lineRule="auto"/>
        <w:ind w:left="1440"/>
        <w:rPr>
          <w:rFonts w:ascii="David" w:eastAsia="Times New Roman" w:hAnsi="David" w:cs="David"/>
          <w:sz w:val="24"/>
          <w:szCs w:val="24"/>
          <w:rtl/>
          <w:lang w:eastAsia="he-IL"/>
        </w:rPr>
      </w:pPr>
      <w:r w:rsidRPr="00D50F2B">
        <w:rPr>
          <w:rFonts w:ascii="David" w:eastAsia="Times New Roman" w:hAnsi="David" w:cs="David"/>
          <w:sz w:val="24"/>
          <w:szCs w:val="24"/>
          <w:rtl/>
          <w:lang w:eastAsia="he-IL"/>
        </w:rPr>
        <w:t>ל</w:t>
      </w:r>
      <w:r w:rsidRPr="00D50F2B">
        <w:rPr>
          <w:rFonts w:ascii="David" w:eastAsia="Times New Roman" w:hAnsi="David" w:cs="David" w:hint="cs"/>
          <w:sz w:val="24"/>
          <w:szCs w:val="24"/>
          <w:rtl/>
          <w:lang w:eastAsia="he-IL"/>
        </w:rPr>
        <w:t>מתן שירותי ______________________</w:t>
      </w:r>
      <w:r w:rsidRPr="00D50F2B">
        <w:rPr>
          <w:rFonts w:ascii="David" w:eastAsia="Times New Roman" w:hAnsi="David" w:cs="David"/>
          <w:sz w:val="24"/>
          <w:szCs w:val="24"/>
          <w:rtl/>
          <w:lang w:eastAsia="he-IL"/>
        </w:rPr>
        <w:t xml:space="preserve"> (להלן: </w:t>
      </w:r>
      <w:r w:rsidRPr="00D50F2B">
        <w:rPr>
          <w:rFonts w:ascii="David" w:eastAsia="Times New Roman" w:hAnsi="David" w:cs="David"/>
          <w:b/>
          <w:bCs/>
          <w:sz w:val="24"/>
          <w:szCs w:val="24"/>
          <w:rtl/>
          <w:lang w:eastAsia="he-IL"/>
        </w:rPr>
        <w:t>"</w:t>
      </w:r>
      <w:r w:rsidRPr="00D50F2B">
        <w:rPr>
          <w:rFonts w:ascii="David" w:eastAsia="Times New Roman" w:hAnsi="David" w:cs="David" w:hint="eastAsia"/>
          <w:b/>
          <w:bCs/>
          <w:sz w:val="24"/>
          <w:szCs w:val="24"/>
          <w:rtl/>
          <w:lang w:eastAsia="he-IL"/>
        </w:rPr>
        <w:t>ה</w:t>
      </w:r>
      <w:r w:rsidRPr="00D50F2B">
        <w:rPr>
          <w:rFonts w:ascii="David" w:eastAsia="Times New Roman" w:hAnsi="David" w:cs="David" w:hint="cs"/>
          <w:b/>
          <w:bCs/>
          <w:sz w:val="24"/>
          <w:szCs w:val="24"/>
          <w:rtl/>
          <w:lang w:eastAsia="he-IL"/>
        </w:rPr>
        <w:t>שירותים</w:t>
      </w:r>
      <w:r w:rsidRPr="00D50F2B">
        <w:rPr>
          <w:rFonts w:ascii="David" w:eastAsia="Times New Roman" w:hAnsi="David" w:cs="David"/>
          <w:b/>
          <w:bCs/>
          <w:sz w:val="24"/>
          <w:szCs w:val="24"/>
          <w:rtl/>
          <w:lang w:eastAsia="he-IL"/>
        </w:rPr>
        <w:t xml:space="preserve">" </w:t>
      </w:r>
      <w:r w:rsidRPr="00D50F2B">
        <w:rPr>
          <w:rFonts w:ascii="David" w:eastAsia="Times New Roman" w:hAnsi="David" w:cs="David" w:hint="eastAsia"/>
          <w:sz w:val="24"/>
          <w:szCs w:val="24"/>
          <w:rtl/>
          <w:lang w:eastAsia="he-IL"/>
        </w:rPr>
        <w:t>ו</w:t>
      </w:r>
      <w:r w:rsidRPr="00D50F2B">
        <w:rPr>
          <w:rFonts w:ascii="David" w:eastAsia="Times New Roman" w:hAnsi="David" w:cs="David"/>
          <w:sz w:val="24"/>
          <w:szCs w:val="24"/>
          <w:rtl/>
          <w:lang w:eastAsia="he-IL"/>
        </w:rPr>
        <w:t xml:space="preserve">/או </w:t>
      </w:r>
      <w:r w:rsidRPr="00D50F2B">
        <w:rPr>
          <w:rFonts w:ascii="David" w:eastAsia="Times New Roman" w:hAnsi="David" w:cs="David"/>
          <w:b/>
          <w:bCs/>
          <w:sz w:val="24"/>
          <w:szCs w:val="24"/>
          <w:rtl/>
          <w:lang w:eastAsia="he-IL"/>
        </w:rPr>
        <w:t>"</w:t>
      </w:r>
      <w:r w:rsidRPr="00D50F2B">
        <w:rPr>
          <w:rFonts w:ascii="David" w:eastAsia="Times New Roman" w:hAnsi="David" w:cs="David" w:hint="eastAsia"/>
          <w:b/>
          <w:bCs/>
          <w:sz w:val="24"/>
          <w:szCs w:val="24"/>
          <w:rtl/>
          <w:lang w:eastAsia="he-IL"/>
        </w:rPr>
        <w:t>ההסכם</w:t>
      </w:r>
      <w:r w:rsidRPr="00D50F2B">
        <w:rPr>
          <w:rFonts w:ascii="David" w:eastAsia="Times New Roman" w:hAnsi="David" w:cs="David"/>
          <w:b/>
          <w:bCs/>
          <w:sz w:val="24"/>
          <w:szCs w:val="24"/>
          <w:rtl/>
          <w:lang w:eastAsia="he-IL"/>
        </w:rPr>
        <w:t>"</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לפי</w:t>
      </w:r>
      <w:r w:rsidRPr="00D50F2B">
        <w:rPr>
          <w:rFonts w:ascii="David" w:eastAsia="Times New Roman" w:hAnsi="David" w:cs="David"/>
          <w:sz w:val="24"/>
          <w:szCs w:val="24"/>
          <w:rtl/>
          <w:lang w:eastAsia="he-IL"/>
        </w:rPr>
        <w:t xml:space="preserve"> העניין)</w:t>
      </w:r>
    </w:p>
    <w:p w14:paraId="59B7216A"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6189D897"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lang w:eastAsia="he-IL"/>
        </w:rPr>
      </w:pPr>
    </w:p>
    <w:p w14:paraId="00470714"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הננו</w:t>
      </w:r>
      <w:r w:rsidRPr="00D50F2B">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D50F2B">
        <w:rPr>
          <w:rFonts w:ascii="David" w:eastAsia="Times New Roman" w:hAnsi="David" w:cs="David" w:hint="cs"/>
          <w:sz w:val="24"/>
          <w:szCs w:val="24"/>
          <w:rtl/>
          <w:lang w:eastAsia="he-IL"/>
        </w:rPr>
        <w:t>יועץ</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לרבות</w:t>
      </w:r>
      <w:r w:rsidRPr="00D50F2B">
        <w:rPr>
          <w:rFonts w:ascii="David" w:eastAsia="Times New Roman" w:hAnsi="David" w:cs="David"/>
          <w:sz w:val="24"/>
          <w:szCs w:val="24"/>
          <w:rtl/>
          <w:lang w:eastAsia="he-IL"/>
        </w:rPr>
        <w:t xml:space="preserve"> ב</w:t>
      </w:r>
      <w:r w:rsidRPr="00D50F2B">
        <w:rPr>
          <w:rFonts w:ascii="David" w:eastAsia="Times New Roman" w:hAnsi="David" w:cs="David" w:hint="cs"/>
          <w:sz w:val="24"/>
          <w:szCs w:val="24"/>
          <w:rtl/>
          <w:lang w:eastAsia="he-IL"/>
        </w:rPr>
        <w:t>גין השירותים הניתנים</w:t>
      </w:r>
      <w:r w:rsidRPr="00D50F2B">
        <w:rPr>
          <w:rFonts w:ascii="David" w:eastAsia="Times New Roman" w:hAnsi="David" w:cs="David" w:hint="cs"/>
          <w:b/>
          <w:bCs/>
          <w:sz w:val="24"/>
          <w:szCs w:val="24"/>
          <w:rtl/>
          <w:lang w:eastAsia="he-IL"/>
        </w:rPr>
        <w:t xml:space="preserve"> </w:t>
      </w:r>
      <w:r w:rsidRPr="00D50F2B">
        <w:rPr>
          <w:rFonts w:ascii="David" w:eastAsia="Times New Roman" w:hAnsi="David" w:cs="David" w:hint="cs"/>
          <w:sz w:val="24"/>
          <w:szCs w:val="24"/>
          <w:rtl/>
          <w:lang w:eastAsia="he-IL"/>
        </w:rPr>
        <w:t>לחברה</w:t>
      </w:r>
      <w:r w:rsidRPr="00D50F2B">
        <w:rPr>
          <w:rFonts w:ascii="David" w:eastAsia="Times New Roman" w:hAnsi="David" w:cs="David"/>
          <w:sz w:val="24"/>
          <w:szCs w:val="24"/>
          <w:rtl/>
          <w:lang w:eastAsia="he-IL"/>
        </w:rPr>
        <w:t>:-</w:t>
      </w:r>
    </w:p>
    <w:p w14:paraId="3FE74529"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265506E5" w14:textId="77777777" w:rsidR="00D50F2B" w:rsidRPr="00D50F2B" w:rsidRDefault="00D50F2B" w:rsidP="00D50F2B">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D50F2B">
        <w:rPr>
          <w:rFonts w:ascii="David" w:eastAsia="Times New Roman" w:hAnsi="David" w:cs="David" w:hint="cs"/>
          <w:sz w:val="24"/>
          <w:szCs w:val="24"/>
          <w:rtl/>
          <w:lang w:eastAsia="he-IL"/>
        </w:rPr>
        <w:t>1.</w:t>
      </w:r>
      <w:r w:rsidRPr="00D50F2B">
        <w:rPr>
          <w:rFonts w:ascii="David" w:eastAsia="Times New Roman" w:hAnsi="David" w:cs="David" w:hint="cs"/>
          <w:sz w:val="24"/>
          <w:szCs w:val="24"/>
          <w:rtl/>
          <w:lang w:eastAsia="he-IL"/>
        </w:rPr>
        <w:tab/>
      </w:r>
      <w:r w:rsidRPr="00D50F2B">
        <w:rPr>
          <w:rFonts w:ascii="David" w:eastAsia="Times New Roman" w:hAnsi="David" w:cs="David" w:hint="eastAsia"/>
          <w:b/>
          <w:bCs/>
          <w:sz w:val="24"/>
          <w:szCs w:val="24"/>
          <w:u w:val="single"/>
          <w:rtl/>
          <w:lang w:eastAsia="he-IL"/>
        </w:rPr>
        <w:t>ביטוח</w:t>
      </w:r>
      <w:r w:rsidRPr="00D50F2B">
        <w:rPr>
          <w:rFonts w:ascii="David" w:eastAsia="Times New Roman" w:hAnsi="David" w:cs="David"/>
          <w:b/>
          <w:bCs/>
          <w:sz w:val="24"/>
          <w:szCs w:val="24"/>
          <w:u w:val="single"/>
          <w:rtl/>
          <w:lang w:eastAsia="he-IL"/>
        </w:rPr>
        <w:t xml:space="preserve"> אחריות מקצועית</w:t>
      </w:r>
      <w:r w:rsidRPr="00D50F2B">
        <w:rPr>
          <w:rFonts w:ascii="David" w:eastAsia="Times New Roman" w:hAnsi="David" w:cs="David" w:hint="cs"/>
          <w:sz w:val="24"/>
          <w:szCs w:val="24"/>
          <w:rtl/>
          <w:lang w:eastAsia="he-IL"/>
        </w:rPr>
        <w:t xml:space="preserve"> </w:t>
      </w:r>
      <w:r w:rsidRPr="00D50F2B">
        <w:rPr>
          <w:rFonts w:ascii="David" w:eastAsia="Times New Roman" w:hAnsi="David" w:cs="David" w:hint="eastAsia"/>
          <w:sz w:val="24"/>
          <w:szCs w:val="24"/>
          <w:rtl/>
          <w:lang w:eastAsia="he-IL"/>
        </w:rPr>
        <w:t>לכיסוי</w:t>
      </w:r>
      <w:r w:rsidRPr="00D50F2B">
        <w:rPr>
          <w:rFonts w:ascii="David" w:eastAsia="Times New Roman" w:hAnsi="David" w:cs="David"/>
          <w:sz w:val="24"/>
          <w:szCs w:val="24"/>
          <w:rtl/>
          <w:lang w:eastAsia="he-IL"/>
        </w:rPr>
        <w:t xml:space="preserve"> אחריותו ש</w:t>
      </w:r>
      <w:r w:rsidRPr="00D50F2B">
        <w:rPr>
          <w:rFonts w:ascii="David" w:eastAsia="Times New Roman" w:hAnsi="David" w:cs="David" w:hint="eastAsia"/>
          <w:sz w:val="24"/>
          <w:szCs w:val="24"/>
          <w:rtl/>
          <w:lang w:eastAsia="he-IL"/>
        </w:rPr>
        <w:t>ל</w:t>
      </w:r>
      <w:r w:rsidRPr="00D50F2B">
        <w:rPr>
          <w:rFonts w:ascii="David" w:eastAsia="Times New Roman" w:hAnsi="David" w:cs="David"/>
          <w:sz w:val="24"/>
          <w:szCs w:val="24"/>
          <w:rtl/>
          <w:lang w:eastAsia="he-IL"/>
        </w:rPr>
        <w:t xml:space="preserve"> היועץ </w:t>
      </w:r>
      <w:r w:rsidRPr="00D50F2B">
        <w:rPr>
          <w:rFonts w:ascii="David" w:eastAsia="Times New Roman" w:hAnsi="David" w:cs="David" w:hint="eastAsia"/>
          <w:sz w:val="24"/>
          <w:szCs w:val="24"/>
          <w:rtl/>
          <w:lang w:eastAsia="he-IL"/>
        </w:rPr>
        <w:t>על</w:t>
      </w:r>
      <w:r w:rsidRPr="00D50F2B">
        <w:rPr>
          <w:rFonts w:ascii="David" w:eastAsia="Times New Roman" w:hAnsi="David" w:cs="David"/>
          <w:sz w:val="24"/>
          <w:szCs w:val="24"/>
          <w:rtl/>
          <w:lang w:eastAsia="he-IL"/>
        </w:rPr>
        <w:t xml:space="preserve"> פי דין בגין אובדן ו/או נזק העלולים להיגרם לכל אדם ו/או גוף כלשהו </w:t>
      </w:r>
      <w:r w:rsidRPr="00D50F2B">
        <w:rPr>
          <w:rFonts w:ascii="David" w:eastAsia="Times New Roman" w:hAnsi="David" w:cs="David" w:hint="cs"/>
          <w:sz w:val="24"/>
          <w:szCs w:val="24"/>
          <w:rtl/>
          <w:lang w:eastAsia="he-IL"/>
        </w:rPr>
        <w:t>(</w:t>
      </w:r>
      <w:r w:rsidRPr="00D50F2B">
        <w:rPr>
          <w:rFonts w:ascii="David" w:eastAsia="Times New Roman" w:hAnsi="David" w:cs="David"/>
          <w:sz w:val="24"/>
          <w:szCs w:val="24"/>
          <w:rtl/>
          <w:lang w:eastAsia="he-IL"/>
        </w:rPr>
        <w:t xml:space="preserve">לרבות </w:t>
      </w:r>
      <w:r w:rsidRPr="00D50F2B">
        <w:rPr>
          <w:rFonts w:ascii="David" w:eastAsia="Times New Roman" w:hAnsi="David" w:cs="David" w:hint="cs"/>
          <w:sz w:val="24"/>
          <w:szCs w:val="24"/>
          <w:rtl/>
          <w:lang w:eastAsia="he-IL"/>
        </w:rPr>
        <w:t>במפורש</w:t>
      </w:r>
      <w:r w:rsidRPr="00D50F2B">
        <w:rPr>
          <w:rFonts w:ascii="David" w:eastAsia="Times New Roman" w:hAnsi="David" w:cs="David"/>
          <w:sz w:val="24"/>
          <w:szCs w:val="24"/>
          <w:rtl/>
          <w:lang w:eastAsia="he-IL"/>
        </w:rPr>
        <w:t xml:space="preserve"> </w:t>
      </w:r>
      <w:r w:rsidRPr="00D50F2B">
        <w:rPr>
          <w:rFonts w:ascii="David" w:eastAsia="Times New Roman" w:hAnsi="David" w:cs="David" w:hint="cs"/>
          <w:sz w:val="24"/>
          <w:szCs w:val="24"/>
          <w:rtl/>
          <w:lang w:eastAsia="he-IL"/>
        </w:rPr>
        <w:t>ל</w:t>
      </w:r>
      <w:r w:rsidRPr="00D50F2B">
        <w:rPr>
          <w:rFonts w:ascii="David" w:eastAsia="Times New Roman" w:hAnsi="David" w:cs="David"/>
          <w:sz w:val="24"/>
          <w:szCs w:val="24"/>
          <w:rtl/>
          <w:lang w:eastAsia="he-IL"/>
        </w:rPr>
        <w:t>חברה</w:t>
      </w:r>
      <w:r w:rsidRPr="00D50F2B">
        <w:rPr>
          <w:rFonts w:ascii="David" w:eastAsia="Times New Roman" w:hAnsi="David" w:cs="David" w:hint="cs"/>
          <w:sz w:val="24"/>
          <w:szCs w:val="24"/>
          <w:rtl/>
          <w:lang w:eastAsia="he-IL"/>
        </w:rPr>
        <w:t>)</w:t>
      </w:r>
      <w:r w:rsidRPr="00D50F2B">
        <w:rPr>
          <w:rFonts w:ascii="David" w:eastAsia="Times New Roman" w:hAnsi="David" w:cs="David"/>
          <w:sz w:val="24"/>
          <w:szCs w:val="24"/>
          <w:rtl/>
          <w:lang w:eastAsia="he-IL"/>
        </w:rPr>
        <w:t xml:space="preserve">, כתוצאה ממעשה ו/או מחדל מקצועי של </w:t>
      </w:r>
      <w:r w:rsidRPr="00D50F2B">
        <w:rPr>
          <w:rFonts w:ascii="David" w:eastAsia="Times New Roman" w:hAnsi="David" w:cs="David" w:hint="eastAsia"/>
          <w:sz w:val="24"/>
          <w:szCs w:val="24"/>
          <w:rtl/>
          <w:lang w:eastAsia="he-IL"/>
        </w:rPr>
        <w:t>היועץ</w:t>
      </w:r>
      <w:r w:rsidRPr="00D50F2B">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D50F2B">
        <w:rPr>
          <w:rFonts w:ascii="David" w:eastAsia="Times New Roman" w:hAnsi="David" w:cs="David" w:hint="eastAsia"/>
          <w:sz w:val="24"/>
          <w:szCs w:val="24"/>
          <w:rtl/>
          <w:lang w:eastAsia="he-IL"/>
        </w:rPr>
        <w:t>בגבולות</w:t>
      </w:r>
      <w:r w:rsidRPr="00D50F2B">
        <w:rPr>
          <w:rFonts w:ascii="David" w:eastAsia="Times New Roman" w:hAnsi="David" w:cs="David"/>
          <w:sz w:val="24"/>
          <w:szCs w:val="24"/>
          <w:rtl/>
          <w:lang w:eastAsia="he-IL"/>
        </w:rPr>
        <w:t xml:space="preserve"> אחריות של </w:t>
      </w:r>
      <w:r w:rsidRPr="00D50F2B">
        <w:rPr>
          <w:rFonts w:ascii="David" w:eastAsia="Times New Roman" w:hAnsi="David" w:cs="David" w:hint="cs"/>
          <w:sz w:val="24"/>
          <w:szCs w:val="24"/>
          <w:rtl/>
          <w:lang w:eastAsia="he-IL"/>
        </w:rPr>
        <w:t xml:space="preserve">4,000,000 ₪ </w:t>
      </w:r>
      <w:r w:rsidRPr="00D50F2B">
        <w:rPr>
          <w:rFonts w:ascii="David" w:eastAsia="Times New Roman" w:hAnsi="David" w:cs="David"/>
          <w:sz w:val="24"/>
          <w:szCs w:val="24"/>
          <w:rtl/>
          <w:lang w:eastAsia="he-IL"/>
        </w:rPr>
        <w:t xml:space="preserve">למקרה ובמצטבר לתקופת </w:t>
      </w:r>
      <w:r w:rsidRPr="00D50F2B">
        <w:rPr>
          <w:rFonts w:ascii="David" w:eastAsia="Times New Roman" w:hAnsi="David" w:cs="David" w:hint="cs"/>
          <w:sz w:val="24"/>
          <w:szCs w:val="24"/>
          <w:rtl/>
          <w:lang w:eastAsia="he-IL"/>
        </w:rPr>
        <w:t>ה</w:t>
      </w:r>
      <w:r w:rsidRPr="00D50F2B">
        <w:rPr>
          <w:rFonts w:ascii="David" w:eastAsia="Times New Roman" w:hAnsi="David" w:cs="David"/>
          <w:sz w:val="24"/>
          <w:szCs w:val="24"/>
          <w:rtl/>
          <w:lang w:eastAsia="he-IL"/>
        </w:rPr>
        <w:t xml:space="preserve">ביטוח. הביטוח אינו </w:t>
      </w:r>
      <w:r w:rsidRPr="00D50F2B">
        <w:rPr>
          <w:rFonts w:ascii="David" w:eastAsia="Times New Roman" w:hAnsi="David" w:cs="David" w:hint="eastAsia"/>
          <w:sz w:val="24"/>
          <w:szCs w:val="24"/>
          <w:rtl/>
          <w:lang w:eastAsia="he-IL"/>
        </w:rPr>
        <w:t>כולל</w:t>
      </w:r>
      <w:r w:rsidRPr="00D50F2B">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D50F2B">
        <w:rPr>
          <w:rFonts w:ascii="David" w:eastAsia="Times New Roman" w:hAnsi="David" w:cs="David" w:hint="eastAsia"/>
          <w:sz w:val="24"/>
          <w:szCs w:val="24"/>
          <w:rtl/>
          <w:lang w:eastAsia="he-IL"/>
        </w:rPr>
        <w:t>מסמכים</w:t>
      </w:r>
      <w:r w:rsidRPr="00D50F2B">
        <w:rPr>
          <w:rFonts w:ascii="David" w:eastAsia="Times New Roman" w:hAnsi="David" w:cs="David"/>
          <w:sz w:val="24"/>
          <w:szCs w:val="24"/>
          <w:rtl/>
          <w:lang w:eastAsia="he-IL"/>
        </w:rPr>
        <w:t xml:space="preserve">, הפרת סודיות ואי יושר של עובדים. </w:t>
      </w:r>
    </w:p>
    <w:p w14:paraId="26F64E9E" w14:textId="77777777" w:rsidR="00D50F2B" w:rsidRPr="00D50F2B" w:rsidRDefault="00D50F2B" w:rsidP="00D50F2B">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הביטוח</w:t>
      </w:r>
      <w:r w:rsidRPr="00D50F2B">
        <w:rPr>
          <w:rFonts w:ascii="David" w:eastAsia="Times New Roman" w:hAnsi="David" w:cs="David"/>
          <w:sz w:val="24"/>
          <w:szCs w:val="24"/>
          <w:rtl/>
          <w:lang w:eastAsia="he-IL"/>
        </w:rPr>
        <w:t xml:space="preserve"> הינו בעל תחולה רטרואקטיבית </w:t>
      </w:r>
      <w:r w:rsidRPr="00D50F2B">
        <w:rPr>
          <w:rFonts w:ascii="David" w:eastAsia="Times New Roman" w:hAnsi="David" w:cs="David" w:hint="eastAsia"/>
          <w:sz w:val="24"/>
          <w:szCs w:val="24"/>
          <w:rtl/>
          <w:lang w:eastAsia="he-IL"/>
        </w:rPr>
        <w:t>מיום</w:t>
      </w:r>
      <w:r w:rsidRPr="00D50F2B">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D50F2B">
        <w:rPr>
          <w:rFonts w:ascii="David" w:eastAsia="Times New Roman" w:hAnsi="David" w:cs="David"/>
          <w:b/>
          <w:bCs/>
          <w:sz w:val="24"/>
          <w:szCs w:val="24"/>
          <w:rtl/>
          <w:lang w:eastAsia="he-IL"/>
        </w:rPr>
        <w:t>"</w:t>
      </w:r>
      <w:r w:rsidRPr="00D50F2B">
        <w:rPr>
          <w:rFonts w:ascii="David" w:eastAsia="Times New Roman" w:hAnsi="David" w:cs="David" w:hint="eastAsia"/>
          <w:b/>
          <w:bCs/>
          <w:sz w:val="24"/>
          <w:szCs w:val="24"/>
          <w:rtl/>
          <w:lang w:eastAsia="he-IL"/>
        </w:rPr>
        <w:t>התאריך</w:t>
      </w:r>
      <w:r w:rsidRPr="00D50F2B">
        <w:rPr>
          <w:rFonts w:ascii="David" w:eastAsia="Times New Roman" w:hAnsi="David" w:cs="David"/>
          <w:b/>
          <w:bCs/>
          <w:sz w:val="24"/>
          <w:szCs w:val="24"/>
          <w:rtl/>
          <w:lang w:eastAsia="he-IL"/>
        </w:rPr>
        <w:t xml:space="preserve"> הרטרואקטיבי"</w:t>
      </w:r>
      <w:r w:rsidRPr="00D50F2B">
        <w:rPr>
          <w:rFonts w:ascii="David" w:eastAsia="Times New Roman" w:hAnsi="David" w:cs="David"/>
          <w:sz w:val="24"/>
          <w:szCs w:val="24"/>
          <w:rtl/>
          <w:lang w:eastAsia="he-IL"/>
        </w:rPr>
        <w:t xml:space="preserve">), וכולל תקופת גילוי </w:t>
      </w:r>
      <w:r w:rsidRPr="00D50F2B">
        <w:rPr>
          <w:rFonts w:ascii="David" w:eastAsia="Times New Roman" w:hAnsi="David" w:cs="David" w:hint="eastAsia"/>
          <w:sz w:val="24"/>
          <w:szCs w:val="24"/>
          <w:rtl/>
          <w:lang w:eastAsia="he-IL"/>
        </w:rPr>
        <w:t>מורחבת</w:t>
      </w:r>
      <w:r w:rsidRPr="00D50F2B">
        <w:rPr>
          <w:rFonts w:ascii="David" w:eastAsia="Times New Roman" w:hAnsi="David" w:cs="David"/>
          <w:sz w:val="24"/>
          <w:szCs w:val="24"/>
          <w:rtl/>
          <w:lang w:eastAsia="he-IL"/>
        </w:rPr>
        <w:t xml:space="preserve"> של </w:t>
      </w:r>
      <w:r w:rsidRPr="00D50F2B">
        <w:rPr>
          <w:rFonts w:ascii="David" w:eastAsia="Times New Roman" w:hAnsi="David" w:cs="David" w:hint="cs"/>
          <w:sz w:val="24"/>
          <w:szCs w:val="24"/>
          <w:rtl/>
          <w:lang w:eastAsia="he-IL"/>
        </w:rPr>
        <w:t>6</w:t>
      </w:r>
      <w:r w:rsidRPr="00D50F2B">
        <w:rPr>
          <w:rFonts w:ascii="David" w:eastAsia="Times New Roman" w:hAnsi="David" w:cs="David"/>
          <w:sz w:val="24"/>
          <w:szCs w:val="24"/>
          <w:rtl/>
          <w:lang w:eastAsia="he-IL"/>
        </w:rPr>
        <w:t xml:space="preserve"> חודשים.</w:t>
      </w:r>
    </w:p>
    <w:p w14:paraId="5232CB8E" w14:textId="77777777" w:rsidR="00D50F2B" w:rsidRPr="00D50F2B" w:rsidRDefault="00D50F2B" w:rsidP="00D50F2B">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הביטוח</w:t>
      </w:r>
      <w:r w:rsidRPr="00D50F2B">
        <w:rPr>
          <w:rFonts w:ascii="David" w:eastAsia="Times New Roman" w:hAnsi="David" w:cs="David"/>
          <w:sz w:val="24"/>
          <w:szCs w:val="24"/>
          <w:rtl/>
          <w:lang w:eastAsia="he-IL"/>
        </w:rPr>
        <w:t xml:space="preserve"> כאמור הורחב לכלול את </w:t>
      </w:r>
      <w:r w:rsidRPr="00D50F2B">
        <w:rPr>
          <w:rFonts w:ascii="David" w:eastAsia="Times New Roman" w:hAnsi="David" w:cs="David" w:hint="eastAsia"/>
          <w:sz w:val="24"/>
          <w:szCs w:val="24"/>
          <w:rtl/>
          <w:lang w:eastAsia="he-IL"/>
        </w:rPr>
        <w:t xml:space="preserve">החברה </w:t>
      </w:r>
      <w:r w:rsidRPr="00D50F2B">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D50F2B">
        <w:rPr>
          <w:rFonts w:ascii="David" w:eastAsia="Times New Roman" w:hAnsi="David" w:cs="David" w:hint="eastAsia"/>
          <w:sz w:val="24"/>
          <w:szCs w:val="24"/>
          <w:rtl/>
          <w:lang w:eastAsia="he-IL"/>
        </w:rPr>
        <w:t>מטעמו</w:t>
      </w:r>
      <w:r w:rsidRPr="00D50F2B">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D50F2B">
        <w:rPr>
          <w:rFonts w:ascii="David" w:eastAsia="Times New Roman" w:hAnsi="David" w:cs="David" w:hint="eastAsia"/>
          <w:sz w:val="24"/>
          <w:szCs w:val="24"/>
          <w:rtl/>
          <w:lang w:eastAsia="he-IL"/>
        </w:rPr>
        <w:t>מיחידי</w:t>
      </w:r>
      <w:r w:rsidRPr="00D50F2B">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D50F2B">
        <w:rPr>
          <w:rFonts w:ascii="David" w:eastAsia="Times New Roman" w:hAnsi="David" w:cs="David" w:hint="eastAsia"/>
          <w:sz w:val="24"/>
          <w:szCs w:val="24"/>
          <w:rtl/>
          <w:lang w:eastAsia="he-IL"/>
        </w:rPr>
        <w:t>כלפי</w:t>
      </w:r>
      <w:r w:rsidRPr="00D50F2B">
        <w:rPr>
          <w:rFonts w:ascii="David" w:eastAsia="Times New Roman" w:hAnsi="David" w:cs="David"/>
          <w:sz w:val="24"/>
          <w:szCs w:val="24"/>
          <w:rtl/>
          <w:lang w:eastAsia="he-IL"/>
        </w:rPr>
        <w:t xml:space="preserve"> היועץ.</w:t>
      </w:r>
    </w:p>
    <w:p w14:paraId="01B7DD5B"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05B3AC93" w14:textId="77777777" w:rsidR="00D50F2B" w:rsidRPr="00D50F2B" w:rsidRDefault="00D50F2B" w:rsidP="00D50F2B">
      <w:pPr>
        <w:spacing w:before="0" w:beforeAutospacing="0" w:after="0" w:afterAutospacing="0" w:line="240" w:lineRule="auto"/>
        <w:ind w:left="720" w:hanging="720"/>
        <w:jc w:val="both"/>
        <w:rPr>
          <w:rFonts w:ascii="David" w:eastAsia="Times New Roman" w:hAnsi="David" w:cs="David"/>
          <w:sz w:val="24"/>
          <w:szCs w:val="24"/>
          <w:rtl/>
          <w:lang w:eastAsia="he-IL"/>
        </w:rPr>
      </w:pPr>
      <w:r w:rsidRPr="00D50F2B">
        <w:rPr>
          <w:rFonts w:ascii="David" w:eastAsia="Times New Roman" w:hAnsi="David" w:cs="David" w:hint="cs"/>
          <w:sz w:val="24"/>
          <w:szCs w:val="24"/>
          <w:rtl/>
          <w:lang w:eastAsia="he-IL"/>
        </w:rPr>
        <w:t>2</w:t>
      </w:r>
      <w:r w:rsidRPr="00D50F2B">
        <w:rPr>
          <w:rFonts w:ascii="David" w:eastAsia="Times New Roman" w:hAnsi="David" w:cs="David"/>
          <w:sz w:val="24"/>
          <w:szCs w:val="24"/>
          <w:rtl/>
          <w:lang w:eastAsia="he-IL"/>
        </w:rPr>
        <w:t>.</w:t>
      </w:r>
      <w:r w:rsidRPr="00D50F2B">
        <w:rPr>
          <w:rFonts w:ascii="David" w:eastAsia="Times New Roman" w:hAnsi="David" w:cs="David"/>
          <w:sz w:val="24"/>
          <w:szCs w:val="24"/>
          <w:rtl/>
          <w:lang w:eastAsia="he-IL"/>
        </w:rPr>
        <w:tab/>
      </w:r>
      <w:r w:rsidRPr="00D50F2B">
        <w:rPr>
          <w:rFonts w:ascii="David" w:eastAsia="Times New Roman" w:hAnsi="David" w:cs="David" w:hint="eastAsia"/>
          <w:b/>
          <w:bCs/>
          <w:sz w:val="24"/>
          <w:szCs w:val="24"/>
          <w:u w:val="single"/>
          <w:rtl/>
          <w:lang w:eastAsia="he-IL"/>
        </w:rPr>
        <w:t>ביטוח</w:t>
      </w:r>
      <w:r w:rsidRPr="00D50F2B">
        <w:rPr>
          <w:rFonts w:ascii="David" w:eastAsia="Times New Roman" w:hAnsi="David" w:cs="David"/>
          <w:b/>
          <w:bCs/>
          <w:sz w:val="24"/>
          <w:szCs w:val="24"/>
          <w:u w:val="single"/>
          <w:rtl/>
          <w:lang w:eastAsia="he-IL"/>
        </w:rPr>
        <w:t xml:space="preserve"> אחריות מעבידים</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לכיסוי</w:t>
      </w:r>
      <w:r w:rsidRPr="00D50F2B">
        <w:rPr>
          <w:rFonts w:ascii="David" w:eastAsia="Times New Roman" w:hAnsi="David" w:cs="David"/>
          <w:sz w:val="24"/>
          <w:szCs w:val="24"/>
          <w:rtl/>
          <w:lang w:eastAsia="he-IL"/>
        </w:rPr>
        <w:t xml:space="preserve"> </w:t>
      </w:r>
      <w:proofErr w:type="spellStart"/>
      <w:r w:rsidRPr="00D50F2B">
        <w:rPr>
          <w:rFonts w:ascii="David" w:eastAsia="Times New Roman" w:hAnsi="David" w:cs="David" w:hint="eastAsia"/>
          <w:sz w:val="24"/>
          <w:szCs w:val="24"/>
          <w:rtl/>
          <w:lang w:eastAsia="he-IL"/>
        </w:rPr>
        <w:t>חבותו</w:t>
      </w:r>
      <w:proofErr w:type="spellEnd"/>
      <w:r w:rsidRPr="00D50F2B">
        <w:rPr>
          <w:rFonts w:ascii="David" w:eastAsia="Times New Roman" w:hAnsi="David" w:cs="David"/>
          <w:sz w:val="24"/>
          <w:szCs w:val="24"/>
          <w:rtl/>
          <w:lang w:eastAsia="he-IL"/>
        </w:rPr>
        <w:t xml:space="preserve"> של היועץ על פי פקודת </w:t>
      </w:r>
      <w:proofErr w:type="spellStart"/>
      <w:r w:rsidRPr="00D50F2B">
        <w:rPr>
          <w:rFonts w:ascii="David" w:eastAsia="Times New Roman" w:hAnsi="David" w:cs="David"/>
          <w:sz w:val="24"/>
          <w:szCs w:val="24"/>
          <w:rtl/>
          <w:lang w:eastAsia="he-IL"/>
        </w:rPr>
        <w:t>הנזיקין</w:t>
      </w:r>
      <w:proofErr w:type="spellEnd"/>
      <w:r w:rsidRPr="00D50F2B">
        <w:rPr>
          <w:rFonts w:ascii="David" w:eastAsia="Times New Roman" w:hAnsi="David" w:cs="David"/>
          <w:sz w:val="24"/>
          <w:szCs w:val="24"/>
          <w:rtl/>
          <w:lang w:eastAsia="he-IL"/>
        </w:rPr>
        <w:t xml:space="preserve"> [נוסח חדש] ו/או חוק האחריות למוצרים פגומים, התש"</w:t>
      </w:r>
      <w:r w:rsidRPr="00D50F2B">
        <w:rPr>
          <w:rFonts w:ascii="David" w:eastAsia="Times New Roman" w:hAnsi="David" w:cs="David" w:hint="eastAsia"/>
          <w:sz w:val="24"/>
          <w:szCs w:val="24"/>
          <w:rtl/>
          <w:lang w:eastAsia="he-IL"/>
        </w:rPr>
        <w:t>ם</w:t>
      </w:r>
      <w:r w:rsidRPr="00D50F2B">
        <w:rPr>
          <w:rFonts w:ascii="David" w:eastAsia="Times New Roman" w:hAnsi="David" w:cs="David"/>
          <w:sz w:val="24"/>
          <w:szCs w:val="24"/>
          <w:rtl/>
          <w:lang w:eastAsia="he-IL"/>
        </w:rPr>
        <w:t xml:space="preserve">-1980 </w:t>
      </w:r>
      <w:r w:rsidRPr="00D50F2B">
        <w:rPr>
          <w:rFonts w:ascii="David" w:eastAsia="Times New Roman" w:hAnsi="David" w:cs="David" w:hint="eastAsia"/>
          <w:sz w:val="24"/>
          <w:szCs w:val="24"/>
          <w:rtl/>
          <w:lang w:eastAsia="he-IL"/>
        </w:rPr>
        <w:t>כלפי</w:t>
      </w:r>
      <w:r w:rsidRPr="00D50F2B">
        <w:rPr>
          <w:rFonts w:ascii="David" w:eastAsia="Times New Roman" w:hAnsi="David" w:cs="David"/>
          <w:sz w:val="24"/>
          <w:szCs w:val="24"/>
          <w:rtl/>
          <w:lang w:eastAsia="he-IL"/>
        </w:rPr>
        <w:t xml:space="preserve"> </w:t>
      </w:r>
      <w:r w:rsidRPr="00D50F2B">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50F2B">
        <w:rPr>
          <w:rFonts w:ascii="David" w:eastAsia="Times New Roman" w:hAnsi="David" w:cs="David"/>
          <w:sz w:val="24"/>
          <w:szCs w:val="24"/>
          <w:rtl/>
          <w:lang w:eastAsia="he-IL"/>
        </w:rPr>
        <w:t>בגבולות אחריות של</w:t>
      </w:r>
      <w:r w:rsidRPr="00D50F2B">
        <w:rPr>
          <w:rFonts w:ascii="David" w:eastAsia="Times New Roman" w:hAnsi="David" w:cs="David" w:hint="cs"/>
          <w:sz w:val="24"/>
          <w:szCs w:val="24"/>
          <w:rtl/>
          <w:lang w:eastAsia="he-IL"/>
        </w:rPr>
        <w:t xml:space="preserve"> 20,000,000 ₪ לתובע, </w:t>
      </w:r>
      <w:r w:rsidRPr="00D50F2B">
        <w:rPr>
          <w:rFonts w:ascii="David" w:eastAsia="Times New Roman" w:hAnsi="David" w:cs="David" w:hint="eastAsia"/>
          <w:sz w:val="24"/>
          <w:szCs w:val="24"/>
          <w:rtl/>
          <w:lang w:eastAsia="he-IL"/>
        </w:rPr>
        <w:t>למקרה</w:t>
      </w:r>
      <w:r w:rsidRPr="00D50F2B">
        <w:rPr>
          <w:rFonts w:ascii="David" w:eastAsia="Times New Roman" w:hAnsi="David" w:cs="David"/>
          <w:sz w:val="24"/>
          <w:szCs w:val="24"/>
          <w:rtl/>
          <w:lang w:eastAsia="he-IL"/>
        </w:rPr>
        <w:t xml:space="preserve"> ובמצטבר ל</w:t>
      </w:r>
      <w:r w:rsidRPr="00D50F2B">
        <w:rPr>
          <w:rFonts w:ascii="David" w:eastAsia="Times New Roman" w:hAnsi="David" w:cs="David" w:hint="cs"/>
          <w:sz w:val="24"/>
          <w:szCs w:val="24"/>
          <w:rtl/>
          <w:lang w:eastAsia="he-IL"/>
        </w:rPr>
        <w:t>תקופת הביטוח</w:t>
      </w:r>
      <w:r w:rsidRPr="00D50F2B">
        <w:rPr>
          <w:rFonts w:ascii="David" w:eastAsia="Times New Roman" w:hAnsi="David" w:cs="David"/>
          <w:sz w:val="24"/>
          <w:szCs w:val="24"/>
          <w:rtl/>
          <w:lang w:eastAsia="he-IL"/>
        </w:rPr>
        <w:t xml:space="preserve">. הביטוח אינו כולל כל סייג בדבר </w:t>
      </w:r>
      <w:r w:rsidRPr="00D50F2B">
        <w:rPr>
          <w:rFonts w:ascii="David" w:eastAsia="Times New Roman" w:hAnsi="David" w:cs="David" w:hint="cs"/>
          <w:sz w:val="24"/>
          <w:szCs w:val="24"/>
          <w:rtl/>
          <w:lang w:eastAsia="he-IL"/>
        </w:rPr>
        <w:t xml:space="preserve">שעות עבודה, העסקת נוער וכן בדבר </w:t>
      </w:r>
      <w:r w:rsidRPr="00D50F2B">
        <w:rPr>
          <w:rFonts w:ascii="David" w:eastAsia="Times New Roman" w:hAnsi="David" w:cs="David"/>
          <w:sz w:val="24"/>
          <w:szCs w:val="24"/>
          <w:rtl/>
          <w:lang w:eastAsia="he-IL"/>
        </w:rPr>
        <w:t xml:space="preserve">חבות היועץ כלפי קבלנים, </w:t>
      </w:r>
      <w:r w:rsidRPr="00D50F2B">
        <w:rPr>
          <w:rFonts w:ascii="David" w:eastAsia="Times New Roman" w:hAnsi="David" w:cs="David" w:hint="eastAsia"/>
          <w:sz w:val="24"/>
          <w:szCs w:val="24"/>
          <w:rtl/>
          <w:lang w:eastAsia="he-IL"/>
        </w:rPr>
        <w:t>קבלני</w:t>
      </w:r>
      <w:r w:rsidRPr="00D50F2B">
        <w:rPr>
          <w:rFonts w:ascii="David" w:eastAsia="Times New Roman" w:hAnsi="David" w:cs="David"/>
          <w:sz w:val="24"/>
          <w:szCs w:val="24"/>
          <w:rtl/>
          <w:lang w:eastAsia="he-IL"/>
        </w:rPr>
        <w:t xml:space="preserve"> משנה ועובדיהם</w:t>
      </w:r>
      <w:r w:rsidRPr="00D50F2B">
        <w:rPr>
          <w:rFonts w:ascii="David" w:eastAsia="Times New Roman" w:hAnsi="David" w:cs="David" w:hint="cs"/>
          <w:sz w:val="24"/>
          <w:szCs w:val="24"/>
          <w:rtl/>
          <w:lang w:eastAsia="he-IL"/>
        </w:rPr>
        <w:t xml:space="preserve"> היה וייחשבו לעובדי היועץ</w:t>
      </w:r>
      <w:r w:rsidRPr="00D50F2B">
        <w:rPr>
          <w:rFonts w:ascii="David" w:eastAsia="Times New Roman" w:hAnsi="David" w:cs="David"/>
          <w:sz w:val="24"/>
          <w:szCs w:val="24"/>
          <w:rtl/>
          <w:lang w:eastAsia="he-IL"/>
        </w:rPr>
        <w:t>. הביטוח מורחב ל</w:t>
      </w:r>
      <w:r w:rsidRPr="00D50F2B">
        <w:rPr>
          <w:rFonts w:ascii="David" w:eastAsia="Times New Roman" w:hAnsi="David" w:cs="David" w:hint="cs"/>
          <w:sz w:val="24"/>
          <w:szCs w:val="24"/>
          <w:rtl/>
          <w:lang w:eastAsia="he-IL"/>
        </w:rPr>
        <w:t xml:space="preserve">שפות את החברה </w:t>
      </w:r>
      <w:r w:rsidRPr="00D50F2B">
        <w:rPr>
          <w:rFonts w:ascii="David" w:eastAsia="Times New Roman" w:hAnsi="David" w:cs="David"/>
          <w:sz w:val="24"/>
          <w:szCs w:val="24"/>
          <w:rtl/>
          <w:lang w:eastAsia="he-IL"/>
        </w:rPr>
        <w:t xml:space="preserve">היה ותיחשב למעביד של </w:t>
      </w:r>
      <w:r w:rsidRPr="00D50F2B">
        <w:rPr>
          <w:rFonts w:ascii="David" w:eastAsia="Times New Roman" w:hAnsi="David" w:cs="David" w:hint="eastAsia"/>
          <w:sz w:val="24"/>
          <w:szCs w:val="24"/>
          <w:rtl/>
          <w:lang w:eastAsia="he-IL"/>
        </w:rPr>
        <w:t>מי</w:t>
      </w:r>
      <w:r w:rsidRPr="00D50F2B">
        <w:rPr>
          <w:rFonts w:ascii="David" w:eastAsia="Times New Roman" w:hAnsi="David" w:cs="David"/>
          <w:sz w:val="24"/>
          <w:szCs w:val="24"/>
          <w:rtl/>
          <w:lang w:eastAsia="he-IL"/>
        </w:rPr>
        <w:t xml:space="preserve"> מ</w:t>
      </w:r>
      <w:r w:rsidRPr="00D50F2B">
        <w:rPr>
          <w:rFonts w:ascii="David" w:eastAsia="Times New Roman" w:hAnsi="David" w:cs="David" w:hint="cs"/>
          <w:sz w:val="24"/>
          <w:szCs w:val="24"/>
          <w:rtl/>
          <w:lang w:eastAsia="he-IL"/>
        </w:rPr>
        <w:t>עובדי</w:t>
      </w:r>
      <w:r w:rsidRPr="00D50F2B">
        <w:rPr>
          <w:rFonts w:ascii="David" w:eastAsia="Times New Roman" w:hAnsi="David" w:cs="David"/>
          <w:sz w:val="24"/>
          <w:szCs w:val="24"/>
          <w:rtl/>
          <w:lang w:eastAsia="he-IL"/>
        </w:rPr>
        <w:t xml:space="preserve"> היועץ או אם ייקבע כי היא נושאת באחריות </w:t>
      </w:r>
      <w:proofErr w:type="spellStart"/>
      <w:r w:rsidRPr="00D50F2B">
        <w:rPr>
          <w:rFonts w:ascii="David" w:eastAsia="Times New Roman" w:hAnsi="David" w:cs="David"/>
          <w:sz w:val="24"/>
          <w:szCs w:val="24"/>
          <w:rtl/>
          <w:lang w:eastAsia="he-IL"/>
        </w:rPr>
        <w:t>שילוחית</w:t>
      </w:r>
      <w:proofErr w:type="spellEnd"/>
      <w:r w:rsidRPr="00D50F2B">
        <w:rPr>
          <w:rFonts w:ascii="David" w:eastAsia="Times New Roman" w:hAnsi="David" w:cs="David"/>
          <w:sz w:val="24"/>
          <w:szCs w:val="24"/>
          <w:rtl/>
          <w:lang w:eastAsia="he-IL"/>
        </w:rPr>
        <w:t xml:space="preserve"> לעניין חבות היועץ כלפי </w:t>
      </w:r>
      <w:r w:rsidRPr="00D50F2B">
        <w:rPr>
          <w:rFonts w:ascii="David" w:eastAsia="Times New Roman" w:hAnsi="David" w:cs="David" w:hint="eastAsia"/>
          <w:sz w:val="24"/>
          <w:szCs w:val="24"/>
          <w:rtl/>
          <w:lang w:eastAsia="he-IL"/>
        </w:rPr>
        <w:t>מי</w:t>
      </w:r>
      <w:r w:rsidRPr="00D50F2B">
        <w:rPr>
          <w:rFonts w:ascii="David" w:eastAsia="Times New Roman" w:hAnsi="David" w:cs="David"/>
          <w:sz w:val="24"/>
          <w:szCs w:val="24"/>
          <w:rtl/>
          <w:lang w:eastAsia="he-IL"/>
        </w:rPr>
        <w:t xml:space="preserve"> מ</w:t>
      </w:r>
      <w:r w:rsidRPr="00D50F2B">
        <w:rPr>
          <w:rFonts w:ascii="David" w:eastAsia="Times New Roman" w:hAnsi="David" w:cs="David" w:hint="cs"/>
          <w:sz w:val="24"/>
          <w:szCs w:val="24"/>
          <w:rtl/>
          <w:lang w:eastAsia="he-IL"/>
        </w:rPr>
        <w:t>עובדיו</w:t>
      </w:r>
      <w:r w:rsidRPr="00D50F2B">
        <w:rPr>
          <w:rFonts w:ascii="David" w:eastAsia="Times New Roman" w:hAnsi="David" w:cs="David"/>
          <w:sz w:val="24"/>
          <w:szCs w:val="24"/>
          <w:rtl/>
          <w:lang w:eastAsia="he-IL"/>
        </w:rPr>
        <w:t>.</w:t>
      </w:r>
    </w:p>
    <w:p w14:paraId="58F045F1"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14B8046A" w14:textId="77777777" w:rsidR="00D50F2B" w:rsidRPr="00D50F2B" w:rsidRDefault="00D50F2B" w:rsidP="00D50F2B">
      <w:pPr>
        <w:spacing w:before="0" w:beforeAutospacing="0" w:after="0" w:afterAutospacing="0" w:line="240" w:lineRule="exact"/>
        <w:ind w:left="720" w:hanging="720"/>
        <w:jc w:val="both"/>
        <w:rPr>
          <w:rFonts w:ascii="David" w:eastAsia="Times New Roman" w:hAnsi="David" w:cs="David"/>
          <w:sz w:val="24"/>
          <w:szCs w:val="24"/>
          <w:rtl/>
          <w:lang w:eastAsia="he-IL"/>
        </w:rPr>
      </w:pPr>
      <w:r w:rsidRPr="00D50F2B">
        <w:rPr>
          <w:rFonts w:ascii="David" w:eastAsia="Times New Roman" w:hAnsi="David" w:cs="David" w:hint="cs"/>
          <w:sz w:val="24"/>
          <w:szCs w:val="24"/>
          <w:rtl/>
          <w:lang w:eastAsia="he-IL"/>
        </w:rPr>
        <w:t>3</w:t>
      </w:r>
      <w:r w:rsidRPr="00D50F2B">
        <w:rPr>
          <w:rFonts w:ascii="David" w:eastAsia="Times New Roman" w:hAnsi="David" w:cs="David"/>
          <w:sz w:val="24"/>
          <w:szCs w:val="24"/>
          <w:rtl/>
          <w:lang w:eastAsia="he-IL"/>
        </w:rPr>
        <w:t>.</w:t>
      </w:r>
      <w:r w:rsidRPr="00D50F2B">
        <w:rPr>
          <w:rFonts w:ascii="David" w:eastAsia="Times New Roman" w:hAnsi="David" w:cs="David"/>
          <w:sz w:val="24"/>
          <w:szCs w:val="24"/>
          <w:rtl/>
          <w:lang w:eastAsia="he-IL"/>
        </w:rPr>
        <w:tab/>
      </w:r>
      <w:r w:rsidRPr="00D50F2B">
        <w:rPr>
          <w:rFonts w:ascii="David" w:eastAsia="Times New Roman" w:hAnsi="David" w:cs="David" w:hint="eastAsia"/>
          <w:b/>
          <w:bCs/>
          <w:sz w:val="24"/>
          <w:szCs w:val="24"/>
          <w:u w:val="single"/>
          <w:rtl/>
          <w:lang w:eastAsia="he-IL"/>
        </w:rPr>
        <w:t>ביטוח</w:t>
      </w:r>
      <w:r w:rsidRPr="00D50F2B">
        <w:rPr>
          <w:rFonts w:ascii="David" w:eastAsia="Times New Roman" w:hAnsi="David" w:cs="David"/>
          <w:b/>
          <w:bCs/>
          <w:sz w:val="24"/>
          <w:szCs w:val="24"/>
          <w:u w:val="single"/>
          <w:rtl/>
          <w:lang w:eastAsia="he-IL"/>
        </w:rPr>
        <w:t xml:space="preserve"> אחריות כלפי צד שלישי</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לכיסוי</w:t>
      </w:r>
      <w:r w:rsidRPr="00D50F2B">
        <w:rPr>
          <w:rFonts w:ascii="David" w:eastAsia="Times New Roman" w:hAnsi="David" w:cs="David"/>
          <w:sz w:val="24"/>
          <w:szCs w:val="24"/>
          <w:rtl/>
          <w:lang w:eastAsia="he-IL"/>
        </w:rPr>
        <w:t xml:space="preserve"> אחריות היועץ על פי דין </w:t>
      </w:r>
      <w:r w:rsidRPr="00D50F2B">
        <w:rPr>
          <w:rFonts w:ascii="David" w:eastAsia="Times New Roman" w:hAnsi="David" w:cs="David" w:hint="eastAsia"/>
          <w:sz w:val="24"/>
          <w:szCs w:val="24"/>
          <w:rtl/>
          <w:lang w:eastAsia="he-IL"/>
        </w:rPr>
        <w:t>בגין</w:t>
      </w:r>
      <w:r w:rsidRPr="00D50F2B">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D50F2B">
        <w:rPr>
          <w:rFonts w:ascii="David" w:eastAsia="Times New Roman" w:hAnsi="David" w:cs="David" w:hint="cs"/>
          <w:sz w:val="24"/>
          <w:szCs w:val="24"/>
          <w:rtl/>
          <w:lang w:eastAsia="he-IL"/>
        </w:rPr>
        <w:t>(</w:t>
      </w:r>
      <w:r w:rsidRPr="00D50F2B">
        <w:rPr>
          <w:rFonts w:ascii="David" w:eastAsia="Times New Roman" w:hAnsi="David" w:cs="David" w:hint="eastAsia"/>
          <w:sz w:val="24"/>
          <w:szCs w:val="24"/>
          <w:rtl/>
          <w:lang w:eastAsia="he-IL"/>
        </w:rPr>
        <w:t>לרבות</w:t>
      </w:r>
      <w:r w:rsidRPr="00D50F2B">
        <w:rPr>
          <w:rFonts w:ascii="David" w:eastAsia="Times New Roman" w:hAnsi="David" w:cs="David"/>
          <w:sz w:val="24"/>
          <w:szCs w:val="24"/>
          <w:rtl/>
          <w:lang w:eastAsia="he-IL"/>
        </w:rPr>
        <w:t xml:space="preserve"> </w:t>
      </w:r>
      <w:r w:rsidRPr="00D50F2B">
        <w:rPr>
          <w:rFonts w:ascii="David" w:eastAsia="Times New Roman" w:hAnsi="David" w:cs="David" w:hint="cs"/>
          <w:sz w:val="24"/>
          <w:szCs w:val="24"/>
          <w:rtl/>
          <w:lang w:eastAsia="he-IL"/>
        </w:rPr>
        <w:t>במפורש החברה)</w:t>
      </w:r>
      <w:r w:rsidRPr="00D50F2B">
        <w:rPr>
          <w:rFonts w:ascii="David" w:eastAsia="Times New Roman" w:hAnsi="David" w:cs="David"/>
          <w:sz w:val="24"/>
          <w:szCs w:val="24"/>
          <w:rtl/>
          <w:lang w:eastAsia="he-IL"/>
        </w:rPr>
        <w:t>, בג</w:t>
      </w:r>
      <w:r w:rsidRPr="00D50F2B">
        <w:rPr>
          <w:rFonts w:ascii="David" w:eastAsia="Times New Roman" w:hAnsi="David" w:cs="David" w:hint="eastAsia"/>
          <w:sz w:val="24"/>
          <w:szCs w:val="24"/>
          <w:rtl/>
          <w:lang w:eastAsia="he-IL"/>
        </w:rPr>
        <w:t>בולות</w:t>
      </w:r>
      <w:r w:rsidRPr="00D50F2B">
        <w:rPr>
          <w:rFonts w:ascii="David" w:eastAsia="Times New Roman" w:hAnsi="David" w:cs="David"/>
          <w:sz w:val="24"/>
          <w:szCs w:val="24"/>
          <w:rtl/>
          <w:lang w:eastAsia="he-IL"/>
        </w:rPr>
        <w:t xml:space="preserve"> אחריות של </w:t>
      </w:r>
      <w:r w:rsidRPr="00D50F2B">
        <w:rPr>
          <w:rFonts w:ascii="David" w:eastAsia="Times New Roman" w:hAnsi="David" w:cs="David" w:hint="cs"/>
          <w:sz w:val="24"/>
          <w:szCs w:val="24"/>
          <w:rtl/>
          <w:lang w:eastAsia="he-IL"/>
        </w:rPr>
        <w:t xml:space="preserve">4,000,000 ₪ </w:t>
      </w:r>
      <w:r w:rsidRPr="00D50F2B">
        <w:rPr>
          <w:rFonts w:ascii="David" w:eastAsia="Times New Roman" w:hAnsi="David" w:cs="David"/>
          <w:sz w:val="24"/>
          <w:szCs w:val="24"/>
          <w:rtl/>
          <w:lang w:eastAsia="he-IL"/>
        </w:rPr>
        <w:t xml:space="preserve">למקרה ובמצטבר לתקופת </w:t>
      </w:r>
      <w:r w:rsidRPr="00D50F2B">
        <w:rPr>
          <w:rFonts w:ascii="David" w:eastAsia="Times New Roman" w:hAnsi="David" w:cs="David" w:hint="eastAsia"/>
          <w:sz w:val="24"/>
          <w:szCs w:val="24"/>
          <w:rtl/>
          <w:lang w:eastAsia="he-IL"/>
        </w:rPr>
        <w:t>ביטוח</w:t>
      </w:r>
      <w:r w:rsidRPr="00D50F2B">
        <w:rPr>
          <w:rFonts w:ascii="David" w:eastAsia="Times New Roman" w:hAnsi="David" w:cs="David"/>
          <w:sz w:val="24"/>
          <w:szCs w:val="24"/>
          <w:rtl/>
          <w:lang w:eastAsia="he-IL"/>
        </w:rPr>
        <w:t xml:space="preserve"> שנתית. </w:t>
      </w:r>
      <w:r w:rsidRPr="00D50F2B">
        <w:rPr>
          <w:rFonts w:ascii="David" w:eastAsia="Times New Roman" w:hAnsi="David" w:cs="David" w:hint="eastAsia"/>
          <w:sz w:val="24"/>
          <w:szCs w:val="24"/>
          <w:rtl/>
          <w:lang w:eastAsia="he-IL"/>
        </w:rPr>
        <w:t>הביטוח</w:t>
      </w:r>
      <w:r w:rsidRPr="00D50F2B">
        <w:rPr>
          <w:rFonts w:ascii="David" w:eastAsia="Times New Roman" w:hAnsi="David" w:cs="David"/>
          <w:sz w:val="24"/>
          <w:szCs w:val="24"/>
          <w:rtl/>
          <w:lang w:eastAsia="he-IL"/>
        </w:rPr>
        <w:t xml:space="preserve"> אינו כולל כל סייג בדבר חבות בגין וכלפי קבלנים, </w:t>
      </w:r>
      <w:r w:rsidRPr="00D50F2B">
        <w:rPr>
          <w:rFonts w:ascii="David" w:eastAsia="Times New Roman" w:hAnsi="David" w:cs="David" w:hint="eastAsia"/>
          <w:sz w:val="24"/>
          <w:szCs w:val="24"/>
          <w:rtl/>
          <w:lang w:eastAsia="he-IL"/>
        </w:rPr>
        <w:t>קבלני</w:t>
      </w:r>
      <w:r w:rsidRPr="00D50F2B">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D50F2B">
        <w:rPr>
          <w:rFonts w:ascii="David" w:eastAsia="Times New Roman" w:hAnsi="David" w:cs="David" w:hint="cs"/>
          <w:sz w:val="24"/>
          <w:szCs w:val="24"/>
          <w:rtl/>
          <w:lang w:eastAsia="he-IL"/>
        </w:rPr>
        <w:t xml:space="preserve">שפות את החברה בגין </w:t>
      </w:r>
      <w:r w:rsidRPr="00D50F2B">
        <w:rPr>
          <w:rFonts w:ascii="David" w:eastAsia="Times New Roman" w:hAnsi="David" w:cs="David"/>
          <w:sz w:val="24"/>
          <w:szCs w:val="24"/>
          <w:rtl/>
          <w:lang w:eastAsia="he-IL"/>
        </w:rPr>
        <w:t xml:space="preserve">אחריותה למעשי ו/או מחדלי היועץ ו/או מי מטעמו, בכפוף </w:t>
      </w:r>
      <w:r w:rsidRPr="00D50F2B">
        <w:rPr>
          <w:rFonts w:ascii="David" w:eastAsia="Times New Roman" w:hAnsi="David" w:cs="David" w:hint="eastAsia"/>
          <w:sz w:val="24"/>
          <w:szCs w:val="24"/>
          <w:rtl/>
          <w:lang w:eastAsia="he-IL"/>
        </w:rPr>
        <w:t>לסעיף</w:t>
      </w:r>
      <w:r w:rsidRPr="00D50F2B">
        <w:rPr>
          <w:rFonts w:ascii="David" w:eastAsia="Times New Roman" w:hAnsi="David" w:cs="David"/>
          <w:sz w:val="24"/>
          <w:szCs w:val="24"/>
          <w:rtl/>
          <w:lang w:eastAsia="he-IL"/>
        </w:rPr>
        <w:t xml:space="preserve"> אחריות צולבת.</w:t>
      </w:r>
    </w:p>
    <w:p w14:paraId="728E00D7" w14:textId="77777777" w:rsidR="00D50F2B" w:rsidRPr="00D50F2B" w:rsidRDefault="00D50F2B" w:rsidP="00D50F2B">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4CC329FF" w14:textId="77777777" w:rsidR="00D50F2B" w:rsidRPr="00D50F2B" w:rsidRDefault="00D50F2B" w:rsidP="00D50F2B">
      <w:pPr>
        <w:spacing w:before="0" w:beforeAutospacing="0" w:after="0" w:afterAutospacing="0" w:line="240" w:lineRule="auto"/>
        <w:jc w:val="both"/>
        <w:rPr>
          <w:rFonts w:ascii="David" w:eastAsia="Times New Roman" w:hAnsi="David" w:cs="David"/>
          <w:b/>
          <w:bCs/>
          <w:sz w:val="24"/>
          <w:szCs w:val="24"/>
          <w:rtl/>
          <w:lang w:eastAsia="he-IL"/>
        </w:rPr>
      </w:pPr>
      <w:r w:rsidRPr="00D50F2B">
        <w:rPr>
          <w:rFonts w:ascii="David" w:eastAsia="Times New Roman" w:hAnsi="David" w:cs="David" w:hint="eastAsia"/>
          <w:b/>
          <w:bCs/>
          <w:sz w:val="24"/>
          <w:szCs w:val="24"/>
          <w:u w:val="single"/>
          <w:rtl/>
          <w:lang w:eastAsia="he-IL"/>
        </w:rPr>
        <w:t>כללי</w:t>
      </w:r>
      <w:r w:rsidRPr="00D50F2B">
        <w:rPr>
          <w:rFonts w:ascii="David" w:eastAsia="Times New Roman" w:hAnsi="David" w:cs="David"/>
          <w:b/>
          <w:bCs/>
          <w:sz w:val="24"/>
          <w:szCs w:val="24"/>
          <w:u w:val="single"/>
          <w:rtl/>
          <w:lang w:eastAsia="he-IL"/>
        </w:rPr>
        <w:t xml:space="preserve"> לכל הפוליסות</w:t>
      </w:r>
      <w:r w:rsidRPr="00D50F2B">
        <w:rPr>
          <w:rFonts w:ascii="David" w:eastAsia="Times New Roman" w:hAnsi="David" w:cs="David"/>
          <w:b/>
          <w:bCs/>
          <w:sz w:val="24"/>
          <w:szCs w:val="24"/>
          <w:rtl/>
          <w:lang w:eastAsia="he-IL"/>
        </w:rPr>
        <w:t xml:space="preserve"> </w:t>
      </w:r>
      <w:r w:rsidRPr="00D50F2B">
        <w:rPr>
          <w:rFonts w:ascii="David" w:eastAsia="Times New Roman" w:hAnsi="David" w:cs="David" w:hint="eastAsia"/>
          <w:b/>
          <w:bCs/>
          <w:sz w:val="24"/>
          <w:szCs w:val="24"/>
          <w:rtl/>
          <w:lang w:eastAsia="he-IL"/>
        </w:rPr>
        <w:t>–</w:t>
      </w:r>
      <w:r w:rsidRPr="00D50F2B">
        <w:rPr>
          <w:rFonts w:ascii="David" w:eastAsia="Times New Roman" w:hAnsi="David" w:cs="David"/>
          <w:b/>
          <w:bCs/>
          <w:sz w:val="24"/>
          <w:szCs w:val="24"/>
          <w:rtl/>
          <w:lang w:eastAsia="he-IL"/>
        </w:rPr>
        <w:t xml:space="preserve"> </w:t>
      </w:r>
    </w:p>
    <w:p w14:paraId="762EF912"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031614CA"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50F2B">
        <w:rPr>
          <w:rFonts w:ascii="David" w:eastAsia="Times New Roman" w:hAnsi="David" w:cs="David"/>
          <w:b/>
          <w:bCs/>
          <w:sz w:val="24"/>
          <w:szCs w:val="24"/>
          <w:rtl/>
          <w:lang w:eastAsia="he-IL"/>
        </w:rPr>
        <w:t>"</w:t>
      </w:r>
      <w:r w:rsidRPr="00D50F2B">
        <w:rPr>
          <w:rFonts w:ascii="David" w:eastAsia="Times New Roman" w:hAnsi="David" w:cs="David" w:hint="cs"/>
          <w:b/>
          <w:bCs/>
          <w:sz w:val="24"/>
          <w:szCs w:val="24"/>
          <w:rtl/>
          <w:lang w:eastAsia="he-IL"/>
        </w:rPr>
        <w:t>החברה</w:t>
      </w:r>
      <w:r w:rsidRPr="00D50F2B">
        <w:rPr>
          <w:rFonts w:ascii="David" w:eastAsia="Times New Roman" w:hAnsi="David" w:cs="David"/>
          <w:b/>
          <w:bCs/>
          <w:sz w:val="24"/>
          <w:szCs w:val="24"/>
          <w:rtl/>
          <w:lang w:eastAsia="he-IL"/>
        </w:rPr>
        <w:t>"</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לצורך</w:t>
      </w:r>
      <w:r w:rsidRPr="00D50F2B">
        <w:rPr>
          <w:rFonts w:ascii="David" w:eastAsia="Times New Roman" w:hAnsi="David" w:cs="David"/>
          <w:sz w:val="24"/>
          <w:szCs w:val="24"/>
          <w:rtl/>
          <w:lang w:eastAsia="he-IL"/>
        </w:rPr>
        <w:t xml:space="preserve"> הביטוחים הנ"</w:t>
      </w:r>
      <w:r w:rsidRPr="00D50F2B">
        <w:rPr>
          <w:rFonts w:ascii="David" w:eastAsia="Times New Roman" w:hAnsi="David" w:cs="David" w:hint="eastAsia"/>
          <w:sz w:val="24"/>
          <w:szCs w:val="24"/>
          <w:rtl/>
          <w:lang w:eastAsia="he-IL"/>
        </w:rPr>
        <w:t>ל</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ו</w:t>
      </w:r>
      <w:r w:rsidRPr="00D50F2B">
        <w:rPr>
          <w:rFonts w:ascii="David" w:eastAsia="Times New Roman" w:hAnsi="David" w:cs="David"/>
          <w:sz w:val="24"/>
          <w:szCs w:val="24"/>
          <w:rtl/>
          <w:lang w:eastAsia="he-IL"/>
        </w:rPr>
        <w:t>/או אישור זה הינ</w:t>
      </w:r>
      <w:r w:rsidRPr="00D50F2B">
        <w:rPr>
          <w:rFonts w:ascii="David" w:eastAsia="Times New Roman" w:hAnsi="David" w:cs="David" w:hint="cs"/>
          <w:sz w:val="24"/>
          <w:szCs w:val="24"/>
          <w:rtl/>
          <w:lang w:eastAsia="he-IL"/>
        </w:rPr>
        <w:t>ה</w:t>
      </w:r>
      <w:r w:rsidRPr="00D50F2B">
        <w:rPr>
          <w:rFonts w:ascii="David" w:eastAsia="Times New Roman" w:hAnsi="David" w:cs="David"/>
          <w:sz w:val="24"/>
          <w:szCs w:val="24"/>
          <w:rtl/>
          <w:lang w:eastAsia="he-IL"/>
        </w:rPr>
        <w:t xml:space="preserve"> לרבות חברת אם ו/או חברות בנות ו/או חברות שלובות</w:t>
      </w:r>
      <w:r w:rsidRPr="00D50F2B">
        <w:rPr>
          <w:rFonts w:ascii="David" w:eastAsia="Times New Roman" w:hAnsi="David" w:cs="David" w:hint="cs"/>
          <w:sz w:val="24"/>
          <w:szCs w:val="24"/>
          <w:rtl/>
          <w:lang w:eastAsia="he-IL"/>
        </w:rPr>
        <w:t xml:space="preserve"> ו/או עובדיהן ו/או מנהליהן</w:t>
      </w:r>
      <w:r w:rsidRPr="00D50F2B">
        <w:rPr>
          <w:rFonts w:ascii="David" w:eastAsia="Times New Roman" w:hAnsi="David" w:cs="David"/>
          <w:sz w:val="24"/>
          <w:szCs w:val="24"/>
          <w:rtl/>
          <w:lang w:eastAsia="he-IL"/>
        </w:rPr>
        <w:t>.</w:t>
      </w:r>
    </w:p>
    <w:p w14:paraId="01283692" w14:textId="77777777" w:rsidR="00D50F2B" w:rsidRPr="00D50F2B" w:rsidRDefault="00D50F2B" w:rsidP="00D50F2B">
      <w:pPr>
        <w:spacing w:before="0" w:beforeAutospacing="0" w:after="0" w:afterAutospacing="0" w:line="240" w:lineRule="auto"/>
        <w:ind w:right="720"/>
        <w:jc w:val="both"/>
        <w:rPr>
          <w:rFonts w:ascii="David" w:eastAsia="Times New Roman" w:hAnsi="David" w:cs="David"/>
          <w:sz w:val="24"/>
          <w:szCs w:val="24"/>
          <w:lang w:eastAsia="he-IL"/>
        </w:rPr>
      </w:pPr>
    </w:p>
    <w:p w14:paraId="7EC22075"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cs"/>
          <w:sz w:val="24"/>
          <w:szCs w:val="24"/>
          <w:rtl/>
          <w:lang w:eastAsia="he-IL"/>
        </w:rPr>
        <w:lastRenderedPageBreak/>
        <w:t>נוסח הפוליסות (למעט אחריות מקצועית) לא יפחת מהנוסח הידוע כביט במהדורה הרלוונטית לעת עריכת הביטוח.</w:t>
      </w:r>
    </w:p>
    <w:p w14:paraId="786419C9" w14:textId="77777777" w:rsidR="00D50F2B" w:rsidRPr="00D50F2B" w:rsidRDefault="00D50F2B" w:rsidP="00D50F2B">
      <w:pPr>
        <w:spacing w:before="0" w:beforeAutospacing="0" w:after="0" w:afterAutospacing="0" w:line="240" w:lineRule="auto"/>
        <w:ind w:right="720"/>
        <w:jc w:val="both"/>
        <w:rPr>
          <w:rFonts w:ascii="David" w:eastAsia="Times New Roman" w:hAnsi="David" w:cs="David"/>
          <w:sz w:val="24"/>
          <w:szCs w:val="24"/>
          <w:rtl/>
          <w:lang w:eastAsia="he-IL"/>
        </w:rPr>
      </w:pPr>
    </w:p>
    <w:p w14:paraId="333E39C5"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50F2B">
        <w:rPr>
          <w:rFonts w:ascii="David" w:eastAsia="Times New Roman" w:hAnsi="David" w:cs="David" w:hint="eastAsia"/>
          <w:sz w:val="24"/>
          <w:szCs w:val="24"/>
          <w:rtl/>
          <w:lang w:eastAsia="he-IL"/>
        </w:rPr>
        <w:t>הננו</w:t>
      </w:r>
      <w:r w:rsidRPr="00D50F2B">
        <w:rPr>
          <w:rFonts w:ascii="David" w:eastAsia="Times New Roman" w:hAnsi="David" w:cs="David"/>
          <w:sz w:val="24"/>
          <w:szCs w:val="24"/>
          <w:rtl/>
          <w:lang w:eastAsia="he-IL"/>
        </w:rPr>
        <w:t xml:space="preserve"> מאשרים כי ידוע לנו שהאחריות </w:t>
      </w:r>
      <w:r w:rsidRPr="00D50F2B">
        <w:rPr>
          <w:rFonts w:ascii="David" w:eastAsia="Times New Roman" w:hAnsi="David" w:cs="David" w:hint="eastAsia"/>
          <w:sz w:val="24"/>
          <w:szCs w:val="24"/>
          <w:rtl/>
          <w:lang w:eastAsia="he-IL"/>
        </w:rPr>
        <w:t>לתשלום</w:t>
      </w:r>
      <w:r w:rsidRPr="00D50F2B">
        <w:rPr>
          <w:rFonts w:ascii="David" w:eastAsia="Times New Roman" w:hAnsi="David" w:cs="David"/>
          <w:sz w:val="24"/>
          <w:szCs w:val="24"/>
          <w:rtl/>
          <w:lang w:eastAsia="he-IL"/>
        </w:rPr>
        <w:t xml:space="preserve"> פרמיות הביטוח והשתתפות עצמית חלה על </w:t>
      </w:r>
      <w:r w:rsidRPr="00D50F2B">
        <w:rPr>
          <w:rFonts w:ascii="David" w:eastAsia="Times New Roman" w:hAnsi="David" w:cs="David" w:hint="cs"/>
          <w:sz w:val="24"/>
          <w:szCs w:val="24"/>
          <w:rtl/>
          <w:lang w:eastAsia="he-IL"/>
        </w:rPr>
        <w:t>היועץ</w:t>
      </w:r>
      <w:r w:rsidRPr="00D50F2B">
        <w:rPr>
          <w:rFonts w:ascii="David" w:eastAsia="Times New Roman" w:hAnsi="David" w:cs="David"/>
          <w:sz w:val="24"/>
          <w:szCs w:val="24"/>
          <w:rtl/>
          <w:lang w:eastAsia="he-IL"/>
        </w:rPr>
        <w:t xml:space="preserve"> בלבד</w:t>
      </w:r>
      <w:r w:rsidRPr="00D50F2B">
        <w:rPr>
          <w:rFonts w:ascii="David" w:eastAsia="Times New Roman" w:hAnsi="David" w:cs="David" w:hint="cs"/>
          <w:sz w:val="24"/>
          <w:szCs w:val="24"/>
          <w:rtl/>
          <w:lang w:eastAsia="he-IL"/>
        </w:rPr>
        <w:t>, ובשום מקרה לא על החברה</w:t>
      </w:r>
      <w:r w:rsidRPr="00D50F2B">
        <w:rPr>
          <w:rFonts w:ascii="David" w:eastAsia="Times New Roman" w:hAnsi="David" w:cs="David"/>
          <w:sz w:val="24"/>
          <w:szCs w:val="24"/>
          <w:rtl/>
          <w:lang w:eastAsia="he-IL"/>
        </w:rPr>
        <w:t>.</w:t>
      </w:r>
    </w:p>
    <w:p w14:paraId="753AF6E1" w14:textId="77777777" w:rsidR="00D50F2B" w:rsidRPr="00D50F2B" w:rsidRDefault="00D50F2B" w:rsidP="00D50F2B">
      <w:pPr>
        <w:spacing w:before="0" w:beforeAutospacing="0" w:after="0" w:afterAutospacing="0" w:line="240" w:lineRule="auto"/>
        <w:ind w:left="720"/>
        <w:rPr>
          <w:rFonts w:ascii="David" w:eastAsia="Times New Roman" w:hAnsi="David" w:cs="David"/>
          <w:sz w:val="24"/>
          <w:szCs w:val="24"/>
          <w:rtl/>
          <w:lang w:eastAsia="he-IL"/>
        </w:rPr>
      </w:pPr>
    </w:p>
    <w:p w14:paraId="721E1E68" w14:textId="77777777" w:rsidR="00D50F2B" w:rsidRPr="00D50F2B" w:rsidRDefault="00D50F2B" w:rsidP="00D50F2B">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הפרת</w:t>
      </w:r>
      <w:r w:rsidRPr="00D50F2B">
        <w:rPr>
          <w:rFonts w:ascii="David" w:eastAsia="Times New Roman" w:hAnsi="David" w:cs="David"/>
          <w:sz w:val="24"/>
          <w:szCs w:val="24"/>
          <w:rtl/>
          <w:lang w:eastAsia="he-IL"/>
        </w:rPr>
        <w:t xml:space="preserve"> תנאי הפוליסות על ידי </w:t>
      </w:r>
      <w:r w:rsidRPr="00D50F2B">
        <w:rPr>
          <w:rFonts w:ascii="David" w:eastAsia="Times New Roman" w:hAnsi="David" w:cs="David" w:hint="cs"/>
          <w:sz w:val="24"/>
          <w:szCs w:val="24"/>
          <w:rtl/>
          <w:lang w:eastAsia="he-IL"/>
        </w:rPr>
        <w:t>היועץ</w:t>
      </w:r>
      <w:r w:rsidRPr="00D50F2B">
        <w:rPr>
          <w:rFonts w:ascii="David" w:eastAsia="Times New Roman" w:hAnsi="David" w:cs="David"/>
          <w:sz w:val="24"/>
          <w:szCs w:val="24"/>
          <w:rtl/>
          <w:lang w:eastAsia="he-IL"/>
        </w:rPr>
        <w:t xml:space="preserve"> בתום </w:t>
      </w:r>
      <w:r w:rsidRPr="00D50F2B">
        <w:rPr>
          <w:rFonts w:ascii="David" w:eastAsia="Times New Roman" w:hAnsi="David" w:cs="David" w:hint="eastAsia"/>
          <w:sz w:val="24"/>
          <w:szCs w:val="24"/>
          <w:rtl/>
          <w:lang w:eastAsia="he-IL"/>
        </w:rPr>
        <w:t>לב</w:t>
      </w:r>
      <w:r w:rsidRPr="00D50F2B">
        <w:rPr>
          <w:rFonts w:ascii="David" w:eastAsia="Times New Roman" w:hAnsi="David" w:cs="David"/>
          <w:sz w:val="24"/>
          <w:szCs w:val="24"/>
          <w:rtl/>
          <w:lang w:eastAsia="he-IL"/>
        </w:rPr>
        <w:t xml:space="preserve"> לא תפגע בזכויות </w:t>
      </w:r>
      <w:r w:rsidRPr="00D50F2B">
        <w:rPr>
          <w:rFonts w:ascii="David" w:eastAsia="Times New Roman" w:hAnsi="David" w:cs="David" w:hint="cs"/>
          <w:sz w:val="24"/>
          <w:szCs w:val="24"/>
          <w:rtl/>
          <w:lang w:eastAsia="he-IL"/>
        </w:rPr>
        <w:t>החברה</w:t>
      </w:r>
      <w:r w:rsidRPr="00D50F2B">
        <w:rPr>
          <w:rFonts w:ascii="David" w:eastAsia="Times New Roman" w:hAnsi="David" w:cs="David"/>
          <w:sz w:val="24"/>
          <w:szCs w:val="24"/>
          <w:rtl/>
          <w:lang w:eastAsia="he-IL"/>
        </w:rPr>
        <w:t xml:space="preserve"> על פי הפוליסות.</w:t>
      </w:r>
    </w:p>
    <w:p w14:paraId="0881619D"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668A71D0"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50F2B">
        <w:rPr>
          <w:rFonts w:ascii="David" w:eastAsia="Times New Roman" w:hAnsi="David" w:cs="David" w:hint="eastAsia"/>
          <w:sz w:val="24"/>
          <w:szCs w:val="24"/>
          <w:rtl/>
          <w:lang w:eastAsia="he-IL"/>
        </w:rPr>
        <w:t>הננו</w:t>
      </w:r>
      <w:r w:rsidRPr="00D50F2B">
        <w:rPr>
          <w:rFonts w:ascii="David" w:eastAsia="Times New Roman" w:hAnsi="David" w:cs="David"/>
          <w:sz w:val="24"/>
          <w:szCs w:val="24"/>
          <w:rtl/>
          <w:lang w:eastAsia="he-IL"/>
        </w:rPr>
        <w:t xml:space="preserve"> מאשרים כי כל הביטוחים הנ"</w:t>
      </w:r>
      <w:r w:rsidRPr="00D50F2B">
        <w:rPr>
          <w:rFonts w:ascii="David" w:eastAsia="Times New Roman" w:hAnsi="David" w:cs="David" w:hint="eastAsia"/>
          <w:sz w:val="24"/>
          <w:szCs w:val="24"/>
          <w:rtl/>
          <w:lang w:eastAsia="he-IL"/>
        </w:rPr>
        <w:t>ל</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הינם</w:t>
      </w:r>
      <w:r w:rsidRPr="00D50F2B">
        <w:rPr>
          <w:rFonts w:ascii="David" w:eastAsia="Times New Roman" w:hAnsi="David" w:cs="David"/>
          <w:sz w:val="24"/>
          <w:szCs w:val="24"/>
          <w:rtl/>
          <w:lang w:eastAsia="he-IL"/>
        </w:rPr>
        <w:t xml:space="preserve"> ראשוניים וקודמים לכל ביטוח הנערך על ידי </w:t>
      </w:r>
      <w:r w:rsidRPr="00D50F2B">
        <w:rPr>
          <w:rFonts w:ascii="David" w:eastAsia="Times New Roman" w:hAnsi="David" w:cs="David" w:hint="cs"/>
          <w:sz w:val="24"/>
          <w:szCs w:val="24"/>
          <w:rtl/>
          <w:lang w:eastAsia="he-IL"/>
        </w:rPr>
        <w:t>החברה</w:t>
      </w:r>
      <w:r w:rsidRPr="00D50F2B">
        <w:rPr>
          <w:rFonts w:ascii="David" w:eastAsia="Times New Roman" w:hAnsi="David" w:cs="David"/>
          <w:sz w:val="24"/>
          <w:szCs w:val="24"/>
          <w:rtl/>
          <w:lang w:eastAsia="he-IL"/>
        </w:rPr>
        <w:t xml:space="preserve"> ו/או לטובתה, ואנו מוותרים על </w:t>
      </w:r>
      <w:r w:rsidRPr="00D50F2B">
        <w:rPr>
          <w:rFonts w:ascii="David" w:eastAsia="Times New Roman" w:hAnsi="David" w:cs="David" w:hint="eastAsia"/>
          <w:sz w:val="24"/>
          <w:szCs w:val="24"/>
          <w:rtl/>
          <w:lang w:eastAsia="he-IL"/>
        </w:rPr>
        <w:t>כל</w:t>
      </w:r>
      <w:r w:rsidRPr="00D50F2B">
        <w:rPr>
          <w:rFonts w:ascii="David" w:eastAsia="Times New Roman" w:hAnsi="David" w:cs="David"/>
          <w:sz w:val="24"/>
          <w:szCs w:val="24"/>
          <w:rtl/>
          <w:lang w:eastAsia="he-IL"/>
        </w:rPr>
        <w:t xml:space="preserve"> טענה ו/או דרישה ו/או תביעה בדבר שיתוף ביטוחי </w:t>
      </w:r>
      <w:r w:rsidRPr="00D50F2B">
        <w:rPr>
          <w:rFonts w:ascii="David" w:eastAsia="Times New Roman" w:hAnsi="David" w:cs="David" w:hint="cs"/>
          <w:sz w:val="24"/>
          <w:szCs w:val="24"/>
          <w:rtl/>
          <w:lang w:eastAsia="he-IL"/>
        </w:rPr>
        <w:t>החברה</w:t>
      </w:r>
      <w:r w:rsidRPr="00D50F2B">
        <w:rPr>
          <w:rFonts w:ascii="David" w:eastAsia="Times New Roman" w:hAnsi="David" w:cs="David"/>
          <w:sz w:val="24"/>
          <w:szCs w:val="24"/>
          <w:rtl/>
          <w:lang w:eastAsia="he-IL"/>
        </w:rPr>
        <w:t>.</w:t>
      </w:r>
    </w:p>
    <w:p w14:paraId="683D3817" w14:textId="77777777" w:rsidR="00D50F2B" w:rsidRPr="00D50F2B" w:rsidRDefault="00D50F2B" w:rsidP="00D50F2B">
      <w:pPr>
        <w:spacing w:before="0" w:beforeAutospacing="0" w:after="0" w:afterAutospacing="0" w:line="240" w:lineRule="auto"/>
        <w:ind w:left="720"/>
        <w:rPr>
          <w:rFonts w:ascii="David" w:eastAsia="Times New Roman" w:hAnsi="David" w:cs="David"/>
          <w:sz w:val="24"/>
          <w:szCs w:val="24"/>
          <w:rtl/>
          <w:lang w:eastAsia="he-IL"/>
        </w:rPr>
      </w:pPr>
    </w:p>
    <w:p w14:paraId="0F9DAA0B"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50F2B">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D50F2B">
        <w:rPr>
          <w:rFonts w:ascii="David" w:eastAsia="Times New Roman" w:hAnsi="David" w:cs="David" w:hint="cs"/>
          <w:sz w:val="24"/>
          <w:szCs w:val="24"/>
          <w:rtl/>
          <w:lang w:eastAsia="he-IL"/>
        </w:rPr>
        <w:t>שהויתור</w:t>
      </w:r>
      <w:proofErr w:type="spellEnd"/>
      <w:r w:rsidRPr="00D50F2B">
        <w:rPr>
          <w:rFonts w:ascii="David" w:eastAsia="Times New Roman" w:hAnsi="David" w:cs="David" w:hint="cs"/>
          <w:sz w:val="24"/>
          <w:szCs w:val="24"/>
          <w:rtl/>
          <w:lang w:eastAsia="he-IL"/>
        </w:rPr>
        <w:t xml:space="preserve"> על זכות התחלוף כאמור לא יחול לטובת מי שגרם לנזק בזדון.</w:t>
      </w:r>
    </w:p>
    <w:p w14:paraId="2E9119C0"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0F95A59B" w14:textId="77777777" w:rsidR="00D50F2B" w:rsidRPr="00D50F2B" w:rsidRDefault="00D50F2B" w:rsidP="00D50F2B">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eastAsia"/>
          <w:sz w:val="24"/>
          <w:szCs w:val="24"/>
          <w:rtl/>
          <w:lang w:eastAsia="he-IL"/>
        </w:rPr>
        <w:t>הננו</w:t>
      </w:r>
      <w:r w:rsidRPr="00D50F2B">
        <w:rPr>
          <w:rFonts w:ascii="David" w:eastAsia="Times New Roman" w:hAnsi="David" w:cs="David"/>
          <w:sz w:val="24"/>
          <w:szCs w:val="24"/>
          <w:rtl/>
          <w:lang w:eastAsia="he-IL"/>
        </w:rPr>
        <w:t xml:space="preserve"> מתחייבים כי הביטוחים הנ"</w:t>
      </w:r>
      <w:r w:rsidRPr="00D50F2B">
        <w:rPr>
          <w:rFonts w:ascii="David" w:eastAsia="Times New Roman" w:hAnsi="David" w:cs="David" w:hint="eastAsia"/>
          <w:sz w:val="24"/>
          <w:szCs w:val="24"/>
          <w:rtl/>
          <w:lang w:eastAsia="he-IL"/>
        </w:rPr>
        <w:t>ל</w:t>
      </w:r>
      <w:r w:rsidRPr="00D50F2B">
        <w:rPr>
          <w:rFonts w:ascii="David" w:eastAsia="Times New Roman" w:hAnsi="David" w:cs="David"/>
          <w:sz w:val="24"/>
          <w:szCs w:val="24"/>
          <w:rtl/>
          <w:lang w:eastAsia="he-IL"/>
        </w:rPr>
        <w:t xml:space="preserve"> </w:t>
      </w:r>
      <w:r w:rsidRPr="00D50F2B">
        <w:rPr>
          <w:rFonts w:ascii="David" w:eastAsia="Times New Roman" w:hAnsi="David" w:cs="David" w:hint="eastAsia"/>
          <w:sz w:val="24"/>
          <w:szCs w:val="24"/>
          <w:rtl/>
          <w:lang w:eastAsia="he-IL"/>
        </w:rPr>
        <w:t>לא</w:t>
      </w:r>
      <w:r w:rsidRPr="00D50F2B">
        <w:rPr>
          <w:rFonts w:ascii="David" w:eastAsia="Times New Roman" w:hAnsi="David" w:cs="David"/>
          <w:sz w:val="24"/>
          <w:szCs w:val="24"/>
          <w:rtl/>
          <w:lang w:eastAsia="he-IL"/>
        </w:rPr>
        <w:t xml:space="preserve"> יבוטלו ולא יצומצמו במשך תקופת הביטוח, אלא בהודעה מראש של 60 יום </w:t>
      </w:r>
      <w:r w:rsidRPr="00D50F2B">
        <w:rPr>
          <w:rFonts w:ascii="David" w:eastAsia="Times New Roman" w:hAnsi="David" w:cs="David" w:hint="cs"/>
          <w:sz w:val="24"/>
          <w:szCs w:val="24"/>
          <w:rtl/>
          <w:lang w:eastAsia="he-IL"/>
        </w:rPr>
        <w:t>לחברה</w:t>
      </w:r>
      <w:r w:rsidRPr="00D50F2B">
        <w:rPr>
          <w:rFonts w:ascii="David" w:eastAsia="Times New Roman" w:hAnsi="David" w:cs="David"/>
          <w:sz w:val="24"/>
          <w:szCs w:val="24"/>
          <w:rtl/>
          <w:lang w:eastAsia="he-IL"/>
        </w:rPr>
        <w:t xml:space="preserve">, בכתב, </w:t>
      </w:r>
      <w:r w:rsidRPr="00D50F2B">
        <w:rPr>
          <w:rFonts w:ascii="David" w:eastAsia="Times New Roman" w:hAnsi="David" w:cs="David" w:hint="eastAsia"/>
          <w:sz w:val="24"/>
          <w:szCs w:val="24"/>
          <w:rtl/>
          <w:lang w:eastAsia="he-IL"/>
        </w:rPr>
        <w:t>בדואר</w:t>
      </w:r>
      <w:r w:rsidRPr="00D50F2B">
        <w:rPr>
          <w:rFonts w:ascii="David" w:eastAsia="Times New Roman" w:hAnsi="David" w:cs="David"/>
          <w:sz w:val="24"/>
          <w:szCs w:val="24"/>
          <w:rtl/>
          <w:lang w:eastAsia="he-IL"/>
        </w:rPr>
        <w:t xml:space="preserve"> רשום.</w:t>
      </w:r>
    </w:p>
    <w:p w14:paraId="7AFEF064"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2159184D"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72061211"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hint="eastAsia"/>
          <w:bCs/>
          <w:sz w:val="24"/>
          <w:szCs w:val="24"/>
          <w:rtl/>
          <w:lang w:eastAsia="he-IL"/>
        </w:rPr>
        <w:t>אישורנו</w:t>
      </w:r>
      <w:r w:rsidRPr="00D50F2B">
        <w:rPr>
          <w:rFonts w:ascii="David" w:eastAsia="Times New Roman" w:hAnsi="David" w:cs="David"/>
          <w:bCs/>
          <w:sz w:val="24"/>
          <w:szCs w:val="24"/>
          <w:rtl/>
          <w:lang w:eastAsia="he-IL"/>
        </w:rPr>
        <w:t xml:space="preserve"> זה הינו בכפוף לתנאי </w:t>
      </w:r>
      <w:r w:rsidRPr="00D50F2B">
        <w:rPr>
          <w:rFonts w:ascii="David" w:eastAsia="Times New Roman" w:hAnsi="David" w:cs="David" w:hint="eastAsia"/>
          <w:bCs/>
          <w:sz w:val="24"/>
          <w:szCs w:val="24"/>
          <w:rtl/>
          <w:lang w:eastAsia="he-IL"/>
        </w:rPr>
        <w:t>פוליסות</w:t>
      </w:r>
      <w:r w:rsidRPr="00D50F2B">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6DF01D0B"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2F972D67"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55B58C60"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30D7356A"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p>
    <w:p w14:paraId="4B28E49F"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lang w:eastAsia="he-IL"/>
        </w:rPr>
      </w:pPr>
      <w:r w:rsidRPr="00D50F2B">
        <w:rPr>
          <w:rFonts w:ascii="David" w:eastAsia="Times New Roman" w:hAnsi="David" w:cs="David"/>
          <w:sz w:val="24"/>
          <w:szCs w:val="24"/>
          <w:rtl/>
          <w:lang w:eastAsia="he-IL"/>
        </w:rPr>
        <w:t>______________</w:t>
      </w:r>
      <w:r w:rsidRPr="00D50F2B">
        <w:rPr>
          <w:rFonts w:ascii="David" w:eastAsia="Times New Roman" w:hAnsi="David" w:cs="David"/>
          <w:sz w:val="24"/>
          <w:szCs w:val="24"/>
          <w:rtl/>
          <w:lang w:eastAsia="he-IL"/>
        </w:rPr>
        <w:tab/>
        <w:t>______________</w:t>
      </w:r>
      <w:r w:rsidRPr="00D50F2B">
        <w:rPr>
          <w:rFonts w:ascii="David" w:eastAsia="Times New Roman" w:hAnsi="David" w:cs="David"/>
          <w:sz w:val="24"/>
          <w:szCs w:val="24"/>
          <w:rtl/>
          <w:lang w:eastAsia="he-IL"/>
        </w:rPr>
        <w:tab/>
        <w:t>______________</w:t>
      </w:r>
      <w:r w:rsidRPr="00D50F2B">
        <w:rPr>
          <w:rFonts w:ascii="David" w:eastAsia="Times New Roman" w:hAnsi="David" w:cs="David"/>
          <w:sz w:val="24"/>
          <w:szCs w:val="24"/>
          <w:rtl/>
          <w:lang w:eastAsia="he-IL"/>
        </w:rPr>
        <w:tab/>
        <w:t>______________</w:t>
      </w:r>
    </w:p>
    <w:p w14:paraId="7AD77BAE"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rtl/>
          <w:lang w:eastAsia="he-IL"/>
        </w:rPr>
      </w:pPr>
      <w:r w:rsidRPr="00D50F2B">
        <w:rPr>
          <w:rFonts w:ascii="David" w:eastAsia="Times New Roman" w:hAnsi="David" w:cs="David"/>
          <w:sz w:val="24"/>
          <w:szCs w:val="24"/>
          <w:rtl/>
          <w:lang w:eastAsia="he-IL"/>
        </w:rPr>
        <w:t xml:space="preserve">(חותמת </w:t>
      </w:r>
      <w:r w:rsidRPr="00D50F2B">
        <w:rPr>
          <w:rFonts w:ascii="David" w:eastAsia="Times New Roman" w:hAnsi="David" w:cs="David" w:hint="eastAsia"/>
          <w:sz w:val="24"/>
          <w:szCs w:val="24"/>
          <w:rtl/>
          <w:lang w:eastAsia="he-IL"/>
        </w:rPr>
        <w:t>המבטח</w:t>
      </w:r>
      <w:r w:rsidRPr="00D50F2B">
        <w:rPr>
          <w:rFonts w:ascii="David" w:eastAsia="Times New Roman" w:hAnsi="David" w:cs="David"/>
          <w:sz w:val="24"/>
          <w:szCs w:val="24"/>
          <w:rtl/>
          <w:lang w:eastAsia="he-IL"/>
        </w:rPr>
        <w:t>)</w:t>
      </w:r>
      <w:r w:rsidRPr="00D50F2B">
        <w:rPr>
          <w:rFonts w:ascii="David" w:eastAsia="Times New Roman" w:hAnsi="David" w:cs="David"/>
          <w:sz w:val="24"/>
          <w:szCs w:val="24"/>
          <w:rtl/>
          <w:lang w:eastAsia="he-IL"/>
        </w:rPr>
        <w:tab/>
        <w:t>(חתימת המבטח)</w:t>
      </w:r>
      <w:r w:rsidRPr="00D50F2B">
        <w:rPr>
          <w:rFonts w:ascii="David" w:eastAsia="Times New Roman" w:hAnsi="David" w:cs="David"/>
          <w:sz w:val="24"/>
          <w:szCs w:val="24"/>
          <w:rtl/>
          <w:lang w:eastAsia="he-IL"/>
        </w:rPr>
        <w:tab/>
        <w:t>(שם החותם)</w:t>
      </w:r>
      <w:r w:rsidRPr="00D50F2B">
        <w:rPr>
          <w:rFonts w:ascii="David" w:eastAsia="Times New Roman" w:hAnsi="David" w:cs="David"/>
          <w:sz w:val="24"/>
          <w:szCs w:val="24"/>
          <w:rtl/>
          <w:lang w:eastAsia="he-IL"/>
        </w:rPr>
        <w:tab/>
      </w:r>
      <w:r w:rsidRPr="00D50F2B">
        <w:rPr>
          <w:rFonts w:ascii="David" w:eastAsia="Times New Roman" w:hAnsi="David" w:cs="David"/>
          <w:sz w:val="24"/>
          <w:szCs w:val="24"/>
          <w:rtl/>
          <w:lang w:eastAsia="he-IL"/>
        </w:rPr>
        <w:tab/>
        <w:t xml:space="preserve">(תפקיד החותם) </w:t>
      </w:r>
    </w:p>
    <w:p w14:paraId="37B0ACD6" w14:textId="77777777" w:rsidR="00D50F2B" w:rsidRPr="00D50F2B" w:rsidRDefault="00D50F2B" w:rsidP="00D50F2B">
      <w:pPr>
        <w:spacing w:before="0" w:beforeAutospacing="0" w:after="0" w:afterAutospacing="0" w:line="240" w:lineRule="auto"/>
        <w:jc w:val="both"/>
        <w:rPr>
          <w:rFonts w:ascii="David" w:eastAsia="Times New Roman" w:hAnsi="David" w:cs="David"/>
          <w:sz w:val="24"/>
          <w:szCs w:val="24"/>
          <w:u w:val="single"/>
          <w:rtl/>
          <w:lang w:eastAsia="he-IL"/>
        </w:rPr>
      </w:pPr>
    </w:p>
    <w:p w14:paraId="0FE35381" w14:textId="77777777" w:rsidR="00D50F2B" w:rsidRPr="00D50F2B" w:rsidRDefault="00D50F2B" w:rsidP="00D50F2B">
      <w:pPr>
        <w:spacing w:before="0" w:beforeAutospacing="0" w:after="0" w:afterAutospacing="0" w:line="360" w:lineRule="auto"/>
        <w:jc w:val="both"/>
        <w:rPr>
          <w:rFonts w:ascii="Times New Roman" w:eastAsia="Times New Roman" w:hAnsi="Times New Roman" w:cs="David"/>
          <w:sz w:val="25"/>
          <w:szCs w:val="25"/>
        </w:rPr>
      </w:pPr>
    </w:p>
    <w:p w14:paraId="1F073376" w14:textId="77777777" w:rsidR="00D80A75" w:rsidRPr="00D50F2B" w:rsidRDefault="00D80A75" w:rsidP="00D80A75">
      <w:pPr>
        <w:ind w:left="364"/>
        <w:contextualSpacing/>
        <w:rPr>
          <w:rFonts w:ascii="Times New Roman" w:eastAsia="Calibri" w:hAnsi="Times New Roman" w:cs="Arial"/>
          <w:rtl/>
        </w:rPr>
      </w:pPr>
    </w:p>
    <w:p w14:paraId="724E072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75B32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C675B7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2C3B06"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E10C6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7A5A03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8010F50"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B5510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5F2084E"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13569D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2AE861"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E218158"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6BD7FA"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493E7A"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EEEB20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316D92"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145539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A430ED"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F5DDF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51664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CCD2C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BF369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9D58CD"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64A1B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9BC86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63439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242E6D"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15E52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044BE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DFBA3F"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F8F5F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0151A9" w14:textId="77777777"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BA69212"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103E6F92" w14:textId="77777777" w:rsidR="00D50F2B" w:rsidRPr="00D50F2B" w:rsidRDefault="00D50F2B" w:rsidP="00D50F2B">
      <w:pPr>
        <w:bidi w:val="0"/>
        <w:spacing w:before="0" w:beforeAutospacing="0" w:after="0" w:afterAutospacing="0" w:line="240" w:lineRule="auto"/>
        <w:jc w:val="both"/>
        <w:rPr>
          <w:rFonts w:ascii="David" w:eastAsia="Times New Roman" w:hAnsi="David" w:cs="David"/>
          <w:sz w:val="24"/>
          <w:szCs w:val="24"/>
          <w:lang w:eastAsia="he-IL"/>
        </w:rPr>
      </w:pPr>
    </w:p>
    <w:p w14:paraId="464ADBE7" w14:textId="43113923" w:rsidR="00D50F2B" w:rsidRPr="00D50F2B" w:rsidRDefault="00353489" w:rsidP="00D50F2B">
      <w:pPr>
        <w:spacing w:before="0" w:beforeAutospacing="0" w:after="0" w:afterAutospacing="0" w:line="240" w:lineRule="auto"/>
        <w:ind w:left="540" w:hanging="540"/>
        <w:jc w:val="center"/>
        <w:rPr>
          <w:rFonts w:ascii="David" w:eastAsia="Times New Roman" w:hAnsi="David" w:cs="David"/>
          <w:sz w:val="24"/>
          <w:szCs w:val="24"/>
          <w:rtl/>
        </w:rPr>
      </w:pPr>
      <w:ins w:id="149" w:author="מרול אטמן" w:date="2024-03-24T15:31:00Z">
        <w:r>
          <w:rPr>
            <w:rFonts w:ascii="David" w:eastAsia="Times New Roman" w:hAnsi="David" w:cs="David" w:hint="cs"/>
            <w:sz w:val="24"/>
            <w:szCs w:val="24"/>
            <w:rtl/>
          </w:rPr>
          <w:t>(מצורף בנפרד)</w:t>
        </w:r>
      </w:ins>
    </w:p>
    <w:p w14:paraId="40E2F8AC" w14:textId="77777777" w:rsidR="00D50F2B" w:rsidRPr="00D50F2B" w:rsidRDefault="00D50F2B" w:rsidP="00D50F2B">
      <w:pPr>
        <w:spacing w:before="0" w:beforeAutospacing="0" w:after="0" w:afterAutospacing="0" w:line="360" w:lineRule="auto"/>
        <w:jc w:val="center"/>
        <w:outlineLvl w:val="0"/>
        <w:rPr>
          <w:rFonts w:ascii="David" w:eastAsia="Times New Roman" w:hAnsi="David" w:cs="David"/>
          <w:b/>
          <w:bCs/>
          <w:sz w:val="25"/>
          <w:szCs w:val="25"/>
          <w:u w:val="single"/>
          <w:rtl/>
        </w:rPr>
      </w:pPr>
      <w:r w:rsidRPr="00D50F2B">
        <w:rPr>
          <w:rFonts w:ascii="David" w:eastAsia="Times New Roman" w:hAnsi="David" w:cs="David"/>
          <w:sz w:val="24"/>
          <w:szCs w:val="24"/>
          <w:rtl/>
        </w:rPr>
        <w:br w:type="page"/>
      </w:r>
    </w:p>
    <w:tbl>
      <w:tblPr>
        <w:tblStyle w:val="23"/>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D50F2B" w:rsidRPr="00D50F2B" w:rsidDel="00353489" w14:paraId="7C86B7B5" w14:textId="161E53FF" w:rsidTr="001C3608">
        <w:trPr>
          <w:trHeight w:val="463"/>
          <w:tblHeader/>
          <w:del w:id="150" w:author="מרול אטמן" w:date="2024-03-24T15:31:00Z"/>
        </w:trPr>
        <w:tc>
          <w:tcPr>
            <w:tcW w:w="8435" w:type="dxa"/>
            <w:gridSpan w:val="3"/>
            <w:shd w:val="clear" w:color="auto" w:fill="F2F2F2"/>
          </w:tcPr>
          <w:p w14:paraId="5E6AAA76" w14:textId="0ADDF2D7" w:rsidR="00D50F2B" w:rsidRPr="00D50F2B" w:rsidDel="00353489" w:rsidRDefault="00D50F2B" w:rsidP="00D50F2B">
            <w:pPr>
              <w:spacing w:before="0" w:beforeAutospacing="0" w:after="0" w:afterAutospacing="0" w:line="360" w:lineRule="auto"/>
              <w:jc w:val="center"/>
              <w:rPr>
                <w:del w:id="151" w:author="מרול אטמן" w:date="2024-03-24T15:31:00Z"/>
                <w:rFonts w:ascii="David" w:hAnsi="David" w:cs="David"/>
                <w:sz w:val="25"/>
                <w:szCs w:val="25"/>
                <w:rtl/>
              </w:rPr>
            </w:pPr>
            <w:del w:id="152" w:author="מרול אטמן" w:date="2024-03-24T15:31:00Z">
              <w:r w:rsidRPr="00D50F2B" w:rsidDel="00353489">
                <w:rPr>
                  <w:rFonts w:ascii="David" w:hAnsi="David" w:cs="David"/>
                  <w:sz w:val="25"/>
                  <w:szCs w:val="25"/>
                  <w:rtl/>
                </w:rPr>
                <w:lastRenderedPageBreak/>
                <w:delText>אישור קיום ביטוחים</w:delText>
              </w:r>
            </w:del>
          </w:p>
        </w:tc>
        <w:tc>
          <w:tcPr>
            <w:tcW w:w="3690" w:type="dxa"/>
          </w:tcPr>
          <w:p w14:paraId="3D1A51C0" w14:textId="6AD0F208" w:rsidR="00D50F2B" w:rsidRPr="00D50F2B" w:rsidDel="00353489" w:rsidRDefault="00D50F2B" w:rsidP="00D50F2B">
            <w:pPr>
              <w:spacing w:before="0" w:beforeAutospacing="0" w:after="0" w:afterAutospacing="0" w:line="360" w:lineRule="auto"/>
              <w:jc w:val="both"/>
              <w:rPr>
                <w:del w:id="153" w:author="מרול אטמן" w:date="2024-03-24T15:31:00Z"/>
                <w:rFonts w:ascii="David" w:hAnsi="David" w:cs="David"/>
                <w:sz w:val="25"/>
                <w:szCs w:val="25"/>
                <w:rtl/>
              </w:rPr>
            </w:pPr>
          </w:p>
          <w:p w14:paraId="35BF0745" w14:textId="7FB9CDEF" w:rsidR="00D50F2B" w:rsidRPr="00D50F2B" w:rsidDel="00353489" w:rsidRDefault="00D50F2B" w:rsidP="00D50F2B">
            <w:pPr>
              <w:spacing w:before="0" w:beforeAutospacing="0" w:after="0" w:afterAutospacing="0" w:line="360" w:lineRule="auto"/>
              <w:jc w:val="both"/>
              <w:rPr>
                <w:del w:id="154" w:author="מרול אטמן" w:date="2024-03-24T15:31:00Z"/>
                <w:rFonts w:ascii="David" w:hAnsi="David" w:cs="David"/>
                <w:sz w:val="25"/>
                <w:szCs w:val="25"/>
                <w:rtl/>
              </w:rPr>
            </w:pPr>
            <w:del w:id="155" w:author="מרול אטמן" w:date="2024-03-24T15:31:00Z">
              <w:r w:rsidRPr="00D50F2B" w:rsidDel="00353489">
                <w:rPr>
                  <w:rFonts w:ascii="David" w:hAnsi="David" w:cs="David"/>
                  <w:sz w:val="25"/>
                  <w:szCs w:val="25"/>
                  <w:rtl/>
                </w:rPr>
                <w:delText>תאריך הנפקת האישור(</w:delText>
              </w:r>
              <w:r w:rsidRPr="00D50F2B" w:rsidDel="00353489">
                <w:rPr>
                  <w:rFonts w:ascii="David" w:hAnsi="David" w:cs="David"/>
                  <w:sz w:val="25"/>
                  <w:szCs w:val="25"/>
                </w:rPr>
                <w:delText>DD/MM/YYYY</w:delText>
              </w:r>
              <w:r w:rsidRPr="00D50F2B" w:rsidDel="00353489">
                <w:rPr>
                  <w:rFonts w:ascii="David" w:hAnsi="David" w:cs="David"/>
                  <w:sz w:val="25"/>
                  <w:szCs w:val="25"/>
                  <w:rtl/>
                </w:rPr>
                <w:delText>)</w:delText>
              </w:r>
            </w:del>
          </w:p>
        </w:tc>
      </w:tr>
      <w:tr w:rsidR="00D50F2B" w:rsidRPr="00D50F2B" w:rsidDel="00353489" w14:paraId="2F09344E" w14:textId="4AA6640B" w:rsidTr="001C3608">
        <w:trPr>
          <w:trHeight w:val="315"/>
          <w:del w:id="156" w:author="מרול אטמן" w:date="2024-03-24T15:31:00Z"/>
        </w:trPr>
        <w:tc>
          <w:tcPr>
            <w:tcW w:w="12125" w:type="dxa"/>
            <w:gridSpan w:val="4"/>
          </w:tcPr>
          <w:p w14:paraId="57428C32" w14:textId="3CC7737D" w:rsidR="00D50F2B" w:rsidRPr="00D50F2B" w:rsidDel="00353489" w:rsidRDefault="00D50F2B" w:rsidP="00D50F2B">
            <w:pPr>
              <w:spacing w:before="0" w:beforeAutospacing="0" w:after="0" w:afterAutospacing="0" w:line="360" w:lineRule="auto"/>
              <w:jc w:val="both"/>
              <w:rPr>
                <w:del w:id="157" w:author="מרול אטמן" w:date="2024-03-24T15:31:00Z"/>
                <w:rFonts w:ascii="David" w:hAnsi="David" w:cs="David"/>
                <w:sz w:val="25"/>
                <w:szCs w:val="25"/>
                <w:rtl/>
              </w:rPr>
            </w:pPr>
            <w:del w:id="158" w:author="מרול אטמן" w:date="2024-03-24T15:31:00Z">
              <w:r w:rsidRPr="00D50F2B" w:rsidDel="00353489">
                <w:rPr>
                  <w:rFonts w:ascii="David" w:hAnsi="David" w:cs="David"/>
                  <w:sz w:val="25"/>
                  <w:szCs w:val="25"/>
                  <w:rtl/>
                </w:rPr>
                <w:delTex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delText>
              </w:r>
            </w:del>
          </w:p>
        </w:tc>
      </w:tr>
      <w:tr w:rsidR="00D50F2B" w:rsidRPr="00D50F2B" w:rsidDel="00353489" w14:paraId="6658E18E" w14:textId="3EEA264C" w:rsidTr="001C3608">
        <w:trPr>
          <w:trHeight w:val="278"/>
          <w:del w:id="159" w:author="מרול אטמן" w:date="2024-03-24T15:31:00Z"/>
        </w:trPr>
        <w:tc>
          <w:tcPr>
            <w:tcW w:w="2720" w:type="dxa"/>
            <w:shd w:val="clear" w:color="auto" w:fill="F2F2F2"/>
          </w:tcPr>
          <w:p w14:paraId="0F285B85" w14:textId="5A9DBD31" w:rsidR="00D50F2B" w:rsidRPr="00D50F2B" w:rsidDel="00353489" w:rsidRDefault="00D50F2B" w:rsidP="00D50F2B">
            <w:pPr>
              <w:spacing w:before="0" w:beforeAutospacing="0" w:after="0" w:afterAutospacing="0" w:line="360" w:lineRule="auto"/>
              <w:jc w:val="center"/>
              <w:rPr>
                <w:del w:id="160" w:author="מרול אטמן" w:date="2024-03-24T15:31:00Z"/>
                <w:rFonts w:ascii="David" w:hAnsi="David" w:cs="David"/>
                <w:sz w:val="25"/>
                <w:szCs w:val="25"/>
                <w:rtl/>
              </w:rPr>
            </w:pPr>
            <w:del w:id="161" w:author="מרול אטמן" w:date="2024-03-24T15:31:00Z">
              <w:r w:rsidRPr="00D50F2B" w:rsidDel="00353489">
                <w:rPr>
                  <w:rFonts w:ascii="David" w:hAnsi="David" w:cs="David"/>
                  <w:sz w:val="25"/>
                  <w:szCs w:val="25"/>
                  <w:rtl/>
                </w:rPr>
                <w:delText>מבקש האישור*</w:delText>
              </w:r>
            </w:del>
          </w:p>
        </w:tc>
        <w:tc>
          <w:tcPr>
            <w:tcW w:w="2817" w:type="dxa"/>
            <w:shd w:val="clear" w:color="auto" w:fill="F2F2F2"/>
          </w:tcPr>
          <w:p w14:paraId="1A4BC639" w14:textId="706FF46A" w:rsidR="00D50F2B" w:rsidRPr="00D50F2B" w:rsidDel="00353489" w:rsidRDefault="00D50F2B" w:rsidP="00D50F2B">
            <w:pPr>
              <w:spacing w:before="0" w:beforeAutospacing="0" w:after="0" w:afterAutospacing="0" w:line="360" w:lineRule="auto"/>
              <w:jc w:val="center"/>
              <w:rPr>
                <w:del w:id="162" w:author="מרול אטמן" w:date="2024-03-24T15:31:00Z"/>
                <w:rFonts w:ascii="David" w:hAnsi="David" w:cs="David"/>
                <w:sz w:val="25"/>
                <w:szCs w:val="25"/>
                <w:rtl/>
              </w:rPr>
            </w:pPr>
            <w:del w:id="163" w:author="מרול אטמן" w:date="2024-03-24T15:31:00Z">
              <w:r w:rsidRPr="00D50F2B" w:rsidDel="00353489">
                <w:rPr>
                  <w:rFonts w:ascii="David" w:hAnsi="David" w:cs="David"/>
                  <w:sz w:val="25"/>
                  <w:szCs w:val="25"/>
                  <w:rtl/>
                </w:rPr>
                <w:delText>המבוטח</w:delText>
              </w:r>
            </w:del>
          </w:p>
        </w:tc>
        <w:tc>
          <w:tcPr>
            <w:tcW w:w="2898" w:type="dxa"/>
            <w:shd w:val="clear" w:color="auto" w:fill="F2F2F2"/>
          </w:tcPr>
          <w:p w14:paraId="6800486E" w14:textId="12006AC4" w:rsidR="00D50F2B" w:rsidRPr="00D50F2B" w:rsidDel="00353489" w:rsidRDefault="00D50F2B" w:rsidP="00D50F2B">
            <w:pPr>
              <w:spacing w:before="0" w:beforeAutospacing="0" w:after="0" w:afterAutospacing="0" w:line="360" w:lineRule="auto"/>
              <w:jc w:val="center"/>
              <w:rPr>
                <w:del w:id="164" w:author="מרול אטמן" w:date="2024-03-24T15:31:00Z"/>
                <w:rFonts w:ascii="David" w:hAnsi="David" w:cs="David"/>
                <w:sz w:val="25"/>
                <w:szCs w:val="25"/>
                <w:rtl/>
              </w:rPr>
            </w:pPr>
            <w:del w:id="165" w:author="מרול אטמן" w:date="2024-03-24T15:31:00Z">
              <w:r w:rsidRPr="00D50F2B" w:rsidDel="00353489">
                <w:rPr>
                  <w:rFonts w:ascii="David" w:hAnsi="David" w:cs="David"/>
                  <w:sz w:val="25"/>
                  <w:szCs w:val="25"/>
                  <w:rtl/>
                </w:rPr>
                <w:delText>אופי העסקה*</w:delText>
              </w:r>
            </w:del>
          </w:p>
        </w:tc>
        <w:tc>
          <w:tcPr>
            <w:tcW w:w="3690" w:type="dxa"/>
            <w:shd w:val="clear" w:color="auto" w:fill="F2F2F2"/>
          </w:tcPr>
          <w:p w14:paraId="6DE787FD" w14:textId="350C962E" w:rsidR="00D50F2B" w:rsidRPr="00D50F2B" w:rsidDel="00353489" w:rsidRDefault="00D50F2B" w:rsidP="00D50F2B">
            <w:pPr>
              <w:spacing w:before="0" w:beforeAutospacing="0" w:after="0" w:afterAutospacing="0" w:line="360" w:lineRule="auto"/>
              <w:jc w:val="center"/>
              <w:rPr>
                <w:del w:id="166" w:author="מרול אטמן" w:date="2024-03-24T15:31:00Z"/>
                <w:rFonts w:ascii="David" w:hAnsi="David" w:cs="David"/>
                <w:sz w:val="25"/>
                <w:szCs w:val="25"/>
                <w:rtl/>
              </w:rPr>
            </w:pPr>
            <w:del w:id="167" w:author="מרול אטמן" w:date="2024-03-24T15:31:00Z">
              <w:r w:rsidRPr="00D50F2B" w:rsidDel="00353489">
                <w:rPr>
                  <w:rFonts w:ascii="David" w:hAnsi="David" w:cs="David"/>
                  <w:sz w:val="25"/>
                  <w:szCs w:val="25"/>
                  <w:rtl/>
                </w:rPr>
                <w:delText>מעמד מבקש האישור*</w:delText>
              </w:r>
            </w:del>
          </w:p>
        </w:tc>
      </w:tr>
      <w:tr w:rsidR="00D50F2B" w:rsidRPr="00D50F2B" w:rsidDel="00353489" w14:paraId="5E2B361A" w14:textId="4BDD8DE4" w:rsidTr="001C3608">
        <w:trPr>
          <w:trHeight w:val="551"/>
          <w:del w:id="168" w:author="מרול אטמן" w:date="2024-03-24T15:31:00Z"/>
        </w:trPr>
        <w:tc>
          <w:tcPr>
            <w:tcW w:w="2720" w:type="dxa"/>
          </w:tcPr>
          <w:p w14:paraId="7AD1ED1C" w14:textId="4768282B" w:rsidR="00D50F2B" w:rsidRPr="00D50F2B" w:rsidDel="00353489" w:rsidRDefault="00D50F2B" w:rsidP="00D50F2B">
            <w:pPr>
              <w:spacing w:before="0" w:beforeAutospacing="0" w:after="0" w:afterAutospacing="0" w:line="220" w:lineRule="exact"/>
              <w:jc w:val="both"/>
              <w:rPr>
                <w:del w:id="169" w:author="מרול אטמן" w:date="2024-03-24T15:31:00Z"/>
                <w:rFonts w:ascii="David" w:hAnsi="David" w:cs="David"/>
                <w:sz w:val="25"/>
                <w:szCs w:val="25"/>
              </w:rPr>
            </w:pPr>
            <w:del w:id="170" w:author="מרול אטמן" w:date="2024-03-24T15:31:00Z">
              <w:r w:rsidRPr="00D50F2B" w:rsidDel="00353489">
                <w:rPr>
                  <w:rFonts w:ascii="David" w:hAnsi="David" w:cs="David"/>
                  <w:sz w:val="25"/>
                  <w:szCs w:val="25"/>
                  <w:rtl/>
                </w:rPr>
                <w:delText xml:space="preserve">שם: </w:delText>
              </w:r>
              <w:r w:rsidRPr="00D50F2B" w:rsidDel="00353489">
                <w:rPr>
                  <w:rFonts w:ascii="David" w:hAnsi="David" w:cs="David" w:hint="cs"/>
                  <w:sz w:val="25"/>
                  <w:szCs w:val="25"/>
                  <w:rtl/>
                </w:rPr>
                <w:delText>אפריקה י</w:delText>
              </w:r>
              <w:r w:rsidRPr="00D50F2B" w:rsidDel="00353489">
                <w:rPr>
                  <w:rFonts w:ascii="David" w:hAnsi="David" w:cs="David"/>
                  <w:sz w:val="25"/>
                  <w:szCs w:val="25"/>
                  <w:rtl/>
                </w:rPr>
                <w:delText>שראל מג</w:delText>
              </w:r>
              <w:r w:rsidRPr="00D50F2B" w:rsidDel="00353489">
                <w:rPr>
                  <w:rFonts w:ascii="David" w:hAnsi="David" w:cs="David" w:hint="cs"/>
                  <w:sz w:val="25"/>
                  <w:szCs w:val="25"/>
                  <w:rtl/>
                </w:rPr>
                <w:delText>ו</w:delText>
              </w:r>
              <w:r w:rsidRPr="00D50F2B" w:rsidDel="00353489">
                <w:rPr>
                  <w:rFonts w:ascii="David" w:hAnsi="David" w:cs="David"/>
                  <w:sz w:val="25"/>
                  <w:szCs w:val="25"/>
                  <w:rtl/>
                </w:rPr>
                <w:delText xml:space="preserve">רים  בע"מ </w:delText>
              </w:r>
              <w:r w:rsidRPr="00D50F2B" w:rsidDel="00353489">
                <w:rPr>
                  <w:rFonts w:ascii="David" w:hAnsi="David" w:cs="David" w:hint="cs"/>
                  <w:sz w:val="25"/>
                  <w:szCs w:val="25"/>
                  <w:rtl/>
                </w:rPr>
                <w:delText xml:space="preserve">ו/או </w:delText>
              </w:r>
              <w:r w:rsidRPr="00D50F2B" w:rsidDel="00353489">
                <w:rPr>
                  <w:rFonts w:ascii="David" w:hAnsi="David" w:cs="David"/>
                  <w:sz w:val="25"/>
                  <w:szCs w:val="25"/>
                  <w:rtl/>
                </w:rPr>
                <w:delText xml:space="preserve">ו/או חברות בנות ו/או חברות שלובות </w:delText>
              </w:r>
            </w:del>
          </w:p>
          <w:p w14:paraId="628233EB" w14:textId="1B729C39" w:rsidR="00D50F2B" w:rsidRPr="00D50F2B" w:rsidDel="00353489" w:rsidRDefault="00D50F2B" w:rsidP="00D50F2B">
            <w:pPr>
              <w:spacing w:before="0" w:beforeAutospacing="0" w:after="0" w:afterAutospacing="0" w:line="220" w:lineRule="exact"/>
              <w:jc w:val="both"/>
              <w:rPr>
                <w:del w:id="171" w:author="מרול אטמן" w:date="2024-03-24T15:31:00Z"/>
                <w:rFonts w:ascii="David" w:hAnsi="David" w:cs="David"/>
                <w:sz w:val="25"/>
                <w:szCs w:val="25"/>
                <w:rtl/>
              </w:rPr>
            </w:pPr>
            <w:del w:id="172" w:author="מרול אטמן" w:date="2024-03-24T15:31:00Z">
              <w:r w:rsidRPr="00D50F2B" w:rsidDel="00353489">
                <w:rPr>
                  <w:rFonts w:ascii="David" w:hAnsi="David" w:cs="David"/>
                  <w:sz w:val="25"/>
                  <w:szCs w:val="25"/>
                  <w:rtl/>
                </w:rPr>
                <w:delText>ו/או חברות קשורות ו/או שותפויות</w:delText>
              </w:r>
            </w:del>
          </w:p>
        </w:tc>
        <w:tc>
          <w:tcPr>
            <w:tcW w:w="2817" w:type="dxa"/>
          </w:tcPr>
          <w:p w14:paraId="380EBC2D" w14:textId="16DFF054" w:rsidR="00D50F2B" w:rsidRPr="00D50F2B" w:rsidDel="00353489" w:rsidRDefault="00D50F2B" w:rsidP="00D50F2B">
            <w:pPr>
              <w:spacing w:before="0" w:beforeAutospacing="0" w:after="0" w:afterAutospacing="0" w:line="360" w:lineRule="auto"/>
              <w:jc w:val="both"/>
              <w:rPr>
                <w:del w:id="173" w:author="מרול אטמן" w:date="2024-03-24T15:31:00Z"/>
                <w:rFonts w:ascii="David" w:hAnsi="David" w:cs="David"/>
                <w:sz w:val="25"/>
                <w:szCs w:val="25"/>
                <w:rtl/>
              </w:rPr>
            </w:pPr>
            <w:del w:id="174" w:author="מרול אטמן" w:date="2024-03-24T15:31:00Z">
              <w:r w:rsidRPr="00D50F2B" w:rsidDel="00353489">
                <w:rPr>
                  <w:rFonts w:ascii="David" w:hAnsi="David" w:cs="David"/>
                  <w:sz w:val="25"/>
                  <w:szCs w:val="25"/>
                  <w:rtl/>
                </w:rPr>
                <w:delText>שם</w:delText>
              </w:r>
            </w:del>
          </w:p>
        </w:tc>
        <w:tc>
          <w:tcPr>
            <w:tcW w:w="2898" w:type="dxa"/>
            <w:vMerge w:val="restart"/>
            <w:shd w:val="clear" w:color="auto" w:fill="auto"/>
          </w:tcPr>
          <w:p w14:paraId="2855E337" w14:textId="316E7131" w:rsidR="00D50F2B" w:rsidRPr="00D50F2B" w:rsidDel="00353489" w:rsidRDefault="00D50F2B" w:rsidP="00D50F2B">
            <w:pPr>
              <w:spacing w:before="0" w:beforeAutospacing="0" w:after="0" w:afterAutospacing="0" w:line="360" w:lineRule="auto"/>
              <w:ind w:left="50" w:right="78"/>
              <w:jc w:val="both"/>
              <w:rPr>
                <w:del w:id="175" w:author="מרול אטמן" w:date="2024-03-24T15:31:00Z"/>
                <w:rFonts w:ascii="David" w:hAnsi="David" w:cs="David"/>
                <w:b/>
                <w:sz w:val="25"/>
                <w:szCs w:val="25"/>
                <w:rtl/>
              </w:rPr>
            </w:pPr>
          </w:p>
          <w:p w14:paraId="01FA78CB" w14:textId="4DDEE824" w:rsidR="00D50F2B" w:rsidRPr="00D50F2B" w:rsidDel="00353489" w:rsidRDefault="00300803" w:rsidP="00D50F2B">
            <w:pPr>
              <w:spacing w:before="0" w:beforeAutospacing="0" w:after="0" w:afterAutospacing="0" w:line="360" w:lineRule="auto"/>
              <w:ind w:left="50" w:right="78"/>
              <w:jc w:val="both"/>
              <w:rPr>
                <w:del w:id="176" w:author="מרול אטמן" w:date="2024-03-24T15:31:00Z"/>
                <w:rFonts w:ascii="David" w:hAnsi="David" w:cs="David"/>
                <w:b/>
                <w:sz w:val="25"/>
                <w:szCs w:val="25"/>
                <w:rtl/>
              </w:rPr>
            </w:pPr>
            <w:customXmlDelRangeStart w:id="177" w:author="מרול אטמן" w:date="2024-03-24T15:31:00Z"/>
            <w:sdt>
              <w:sdtPr>
                <w:rPr>
                  <w:rFonts w:ascii="David" w:hAnsi="David" w:cs="David"/>
                  <w:b/>
                  <w:sz w:val="25"/>
                  <w:szCs w:val="25"/>
                  <w:rtl/>
                </w:rPr>
                <w:id w:val="1563300434"/>
                <w14:checkbox>
                  <w14:checked w14:val="0"/>
                  <w14:checkedState w14:val="2612" w14:font="MS Gothic"/>
                  <w14:uncheckedState w14:val="2610" w14:font="MS Gothic"/>
                </w14:checkbox>
              </w:sdtPr>
              <w:sdtEndPr/>
              <w:sdtContent>
                <w:customXmlDelRangeEnd w:id="177"/>
                <w:del w:id="178" w:author="מרול אטמן" w:date="2024-03-24T15:31:00Z">
                  <w:r w:rsidR="00D50F2B" w:rsidRPr="00D50F2B" w:rsidDel="00353489">
                    <w:rPr>
                      <w:rFonts w:ascii="Segoe UI Symbol" w:hAnsi="Segoe UI Symbol" w:cs="Segoe UI Symbol" w:hint="cs"/>
                      <w:b/>
                      <w:sz w:val="25"/>
                      <w:szCs w:val="25"/>
                      <w:rtl/>
                    </w:rPr>
                    <w:delText>☐</w:delText>
                  </w:r>
                </w:del>
                <w:customXmlDelRangeStart w:id="179" w:author="מרול אטמן" w:date="2024-03-24T15:31:00Z"/>
              </w:sdtContent>
            </w:sdt>
            <w:customXmlDelRangeEnd w:id="179"/>
            <w:del w:id="180" w:author="מרול אטמן" w:date="2024-03-24T15:31:00Z">
              <w:r w:rsidR="00D50F2B" w:rsidRPr="00D50F2B" w:rsidDel="00353489">
                <w:rPr>
                  <w:rFonts w:ascii="David" w:hAnsi="David" w:cs="David"/>
                  <w:b/>
                  <w:sz w:val="25"/>
                  <w:szCs w:val="25"/>
                  <w:rtl/>
                </w:rPr>
                <w:delText>נדל"ן</w:delText>
              </w:r>
            </w:del>
          </w:p>
          <w:p w14:paraId="00F8C5FD" w14:textId="63CD070D" w:rsidR="00D50F2B" w:rsidRPr="00D50F2B" w:rsidDel="00353489" w:rsidRDefault="00300803" w:rsidP="00D50F2B">
            <w:pPr>
              <w:spacing w:before="0" w:beforeAutospacing="0" w:after="0" w:afterAutospacing="0" w:line="360" w:lineRule="auto"/>
              <w:ind w:left="50" w:right="78"/>
              <w:jc w:val="both"/>
              <w:rPr>
                <w:del w:id="181" w:author="מרול אטמן" w:date="2024-03-24T15:31:00Z"/>
                <w:rFonts w:ascii="David" w:hAnsi="David" w:cs="David"/>
                <w:b/>
                <w:sz w:val="25"/>
                <w:szCs w:val="25"/>
                <w:rtl/>
              </w:rPr>
            </w:pPr>
            <w:customXmlDelRangeStart w:id="182" w:author="מרול אטמן" w:date="2024-03-24T15:31:00Z"/>
            <w:sdt>
              <w:sdtPr>
                <w:rPr>
                  <w:rFonts w:ascii="David" w:hAnsi="David" w:cs="David"/>
                  <w:b/>
                  <w:sz w:val="25"/>
                  <w:szCs w:val="25"/>
                  <w:rtl/>
                </w:rPr>
                <w:id w:val="819157208"/>
                <w14:checkbox>
                  <w14:checked w14:val="1"/>
                  <w14:checkedState w14:val="2612" w14:font="MS Gothic"/>
                  <w14:uncheckedState w14:val="2610" w14:font="MS Gothic"/>
                </w14:checkbox>
              </w:sdtPr>
              <w:sdtEndPr/>
              <w:sdtContent>
                <w:customXmlDelRangeEnd w:id="182"/>
                <w:del w:id="183" w:author="מרול אטמן" w:date="2024-03-24T15:31:00Z">
                  <w:r w:rsidR="00D50F2B" w:rsidRPr="00D50F2B" w:rsidDel="00353489">
                    <w:rPr>
                      <w:rFonts w:ascii="Segoe UI Symbol" w:hAnsi="Segoe UI Symbol" w:cs="Segoe UI Symbol" w:hint="cs"/>
                      <w:b/>
                      <w:sz w:val="25"/>
                      <w:szCs w:val="25"/>
                      <w:rtl/>
                    </w:rPr>
                    <w:delText>☒</w:delText>
                  </w:r>
                </w:del>
                <w:customXmlDelRangeStart w:id="184" w:author="מרול אטמן" w:date="2024-03-24T15:31:00Z"/>
              </w:sdtContent>
            </w:sdt>
            <w:customXmlDelRangeEnd w:id="184"/>
            <w:del w:id="185" w:author="מרול אטמן" w:date="2024-03-24T15:31:00Z">
              <w:r w:rsidR="00D50F2B" w:rsidRPr="00D50F2B" w:rsidDel="00353489">
                <w:rPr>
                  <w:rFonts w:ascii="David" w:hAnsi="David" w:cs="David"/>
                  <w:b/>
                  <w:sz w:val="25"/>
                  <w:szCs w:val="25"/>
                  <w:rtl/>
                </w:rPr>
                <w:delText xml:space="preserve">שירותים </w:delText>
              </w:r>
            </w:del>
          </w:p>
          <w:p w14:paraId="62D01DE7" w14:textId="064725F1" w:rsidR="00D50F2B" w:rsidRPr="00D50F2B" w:rsidDel="00353489" w:rsidRDefault="00300803" w:rsidP="00D50F2B">
            <w:pPr>
              <w:spacing w:before="0" w:beforeAutospacing="0" w:after="0" w:afterAutospacing="0" w:line="360" w:lineRule="auto"/>
              <w:ind w:left="50" w:right="78"/>
              <w:jc w:val="both"/>
              <w:rPr>
                <w:del w:id="186" w:author="מרול אטמן" w:date="2024-03-24T15:31:00Z"/>
                <w:rFonts w:ascii="David" w:hAnsi="David" w:cs="David"/>
                <w:b/>
                <w:sz w:val="25"/>
                <w:szCs w:val="25"/>
                <w:rtl/>
              </w:rPr>
            </w:pPr>
            <w:customXmlDelRangeStart w:id="187" w:author="מרול אטמן" w:date="2024-03-24T15:31:00Z"/>
            <w:sdt>
              <w:sdtPr>
                <w:rPr>
                  <w:rFonts w:ascii="David" w:hAnsi="David" w:cs="David"/>
                  <w:b/>
                  <w:sz w:val="25"/>
                  <w:szCs w:val="25"/>
                  <w:rtl/>
                </w:rPr>
                <w:id w:val="-1082979763"/>
                <w14:checkbox>
                  <w14:checked w14:val="0"/>
                  <w14:checkedState w14:val="2612" w14:font="MS Gothic"/>
                  <w14:uncheckedState w14:val="2610" w14:font="MS Gothic"/>
                </w14:checkbox>
              </w:sdtPr>
              <w:sdtEndPr/>
              <w:sdtContent>
                <w:customXmlDelRangeEnd w:id="187"/>
                <w:del w:id="188" w:author="מרול אטמן" w:date="2024-03-24T15:31:00Z">
                  <w:r w:rsidR="00D50F2B" w:rsidRPr="00D50F2B" w:rsidDel="00353489">
                    <w:rPr>
                      <w:rFonts w:ascii="Segoe UI Symbol" w:hAnsi="Segoe UI Symbol" w:cs="Segoe UI Symbol" w:hint="cs"/>
                      <w:b/>
                      <w:sz w:val="25"/>
                      <w:szCs w:val="25"/>
                      <w:rtl/>
                    </w:rPr>
                    <w:delText>☐</w:delText>
                  </w:r>
                </w:del>
                <w:customXmlDelRangeStart w:id="189" w:author="מרול אטמן" w:date="2024-03-24T15:31:00Z"/>
              </w:sdtContent>
            </w:sdt>
            <w:customXmlDelRangeEnd w:id="189"/>
            <w:del w:id="190" w:author="מרול אטמן" w:date="2024-03-24T15:31:00Z">
              <w:r w:rsidR="00D50F2B" w:rsidRPr="00D50F2B" w:rsidDel="00353489">
                <w:rPr>
                  <w:rFonts w:ascii="David" w:hAnsi="David" w:cs="David"/>
                  <w:b/>
                  <w:sz w:val="25"/>
                  <w:szCs w:val="25"/>
                  <w:rtl/>
                </w:rPr>
                <w:delText>אספקת מוצרים</w:delText>
              </w:r>
            </w:del>
          </w:p>
          <w:p w14:paraId="65181115" w14:textId="44AE34D6" w:rsidR="00D50F2B" w:rsidRPr="00D50F2B" w:rsidDel="00353489" w:rsidRDefault="00300803" w:rsidP="00D50F2B">
            <w:pPr>
              <w:spacing w:before="0" w:beforeAutospacing="0" w:after="0" w:afterAutospacing="0" w:line="360" w:lineRule="auto"/>
              <w:ind w:left="50" w:right="78"/>
              <w:jc w:val="both"/>
              <w:rPr>
                <w:del w:id="191" w:author="מרול אטמן" w:date="2024-03-24T15:31:00Z"/>
                <w:rFonts w:ascii="David" w:hAnsi="David" w:cs="David"/>
                <w:b/>
                <w:sz w:val="25"/>
                <w:szCs w:val="25"/>
                <w:rtl/>
              </w:rPr>
            </w:pPr>
            <w:customXmlDelRangeStart w:id="192" w:author="מרול אטמן" w:date="2024-03-24T15:31:00Z"/>
            <w:sdt>
              <w:sdtPr>
                <w:rPr>
                  <w:rFonts w:ascii="David" w:hAnsi="David" w:cs="David"/>
                  <w:b/>
                  <w:sz w:val="25"/>
                  <w:szCs w:val="25"/>
                  <w:rtl/>
                </w:rPr>
                <w:id w:val="1795552756"/>
                <w14:checkbox>
                  <w14:checked w14:val="0"/>
                  <w14:checkedState w14:val="2612" w14:font="MS Gothic"/>
                  <w14:uncheckedState w14:val="2610" w14:font="MS Gothic"/>
                </w14:checkbox>
              </w:sdtPr>
              <w:sdtEndPr/>
              <w:sdtContent>
                <w:customXmlDelRangeEnd w:id="192"/>
                <w:del w:id="193" w:author="מרול אטמן" w:date="2024-03-24T15:31:00Z">
                  <w:r w:rsidR="00D50F2B" w:rsidRPr="00D50F2B" w:rsidDel="00353489">
                    <w:rPr>
                      <w:rFonts w:ascii="Segoe UI Symbol" w:hAnsi="Segoe UI Symbol" w:cs="Segoe UI Symbol" w:hint="cs"/>
                      <w:b/>
                      <w:sz w:val="25"/>
                      <w:szCs w:val="25"/>
                      <w:rtl/>
                    </w:rPr>
                    <w:delText>☐</w:delText>
                  </w:r>
                </w:del>
                <w:customXmlDelRangeStart w:id="194" w:author="מרול אטמן" w:date="2024-03-24T15:31:00Z"/>
              </w:sdtContent>
            </w:sdt>
            <w:customXmlDelRangeEnd w:id="194"/>
            <w:del w:id="195" w:author="מרול אטמן" w:date="2024-03-24T15:31:00Z">
              <w:r w:rsidR="00D50F2B" w:rsidRPr="00D50F2B" w:rsidDel="00353489">
                <w:rPr>
                  <w:rFonts w:ascii="David" w:hAnsi="David" w:cs="David"/>
                  <w:b/>
                  <w:sz w:val="25"/>
                  <w:szCs w:val="25"/>
                  <w:rtl/>
                </w:rPr>
                <w:delText xml:space="preserve">אחר: </w:delText>
              </w:r>
            </w:del>
            <w:customXmlDelRangeStart w:id="196" w:author="מרול אטמן" w:date="2024-03-24T15:31:00Z"/>
            <w:sdt>
              <w:sdtPr>
                <w:rPr>
                  <w:rFonts w:ascii="David" w:hAnsi="David" w:cs="David"/>
                  <w:b/>
                  <w:sz w:val="25"/>
                  <w:szCs w:val="25"/>
                  <w:rtl/>
                </w:rPr>
                <w:id w:val="-165097029"/>
              </w:sdtPr>
              <w:sdtEndPr/>
              <w:sdtContent>
                <w:customXmlDelRangeEnd w:id="196"/>
                <w:del w:id="197" w:author="מרול אטמן" w:date="2024-03-24T15:31:00Z">
                  <w:r w:rsidR="00D50F2B" w:rsidRPr="00D50F2B" w:rsidDel="00353489">
                    <w:rPr>
                      <w:rFonts w:ascii="David" w:hAnsi="David" w:cs="David"/>
                      <w:b/>
                      <w:sz w:val="25"/>
                      <w:szCs w:val="25"/>
                      <w:rtl/>
                    </w:rPr>
                    <w:delText>שכירות נכס ברחוב___________</w:delText>
                  </w:r>
                </w:del>
                <w:customXmlDelRangeStart w:id="198" w:author="מרול אטמן" w:date="2024-03-24T15:31:00Z"/>
              </w:sdtContent>
            </w:sdt>
            <w:customXmlDelRangeEnd w:id="198"/>
          </w:p>
          <w:p w14:paraId="67544E7C" w14:textId="6A2DDB7E" w:rsidR="00D50F2B" w:rsidRPr="00D50F2B" w:rsidDel="00353489" w:rsidRDefault="00D50F2B" w:rsidP="00D50F2B">
            <w:pPr>
              <w:spacing w:before="0" w:beforeAutospacing="0" w:after="0" w:afterAutospacing="0" w:line="360" w:lineRule="auto"/>
              <w:ind w:left="50" w:right="78"/>
              <w:jc w:val="both"/>
              <w:rPr>
                <w:del w:id="199" w:author="מרול אטמן" w:date="2024-03-24T15:31:00Z"/>
                <w:rFonts w:ascii="David" w:hAnsi="David" w:cs="David"/>
                <w:b/>
                <w:sz w:val="25"/>
                <w:szCs w:val="25"/>
                <w:rtl/>
              </w:rPr>
            </w:pPr>
          </w:p>
          <w:p w14:paraId="2853CE8E" w14:textId="4597B2F5" w:rsidR="00D50F2B" w:rsidRPr="00D50F2B" w:rsidDel="00353489" w:rsidRDefault="00D50F2B" w:rsidP="00D50F2B">
            <w:pPr>
              <w:spacing w:before="0" w:beforeAutospacing="0" w:after="0" w:afterAutospacing="0" w:line="360" w:lineRule="auto"/>
              <w:ind w:left="50" w:right="78"/>
              <w:jc w:val="both"/>
              <w:rPr>
                <w:del w:id="200" w:author="מרול אטמן" w:date="2024-03-24T15:31:00Z"/>
                <w:rFonts w:ascii="David" w:hAnsi="David" w:cs="David"/>
                <w:b/>
                <w:sz w:val="25"/>
                <w:szCs w:val="25"/>
                <w:rtl/>
              </w:rPr>
            </w:pPr>
          </w:p>
        </w:tc>
        <w:tc>
          <w:tcPr>
            <w:tcW w:w="3690" w:type="dxa"/>
            <w:vMerge w:val="restart"/>
          </w:tcPr>
          <w:p w14:paraId="3227D974" w14:textId="66154735" w:rsidR="00D50F2B" w:rsidRPr="00D50F2B" w:rsidDel="00353489" w:rsidRDefault="00D50F2B" w:rsidP="00D50F2B">
            <w:pPr>
              <w:spacing w:before="0" w:beforeAutospacing="0" w:after="0" w:afterAutospacing="0" w:line="360" w:lineRule="auto"/>
              <w:ind w:left="50" w:right="78"/>
              <w:jc w:val="both"/>
              <w:rPr>
                <w:del w:id="201" w:author="מרול אטמן" w:date="2024-03-24T15:31:00Z"/>
                <w:rFonts w:ascii="David" w:hAnsi="David" w:cs="David"/>
                <w:b/>
                <w:sz w:val="25"/>
                <w:szCs w:val="25"/>
                <w:rtl/>
              </w:rPr>
            </w:pPr>
          </w:p>
          <w:p w14:paraId="3DCE1600" w14:textId="1B2CF332" w:rsidR="00D50F2B" w:rsidRPr="00D50F2B" w:rsidDel="00353489" w:rsidRDefault="00300803" w:rsidP="00D50F2B">
            <w:pPr>
              <w:spacing w:before="0" w:beforeAutospacing="0" w:after="0" w:afterAutospacing="0" w:line="360" w:lineRule="auto"/>
              <w:ind w:left="50" w:right="78"/>
              <w:jc w:val="both"/>
              <w:rPr>
                <w:del w:id="202" w:author="מרול אטמן" w:date="2024-03-24T15:31:00Z"/>
                <w:rFonts w:ascii="David" w:hAnsi="David" w:cs="David"/>
                <w:b/>
                <w:sz w:val="25"/>
                <w:szCs w:val="25"/>
                <w:rtl/>
              </w:rPr>
            </w:pPr>
            <w:customXmlDelRangeStart w:id="203" w:author="מרול אטמן" w:date="2024-03-24T15:31:00Z"/>
            <w:sdt>
              <w:sdtPr>
                <w:rPr>
                  <w:rFonts w:ascii="David" w:hAnsi="David" w:cs="David"/>
                  <w:b/>
                  <w:sz w:val="25"/>
                  <w:szCs w:val="25"/>
                  <w:rtl/>
                </w:rPr>
                <w:id w:val="-1159690115"/>
                <w14:checkbox>
                  <w14:checked w14:val="0"/>
                  <w14:checkedState w14:val="2612" w14:font="MS Gothic"/>
                  <w14:uncheckedState w14:val="2610" w14:font="MS Gothic"/>
                </w14:checkbox>
              </w:sdtPr>
              <w:sdtEndPr/>
              <w:sdtContent>
                <w:customXmlDelRangeEnd w:id="203"/>
                <w:del w:id="204" w:author="מרול אטמן" w:date="2024-03-24T15:31:00Z">
                  <w:r w:rsidR="00D50F2B" w:rsidRPr="00D50F2B" w:rsidDel="00353489">
                    <w:rPr>
                      <w:rFonts w:ascii="Segoe UI Symbol" w:hAnsi="Segoe UI Symbol" w:cs="Segoe UI Symbol" w:hint="cs"/>
                      <w:b/>
                      <w:sz w:val="25"/>
                      <w:szCs w:val="25"/>
                      <w:rtl/>
                    </w:rPr>
                    <w:delText>☐</w:delText>
                  </w:r>
                </w:del>
                <w:customXmlDelRangeStart w:id="205" w:author="מרול אטמן" w:date="2024-03-24T15:31:00Z"/>
              </w:sdtContent>
            </w:sdt>
            <w:customXmlDelRangeEnd w:id="205"/>
            <w:del w:id="206" w:author="מרול אטמן" w:date="2024-03-24T15:31:00Z">
              <w:r w:rsidR="00D50F2B" w:rsidRPr="00D50F2B" w:rsidDel="00353489">
                <w:rPr>
                  <w:rFonts w:ascii="David" w:hAnsi="David" w:cs="David"/>
                  <w:b/>
                  <w:sz w:val="25"/>
                  <w:szCs w:val="25"/>
                  <w:rtl/>
                </w:rPr>
                <w:delText>משכיר</w:delText>
              </w:r>
            </w:del>
          </w:p>
          <w:p w14:paraId="262ED631" w14:textId="106D1AD7" w:rsidR="00D50F2B" w:rsidRPr="00D50F2B" w:rsidDel="00353489" w:rsidRDefault="00300803" w:rsidP="00D50F2B">
            <w:pPr>
              <w:spacing w:before="0" w:beforeAutospacing="0" w:after="0" w:afterAutospacing="0" w:line="360" w:lineRule="auto"/>
              <w:ind w:left="50" w:right="78"/>
              <w:jc w:val="both"/>
              <w:rPr>
                <w:del w:id="207" w:author="מרול אטמן" w:date="2024-03-24T15:31:00Z"/>
                <w:rFonts w:ascii="David" w:hAnsi="David" w:cs="David"/>
                <w:b/>
                <w:sz w:val="25"/>
                <w:szCs w:val="25"/>
                <w:rtl/>
              </w:rPr>
            </w:pPr>
            <w:customXmlDelRangeStart w:id="208" w:author="מרול אטמן" w:date="2024-03-24T15:31:00Z"/>
            <w:sdt>
              <w:sdtPr>
                <w:rPr>
                  <w:rFonts w:ascii="David" w:hAnsi="David" w:cs="David"/>
                  <w:b/>
                  <w:sz w:val="25"/>
                  <w:szCs w:val="25"/>
                  <w:rtl/>
                </w:rPr>
                <w:id w:val="704603622"/>
                <w14:checkbox>
                  <w14:checked w14:val="0"/>
                  <w14:checkedState w14:val="2612" w14:font="MS Gothic"/>
                  <w14:uncheckedState w14:val="2610" w14:font="MS Gothic"/>
                </w14:checkbox>
              </w:sdtPr>
              <w:sdtEndPr/>
              <w:sdtContent>
                <w:customXmlDelRangeEnd w:id="208"/>
                <w:del w:id="209" w:author="מרול אטמן" w:date="2024-03-24T15:31:00Z">
                  <w:r w:rsidR="00D50F2B" w:rsidRPr="00D50F2B" w:rsidDel="00353489">
                    <w:rPr>
                      <w:rFonts w:ascii="Segoe UI Symbol" w:hAnsi="Segoe UI Symbol" w:cs="Segoe UI Symbol" w:hint="cs"/>
                      <w:b/>
                      <w:sz w:val="25"/>
                      <w:szCs w:val="25"/>
                      <w:rtl/>
                    </w:rPr>
                    <w:delText>☐</w:delText>
                  </w:r>
                </w:del>
                <w:customXmlDelRangeStart w:id="210" w:author="מרול אטמן" w:date="2024-03-24T15:31:00Z"/>
              </w:sdtContent>
            </w:sdt>
            <w:customXmlDelRangeEnd w:id="210"/>
            <w:del w:id="211" w:author="מרול אטמן" w:date="2024-03-24T15:31:00Z">
              <w:r w:rsidR="00D50F2B" w:rsidRPr="00D50F2B" w:rsidDel="00353489">
                <w:rPr>
                  <w:rFonts w:ascii="David" w:hAnsi="David" w:cs="David"/>
                  <w:b/>
                  <w:sz w:val="25"/>
                  <w:szCs w:val="25"/>
                  <w:rtl/>
                </w:rPr>
                <w:delText>שוכר</w:delText>
              </w:r>
            </w:del>
          </w:p>
          <w:p w14:paraId="6DDBE79F" w14:textId="62440B59" w:rsidR="00D50F2B" w:rsidRPr="00D50F2B" w:rsidDel="00353489" w:rsidRDefault="00300803" w:rsidP="00D50F2B">
            <w:pPr>
              <w:spacing w:before="0" w:beforeAutospacing="0" w:after="0" w:afterAutospacing="0" w:line="360" w:lineRule="auto"/>
              <w:ind w:left="50" w:right="78"/>
              <w:jc w:val="both"/>
              <w:rPr>
                <w:del w:id="212" w:author="מרול אטמן" w:date="2024-03-24T15:31:00Z"/>
                <w:rFonts w:ascii="David" w:hAnsi="David" w:cs="David"/>
                <w:b/>
                <w:sz w:val="25"/>
                <w:szCs w:val="25"/>
                <w:rtl/>
              </w:rPr>
            </w:pPr>
            <w:customXmlDelRangeStart w:id="213" w:author="מרול אטמן" w:date="2024-03-24T15:31:00Z"/>
            <w:sdt>
              <w:sdtPr>
                <w:rPr>
                  <w:rFonts w:ascii="David" w:hAnsi="David" w:cs="David"/>
                  <w:b/>
                  <w:sz w:val="25"/>
                  <w:szCs w:val="25"/>
                  <w:rtl/>
                </w:rPr>
                <w:id w:val="-1507819856"/>
                <w14:checkbox>
                  <w14:checked w14:val="0"/>
                  <w14:checkedState w14:val="2612" w14:font="MS Gothic"/>
                  <w14:uncheckedState w14:val="2610" w14:font="MS Gothic"/>
                </w14:checkbox>
              </w:sdtPr>
              <w:sdtEndPr/>
              <w:sdtContent>
                <w:customXmlDelRangeEnd w:id="213"/>
                <w:del w:id="214" w:author="מרול אטמן" w:date="2024-03-24T15:31:00Z">
                  <w:r w:rsidR="00D50F2B" w:rsidRPr="00D50F2B" w:rsidDel="00353489">
                    <w:rPr>
                      <w:rFonts w:ascii="Segoe UI Symbol" w:hAnsi="Segoe UI Symbol" w:cs="Segoe UI Symbol" w:hint="cs"/>
                      <w:b/>
                      <w:sz w:val="25"/>
                      <w:szCs w:val="25"/>
                      <w:rtl/>
                    </w:rPr>
                    <w:delText>☐</w:delText>
                  </w:r>
                </w:del>
                <w:customXmlDelRangeStart w:id="215" w:author="מרול אטמן" w:date="2024-03-24T15:31:00Z"/>
              </w:sdtContent>
            </w:sdt>
            <w:customXmlDelRangeEnd w:id="215"/>
            <w:del w:id="216" w:author="מרול אטמן" w:date="2024-03-24T15:31:00Z">
              <w:r w:rsidR="00D50F2B" w:rsidRPr="00D50F2B" w:rsidDel="00353489">
                <w:rPr>
                  <w:rFonts w:ascii="David" w:hAnsi="David" w:cs="David"/>
                  <w:b/>
                  <w:sz w:val="25"/>
                  <w:szCs w:val="25"/>
                  <w:rtl/>
                </w:rPr>
                <w:delText>זכיין</w:delText>
              </w:r>
            </w:del>
          </w:p>
          <w:p w14:paraId="2851A617" w14:textId="3785A290" w:rsidR="00D50F2B" w:rsidRPr="00D50F2B" w:rsidDel="00353489" w:rsidRDefault="00300803" w:rsidP="00D50F2B">
            <w:pPr>
              <w:spacing w:before="0" w:beforeAutospacing="0" w:after="0" w:afterAutospacing="0" w:line="360" w:lineRule="auto"/>
              <w:ind w:left="50" w:right="78"/>
              <w:jc w:val="both"/>
              <w:rPr>
                <w:del w:id="217" w:author="מרול אטמן" w:date="2024-03-24T15:31:00Z"/>
                <w:rFonts w:ascii="David" w:hAnsi="David" w:cs="David"/>
                <w:b/>
                <w:sz w:val="25"/>
                <w:szCs w:val="25"/>
                <w:rtl/>
              </w:rPr>
            </w:pPr>
            <w:customXmlDelRangeStart w:id="218" w:author="מרול אטמן" w:date="2024-03-24T15:31:00Z"/>
            <w:sdt>
              <w:sdtPr>
                <w:rPr>
                  <w:rFonts w:ascii="David" w:hAnsi="David" w:cs="David"/>
                  <w:b/>
                  <w:sz w:val="25"/>
                  <w:szCs w:val="25"/>
                  <w:rtl/>
                </w:rPr>
                <w:id w:val="1702819348"/>
                <w14:checkbox>
                  <w14:checked w14:val="0"/>
                  <w14:checkedState w14:val="2612" w14:font="MS Gothic"/>
                  <w14:uncheckedState w14:val="2610" w14:font="MS Gothic"/>
                </w14:checkbox>
              </w:sdtPr>
              <w:sdtEndPr/>
              <w:sdtContent>
                <w:customXmlDelRangeEnd w:id="218"/>
                <w:del w:id="219" w:author="מרול אטמן" w:date="2024-03-24T15:31:00Z">
                  <w:r w:rsidR="00D50F2B" w:rsidRPr="00D50F2B" w:rsidDel="00353489">
                    <w:rPr>
                      <w:rFonts w:ascii="Segoe UI Symbol" w:hAnsi="Segoe UI Symbol" w:cs="Segoe UI Symbol" w:hint="cs"/>
                      <w:b/>
                      <w:sz w:val="25"/>
                      <w:szCs w:val="25"/>
                      <w:rtl/>
                    </w:rPr>
                    <w:delText>☐</w:delText>
                  </w:r>
                </w:del>
                <w:customXmlDelRangeStart w:id="220" w:author="מרול אטמן" w:date="2024-03-24T15:31:00Z"/>
              </w:sdtContent>
            </w:sdt>
            <w:customXmlDelRangeEnd w:id="220"/>
            <w:del w:id="221" w:author="מרול אטמן" w:date="2024-03-24T15:31:00Z">
              <w:r w:rsidR="00D50F2B" w:rsidRPr="00D50F2B" w:rsidDel="00353489">
                <w:rPr>
                  <w:rFonts w:ascii="David" w:hAnsi="David" w:cs="David"/>
                  <w:b/>
                  <w:sz w:val="25"/>
                  <w:szCs w:val="25"/>
                  <w:rtl/>
                </w:rPr>
                <w:delText>קבלני משנה</w:delText>
              </w:r>
            </w:del>
          </w:p>
          <w:p w14:paraId="5F5D8669" w14:textId="1DD7E252" w:rsidR="00D50F2B" w:rsidRPr="00D50F2B" w:rsidDel="00353489" w:rsidRDefault="00300803" w:rsidP="00D50F2B">
            <w:pPr>
              <w:spacing w:before="0" w:beforeAutospacing="0" w:after="0" w:afterAutospacing="0" w:line="360" w:lineRule="auto"/>
              <w:ind w:left="50" w:right="78"/>
              <w:jc w:val="both"/>
              <w:rPr>
                <w:del w:id="222" w:author="מרול אטמן" w:date="2024-03-24T15:31:00Z"/>
                <w:rFonts w:ascii="David" w:hAnsi="David" w:cs="David"/>
                <w:b/>
                <w:sz w:val="25"/>
                <w:szCs w:val="25"/>
                <w:rtl/>
              </w:rPr>
            </w:pPr>
            <w:customXmlDelRangeStart w:id="223" w:author="מרול אטמן" w:date="2024-03-24T15:31:00Z"/>
            <w:sdt>
              <w:sdtPr>
                <w:rPr>
                  <w:rFonts w:ascii="David" w:hAnsi="David" w:cs="David"/>
                  <w:b/>
                  <w:sz w:val="25"/>
                  <w:szCs w:val="25"/>
                  <w:rtl/>
                </w:rPr>
                <w:id w:val="-174735466"/>
                <w14:checkbox>
                  <w14:checked w14:val="1"/>
                  <w14:checkedState w14:val="2612" w14:font="MS Gothic"/>
                  <w14:uncheckedState w14:val="2610" w14:font="MS Gothic"/>
                </w14:checkbox>
              </w:sdtPr>
              <w:sdtEndPr/>
              <w:sdtContent>
                <w:customXmlDelRangeEnd w:id="223"/>
                <w:del w:id="224" w:author="מרול אטמן" w:date="2024-03-24T15:31:00Z">
                  <w:r w:rsidR="00D50F2B" w:rsidRPr="00D50F2B" w:rsidDel="00353489">
                    <w:rPr>
                      <w:rFonts w:ascii="Segoe UI Symbol" w:hAnsi="Segoe UI Symbol" w:cs="Segoe UI Symbol" w:hint="cs"/>
                      <w:b/>
                      <w:sz w:val="25"/>
                      <w:szCs w:val="25"/>
                      <w:rtl/>
                    </w:rPr>
                    <w:delText>☒</w:delText>
                  </w:r>
                </w:del>
                <w:customXmlDelRangeStart w:id="225" w:author="מרול אטמן" w:date="2024-03-24T15:31:00Z"/>
              </w:sdtContent>
            </w:sdt>
            <w:customXmlDelRangeEnd w:id="225"/>
            <w:del w:id="226" w:author="מרול אטמן" w:date="2024-03-24T15:31:00Z">
              <w:r w:rsidR="00D50F2B" w:rsidRPr="00D50F2B" w:rsidDel="00353489">
                <w:rPr>
                  <w:rFonts w:ascii="David" w:hAnsi="David" w:cs="David"/>
                  <w:b/>
                  <w:sz w:val="25"/>
                  <w:szCs w:val="25"/>
                  <w:rtl/>
                </w:rPr>
                <w:delText>מזמין שירותים</w:delText>
              </w:r>
            </w:del>
          </w:p>
          <w:p w14:paraId="21FA63FB" w14:textId="3295916E" w:rsidR="00D50F2B" w:rsidRPr="00D50F2B" w:rsidDel="00353489" w:rsidRDefault="00300803" w:rsidP="00D50F2B">
            <w:pPr>
              <w:spacing w:before="0" w:beforeAutospacing="0" w:after="0" w:afterAutospacing="0" w:line="360" w:lineRule="auto"/>
              <w:ind w:left="50" w:right="78"/>
              <w:jc w:val="both"/>
              <w:rPr>
                <w:del w:id="227" w:author="מרול אטמן" w:date="2024-03-24T15:31:00Z"/>
                <w:rFonts w:ascii="David" w:hAnsi="David" w:cs="David"/>
                <w:b/>
                <w:sz w:val="25"/>
                <w:szCs w:val="25"/>
                <w:rtl/>
              </w:rPr>
            </w:pPr>
            <w:customXmlDelRangeStart w:id="228" w:author="מרול אטמן" w:date="2024-03-24T15:31:00Z"/>
            <w:sdt>
              <w:sdtPr>
                <w:rPr>
                  <w:rFonts w:ascii="David" w:hAnsi="David" w:cs="David"/>
                  <w:b/>
                  <w:sz w:val="25"/>
                  <w:szCs w:val="25"/>
                  <w:rtl/>
                </w:rPr>
                <w:id w:val="576176948"/>
                <w14:checkbox>
                  <w14:checked w14:val="0"/>
                  <w14:checkedState w14:val="2612" w14:font="MS Gothic"/>
                  <w14:uncheckedState w14:val="2610" w14:font="MS Gothic"/>
                </w14:checkbox>
              </w:sdtPr>
              <w:sdtEndPr/>
              <w:sdtContent>
                <w:customXmlDelRangeEnd w:id="228"/>
                <w:del w:id="229" w:author="מרול אטמן" w:date="2024-03-24T15:31:00Z">
                  <w:r w:rsidR="00D50F2B" w:rsidRPr="00D50F2B" w:rsidDel="00353489">
                    <w:rPr>
                      <w:rFonts w:ascii="Segoe UI Symbol" w:hAnsi="Segoe UI Symbol" w:cs="Segoe UI Symbol" w:hint="cs"/>
                      <w:b/>
                      <w:sz w:val="25"/>
                      <w:szCs w:val="25"/>
                      <w:rtl/>
                    </w:rPr>
                    <w:delText>☐</w:delText>
                  </w:r>
                </w:del>
                <w:customXmlDelRangeStart w:id="230" w:author="מרול אטמן" w:date="2024-03-24T15:31:00Z"/>
              </w:sdtContent>
            </w:sdt>
            <w:customXmlDelRangeEnd w:id="230"/>
            <w:del w:id="231" w:author="מרול אטמן" w:date="2024-03-24T15:31:00Z">
              <w:r w:rsidR="00D50F2B" w:rsidRPr="00D50F2B" w:rsidDel="00353489">
                <w:rPr>
                  <w:rFonts w:ascii="David" w:hAnsi="David" w:cs="David"/>
                  <w:b/>
                  <w:sz w:val="25"/>
                  <w:szCs w:val="25"/>
                  <w:rtl/>
                </w:rPr>
                <w:delText>מזמין מוצרים</w:delText>
              </w:r>
            </w:del>
          </w:p>
          <w:p w14:paraId="1DDA5500" w14:textId="39489AFB" w:rsidR="00D50F2B" w:rsidRPr="00D50F2B" w:rsidDel="00353489" w:rsidRDefault="00300803" w:rsidP="00D50F2B">
            <w:pPr>
              <w:spacing w:before="0" w:beforeAutospacing="0" w:after="0" w:afterAutospacing="0" w:line="360" w:lineRule="auto"/>
              <w:ind w:left="50" w:right="78"/>
              <w:jc w:val="both"/>
              <w:rPr>
                <w:del w:id="232" w:author="מרול אטמן" w:date="2024-03-24T15:31:00Z"/>
                <w:rFonts w:ascii="David" w:hAnsi="David" w:cs="David"/>
                <w:b/>
                <w:sz w:val="25"/>
                <w:szCs w:val="25"/>
                <w:rtl/>
              </w:rPr>
            </w:pPr>
            <w:customXmlDelRangeStart w:id="233" w:author="מרול אטמן" w:date="2024-03-24T15:31:00Z"/>
            <w:sdt>
              <w:sdtPr>
                <w:rPr>
                  <w:rFonts w:ascii="David" w:hAnsi="David" w:cs="David"/>
                  <w:b/>
                  <w:sz w:val="25"/>
                  <w:szCs w:val="25"/>
                  <w:rtl/>
                </w:rPr>
                <w:id w:val="-582527796"/>
                <w14:checkbox>
                  <w14:checked w14:val="0"/>
                  <w14:checkedState w14:val="2612" w14:font="MS Gothic"/>
                  <w14:uncheckedState w14:val="2610" w14:font="MS Gothic"/>
                </w14:checkbox>
              </w:sdtPr>
              <w:sdtEndPr/>
              <w:sdtContent>
                <w:customXmlDelRangeEnd w:id="233"/>
                <w:del w:id="234" w:author="מרול אטמן" w:date="2024-03-24T15:31:00Z">
                  <w:r w:rsidR="00D50F2B" w:rsidRPr="00D50F2B" w:rsidDel="00353489">
                    <w:rPr>
                      <w:rFonts w:ascii="Segoe UI Symbol" w:hAnsi="Segoe UI Symbol" w:cs="Segoe UI Symbol" w:hint="cs"/>
                      <w:b/>
                      <w:sz w:val="25"/>
                      <w:szCs w:val="25"/>
                      <w:rtl/>
                    </w:rPr>
                    <w:delText>☐</w:delText>
                  </w:r>
                </w:del>
                <w:customXmlDelRangeStart w:id="235" w:author="מרול אטמן" w:date="2024-03-24T15:31:00Z"/>
              </w:sdtContent>
            </w:sdt>
            <w:customXmlDelRangeEnd w:id="235"/>
            <w:del w:id="236" w:author="מרול אטמן" w:date="2024-03-24T15:31:00Z">
              <w:r w:rsidR="00D50F2B" w:rsidRPr="00D50F2B" w:rsidDel="00353489">
                <w:rPr>
                  <w:rFonts w:ascii="David" w:hAnsi="David" w:cs="David"/>
                  <w:b/>
                  <w:sz w:val="25"/>
                  <w:szCs w:val="25"/>
                  <w:rtl/>
                </w:rPr>
                <w:delText xml:space="preserve">אחר: </w:delText>
              </w:r>
            </w:del>
            <w:customXmlDelRangeStart w:id="237" w:author="מרול אטמן" w:date="2024-03-24T15:31:00Z"/>
            <w:sdt>
              <w:sdtPr>
                <w:rPr>
                  <w:rFonts w:ascii="David" w:hAnsi="David" w:cs="David"/>
                  <w:b/>
                  <w:sz w:val="25"/>
                  <w:szCs w:val="25"/>
                  <w:rtl/>
                </w:rPr>
                <w:id w:val="121199404"/>
              </w:sdtPr>
              <w:sdtEndPr/>
              <w:sdtContent>
                <w:customXmlDelRangeEnd w:id="237"/>
                <w:customXmlDelRangeStart w:id="238" w:author="מרול אטמן" w:date="2024-03-24T15:31:00Z"/>
              </w:sdtContent>
            </w:sdt>
            <w:customXmlDelRangeEnd w:id="238"/>
          </w:p>
          <w:p w14:paraId="5BFB990C" w14:textId="5101C489" w:rsidR="00D50F2B" w:rsidRPr="00D50F2B" w:rsidDel="00353489" w:rsidRDefault="00D50F2B" w:rsidP="00D50F2B">
            <w:pPr>
              <w:spacing w:before="0" w:beforeAutospacing="0" w:after="0" w:afterAutospacing="0" w:line="360" w:lineRule="auto"/>
              <w:ind w:left="50" w:right="78"/>
              <w:jc w:val="both"/>
              <w:rPr>
                <w:del w:id="239" w:author="מרול אטמן" w:date="2024-03-24T15:31:00Z"/>
                <w:rFonts w:ascii="David" w:hAnsi="David" w:cs="David"/>
                <w:b/>
                <w:sz w:val="25"/>
                <w:szCs w:val="25"/>
                <w:rtl/>
              </w:rPr>
            </w:pPr>
          </w:p>
        </w:tc>
      </w:tr>
      <w:tr w:rsidR="00D50F2B" w:rsidRPr="00D50F2B" w:rsidDel="00353489" w14:paraId="3F1C968F" w14:textId="53737320" w:rsidTr="001C3608">
        <w:trPr>
          <w:trHeight w:val="571"/>
          <w:del w:id="240" w:author="מרול אטמן" w:date="2024-03-24T15:31:00Z"/>
        </w:trPr>
        <w:tc>
          <w:tcPr>
            <w:tcW w:w="2720" w:type="dxa"/>
          </w:tcPr>
          <w:p w14:paraId="3AC76DFE" w14:textId="0054C52F" w:rsidR="00D50F2B" w:rsidRPr="00D50F2B" w:rsidDel="00353489" w:rsidRDefault="00D50F2B" w:rsidP="00D50F2B">
            <w:pPr>
              <w:spacing w:before="0" w:beforeAutospacing="0" w:after="0" w:afterAutospacing="0" w:line="360" w:lineRule="auto"/>
              <w:jc w:val="both"/>
              <w:rPr>
                <w:del w:id="241" w:author="מרול אטמן" w:date="2024-03-24T15:31:00Z"/>
                <w:rFonts w:ascii="David" w:eastAsia="Calibri" w:hAnsi="David" w:cs="Arial"/>
                <w:sz w:val="25"/>
                <w:szCs w:val="25"/>
                <w:rtl/>
              </w:rPr>
            </w:pPr>
            <w:del w:id="242" w:author="מרול אטמן" w:date="2024-03-24T15:31:00Z">
              <w:r w:rsidRPr="00D50F2B" w:rsidDel="00353489">
                <w:rPr>
                  <w:rFonts w:ascii="David" w:eastAsia="Calibri" w:hAnsi="David" w:cs="Arial"/>
                  <w:sz w:val="25"/>
                  <w:szCs w:val="25"/>
                  <w:rtl/>
                </w:rPr>
                <w:delText>ת.ז./ח.פ.</w:delText>
              </w:r>
            </w:del>
          </w:p>
          <w:p w14:paraId="0FD38E5B" w14:textId="3305DFF3" w:rsidR="00D50F2B" w:rsidRPr="00D50F2B" w:rsidDel="00353489" w:rsidRDefault="00D50F2B" w:rsidP="00D50F2B">
            <w:pPr>
              <w:spacing w:before="0" w:beforeAutospacing="0" w:after="0" w:afterAutospacing="0" w:line="360" w:lineRule="auto"/>
              <w:jc w:val="both"/>
              <w:rPr>
                <w:del w:id="243" w:author="מרול אטמן" w:date="2024-03-24T15:31:00Z"/>
                <w:rFonts w:ascii="David" w:eastAsia="Calibri" w:hAnsi="David" w:cs="Arial"/>
                <w:sz w:val="25"/>
                <w:szCs w:val="25"/>
                <w:rtl/>
              </w:rPr>
            </w:pPr>
            <w:del w:id="244" w:author="מרול אטמן" w:date="2024-03-24T15:31:00Z">
              <w:r w:rsidRPr="00D50F2B" w:rsidDel="00353489">
                <w:rPr>
                  <w:rFonts w:ascii="David" w:eastAsia="Calibri" w:hAnsi="David" w:cs="Arial" w:hint="cs"/>
                  <w:sz w:val="25"/>
                  <w:szCs w:val="25"/>
                  <w:rtl/>
                </w:rPr>
                <w:delText>520034760</w:delText>
              </w:r>
            </w:del>
          </w:p>
          <w:p w14:paraId="4208EDCF" w14:textId="77668BEC" w:rsidR="00D50F2B" w:rsidRPr="00D50F2B" w:rsidDel="00353489" w:rsidRDefault="00D50F2B" w:rsidP="00D50F2B">
            <w:pPr>
              <w:spacing w:before="0" w:beforeAutospacing="0" w:after="0" w:afterAutospacing="0" w:line="360" w:lineRule="auto"/>
              <w:jc w:val="both"/>
              <w:rPr>
                <w:del w:id="245" w:author="מרול אטמן" w:date="2024-03-24T15:31:00Z"/>
                <w:rFonts w:ascii="David" w:eastAsia="Calibri" w:hAnsi="David" w:cs="Arial"/>
                <w:sz w:val="25"/>
                <w:szCs w:val="25"/>
                <w:rtl/>
              </w:rPr>
            </w:pPr>
            <w:del w:id="246" w:author="מרול אטמן" w:date="2024-03-24T15:31:00Z">
              <w:r w:rsidRPr="00D50F2B" w:rsidDel="00353489">
                <w:rPr>
                  <w:rFonts w:ascii="David" w:eastAsia="Calibri" w:hAnsi="David" w:cs="Arial" w:hint="cs"/>
                  <w:sz w:val="25"/>
                  <w:szCs w:val="25"/>
                  <w:rtl/>
                </w:rPr>
                <w:delText>516438462</w:delText>
              </w:r>
            </w:del>
          </w:p>
        </w:tc>
        <w:tc>
          <w:tcPr>
            <w:tcW w:w="2817" w:type="dxa"/>
          </w:tcPr>
          <w:p w14:paraId="6B97F33E" w14:textId="3412CDBA" w:rsidR="00D50F2B" w:rsidRPr="00D50F2B" w:rsidDel="00353489" w:rsidRDefault="00D50F2B" w:rsidP="00D50F2B">
            <w:pPr>
              <w:spacing w:before="0" w:beforeAutospacing="0" w:after="0" w:afterAutospacing="0" w:line="360" w:lineRule="auto"/>
              <w:jc w:val="both"/>
              <w:rPr>
                <w:del w:id="247" w:author="מרול אטמן" w:date="2024-03-24T15:31:00Z"/>
                <w:rFonts w:ascii="David" w:hAnsi="David" w:cs="David"/>
                <w:sz w:val="25"/>
                <w:szCs w:val="25"/>
                <w:rtl/>
              </w:rPr>
            </w:pPr>
            <w:del w:id="248" w:author="מרול אטמן" w:date="2024-03-24T15:31:00Z">
              <w:r w:rsidRPr="00D50F2B" w:rsidDel="00353489">
                <w:rPr>
                  <w:rFonts w:ascii="David" w:hAnsi="David" w:cs="David"/>
                  <w:sz w:val="25"/>
                  <w:szCs w:val="25"/>
                  <w:rtl/>
                </w:rPr>
                <w:delText>ת.ז./ח.פ.</w:delText>
              </w:r>
            </w:del>
          </w:p>
        </w:tc>
        <w:tc>
          <w:tcPr>
            <w:tcW w:w="2898" w:type="dxa"/>
            <w:vMerge/>
            <w:shd w:val="clear" w:color="auto" w:fill="auto"/>
          </w:tcPr>
          <w:p w14:paraId="3F5B7195" w14:textId="506B2F1D" w:rsidR="00D50F2B" w:rsidRPr="00D50F2B" w:rsidDel="00353489" w:rsidRDefault="00D50F2B" w:rsidP="00D50F2B">
            <w:pPr>
              <w:spacing w:before="0" w:beforeAutospacing="0" w:after="0" w:afterAutospacing="0" w:line="360" w:lineRule="auto"/>
              <w:ind w:left="50" w:right="78"/>
              <w:jc w:val="both"/>
              <w:rPr>
                <w:del w:id="249" w:author="מרול אטמן" w:date="2024-03-24T15:31:00Z"/>
                <w:rFonts w:ascii="David" w:hAnsi="David" w:cs="David"/>
                <w:b/>
                <w:sz w:val="25"/>
                <w:szCs w:val="25"/>
                <w:rtl/>
              </w:rPr>
            </w:pPr>
          </w:p>
        </w:tc>
        <w:tc>
          <w:tcPr>
            <w:tcW w:w="3690" w:type="dxa"/>
            <w:vMerge/>
          </w:tcPr>
          <w:p w14:paraId="322135E0" w14:textId="3AFB3D82" w:rsidR="00D50F2B" w:rsidRPr="00D50F2B" w:rsidDel="00353489" w:rsidRDefault="00D50F2B" w:rsidP="00D50F2B">
            <w:pPr>
              <w:spacing w:before="0" w:beforeAutospacing="0" w:after="0" w:afterAutospacing="0" w:line="360" w:lineRule="auto"/>
              <w:ind w:left="50" w:right="78"/>
              <w:jc w:val="both"/>
              <w:rPr>
                <w:del w:id="250" w:author="מרול אטמן" w:date="2024-03-24T15:31:00Z"/>
                <w:rFonts w:ascii="David" w:hAnsi="David" w:cs="David"/>
                <w:b/>
                <w:sz w:val="25"/>
                <w:szCs w:val="25"/>
                <w:rtl/>
              </w:rPr>
            </w:pPr>
          </w:p>
        </w:tc>
      </w:tr>
      <w:tr w:rsidR="00D50F2B" w:rsidRPr="00D50F2B" w:rsidDel="00353489" w14:paraId="0E3FF004" w14:textId="18AE8A9E" w:rsidTr="001C3608">
        <w:trPr>
          <w:trHeight w:val="391"/>
          <w:del w:id="251" w:author="מרול אטמן" w:date="2024-03-24T15:31:00Z"/>
        </w:trPr>
        <w:tc>
          <w:tcPr>
            <w:tcW w:w="2720" w:type="dxa"/>
          </w:tcPr>
          <w:p w14:paraId="46C8D107" w14:textId="7C5C532A" w:rsidR="00D50F2B" w:rsidRPr="00D50F2B" w:rsidDel="00353489" w:rsidRDefault="00D50F2B" w:rsidP="00D50F2B">
            <w:pPr>
              <w:spacing w:before="0" w:beforeAutospacing="0" w:after="0" w:afterAutospacing="0" w:line="220" w:lineRule="exact"/>
              <w:jc w:val="both"/>
              <w:rPr>
                <w:del w:id="252" w:author="מרול אטמן" w:date="2024-03-24T15:31:00Z"/>
                <w:rFonts w:ascii="David" w:hAnsi="David" w:cs="David"/>
                <w:sz w:val="25"/>
                <w:szCs w:val="25"/>
                <w:rtl/>
              </w:rPr>
            </w:pPr>
            <w:del w:id="253" w:author="מרול אטמן" w:date="2024-03-24T15:31:00Z">
              <w:r w:rsidRPr="00D50F2B" w:rsidDel="00353489">
                <w:rPr>
                  <w:rFonts w:ascii="David" w:hAnsi="David" w:cs="David"/>
                  <w:sz w:val="25"/>
                  <w:szCs w:val="25"/>
                  <w:rtl/>
                </w:rPr>
                <w:delText xml:space="preserve">מען </w:delText>
              </w:r>
            </w:del>
          </w:p>
          <w:p w14:paraId="2107D4A8" w14:textId="07E7778D" w:rsidR="00D50F2B" w:rsidRPr="00D50F2B" w:rsidDel="00353489" w:rsidRDefault="00D50F2B" w:rsidP="00D50F2B">
            <w:pPr>
              <w:spacing w:before="0" w:beforeAutospacing="0" w:after="0" w:afterAutospacing="0" w:line="220" w:lineRule="exact"/>
              <w:jc w:val="both"/>
              <w:rPr>
                <w:del w:id="254" w:author="מרול אטמן" w:date="2024-03-24T15:31:00Z"/>
                <w:rFonts w:ascii="David" w:hAnsi="David" w:cs="David"/>
                <w:sz w:val="25"/>
                <w:szCs w:val="25"/>
                <w:rtl/>
              </w:rPr>
            </w:pPr>
            <w:del w:id="255" w:author="מרול אטמן" w:date="2024-03-24T15:31:00Z">
              <w:r w:rsidRPr="00D50F2B" w:rsidDel="00353489">
                <w:rPr>
                  <w:rFonts w:ascii="David" w:hAnsi="David" w:cs="David" w:hint="cs"/>
                  <w:sz w:val="25"/>
                  <w:szCs w:val="25"/>
                  <w:rtl/>
                </w:rPr>
                <w:delText>דרך החורש 4, יהוד</w:delText>
              </w:r>
            </w:del>
          </w:p>
          <w:p w14:paraId="44760613" w14:textId="1075C087" w:rsidR="00D50F2B" w:rsidRPr="00D50F2B" w:rsidDel="00353489" w:rsidRDefault="00D50F2B" w:rsidP="00D50F2B">
            <w:pPr>
              <w:spacing w:before="0" w:beforeAutospacing="0" w:after="0" w:afterAutospacing="0" w:line="360" w:lineRule="auto"/>
              <w:jc w:val="both"/>
              <w:rPr>
                <w:del w:id="256" w:author="מרול אטמן" w:date="2024-03-24T15:31:00Z"/>
                <w:rFonts w:ascii="David" w:hAnsi="David" w:cs="David"/>
                <w:sz w:val="25"/>
                <w:szCs w:val="25"/>
                <w:rtl/>
              </w:rPr>
            </w:pPr>
          </w:p>
        </w:tc>
        <w:tc>
          <w:tcPr>
            <w:tcW w:w="2817" w:type="dxa"/>
          </w:tcPr>
          <w:p w14:paraId="7ED3E6F5" w14:textId="1067A215" w:rsidR="00D50F2B" w:rsidRPr="00D50F2B" w:rsidDel="00353489" w:rsidRDefault="00D50F2B" w:rsidP="00D50F2B">
            <w:pPr>
              <w:spacing w:before="0" w:beforeAutospacing="0" w:after="0" w:afterAutospacing="0" w:line="360" w:lineRule="auto"/>
              <w:jc w:val="both"/>
              <w:rPr>
                <w:del w:id="257" w:author="מרול אטמן" w:date="2024-03-24T15:31:00Z"/>
                <w:rFonts w:ascii="David" w:hAnsi="David" w:cs="David"/>
                <w:sz w:val="25"/>
                <w:szCs w:val="25"/>
              </w:rPr>
            </w:pPr>
            <w:del w:id="258" w:author="מרול אטמן" w:date="2024-03-24T15:31:00Z">
              <w:r w:rsidRPr="00D50F2B" w:rsidDel="00353489">
                <w:rPr>
                  <w:rFonts w:ascii="David" w:hAnsi="David" w:cs="David"/>
                  <w:sz w:val="25"/>
                  <w:szCs w:val="25"/>
                  <w:rtl/>
                </w:rPr>
                <w:delText>מען</w:delText>
              </w:r>
            </w:del>
          </w:p>
        </w:tc>
        <w:tc>
          <w:tcPr>
            <w:tcW w:w="2898" w:type="dxa"/>
            <w:vMerge/>
            <w:shd w:val="clear" w:color="auto" w:fill="auto"/>
          </w:tcPr>
          <w:p w14:paraId="22503FF7" w14:textId="72C1CB74" w:rsidR="00D50F2B" w:rsidRPr="00D50F2B" w:rsidDel="00353489" w:rsidRDefault="00D50F2B" w:rsidP="00D50F2B">
            <w:pPr>
              <w:spacing w:before="0" w:beforeAutospacing="0" w:after="0" w:afterAutospacing="0" w:line="360" w:lineRule="auto"/>
              <w:ind w:left="50" w:right="78"/>
              <w:jc w:val="both"/>
              <w:rPr>
                <w:del w:id="259" w:author="מרול אטמן" w:date="2024-03-24T15:31:00Z"/>
                <w:rFonts w:ascii="David" w:hAnsi="David" w:cs="David"/>
                <w:b/>
                <w:sz w:val="25"/>
                <w:szCs w:val="25"/>
                <w:rtl/>
              </w:rPr>
            </w:pPr>
          </w:p>
        </w:tc>
        <w:tc>
          <w:tcPr>
            <w:tcW w:w="3690" w:type="dxa"/>
            <w:vMerge/>
          </w:tcPr>
          <w:p w14:paraId="7BB29D0D" w14:textId="0FA71A74" w:rsidR="00D50F2B" w:rsidRPr="00D50F2B" w:rsidDel="00353489" w:rsidRDefault="00D50F2B" w:rsidP="00D50F2B">
            <w:pPr>
              <w:spacing w:before="0" w:beforeAutospacing="0" w:after="0" w:afterAutospacing="0" w:line="360" w:lineRule="auto"/>
              <w:ind w:left="50" w:right="78"/>
              <w:jc w:val="both"/>
              <w:rPr>
                <w:del w:id="260" w:author="מרול אטמן" w:date="2024-03-24T15:31:00Z"/>
                <w:rFonts w:ascii="David" w:hAnsi="David" w:cs="David"/>
                <w:b/>
                <w:sz w:val="25"/>
                <w:szCs w:val="25"/>
                <w:rtl/>
              </w:rPr>
            </w:pPr>
          </w:p>
        </w:tc>
      </w:tr>
      <w:tr w:rsidR="00D50F2B" w:rsidRPr="00D50F2B" w:rsidDel="00353489" w14:paraId="7FA78573" w14:textId="7424B9A9" w:rsidTr="001C3608">
        <w:trPr>
          <w:trHeight w:val="303"/>
          <w:tblHeader/>
          <w:del w:id="261" w:author="מרול אטמן" w:date="2024-03-24T15:31:00Z"/>
        </w:trPr>
        <w:tc>
          <w:tcPr>
            <w:tcW w:w="12125" w:type="dxa"/>
            <w:gridSpan w:val="4"/>
          </w:tcPr>
          <w:p w14:paraId="45E77955" w14:textId="55E20C67" w:rsidR="00D50F2B" w:rsidDel="00353489" w:rsidRDefault="00D50F2B" w:rsidP="00D50F2B">
            <w:pPr>
              <w:spacing w:before="0" w:beforeAutospacing="0" w:after="0" w:afterAutospacing="0" w:line="360" w:lineRule="auto"/>
              <w:jc w:val="both"/>
              <w:rPr>
                <w:del w:id="262" w:author="מרול אטמן" w:date="2024-03-24T15:31:00Z"/>
                <w:rFonts w:ascii="David" w:hAnsi="David" w:cs="David"/>
                <w:sz w:val="25"/>
                <w:szCs w:val="25"/>
                <w:rtl/>
              </w:rPr>
            </w:pPr>
          </w:p>
          <w:tbl>
            <w:tblPr>
              <w:tblStyle w:val="a8"/>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1C3608" w:rsidRPr="001C3608" w:rsidDel="00353489" w14:paraId="4E2F7EFD" w14:textId="6346992C" w:rsidTr="00B34998">
              <w:trPr>
                <w:trHeight w:val="268"/>
                <w:tblHeader/>
                <w:del w:id="263" w:author="מרול אטמן" w:date="2024-03-24T15:31:00Z"/>
              </w:trPr>
              <w:tc>
                <w:tcPr>
                  <w:tcW w:w="11482" w:type="dxa"/>
                  <w:gridSpan w:val="11"/>
                </w:tcPr>
                <w:p w14:paraId="5C268E57" w14:textId="6B5CD43A" w:rsidR="001C3608" w:rsidRPr="001C3608" w:rsidDel="00353489" w:rsidRDefault="001C3608" w:rsidP="00300803">
                  <w:pPr>
                    <w:framePr w:hSpace="180" w:wrap="around" w:vAnchor="page" w:hAnchor="margin" w:xAlign="center" w:y="1"/>
                    <w:rPr>
                      <w:del w:id="264" w:author="מרול אטמן" w:date="2024-03-24T15:31:00Z"/>
                      <w:rFonts w:ascii="David" w:eastAsia="Times New Roman" w:hAnsi="David" w:cs="David"/>
                      <w:color w:val="000000"/>
                      <w:sz w:val="24"/>
                      <w:szCs w:val="24"/>
                      <w:rtl/>
                      <w:lang w:val="he-IL" w:eastAsia="he-IL"/>
                    </w:rPr>
                  </w:pPr>
                  <w:del w:id="265" w:author="מרול אטמן" w:date="2024-03-24T15:31:00Z">
                    <w:r w:rsidRPr="001C3608" w:rsidDel="00353489">
                      <w:rPr>
                        <w:rFonts w:ascii="David" w:eastAsia="Times New Roman" w:hAnsi="David" w:cs="David"/>
                        <w:color w:val="000000"/>
                        <w:sz w:val="24"/>
                        <w:szCs w:val="24"/>
                        <w:rtl/>
                        <w:lang w:val="he-IL" w:eastAsia="he-IL"/>
                      </w:rPr>
                      <w:delText>כיסויים</w:delText>
                    </w:r>
                  </w:del>
                </w:p>
              </w:tc>
            </w:tr>
            <w:tr w:rsidR="001C3608" w:rsidRPr="001C3608" w:rsidDel="00353489" w14:paraId="2412E351" w14:textId="33016586" w:rsidTr="00B34998">
              <w:trPr>
                <w:gridBefore w:val="1"/>
                <w:wBefore w:w="7" w:type="dxa"/>
                <w:trHeight w:val="431"/>
                <w:del w:id="266" w:author="מרול אטמן" w:date="2024-03-24T15:31:00Z"/>
              </w:trPr>
              <w:tc>
                <w:tcPr>
                  <w:tcW w:w="1277" w:type="dxa"/>
                  <w:vMerge w:val="restart"/>
                  <w:shd w:val="clear" w:color="auto" w:fill="F2F2F2" w:themeFill="background1" w:themeFillShade="F2"/>
                </w:tcPr>
                <w:p w14:paraId="0F279285" w14:textId="104271D7"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67" w:author="מרול אטמן" w:date="2024-03-24T15:31:00Z"/>
                      <w:rFonts w:ascii="David" w:eastAsia="Times New Roman" w:hAnsi="David" w:cs="David"/>
                      <w:color w:val="000000"/>
                      <w:sz w:val="24"/>
                      <w:szCs w:val="24"/>
                      <w:rtl/>
                      <w:lang w:val="he-IL" w:eastAsia="he-IL"/>
                    </w:rPr>
                  </w:pPr>
                  <w:del w:id="268" w:author="מרול אטמן" w:date="2024-03-24T15:31:00Z">
                    <w:r w:rsidRPr="001C3608" w:rsidDel="00353489">
                      <w:rPr>
                        <w:rFonts w:ascii="David" w:eastAsia="Times New Roman" w:hAnsi="David" w:cs="David"/>
                        <w:color w:val="000000"/>
                        <w:sz w:val="24"/>
                        <w:szCs w:val="24"/>
                        <w:rtl/>
                        <w:lang w:val="he-IL" w:eastAsia="he-IL"/>
                      </w:rPr>
                      <w:delText>סוג הביטוח</w:delText>
                    </w:r>
                  </w:del>
                </w:p>
                <w:p w14:paraId="7C2CAD4A" w14:textId="4621FB79"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69" w:author="מרול אטמן" w:date="2024-03-24T15:31:00Z"/>
                      <w:rFonts w:ascii="David" w:eastAsia="Times New Roman" w:hAnsi="David" w:cs="David"/>
                      <w:color w:val="000000"/>
                      <w:sz w:val="24"/>
                      <w:szCs w:val="24"/>
                      <w:rtl/>
                      <w:lang w:val="he-IL" w:eastAsia="he-IL"/>
                    </w:rPr>
                  </w:pPr>
                  <w:del w:id="270" w:author="מרול אטמן" w:date="2024-03-24T15:31:00Z">
                    <w:r w:rsidRPr="001C3608" w:rsidDel="00353489">
                      <w:rPr>
                        <w:rFonts w:ascii="David" w:eastAsia="Times New Roman" w:hAnsi="David" w:cs="David"/>
                        <w:color w:val="000000"/>
                        <w:sz w:val="16"/>
                        <w:szCs w:val="16"/>
                        <w:rtl/>
                        <w:lang w:val="he-IL" w:eastAsia="he-IL"/>
                      </w:rPr>
                      <w:delText>חלוקה לפי גבולות אחריות או סכומי ביטוח</w:delText>
                    </w:r>
                  </w:del>
                </w:p>
              </w:tc>
              <w:tc>
                <w:tcPr>
                  <w:tcW w:w="992" w:type="dxa"/>
                  <w:vMerge w:val="restart"/>
                  <w:shd w:val="clear" w:color="auto" w:fill="F2F2F2" w:themeFill="background1" w:themeFillShade="F2"/>
                </w:tcPr>
                <w:p w14:paraId="5900D9D5" w14:textId="7AFC2228"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71" w:author="מרול אטמן" w:date="2024-03-24T15:31:00Z"/>
                      <w:rFonts w:ascii="David" w:eastAsia="Times New Roman" w:hAnsi="David" w:cs="David"/>
                      <w:color w:val="000000"/>
                      <w:sz w:val="24"/>
                      <w:szCs w:val="24"/>
                      <w:rtl/>
                      <w:lang w:val="he-IL" w:eastAsia="he-IL"/>
                    </w:rPr>
                  </w:pPr>
                  <w:del w:id="272" w:author="מרול אטמן" w:date="2024-03-24T15:31:00Z">
                    <w:r w:rsidRPr="001C3608" w:rsidDel="00353489">
                      <w:rPr>
                        <w:rFonts w:ascii="David" w:eastAsia="Times New Roman" w:hAnsi="David" w:cs="David"/>
                        <w:color w:val="000000"/>
                        <w:sz w:val="24"/>
                        <w:szCs w:val="24"/>
                        <w:rtl/>
                        <w:lang w:val="he-IL" w:eastAsia="he-IL"/>
                      </w:rPr>
                      <w:delText xml:space="preserve">מספר הפוליסה*** </w:delText>
                    </w:r>
                  </w:del>
                </w:p>
              </w:tc>
              <w:tc>
                <w:tcPr>
                  <w:tcW w:w="992" w:type="dxa"/>
                  <w:vMerge w:val="restart"/>
                  <w:shd w:val="clear" w:color="auto" w:fill="F2F2F2" w:themeFill="background1" w:themeFillShade="F2"/>
                </w:tcPr>
                <w:p w14:paraId="10B1943A" w14:textId="70D2C172"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73" w:author="מרול אטמן" w:date="2024-03-24T15:31:00Z"/>
                      <w:rFonts w:ascii="David" w:eastAsia="Times New Roman" w:hAnsi="David" w:cs="David"/>
                      <w:color w:val="000000"/>
                      <w:sz w:val="24"/>
                      <w:szCs w:val="24"/>
                      <w:rtl/>
                      <w:lang w:val="he-IL" w:eastAsia="he-IL"/>
                    </w:rPr>
                  </w:pPr>
                  <w:del w:id="274" w:author="מרול אטמן" w:date="2024-03-24T15:31:00Z">
                    <w:r w:rsidRPr="001C3608" w:rsidDel="00353489">
                      <w:rPr>
                        <w:rFonts w:ascii="David" w:eastAsia="Times New Roman" w:hAnsi="David" w:cs="David"/>
                        <w:color w:val="000000"/>
                        <w:sz w:val="24"/>
                        <w:szCs w:val="24"/>
                        <w:rtl/>
                        <w:lang w:val="he-IL" w:eastAsia="he-IL"/>
                      </w:rPr>
                      <w:delText>נוסח ומהדורת הפוליסה</w:delText>
                    </w:r>
                    <w:r w:rsidRPr="001C3608" w:rsidDel="00353489">
                      <w:rPr>
                        <w:rFonts w:ascii="David" w:eastAsia="Times New Roman" w:hAnsi="David" w:cs="David"/>
                        <w:color w:val="000000"/>
                        <w:sz w:val="20"/>
                        <w:szCs w:val="20"/>
                        <w:rtl/>
                        <w:lang w:val="he-IL" w:eastAsia="he-IL"/>
                      </w:rPr>
                      <w:delText>***</w:delText>
                    </w:r>
                  </w:del>
                </w:p>
              </w:tc>
              <w:tc>
                <w:tcPr>
                  <w:tcW w:w="1276" w:type="dxa"/>
                  <w:vMerge w:val="restart"/>
                  <w:shd w:val="clear" w:color="auto" w:fill="F2F2F2" w:themeFill="background1" w:themeFillShade="F2"/>
                </w:tcPr>
                <w:p w14:paraId="0790325E" w14:textId="163B4AC6"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75" w:author="מרול אטמן" w:date="2024-03-24T15:31:00Z"/>
                      <w:rFonts w:ascii="David" w:eastAsia="Times New Roman" w:hAnsi="David" w:cs="David"/>
                      <w:color w:val="000000"/>
                      <w:sz w:val="24"/>
                      <w:szCs w:val="24"/>
                      <w:rtl/>
                      <w:lang w:val="he-IL" w:eastAsia="he-IL"/>
                    </w:rPr>
                  </w:pPr>
                  <w:del w:id="276" w:author="מרול אטמן" w:date="2024-03-24T15:31:00Z">
                    <w:r w:rsidRPr="001C3608" w:rsidDel="00353489">
                      <w:rPr>
                        <w:rFonts w:ascii="David" w:eastAsia="Times New Roman" w:hAnsi="David" w:cs="David"/>
                        <w:color w:val="000000"/>
                        <w:sz w:val="24"/>
                        <w:szCs w:val="24"/>
                        <w:rtl/>
                        <w:lang w:val="he-IL" w:eastAsia="he-IL"/>
                      </w:rPr>
                      <w:delText>תאריך תחילה</w:delText>
                    </w:r>
                  </w:del>
                </w:p>
                <w:p w14:paraId="41E8E397" w14:textId="345C9DDC"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77" w:author="מרול אטמן" w:date="2024-03-24T15:31:00Z"/>
                      <w:rFonts w:ascii="David" w:eastAsia="Times New Roman" w:hAnsi="David" w:cs="David"/>
                      <w:color w:val="000000"/>
                      <w:sz w:val="24"/>
                      <w:szCs w:val="24"/>
                      <w:rtl/>
                      <w:lang w:val="he-IL" w:eastAsia="he-IL"/>
                    </w:rPr>
                  </w:pPr>
                  <w:del w:id="278" w:author="מרול אטמן" w:date="2024-03-24T15:31:00Z">
                    <w:r w:rsidRPr="001C3608" w:rsidDel="00353489">
                      <w:rPr>
                        <w:rFonts w:ascii="David" w:eastAsia="Times New Roman" w:hAnsi="David" w:cs="David"/>
                        <w:color w:val="000000"/>
                        <w:sz w:val="16"/>
                        <w:szCs w:val="16"/>
                        <w:rtl/>
                        <w:lang w:val="he-IL" w:eastAsia="he-IL"/>
                      </w:rPr>
                      <w:delText>(ניתן להזין תאריך רטרואקטיבי)</w:delText>
                    </w:r>
                  </w:del>
                </w:p>
              </w:tc>
              <w:tc>
                <w:tcPr>
                  <w:tcW w:w="1134" w:type="dxa"/>
                  <w:vMerge w:val="restart"/>
                  <w:shd w:val="clear" w:color="auto" w:fill="F2F2F2" w:themeFill="background1" w:themeFillShade="F2"/>
                </w:tcPr>
                <w:p w14:paraId="1E6FEE7A" w14:textId="64A69CD7"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79" w:author="מרול אטמן" w:date="2024-03-24T15:31:00Z"/>
                      <w:rFonts w:ascii="David" w:eastAsia="Times New Roman" w:hAnsi="David" w:cs="David"/>
                      <w:color w:val="000000"/>
                      <w:sz w:val="24"/>
                      <w:szCs w:val="24"/>
                      <w:rtl/>
                      <w:lang w:val="he-IL" w:eastAsia="he-IL"/>
                    </w:rPr>
                  </w:pPr>
                  <w:del w:id="280" w:author="מרול אטמן" w:date="2024-03-24T15:31:00Z">
                    <w:r w:rsidRPr="001C3608" w:rsidDel="00353489">
                      <w:rPr>
                        <w:rFonts w:ascii="David" w:eastAsia="Times New Roman" w:hAnsi="David" w:cs="David"/>
                        <w:color w:val="000000"/>
                        <w:sz w:val="24"/>
                        <w:szCs w:val="24"/>
                        <w:rtl/>
                        <w:lang w:val="he-IL" w:eastAsia="he-IL"/>
                      </w:rPr>
                      <w:delText>תאריך סיום</w:delText>
                    </w:r>
                  </w:del>
                </w:p>
                <w:p w14:paraId="471C70E6" w14:textId="5BF90AA6"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81" w:author="מרול אטמן" w:date="2024-03-24T15:31:00Z"/>
                      <w:rFonts w:ascii="David" w:eastAsia="Times New Roman" w:hAnsi="David" w:cs="David"/>
                      <w:color w:val="000000"/>
                      <w:sz w:val="24"/>
                      <w:szCs w:val="24"/>
                      <w:rtl/>
                      <w:lang w:val="he-IL" w:eastAsia="he-IL"/>
                    </w:rPr>
                  </w:pPr>
                  <w:del w:id="282" w:author="מרול אטמן" w:date="2024-03-24T15:31:00Z">
                    <w:r w:rsidRPr="001C3608" w:rsidDel="00353489">
                      <w:rPr>
                        <w:rFonts w:ascii="David" w:eastAsia="Times New Roman" w:hAnsi="David" w:cs="David"/>
                        <w:color w:val="000000"/>
                        <w:sz w:val="16"/>
                        <w:szCs w:val="16"/>
                        <w:rtl/>
                        <w:lang w:val="he-IL" w:eastAsia="he-IL"/>
                      </w:rPr>
                      <w:delText>(ניתן להזין תאריך רטרואקטיבי)</w:delText>
                    </w:r>
                  </w:del>
                </w:p>
              </w:tc>
              <w:tc>
                <w:tcPr>
                  <w:tcW w:w="2260" w:type="dxa"/>
                  <w:gridSpan w:val="2"/>
                  <w:shd w:val="clear" w:color="auto" w:fill="F2F2F2" w:themeFill="background1" w:themeFillShade="F2"/>
                </w:tcPr>
                <w:p w14:paraId="2923F256" w14:textId="19D22EAD"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83" w:author="מרול אטמן" w:date="2024-03-24T15:31:00Z"/>
                      <w:rFonts w:ascii="David" w:eastAsia="Times New Roman" w:hAnsi="David" w:cs="David"/>
                      <w:color w:val="000000"/>
                      <w:sz w:val="16"/>
                      <w:szCs w:val="16"/>
                      <w:rtl/>
                      <w:lang w:val="he-IL" w:eastAsia="he-IL"/>
                    </w:rPr>
                  </w:pPr>
                  <w:del w:id="284" w:author="מרול אטמן" w:date="2024-03-24T15:31:00Z">
                    <w:r w:rsidRPr="001C3608" w:rsidDel="00353489">
                      <w:rPr>
                        <w:rFonts w:ascii="David" w:eastAsia="Times New Roman" w:hAnsi="David" w:cs="David"/>
                        <w:color w:val="000000"/>
                        <w:sz w:val="18"/>
                        <w:szCs w:val="18"/>
                        <w:rtl/>
                        <w:lang w:val="he-IL" w:eastAsia="he-IL"/>
                      </w:rPr>
                      <w:delText xml:space="preserve">גבול אחריות לכלל פעילות המבוטח/ סכום ביטוח </w:delText>
                    </w:r>
                  </w:del>
                </w:p>
              </w:tc>
              <w:tc>
                <w:tcPr>
                  <w:tcW w:w="1138" w:type="dxa"/>
                  <w:vMerge w:val="restart"/>
                  <w:shd w:val="clear" w:color="auto" w:fill="F2F2F2" w:themeFill="background1" w:themeFillShade="F2"/>
                </w:tcPr>
                <w:p w14:paraId="63148B5B" w14:textId="7B5E5779"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85" w:author="מרול אטמן" w:date="2024-03-24T15:31:00Z"/>
                      <w:rFonts w:ascii="David" w:eastAsia="Times New Roman" w:hAnsi="David" w:cs="David"/>
                      <w:color w:val="000000"/>
                      <w:sz w:val="24"/>
                      <w:szCs w:val="24"/>
                      <w:rtl/>
                      <w:lang w:val="he-IL" w:eastAsia="he-IL"/>
                    </w:rPr>
                  </w:pPr>
                  <w:del w:id="286" w:author="מרול אטמן" w:date="2024-03-24T15:31:00Z">
                    <w:r w:rsidRPr="001C3608" w:rsidDel="00353489">
                      <w:rPr>
                        <w:rFonts w:ascii="David" w:eastAsia="Times New Roman" w:hAnsi="David" w:cs="David"/>
                        <w:color w:val="000000"/>
                        <w:sz w:val="24"/>
                        <w:szCs w:val="24"/>
                        <w:rtl/>
                        <w:lang w:val="he-IL" w:eastAsia="he-IL"/>
                      </w:rPr>
                      <w:delText>השתתפות עצמית</w:delText>
                    </w:r>
                  </w:del>
                </w:p>
                <w:p w14:paraId="26331227" w14:textId="6AA48888"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87" w:author="מרול אטמן" w:date="2024-03-24T15:31:00Z"/>
                      <w:rFonts w:ascii="David" w:eastAsia="Times New Roman" w:hAnsi="David" w:cs="David"/>
                      <w:color w:val="000000"/>
                      <w:sz w:val="16"/>
                      <w:szCs w:val="16"/>
                      <w:rtl/>
                      <w:lang w:val="he-IL" w:eastAsia="he-IL"/>
                    </w:rPr>
                  </w:pPr>
                  <w:del w:id="288" w:author="מרול אטמן" w:date="2024-03-24T15:31:00Z">
                    <w:r w:rsidRPr="001C3608" w:rsidDel="00353489">
                      <w:rPr>
                        <w:rFonts w:ascii="David" w:eastAsia="Times New Roman" w:hAnsi="David" w:cs="David"/>
                        <w:color w:val="000000"/>
                        <w:sz w:val="18"/>
                        <w:szCs w:val="18"/>
                        <w:rtl/>
                        <w:lang w:val="he-IL" w:eastAsia="he-IL"/>
                      </w:rPr>
                      <w:delText>(</w:delText>
                    </w:r>
                    <w:r w:rsidRPr="001C3608" w:rsidDel="00353489">
                      <w:rPr>
                        <w:rFonts w:ascii="David" w:eastAsia="Times New Roman" w:hAnsi="David" w:cs="David"/>
                        <w:color w:val="000000"/>
                        <w:sz w:val="16"/>
                        <w:szCs w:val="16"/>
                        <w:rtl/>
                        <w:lang w:val="he-IL" w:eastAsia="he-IL"/>
                      </w:rPr>
                      <w:delText>אין חובה להציג נתון זה)</w:delText>
                    </w:r>
                  </w:del>
                </w:p>
              </w:tc>
              <w:tc>
                <w:tcPr>
                  <w:tcW w:w="567" w:type="dxa"/>
                  <w:vMerge w:val="restart"/>
                  <w:shd w:val="clear" w:color="auto" w:fill="F2F2F2" w:themeFill="background1" w:themeFillShade="F2"/>
                </w:tcPr>
                <w:p w14:paraId="104C31D2" w14:textId="114AB082"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89" w:author="מרול אטמן" w:date="2024-03-24T15:31:00Z"/>
                      <w:rFonts w:ascii="David" w:eastAsia="Times New Roman" w:hAnsi="David" w:cs="David"/>
                      <w:color w:val="000000"/>
                      <w:sz w:val="24"/>
                      <w:szCs w:val="24"/>
                      <w:rtl/>
                      <w:lang w:val="he-IL" w:eastAsia="he-IL"/>
                    </w:rPr>
                  </w:pPr>
                  <w:del w:id="290" w:author="מרול אטמן" w:date="2024-03-24T15:31:00Z">
                    <w:r w:rsidRPr="001C3608" w:rsidDel="00353489">
                      <w:rPr>
                        <w:rFonts w:ascii="David" w:eastAsia="Times New Roman" w:hAnsi="David" w:cs="David"/>
                        <w:color w:val="000000"/>
                        <w:sz w:val="16"/>
                        <w:szCs w:val="16"/>
                        <w:rtl/>
                        <w:lang w:val="he-IL" w:eastAsia="he-IL"/>
                      </w:rPr>
                      <w:delText>מטבע</w:delText>
                    </w:r>
                  </w:del>
                </w:p>
              </w:tc>
              <w:tc>
                <w:tcPr>
                  <w:tcW w:w="1839" w:type="dxa"/>
                  <w:vMerge w:val="restart"/>
                  <w:shd w:val="clear" w:color="auto" w:fill="F2F2F2" w:themeFill="background1" w:themeFillShade="F2"/>
                </w:tcPr>
                <w:p w14:paraId="561FFBFC" w14:textId="62D8D21C"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91" w:author="מרול אטמן" w:date="2024-03-24T15:31:00Z"/>
                      <w:rFonts w:ascii="David" w:eastAsia="Times New Roman" w:hAnsi="David" w:cs="David"/>
                      <w:b/>
                      <w:bCs/>
                      <w:color w:val="000000"/>
                      <w:sz w:val="16"/>
                      <w:szCs w:val="16"/>
                      <w:rtl/>
                      <w:lang w:val="he-IL" w:eastAsia="he-IL"/>
                    </w:rPr>
                  </w:pPr>
                  <w:del w:id="292" w:author="מרול אטמן" w:date="2024-03-24T15:31:00Z">
                    <w:r w:rsidRPr="001C3608" w:rsidDel="00353489">
                      <w:rPr>
                        <w:rFonts w:ascii="David" w:eastAsia="Times New Roman" w:hAnsi="David" w:cs="David"/>
                        <w:color w:val="000000"/>
                        <w:sz w:val="24"/>
                        <w:szCs w:val="24"/>
                        <w:rtl/>
                        <w:lang w:val="he-IL" w:eastAsia="he-IL"/>
                      </w:rPr>
                      <w:delText xml:space="preserve">כיסויים נוספים בתוקף וביטול חריגים </w:delText>
                    </w:r>
                    <w:r w:rsidRPr="001C3608" w:rsidDel="00353489">
                      <w:rPr>
                        <w:rFonts w:ascii="David" w:eastAsia="Times New Roman" w:hAnsi="David" w:cs="David"/>
                        <w:color w:val="000000"/>
                        <w:sz w:val="16"/>
                        <w:szCs w:val="16"/>
                        <w:rtl/>
                        <w:lang w:val="he-IL" w:eastAsia="he-IL"/>
                      </w:rPr>
                      <w:delText xml:space="preserve">**** </w:delText>
                    </w:r>
                  </w:del>
                </w:p>
              </w:tc>
            </w:tr>
            <w:tr w:rsidR="001C3608" w:rsidRPr="001C3608" w:rsidDel="00353489" w14:paraId="7E4539D1" w14:textId="7C206031" w:rsidTr="00B34998">
              <w:trPr>
                <w:gridBefore w:val="1"/>
                <w:wBefore w:w="7" w:type="dxa"/>
                <w:trHeight w:val="367"/>
                <w:del w:id="293" w:author="מרול אטמן" w:date="2024-03-24T15:31:00Z"/>
              </w:trPr>
              <w:tc>
                <w:tcPr>
                  <w:tcW w:w="1277" w:type="dxa"/>
                  <w:vMerge/>
                  <w:shd w:val="clear" w:color="auto" w:fill="F2F2F2" w:themeFill="background1" w:themeFillShade="F2"/>
                </w:tcPr>
                <w:p w14:paraId="03A75C11" w14:textId="57A087FD"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94" w:author="מרול אטמן" w:date="2024-03-24T15:31:00Z"/>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683B026" w14:textId="448DEB99"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95" w:author="מרול אטמן" w:date="2024-03-24T15:31:00Z"/>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5096F95" w14:textId="13941BA2"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96" w:author="מרול אטמן" w:date="2024-03-24T15:31:00Z"/>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60A6F70" w14:textId="33F4E188"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97" w:author="מרול אטמן" w:date="2024-03-24T15:31:00Z"/>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2961DA08" w14:textId="547CE36A"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98" w:author="מרול אטמן" w:date="2024-03-24T15:31:00Z"/>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9F61D2E" w14:textId="20C3FBBD"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299" w:author="מרול אטמן" w:date="2024-03-24T15:31:00Z"/>
                      <w:rFonts w:ascii="David" w:eastAsia="Times New Roman" w:hAnsi="David" w:cs="David"/>
                      <w:color w:val="000000"/>
                      <w:sz w:val="16"/>
                      <w:szCs w:val="16"/>
                      <w:rtl/>
                      <w:lang w:val="he-IL" w:eastAsia="he-IL"/>
                    </w:rPr>
                  </w:pPr>
                  <w:del w:id="300" w:author="מרול אטמן" w:date="2024-03-24T15:31:00Z">
                    <w:r w:rsidRPr="001C3608" w:rsidDel="00353489">
                      <w:rPr>
                        <w:rFonts w:ascii="David" w:eastAsia="Times New Roman" w:hAnsi="David" w:cs="David"/>
                        <w:color w:val="000000"/>
                        <w:sz w:val="16"/>
                        <w:szCs w:val="16"/>
                        <w:rtl/>
                        <w:lang w:val="he-IL" w:eastAsia="he-IL"/>
                      </w:rPr>
                      <w:delText xml:space="preserve">לתקופה </w:delText>
                    </w:r>
                  </w:del>
                </w:p>
              </w:tc>
              <w:tc>
                <w:tcPr>
                  <w:tcW w:w="1126" w:type="dxa"/>
                  <w:shd w:val="clear" w:color="auto" w:fill="F2F2F2" w:themeFill="background1" w:themeFillShade="F2"/>
                </w:tcPr>
                <w:p w14:paraId="61CA30FF" w14:textId="3EF2728D"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01" w:author="מרול אטמן" w:date="2024-03-24T15:31:00Z"/>
                      <w:rFonts w:ascii="David" w:eastAsia="Times New Roman" w:hAnsi="David" w:cs="David"/>
                      <w:color w:val="000000"/>
                      <w:sz w:val="16"/>
                      <w:szCs w:val="16"/>
                      <w:rtl/>
                      <w:lang w:val="he-IL" w:eastAsia="he-IL"/>
                    </w:rPr>
                  </w:pPr>
                  <w:del w:id="302" w:author="מרול אטמן" w:date="2024-03-24T15:31:00Z">
                    <w:r w:rsidRPr="001C3608" w:rsidDel="00353489">
                      <w:rPr>
                        <w:rFonts w:ascii="David" w:eastAsia="Times New Roman" w:hAnsi="David" w:cs="David"/>
                        <w:color w:val="000000"/>
                        <w:sz w:val="16"/>
                        <w:szCs w:val="16"/>
                        <w:rtl/>
                        <w:lang w:val="he-IL" w:eastAsia="he-IL"/>
                      </w:rPr>
                      <w:delText xml:space="preserve">למקרה* </w:delText>
                    </w:r>
                  </w:del>
                </w:p>
              </w:tc>
              <w:tc>
                <w:tcPr>
                  <w:tcW w:w="1138" w:type="dxa"/>
                  <w:vMerge/>
                  <w:shd w:val="clear" w:color="auto" w:fill="F2F2F2" w:themeFill="background1" w:themeFillShade="F2"/>
                </w:tcPr>
                <w:p w14:paraId="24C684D3" w14:textId="76216356"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03" w:author="מרול אטמן" w:date="2024-03-24T15:31:00Z"/>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6EE2527D" w14:textId="79ECCB75"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04" w:author="מרול אטמן" w:date="2024-03-24T15:31:00Z"/>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7B837C51" w14:textId="0C463308"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05" w:author="מרול אטמן" w:date="2024-03-24T15:31:00Z"/>
                      <w:rFonts w:ascii="David" w:eastAsia="Times New Roman" w:hAnsi="David" w:cs="David"/>
                      <w:color w:val="000000"/>
                      <w:sz w:val="24"/>
                      <w:szCs w:val="24"/>
                      <w:rtl/>
                      <w:lang w:val="he-IL" w:eastAsia="he-IL"/>
                    </w:rPr>
                  </w:pPr>
                </w:p>
              </w:tc>
            </w:tr>
            <w:tr w:rsidR="001C3608" w:rsidRPr="001C3608" w:rsidDel="00353489" w14:paraId="1B2258CF" w14:textId="11E8B80B" w:rsidTr="00B34998">
              <w:trPr>
                <w:gridBefore w:val="1"/>
                <w:wBefore w:w="7" w:type="dxa"/>
                <w:trHeight w:val="624"/>
                <w:del w:id="306" w:author="מרול אטמן" w:date="2024-03-24T15:31:00Z"/>
              </w:trPr>
              <w:tc>
                <w:tcPr>
                  <w:tcW w:w="1277" w:type="dxa"/>
                  <w:shd w:val="clear" w:color="auto" w:fill="FFFFFF" w:themeFill="background1"/>
                </w:tcPr>
                <w:p w14:paraId="40C7F3A6" w14:textId="71C0FC36"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07" w:author="מרול אטמן" w:date="2024-03-24T15:31:00Z"/>
                      <w:rFonts w:ascii="David" w:eastAsia="Times New Roman" w:hAnsi="David" w:cs="David"/>
                      <w:color w:val="000000"/>
                      <w:sz w:val="24"/>
                      <w:szCs w:val="24"/>
                      <w:rtl/>
                      <w:lang w:val="he-IL" w:eastAsia="he-IL"/>
                    </w:rPr>
                  </w:pPr>
                  <w:del w:id="308" w:author="מרול אטמן" w:date="2024-03-24T15:31:00Z">
                    <w:r w:rsidRPr="001C3608" w:rsidDel="00353489">
                      <w:rPr>
                        <w:rFonts w:ascii="David" w:eastAsia="Times New Roman" w:hAnsi="David" w:cs="David"/>
                        <w:color w:val="000000"/>
                        <w:sz w:val="24"/>
                        <w:szCs w:val="24"/>
                        <w:rtl/>
                        <w:lang w:val="he-IL" w:eastAsia="he-IL"/>
                      </w:rPr>
                      <w:delText>רכוש "אש מורחב"</w:delText>
                    </w:r>
                  </w:del>
                </w:p>
              </w:tc>
              <w:tc>
                <w:tcPr>
                  <w:tcW w:w="992" w:type="dxa"/>
                  <w:shd w:val="clear" w:color="auto" w:fill="FFFFFF" w:themeFill="background1"/>
                </w:tcPr>
                <w:p w14:paraId="51DAF05C" w14:textId="13988A93"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09" w:author="מרול אטמן" w:date="2024-03-24T15:31:00Z"/>
                      <w:rFonts w:ascii="David" w:eastAsia="Times New Roman" w:hAnsi="David" w:cs="David"/>
                      <w:color w:val="000000"/>
                      <w:sz w:val="24"/>
                      <w:szCs w:val="24"/>
                      <w:rtl/>
                      <w:lang w:val="he-IL" w:eastAsia="he-IL"/>
                    </w:rPr>
                  </w:pPr>
                </w:p>
              </w:tc>
              <w:tc>
                <w:tcPr>
                  <w:tcW w:w="992" w:type="dxa"/>
                  <w:shd w:val="clear" w:color="auto" w:fill="FFFFFF" w:themeFill="background1"/>
                </w:tcPr>
                <w:p w14:paraId="5743D715" w14:textId="5E08D815"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10" w:author="מרול אטמן" w:date="2024-03-24T15:31:00Z"/>
                      <w:rFonts w:ascii="David" w:eastAsia="Times New Roman" w:hAnsi="David" w:cs="David"/>
                      <w:color w:val="000000"/>
                      <w:sz w:val="24"/>
                      <w:szCs w:val="24"/>
                      <w:rtl/>
                      <w:lang w:val="he-IL" w:eastAsia="he-IL"/>
                    </w:rPr>
                  </w:pPr>
                </w:p>
              </w:tc>
              <w:tc>
                <w:tcPr>
                  <w:tcW w:w="1276" w:type="dxa"/>
                  <w:shd w:val="clear" w:color="auto" w:fill="FFFFFF" w:themeFill="background1"/>
                </w:tcPr>
                <w:p w14:paraId="609F1C6A" w14:textId="14567DB1"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11" w:author="מרול אטמן" w:date="2024-03-24T15:31:00Z"/>
                      <w:rFonts w:ascii="David" w:eastAsia="Times New Roman" w:hAnsi="David" w:cs="David"/>
                      <w:color w:val="000000"/>
                      <w:sz w:val="24"/>
                      <w:szCs w:val="24"/>
                      <w:rtl/>
                      <w:lang w:val="he-IL" w:eastAsia="he-IL"/>
                    </w:rPr>
                  </w:pPr>
                </w:p>
              </w:tc>
              <w:tc>
                <w:tcPr>
                  <w:tcW w:w="1134" w:type="dxa"/>
                  <w:shd w:val="clear" w:color="auto" w:fill="FFFFFF" w:themeFill="background1"/>
                </w:tcPr>
                <w:p w14:paraId="5311FBE7" w14:textId="55209D88"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12" w:author="מרול אטמן" w:date="2024-03-24T15:31:00Z"/>
                      <w:rFonts w:ascii="David" w:eastAsia="Times New Roman" w:hAnsi="David" w:cs="David"/>
                      <w:color w:val="000000"/>
                      <w:sz w:val="24"/>
                      <w:szCs w:val="24"/>
                      <w:rtl/>
                      <w:lang w:val="he-IL" w:eastAsia="he-IL"/>
                    </w:rPr>
                  </w:pPr>
                </w:p>
              </w:tc>
              <w:tc>
                <w:tcPr>
                  <w:tcW w:w="1134" w:type="dxa"/>
                  <w:shd w:val="clear" w:color="auto" w:fill="FFFFFF" w:themeFill="background1"/>
                </w:tcPr>
                <w:p w14:paraId="73F9AE3F" w14:textId="5F484704"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13" w:author="מרול אטמן" w:date="2024-03-24T15:31:00Z"/>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4C9EA537" w14:textId="72D951C5"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14" w:author="מרול אטמן" w:date="2024-03-24T15:31:00Z"/>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7D351268" w14:textId="1622F34C"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15" w:author="מרול אטמן" w:date="2024-03-24T15:31: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8102167" w14:textId="026E3F88"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16" w:author="מרול אטמן" w:date="2024-03-24T15:31:00Z"/>
                      <w:rFonts w:ascii="David" w:eastAsia="Times New Roman" w:hAnsi="David" w:cs="David"/>
                      <w:color w:val="000000"/>
                      <w:sz w:val="24"/>
                      <w:szCs w:val="24"/>
                      <w:rtl/>
                      <w:lang w:val="he-IL" w:eastAsia="he-IL"/>
                    </w:rPr>
                  </w:pPr>
                  <w:del w:id="317" w:author="מרול אטמן" w:date="2024-03-24T15:31:00Z">
                    <w:r w:rsidRPr="001C3608" w:rsidDel="00353489">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1DDE75EA" w14:textId="2AA84886"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18" w:author="מרול אטמן" w:date="2024-03-24T15:31:00Z"/>
                      <w:rFonts w:asciiTheme="minorBidi" w:eastAsia="Times New Roman" w:hAnsiTheme="minorBidi" w:cs="Arial"/>
                      <w:b/>
                      <w:bCs/>
                      <w:color w:val="000000"/>
                      <w:sz w:val="16"/>
                      <w:szCs w:val="16"/>
                      <w:rtl/>
                      <w:lang w:val="he-IL" w:eastAsia="he-IL"/>
                    </w:rPr>
                  </w:pPr>
                  <w:del w:id="319" w:author="מרול אטמן" w:date="2024-03-24T15:31:00Z">
                    <w:r w:rsidRPr="001C3608" w:rsidDel="00353489">
                      <w:rPr>
                        <w:rFonts w:asciiTheme="minorBidi" w:eastAsia="Times New Roman" w:hAnsiTheme="minorBidi" w:cs="Arial"/>
                        <w:b/>
                        <w:bCs/>
                        <w:color w:val="000000"/>
                        <w:sz w:val="16"/>
                        <w:szCs w:val="16"/>
                        <w:rtl/>
                        <w:lang w:val="he-IL" w:eastAsia="he-IL"/>
                      </w:rPr>
                      <w:delText>328</w:delText>
                    </w:r>
                  </w:del>
                </w:p>
                <w:p w14:paraId="7A5E5178" w14:textId="48A60CAD"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20" w:author="מרול אטמן" w:date="2024-03-24T15:31:00Z"/>
                      <w:rFonts w:asciiTheme="minorBidi" w:eastAsia="Times New Roman" w:hAnsiTheme="minorBidi" w:cs="Arial"/>
                      <w:b/>
                      <w:bCs/>
                      <w:color w:val="000000"/>
                      <w:sz w:val="16"/>
                      <w:szCs w:val="16"/>
                      <w:rtl/>
                      <w:lang w:val="he-IL" w:eastAsia="he-IL"/>
                    </w:rPr>
                  </w:pPr>
                  <w:del w:id="321" w:author="מרול אטמן" w:date="2024-03-24T15:31:00Z">
                    <w:r w:rsidRPr="001C3608" w:rsidDel="00353489">
                      <w:rPr>
                        <w:rFonts w:asciiTheme="minorBidi" w:eastAsia="Times New Roman" w:hAnsiTheme="minorBidi" w:cs="Arial"/>
                        <w:b/>
                        <w:bCs/>
                        <w:color w:val="000000"/>
                        <w:sz w:val="16"/>
                        <w:szCs w:val="16"/>
                        <w:rtl/>
                        <w:lang w:val="he-IL" w:eastAsia="he-IL"/>
                      </w:rPr>
                      <w:delText>309</w:delText>
                    </w:r>
                  </w:del>
                </w:p>
                <w:p w14:paraId="0F686308" w14:textId="4D867B00"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22" w:author="מרול אטמן" w:date="2024-03-24T15:31:00Z"/>
                      <w:rFonts w:asciiTheme="minorBidi" w:eastAsia="Times New Roman" w:hAnsiTheme="minorBidi" w:cs="Arial"/>
                      <w:b/>
                      <w:bCs/>
                      <w:color w:val="000000"/>
                      <w:sz w:val="16"/>
                      <w:szCs w:val="16"/>
                      <w:rtl/>
                      <w:lang w:val="he-IL" w:eastAsia="he-IL"/>
                    </w:rPr>
                  </w:pPr>
                  <w:del w:id="323" w:author="מרול אטמן" w:date="2024-03-24T15:31:00Z">
                    <w:r w:rsidRPr="001C3608" w:rsidDel="00353489">
                      <w:rPr>
                        <w:rFonts w:asciiTheme="minorBidi" w:eastAsia="Times New Roman" w:hAnsiTheme="minorBidi" w:cs="Arial"/>
                        <w:b/>
                        <w:bCs/>
                        <w:color w:val="000000"/>
                        <w:sz w:val="16"/>
                        <w:szCs w:val="16"/>
                        <w:rtl/>
                        <w:lang w:val="he-IL" w:eastAsia="he-IL"/>
                      </w:rPr>
                      <w:delText>316</w:delText>
                    </w:r>
                  </w:del>
                </w:p>
                <w:p w14:paraId="32ABD5E4" w14:textId="422320E9"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24" w:author="מרול אטמן" w:date="2024-03-24T15:31:00Z"/>
                      <w:rFonts w:asciiTheme="minorBidi" w:eastAsia="Times New Roman" w:hAnsiTheme="minorBidi" w:cs="Arial"/>
                      <w:b/>
                      <w:bCs/>
                      <w:color w:val="000000"/>
                      <w:sz w:val="16"/>
                      <w:szCs w:val="16"/>
                      <w:rtl/>
                      <w:lang w:val="he-IL" w:eastAsia="he-IL"/>
                    </w:rPr>
                  </w:pPr>
                  <w:del w:id="325" w:author="מרול אטמן" w:date="2024-03-24T15:31:00Z">
                    <w:r w:rsidRPr="001C3608" w:rsidDel="00353489">
                      <w:rPr>
                        <w:rFonts w:asciiTheme="minorBidi" w:eastAsia="Times New Roman" w:hAnsiTheme="minorBidi" w:cs="Arial"/>
                        <w:b/>
                        <w:bCs/>
                        <w:color w:val="000000"/>
                        <w:sz w:val="16"/>
                        <w:szCs w:val="16"/>
                        <w:rtl/>
                        <w:lang w:val="he-IL" w:eastAsia="he-IL"/>
                      </w:rPr>
                      <w:delText>313</w:delText>
                    </w:r>
                  </w:del>
                </w:p>
                <w:p w14:paraId="05395736" w14:textId="4C393813"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26" w:author="מרול אטמן" w:date="2024-03-24T15:31:00Z"/>
                      <w:rFonts w:asciiTheme="minorBidi" w:eastAsia="Times New Roman" w:hAnsiTheme="minorBidi" w:cs="Arial"/>
                      <w:b/>
                      <w:bCs/>
                      <w:color w:val="000000"/>
                      <w:sz w:val="16"/>
                      <w:szCs w:val="16"/>
                      <w:rtl/>
                      <w:lang w:val="he-IL" w:eastAsia="he-IL"/>
                    </w:rPr>
                  </w:pPr>
                  <w:del w:id="327" w:author="מרול אטמן" w:date="2024-03-24T15:31:00Z">
                    <w:r w:rsidRPr="001C3608" w:rsidDel="00353489">
                      <w:rPr>
                        <w:rFonts w:asciiTheme="minorBidi" w:eastAsia="Times New Roman" w:hAnsiTheme="minorBidi" w:cs="Arial"/>
                        <w:b/>
                        <w:bCs/>
                        <w:color w:val="000000"/>
                        <w:sz w:val="16"/>
                        <w:szCs w:val="16"/>
                        <w:rtl/>
                        <w:lang w:val="he-IL" w:eastAsia="he-IL"/>
                      </w:rPr>
                      <w:delText>314</w:delText>
                    </w:r>
                  </w:del>
                </w:p>
                <w:p w14:paraId="03D35BC2" w14:textId="25B2F3FF"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28" w:author="מרול אטמן" w:date="2024-03-24T15:31:00Z"/>
                      <w:rFonts w:asciiTheme="minorBidi" w:eastAsia="Times New Roman" w:hAnsiTheme="minorBidi" w:cs="Arial"/>
                      <w:b/>
                      <w:bCs/>
                      <w:color w:val="000000"/>
                      <w:sz w:val="16"/>
                      <w:szCs w:val="16"/>
                      <w:rtl/>
                      <w:lang w:val="he-IL" w:eastAsia="he-IL"/>
                    </w:rPr>
                  </w:pPr>
                  <w:del w:id="329" w:author="מרול אטמן" w:date="2024-03-24T15:31:00Z">
                    <w:r w:rsidRPr="001C3608" w:rsidDel="00353489">
                      <w:rPr>
                        <w:rFonts w:asciiTheme="minorBidi" w:eastAsia="Times New Roman" w:hAnsiTheme="minorBidi" w:cs="Arial"/>
                        <w:b/>
                        <w:bCs/>
                        <w:color w:val="000000"/>
                        <w:sz w:val="16"/>
                        <w:szCs w:val="16"/>
                        <w:rtl/>
                        <w:lang w:val="he-IL" w:eastAsia="he-IL"/>
                      </w:rPr>
                      <w:delText>345</w:delText>
                    </w:r>
                  </w:del>
                </w:p>
                <w:p w14:paraId="5E73CA3C" w14:textId="5D47432B"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30" w:author="מרול אטמן" w:date="2024-03-24T15:31:00Z"/>
                      <w:rFonts w:asciiTheme="minorBidi" w:eastAsia="Times New Roman" w:hAnsiTheme="minorBidi" w:cs="David"/>
                      <w:b/>
                      <w:color w:val="000000"/>
                      <w:sz w:val="16"/>
                      <w:szCs w:val="16"/>
                      <w:rtl/>
                      <w:lang w:val="he-IL" w:eastAsia="he-IL"/>
                    </w:rPr>
                  </w:pPr>
                </w:p>
              </w:tc>
            </w:tr>
            <w:tr w:rsidR="001C3608" w:rsidRPr="001C3608" w:rsidDel="00353489" w14:paraId="7D99DF47" w14:textId="63C15E15" w:rsidTr="00B34998">
              <w:trPr>
                <w:gridBefore w:val="1"/>
                <w:wBefore w:w="7" w:type="dxa"/>
                <w:trHeight w:val="624"/>
                <w:del w:id="331" w:author="מרול אטמן" w:date="2024-03-24T15:31:00Z"/>
              </w:trPr>
              <w:tc>
                <w:tcPr>
                  <w:tcW w:w="1277" w:type="dxa"/>
                  <w:shd w:val="clear" w:color="auto" w:fill="FFFFFF" w:themeFill="background1"/>
                </w:tcPr>
                <w:p w14:paraId="0FB5BE17" w14:textId="38AE5A09"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32" w:author="מרול אטמן" w:date="2024-03-24T15:31:00Z"/>
                      <w:rFonts w:ascii="David" w:eastAsia="Times New Roman" w:hAnsi="David" w:cs="David"/>
                      <w:color w:val="000000"/>
                      <w:sz w:val="24"/>
                      <w:szCs w:val="24"/>
                      <w:rtl/>
                      <w:lang w:val="he-IL" w:eastAsia="he-IL"/>
                    </w:rPr>
                  </w:pPr>
                  <w:del w:id="333" w:author="מרול אטמן" w:date="2024-03-24T15:31:00Z">
                    <w:r w:rsidRPr="001C3608" w:rsidDel="00353489">
                      <w:rPr>
                        <w:rFonts w:ascii="David" w:eastAsia="Times New Roman" w:hAnsi="David" w:cs="David"/>
                        <w:color w:val="000000"/>
                        <w:sz w:val="24"/>
                        <w:szCs w:val="24"/>
                        <w:rtl/>
                        <w:lang w:val="he-IL" w:eastAsia="he-IL"/>
                      </w:rPr>
                      <w:delText xml:space="preserve">ביטוח חבות המוצר </w:delText>
                    </w:r>
                  </w:del>
                </w:p>
              </w:tc>
              <w:tc>
                <w:tcPr>
                  <w:tcW w:w="992" w:type="dxa"/>
                  <w:shd w:val="clear" w:color="auto" w:fill="FFFFFF" w:themeFill="background1"/>
                </w:tcPr>
                <w:p w14:paraId="4A4A375F" w14:textId="13C0D24E"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34" w:author="מרול אטמן" w:date="2024-03-24T15:31:00Z"/>
                      <w:rFonts w:ascii="David" w:eastAsia="Times New Roman" w:hAnsi="David" w:cs="David"/>
                      <w:color w:val="000000"/>
                      <w:sz w:val="24"/>
                      <w:szCs w:val="24"/>
                      <w:rtl/>
                      <w:lang w:val="he-IL" w:eastAsia="he-IL"/>
                    </w:rPr>
                  </w:pPr>
                </w:p>
              </w:tc>
              <w:tc>
                <w:tcPr>
                  <w:tcW w:w="992" w:type="dxa"/>
                  <w:shd w:val="clear" w:color="auto" w:fill="FFFFFF" w:themeFill="background1"/>
                </w:tcPr>
                <w:p w14:paraId="1C3B0823" w14:textId="6750B54D"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35" w:author="מרול אטמן" w:date="2024-03-24T15:31:00Z"/>
                      <w:rFonts w:ascii="David" w:eastAsia="Times New Roman" w:hAnsi="David" w:cs="David"/>
                      <w:color w:val="000000"/>
                      <w:sz w:val="24"/>
                      <w:szCs w:val="24"/>
                      <w:rtl/>
                      <w:lang w:val="he-IL" w:eastAsia="he-IL"/>
                    </w:rPr>
                  </w:pPr>
                </w:p>
              </w:tc>
              <w:tc>
                <w:tcPr>
                  <w:tcW w:w="1276" w:type="dxa"/>
                  <w:shd w:val="clear" w:color="auto" w:fill="FFFFFF" w:themeFill="background1"/>
                </w:tcPr>
                <w:p w14:paraId="1FB3EB47" w14:textId="1E48494E"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36" w:author="מרול אטמן" w:date="2024-03-24T15:31:00Z"/>
                      <w:rFonts w:ascii="David" w:eastAsia="Times New Roman" w:hAnsi="David" w:cs="David"/>
                      <w:color w:val="000000"/>
                      <w:sz w:val="24"/>
                      <w:szCs w:val="24"/>
                      <w:rtl/>
                      <w:lang w:val="he-IL" w:eastAsia="he-IL"/>
                    </w:rPr>
                  </w:pPr>
                </w:p>
              </w:tc>
              <w:tc>
                <w:tcPr>
                  <w:tcW w:w="1134" w:type="dxa"/>
                  <w:shd w:val="clear" w:color="auto" w:fill="FFFFFF" w:themeFill="background1"/>
                </w:tcPr>
                <w:p w14:paraId="5455BDFC" w14:textId="5630F240"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37" w:author="מרול אטמן" w:date="2024-03-24T15:31:00Z"/>
                      <w:rFonts w:ascii="David" w:eastAsia="Times New Roman" w:hAnsi="David" w:cs="David"/>
                      <w:color w:val="000000"/>
                      <w:sz w:val="24"/>
                      <w:szCs w:val="24"/>
                      <w:rtl/>
                      <w:lang w:val="he-IL" w:eastAsia="he-IL"/>
                    </w:rPr>
                  </w:pPr>
                </w:p>
              </w:tc>
              <w:tc>
                <w:tcPr>
                  <w:tcW w:w="1134" w:type="dxa"/>
                  <w:shd w:val="clear" w:color="auto" w:fill="FFFFFF" w:themeFill="background1"/>
                </w:tcPr>
                <w:p w14:paraId="7866596A" w14:textId="27F50669"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38" w:author="מרול אטמן" w:date="2024-03-24T15:31:00Z"/>
                      <w:rFonts w:ascii="David" w:eastAsia="Times New Roman" w:hAnsi="David" w:cs="David"/>
                      <w:color w:val="000000"/>
                      <w:sz w:val="24"/>
                      <w:szCs w:val="24"/>
                      <w:rtl/>
                      <w:lang w:val="he-IL" w:eastAsia="he-IL"/>
                    </w:rPr>
                  </w:pPr>
                  <w:del w:id="339" w:author="מרול אטמן" w:date="2024-03-24T15:31:00Z">
                    <w:r w:rsidRPr="001C3608" w:rsidDel="00353489">
                      <w:rPr>
                        <w:rFonts w:ascii="David" w:eastAsia="Times New Roman" w:hAnsi="David" w:cs="David"/>
                        <w:color w:val="000000"/>
                        <w:sz w:val="24"/>
                        <w:szCs w:val="24"/>
                        <w:rtl/>
                        <w:lang w:val="he-IL" w:eastAsia="he-IL"/>
                      </w:rPr>
                      <w:delText>16,000,000</w:delText>
                    </w:r>
                  </w:del>
                </w:p>
              </w:tc>
              <w:tc>
                <w:tcPr>
                  <w:tcW w:w="1126" w:type="dxa"/>
                  <w:shd w:val="clear" w:color="auto" w:fill="F2F2F2" w:themeFill="background1" w:themeFillShade="F2"/>
                </w:tcPr>
                <w:p w14:paraId="098134CB" w14:textId="71181100"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40" w:author="מרול אטמן" w:date="2024-03-24T15:31:00Z"/>
                      <w:rFonts w:ascii="David" w:eastAsia="Times New Roman" w:hAnsi="David" w:cs="David"/>
                      <w:color w:val="000000"/>
                      <w:sz w:val="24"/>
                      <w:szCs w:val="24"/>
                      <w:rtl/>
                      <w:lang w:val="he-IL" w:eastAsia="he-IL"/>
                    </w:rPr>
                  </w:pPr>
                  <w:del w:id="341" w:author="מרול אטמן" w:date="2024-03-24T15:31:00Z">
                    <w:r w:rsidRPr="001C3608" w:rsidDel="00353489">
                      <w:rPr>
                        <w:rFonts w:ascii="David" w:eastAsia="Times New Roman" w:hAnsi="David" w:cs="David"/>
                        <w:color w:val="000000"/>
                        <w:sz w:val="24"/>
                        <w:szCs w:val="24"/>
                        <w:rtl/>
                        <w:lang w:val="he-IL" w:eastAsia="he-IL"/>
                      </w:rPr>
                      <w:delText>16,000,000</w:delText>
                    </w:r>
                  </w:del>
                </w:p>
              </w:tc>
              <w:tc>
                <w:tcPr>
                  <w:tcW w:w="1138" w:type="dxa"/>
                  <w:shd w:val="clear" w:color="auto" w:fill="F2F2F2" w:themeFill="background1" w:themeFillShade="F2"/>
                </w:tcPr>
                <w:p w14:paraId="3CD2F7D5" w14:textId="43512BDB"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42" w:author="מרול אטמן" w:date="2024-03-24T15:31: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47A870A" w14:textId="1BCBDC8B"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43" w:author="מרול אטמן" w:date="2024-03-24T15:31:00Z"/>
                      <w:rFonts w:ascii="David" w:eastAsia="Times New Roman" w:hAnsi="David" w:cs="David"/>
                      <w:color w:val="000000"/>
                      <w:sz w:val="24"/>
                      <w:szCs w:val="24"/>
                      <w:rtl/>
                      <w:lang w:val="he-IL" w:eastAsia="he-IL"/>
                    </w:rPr>
                  </w:pPr>
                  <w:del w:id="344" w:author="מרול אטמן" w:date="2024-03-24T15:31:00Z">
                    <w:r w:rsidRPr="001C3608" w:rsidDel="00353489">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6B9B4A3F" w14:textId="6B474DB6"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45" w:author="מרול אטמן" w:date="2024-03-24T15:31:00Z"/>
                      <w:rFonts w:asciiTheme="minorBidi" w:eastAsia="Times New Roman" w:hAnsiTheme="minorBidi" w:cs="Arial"/>
                      <w:b/>
                      <w:bCs/>
                      <w:color w:val="000000"/>
                      <w:sz w:val="16"/>
                      <w:szCs w:val="16"/>
                      <w:rtl/>
                      <w:lang w:val="he-IL" w:eastAsia="he-IL"/>
                    </w:rPr>
                  </w:pPr>
                  <w:del w:id="346" w:author="מרול אטמן" w:date="2024-03-24T15:31:00Z">
                    <w:r w:rsidRPr="001C3608" w:rsidDel="00353489">
                      <w:rPr>
                        <w:rFonts w:asciiTheme="minorBidi" w:eastAsia="Times New Roman" w:hAnsiTheme="minorBidi" w:cs="David"/>
                        <w:b/>
                        <w:color w:val="000000"/>
                        <w:sz w:val="16"/>
                        <w:szCs w:val="16"/>
                        <w:rtl/>
                        <w:lang w:val="he-IL" w:eastAsia="he-IL"/>
                      </w:rPr>
                      <w:delText>328</w:delText>
                    </w:r>
                  </w:del>
                </w:p>
                <w:p w14:paraId="3F7C34E5" w14:textId="297D215A"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47" w:author="מרול אטמן" w:date="2024-03-24T15:31:00Z"/>
                      <w:rFonts w:asciiTheme="minorBidi" w:eastAsia="Times New Roman" w:hAnsiTheme="minorBidi" w:cs="David"/>
                      <w:b/>
                      <w:color w:val="000000"/>
                      <w:sz w:val="16"/>
                      <w:szCs w:val="16"/>
                      <w:rtl/>
                      <w:lang w:val="he-IL" w:eastAsia="he-IL"/>
                    </w:rPr>
                  </w:pPr>
                </w:p>
                <w:p w14:paraId="1B05FF26" w14:textId="6B1639DC"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48" w:author="מרול אטמן" w:date="2024-03-24T15:31:00Z"/>
                      <w:rFonts w:asciiTheme="minorBidi" w:eastAsia="Times New Roman" w:hAnsiTheme="minorBidi" w:cs="David"/>
                      <w:b/>
                      <w:color w:val="000000"/>
                      <w:sz w:val="16"/>
                      <w:szCs w:val="16"/>
                      <w:rtl/>
                      <w:lang w:val="he-IL" w:eastAsia="he-IL"/>
                    </w:rPr>
                  </w:pPr>
                  <w:del w:id="349" w:author="מרול אטמן" w:date="2024-03-24T15:31:00Z">
                    <w:r w:rsidRPr="001C3608" w:rsidDel="00353489">
                      <w:rPr>
                        <w:rFonts w:asciiTheme="minorBidi" w:eastAsia="Times New Roman" w:hAnsiTheme="minorBidi" w:cs="Arial"/>
                        <w:b/>
                        <w:bCs/>
                        <w:color w:val="000000"/>
                        <w:sz w:val="16"/>
                        <w:szCs w:val="16"/>
                        <w:rtl/>
                        <w:lang w:val="he-IL" w:eastAsia="he-IL"/>
                      </w:rPr>
                      <w:delText>321</w:delText>
                    </w:r>
                  </w:del>
                </w:p>
                <w:p w14:paraId="501A12FF" w14:textId="4EB6A0FC"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50" w:author="מרול אטמן" w:date="2024-03-24T15:31:00Z"/>
                      <w:rFonts w:asciiTheme="minorBidi" w:eastAsia="Times New Roman" w:hAnsiTheme="minorBidi" w:cs="David"/>
                      <w:b/>
                      <w:color w:val="000000"/>
                      <w:sz w:val="16"/>
                      <w:szCs w:val="16"/>
                      <w:rtl/>
                      <w:lang w:val="he-IL" w:eastAsia="he-IL"/>
                    </w:rPr>
                  </w:pPr>
                </w:p>
                <w:p w14:paraId="13579156" w14:textId="0366F896"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51" w:author="מרול אטמן" w:date="2024-03-24T15:31:00Z"/>
                      <w:rFonts w:asciiTheme="minorBidi" w:eastAsia="Times New Roman" w:hAnsiTheme="minorBidi" w:cs="Arial"/>
                      <w:b/>
                      <w:bCs/>
                      <w:color w:val="000000"/>
                      <w:sz w:val="16"/>
                      <w:szCs w:val="16"/>
                      <w:rtl/>
                      <w:lang w:val="he-IL" w:eastAsia="he-IL"/>
                    </w:rPr>
                  </w:pPr>
                  <w:del w:id="352" w:author="מרול אטמן" w:date="2024-03-24T15:31:00Z">
                    <w:r w:rsidRPr="001C3608" w:rsidDel="00353489">
                      <w:rPr>
                        <w:rFonts w:asciiTheme="minorBidi" w:eastAsia="Times New Roman" w:hAnsiTheme="minorBidi" w:cs="David"/>
                        <w:b/>
                        <w:color w:val="000000"/>
                        <w:sz w:val="16"/>
                        <w:szCs w:val="16"/>
                        <w:rtl/>
                        <w:lang w:val="he-IL" w:eastAsia="he-IL"/>
                      </w:rPr>
                      <w:delText>302</w:delText>
                    </w:r>
                  </w:del>
                </w:p>
                <w:p w14:paraId="216F5BC6" w14:textId="68A38C3F"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53" w:author="מרול אטמן" w:date="2024-03-24T15:31:00Z"/>
                      <w:rFonts w:asciiTheme="minorBidi" w:eastAsia="Times New Roman" w:hAnsiTheme="minorBidi" w:cs="David"/>
                      <w:b/>
                      <w:color w:val="000000"/>
                      <w:sz w:val="16"/>
                      <w:szCs w:val="16"/>
                      <w:rtl/>
                      <w:lang w:val="he-IL" w:eastAsia="he-IL"/>
                    </w:rPr>
                  </w:pPr>
                  <w:del w:id="354" w:author="מרול אטמן" w:date="2024-03-24T15:31:00Z">
                    <w:r w:rsidRPr="001C3608" w:rsidDel="00353489">
                      <w:rPr>
                        <w:rFonts w:asciiTheme="minorBidi" w:eastAsia="Times New Roman" w:hAnsiTheme="minorBidi" w:cs="David"/>
                        <w:b/>
                        <w:color w:val="000000"/>
                        <w:sz w:val="16"/>
                        <w:szCs w:val="16"/>
                        <w:rtl/>
                        <w:lang w:val="he-IL" w:eastAsia="he-IL"/>
                      </w:rPr>
                      <w:delText>332 (12 חודשים)</w:delText>
                    </w:r>
                  </w:del>
                </w:p>
                <w:p w14:paraId="48207200" w14:textId="1F389A42"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55" w:author="מרול אטמן" w:date="2024-03-24T15:31:00Z"/>
                      <w:rFonts w:asciiTheme="minorBidi" w:eastAsia="Times New Roman" w:hAnsiTheme="minorBidi" w:cs="Arial"/>
                      <w:b/>
                      <w:bCs/>
                      <w:color w:val="000000"/>
                      <w:sz w:val="16"/>
                      <w:szCs w:val="16"/>
                      <w:rtl/>
                      <w:lang w:val="he-IL" w:eastAsia="he-IL"/>
                    </w:rPr>
                  </w:pPr>
                  <w:del w:id="356" w:author="מרול אטמן" w:date="2024-03-24T15:31:00Z">
                    <w:r w:rsidRPr="001C3608" w:rsidDel="00353489">
                      <w:rPr>
                        <w:rFonts w:asciiTheme="minorBidi" w:eastAsia="Times New Roman" w:hAnsiTheme="minorBidi" w:cs="David"/>
                        <w:b/>
                        <w:color w:val="000000"/>
                        <w:sz w:val="16"/>
                        <w:szCs w:val="16"/>
                        <w:rtl/>
                        <w:lang w:val="he-IL" w:eastAsia="he-IL"/>
                      </w:rPr>
                      <w:delText>347</w:delText>
                    </w:r>
                  </w:del>
                </w:p>
                <w:p w14:paraId="1FC2573F" w14:textId="0166E73A"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rPr>
                      <w:del w:id="357" w:author="מרול אטמן" w:date="2024-03-24T15:31:00Z"/>
                      <w:rFonts w:ascii="David" w:eastAsia="Times New Roman" w:hAnsi="David" w:cs="David"/>
                      <w:bCs/>
                      <w:color w:val="000000"/>
                      <w:sz w:val="16"/>
                      <w:szCs w:val="16"/>
                      <w:rtl/>
                      <w:lang w:val="he-IL" w:eastAsia="he-IL"/>
                    </w:rPr>
                  </w:pPr>
                  <w:del w:id="358" w:author="מרול אטמן" w:date="2024-03-24T15:31:00Z">
                    <w:r w:rsidRPr="001C3608" w:rsidDel="00353489">
                      <w:rPr>
                        <w:rFonts w:ascii="David" w:eastAsia="Times New Roman" w:hAnsi="David" w:cs="David"/>
                        <w:bCs/>
                        <w:color w:val="000000"/>
                        <w:sz w:val="16"/>
                        <w:szCs w:val="16"/>
                        <w:rtl/>
                        <w:lang w:val="he-IL" w:eastAsia="he-IL"/>
                      </w:rPr>
                      <w:delText>309</w:delText>
                    </w:r>
                  </w:del>
                </w:p>
              </w:tc>
            </w:tr>
            <w:tr w:rsidR="001C3608" w:rsidRPr="001C3608" w:rsidDel="00353489" w14:paraId="7647E2D2" w14:textId="75159C3A" w:rsidTr="00B34998">
              <w:trPr>
                <w:gridBefore w:val="1"/>
                <w:wBefore w:w="7" w:type="dxa"/>
                <w:trHeight w:val="624"/>
                <w:del w:id="359" w:author="מרול אטמן" w:date="2024-03-24T15:31:00Z"/>
              </w:trPr>
              <w:tc>
                <w:tcPr>
                  <w:tcW w:w="1277" w:type="dxa"/>
                  <w:shd w:val="clear" w:color="auto" w:fill="FFFFFF" w:themeFill="background1"/>
                </w:tcPr>
                <w:p w14:paraId="1317AD5E" w14:textId="0726A80D"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60" w:author="מרול אטמן" w:date="2024-03-24T15:31:00Z"/>
                      <w:rFonts w:ascii="David" w:eastAsia="Times New Roman" w:hAnsi="David" w:cs="David"/>
                      <w:color w:val="000000"/>
                      <w:sz w:val="24"/>
                      <w:szCs w:val="24"/>
                      <w:rtl/>
                      <w:lang w:val="he-IL" w:eastAsia="he-IL"/>
                    </w:rPr>
                  </w:pPr>
                  <w:del w:id="361" w:author="מרול אטמן" w:date="2024-03-24T15:31:00Z">
                    <w:r w:rsidRPr="001C3608" w:rsidDel="00353489">
                      <w:rPr>
                        <w:rFonts w:ascii="David" w:eastAsia="Times New Roman" w:hAnsi="David" w:cs="David"/>
                        <w:color w:val="000000"/>
                        <w:sz w:val="24"/>
                        <w:szCs w:val="24"/>
                        <w:rtl/>
                        <w:lang w:val="he-IL" w:eastAsia="he-IL"/>
                      </w:rPr>
                      <w:delText>אחריות מקצועית</w:delText>
                    </w:r>
                  </w:del>
                </w:p>
              </w:tc>
              <w:tc>
                <w:tcPr>
                  <w:tcW w:w="992" w:type="dxa"/>
                  <w:shd w:val="clear" w:color="auto" w:fill="FFFFFF" w:themeFill="background1"/>
                </w:tcPr>
                <w:p w14:paraId="0E62AB52" w14:textId="7109BCE2"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62" w:author="מרול אטמן" w:date="2024-03-24T15:31:00Z"/>
                      <w:rFonts w:ascii="David" w:eastAsia="Times New Roman" w:hAnsi="David" w:cs="David"/>
                      <w:color w:val="000000"/>
                      <w:sz w:val="24"/>
                      <w:szCs w:val="24"/>
                      <w:rtl/>
                      <w:lang w:val="he-IL" w:eastAsia="he-IL"/>
                    </w:rPr>
                  </w:pPr>
                </w:p>
              </w:tc>
              <w:tc>
                <w:tcPr>
                  <w:tcW w:w="992" w:type="dxa"/>
                  <w:shd w:val="clear" w:color="auto" w:fill="FFFFFF" w:themeFill="background1"/>
                </w:tcPr>
                <w:p w14:paraId="7A5316CB" w14:textId="1DA012DB"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63" w:author="מרול אטמן" w:date="2024-03-24T15:31:00Z"/>
                      <w:rFonts w:ascii="David" w:eastAsia="Times New Roman" w:hAnsi="David" w:cs="David"/>
                      <w:color w:val="000000"/>
                      <w:sz w:val="24"/>
                      <w:szCs w:val="24"/>
                      <w:rtl/>
                      <w:lang w:val="he-IL" w:eastAsia="he-IL"/>
                    </w:rPr>
                  </w:pPr>
                </w:p>
              </w:tc>
              <w:tc>
                <w:tcPr>
                  <w:tcW w:w="1276" w:type="dxa"/>
                  <w:shd w:val="clear" w:color="auto" w:fill="FFFFFF" w:themeFill="background1"/>
                </w:tcPr>
                <w:p w14:paraId="609E57D0" w14:textId="21000CA4"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64" w:author="מרול אטמן" w:date="2024-03-24T15:31:00Z"/>
                      <w:rFonts w:ascii="David" w:eastAsia="Times New Roman" w:hAnsi="David" w:cs="David"/>
                      <w:color w:val="000000"/>
                      <w:sz w:val="24"/>
                      <w:szCs w:val="24"/>
                      <w:rtl/>
                      <w:lang w:val="he-IL" w:eastAsia="he-IL"/>
                    </w:rPr>
                  </w:pPr>
                </w:p>
              </w:tc>
              <w:tc>
                <w:tcPr>
                  <w:tcW w:w="1134" w:type="dxa"/>
                  <w:shd w:val="clear" w:color="auto" w:fill="FFFFFF" w:themeFill="background1"/>
                </w:tcPr>
                <w:p w14:paraId="359BC052" w14:textId="19F1A215"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65" w:author="מרול אטמן" w:date="2024-03-24T15:31:00Z"/>
                      <w:rFonts w:ascii="David" w:eastAsia="Times New Roman" w:hAnsi="David" w:cs="David"/>
                      <w:color w:val="000000"/>
                      <w:sz w:val="24"/>
                      <w:szCs w:val="24"/>
                      <w:rtl/>
                      <w:lang w:val="he-IL" w:eastAsia="he-IL"/>
                    </w:rPr>
                  </w:pPr>
                </w:p>
              </w:tc>
              <w:tc>
                <w:tcPr>
                  <w:tcW w:w="1134" w:type="dxa"/>
                  <w:shd w:val="clear" w:color="auto" w:fill="FFFFFF" w:themeFill="background1"/>
                </w:tcPr>
                <w:p w14:paraId="332DEA00" w14:textId="6DCD8849"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66" w:author="מרול אטמן" w:date="2024-03-24T15:31:00Z"/>
                      <w:rFonts w:ascii="David" w:eastAsia="Times New Roman" w:hAnsi="David" w:cs="David"/>
                      <w:color w:val="000000"/>
                      <w:sz w:val="24"/>
                      <w:szCs w:val="24"/>
                      <w:rtl/>
                      <w:lang w:val="he-IL" w:eastAsia="he-IL"/>
                    </w:rPr>
                  </w:pPr>
                  <w:del w:id="367" w:author="מרול אטמן" w:date="2024-03-24T15:31:00Z">
                    <w:r w:rsidRPr="001C3608" w:rsidDel="00353489">
                      <w:rPr>
                        <w:rFonts w:ascii="David" w:eastAsia="Times New Roman" w:hAnsi="David" w:cs="David"/>
                        <w:color w:val="000000"/>
                        <w:sz w:val="24"/>
                        <w:szCs w:val="24"/>
                        <w:rtl/>
                        <w:lang w:val="he-IL" w:eastAsia="he-IL"/>
                      </w:rPr>
                      <w:delText>6,000,000</w:delText>
                    </w:r>
                  </w:del>
                </w:p>
              </w:tc>
              <w:tc>
                <w:tcPr>
                  <w:tcW w:w="1126" w:type="dxa"/>
                  <w:shd w:val="clear" w:color="auto" w:fill="F2F2F2" w:themeFill="background1" w:themeFillShade="F2"/>
                </w:tcPr>
                <w:p w14:paraId="0376BE2C" w14:textId="69CA1F67"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68" w:author="מרול אטמן" w:date="2024-03-24T15:31:00Z"/>
                      <w:rFonts w:ascii="David" w:eastAsia="Times New Roman" w:hAnsi="David" w:cs="David"/>
                      <w:color w:val="000000"/>
                      <w:sz w:val="24"/>
                      <w:szCs w:val="24"/>
                      <w:rtl/>
                      <w:lang w:val="he-IL" w:eastAsia="he-IL"/>
                    </w:rPr>
                  </w:pPr>
                  <w:del w:id="369" w:author="מרול אטמן" w:date="2024-03-24T15:31:00Z">
                    <w:r w:rsidRPr="001C3608" w:rsidDel="00353489">
                      <w:rPr>
                        <w:rFonts w:ascii="David" w:eastAsia="Times New Roman" w:hAnsi="David" w:cs="David"/>
                        <w:color w:val="000000"/>
                        <w:sz w:val="24"/>
                        <w:szCs w:val="24"/>
                        <w:rtl/>
                        <w:lang w:val="he-IL" w:eastAsia="he-IL"/>
                      </w:rPr>
                      <w:delText>6,000,000</w:delText>
                    </w:r>
                  </w:del>
                </w:p>
              </w:tc>
              <w:tc>
                <w:tcPr>
                  <w:tcW w:w="1138" w:type="dxa"/>
                  <w:shd w:val="clear" w:color="auto" w:fill="F2F2F2" w:themeFill="background1" w:themeFillShade="F2"/>
                </w:tcPr>
                <w:p w14:paraId="7D6A4BFD" w14:textId="0A23AB0F"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70" w:author="מרול אטמן" w:date="2024-03-24T15:31: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1F216FA" w14:textId="064C33F9"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71" w:author="מרול אטמן" w:date="2024-03-24T15:31:00Z"/>
                      <w:rFonts w:ascii="David" w:eastAsia="Times New Roman" w:hAnsi="David" w:cs="David"/>
                      <w:color w:val="000000"/>
                      <w:sz w:val="24"/>
                      <w:szCs w:val="24"/>
                      <w:rtl/>
                      <w:lang w:val="he-IL" w:eastAsia="he-IL"/>
                    </w:rPr>
                  </w:pPr>
                  <w:del w:id="372" w:author="מרול אטמן" w:date="2024-03-24T15:31:00Z">
                    <w:r w:rsidRPr="001C3608" w:rsidDel="00353489">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6F686E94" w14:textId="2ADE1243"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373" w:author="מרול אטמן" w:date="2024-03-24T15:31:00Z"/>
                      <w:rFonts w:asciiTheme="minorBidi" w:eastAsia="Times New Roman" w:hAnsiTheme="minorBidi" w:cs="David"/>
                      <w:b/>
                      <w:color w:val="000000"/>
                      <w:sz w:val="16"/>
                      <w:szCs w:val="16"/>
                      <w:rtl/>
                      <w:lang w:val="he-IL" w:eastAsia="he-IL"/>
                    </w:rPr>
                  </w:pPr>
                  <w:del w:id="374" w:author="מרול אטמן" w:date="2024-03-24T15:31:00Z">
                    <w:r w:rsidRPr="001C3608" w:rsidDel="00353489">
                      <w:rPr>
                        <w:rFonts w:asciiTheme="minorBidi" w:eastAsia="Times New Roman" w:hAnsiTheme="minorBidi" w:cs="David"/>
                        <w:b/>
                        <w:color w:val="000000"/>
                        <w:sz w:val="16"/>
                        <w:szCs w:val="16"/>
                        <w:rtl/>
                        <w:lang w:val="he-IL" w:eastAsia="he-IL"/>
                      </w:rPr>
                      <w:delText>321</w:delText>
                    </w:r>
                  </w:del>
                </w:p>
                <w:p w14:paraId="1467040D" w14:textId="60F9D6DB"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375" w:author="מרול אטמן" w:date="2024-03-24T15:31:00Z"/>
                      <w:rFonts w:asciiTheme="minorBidi" w:eastAsia="Times New Roman" w:hAnsiTheme="minorBidi" w:cs="David"/>
                      <w:b/>
                      <w:color w:val="000000"/>
                      <w:sz w:val="16"/>
                      <w:szCs w:val="16"/>
                      <w:rtl/>
                      <w:lang w:val="he-IL" w:eastAsia="he-IL"/>
                    </w:rPr>
                  </w:pPr>
                  <w:del w:id="376" w:author="מרול אטמן" w:date="2024-03-24T15:31:00Z">
                    <w:r w:rsidRPr="001C3608" w:rsidDel="00353489">
                      <w:rPr>
                        <w:rFonts w:asciiTheme="minorBidi" w:eastAsia="Times New Roman" w:hAnsiTheme="minorBidi" w:cs="David"/>
                        <w:b/>
                        <w:color w:val="000000"/>
                        <w:sz w:val="16"/>
                        <w:szCs w:val="16"/>
                        <w:rtl/>
                        <w:lang w:val="he-IL" w:eastAsia="he-IL"/>
                      </w:rPr>
                      <w:delText>328</w:delText>
                    </w:r>
                  </w:del>
                </w:p>
                <w:p w14:paraId="4F1329EF" w14:textId="0732F214"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377" w:author="מרול אטמן" w:date="2024-03-24T15:31:00Z"/>
                      <w:rFonts w:asciiTheme="minorBidi" w:eastAsia="Times New Roman" w:hAnsiTheme="minorBidi" w:cs="David"/>
                      <w:b/>
                      <w:color w:val="000000"/>
                      <w:sz w:val="16"/>
                      <w:szCs w:val="16"/>
                      <w:rtl/>
                      <w:lang w:val="he-IL" w:eastAsia="he-IL"/>
                    </w:rPr>
                  </w:pPr>
                  <w:del w:id="378" w:author="מרול אטמן" w:date="2024-03-24T15:31:00Z">
                    <w:r w:rsidRPr="001C3608" w:rsidDel="00353489">
                      <w:rPr>
                        <w:rFonts w:asciiTheme="minorBidi" w:eastAsia="Times New Roman" w:hAnsiTheme="minorBidi" w:cs="David"/>
                        <w:b/>
                        <w:color w:val="000000"/>
                        <w:sz w:val="16"/>
                        <w:szCs w:val="16"/>
                        <w:rtl/>
                        <w:lang w:val="he-IL" w:eastAsia="he-IL"/>
                      </w:rPr>
                      <w:delText>327</w:delText>
                    </w:r>
                  </w:del>
                </w:p>
                <w:p w14:paraId="2D3C8D0B" w14:textId="165A720B"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379" w:author="מרול אטמן" w:date="2024-03-24T15:31:00Z"/>
                      <w:rFonts w:asciiTheme="minorBidi" w:eastAsia="Times New Roman" w:hAnsiTheme="minorBidi" w:cs="David"/>
                      <w:b/>
                      <w:color w:val="000000"/>
                      <w:sz w:val="16"/>
                      <w:szCs w:val="16"/>
                      <w:rtl/>
                      <w:lang w:val="he-IL" w:eastAsia="he-IL"/>
                    </w:rPr>
                  </w:pPr>
                  <w:del w:id="380" w:author="מרול אטמן" w:date="2024-03-24T15:31:00Z">
                    <w:r w:rsidRPr="001C3608" w:rsidDel="00353489">
                      <w:rPr>
                        <w:rFonts w:asciiTheme="minorBidi" w:eastAsia="Times New Roman" w:hAnsiTheme="minorBidi" w:cs="David"/>
                        <w:b/>
                        <w:color w:val="000000"/>
                        <w:sz w:val="16"/>
                        <w:szCs w:val="16"/>
                        <w:rtl/>
                        <w:lang w:val="he-IL" w:eastAsia="he-IL"/>
                      </w:rPr>
                      <w:delText>332- 6 חודשים</w:delText>
                    </w:r>
                  </w:del>
                </w:p>
                <w:p w14:paraId="06FBA2F6" w14:textId="726B029C"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381" w:author="מרול אטמן" w:date="2024-03-24T15:31:00Z"/>
                      <w:rFonts w:ascii="David" w:eastAsia="Times New Roman" w:hAnsi="David" w:cs="David"/>
                      <w:bCs/>
                      <w:color w:val="000000"/>
                      <w:sz w:val="16"/>
                      <w:szCs w:val="16"/>
                      <w:rtl/>
                      <w:lang w:val="he-IL" w:eastAsia="he-IL"/>
                    </w:rPr>
                  </w:pPr>
                  <w:del w:id="382" w:author="מרול אטמן" w:date="2024-03-24T15:31:00Z">
                    <w:r w:rsidRPr="001C3608" w:rsidDel="00353489">
                      <w:rPr>
                        <w:rFonts w:ascii="David" w:eastAsia="Times New Roman" w:hAnsi="David" w:cs="David"/>
                        <w:bCs/>
                        <w:color w:val="000000"/>
                        <w:sz w:val="16"/>
                        <w:szCs w:val="16"/>
                        <w:rtl/>
                        <w:lang w:val="he-IL" w:eastAsia="he-IL"/>
                      </w:rPr>
                      <w:delText>309</w:delText>
                    </w:r>
                  </w:del>
                </w:p>
                <w:p w14:paraId="7EA7612C" w14:textId="2E47019C"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383" w:author="מרול אטמן" w:date="2024-03-24T15:31:00Z"/>
                      <w:rFonts w:asciiTheme="minorBidi" w:eastAsia="Times New Roman" w:hAnsiTheme="minorBidi" w:cs="David"/>
                      <w:b/>
                      <w:color w:val="000000"/>
                      <w:sz w:val="16"/>
                      <w:szCs w:val="16"/>
                      <w:rtl/>
                      <w:lang w:val="he-IL" w:eastAsia="he-IL"/>
                    </w:rPr>
                  </w:pPr>
                  <w:del w:id="384" w:author="מרול אטמן" w:date="2024-03-24T15:31:00Z">
                    <w:r w:rsidRPr="001C3608" w:rsidDel="00353489">
                      <w:rPr>
                        <w:rFonts w:asciiTheme="minorBidi" w:eastAsia="Times New Roman" w:hAnsiTheme="minorBidi" w:cs="David"/>
                        <w:b/>
                        <w:color w:val="000000"/>
                        <w:sz w:val="16"/>
                        <w:szCs w:val="16"/>
                        <w:rtl/>
                        <w:lang w:val="he-IL" w:eastAsia="he-IL"/>
                      </w:rPr>
                      <w:delText>301</w:delText>
                    </w:r>
                  </w:del>
                </w:p>
              </w:tc>
            </w:tr>
            <w:tr w:rsidR="001C3608" w:rsidRPr="001C3608" w:rsidDel="00353489" w14:paraId="65F4D4AB" w14:textId="0AE7BA8A" w:rsidTr="00B34998">
              <w:trPr>
                <w:gridBefore w:val="1"/>
                <w:wBefore w:w="7" w:type="dxa"/>
                <w:trHeight w:val="624"/>
                <w:del w:id="385" w:author="מרול אטמן" w:date="2024-03-24T15:31:00Z"/>
              </w:trPr>
              <w:tc>
                <w:tcPr>
                  <w:tcW w:w="1277" w:type="dxa"/>
                  <w:shd w:val="clear" w:color="auto" w:fill="FFFFFF" w:themeFill="background1"/>
                </w:tcPr>
                <w:p w14:paraId="3ED58CA6" w14:textId="71B548EA"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86" w:author="מרול אטמן" w:date="2024-03-24T15:31:00Z"/>
                      <w:rFonts w:ascii="David" w:eastAsia="Times New Roman" w:hAnsi="David" w:cs="David"/>
                      <w:color w:val="000000"/>
                      <w:sz w:val="24"/>
                      <w:szCs w:val="24"/>
                      <w:rtl/>
                      <w:lang w:val="he-IL" w:eastAsia="he-IL"/>
                    </w:rPr>
                  </w:pPr>
                  <w:del w:id="387" w:author="מרול אטמן" w:date="2024-03-24T15:31:00Z">
                    <w:r w:rsidRPr="001C3608" w:rsidDel="00353489">
                      <w:rPr>
                        <w:rFonts w:ascii="David" w:eastAsia="Times New Roman" w:hAnsi="David" w:cs="David"/>
                        <w:color w:val="000000"/>
                        <w:sz w:val="24"/>
                        <w:szCs w:val="24"/>
                        <w:rtl/>
                        <w:lang w:val="he-IL" w:eastAsia="he-IL"/>
                      </w:rPr>
                      <w:delText xml:space="preserve">צמ"ה </w:delText>
                    </w:r>
                  </w:del>
                </w:p>
              </w:tc>
              <w:tc>
                <w:tcPr>
                  <w:tcW w:w="992" w:type="dxa"/>
                  <w:shd w:val="clear" w:color="auto" w:fill="FFFFFF" w:themeFill="background1"/>
                </w:tcPr>
                <w:p w14:paraId="2181879C" w14:textId="52BB25CE"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88" w:author="מרול אטמן" w:date="2024-03-24T15:31:00Z"/>
                      <w:rFonts w:ascii="David" w:eastAsia="Times New Roman" w:hAnsi="David" w:cs="David"/>
                      <w:color w:val="000000"/>
                      <w:sz w:val="24"/>
                      <w:szCs w:val="24"/>
                      <w:rtl/>
                      <w:lang w:val="he-IL" w:eastAsia="he-IL"/>
                    </w:rPr>
                  </w:pPr>
                </w:p>
              </w:tc>
              <w:tc>
                <w:tcPr>
                  <w:tcW w:w="992" w:type="dxa"/>
                  <w:shd w:val="clear" w:color="auto" w:fill="FFFFFF" w:themeFill="background1"/>
                </w:tcPr>
                <w:p w14:paraId="013C3435" w14:textId="70A61FC8"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89" w:author="מרול אטמן" w:date="2024-03-24T15:31:00Z"/>
                      <w:rFonts w:ascii="David" w:eastAsia="Times New Roman" w:hAnsi="David" w:cs="David"/>
                      <w:color w:val="000000"/>
                      <w:sz w:val="24"/>
                      <w:szCs w:val="24"/>
                      <w:rtl/>
                      <w:lang w:val="he-IL" w:eastAsia="he-IL"/>
                    </w:rPr>
                  </w:pPr>
                </w:p>
              </w:tc>
              <w:tc>
                <w:tcPr>
                  <w:tcW w:w="1276" w:type="dxa"/>
                  <w:shd w:val="clear" w:color="auto" w:fill="FFFFFF" w:themeFill="background1"/>
                </w:tcPr>
                <w:p w14:paraId="7DAB8222" w14:textId="301E3498"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90" w:author="מרול אטמן" w:date="2024-03-24T15:31:00Z"/>
                      <w:rFonts w:ascii="David" w:eastAsia="Times New Roman" w:hAnsi="David" w:cs="David"/>
                      <w:color w:val="000000"/>
                      <w:sz w:val="24"/>
                      <w:szCs w:val="24"/>
                      <w:rtl/>
                      <w:lang w:val="he-IL" w:eastAsia="he-IL"/>
                    </w:rPr>
                  </w:pPr>
                </w:p>
              </w:tc>
              <w:tc>
                <w:tcPr>
                  <w:tcW w:w="1134" w:type="dxa"/>
                  <w:shd w:val="clear" w:color="auto" w:fill="FFFFFF" w:themeFill="background1"/>
                </w:tcPr>
                <w:p w14:paraId="37AC4AFD" w14:textId="11D4654B"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91" w:author="מרול אטמן" w:date="2024-03-24T15:31:00Z"/>
                      <w:rFonts w:ascii="David" w:eastAsia="Times New Roman" w:hAnsi="David" w:cs="David"/>
                      <w:color w:val="000000"/>
                      <w:sz w:val="24"/>
                      <w:szCs w:val="24"/>
                      <w:rtl/>
                      <w:lang w:val="he-IL" w:eastAsia="he-IL"/>
                    </w:rPr>
                  </w:pPr>
                </w:p>
              </w:tc>
              <w:tc>
                <w:tcPr>
                  <w:tcW w:w="1134" w:type="dxa"/>
                  <w:shd w:val="clear" w:color="auto" w:fill="FFFFFF" w:themeFill="background1"/>
                </w:tcPr>
                <w:p w14:paraId="67C59BDB" w14:textId="1C3E98F5"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92" w:author="מרול אטמן" w:date="2024-03-24T15:31:00Z"/>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22F9197F" w14:textId="287EB703"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93" w:author="מרול אטמן" w:date="2024-03-24T15:31:00Z"/>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4953D70E" w14:textId="203FB6EC"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94" w:author="מרול אטמן" w:date="2024-03-24T15:31: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06E1D96" w14:textId="46A5578F"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395" w:author="מרול אטמן" w:date="2024-03-24T15:31:00Z"/>
                      <w:rFonts w:ascii="David" w:eastAsia="Times New Roman" w:hAnsi="David" w:cs="David"/>
                      <w:color w:val="000000"/>
                      <w:sz w:val="24"/>
                      <w:szCs w:val="24"/>
                      <w:rtl/>
                      <w:lang w:val="he-IL" w:eastAsia="he-IL"/>
                    </w:rPr>
                  </w:pPr>
                  <w:del w:id="396" w:author="מרול אטמן" w:date="2024-03-24T15:31:00Z">
                    <w:r w:rsidRPr="001C3608" w:rsidDel="00353489">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0B71D3BE" w14:textId="01F8513F"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397" w:author="מרול אטמן" w:date="2024-03-24T15:31:00Z"/>
                      <w:rFonts w:asciiTheme="minorBidi" w:eastAsia="Times New Roman" w:hAnsiTheme="minorBidi" w:cs="David"/>
                      <w:b/>
                      <w:color w:val="000000"/>
                      <w:sz w:val="16"/>
                      <w:szCs w:val="16"/>
                      <w:rtl/>
                      <w:lang w:val="he-IL" w:eastAsia="he-IL"/>
                    </w:rPr>
                  </w:pPr>
                  <w:del w:id="398" w:author="מרול אטמן" w:date="2024-03-24T15:31:00Z">
                    <w:r w:rsidRPr="001C3608" w:rsidDel="00353489">
                      <w:rPr>
                        <w:rFonts w:asciiTheme="minorBidi" w:eastAsia="Times New Roman" w:hAnsiTheme="minorBidi" w:cs="David"/>
                        <w:b/>
                        <w:color w:val="000000"/>
                        <w:sz w:val="16"/>
                        <w:szCs w:val="16"/>
                        <w:rtl/>
                        <w:lang w:val="he-IL" w:eastAsia="he-IL"/>
                      </w:rPr>
                      <w:delText>328</w:delText>
                    </w:r>
                  </w:del>
                </w:p>
                <w:p w14:paraId="28D4E81B" w14:textId="07BE8B6F"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399" w:author="מרול אטמן" w:date="2024-03-24T15:31:00Z"/>
                      <w:rFonts w:asciiTheme="minorBidi" w:eastAsia="Times New Roman" w:hAnsiTheme="minorBidi" w:cs="David"/>
                      <w:b/>
                      <w:color w:val="000000"/>
                      <w:sz w:val="16"/>
                      <w:szCs w:val="16"/>
                      <w:rtl/>
                      <w:lang w:val="he-IL" w:eastAsia="he-IL"/>
                    </w:rPr>
                  </w:pPr>
                  <w:del w:id="400" w:author="מרול אטמן" w:date="2024-03-24T15:31:00Z">
                    <w:r w:rsidRPr="001C3608" w:rsidDel="00353489">
                      <w:rPr>
                        <w:rFonts w:asciiTheme="minorBidi" w:eastAsia="Times New Roman" w:hAnsiTheme="minorBidi" w:cs="David"/>
                        <w:b/>
                        <w:color w:val="000000"/>
                        <w:sz w:val="16"/>
                        <w:szCs w:val="16"/>
                        <w:rtl/>
                        <w:lang w:val="he-IL" w:eastAsia="he-IL"/>
                      </w:rPr>
                      <w:delText>321</w:delText>
                    </w:r>
                  </w:del>
                </w:p>
                <w:p w14:paraId="0AD9239C" w14:textId="43A9054B"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401" w:author="מרול אטמן" w:date="2024-03-24T15:31:00Z"/>
                      <w:rFonts w:asciiTheme="minorBidi" w:eastAsia="Times New Roman" w:hAnsiTheme="minorBidi" w:cs="David"/>
                      <w:b/>
                      <w:color w:val="000000"/>
                      <w:sz w:val="16"/>
                      <w:szCs w:val="16"/>
                      <w:rtl/>
                      <w:lang w:val="he-IL" w:eastAsia="he-IL"/>
                    </w:rPr>
                  </w:pPr>
                  <w:del w:id="402" w:author="מרול אטמן" w:date="2024-03-24T15:31:00Z">
                    <w:r w:rsidRPr="001C3608" w:rsidDel="00353489">
                      <w:rPr>
                        <w:rFonts w:asciiTheme="minorBidi" w:eastAsia="Times New Roman" w:hAnsiTheme="minorBidi" w:cs="David"/>
                        <w:b/>
                        <w:color w:val="000000"/>
                        <w:sz w:val="16"/>
                        <w:szCs w:val="16"/>
                        <w:rtl/>
                        <w:lang w:val="he-IL" w:eastAsia="he-IL"/>
                      </w:rPr>
                      <w:delText>312</w:delText>
                    </w:r>
                  </w:del>
                </w:p>
                <w:p w14:paraId="4737DC4E" w14:textId="2ADF774F"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403" w:author="מרול אטמן" w:date="2024-03-24T15:31:00Z"/>
                      <w:rFonts w:asciiTheme="minorBidi" w:eastAsia="Times New Roman" w:hAnsiTheme="minorBidi" w:cs="David"/>
                      <w:b/>
                      <w:color w:val="000000"/>
                      <w:sz w:val="16"/>
                      <w:szCs w:val="16"/>
                      <w:rtl/>
                      <w:lang w:val="he-IL" w:eastAsia="he-IL"/>
                    </w:rPr>
                  </w:pPr>
                  <w:del w:id="404" w:author="מרול אטמן" w:date="2024-03-24T15:31:00Z">
                    <w:r w:rsidRPr="001C3608" w:rsidDel="00353489">
                      <w:rPr>
                        <w:rFonts w:asciiTheme="minorBidi" w:eastAsia="Times New Roman" w:hAnsiTheme="minorBidi" w:cs="David"/>
                        <w:b/>
                        <w:color w:val="000000"/>
                        <w:sz w:val="16"/>
                        <w:szCs w:val="16"/>
                        <w:rtl/>
                        <w:lang w:val="he-IL" w:eastAsia="he-IL"/>
                      </w:rPr>
                      <w:delText>307</w:delText>
                    </w:r>
                  </w:del>
                </w:p>
                <w:p w14:paraId="450B84DC" w14:textId="59F0EE02"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405" w:author="מרול אטמן" w:date="2024-03-24T15:31:00Z"/>
                      <w:rFonts w:asciiTheme="minorBidi" w:eastAsia="Times New Roman" w:hAnsiTheme="minorBidi" w:cs="David"/>
                      <w:b/>
                      <w:color w:val="000000"/>
                      <w:sz w:val="16"/>
                      <w:szCs w:val="16"/>
                      <w:rtl/>
                      <w:lang w:val="he-IL" w:eastAsia="he-IL"/>
                    </w:rPr>
                  </w:pPr>
                </w:p>
              </w:tc>
            </w:tr>
          </w:tbl>
          <w:p w14:paraId="7C8FA1C6" w14:textId="76EC049D" w:rsidR="001C3608" w:rsidRPr="001C3608" w:rsidDel="00353489" w:rsidRDefault="001C3608" w:rsidP="001C3608">
            <w:pPr>
              <w:widowControl w:val="0"/>
              <w:bidi w:val="0"/>
              <w:spacing w:before="0" w:beforeAutospacing="0" w:after="0" w:afterAutospacing="0" w:line="240" w:lineRule="auto"/>
              <w:ind w:left="84" w:hanging="41"/>
              <w:jc w:val="right"/>
              <w:rPr>
                <w:del w:id="406" w:author="מרול אטמן" w:date="2024-03-24T15:31:00Z"/>
                <w:rFonts w:ascii="David" w:hAnsi="David" w:cs="David"/>
                <w:color w:val="000000"/>
                <w:sz w:val="2"/>
                <w:szCs w:val="2"/>
                <w:rtl/>
                <w:lang w:val="he-IL" w:eastAsia="he-IL"/>
              </w:rPr>
            </w:pPr>
          </w:p>
          <w:tbl>
            <w:tblPr>
              <w:tblStyle w:val="a8"/>
              <w:bidiVisual/>
              <w:tblW w:w="0" w:type="auto"/>
              <w:tblInd w:w="84" w:type="dxa"/>
              <w:tblLook w:val="04A0" w:firstRow="1" w:lastRow="0" w:firstColumn="1" w:lastColumn="0" w:noHBand="0" w:noVBand="1"/>
            </w:tblPr>
            <w:tblGrid>
              <w:gridCol w:w="11530"/>
            </w:tblGrid>
            <w:tr w:rsidR="001C3608" w:rsidRPr="001C3608" w:rsidDel="00353489" w14:paraId="4280C8C2" w14:textId="57A2E4B0" w:rsidTr="00B34998">
              <w:trPr>
                <w:trHeight w:val="57"/>
                <w:tblHeader/>
                <w:del w:id="407" w:author="מרול אטמן" w:date="2024-03-24T15:31:00Z"/>
              </w:trPr>
              <w:tc>
                <w:tcPr>
                  <w:tcW w:w="11530" w:type="dxa"/>
                  <w:shd w:val="clear" w:color="auto" w:fill="F2F2F2" w:themeFill="background1" w:themeFillShade="F2"/>
                </w:tcPr>
                <w:p w14:paraId="2D3E1A39" w14:textId="78AB1DCB"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408" w:author="מרול אטמן" w:date="2024-03-24T15:31:00Z"/>
                      <w:rFonts w:asciiTheme="minorBidi" w:eastAsia="Times New Roman" w:hAnsiTheme="minorBidi" w:cs="David"/>
                      <w:b/>
                      <w:color w:val="000000"/>
                      <w:sz w:val="24"/>
                      <w:szCs w:val="24"/>
                      <w:rtl/>
                      <w:lang w:val="he-IL" w:eastAsia="he-IL"/>
                    </w:rPr>
                  </w:pPr>
                  <w:del w:id="409" w:author="מרול אטמן" w:date="2024-03-24T15:31:00Z">
                    <w:r w:rsidRPr="001C3608" w:rsidDel="00353489">
                      <w:rPr>
                        <w:rFonts w:asciiTheme="minorBidi" w:eastAsia="Times New Roman" w:hAnsiTheme="minorBidi" w:cs="David"/>
                        <w:b/>
                        <w:color w:val="000000"/>
                        <w:sz w:val="24"/>
                        <w:szCs w:val="24"/>
                        <w:rtl/>
                        <w:lang w:val="he-IL" w:eastAsia="he-IL"/>
                      </w:rPr>
                      <w:lastRenderedPageBreak/>
                      <w:delText xml:space="preserve">פירוט השירותים </w:delText>
                    </w:r>
                    <w:r w:rsidRPr="001C3608" w:rsidDel="00353489">
                      <w:rPr>
                        <w:rFonts w:asciiTheme="minorBidi" w:eastAsia="Times New Roman" w:hAnsiTheme="minorBidi" w:cs="David"/>
                        <w:b/>
                        <w:color w:val="000000"/>
                        <w:sz w:val="16"/>
                        <w:szCs w:val="16"/>
                        <w:rtl/>
                        <w:lang w:val="he-IL" w:eastAsia="he-IL"/>
                      </w:rPr>
                      <w:delText xml:space="preserve">(בכפוף, לשירותים המפורטים בהסכם בין המבוטח למבקש האישור, יש לציין את קוד השירות מתוך הרשימה הסגורה המפורטת בנספח </w:delText>
                    </w:r>
                    <w:r w:rsidRPr="001C3608" w:rsidDel="00353489">
                      <w:rPr>
                        <w:rFonts w:asciiTheme="minorBidi" w:eastAsia="Times New Roman" w:hAnsiTheme="minorBidi" w:cs="David"/>
                        <w:bCs/>
                        <w:color w:val="000000"/>
                        <w:sz w:val="16"/>
                        <w:szCs w:val="16"/>
                        <w:rtl/>
                        <w:lang w:val="he-IL" w:eastAsia="he-IL"/>
                      </w:rPr>
                      <w:delText>ג'</w:delText>
                    </w:r>
                    <w:r w:rsidRPr="001C3608" w:rsidDel="00353489">
                      <w:rPr>
                        <w:rFonts w:ascii="David" w:eastAsia="Times New Roman" w:hAnsi="David" w:cs="David"/>
                        <w:color w:val="000000"/>
                        <w:sz w:val="16"/>
                        <w:szCs w:val="16"/>
                        <w:rtl/>
                        <w:lang w:val="he-IL" w:eastAsia="he-IL"/>
                      </w:rPr>
                      <w:delText xml:space="preserve"> כפי שמפורסם על ידי רשות שוק ההון, ביטוח וחסכון</w:delText>
                    </w:r>
                    <w:r w:rsidRPr="001C3608" w:rsidDel="00353489">
                      <w:rPr>
                        <w:rFonts w:asciiTheme="minorBidi" w:eastAsia="Times New Roman" w:hAnsiTheme="minorBidi" w:cs="David"/>
                        <w:b/>
                        <w:color w:val="000000"/>
                        <w:sz w:val="16"/>
                        <w:szCs w:val="16"/>
                        <w:rtl/>
                        <w:lang w:val="he-IL" w:eastAsia="he-IL"/>
                      </w:rPr>
                      <w:delText xml:space="preserve">. </w:delText>
                    </w:r>
                    <w:r w:rsidRPr="001C3608" w:rsidDel="00353489">
                      <w:rPr>
                        <w:rFonts w:ascii="David" w:eastAsia="Times New Roman" w:hAnsi="David" w:cs="David"/>
                        <w:color w:val="000000"/>
                        <w:sz w:val="16"/>
                        <w:szCs w:val="16"/>
                        <w:rtl/>
                        <w:lang w:val="he-IL" w:eastAsia="he-IL"/>
                      </w:rPr>
                      <w:delText>ניתן להציג בנוסף גם המלל המוצג לצד הקוד ברשימה הסגורה</w:delText>
                    </w:r>
                    <w:r w:rsidRPr="001C3608" w:rsidDel="00353489">
                      <w:rPr>
                        <w:rFonts w:asciiTheme="minorBidi" w:eastAsia="Times New Roman" w:hAnsiTheme="minorBidi" w:cs="David"/>
                        <w:b/>
                        <w:color w:val="FF0000"/>
                        <w:sz w:val="16"/>
                        <w:szCs w:val="16"/>
                        <w:rtl/>
                        <w:lang w:val="he-IL" w:eastAsia="he-IL"/>
                      </w:rPr>
                      <w:delText>)*:</w:delText>
                    </w:r>
                  </w:del>
                </w:p>
              </w:tc>
            </w:tr>
            <w:tr w:rsidR="001C3608" w:rsidRPr="001C3608" w:rsidDel="00353489" w14:paraId="373A40EA" w14:textId="34DFB421" w:rsidTr="00B34998">
              <w:trPr>
                <w:trHeight w:val="798"/>
                <w:del w:id="410" w:author="מרול אטמן" w:date="2024-03-24T15:31:00Z"/>
              </w:trPr>
              <w:tc>
                <w:tcPr>
                  <w:tcW w:w="11530" w:type="dxa"/>
                </w:tcPr>
                <w:p w14:paraId="61A2A253" w14:textId="7A414422"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right="78"/>
                    <w:jc w:val="right"/>
                    <w:rPr>
                      <w:del w:id="411" w:author="מרול אטמן" w:date="2024-03-24T15:31:00Z"/>
                      <w:rFonts w:asciiTheme="minorBidi" w:eastAsia="Times New Roman" w:hAnsiTheme="minorBidi" w:cs="David"/>
                      <w:b/>
                      <w:color w:val="000000"/>
                      <w:sz w:val="24"/>
                      <w:szCs w:val="24"/>
                      <w:rtl/>
                      <w:lang w:val="he-IL" w:eastAsia="he-IL"/>
                    </w:rPr>
                  </w:pPr>
                  <w:del w:id="412" w:author="מרול אטמן" w:date="2024-03-24T15:31:00Z">
                    <w:r w:rsidRPr="001C3608" w:rsidDel="00353489">
                      <w:rPr>
                        <w:rFonts w:asciiTheme="minorBidi" w:eastAsia="Times New Roman" w:hAnsiTheme="minorBidi" w:cs="David"/>
                        <w:b/>
                        <w:color w:val="000000"/>
                        <w:sz w:val="24"/>
                        <w:szCs w:val="24"/>
                        <w:rtl/>
                        <w:lang w:val="he-IL" w:eastAsia="he-IL"/>
                      </w:rPr>
                      <w:delText>009</w:delText>
                    </w:r>
                  </w:del>
                </w:p>
              </w:tc>
            </w:tr>
          </w:tbl>
          <w:p w14:paraId="50D92706" w14:textId="050E1F7F" w:rsidR="001C3608" w:rsidRPr="001C3608" w:rsidDel="00353489" w:rsidRDefault="001C3608" w:rsidP="001C3608">
            <w:pPr>
              <w:widowControl w:val="0"/>
              <w:bidi w:val="0"/>
              <w:spacing w:before="0" w:beforeAutospacing="0" w:after="0" w:afterAutospacing="0" w:line="240" w:lineRule="auto"/>
              <w:jc w:val="right"/>
              <w:rPr>
                <w:del w:id="413" w:author="מרול אטמן" w:date="2024-03-24T15:31:00Z"/>
                <w:rFonts w:ascii="Courier New" w:hAnsi="Courier New" w:cs="Courier New"/>
                <w:color w:val="000000"/>
                <w:sz w:val="2"/>
                <w:szCs w:val="2"/>
                <w:rtl/>
                <w:lang w:val="he-IL" w:eastAsia="he-IL"/>
              </w:rPr>
            </w:pPr>
          </w:p>
          <w:tbl>
            <w:tblPr>
              <w:tblStyle w:val="a8"/>
              <w:bidiVisual/>
              <w:tblW w:w="0" w:type="auto"/>
              <w:tblInd w:w="84" w:type="dxa"/>
              <w:tblLook w:val="04A0" w:firstRow="1" w:lastRow="0" w:firstColumn="1" w:lastColumn="0" w:noHBand="0" w:noVBand="1"/>
            </w:tblPr>
            <w:tblGrid>
              <w:gridCol w:w="11530"/>
            </w:tblGrid>
            <w:tr w:rsidR="001C3608" w:rsidRPr="001C3608" w:rsidDel="00353489" w14:paraId="61D94DD4" w14:textId="11917E8A" w:rsidTr="00B34998">
              <w:trPr>
                <w:trHeight w:val="227"/>
                <w:tblHeader/>
                <w:del w:id="414" w:author="מרול אטמן" w:date="2024-03-24T15:31:00Z"/>
              </w:trPr>
              <w:tc>
                <w:tcPr>
                  <w:tcW w:w="11530" w:type="dxa"/>
                  <w:shd w:val="clear" w:color="auto" w:fill="F2F2F2" w:themeFill="background1" w:themeFillShade="F2"/>
                </w:tcPr>
                <w:p w14:paraId="35BAFF1A" w14:textId="327D722A"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415" w:author="מרול אטמן" w:date="2024-03-24T15:31:00Z"/>
                      <w:rFonts w:asciiTheme="minorBidi" w:eastAsia="Times New Roman" w:hAnsiTheme="minorBidi" w:cs="David"/>
                      <w:b/>
                      <w:color w:val="000000"/>
                      <w:sz w:val="24"/>
                      <w:szCs w:val="24"/>
                      <w:rtl/>
                      <w:lang w:val="he-IL" w:eastAsia="he-IL"/>
                    </w:rPr>
                  </w:pPr>
                  <w:del w:id="416" w:author="מרול אטמן" w:date="2024-03-24T15:31:00Z">
                    <w:r w:rsidRPr="001C3608" w:rsidDel="00353489">
                      <w:rPr>
                        <w:rFonts w:asciiTheme="minorBidi" w:eastAsia="Times New Roman" w:hAnsiTheme="minorBidi" w:cs="David"/>
                        <w:b/>
                        <w:color w:val="000000"/>
                        <w:sz w:val="24"/>
                        <w:szCs w:val="24"/>
                        <w:rtl/>
                        <w:lang w:val="he-IL" w:eastAsia="he-IL"/>
                      </w:rPr>
                      <w:delText>ביטול/שינוי הפוליסה *</w:delText>
                    </w:r>
                  </w:del>
                </w:p>
              </w:tc>
            </w:tr>
            <w:tr w:rsidR="001C3608" w:rsidRPr="001C3608" w:rsidDel="00353489" w14:paraId="4F72B10A" w14:textId="21EA08D4" w:rsidTr="00B34998">
              <w:trPr>
                <w:trHeight w:val="334"/>
                <w:del w:id="417" w:author="מרול אטמן" w:date="2024-03-24T15:31:00Z"/>
              </w:trPr>
              <w:tc>
                <w:tcPr>
                  <w:tcW w:w="11530" w:type="dxa"/>
                  <w:vAlign w:val="center"/>
                </w:tcPr>
                <w:p w14:paraId="688B9F7F" w14:textId="17834490"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jc w:val="right"/>
                    <w:rPr>
                      <w:del w:id="418" w:author="מרול אטמן" w:date="2024-03-24T15:31:00Z"/>
                      <w:rFonts w:asciiTheme="minorBidi" w:eastAsia="Times New Roman" w:hAnsiTheme="minorBidi" w:cs="David"/>
                      <w:bCs/>
                      <w:color w:val="000000"/>
                      <w:sz w:val="20"/>
                      <w:szCs w:val="24"/>
                      <w:rtl/>
                      <w:lang w:val="he-IL" w:eastAsia="he-IL"/>
                    </w:rPr>
                  </w:pPr>
                  <w:del w:id="419" w:author="מרול אטמן" w:date="2024-03-24T15:31:00Z">
                    <w:r w:rsidRPr="001C3608" w:rsidDel="00353489">
                      <w:rPr>
                        <w:rFonts w:asciiTheme="minorBidi" w:eastAsia="Times New Roman" w:hAnsiTheme="minorBidi" w:cs="David"/>
                        <w:b/>
                        <w:color w:val="000000"/>
                        <w:sz w:val="20"/>
                        <w:szCs w:val="24"/>
                        <w:rtl/>
                        <w:lang w:val="he-IL" w:eastAsia="he-IL"/>
                      </w:rPr>
                      <w:delText xml:space="preserve">שינוי לרעת מבקש האישור או ביטול של פוליסת ביטוח,  לא ייכנס לתוקף אלא </w:delText>
                    </w:r>
                    <w:r w:rsidRPr="001C3608" w:rsidDel="00353489">
                      <w:rPr>
                        <w:rFonts w:asciiTheme="minorBidi" w:eastAsia="Times New Roman" w:hAnsiTheme="minorBidi" w:cs="David"/>
                        <w:bCs/>
                        <w:color w:val="000000"/>
                        <w:sz w:val="20"/>
                        <w:szCs w:val="24"/>
                        <w:rtl/>
                        <w:lang w:val="he-IL" w:eastAsia="he-IL"/>
                      </w:rPr>
                      <w:delText>30 יום</w:delText>
                    </w:r>
                    <w:r w:rsidRPr="001C3608" w:rsidDel="00353489">
                      <w:rPr>
                        <w:rFonts w:asciiTheme="minorBidi" w:eastAsia="Times New Roman" w:hAnsiTheme="minorBidi" w:cs="David"/>
                        <w:b/>
                        <w:color w:val="000000"/>
                        <w:sz w:val="20"/>
                        <w:szCs w:val="24"/>
                        <w:rtl/>
                        <w:lang w:val="he-IL" w:eastAsia="he-IL"/>
                      </w:rPr>
                      <w:delText xml:space="preserve"> לאחר משלוח הודעה למבקש האישור בדבר השינוי או הביטול.</w:delText>
                    </w:r>
                  </w:del>
                </w:p>
              </w:tc>
            </w:tr>
          </w:tbl>
          <w:p w14:paraId="7DFEA7AB" w14:textId="2A616F8E" w:rsidR="001C3608" w:rsidRPr="001C3608" w:rsidDel="00353489" w:rsidRDefault="001C3608" w:rsidP="001C3608">
            <w:pPr>
              <w:widowControl w:val="0"/>
              <w:bidi w:val="0"/>
              <w:spacing w:before="0" w:beforeAutospacing="0" w:after="0" w:afterAutospacing="0" w:line="240" w:lineRule="auto"/>
              <w:jc w:val="right"/>
              <w:rPr>
                <w:del w:id="420" w:author="מרול אטמן" w:date="2024-03-24T15:31:00Z"/>
                <w:rFonts w:ascii="Courier New" w:hAnsi="Courier New" w:cs="Courier New"/>
                <w:color w:val="000000"/>
                <w:sz w:val="2"/>
                <w:szCs w:val="2"/>
                <w:rtl/>
                <w:lang w:val="he-IL" w:eastAsia="he-IL"/>
              </w:rPr>
            </w:pPr>
          </w:p>
          <w:p w14:paraId="2D733F90" w14:textId="77015973" w:rsidR="001C3608" w:rsidRPr="001C3608" w:rsidDel="00353489" w:rsidRDefault="001C3608" w:rsidP="001C3608">
            <w:pPr>
              <w:widowControl w:val="0"/>
              <w:bidi w:val="0"/>
              <w:spacing w:before="0" w:beforeAutospacing="0" w:after="0" w:afterAutospacing="0" w:line="240" w:lineRule="auto"/>
              <w:jc w:val="right"/>
              <w:rPr>
                <w:del w:id="421" w:author="מרול אטמן" w:date="2024-03-24T15:31:00Z"/>
                <w:rFonts w:ascii="Courier New" w:hAnsi="Courier New" w:cs="Courier New"/>
                <w:color w:val="000000"/>
                <w:sz w:val="2"/>
                <w:szCs w:val="2"/>
                <w:rtl/>
                <w:lang w:val="he-IL" w:eastAsia="he-IL"/>
              </w:rPr>
            </w:pPr>
          </w:p>
          <w:tbl>
            <w:tblPr>
              <w:tblStyle w:val="a8"/>
              <w:bidiVisual/>
              <w:tblW w:w="0" w:type="auto"/>
              <w:tblInd w:w="84" w:type="dxa"/>
              <w:tblLook w:val="04A0" w:firstRow="1" w:lastRow="0" w:firstColumn="1" w:lastColumn="0" w:noHBand="0" w:noVBand="1"/>
            </w:tblPr>
            <w:tblGrid>
              <w:gridCol w:w="11530"/>
            </w:tblGrid>
            <w:tr w:rsidR="001C3608" w:rsidRPr="001C3608" w:rsidDel="00353489" w14:paraId="54BAC6F3" w14:textId="3AB5A07A" w:rsidTr="00B34998">
              <w:trPr>
                <w:trHeight w:val="227"/>
                <w:tblHeader/>
                <w:del w:id="422" w:author="מרול אטמן" w:date="2024-03-24T15:31:00Z"/>
              </w:trPr>
              <w:tc>
                <w:tcPr>
                  <w:tcW w:w="11530" w:type="dxa"/>
                  <w:shd w:val="clear" w:color="auto" w:fill="F2F2F2" w:themeFill="background1" w:themeFillShade="F2"/>
                </w:tcPr>
                <w:p w14:paraId="395A3547" w14:textId="443B86F8"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423" w:author="מרול אטמן" w:date="2024-03-24T15:31:00Z"/>
                      <w:rFonts w:asciiTheme="minorBidi" w:eastAsia="Times New Roman" w:hAnsiTheme="minorBidi" w:cs="David"/>
                      <w:b/>
                      <w:color w:val="000000"/>
                      <w:sz w:val="24"/>
                      <w:szCs w:val="24"/>
                      <w:rtl/>
                      <w:lang w:val="he-IL" w:eastAsia="he-IL"/>
                    </w:rPr>
                  </w:pPr>
                  <w:del w:id="424" w:author="מרול אטמן" w:date="2024-03-24T15:31:00Z">
                    <w:r w:rsidRPr="001C3608" w:rsidDel="00353489">
                      <w:rPr>
                        <w:rFonts w:asciiTheme="minorBidi" w:eastAsia="Times New Roman" w:hAnsiTheme="minorBidi" w:cs="David"/>
                        <w:b/>
                        <w:color w:val="000000"/>
                        <w:sz w:val="24"/>
                        <w:szCs w:val="24"/>
                        <w:rtl/>
                        <w:lang w:val="he-IL" w:eastAsia="he-IL"/>
                      </w:rPr>
                      <w:delText>חתימת האישור</w:delText>
                    </w:r>
                  </w:del>
                </w:p>
              </w:tc>
            </w:tr>
            <w:tr w:rsidR="001C3608" w:rsidRPr="001C3608" w:rsidDel="00353489" w14:paraId="7097BDEE" w14:textId="4A446E06" w:rsidTr="00B34998">
              <w:trPr>
                <w:trHeight w:val="598"/>
                <w:del w:id="425" w:author="מרול אטמן" w:date="2024-03-24T15:31:00Z"/>
              </w:trPr>
              <w:tc>
                <w:tcPr>
                  <w:tcW w:w="11530" w:type="dxa"/>
                </w:tcPr>
                <w:p w14:paraId="1C6F302C" w14:textId="21155401" w:rsidR="001C3608" w:rsidRPr="001C3608" w:rsidDel="00353489" w:rsidRDefault="001C3608" w:rsidP="00300803">
                  <w:pPr>
                    <w:framePr w:hSpace="180" w:wrap="around" w:vAnchor="page" w:hAnchor="margin" w:xAlign="center" w:y="1"/>
                    <w:widowControl w:val="0"/>
                    <w:bidi w:val="0"/>
                    <w:spacing w:before="0" w:beforeAutospacing="0" w:after="0" w:afterAutospacing="0" w:line="240" w:lineRule="auto"/>
                    <w:ind w:left="50" w:right="78"/>
                    <w:jc w:val="right"/>
                    <w:rPr>
                      <w:del w:id="426" w:author="מרול אטמן" w:date="2024-03-24T15:31:00Z"/>
                      <w:rFonts w:asciiTheme="minorBidi" w:eastAsia="Times New Roman" w:hAnsiTheme="minorBidi" w:cs="David"/>
                      <w:b/>
                      <w:color w:val="000000"/>
                      <w:sz w:val="24"/>
                      <w:szCs w:val="24"/>
                      <w:rtl/>
                      <w:lang w:val="he-IL" w:eastAsia="he-IL"/>
                    </w:rPr>
                  </w:pPr>
                  <w:del w:id="427" w:author="מרול אטמן" w:date="2024-03-24T15:31:00Z">
                    <w:r w:rsidRPr="001C3608" w:rsidDel="00353489">
                      <w:rPr>
                        <w:rFonts w:asciiTheme="minorBidi" w:eastAsia="Times New Roman" w:hAnsiTheme="minorBidi" w:cs="David"/>
                        <w:b/>
                        <w:color w:val="000000"/>
                        <w:sz w:val="24"/>
                        <w:szCs w:val="24"/>
                        <w:rtl/>
                        <w:lang w:val="he-IL" w:eastAsia="he-IL"/>
                      </w:rPr>
                      <w:delText>המבטח:</w:delText>
                    </w:r>
                  </w:del>
                </w:p>
              </w:tc>
            </w:tr>
          </w:tbl>
          <w:p w14:paraId="085E4B46" w14:textId="676BB498" w:rsidR="001C3608" w:rsidRPr="001C3608" w:rsidDel="00353489" w:rsidRDefault="001C3608" w:rsidP="001C3608">
            <w:pPr>
              <w:widowControl w:val="0"/>
              <w:bidi w:val="0"/>
              <w:spacing w:before="0" w:beforeAutospacing="0" w:after="0" w:afterAutospacing="0" w:line="240" w:lineRule="auto"/>
              <w:contextualSpacing/>
              <w:jc w:val="right"/>
              <w:rPr>
                <w:del w:id="428" w:author="מרול אטמן" w:date="2024-03-24T15:31:00Z"/>
                <w:rFonts w:ascii="David" w:hAnsi="David" w:cs="David"/>
                <w:color w:val="000000"/>
                <w:sz w:val="24"/>
                <w:szCs w:val="24"/>
                <w:rtl/>
                <w:lang w:val="he-IL" w:eastAsia="he-IL"/>
              </w:rPr>
            </w:pPr>
            <w:del w:id="429" w:author="מרול אטמן" w:date="2024-03-24T15:31:00Z">
              <w:r w:rsidRPr="001C3608" w:rsidDel="00353489">
                <w:rPr>
                  <w:rFonts w:ascii="David" w:hAnsi="David" w:cs="David"/>
                  <w:b/>
                  <w:bCs/>
                  <w:color w:val="000000"/>
                  <w:sz w:val="24"/>
                  <w:szCs w:val="24"/>
                  <w:rtl/>
                  <w:lang w:val="he-IL" w:eastAsia="he-IL"/>
                </w:rPr>
                <w:delText xml:space="preserve">* באישור ביטוח כללי ואישור על הסכמה לעריכת ביטוח </w:delText>
              </w:r>
              <w:r w:rsidRPr="001C3608" w:rsidDel="00353489">
                <w:rPr>
                  <w:rFonts w:ascii="David" w:hAnsi="David" w:cs="David"/>
                  <w:color w:val="000000"/>
                  <w:sz w:val="24"/>
                  <w:szCs w:val="24"/>
                  <w:rtl/>
                  <w:lang w:val="he-IL" w:eastAsia="he-IL"/>
                </w:rPr>
                <w:delText>ניתן לסמן שדות אלה כשדות שאינם בתוקף.</w:delText>
              </w:r>
            </w:del>
          </w:p>
          <w:p w14:paraId="247A80FE" w14:textId="66F4039A" w:rsidR="001C3608" w:rsidRPr="001C3608" w:rsidDel="00353489" w:rsidRDefault="001C3608" w:rsidP="001C3608">
            <w:pPr>
              <w:widowControl w:val="0"/>
              <w:bidi w:val="0"/>
              <w:spacing w:before="0" w:beforeAutospacing="0" w:after="0" w:afterAutospacing="0" w:line="240" w:lineRule="auto"/>
              <w:contextualSpacing/>
              <w:jc w:val="right"/>
              <w:rPr>
                <w:del w:id="430" w:author="מרול אטמן" w:date="2024-03-24T15:31:00Z"/>
                <w:rFonts w:ascii="David" w:hAnsi="David" w:cs="David"/>
                <w:b/>
                <w:bCs/>
                <w:color w:val="000000"/>
                <w:sz w:val="24"/>
                <w:szCs w:val="24"/>
                <w:rtl/>
                <w:lang w:val="he-IL" w:eastAsia="he-IL"/>
              </w:rPr>
            </w:pPr>
            <w:del w:id="431" w:author="מרול אטמן" w:date="2024-03-24T15:31:00Z">
              <w:r w:rsidRPr="001C3608" w:rsidDel="00353489">
                <w:rPr>
                  <w:rFonts w:ascii="David" w:hAnsi="David" w:cs="David"/>
                  <w:b/>
                  <w:bCs/>
                  <w:color w:val="000000"/>
                  <w:sz w:val="24"/>
                  <w:szCs w:val="24"/>
                  <w:rtl/>
                  <w:lang w:val="he-IL" w:eastAsia="he-IL"/>
                </w:rPr>
                <w:delText>** שדות אלה יופיעו באישור על הסכמה לעריכת ביטוח בלבד.</w:delText>
              </w:r>
            </w:del>
          </w:p>
          <w:p w14:paraId="0AB34B78" w14:textId="13295559" w:rsidR="001C3608" w:rsidRPr="001C3608" w:rsidDel="00353489" w:rsidRDefault="001C3608" w:rsidP="001C3608">
            <w:pPr>
              <w:widowControl w:val="0"/>
              <w:bidi w:val="0"/>
              <w:spacing w:before="0" w:beforeAutospacing="0" w:after="0" w:afterAutospacing="0" w:line="240" w:lineRule="auto"/>
              <w:contextualSpacing/>
              <w:jc w:val="right"/>
              <w:rPr>
                <w:del w:id="432" w:author="מרול אטמן" w:date="2024-03-24T15:31:00Z"/>
                <w:rFonts w:ascii="David" w:hAnsi="David" w:cs="David"/>
                <w:color w:val="000000"/>
                <w:sz w:val="24"/>
                <w:szCs w:val="24"/>
                <w:rtl/>
                <w:lang w:val="he-IL" w:eastAsia="he-IL"/>
              </w:rPr>
            </w:pPr>
            <w:del w:id="433" w:author="מרול אטמן" w:date="2024-03-24T15:31:00Z">
              <w:r w:rsidRPr="001C3608" w:rsidDel="00353489">
                <w:rPr>
                  <w:rFonts w:ascii="David" w:hAnsi="David" w:cs="David"/>
                  <w:b/>
                  <w:bCs/>
                  <w:color w:val="000000"/>
                  <w:sz w:val="24"/>
                  <w:szCs w:val="24"/>
                  <w:rtl/>
                  <w:lang w:val="he-IL" w:eastAsia="he-IL"/>
                </w:rPr>
                <w:delText>*** שדות אלה לא יופיעו באישור על הסכמה לעריכת ביטוח</w:delText>
              </w:r>
              <w:r w:rsidRPr="001C3608" w:rsidDel="00353489">
                <w:rPr>
                  <w:rFonts w:ascii="David" w:hAnsi="David" w:cs="David"/>
                  <w:color w:val="000000"/>
                  <w:sz w:val="24"/>
                  <w:szCs w:val="24"/>
                  <w:rtl/>
                  <w:lang w:val="he-IL" w:eastAsia="he-IL"/>
                </w:rPr>
                <w:delText>.</w:delText>
              </w:r>
            </w:del>
          </w:p>
          <w:p w14:paraId="1B63011B" w14:textId="1E59D986" w:rsidR="001C3608" w:rsidRPr="001C3608" w:rsidDel="00353489" w:rsidRDefault="001C3608" w:rsidP="001C3608">
            <w:pPr>
              <w:widowControl w:val="0"/>
              <w:bidi w:val="0"/>
              <w:spacing w:before="0" w:beforeAutospacing="0" w:after="0" w:afterAutospacing="0" w:line="240" w:lineRule="auto"/>
              <w:contextualSpacing/>
              <w:jc w:val="right"/>
              <w:rPr>
                <w:del w:id="434" w:author="מרול אטמן" w:date="2024-03-24T15:31:00Z"/>
                <w:rFonts w:ascii="David" w:hAnsi="David" w:cs="David"/>
                <w:b/>
                <w:bCs/>
                <w:color w:val="000000"/>
                <w:sz w:val="24"/>
                <w:szCs w:val="24"/>
                <w:rtl/>
                <w:lang w:val="he-IL" w:eastAsia="he-IL"/>
              </w:rPr>
            </w:pPr>
            <w:del w:id="435" w:author="מרול אטמן" w:date="2024-03-24T15:31:00Z">
              <w:r w:rsidRPr="001C3608" w:rsidDel="00353489">
                <w:rPr>
                  <w:rFonts w:ascii="David" w:hAnsi="David" w:cs="David"/>
                  <w:b/>
                  <w:bCs/>
                  <w:color w:val="000000"/>
                  <w:sz w:val="24"/>
                  <w:szCs w:val="24"/>
                  <w:rtl/>
                  <w:lang w:val="he-IL" w:eastAsia="he-IL"/>
                </w:rPr>
                <w:delText>****</w:delText>
              </w:r>
              <w:r w:rsidRPr="001C3608" w:rsidDel="00353489">
                <w:rPr>
                  <w:rFonts w:ascii="David" w:hAnsi="David" w:cs="David"/>
                  <w:color w:val="000000"/>
                  <w:sz w:val="24"/>
                  <w:szCs w:val="24"/>
                  <w:rtl/>
                  <w:lang w:val="he-IL" w:eastAsia="he-IL"/>
                </w:rPr>
                <w:delText xml:space="preserve"> </w:delText>
              </w:r>
              <w:r w:rsidRPr="001C3608" w:rsidDel="00353489">
                <w:rPr>
                  <w:rFonts w:ascii="David" w:hAnsi="David" w:cs="David"/>
                  <w:b/>
                  <w:bCs/>
                  <w:color w:val="000000"/>
                  <w:sz w:val="24"/>
                  <w:szCs w:val="24"/>
                  <w:rtl/>
                  <w:lang w:val="he-IL" w:eastAsia="he-IL"/>
                </w:rPr>
                <w:delTex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delText>
              </w:r>
            </w:del>
          </w:p>
          <w:p w14:paraId="402E195D" w14:textId="63FBBE3F" w:rsidR="001C3608" w:rsidRPr="001C3608" w:rsidDel="00353489" w:rsidRDefault="001C3608" w:rsidP="001C3608">
            <w:pPr>
              <w:spacing w:before="0" w:beforeAutospacing="0" w:after="200" w:afterAutospacing="0" w:line="276" w:lineRule="auto"/>
              <w:ind w:left="84" w:hanging="41"/>
              <w:jc w:val="center"/>
              <w:outlineLvl w:val="0"/>
              <w:rPr>
                <w:del w:id="436" w:author="מרול אטמן" w:date="2024-03-24T15:31:00Z"/>
                <w:rFonts w:ascii="Courier New" w:hAnsi="Courier New" w:cs="David"/>
                <w:b/>
                <w:bCs/>
                <w:sz w:val="24"/>
                <w:szCs w:val="24"/>
                <w:u w:val="single"/>
                <w:rtl/>
              </w:rPr>
            </w:pPr>
            <w:del w:id="437" w:author="מרול אטמן" w:date="2024-03-24T15:31:00Z">
              <w:r w:rsidRPr="001C3608" w:rsidDel="00353489">
                <w:rPr>
                  <w:rFonts w:ascii="David" w:hAnsi="David" w:cs="David"/>
                  <w:b/>
                  <w:bCs/>
                  <w:color w:val="000000"/>
                  <w:sz w:val="24"/>
                  <w:szCs w:val="24"/>
                  <w:rtl/>
                  <w:lang w:val="he-IL" w:eastAsia="he-IL"/>
                </w:rPr>
                <w:br w:type="page"/>
              </w:r>
            </w:del>
          </w:p>
          <w:p w14:paraId="438FD33C" w14:textId="47C1E2C0" w:rsidR="001C3608" w:rsidRPr="00D50F2B" w:rsidDel="00353489" w:rsidRDefault="001C3608" w:rsidP="00D50F2B">
            <w:pPr>
              <w:spacing w:before="0" w:beforeAutospacing="0" w:after="0" w:afterAutospacing="0" w:line="360" w:lineRule="auto"/>
              <w:jc w:val="both"/>
              <w:rPr>
                <w:del w:id="438" w:author="מרול אטמן" w:date="2024-03-24T15:31:00Z"/>
                <w:rFonts w:ascii="David" w:hAnsi="David" w:cs="David"/>
                <w:sz w:val="25"/>
                <w:szCs w:val="25"/>
                <w:rtl/>
              </w:rPr>
            </w:pPr>
          </w:p>
        </w:tc>
      </w:tr>
    </w:tbl>
    <w:p w14:paraId="58B7991E" w14:textId="1FDA75E9" w:rsidR="00D50F2B" w:rsidDel="00353489" w:rsidRDefault="00D50F2B" w:rsidP="00D80A75">
      <w:pPr>
        <w:widowControl w:val="0"/>
        <w:spacing w:before="0" w:beforeAutospacing="0" w:after="0" w:afterAutospacing="0" w:line="240" w:lineRule="auto"/>
        <w:jc w:val="center"/>
        <w:rPr>
          <w:del w:id="439" w:author="מרול אטמן" w:date="2024-03-24T15:31:00Z"/>
          <w:rFonts w:ascii="Times New Roman" w:eastAsia="Times New Roman" w:hAnsi="Times New Roman" w:cs="David"/>
          <w:b/>
          <w:bCs/>
          <w:sz w:val="20"/>
          <w:szCs w:val="24"/>
          <w:u w:val="single"/>
          <w:rtl/>
          <w:lang w:eastAsia="he-IL"/>
        </w:rPr>
      </w:pPr>
    </w:p>
    <w:p w14:paraId="1679F5FC" w14:textId="68EA1A9B" w:rsidR="00D50F2B" w:rsidDel="00353489" w:rsidRDefault="00D50F2B" w:rsidP="00D80A75">
      <w:pPr>
        <w:widowControl w:val="0"/>
        <w:spacing w:before="0" w:beforeAutospacing="0" w:after="0" w:afterAutospacing="0" w:line="240" w:lineRule="auto"/>
        <w:jc w:val="center"/>
        <w:rPr>
          <w:del w:id="440" w:author="מרול אטמן" w:date="2024-03-24T15:31:00Z"/>
          <w:rFonts w:ascii="Times New Roman" w:eastAsia="Times New Roman" w:hAnsi="Times New Roman" w:cs="David"/>
          <w:b/>
          <w:bCs/>
          <w:sz w:val="20"/>
          <w:szCs w:val="24"/>
          <w:u w:val="single"/>
          <w:rtl/>
          <w:lang w:eastAsia="he-IL"/>
        </w:rPr>
      </w:pPr>
    </w:p>
    <w:p w14:paraId="5FDE6F1B" w14:textId="25A75AF4" w:rsidR="00D50F2B" w:rsidDel="00353489" w:rsidRDefault="00D50F2B" w:rsidP="00D80A75">
      <w:pPr>
        <w:widowControl w:val="0"/>
        <w:spacing w:before="0" w:beforeAutospacing="0" w:after="0" w:afterAutospacing="0" w:line="240" w:lineRule="auto"/>
        <w:jc w:val="center"/>
        <w:rPr>
          <w:del w:id="441" w:author="מרול אטמן" w:date="2024-03-24T15:31:00Z"/>
          <w:rFonts w:ascii="Times New Roman" w:eastAsia="Times New Roman" w:hAnsi="Times New Roman" w:cs="David"/>
          <w:b/>
          <w:bCs/>
          <w:sz w:val="20"/>
          <w:szCs w:val="24"/>
          <w:u w:val="single"/>
          <w:rtl/>
          <w:lang w:eastAsia="he-IL"/>
        </w:rPr>
      </w:pPr>
    </w:p>
    <w:p w14:paraId="73593F3D" w14:textId="76024DB3" w:rsidR="00D50F2B" w:rsidDel="00353489" w:rsidRDefault="00D50F2B" w:rsidP="00D80A75">
      <w:pPr>
        <w:widowControl w:val="0"/>
        <w:spacing w:before="0" w:beforeAutospacing="0" w:after="0" w:afterAutospacing="0" w:line="240" w:lineRule="auto"/>
        <w:jc w:val="center"/>
        <w:rPr>
          <w:del w:id="442" w:author="מרול אטמן" w:date="2024-03-24T15:31:00Z"/>
          <w:rFonts w:ascii="Times New Roman" w:eastAsia="Times New Roman" w:hAnsi="Times New Roman" w:cs="David"/>
          <w:b/>
          <w:bCs/>
          <w:sz w:val="20"/>
          <w:szCs w:val="24"/>
          <w:u w:val="single"/>
          <w:rtl/>
          <w:lang w:eastAsia="he-IL"/>
        </w:rPr>
      </w:pPr>
    </w:p>
    <w:p w14:paraId="41DBFE99" w14:textId="02AF0B0C" w:rsidR="00D50F2B" w:rsidDel="00353489" w:rsidRDefault="00D50F2B" w:rsidP="00D80A75">
      <w:pPr>
        <w:widowControl w:val="0"/>
        <w:spacing w:before="0" w:beforeAutospacing="0" w:after="0" w:afterAutospacing="0" w:line="240" w:lineRule="auto"/>
        <w:jc w:val="center"/>
        <w:rPr>
          <w:del w:id="443" w:author="מרול אטמן" w:date="2024-03-24T15:31:00Z"/>
          <w:rFonts w:ascii="Times New Roman" w:eastAsia="Times New Roman" w:hAnsi="Times New Roman" w:cs="David"/>
          <w:b/>
          <w:bCs/>
          <w:sz w:val="20"/>
          <w:szCs w:val="24"/>
          <w:u w:val="single"/>
          <w:rtl/>
          <w:lang w:eastAsia="he-IL"/>
        </w:rPr>
      </w:pPr>
    </w:p>
    <w:p w14:paraId="05AAF5F4" w14:textId="4C5278B0" w:rsidR="008430D7" w:rsidRDefault="008430D7">
      <w:pPr>
        <w:bidi w:val="0"/>
        <w:spacing w:before="0" w:beforeAutospacing="0" w:after="160" w:afterAutospacing="0" w:line="259" w:lineRule="auto"/>
        <w:rPr>
          <w:ins w:id="444" w:author="מרול אטמן" w:date="2024-03-24T15:10:00Z"/>
          <w:rFonts w:ascii="Times New Roman" w:eastAsia="Times New Roman" w:hAnsi="Times New Roman" w:cs="David"/>
          <w:b/>
          <w:bCs/>
          <w:sz w:val="20"/>
          <w:szCs w:val="24"/>
          <w:u w:val="single"/>
          <w:rtl/>
          <w:lang w:eastAsia="he-IL"/>
        </w:rPr>
      </w:pPr>
    </w:p>
    <w:p w14:paraId="2FC2FBBD" w14:textId="1D3497A9"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6640586D"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4D8D3479"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 xml:space="preserve">רשימת </w:t>
      </w:r>
      <w:proofErr w:type="spellStart"/>
      <w:r w:rsidRPr="002B2234">
        <w:rPr>
          <w:rFonts w:ascii="Times New Roman" w:eastAsia="Times New Roman" w:hAnsi="Times New Roman" w:cs="David" w:hint="cs"/>
          <w:b/>
          <w:bCs/>
          <w:sz w:val="20"/>
          <w:szCs w:val="24"/>
          <w:u w:val="single"/>
          <w:rtl/>
          <w:lang w:eastAsia="he-IL"/>
        </w:rPr>
        <w:t>התכניות</w:t>
      </w:r>
      <w:proofErr w:type="spellEnd"/>
      <w:r w:rsidRPr="002B2234">
        <w:rPr>
          <w:rFonts w:ascii="Times New Roman" w:eastAsia="Times New Roman" w:hAnsi="Times New Roman" w:cs="David" w:hint="cs"/>
          <w:b/>
          <w:bCs/>
          <w:sz w:val="20"/>
          <w:szCs w:val="24"/>
          <w:u w:val="single"/>
          <w:rtl/>
          <w:lang w:eastAsia="he-IL"/>
        </w:rPr>
        <w:t xml:space="preserve"> והמסמכים שעל המתכנן להנפיק</w:t>
      </w:r>
    </w:p>
    <w:p w14:paraId="3D22EEDB"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0322CC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1FED041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2C1F35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45A13FC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619643A"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2726ED3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67699E"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694B97E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1074E2"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5660B96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B559D7"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63447A8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1C61D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3CE2005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34134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79D34B9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0731A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41079E4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4F7A0E"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700A65BE"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59EE112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13D012"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lastRenderedPageBreak/>
        <w:tab/>
        <w:t>1.9</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1C21F50B"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5DC26AC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88497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תאורת חוץ ונקודות חשמל (הזנות לשערים וכו') במגרש.</w:t>
      </w:r>
    </w:p>
    <w:p w14:paraId="3576170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5ED42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66FE40E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0D8CA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79D8CFB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A6319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 xml:space="preserve">בפתוח (כבישים, מדרכות, </w:t>
      </w:r>
      <w:proofErr w:type="spellStart"/>
      <w:r w:rsidRPr="002B2234">
        <w:rPr>
          <w:rFonts w:ascii="Times New Roman" w:eastAsia="Times New Roman" w:hAnsi="Times New Roman" w:cs="David"/>
          <w:b/>
          <w:bCs/>
          <w:sz w:val="24"/>
          <w:szCs w:val="24"/>
          <w:u w:val="single"/>
          <w:rtl/>
          <w:lang w:eastAsia="he-IL"/>
        </w:rPr>
        <w:t>שצ"פים</w:t>
      </w:r>
      <w:proofErr w:type="spellEnd"/>
      <w:r w:rsidRPr="002B2234">
        <w:rPr>
          <w:rFonts w:ascii="Times New Roman" w:eastAsia="Times New Roman" w:hAnsi="Times New Roman" w:cs="David"/>
          <w:b/>
          <w:bCs/>
          <w:sz w:val="24"/>
          <w:szCs w:val="24"/>
          <w:u w:val="single"/>
          <w:rtl/>
          <w:lang w:eastAsia="he-IL"/>
        </w:rPr>
        <w:t xml:space="preserve"> וכו'</w:t>
      </w:r>
      <w:r w:rsidRPr="002B2234">
        <w:rPr>
          <w:rFonts w:ascii="Times New Roman" w:eastAsia="Times New Roman" w:hAnsi="Times New Roman" w:cs="David"/>
          <w:sz w:val="24"/>
          <w:szCs w:val="24"/>
          <w:rtl/>
          <w:lang w:eastAsia="he-IL"/>
        </w:rPr>
        <w:t>)</w:t>
      </w:r>
    </w:p>
    <w:p w14:paraId="3BC8729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E1392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4259E09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09B16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r>
      <w:proofErr w:type="spellStart"/>
      <w:r w:rsidRPr="002B2234">
        <w:rPr>
          <w:rFonts w:ascii="Times New Roman" w:eastAsia="Times New Roman" w:hAnsi="Times New Roman" w:cs="David"/>
          <w:sz w:val="24"/>
          <w:szCs w:val="24"/>
          <w:rtl/>
          <w:lang w:eastAsia="he-IL"/>
        </w:rPr>
        <w:t>תכניות</w:t>
      </w:r>
      <w:proofErr w:type="spellEnd"/>
      <w:r w:rsidRPr="002B2234">
        <w:rPr>
          <w:rFonts w:ascii="Times New Roman" w:eastAsia="Times New Roman" w:hAnsi="Times New Roman" w:cs="David"/>
          <w:sz w:val="24"/>
          <w:szCs w:val="24"/>
          <w:rtl/>
          <w:lang w:eastAsia="he-IL"/>
        </w:rPr>
        <w:t xml:space="preserve"> קווי מתח גבוה ומתח נמוך.</w:t>
      </w:r>
    </w:p>
    <w:p w14:paraId="47E7D79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46C2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49AEF15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6DEBB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 xml:space="preserve">תכנית קווי תקשורת בזק לרבות מיקום חדרי בזק </w:t>
      </w:r>
      <w:proofErr w:type="spellStart"/>
      <w:r w:rsidRPr="002B2234">
        <w:rPr>
          <w:rFonts w:ascii="Times New Roman" w:eastAsia="Times New Roman" w:hAnsi="Times New Roman" w:cs="David"/>
          <w:sz w:val="24"/>
          <w:szCs w:val="24"/>
          <w:rtl/>
          <w:lang w:eastAsia="he-IL"/>
        </w:rPr>
        <w:t>ופילרים</w:t>
      </w:r>
      <w:proofErr w:type="spellEnd"/>
      <w:r w:rsidRPr="002B2234">
        <w:rPr>
          <w:rFonts w:ascii="Times New Roman" w:eastAsia="Times New Roman" w:hAnsi="Times New Roman" w:cs="David"/>
          <w:sz w:val="24"/>
          <w:szCs w:val="24"/>
          <w:rtl/>
          <w:lang w:eastAsia="he-IL"/>
        </w:rPr>
        <w:t>.</w:t>
      </w:r>
    </w:p>
    <w:p w14:paraId="2EF8225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4A6E8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 xml:space="preserve">תכנית קווי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xml:space="preserve"> לרבות מיקום </w:t>
      </w:r>
      <w:proofErr w:type="spellStart"/>
      <w:r w:rsidRPr="002B2234">
        <w:rPr>
          <w:rFonts w:ascii="Times New Roman" w:eastAsia="Times New Roman" w:hAnsi="Times New Roman" w:cs="David"/>
          <w:sz w:val="24"/>
          <w:szCs w:val="24"/>
          <w:rtl/>
          <w:lang w:eastAsia="he-IL"/>
        </w:rPr>
        <w:t>פילרים</w:t>
      </w:r>
      <w:proofErr w:type="spellEnd"/>
      <w:r w:rsidRPr="002B2234">
        <w:rPr>
          <w:rFonts w:ascii="Times New Roman" w:eastAsia="Times New Roman" w:hAnsi="Times New Roman" w:cs="David"/>
          <w:sz w:val="24"/>
          <w:szCs w:val="24"/>
          <w:rtl/>
          <w:lang w:eastAsia="he-IL"/>
        </w:rPr>
        <w:t>.</w:t>
      </w:r>
    </w:p>
    <w:p w14:paraId="427EDB6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B2E3C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44D8C20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9848A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4F272A4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8D747B"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49BA5D3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97BCB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14:paraId="11304E6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3C20DB"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6EC532D2"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1E3B8426"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6C4961F8"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 xml:space="preserve">רשימות מעודכנות של </w:t>
      </w:r>
      <w:proofErr w:type="spellStart"/>
      <w:r>
        <w:rPr>
          <w:rFonts w:ascii="Times New Roman" w:eastAsia="Times New Roman" w:hAnsi="Times New Roman" w:cs="David"/>
          <w:sz w:val="24"/>
          <w:szCs w:val="24"/>
          <w:rtl/>
          <w:lang w:eastAsia="he-IL"/>
        </w:rPr>
        <w:t>ת</w:t>
      </w:r>
      <w:r w:rsidR="002B2234" w:rsidRPr="002B2234">
        <w:rPr>
          <w:rFonts w:ascii="Times New Roman" w:eastAsia="Times New Roman" w:hAnsi="Times New Roman" w:cs="David"/>
          <w:sz w:val="24"/>
          <w:szCs w:val="24"/>
          <w:rtl/>
          <w:lang w:eastAsia="he-IL"/>
        </w:rPr>
        <w:t>כניות</w:t>
      </w:r>
      <w:proofErr w:type="spellEnd"/>
      <w:r w:rsidR="002B2234" w:rsidRPr="002B2234">
        <w:rPr>
          <w:rFonts w:ascii="Times New Roman" w:eastAsia="Times New Roman" w:hAnsi="Times New Roman" w:cs="David"/>
          <w:sz w:val="24"/>
          <w:szCs w:val="24"/>
          <w:rtl/>
          <w:lang w:eastAsia="he-IL"/>
        </w:rPr>
        <w:t xml:space="preserve"> כולל תאריך ומספר מהדורה – לפחות פעם בחודש.</w:t>
      </w:r>
    </w:p>
    <w:p w14:paraId="564061D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F5C9DE"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w:t>
      </w:r>
      <w:proofErr w:type="spellStart"/>
      <w:r w:rsidRPr="00A03B97">
        <w:rPr>
          <w:rFonts w:ascii="Times New Roman" w:eastAsia="Times New Roman" w:hAnsi="Times New Roman" w:cs="David"/>
          <w:sz w:val="24"/>
          <w:szCs w:val="24"/>
          <w:rtl/>
          <w:lang w:eastAsia="he-IL"/>
        </w:rPr>
        <w:t>שהתכניות</w:t>
      </w:r>
      <w:proofErr w:type="spellEnd"/>
      <w:r w:rsidRPr="00A03B97">
        <w:rPr>
          <w:rFonts w:ascii="Times New Roman" w:eastAsia="Times New Roman" w:hAnsi="Times New Roman" w:cs="David"/>
          <w:sz w:val="24"/>
          <w:szCs w:val="24"/>
          <w:rtl/>
          <w:lang w:eastAsia="he-IL"/>
        </w:rPr>
        <w:t xml:space="preserve"> יוכנו לפי בצוע בקטעים של הפרויקט ויכללו פתרונות </w:t>
      </w:r>
    </w:p>
    <w:p w14:paraId="364E5145"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75909536"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46B92DF4"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 xml:space="preserve">כל שאר </w:t>
      </w:r>
      <w:proofErr w:type="spellStart"/>
      <w:r w:rsidRPr="002B2234">
        <w:rPr>
          <w:rFonts w:ascii="Times New Roman" w:eastAsia="Times New Roman" w:hAnsi="Times New Roman" w:cs="David"/>
          <w:sz w:val="20"/>
          <w:szCs w:val="24"/>
          <w:rtl/>
        </w:rPr>
        <w:t>תכניות</w:t>
      </w:r>
      <w:proofErr w:type="spellEnd"/>
      <w:r w:rsidRPr="002B2234">
        <w:rPr>
          <w:rFonts w:ascii="Times New Roman" w:eastAsia="Times New Roman" w:hAnsi="Times New Roman" w:cs="David"/>
          <w:sz w:val="20"/>
          <w:szCs w:val="24"/>
          <w:rtl/>
        </w:rPr>
        <w:t xml:space="preserve"> הביצוע המתחייבות מכל תקן ודין לרבות אך לא רק מחלקיו השונים של ת"י 1547  - "</w:t>
      </w:r>
      <w:proofErr w:type="spellStart"/>
      <w:r w:rsidRPr="002B2234">
        <w:rPr>
          <w:rFonts w:ascii="Times New Roman" w:eastAsia="Times New Roman" w:hAnsi="Times New Roman" w:cs="David"/>
          <w:sz w:val="20"/>
          <w:szCs w:val="24"/>
          <w:rtl/>
        </w:rPr>
        <w:t>תכניות</w:t>
      </w:r>
      <w:proofErr w:type="spellEnd"/>
      <w:r w:rsidRPr="002B2234">
        <w:rPr>
          <w:rFonts w:ascii="Times New Roman" w:eastAsia="Times New Roman" w:hAnsi="Times New Roman" w:cs="David"/>
          <w:sz w:val="20"/>
          <w:szCs w:val="24"/>
          <w:rtl/>
        </w:rPr>
        <w:t xml:space="preserve"> ביצוע לבניינים ולעבודות פיתוח סביבתי".</w:t>
      </w:r>
    </w:p>
    <w:p w14:paraId="4924D4D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06F95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98CE1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5C26D40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A190B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w:t>
      </w:r>
      <w:proofErr w:type="spellStart"/>
      <w:r w:rsidRPr="002B2234">
        <w:rPr>
          <w:rFonts w:ascii="Times New Roman" w:eastAsia="Times New Roman" w:hAnsi="Times New Roman" w:cs="David"/>
          <w:sz w:val="24"/>
          <w:szCs w:val="24"/>
          <w:rtl/>
          <w:lang w:eastAsia="he-IL"/>
        </w:rPr>
        <w:t>התכניות</w:t>
      </w:r>
      <w:proofErr w:type="spellEnd"/>
      <w:r w:rsidRPr="002B2234">
        <w:rPr>
          <w:rFonts w:ascii="Times New Roman" w:eastAsia="Times New Roman" w:hAnsi="Times New Roman" w:cs="David"/>
          <w:sz w:val="24"/>
          <w:szCs w:val="24"/>
          <w:rtl/>
          <w:lang w:eastAsia="he-IL"/>
        </w:rPr>
        <w:t xml:space="preserve"> המתאימות לבניה טרומית/מתועשת, כולל סימון שרוולים והכנות קצה עם מידות מדויקות והנחיות ביצוע על רקע כל אלמנט ואלמנט. </w:t>
      </w:r>
    </w:p>
    <w:p w14:paraId="4939E42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F3331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28FBE1A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620CBDE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DD1E08"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6D5E2B6"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66736BD"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0ABA33D"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A225F1"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964CAB"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0805DB"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9D54BD8" w14:textId="3347CAA2" w:rsidR="00B57C10" w:rsidRDefault="00300803"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F40F2">
            <w:rPr>
              <w:rFonts w:ascii="Times New Roman" w:eastAsia="Times New Roman" w:hAnsi="Times New Roman" w:cs="David" w:hint="cs"/>
              <w:color w:val="008000"/>
              <w:sz w:val="24"/>
              <w:szCs w:val="24"/>
              <w:rtl/>
              <w:lang w:eastAsia="he-IL"/>
            </w:rPr>
            <w:br/>
            <w:t>אפריקה התחדשות עירונית בע"מ</w:t>
          </w:r>
          <w:r w:rsidR="004F40F2">
            <w:rPr>
              <w:rFonts w:ascii="Times New Roman" w:eastAsia="Times New Roman" w:hAnsi="Times New Roman" w:cs="David" w:hint="cs"/>
              <w:color w:val="008000"/>
              <w:sz w:val="24"/>
              <w:szCs w:val="24"/>
              <w:rtl/>
              <w:lang w:eastAsia="he-IL"/>
            </w:rPr>
            <w:br/>
            <w:t>רח' יוני נתניהו 1, אור יהודה</w:t>
          </w:r>
          <w:r w:rsidR="004F40F2">
            <w:rPr>
              <w:rFonts w:ascii="Times New Roman" w:eastAsia="Times New Roman" w:hAnsi="Times New Roman" w:cs="David" w:hint="cs"/>
              <w:color w:val="008000"/>
              <w:sz w:val="24"/>
              <w:szCs w:val="24"/>
              <w:rtl/>
              <w:lang w:eastAsia="he-IL"/>
            </w:rPr>
            <w:br/>
            <w:t>514639525</w:t>
          </w:r>
          <w:r w:rsidR="004F40F2">
            <w:rPr>
              <w:rFonts w:ascii="Times New Roman" w:eastAsia="Times New Roman" w:hAnsi="Times New Roman" w:cs="David" w:hint="cs"/>
              <w:color w:val="008000"/>
              <w:sz w:val="24"/>
              <w:szCs w:val="24"/>
              <w:rtl/>
              <w:lang w:eastAsia="he-IL"/>
            </w:rPr>
            <w:br/>
          </w:r>
          <w:r w:rsidR="004F40F2">
            <w:rPr>
              <w:rFonts w:ascii="Times New Roman" w:eastAsia="Times New Roman" w:hAnsi="Times New Roman" w:cs="David" w:hint="cs"/>
              <w:color w:val="008000"/>
              <w:sz w:val="24"/>
              <w:szCs w:val="24"/>
              <w:rtl/>
              <w:lang w:eastAsia="he-IL"/>
            </w:rPr>
            <w:br/>
          </w:r>
          <w:proofErr w:type="spellStart"/>
          <w:r w:rsidR="004F40F2">
            <w:rPr>
              <w:rFonts w:ascii="Times New Roman" w:eastAsia="Times New Roman" w:hAnsi="Times New Roman" w:cs="David" w:hint="cs"/>
              <w:color w:val="008000"/>
              <w:sz w:val="24"/>
              <w:szCs w:val="24"/>
              <w:rtl/>
              <w:lang w:eastAsia="he-IL"/>
            </w:rPr>
            <w:t>מצלאוי</w:t>
          </w:r>
          <w:proofErr w:type="spellEnd"/>
          <w:r w:rsidR="004F40F2">
            <w:rPr>
              <w:rFonts w:ascii="Times New Roman" w:eastAsia="Times New Roman" w:hAnsi="Times New Roman" w:cs="David" w:hint="cs"/>
              <w:color w:val="008000"/>
              <w:sz w:val="24"/>
              <w:szCs w:val="24"/>
              <w:rtl/>
              <w:lang w:eastAsia="he-IL"/>
            </w:rPr>
            <w:t xml:space="preserve"> חברה </w:t>
          </w:r>
          <w:proofErr w:type="spellStart"/>
          <w:r w:rsidR="004F40F2">
            <w:rPr>
              <w:rFonts w:ascii="Times New Roman" w:eastAsia="Times New Roman" w:hAnsi="Times New Roman" w:cs="David" w:hint="cs"/>
              <w:color w:val="008000"/>
              <w:sz w:val="24"/>
              <w:szCs w:val="24"/>
              <w:rtl/>
              <w:lang w:eastAsia="he-IL"/>
            </w:rPr>
            <w:t>לבנין</w:t>
          </w:r>
          <w:proofErr w:type="spellEnd"/>
          <w:r w:rsidR="004F40F2">
            <w:rPr>
              <w:rFonts w:ascii="Times New Roman" w:eastAsia="Times New Roman" w:hAnsi="Times New Roman" w:cs="David" w:hint="cs"/>
              <w:color w:val="008000"/>
              <w:sz w:val="24"/>
              <w:szCs w:val="24"/>
              <w:rtl/>
              <w:lang w:eastAsia="he-IL"/>
            </w:rPr>
            <w:t xml:space="preserve"> בע"מ</w:t>
          </w:r>
          <w:r w:rsidR="004F40F2">
            <w:rPr>
              <w:rFonts w:ascii="Times New Roman" w:eastAsia="Times New Roman" w:hAnsi="Times New Roman" w:cs="David" w:hint="cs"/>
              <w:color w:val="008000"/>
              <w:sz w:val="24"/>
              <w:szCs w:val="24"/>
              <w:rtl/>
              <w:lang w:eastAsia="he-IL"/>
            </w:rPr>
            <w:br/>
            <w:t xml:space="preserve">דרך רפאל איתן 1, </w:t>
          </w:r>
          <w:proofErr w:type="spellStart"/>
          <w:r w:rsidR="004F40F2">
            <w:rPr>
              <w:rFonts w:ascii="Times New Roman" w:eastAsia="Times New Roman" w:hAnsi="Times New Roman" w:cs="David" w:hint="cs"/>
              <w:color w:val="008000"/>
              <w:sz w:val="24"/>
              <w:szCs w:val="24"/>
              <w:rtl/>
              <w:lang w:eastAsia="he-IL"/>
            </w:rPr>
            <w:t>קרית</w:t>
          </w:r>
          <w:proofErr w:type="spellEnd"/>
          <w:r w:rsidR="004F40F2">
            <w:rPr>
              <w:rFonts w:ascii="Times New Roman" w:eastAsia="Times New Roman" w:hAnsi="Times New Roman" w:cs="David" w:hint="cs"/>
              <w:color w:val="008000"/>
              <w:sz w:val="24"/>
              <w:szCs w:val="24"/>
              <w:rtl/>
              <w:lang w:eastAsia="he-IL"/>
            </w:rPr>
            <w:t xml:space="preserve"> אונו</w:t>
          </w:r>
          <w:r w:rsidR="004F40F2">
            <w:rPr>
              <w:rFonts w:ascii="Times New Roman" w:eastAsia="Times New Roman" w:hAnsi="Times New Roman" w:cs="David" w:hint="cs"/>
              <w:color w:val="008000"/>
              <w:sz w:val="24"/>
              <w:szCs w:val="24"/>
              <w:rtl/>
              <w:lang w:eastAsia="he-IL"/>
            </w:rPr>
            <w:br/>
            <w:t>512726712</w:t>
          </w:r>
          <w:r w:rsidR="004F40F2">
            <w:rPr>
              <w:rFonts w:ascii="Times New Roman" w:eastAsia="Times New Roman" w:hAnsi="Times New Roman" w:cs="David" w:hint="cs"/>
              <w:color w:val="008000"/>
              <w:sz w:val="24"/>
              <w:szCs w:val="24"/>
              <w:rtl/>
              <w:lang w:eastAsia="he-IL"/>
            </w:rPr>
            <w:br/>
          </w:r>
        </w:sdtContent>
      </w:sdt>
      <w:r w:rsidR="00B57C10" w:rsidRPr="00B27B4C">
        <w:rPr>
          <w:rFonts w:ascii="Times New Roman" w:eastAsia="Times New Roman" w:hAnsi="Times New Roman" w:cs="David" w:hint="cs"/>
          <w:color w:val="008000"/>
          <w:sz w:val="24"/>
          <w:szCs w:val="24"/>
          <w:rtl/>
          <w:lang w:eastAsia="he-IL"/>
        </w:rPr>
        <w:br/>
      </w:r>
    </w:p>
    <w:p w14:paraId="66CB7A87"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27287DD0"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76F5633"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4AC0DC"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FD5AC0F"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336AA1E" w14:textId="285D9CF3"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34998">
            <w:rPr>
              <w:rFonts w:ascii="Times New Roman" w:eastAsia="Times New Roman" w:hAnsi="Times New Roman" w:cs="David"/>
              <w:color w:val="008000"/>
              <w:sz w:val="24"/>
              <w:szCs w:val="24"/>
              <w:rtl/>
              <w:lang w:eastAsia="he-IL"/>
            </w:rPr>
            <w:t>ר. כהן מהנדסים יועצים לחשמל ואוטומציה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B34998">
            <w:rPr>
              <w:rFonts w:ascii="Times New Roman" w:eastAsia="Times New Roman" w:hAnsi="Times New Roman" w:cs="David"/>
              <w:color w:val="008000"/>
              <w:sz w:val="24"/>
              <w:szCs w:val="24"/>
              <w:rtl/>
              <w:lang w:eastAsia="he-IL"/>
            </w:rPr>
            <w:t>הכוזרי הרצליה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B34998">
            <w:rPr>
              <w:rFonts w:ascii="Times New Roman" w:eastAsia="Times New Roman" w:hAnsi="Times New Roman" w:cs="David" w:hint="cs"/>
              <w:color w:val="008000"/>
              <w:sz w:val="24"/>
              <w:szCs w:val="24"/>
              <w:rtl/>
            </w:rPr>
            <w:t>תכנון חשמל ותקשורת</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32925AE"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C974372"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03784E"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2B26F8"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82E1BF"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1B1434"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5E31B75"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A1280D"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8A5EAE"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85EF886" w14:textId="27BAE532" w:rsidR="00B57C10" w:rsidRPr="00B27B4C" w:rsidRDefault="00300803"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34998">
            <w:rPr>
              <w:rFonts w:ascii="Times New Roman" w:eastAsia="Times New Roman" w:hAnsi="Times New Roman" w:cs="David"/>
              <w:color w:val="00B0F0"/>
              <w:sz w:val="20"/>
              <w:szCs w:val="24"/>
              <w:u w:val="single"/>
              <w:rtl/>
              <w:lang w:eastAsia="he-IL"/>
            </w:rPr>
            <w:t>ר. כהן מהנדסים יועצים לחשמל ואוטומציה בע"מ</w:t>
          </w:r>
        </w:sdtContent>
      </w:sdt>
    </w:p>
    <w:p w14:paraId="6E71192C"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3DFADCA"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71ADB27"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C56268F"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012090D"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EF20E0A"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7117910" w14:textId="3A013E72"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F40F2">
            <w:rPr>
              <w:rFonts w:ascii="Times New Roman" w:eastAsia="Times New Roman" w:hAnsi="Times New Roman" w:cs="David" w:hint="cs"/>
              <w:color w:val="008000"/>
              <w:sz w:val="24"/>
              <w:szCs w:val="24"/>
              <w:rtl/>
              <w:lang w:eastAsia="he-IL"/>
            </w:rPr>
            <w:br/>
            <w:t>אפריקה התחדשות עירונית בע"מ</w:t>
          </w:r>
          <w:r w:rsidR="004F40F2">
            <w:rPr>
              <w:rFonts w:ascii="Times New Roman" w:eastAsia="Times New Roman" w:hAnsi="Times New Roman" w:cs="David" w:hint="cs"/>
              <w:color w:val="008000"/>
              <w:sz w:val="24"/>
              <w:szCs w:val="24"/>
              <w:rtl/>
              <w:lang w:eastAsia="he-IL"/>
            </w:rPr>
            <w:br/>
            <w:t>רח' יוני נתניהו 1, אור יהודה</w:t>
          </w:r>
          <w:r w:rsidR="004F40F2">
            <w:rPr>
              <w:rFonts w:ascii="Times New Roman" w:eastAsia="Times New Roman" w:hAnsi="Times New Roman" w:cs="David" w:hint="cs"/>
              <w:color w:val="008000"/>
              <w:sz w:val="24"/>
              <w:szCs w:val="24"/>
              <w:rtl/>
              <w:lang w:eastAsia="he-IL"/>
            </w:rPr>
            <w:br/>
            <w:t>514639525</w:t>
          </w:r>
          <w:r w:rsidR="004F40F2">
            <w:rPr>
              <w:rFonts w:ascii="Times New Roman" w:eastAsia="Times New Roman" w:hAnsi="Times New Roman" w:cs="David" w:hint="cs"/>
              <w:color w:val="008000"/>
              <w:sz w:val="24"/>
              <w:szCs w:val="24"/>
              <w:rtl/>
              <w:lang w:eastAsia="he-IL"/>
            </w:rPr>
            <w:br/>
          </w:r>
          <w:r w:rsidR="004F40F2">
            <w:rPr>
              <w:rFonts w:ascii="Times New Roman" w:eastAsia="Times New Roman" w:hAnsi="Times New Roman" w:cs="David" w:hint="cs"/>
              <w:color w:val="008000"/>
              <w:sz w:val="24"/>
              <w:szCs w:val="24"/>
              <w:rtl/>
              <w:lang w:eastAsia="he-IL"/>
            </w:rPr>
            <w:br/>
          </w:r>
          <w:proofErr w:type="spellStart"/>
          <w:r w:rsidR="004F40F2">
            <w:rPr>
              <w:rFonts w:ascii="Times New Roman" w:eastAsia="Times New Roman" w:hAnsi="Times New Roman" w:cs="David" w:hint="cs"/>
              <w:color w:val="008000"/>
              <w:sz w:val="24"/>
              <w:szCs w:val="24"/>
              <w:rtl/>
              <w:lang w:eastAsia="he-IL"/>
            </w:rPr>
            <w:t>מצלאוי</w:t>
          </w:r>
          <w:proofErr w:type="spellEnd"/>
          <w:r w:rsidR="004F40F2">
            <w:rPr>
              <w:rFonts w:ascii="Times New Roman" w:eastAsia="Times New Roman" w:hAnsi="Times New Roman" w:cs="David" w:hint="cs"/>
              <w:color w:val="008000"/>
              <w:sz w:val="24"/>
              <w:szCs w:val="24"/>
              <w:rtl/>
              <w:lang w:eastAsia="he-IL"/>
            </w:rPr>
            <w:t xml:space="preserve"> חברה </w:t>
          </w:r>
          <w:proofErr w:type="spellStart"/>
          <w:r w:rsidR="004F40F2">
            <w:rPr>
              <w:rFonts w:ascii="Times New Roman" w:eastAsia="Times New Roman" w:hAnsi="Times New Roman" w:cs="David" w:hint="cs"/>
              <w:color w:val="008000"/>
              <w:sz w:val="24"/>
              <w:szCs w:val="24"/>
              <w:rtl/>
              <w:lang w:eastAsia="he-IL"/>
            </w:rPr>
            <w:t>לבנין</w:t>
          </w:r>
          <w:proofErr w:type="spellEnd"/>
          <w:r w:rsidR="004F40F2">
            <w:rPr>
              <w:rFonts w:ascii="Times New Roman" w:eastAsia="Times New Roman" w:hAnsi="Times New Roman" w:cs="David" w:hint="cs"/>
              <w:color w:val="008000"/>
              <w:sz w:val="24"/>
              <w:szCs w:val="24"/>
              <w:rtl/>
              <w:lang w:eastAsia="he-IL"/>
            </w:rPr>
            <w:t xml:space="preserve"> בע"מ</w:t>
          </w:r>
          <w:r w:rsidR="004F40F2">
            <w:rPr>
              <w:rFonts w:ascii="Times New Roman" w:eastAsia="Times New Roman" w:hAnsi="Times New Roman" w:cs="David" w:hint="cs"/>
              <w:color w:val="008000"/>
              <w:sz w:val="24"/>
              <w:szCs w:val="24"/>
              <w:rtl/>
              <w:lang w:eastAsia="he-IL"/>
            </w:rPr>
            <w:br/>
            <w:t xml:space="preserve">דרך רפאל איתן 1, </w:t>
          </w:r>
          <w:proofErr w:type="spellStart"/>
          <w:r w:rsidR="004F40F2">
            <w:rPr>
              <w:rFonts w:ascii="Times New Roman" w:eastAsia="Times New Roman" w:hAnsi="Times New Roman" w:cs="David" w:hint="cs"/>
              <w:color w:val="008000"/>
              <w:sz w:val="24"/>
              <w:szCs w:val="24"/>
              <w:rtl/>
              <w:lang w:eastAsia="he-IL"/>
            </w:rPr>
            <w:t>קרית</w:t>
          </w:r>
          <w:proofErr w:type="spellEnd"/>
          <w:r w:rsidR="004F40F2">
            <w:rPr>
              <w:rFonts w:ascii="Times New Roman" w:eastAsia="Times New Roman" w:hAnsi="Times New Roman" w:cs="David" w:hint="cs"/>
              <w:color w:val="008000"/>
              <w:sz w:val="24"/>
              <w:szCs w:val="24"/>
              <w:rtl/>
              <w:lang w:eastAsia="he-IL"/>
            </w:rPr>
            <w:t xml:space="preserve"> אונו</w:t>
          </w:r>
          <w:r w:rsidR="004F40F2">
            <w:rPr>
              <w:rFonts w:ascii="Times New Roman" w:eastAsia="Times New Roman" w:hAnsi="Times New Roman" w:cs="David" w:hint="cs"/>
              <w:color w:val="008000"/>
              <w:sz w:val="24"/>
              <w:szCs w:val="24"/>
              <w:rtl/>
              <w:lang w:eastAsia="he-IL"/>
            </w:rPr>
            <w:br/>
            <w:t>512726712</w:t>
          </w:r>
          <w:r w:rsidR="004F40F2">
            <w:rPr>
              <w:rFonts w:ascii="Times New Roman" w:eastAsia="Times New Roman" w:hAnsi="Times New Roman" w:cs="David" w:hint="cs"/>
              <w:color w:val="008000"/>
              <w:sz w:val="24"/>
              <w:szCs w:val="24"/>
              <w:rtl/>
              <w:lang w:eastAsia="he-IL"/>
            </w:rPr>
            <w:br/>
          </w:r>
        </w:sdtContent>
      </w:sdt>
    </w:p>
    <w:p w14:paraId="245E361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4D59E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2B7E0AE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75AEB8" w14:textId="35879211"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B34998">
            <w:rPr>
              <w:rFonts w:ascii="Times New Roman" w:eastAsia="Times New Roman" w:hAnsi="Times New Roman" w:cs="David" w:hint="cs"/>
              <w:color w:val="008000"/>
              <w:sz w:val="24"/>
              <w:szCs w:val="24"/>
              <w:rtl/>
              <w:lang w:eastAsia="he-IL"/>
            </w:rPr>
            <w:t>הכוזרי הרצליה</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4-21T00:00:00Z">
            <w:dateFormat w:val="dd/MM/yyyy"/>
            <w:lid w:val="he-IL"/>
            <w:storeMappedDataAs w:val="dateTime"/>
            <w:calendar w:val="gregorian"/>
          </w:date>
        </w:sdtPr>
        <w:sdtEndPr>
          <w:rPr>
            <w:rFonts w:hint="cs"/>
          </w:rPr>
        </w:sdtEndPr>
        <w:sdtContent>
          <w:ins w:id="445" w:author="Meryl Etman" w:date="2024-04-21T14:40:00Z">
            <w:r w:rsidR="00787A8B">
              <w:rPr>
                <w:rFonts w:ascii="Times New Roman" w:eastAsia="Times New Roman" w:hAnsi="Times New Roman" w:cs="David" w:hint="cs"/>
                <w:color w:val="008000"/>
                <w:sz w:val="24"/>
                <w:szCs w:val="24"/>
                <w:rtl/>
                <w:lang w:eastAsia="he-IL"/>
              </w:rPr>
              <w:t>‏21/04/2024</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6BC780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7564ED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1B1F7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C93DDA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FAAD79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1E5F4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039037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462D8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D4CF98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0D319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354D1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DDC661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466E3A"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7FFA567"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5791D7B"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26CF94F"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9A52ED4"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10260C6" w14:textId="34DAB8F9"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34998">
            <w:rPr>
              <w:rFonts w:ascii="Times New Roman" w:eastAsia="Times New Roman" w:hAnsi="Times New Roman" w:cs="David"/>
              <w:color w:val="00B0F0"/>
              <w:sz w:val="20"/>
              <w:szCs w:val="24"/>
              <w:u w:val="single"/>
              <w:rtl/>
              <w:lang w:eastAsia="he-IL"/>
            </w:rPr>
            <w:t>ר. כהן מהנדסים יועצים לחשמל ואוטומציה בע"מ</w:t>
          </w:r>
        </w:sdtContent>
      </w:sdt>
    </w:p>
    <w:p w14:paraId="534732A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6FA07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6AD794"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3DD426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A482F39"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E486916"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AF4407E"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75AF0E5"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6D87A33"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9D4DDDA"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2"/>
      <w:footerReference w:type="default" r:id="rId13"/>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C5CF8" w14:textId="77777777" w:rsidR="00B34998" w:rsidRDefault="00B34998" w:rsidP="00AF234B">
      <w:pPr>
        <w:spacing w:before="0" w:after="0" w:line="240" w:lineRule="auto"/>
      </w:pPr>
      <w:r>
        <w:separator/>
      </w:r>
    </w:p>
  </w:endnote>
  <w:endnote w:type="continuationSeparator" w:id="0">
    <w:p w14:paraId="47547C55" w14:textId="77777777" w:rsidR="00B34998" w:rsidRDefault="00B34998" w:rsidP="00AF234B">
      <w:pPr>
        <w:spacing w:before="0" w:after="0" w:line="240" w:lineRule="auto"/>
      </w:pPr>
      <w:r>
        <w:continuationSeparator/>
      </w:r>
    </w:p>
  </w:endnote>
  <w:endnote w:type="continuationNotice" w:id="1">
    <w:p w14:paraId="27849CE5" w14:textId="77777777" w:rsidR="00B34998" w:rsidRDefault="00B3499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2"/>
      <w:gridCol w:w="1039"/>
      <w:gridCol w:w="1769"/>
    </w:tblGrid>
    <w:tr w:rsidR="00B34998" w:rsidRPr="00F9528C" w14:paraId="18993E02" w14:textId="77777777" w:rsidTr="005E6C84">
      <w:tc>
        <w:tcPr>
          <w:tcW w:w="753" w:type="dxa"/>
        </w:tcPr>
        <w:p w14:paraId="77A7AD05"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6A5945F" w14:textId="7C259B92" w:rsidR="00B34998" w:rsidRPr="00F9528C" w:rsidRDefault="00B34998" w:rsidP="005E6C84">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הכוזרי</w:t>
              </w:r>
            </w:p>
          </w:tc>
        </w:sdtContent>
      </w:sdt>
      <w:tc>
        <w:tcPr>
          <w:tcW w:w="2232" w:type="dxa"/>
        </w:tcPr>
        <w:p w14:paraId="4939EE95"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חשמל ותקשורת</w:t>
              </w:r>
            </w:sdtContent>
          </w:sdt>
        </w:p>
      </w:tc>
      <w:tc>
        <w:tcPr>
          <w:tcW w:w="236" w:type="dxa"/>
        </w:tcPr>
        <w:p w14:paraId="4E829D86" w14:textId="77777777" w:rsidR="00B34998" w:rsidRPr="00F9528C" w:rsidRDefault="00B34998" w:rsidP="005E6C84">
          <w:pPr>
            <w:tabs>
              <w:tab w:val="center" w:pos="4153"/>
              <w:tab w:val="right" w:pos="8306"/>
            </w:tabs>
            <w:spacing w:before="0" w:after="0" w:line="240" w:lineRule="auto"/>
            <w:rPr>
              <w:rFonts w:ascii="David" w:hAnsi="David"/>
              <w:sz w:val="16"/>
              <w:szCs w:val="16"/>
              <w:rtl/>
            </w:rPr>
          </w:pPr>
        </w:p>
      </w:tc>
      <w:tc>
        <w:tcPr>
          <w:tcW w:w="1129" w:type="dxa"/>
        </w:tcPr>
        <w:p w14:paraId="03E1FDE4"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FD5D000" w14:textId="006C3B58" w:rsidR="00B34998" w:rsidRPr="00F9528C" w:rsidRDefault="004F40F2" w:rsidP="005E6C84">
              <w:pPr>
                <w:tabs>
                  <w:tab w:val="center" w:pos="4153"/>
                  <w:tab w:val="right" w:pos="8306"/>
                </w:tabs>
                <w:spacing w:before="0" w:after="0" w:line="240" w:lineRule="auto"/>
                <w:rPr>
                  <w:rFonts w:ascii="David" w:hAnsi="David"/>
                  <w:sz w:val="20"/>
                  <w:szCs w:val="20"/>
                  <w:rtl/>
                </w:rPr>
              </w:pPr>
              <w:r>
                <w:rPr>
                  <w:rFonts w:ascii="David" w:hAnsi="David" w:hint="cs"/>
                  <w:sz w:val="20"/>
                  <w:szCs w:val="20"/>
                </w:rPr>
                <w:t>CONT-10-2360</w:t>
              </w:r>
            </w:p>
          </w:tc>
        </w:sdtContent>
      </w:sdt>
    </w:tr>
    <w:tr w:rsidR="00B34998" w:rsidRPr="00F9528C" w14:paraId="1824EA3E" w14:textId="77777777" w:rsidTr="005E6C84">
      <w:tc>
        <w:tcPr>
          <w:tcW w:w="753" w:type="dxa"/>
        </w:tcPr>
        <w:p w14:paraId="49EC9A6F"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14ED67A6" w14:textId="7B0638B6" w:rsidR="00B34998" w:rsidRPr="00F9528C" w:rsidRDefault="00B34998" w:rsidP="005E6C84">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ר. כהן מהנדסים יועצים לחשמל ואוטומציה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34998" w:rsidRPr="00F9528C" w14:paraId="628FF0EE" w14:textId="77777777" w:rsidTr="005E6C84">
            <w:trPr>
              <w:trHeight w:val="201"/>
            </w:trPr>
            <w:tc>
              <w:tcPr>
                <w:tcW w:w="926" w:type="dxa"/>
              </w:tcPr>
              <w:p w14:paraId="72ADFE2E"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7FD115E" w14:textId="668051D7" w:rsidR="00B34998" w:rsidRPr="00F9528C" w:rsidRDefault="00787A8B" w:rsidP="005E6C84">
                    <w:pPr>
                      <w:tabs>
                        <w:tab w:val="center" w:pos="4153"/>
                        <w:tab w:val="right" w:pos="8306"/>
                      </w:tabs>
                      <w:spacing w:before="0" w:after="0" w:line="240" w:lineRule="auto"/>
                      <w:ind w:left="1" w:hanging="1"/>
                      <w:rPr>
                        <w:rFonts w:ascii="David" w:hAnsi="David"/>
                        <w:color w:val="00B0F0"/>
                        <w:sz w:val="20"/>
                        <w:szCs w:val="20"/>
                        <w:rtl/>
                      </w:rPr>
                    </w:pPr>
                    <w:ins w:id="446" w:author="Meryl Etman" w:date="2024-04-21T14:39:00Z">
                      <w:r>
                        <w:rPr>
                          <w:rFonts w:ascii="David" w:hAnsi="David"/>
                          <w:color w:val="00B0F0"/>
                          <w:sz w:val="20"/>
                          <w:szCs w:val="20"/>
                          <w:rtl/>
                        </w:rPr>
                        <w:t>0.6</w:t>
                      </w:r>
                    </w:ins>
                  </w:p>
                </w:tc>
              </w:sdtContent>
            </w:sdt>
          </w:tr>
        </w:tbl>
        <w:p w14:paraId="471AB3A0"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p>
      </w:tc>
      <w:tc>
        <w:tcPr>
          <w:tcW w:w="236" w:type="dxa"/>
        </w:tcPr>
        <w:p w14:paraId="6669E0CE"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p>
      </w:tc>
      <w:tc>
        <w:tcPr>
          <w:tcW w:w="1129" w:type="dxa"/>
        </w:tcPr>
        <w:p w14:paraId="06E23D52"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0571748" w14:textId="11EC88AF" w:rsidR="00B34998" w:rsidRPr="00F9528C" w:rsidRDefault="00300803"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447" w:author="Meryl Etman" w:date="2024-04-09T16:45:00Z">
                <w:r w:rsidR="00EC38EC">
                  <w:rPr>
                    <w:rFonts w:ascii="David" w:hAnsi="David"/>
                    <w:sz w:val="20"/>
                    <w:szCs w:val="20"/>
                    <w:rtl/>
                  </w:rPr>
                  <w:t>3;#</w:t>
                </w:r>
                <w:r w:rsidR="00EC38EC">
                  <w:rPr>
                    <w:rFonts w:ascii="David" w:hAnsi="David"/>
                    <w:sz w:val="20"/>
                    <w:szCs w:val="20"/>
                  </w:rPr>
                  <w:t>Draft</w:t>
                </w:r>
              </w:ins>
            </w:sdtContent>
          </w:sdt>
        </w:p>
      </w:tc>
    </w:tr>
    <w:tr w:rsidR="00B34998" w:rsidRPr="00F9528C" w14:paraId="5E33AD9F" w14:textId="77777777" w:rsidTr="005E6C84">
      <w:trPr>
        <w:trHeight w:val="80"/>
      </w:trPr>
      <w:tc>
        <w:tcPr>
          <w:tcW w:w="753" w:type="dxa"/>
        </w:tcPr>
        <w:p w14:paraId="5B3B1221"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p>
      </w:tc>
      <w:tc>
        <w:tcPr>
          <w:tcW w:w="1883" w:type="dxa"/>
        </w:tcPr>
        <w:p w14:paraId="04337261" w14:textId="77777777" w:rsidR="00B34998" w:rsidRPr="00F9528C" w:rsidRDefault="00B34998" w:rsidP="005E6C84">
          <w:pPr>
            <w:tabs>
              <w:tab w:val="center" w:pos="4153"/>
              <w:tab w:val="right" w:pos="8306"/>
            </w:tabs>
            <w:spacing w:before="0" w:after="0" w:line="240" w:lineRule="auto"/>
            <w:rPr>
              <w:rFonts w:ascii="David" w:hAnsi="David"/>
              <w:color w:val="00B0F0"/>
              <w:sz w:val="20"/>
              <w:szCs w:val="20"/>
              <w:rtl/>
            </w:rPr>
          </w:pPr>
        </w:p>
      </w:tc>
      <w:tc>
        <w:tcPr>
          <w:tcW w:w="2232" w:type="dxa"/>
        </w:tcPr>
        <w:p w14:paraId="44B7A66A"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p>
      </w:tc>
      <w:tc>
        <w:tcPr>
          <w:tcW w:w="236" w:type="dxa"/>
        </w:tcPr>
        <w:p w14:paraId="54780CAB"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p>
      </w:tc>
      <w:tc>
        <w:tcPr>
          <w:tcW w:w="1129" w:type="dxa"/>
        </w:tcPr>
        <w:p w14:paraId="1C8AE5FF"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p>
      </w:tc>
      <w:tc>
        <w:tcPr>
          <w:tcW w:w="2073" w:type="dxa"/>
        </w:tcPr>
        <w:p w14:paraId="17A6345E" w14:textId="77777777" w:rsidR="00B34998" w:rsidRPr="00F9528C" w:rsidRDefault="00B34998" w:rsidP="005E6C84">
          <w:pPr>
            <w:tabs>
              <w:tab w:val="center" w:pos="4153"/>
              <w:tab w:val="right" w:pos="8306"/>
            </w:tabs>
            <w:spacing w:before="0" w:after="0" w:line="240" w:lineRule="auto"/>
            <w:rPr>
              <w:rFonts w:ascii="David" w:hAnsi="David"/>
              <w:sz w:val="20"/>
              <w:szCs w:val="20"/>
              <w:rtl/>
            </w:rPr>
          </w:pPr>
        </w:p>
      </w:tc>
    </w:tr>
  </w:tbl>
  <w:p w14:paraId="7F98A4CB" w14:textId="77777777" w:rsidR="00B34998" w:rsidRPr="00EC2AE1" w:rsidRDefault="00B34998" w:rsidP="00EC2AE1">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BFC0F" w14:textId="77777777" w:rsidR="00B34998" w:rsidRDefault="00B34998" w:rsidP="00AF234B">
      <w:pPr>
        <w:spacing w:before="0" w:after="0" w:line="240" w:lineRule="auto"/>
      </w:pPr>
      <w:r>
        <w:separator/>
      </w:r>
    </w:p>
  </w:footnote>
  <w:footnote w:type="continuationSeparator" w:id="0">
    <w:p w14:paraId="66BB2022" w14:textId="77777777" w:rsidR="00B34998" w:rsidRDefault="00B34998" w:rsidP="00AF234B">
      <w:pPr>
        <w:spacing w:before="0" w:after="0" w:line="240" w:lineRule="auto"/>
      </w:pPr>
      <w:r>
        <w:continuationSeparator/>
      </w:r>
    </w:p>
  </w:footnote>
  <w:footnote w:type="continuationNotice" w:id="1">
    <w:p w14:paraId="4BC06013" w14:textId="77777777" w:rsidR="00B34998" w:rsidRDefault="00B3499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92596257"/>
      <w:docPartObj>
        <w:docPartGallery w:val="Page Numbers (Top of Page)"/>
        <w:docPartUnique/>
      </w:docPartObj>
    </w:sdtPr>
    <w:sdtEndPr/>
    <w:sdtContent>
      <w:p w14:paraId="48739DEA" w14:textId="77777777" w:rsidR="00B34998" w:rsidRDefault="00B34998" w:rsidP="00CF334C">
        <w:pPr>
          <w:pStyle w:val="a3"/>
          <w:jc w:val="center"/>
        </w:pPr>
        <w:r>
          <w:fldChar w:fldCharType="begin"/>
        </w:r>
        <w:r>
          <w:instrText xml:space="preserve"> PAGE   \* MERGEFORMAT </w:instrText>
        </w:r>
        <w:r>
          <w:fldChar w:fldCharType="separate"/>
        </w:r>
        <w:r w:rsidR="00787A8B">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310448674">
    <w:abstractNumId w:val="16"/>
  </w:num>
  <w:num w:numId="2" w16cid:durableId="20047767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75074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6763135">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22063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708254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4405144">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086671">
    <w:abstractNumId w:val="17"/>
  </w:num>
  <w:num w:numId="9" w16cid:durableId="1085498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5525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34683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52339920">
    <w:abstractNumId w:val="13"/>
  </w:num>
  <w:num w:numId="13" w16cid:durableId="1897008909">
    <w:abstractNumId w:val="1"/>
  </w:num>
  <w:num w:numId="14" w16cid:durableId="881676096">
    <w:abstractNumId w:val="6"/>
  </w:num>
  <w:num w:numId="15" w16cid:durableId="873731652">
    <w:abstractNumId w:val="15"/>
  </w:num>
  <w:num w:numId="16" w16cid:durableId="731000242">
    <w:abstractNumId w:val="17"/>
  </w:num>
  <w:num w:numId="17" w16cid:durableId="386295373">
    <w:abstractNumId w:val="2"/>
  </w:num>
  <w:num w:numId="18" w16cid:durableId="1334842708">
    <w:abstractNumId w:val="5"/>
  </w:num>
  <w:num w:numId="19" w16cid:durableId="737676200">
    <w:abstractNumId w:val="8"/>
  </w:num>
  <w:num w:numId="20" w16cid:durableId="435251555">
    <w:abstractNumId w:val="7"/>
  </w:num>
  <w:num w:numId="21" w16cid:durableId="208148510">
    <w:abstractNumId w:val="11"/>
  </w:num>
  <w:num w:numId="22" w16cid:durableId="490945599">
    <w:abstractNumId w:val="10"/>
  </w:num>
  <w:num w:numId="23" w16cid:durableId="638846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259128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86130752">
    <w:abstractNumId w:val="11"/>
    <w:lvlOverride w:ilvl="0">
      <w:startOverride w:val="1"/>
    </w:lvlOverride>
    <w:lvlOverride w:ilvl="1"/>
    <w:lvlOverride w:ilvl="2"/>
    <w:lvlOverride w:ilvl="3"/>
    <w:lvlOverride w:ilvl="4"/>
    <w:lvlOverride w:ilvl="5"/>
    <w:lvlOverride w:ilvl="6"/>
    <w:lvlOverride w:ilvl="7"/>
    <w:lvlOverride w:ilvl="8"/>
  </w:num>
  <w:num w:numId="26" w16cid:durableId="15235906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מרול אטמן">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82B8A"/>
    <w:rsid w:val="00106509"/>
    <w:rsid w:val="00134C85"/>
    <w:rsid w:val="0017095E"/>
    <w:rsid w:val="001A0C3C"/>
    <w:rsid w:val="001A69D5"/>
    <w:rsid w:val="001C0853"/>
    <w:rsid w:val="001C3608"/>
    <w:rsid w:val="00214ACF"/>
    <w:rsid w:val="00223E9F"/>
    <w:rsid w:val="00247090"/>
    <w:rsid w:val="00272745"/>
    <w:rsid w:val="002B2234"/>
    <w:rsid w:val="00300803"/>
    <w:rsid w:val="00353489"/>
    <w:rsid w:val="00363D38"/>
    <w:rsid w:val="0039396B"/>
    <w:rsid w:val="003C2A98"/>
    <w:rsid w:val="00462B9C"/>
    <w:rsid w:val="004F40F2"/>
    <w:rsid w:val="00552E11"/>
    <w:rsid w:val="005E6C84"/>
    <w:rsid w:val="0061499E"/>
    <w:rsid w:val="00666119"/>
    <w:rsid w:val="00671DDD"/>
    <w:rsid w:val="0072103C"/>
    <w:rsid w:val="00735E3D"/>
    <w:rsid w:val="00787A8B"/>
    <w:rsid w:val="00790766"/>
    <w:rsid w:val="007F7E08"/>
    <w:rsid w:val="008430D7"/>
    <w:rsid w:val="00865627"/>
    <w:rsid w:val="008C64C6"/>
    <w:rsid w:val="00942177"/>
    <w:rsid w:val="009958E8"/>
    <w:rsid w:val="009D337C"/>
    <w:rsid w:val="00A03B97"/>
    <w:rsid w:val="00A42271"/>
    <w:rsid w:val="00AC4B2C"/>
    <w:rsid w:val="00AF0F2A"/>
    <w:rsid w:val="00AF234B"/>
    <w:rsid w:val="00B34998"/>
    <w:rsid w:val="00B40D1E"/>
    <w:rsid w:val="00B57C10"/>
    <w:rsid w:val="00BD72C4"/>
    <w:rsid w:val="00BE17B4"/>
    <w:rsid w:val="00C05227"/>
    <w:rsid w:val="00C83203"/>
    <w:rsid w:val="00CF334C"/>
    <w:rsid w:val="00D50F2B"/>
    <w:rsid w:val="00D80A75"/>
    <w:rsid w:val="00D844CC"/>
    <w:rsid w:val="00E679C7"/>
    <w:rsid w:val="00EC2AE1"/>
    <w:rsid w:val="00EC37B6"/>
    <w:rsid w:val="00EC38EC"/>
    <w:rsid w:val="00F506C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7BB9C0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A03B97"/>
    <w:pPr>
      <w:ind w:left="720"/>
      <w:contextualSpacing/>
    </w:pPr>
  </w:style>
  <w:style w:type="table" w:customStyle="1" w:styleId="13">
    <w:name w:val="רשת טבלה1"/>
    <w:basedOn w:val="a1"/>
    <w:next w:val="a8"/>
    <w:rsid w:val="00EC2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D50F2B"/>
    <w:pPr>
      <w:spacing w:after="0" w:line="240" w:lineRule="auto"/>
    </w:pPr>
  </w:style>
  <w:style w:type="table" w:customStyle="1" w:styleId="23">
    <w:name w:val="רשת טבלה2"/>
    <w:basedOn w:val="a1"/>
    <w:next w:val="a8"/>
    <w:uiPriority w:val="59"/>
    <w:rsid w:val="00D50F2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a3"/>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a3"/>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a3"/>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a3"/>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a3"/>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a3"/>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a3"/>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a3"/>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a3"/>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a3"/>
              <w:rtl/>
            </w:rPr>
            <w:t>[שם ספק]</w:t>
          </w:r>
        </w:p>
      </w:docPartBody>
    </w:docPart>
    <w:docPart>
      <w:docPartPr>
        <w:name w:val="62B894F6C7B6442598F0D71DFE4A06C3"/>
        <w:category>
          <w:name w:val="כללי"/>
          <w:gallery w:val="placeholder"/>
        </w:category>
        <w:types>
          <w:type w:val="bbPlcHdr"/>
        </w:types>
        <w:behaviors>
          <w:behavior w:val="content"/>
        </w:behaviors>
        <w:guid w:val="{BA0451E6-276D-4908-B001-4F2F2588F60D}"/>
      </w:docPartPr>
      <w:docPartBody>
        <w:p w:rsidR="00484095" w:rsidRDefault="00484095" w:rsidP="00484095">
          <w:pPr>
            <w:pStyle w:val="62B894F6C7B6442598F0D71DFE4A06C3"/>
          </w:pPr>
          <w:r w:rsidRPr="003E6FC4">
            <w:rPr>
              <w:rStyle w:val="a3"/>
              <w:rtl/>
            </w:rPr>
            <w:t>[שם צד א]</w:t>
          </w:r>
        </w:p>
      </w:docPartBody>
    </w:docPart>
    <w:docPart>
      <w:docPartPr>
        <w:name w:val="00911422858C4BCE8120469B9F47FB46"/>
        <w:category>
          <w:name w:val="כללי"/>
          <w:gallery w:val="placeholder"/>
        </w:category>
        <w:types>
          <w:type w:val="bbPlcHdr"/>
        </w:types>
        <w:behaviors>
          <w:behavior w:val="content"/>
        </w:behaviors>
        <w:guid w:val="{2A5AE523-FC2A-4E4D-B5E6-3B55ACEFA888}"/>
      </w:docPartPr>
      <w:docPartBody>
        <w:p w:rsidR="00484095" w:rsidRDefault="00484095" w:rsidP="00484095">
          <w:pPr>
            <w:pStyle w:val="00911422858C4BCE8120469B9F47FB46"/>
          </w:pPr>
          <w:r w:rsidRPr="003059F5">
            <w:rPr>
              <w:rStyle w:val="a3"/>
              <w:rtl/>
            </w:rPr>
            <w:t>[רשות מקומית]</w:t>
          </w:r>
        </w:p>
      </w:docPartBody>
    </w:docPart>
    <w:docPart>
      <w:docPartPr>
        <w:name w:val="2CE2ACED0BFA4946960641CABE43A153"/>
        <w:category>
          <w:name w:val="כללי"/>
          <w:gallery w:val="placeholder"/>
        </w:category>
        <w:types>
          <w:type w:val="bbPlcHdr"/>
        </w:types>
        <w:behaviors>
          <w:behavior w:val="content"/>
        </w:behaviors>
        <w:guid w:val="{5B036196-E2DF-47CF-9BD7-BE25FF1AD2C1}"/>
      </w:docPartPr>
      <w:docPartBody>
        <w:p w:rsidR="00484095" w:rsidRDefault="00484095" w:rsidP="00484095">
          <w:pPr>
            <w:pStyle w:val="2CE2ACED0BFA4946960641CABE43A153"/>
          </w:pPr>
          <w:r w:rsidRPr="003059F5">
            <w:rPr>
              <w:rStyle w:val="a3"/>
              <w:rtl/>
            </w:rPr>
            <w:t>[שם אתר]</w:t>
          </w:r>
        </w:p>
      </w:docPartBody>
    </w:docPart>
    <w:docPart>
      <w:docPartPr>
        <w:name w:val="A8EBB78BD70E4147A6E024D307465996"/>
        <w:category>
          <w:name w:val="כללי"/>
          <w:gallery w:val="placeholder"/>
        </w:category>
        <w:types>
          <w:type w:val="bbPlcHdr"/>
        </w:types>
        <w:behaviors>
          <w:behavior w:val="content"/>
        </w:behaviors>
        <w:guid w:val="{B84EC4C3-F876-405C-9D3D-A80F2EEE088A}"/>
      </w:docPartPr>
      <w:docPartBody>
        <w:p w:rsidR="00484095" w:rsidRDefault="00484095" w:rsidP="00484095">
          <w:pPr>
            <w:pStyle w:val="A8EBB78BD70E4147A6E024D307465996"/>
          </w:pPr>
          <w:r w:rsidRPr="003059F5">
            <w:rPr>
              <w:rStyle w:val="a3"/>
              <w:rtl/>
            </w:rPr>
            <w:t>[שם הפרויקט]</w:t>
          </w:r>
        </w:p>
      </w:docPartBody>
    </w:docPart>
    <w:docPart>
      <w:docPartPr>
        <w:name w:val="0EA9C9DE71F845B5912A1725FC68507C"/>
        <w:category>
          <w:name w:val="כללי"/>
          <w:gallery w:val="placeholder"/>
        </w:category>
        <w:types>
          <w:type w:val="bbPlcHdr"/>
        </w:types>
        <w:behaviors>
          <w:behavior w:val="content"/>
        </w:behaviors>
        <w:guid w:val="{C2BF6A4C-D445-48BF-8F7D-B9CAFE3BD554}"/>
      </w:docPartPr>
      <w:docPartBody>
        <w:p w:rsidR="00484095" w:rsidRDefault="00484095" w:rsidP="00484095">
          <w:pPr>
            <w:pStyle w:val="0EA9C9DE71F845B5912A1725FC68507C"/>
          </w:pPr>
          <w:r w:rsidRPr="003059F5">
            <w:rPr>
              <w:rStyle w:val="a3"/>
              <w:rtl/>
            </w:rPr>
            <w:t>[שדה נוסף 2]</w:t>
          </w:r>
        </w:p>
      </w:docPartBody>
    </w:docPart>
    <w:docPart>
      <w:docPartPr>
        <w:name w:val="449910406AD04649A089B6776B01EE39"/>
        <w:category>
          <w:name w:val="כללי"/>
          <w:gallery w:val="placeholder"/>
        </w:category>
        <w:types>
          <w:type w:val="bbPlcHdr"/>
        </w:types>
        <w:behaviors>
          <w:behavior w:val="content"/>
        </w:behaviors>
        <w:guid w:val="{00E1C247-ADDE-48B3-86EB-6D8A169DD3F9}"/>
      </w:docPartPr>
      <w:docPartBody>
        <w:p w:rsidR="00484095" w:rsidRDefault="00484095" w:rsidP="00484095">
          <w:pPr>
            <w:pStyle w:val="449910406AD04649A089B6776B01EE39"/>
          </w:pPr>
          <w:r w:rsidRPr="003059F5">
            <w:rPr>
              <w:rStyle w:val="a3"/>
              <w:rtl/>
            </w:rPr>
            <w:t>[שדה נוסף 1]</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a3"/>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a3"/>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a3"/>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a3"/>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a3"/>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a3"/>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a3"/>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a3"/>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a3"/>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a3"/>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a3"/>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a3"/>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a3"/>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a3"/>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a3"/>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a3"/>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a3"/>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a3"/>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a3"/>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a3"/>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a3"/>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a3"/>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a3"/>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a3"/>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a3"/>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36F53"/>
    <w:rsid w:val="0017417C"/>
    <w:rsid w:val="0032380B"/>
    <w:rsid w:val="003D3172"/>
    <w:rsid w:val="00484095"/>
    <w:rsid w:val="006865A5"/>
    <w:rsid w:val="0081366A"/>
    <w:rsid w:val="00F12D0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84095"/>
    <w:rPr>
      <w:color w:val="808080"/>
    </w:r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7" ma:contentTypeDescription="צור מסמך חדש." ma:contentTypeScope="" ma:versionID="e997b01ec35d10dcb2330ee713b6c541">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ea3cd377e5871dd08dc59044ce5e07af"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4B3E4B74-4F5B-4486-9980-EBA6ED0B1D27}"/>
</file>

<file path=customXml/itemProps3.xml><?xml version="1.0" encoding="utf-8"?>
<ds:datastoreItem xmlns:ds="http://schemas.openxmlformats.org/officeDocument/2006/customXml" ds:itemID="{81709D4C-33DC-48CC-AC7E-130A245806EE}">
  <ds:schemaRefs>
    <ds:schemaRef ds:uri="e82e0497-401b-493b-ab66-61f85c09ed30"/>
    <ds:schemaRef ds:uri="http://schemas.microsoft.com/office/2006/documentManagement/types"/>
    <ds:schemaRef ds:uri="http://schemas.openxmlformats.org/package/2006/metadata/core-properties"/>
    <ds:schemaRef ds:uri="http://schemas.microsoft.com/office/infopath/2007/PartnerControls"/>
    <ds:schemaRef ds:uri="http://schemas.microsoft.com/office/2006/metadata/properties"/>
    <ds:schemaRef ds:uri="http://schemas.microsoft.com/sharepoint/v3"/>
    <ds:schemaRef ds:uri="http://purl.org/dc/elements/1.1/"/>
    <ds:schemaRef ds:uri="http://www.w3.org/XML/1998/namespace"/>
    <ds:schemaRef ds:uri="http://purl.org/dc/dcmitype/"/>
    <ds:schemaRef ds:uri="http://purl.org/dc/terms/"/>
  </ds:schemaRefs>
</ds:datastoreItem>
</file>

<file path=customXml/itemProps4.xml><?xml version="1.0" encoding="utf-8"?>
<ds:datastoreItem xmlns:ds="http://schemas.openxmlformats.org/officeDocument/2006/customXml" ds:itemID="{A624666A-28BB-439A-8C01-8A6680A40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35</Pages>
  <Words>11179</Words>
  <Characters>55895</Characters>
  <Application>Microsoft Office Word</Application>
  <DocSecurity>0</DocSecurity>
  <Lines>465</Lines>
  <Paragraphs>133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מרול אטמן</cp:lastModifiedBy>
  <cp:revision>17</cp:revision>
  <dcterms:created xsi:type="dcterms:W3CDTF">2024-03-24T12:24:00Z</dcterms:created>
  <dcterms:modified xsi:type="dcterms:W3CDTF">2024-04-21T11:43:00Z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791a4503-5966-4ea1-ad09-07fda13b57b4</vt:lpwstr>
  </property>
</Properties>
</file>