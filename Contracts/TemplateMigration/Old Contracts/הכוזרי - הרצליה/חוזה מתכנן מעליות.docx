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598019"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hint="cs"/>
          <w:bCs/>
          <w:sz w:val="20"/>
          <w:u w:val="single"/>
          <w:rtl/>
          <w:lang w:eastAsia="he-IL"/>
        </w:rPr>
      </w:pPr>
      <w:bookmarkStart w:id="0" w:name="_GoBack"/>
      <w:bookmarkEnd w:id="0"/>
    </w:p>
    <w:p w14:paraId="3494432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36E21E8B" w14:textId="4F6808C5"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del w:id="1" w:author="Meryl Etman" w:date="2024-02-11T16:49:00Z">
        <w:r w:rsidRPr="001835AB" w:rsidDel="00D41BB6">
          <w:rPr>
            <w:rFonts w:ascii="Times New Roman" w:eastAsia="Times New Roman" w:hAnsi="Times New Roman"/>
            <w:bCs/>
            <w:i/>
            <w:iCs/>
            <w:noProof/>
            <w:sz w:val="32"/>
            <w:szCs w:val="32"/>
          </w:rPr>
          <w:drawing>
            <wp:inline distT="0" distB="0" distL="0" distR="0" wp14:anchorId="6BE63E3B" wp14:editId="65255005">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del>
    </w:p>
    <w:p w14:paraId="1BBA846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5D75347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46A67AF"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1189618"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742D16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7967A56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841EDA3"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446521E"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8C922D1"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7495E34" w14:textId="26722433" w:rsidR="00E64AE3" w:rsidRPr="00B27B4C" w:rsidRDefault="00D41BB6"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2" w:author="Meryl Etman" w:date="2024-02-11T16:49:00Z">
            <w:r>
              <w:rPr>
                <w:rFonts w:ascii="Times New Roman" w:eastAsia="Times New Roman" w:hAnsi="Times New Roman"/>
                <w:bCs/>
                <w:sz w:val="32"/>
                <w:szCs w:val="32"/>
                <w:u w:val="single"/>
                <w:rtl/>
                <w:lang w:eastAsia="he-IL"/>
              </w:rPr>
              <w:t>הכוזרי</w:t>
            </w:r>
          </w:ins>
        </w:p>
      </w:sdtContent>
    </w:sdt>
    <w:p w14:paraId="44AFC629"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651E17F" w14:textId="5FCF67F3" w:rsidR="00E64AE3" w:rsidRPr="00B27B4C" w:rsidRDefault="00D41BB6"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3" w:author="Meryl Etman" w:date="2024-02-11T16:49:00Z">
            <w:r>
              <w:rPr>
                <w:rFonts w:ascii="Times New Roman" w:eastAsia="Times New Roman" w:hAnsi="Times New Roman"/>
                <w:bCs/>
                <w:sz w:val="32"/>
                <w:szCs w:val="32"/>
                <w:u w:val="single"/>
                <w:rtl/>
                <w:lang w:eastAsia="he-IL"/>
              </w:rPr>
              <w:t>הכוזרי הרצליה</w:t>
            </w:r>
          </w:ins>
        </w:p>
      </w:sdtContent>
    </w:sdt>
    <w:p w14:paraId="2E448D5E"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6F02CE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6F6BCD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2B806D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8EAFB1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9AF4F7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5874A5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23CA0F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AF8BD2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37DB10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7FD18E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B255E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973B6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3CF34F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F2EB67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E1A3CC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F99B64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6F3309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A9BE66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9E3A7B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DA5A8D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74C058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A7C93F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8460E2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298CAD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AA9DB6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15263E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0CF2D7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7112ACA"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8A37680"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205F4A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lastRenderedPageBreak/>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7987709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5BF6A34C" w14:textId="70C669AB"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w:t>
      </w:r>
      <w:del w:id="4" w:author="מרול אטמן" w:date="2024-02-29T14:51:00Z">
        <w:r w:rsidRPr="001835AB" w:rsidDel="003F4BC1">
          <w:rPr>
            <w:rFonts w:ascii="Times New Roman" w:eastAsia="Times New Roman" w:hAnsi="Times New Roman" w:hint="cs"/>
            <w:sz w:val="20"/>
            <w:rtl/>
            <w:lang w:eastAsia="he-IL"/>
          </w:rPr>
          <w:delText xml:space="preserve">בתל-אביב </w:delText>
        </w:r>
      </w:del>
      <w:r w:rsidRPr="001835AB">
        <w:rPr>
          <w:rFonts w:ascii="Times New Roman" w:eastAsia="Times New Roman" w:hAnsi="Times New Roman" w:hint="cs"/>
          <w:sz w:val="20"/>
          <w:rtl/>
          <w:lang w:eastAsia="he-IL"/>
        </w:rPr>
        <w:t xml:space="preserve">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3-03T00:00:00Z">
            <w:dateFormat w:val="dd/MM/yyyy"/>
            <w:lid w:val="he-IL"/>
            <w:storeMappedDataAs w:val="dateTime"/>
            <w:calendar w:val="gregorian"/>
          </w:date>
        </w:sdtPr>
        <w:sdtEndPr>
          <w:rPr>
            <w:rFonts w:hint="cs"/>
          </w:rPr>
        </w:sdtEndPr>
        <w:sdtContent>
          <w:ins w:id="5" w:author="Meryl Etman" w:date="2024-03-03T11:38:00Z">
            <w:r w:rsidR="00E14542">
              <w:rPr>
                <w:rFonts w:ascii="Times New Roman" w:eastAsia="Times New Roman" w:hAnsi="Times New Roman" w:hint="cs"/>
                <w:color w:val="800080"/>
                <w:sz w:val="24"/>
                <w:rtl/>
                <w:lang w:eastAsia="he-IL"/>
              </w:rPr>
              <w:t>‏03/03/2024</w:t>
            </w:r>
          </w:ins>
        </w:sdtContent>
      </w:sdt>
    </w:p>
    <w:p w14:paraId="1FE38A08"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77330C3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7C6802A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D3B9452"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1B5CFCD" w14:textId="199806BB" w:rsidR="001835AB" w:rsidRPr="001835AB" w:rsidRDefault="00D41BB6"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ins w:id="6" w:author="Meryl Etman" w:date="2024-02-11T16:51:00Z">
            <w:r>
              <w:rPr>
                <w:rFonts w:ascii="Times New Roman" w:eastAsia="Times New Roman" w:hAnsi="Times New Roman"/>
                <w:color w:val="800080"/>
                <w:sz w:val="24"/>
                <w:rtl/>
              </w:rPr>
              <w:br/>
              <w:t>אפריקה התחדשות עירונית בע"מ</w:t>
            </w:r>
            <w:r>
              <w:rPr>
                <w:rFonts w:ascii="Times New Roman" w:eastAsia="Times New Roman" w:hAnsi="Times New Roman"/>
                <w:color w:val="800080"/>
                <w:sz w:val="24"/>
                <w:rtl/>
              </w:rPr>
              <w:br/>
            </w:r>
          </w:ins>
          <w:ins w:id="7" w:author="Meryl Etman" w:date="2024-02-11T16:56:00Z">
            <w:r w:rsidR="000F19EA">
              <w:rPr>
                <w:rFonts w:ascii="Times New Roman" w:eastAsia="Times New Roman" w:hAnsi="Times New Roman" w:hint="cs"/>
                <w:color w:val="800080"/>
                <w:sz w:val="24"/>
                <w:rtl/>
              </w:rPr>
              <w:t>רח' יהונתן נתניהו 1, אור יהודה</w:t>
            </w:r>
          </w:ins>
          <w:ins w:id="8" w:author="Meryl Etman" w:date="2024-02-11T16:51:00Z">
            <w:r>
              <w:rPr>
                <w:rFonts w:ascii="Times New Roman" w:eastAsia="Times New Roman" w:hAnsi="Times New Roman"/>
                <w:color w:val="800080"/>
                <w:sz w:val="24"/>
                <w:rtl/>
              </w:rPr>
              <w:br/>
              <w:t>514639525</w:t>
            </w:r>
            <w:r>
              <w:rPr>
                <w:rFonts w:ascii="Times New Roman" w:eastAsia="Times New Roman" w:hAnsi="Times New Roman"/>
                <w:color w:val="800080"/>
                <w:sz w:val="24"/>
                <w:rtl/>
              </w:rPr>
              <w:br/>
            </w:r>
            <w:r>
              <w:rPr>
                <w:rFonts w:ascii="Times New Roman" w:eastAsia="Times New Roman" w:hAnsi="Times New Roman"/>
                <w:color w:val="800080"/>
                <w:sz w:val="24"/>
                <w:rtl/>
              </w:rPr>
              <w:br/>
              <w:t>מצלאוי חברה לבנין בע"מ</w:t>
            </w:r>
            <w:r>
              <w:rPr>
                <w:rFonts w:ascii="Times New Roman" w:eastAsia="Times New Roman" w:hAnsi="Times New Roman"/>
                <w:color w:val="800080"/>
                <w:sz w:val="24"/>
                <w:rtl/>
              </w:rPr>
              <w:br/>
              <w:t>דרך רפאל איתן 1, קרית אונו</w:t>
            </w:r>
            <w:r>
              <w:rPr>
                <w:rFonts w:ascii="Times New Roman" w:eastAsia="Times New Roman" w:hAnsi="Times New Roman"/>
                <w:color w:val="800080"/>
                <w:sz w:val="24"/>
                <w:rtl/>
              </w:rPr>
              <w:br/>
              <w:t>512726712</w:t>
            </w:r>
            <w:r>
              <w:rPr>
                <w:rFonts w:ascii="Times New Roman" w:eastAsia="Times New Roman" w:hAnsi="Times New Roman"/>
                <w:color w:val="800080"/>
                <w:sz w:val="24"/>
                <w:rtl/>
              </w:rPr>
              <w:br/>
            </w:r>
          </w:ins>
        </w:p>
      </w:sdtContent>
    </w:sdt>
    <w:p w14:paraId="26F1C64A"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2450BE0E"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4897E944"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06DCA8CD"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5A4484C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1A7C5DB" w14:textId="4F9D4013" w:rsidR="001835AB" w:rsidRPr="001835AB" w:rsidRDefault="00D41BB6" w:rsidP="00D12751">
          <w:pPr>
            <w:pStyle w:val="AutoFields"/>
            <w:spacing w:before="0" w:beforeAutospacing="0" w:after="0" w:afterAutospacing="0"/>
            <w:jc w:val="center"/>
            <w:rPr>
              <w:rFonts w:ascii="Times New Roman" w:eastAsia="Times New Roman" w:hAnsi="Times New Roman"/>
              <w:rtl/>
              <w:lang w:eastAsia="he-IL"/>
            </w:rPr>
          </w:pPr>
          <w:ins w:id="9" w:author="Meryl Etman" w:date="2024-02-11T16:52:00Z">
            <w:r>
              <w:rPr>
                <w:rFonts w:ascii="Times New Roman" w:eastAsia="Times New Roman" w:hAnsi="Times New Roman"/>
                <w:color w:val="800080"/>
                <w:sz w:val="24"/>
                <w:rtl/>
              </w:rPr>
              <w:br/>
              <w:t>אפיק אוברמן ניב</w:t>
            </w:r>
            <w:r>
              <w:rPr>
                <w:rFonts w:ascii="Times New Roman" w:eastAsia="Times New Roman" w:hAnsi="Times New Roman"/>
                <w:color w:val="800080"/>
                <w:sz w:val="24"/>
                <w:rtl/>
              </w:rPr>
              <w:br/>
              <w:t>אפעל 22, פתח תקווה</w:t>
            </w:r>
            <w:r>
              <w:rPr>
                <w:rFonts w:ascii="Times New Roman" w:eastAsia="Times New Roman" w:hAnsi="Times New Roman"/>
                <w:color w:val="800080"/>
                <w:sz w:val="24"/>
                <w:rtl/>
              </w:rPr>
              <w:br/>
            </w:r>
          </w:ins>
          <w:ins w:id="10" w:author="מרול אטמן" w:date="2024-02-29T14:46:00Z">
            <w:r w:rsidR="00AD755D">
              <w:rPr>
                <w:rFonts w:ascii="Times New Roman" w:eastAsia="Times New Roman" w:hAnsi="Times New Roman" w:hint="cs"/>
                <w:color w:val="800080"/>
                <w:sz w:val="24"/>
                <w:rtl/>
              </w:rPr>
              <w:t>55738</w:t>
            </w:r>
          </w:ins>
          <w:ins w:id="11" w:author="מרול אטמן" w:date="2024-02-29T14:47:00Z">
            <w:r w:rsidR="00AD755D">
              <w:rPr>
                <w:rFonts w:ascii="Times New Roman" w:eastAsia="Times New Roman" w:hAnsi="Times New Roman" w:hint="cs"/>
                <w:color w:val="800080"/>
                <w:sz w:val="24"/>
                <w:rtl/>
              </w:rPr>
              <w:t>6323</w:t>
            </w:r>
          </w:ins>
          <w:ins w:id="12" w:author="Meryl Etman" w:date="2024-02-11T16:52:00Z">
            <w:r>
              <w:rPr>
                <w:rFonts w:ascii="Times New Roman" w:eastAsia="Times New Roman" w:hAnsi="Times New Roman"/>
                <w:color w:val="800080"/>
                <w:sz w:val="24"/>
                <w:rtl/>
              </w:rPr>
              <w:br/>
            </w:r>
          </w:ins>
        </w:p>
      </w:sdtContent>
    </w:sdt>
    <w:p w14:paraId="6C5E0F10"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6F74D4F7"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701B072E"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57EF6EDD"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77CF791"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30324301"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1341423A"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49965BC6"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284B975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76F8D6D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356DCD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7662B26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436380F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B56A83E"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268134A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5CECF1A"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9EBF4C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C1987E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5A80539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81355B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68CC3E7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7E857E7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6252C67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C94DF02"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63C1B6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AF429C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23F40F6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4FF1D1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2A0C945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3FA386ED"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7F7C0A36"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54A0AAD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2C698E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07E4A28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693AAE0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B338F8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5416C680"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08C9F1C6"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464CE12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0E66F6D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1F18E6EF"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19601B38"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1700F64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1AF3FD5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1D4A073C"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3C045779"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0D9C8C29"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49B9B425"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7440D292"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75DB10CA"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702008FF"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180602F8"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39AC9FF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2E817F3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38FAAC4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03AF582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78D6043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56CC4B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78C286F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59C0118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386CA48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3AF0DC5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5427EE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230C2B3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24E2535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19A313B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2037D2F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18A4D06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05DCD41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03C259A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51F6B5A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00A2F0C1"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5FADAF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03AF91E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017BF05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0ABEEE8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59D181A9"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55681F2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1681394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767FEFA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251A9C3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08E8824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5ADB183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223CCCD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118A822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09AF372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1E2D29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15B5D063"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7B081E2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0179ED9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3D9C02C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5239F7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62A9008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0887122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40CFBEA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7CD1E2C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1AF5215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490DD469"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329AA20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7145BC61"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B58C209"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3718A338"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473A6DE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27978A4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7BA1226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6FB0D9D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6EA2485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62BE7B8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409624B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5B0A5FA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38059E0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4A8D64F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2D6818F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0D91F05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32BE90E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53C8B598"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55EB685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430F204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36555C78"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03C92EE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581A10F0"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B08B50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1815D8B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1926974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78855EB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2F909FD4"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5A5044C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546B926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3DDC933F"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5209AE3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586CE452"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647FF90D"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C824AB5" w14:textId="77777777" w:rsidR="00740118" w:rsidRPr="00013687" w:rsidRDefault="00740118" w:rsidP="0074011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D78B335"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A7FCD99"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03FF3C27"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71B36846"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0AB449E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184022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05366D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1A9D0353"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149549F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3E44580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EF16D1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6EF232D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5C9634A1"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96DF78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5ABCE2B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B531C1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5E69775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F154943"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3EA8495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5912325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2A224C7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00DC135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15DE236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602095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172DB79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4FE92802"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3EB0B87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1CA2A12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260E084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3613A5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44087A5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144B42A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2649376C"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61DFDE88"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6468FF5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2B198B92"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0E0C3263"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04F5CB59"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6486BE77"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2045D0B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3164F57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092AA3A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43D56FC6"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6E2DCF8D"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6E803F25"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49035013" w14:textId="77777777" w:rsidR="0071375B" w:rsidRPr="0071375B" w:rsidRDefault="0071375B" w:rsidP="0071375B">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23B675"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381B59E8" w14:textId="77777777" w:rsidR="00A61E4D" w:rsidRPr="00A61E4D" w:rsidRDefault="00A61E4D" w:rsidP="00A61E4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0C54E3FD"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lang w:eastAsia="he-IL"/>
        </w:rPr>
      </w:pPr>
      <w:r w:rsidRPr="00A61E4D">
        <w:rPr>
          <w:rFonts w:ascii="Times New Roman" w:eastAsia="Times New Roman" w:hAnsi="Times New Roman"/>
          <w:sz w:val="20"/>
          <w:rtl/>
          <w:lang w:eastAsia="he-IL"/>
        </w:rPr>
        <w:t>חל שינוי בהחזקת המניות ו/או בהרכב המנהלים של המתכנן.</w:t>
      </w:r>
    </w:p>
    <w:p w14:paraId="2FBB180F" w14:textId="77777777" w:rsidR="00A61E4D" w:rsidRPr="00A61E4D" w:rsidRDefault="00A61E4D" w:rsidP="00A61E4D">
      <w:pPr>
        <w:widowControl w:val="0"/>
        <w:tabs>
          <w:tab w:val="left" w:pos="2357"/>
        </w:tabs>
        <w:spacing w:before="0" w:beforeAutospacing="0" w:after="0" w:afterAutospacing="0" w:line="240" w:lineRule="auto"/>
        <w:ind w:left="2357"/>
        <w:jc w:val="both"/>
        <w:rPr>
          <w:rFonts w:ascii="Times New Roman" w:eastAsia="Times New Roman" w:hAnsi="Times New Roman"/>
          <w:sz w:val="20"/>
          <w:lang w:eastAsia="he-IL"/>
        </w:rPr>
      </w:pPr>
    </w:p>
    <w:p w14:paraId="3796C54D" w14:textId="77777777" w:rsidR="00A61E4D" w:rsidRPr="00A61E4D" w:rsidRDefault="00A61E4D" w:rsidP="00A61E4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A61E4D">
        <w:rPr>
          <w:rFonts w:ascii="Times New Roman" w:eastAsia="Times New Roman" w:hAnsi="Times New Roman"/>
          <w:sz w:val="20"/>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2E1BEA4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7FF65377"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27ED019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4A63571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60103D7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6A137FC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9191AC9"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23253450"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6554A9B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7C00BF3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43B41E4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6FFA9BA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7C332EC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5296C76F"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7D6DD53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799ACF9D"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431BB272"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1899955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5703AB0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42C45B9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01FAB75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0A57D494" w14:textId="77777777" w:rsidR="001835AB" w:rsidDel="00DE3CFE" w:rsidRDefault="001835AB" w:rsidP="001835AB">
      <w:pPr>
        <w:widowControl w:val="0"/>
        <w:numPr>
          <w:ilvl w:val="1"/>
          <w:numId w:val="1"/>
        </w:numPr>
        <w:spacing w:before="0" w:beforeAutospacing="0" w:after="240" w:afterAutospacing="0" w:line="240" w:lineRule="auto"/>
        <w:ind w:left="788" w:hanging="431"/>
        <w:jc w:val="both"/>
        <w:rPr>
          <w:del w:id="13" w:author="מרול אטמן" w:date="2024-02-11T17:09:00Z"/>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6682FB0C" w14:textId="77777777" w:rsidR="00E64AE3" w:rsidRPr="00DE3CFE" w:rsidRDefault="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Change w:id="14" w:author="מרול אטמן" w:date="2024-02-11T17:09:00Z">
          <w:pPr>
            <w:widowControl w:val="0"/>
            <w:spacing w:before="0" w:beforeAutospacing="0" w:after="240" w:afterAutospacing="0" w:line="240" w:lineRule="auto"/>
            <w:jc w:val="both"/>
          </w:pPr>
        </w:pPrChange>
      </w:pPr>
    </w:p>
    <w:p w14:paraId="49E5DE8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1297CB0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64546C0F"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15C27536"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0175276"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79C35B6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56962C6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5A331974"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75645865"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25A0120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08E1643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49CDCC7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77291C09"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7F25715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5A790791"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7024291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3649CC1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4826B1AB"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0F7AD2E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75F8A879"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F6426A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02B1EA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31437B35" w14:textId="77777777" w:rsidR="001835AB" w:rsidRPr="001835AB" w:rsidDel="00DE3CFE" w:rsidRDefault="001835AB" w:rsidP="001835AB">
      <w:pPr>
        <w:widowControl w:val="0"/>
        <w:numPr>
          <w:ilvl w:val="1"/>
          <w:numId w:val="1"/>
        </w:numPr>
        <w:spacing w:before="0" w:beforeAutospacing="0" w:after="720" w:afterAutospacing="0" w:line="240" w:lineRule="auto"/>
        <w:ind w:left="788" w:hanging="431"/>
        <w:jc w:val="both"/>
        <w:rPr>
          <w:del w:id="15" w:author="מרול אטמן" w:date="2024-02-11T17:09:00Z"/>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04DA5CE0" w14:textId="77777777" w:rsidR="001835AB" w:rsidRPr="00DE3CFE" w:rsidRDefault="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Change w:id="16" w:author="מרול אטמן" w:date="2024-02-11T17:09:00Z">
          <w:pPr>
            <w:widowControl w:val="0"/>
            <w:spacing w:before="0" w:beforeAutospacing="0" w:after="0" w:afterAutospacing="0" w:line="240" w:lineRule="auto"/>
            <w:jc w:val="both"/>
          </w:pPr>
        </w:pPrChange>
      </w:pPr>
    </w:p>
    <w:p w14:paraId="4829AED4"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0224D05D"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595A2EFD"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3C98A62"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15CEC6B8" w14:textId="3609A8C0"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 w:author="Meryl Etman" w:date="2024-02-11T16:52:00Z">
            <w:r w:rsidR="00D41BB6">
              <w:rPr>
                <w:rFonts w:ascii="Times New Roman" w:eastAsia="Times New Roman" w:hAnsi="Times New Roman"/>
                <w:color w:val="00B0F0"/>
                <w:sz w:val="20"/>
                <w:u w:val="single"/>
                <w:rtl/>
                <w:lang w:eastAsia="he-IL"/>
              </w:rPr>
              <w:t>אפיק אוברמן ניב</w:t>
            </w:r>
          </w:ins>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8" w:author="Meryl Etman" w:date="2024-02-11T16:51:00Z">
            <w:r w:rsidR="00D41BB6" w:rsidRPr="003E6FC4">
              <w:rPr>
                <w:rStyle w:val="PlaceholderText"/>
                <w:rtl/>
              </w:rPr>
              <w:t>[שם צד א]</w:t>
            </w:r>
          </w:ins>
        </w:sdtContent>
      </w:sdt>
    </w:p>
    <w:p w14:paraId="38AA30B9"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741C05AA" w14:textId="2FE5CAAC" w:rsidR="00E64AE3" w:rsidRPr="00E64AE3" w:rsidDel="00DE3CFE" w:rsidRDefault="00E64AE3" w:rsidP="00E64AE3">
      <w:pPr>
        <w:widowControl w:val="0"/>
        <w:spacing w:before="0" w:beforeAutospacing="0" w:after="0" w:afterAutospacing="0" w:line="240" w:lineRule="auto"/>
        <w:jc w:val="both"/>
        <w:rPr>
          <w:del w:id="19" w:author="מרול אטמן" w:date="2024-02-11T17:09:00Z"/>
          <w:rFonts w:ascii="Times New Roman" w:eastAsia="Times New Roman" w:hAnsi="Times New Roman"/>
          <w:sz w:val="20"/>
          <w:rtl/>
          <w:lang w:eastAsia="he-IL"/>
        </w:rPr>
      </w:pPr>
    </w:p>
    <w:p w14:paraId="7212508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43A7478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037081E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0E335B2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633D76E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4808816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0958DFF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31953CF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45505341" w14:textId="489CBD94" w:rsidR="001835AB" w:rsidRPr="001835AB" w:rsidDel="00DE3CFE" w:rsidRDefault="001835AB" w:rsidP="001835AB">
      <w:pPr>
        <w:widowControl w:val="0"/>
        <w:spacing w:before="0" w:beforeAutospacing="0" w:after="0" w:afterAutospacing="0" w:line="240" w:lineRule="auto"/>
        <w:outlineLvl w:val="3"/>
        <w:rPr>
          <w:del w:id="20" w:author="מרול אטמן" w:date="2024-02-11T17:10:00Z"/>
          <w:rFonts w:ascii="Times New Roman" w:eastAsia="Times New Roman" w:hAnsi="Times New Roman"/>
          <w:bCs/>
          <w:sz w:val="24"/>
          <w:u w:val="single"/>
          <w:rtl/>
          <w:lang w:eastAsia="he-IL"/>
        </w:rPr>
      </w:pPr>
    </w:p>
    <w:p w14:paraId="3596ACB2" w14:textId="4021BD6B" w:rsidR="00B158C8" w:rsidDel="00DE3CFE" w:rsidRDefault="00B158C8">
      <w:pPr>
        <w:widowControl w:val="0"/>
        <w:spacing w:before="0" w:beforeAutospacing="0" w:after="0" w:afterAutospacing="0" w:line="240" w:lineRule="auto"/>
        <w:outlineLvl w:val="3"/>
        <w:rPr>
          <w:del w:id="21" w:author="מרול אטמן" w:date="2024-02-11T17:10:00Z"/>
          <w:rFonts w:ascii="Times New Roman" w:eastAsia="Times New Roman" w:hAnsi="Times New Roman"/>
          <w:bCs/>
          <w:sz w:val="20"/>
          <w:u w:val="single"/>
          <w:rtl/>
          <w:lang w:eastAsia="he-IL"/>
        </w:rPr>
        <w:pPrChange w:id="22" w:author="מרול אטמן" w:date="2024-02-11T17:09:00Z">
          <w:pPr>
            <w:widowControl w:val="0"/>
            <w:spacing w:before="0" w:beforeAutospacing="0" w:after="0" w:afterAutospacing="0" w:line="240" w:lineRule="auto"/>
            <w:jc w:val="center"/>
            <w:outlineLvl w:val="3"/>
          </w:pPr>
        </w:pPrChange>
      </w:pPr>
      <w:del w:id="23" w:author="מרול אטמן" w:date="2024-02-11T17:09:00Z">
        <w:r w:rsidDel="00DE3CFE">
          <w:rPr>
            <w:rFonts w:ascii="Times New Roman" w:eastAsia="Times New Roman" w:hAnsi="Times New Roman"/>
            <w:bCs/>
            <w:sz w:val="20"/>
            <w:u w:val="single"/>
            <w:rtl/>
            <w:lang w:eastAsia="he-IL"/>
          </w:rPr>
          <w:br w:type="page"/>
        </w:r>
      </w:del>
    </w:p>
    <w:p w14:paraId="706BF876"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t>נספח ''א''</w:t>
      </w:r>
    </w:p>
    <w:p w14:paraId="7927B1DD"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02DF53D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4C9F150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DF66572" w14:textId="4706E3CE" w:rsidR="00E64AE3" w:rsidRPr="00E64AE3" w:rsidRDefault="00E64AE3" w:rsidP="00DE3CFE">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 xml:space="preserve">פרויקט </w:t>
      </w:r>
      <w:ins w:id="24" w:author="Meryl Etman" w:date="2024-02-11T16:57:00Z">
        <w:r w:rsidR="000F19EA">
          <w:rPr>
            <w:rFonts w:ascii="Times New Roman" w:eastAsia="Times New Roman" w:hAnsi="Times New Roman" w:hint="cs"/>
            <w:sz w:val="24"/>
            <w:rtl/>
            <w:lang w:eastAsia="he-IL"/>
          </w:rPr>
          <w:t xml:space="preserve">פינוי בינוי במסגרת התחדשות עירונית הכולל הריסת 3 בניינים קיימים ובניית 6 בניינים חדשים בהם כ-204 </w:t>
        </w:r>
      </w:ins>
      <w:del w:id="25" w:author="Meryl Etman" w:date="2024-02-11T16:57:00Z">
        <w:r w:rsidRPr="00E64AE3" w:rsidDel="000F19EA">
          <w:rPr>
            <w:rFonts w:ascii="Times New Roman" w:eastAsia="Times New Roman" w:hAnsi="Times New Roman" w:hint="cs"/>
            <w:sz w:val="24"/>
            <w:rtl/>
            <w:lang w:eastAsia="he-IL"/>
          </w:rPr>
          <w:delText xml:space="preserve">לבניית </w:delText>
        </w:r>
      </w:del>
      <w:r w:rsidRPr="00E64AE3">
        <w:rPr>
          <w:rFonts w:ascii="Times New Roman" w:eastAsia="Times New Roman" w:hAnsi="Times New Roman" w:hint="cs"/>
          <w:sz w:val="24"/>
          <w:rtl/>
          <w:lang w:eastAsia="he-IL"/>
        </w:rPr>
        <w:t>יחידות דיור, שטחי מסחר</w:t>
      </w:r>
      <w:del w:id="26" w:author="Meryl Etman" w:date="2024-02-11T16:58:00Z">
        <w:r w:rsidRPr="00E64AE3" w:rsidDel="000F19EA">
          <w:rPr>
            <w:rFonts w:ascii="Times New Roman" w:eastAsia="Times New Roman" w:hAnsi="Times New Roman" w:hint="cs"/>
            <w:sz w:val="24"/>
            <w:rtl/>
            <w:lang w:eastAsia="he-IL"/>
          </w:rPr>
          <w:delText xml:space="preserve"> ומשרדים</w:delText>
        </w:r>
      </w:del>
      <w:r w:rsidRPr="00E64AE3">
        <w:rPr>
          <w:rFonts w:ascii="Times New Roman" w:eastAsia="Times New Roman" w:hAnsi="Times New Roman" w:hint="cs"/>
          <w:sz w:val="24"/>
          <w:rtl/>
          <w:lang w:eastAsia="he-IL"/>
        </w:rPr>
        <w:t>,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7" w:author="Meryl Etman" w:date="2024-02-11T16:49:00Z">
            <w:r w:rsidR="00D41BB6">
              <w:rPr>
                <w:rFonts w:ascii="Times New Roman" w:eastAsia="Times New Roman" w:hAnsi="Times New Roman" w:hint="cs"/>
                <w:color w:val="00B0F0"/>
                <w:sz w:val="24"/>
                <w:rtl/>
                <w:lang w:eastAsia="he-IL"/>
              </w:rPr>
              <w:t>הרצליה</w:t>
            </w:r>
          </w:ins>
        </w:sdtContent>
      </w:sdt>
      <w:del w:id="28" w:author="Meryl Etman" w:date="2024-02-11T16:58:00Z">
        <w:r w:rsidRPr="00E64AE3" w:rsidDel="0009127D">
          <w:rPr>
            <w:rFonts w:ascii="Times New Roman" w:eastAsia="Times New Roman" w:hAnsi="Times New Roman" w:hint="cs"/>
            <w:color w:val="00B0F0"/>
            <w:sz w:val="24"/>
            <w:rtl/>
            <w:lang w:eastAsia="he-IL"/>
          </w:rPr>
          <w:delText xml:space="preserve"> - </w:delText>
        </w:r>
      </w:del>
      <w:customXmlDelRangeStart w:id="29" w:author="Meryl Etman" w:date="2024-02-11T16:58:00Z"/>
      <w:sdt>
        <w:sdtPr>
          <w:rPr>
            <w:rFonts w:ascii="Times New Roman" w:eastAsia="Times New Roman" w:hAnsi="Times New Roman" w:hint="cs"/>
            <w:color w:val="00B0F0"/>
            <w:sz w:val="24"/>
            <w:rtl/>
          </w:rPr>
          <w:alias w:val="שם אתר"/>
          <w:tag w:val="cntSite"/>
          <w:id w:val="-1682512962"/>
          <w:placeholder>
            <w:docPart w:val="32D2F19C01A448299B31E3C8260E18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9"/>
          <w:customXmlDelRangeStart w:id="30" w:author="Meryl Etman" w:date="2024-02-11T16:58:00Z"/>
        </w:sdtContent>
      </w:sdt>
      <w:customXmlDelRangeEnd w:id="30"/>
      <w:r w:rsidRPr="00E64AE3">
        <w:rPr>
          <w:rFonts w:ascii="Times New Roman" w:eastAsia="Times New Roman" w:hAnsi="Times New Roman" w:hint="cs"/>
          <w:color w:val="00B0F0"/>
          <w:sz w:val="24"/>
          <w:rtl/>
          <w:lang w:eastAsia="he-IL"/>
        </w:rPr>
        <w:t>,</w:t>
      </w:r>
      <w:ins w:id="31" w:author="Meryl Etman" w:date="2024-02-11T17:00:00Z">
        <w:r w:rsidR="0009127D">
          <w:rPr>
            <w:rFonts w:ascii="Times New Roman" w:eastAsia="Times New Roman" w:hAnsi="Times New Roman" w:hint="cs"/>
            <w:color w:val="00B0F0"/>
            <w:sz w:val="24"/>
            <w:rtl/>
            <w:lang w:eastAsia="he-IL"/>
          </w:rPr>
          <w:t xml:space="preserve"> רחוב</w:t>
        </w:r>
      </w:ins>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2" w:author="Meryl Etman" w:date="2024-02-11T16:49:00Z">
            <w:r w:rsidR="00D41BB6">
              <w:rPr>
                <w:rFonts w:ascii="Times New Roman" w:eastAsia="Times New Roman" w:hAnsi="Times New Roman" w:hint="cs"/>
                <w:color w:val="00B0F0"/>
                <w:sz w:val="24"/>
                <w:rtl/>
              </w:rPr>
              <w:t>הכוזרי</w:t>
            </w:r>
          </w:ins>
        </w:sdtContent>
      </w:sdt>
      <w:r w:rsidRPr="00E64AE3">
        <w:rPr>
          <w:rFonts w:ascii="Times New Roman" w:eastAsia="Times New Roman" w:hAnsi="Times New Roman" w:hint="cs"/>
          <w:sz w:val="24"/>
          <w:rtl/>
          <w:lang w:eastAsia="he-IL"/>
        </w:rPr>
        <w:t xml:space="preserve"> </w:t>
      </w:r>
      <w:ins w:id="33" w:author="Meryl Etman" w:date="2024-02-11T17:00:00Z">
        <w:r w:rsidR="0009127D">
          <w:rPr>
            <w:rFonts w:ascii="Times New Roman" w:eastAsia="Times New Roman" w:hAnsi="Times New Roman" w:hint="cs"/>
            <w:sz w:val="24"/>
            <w:rtl/>
            <w:lang w:eastAsia="he-IL"/>
          </w:rPr>
          <w:t xml:space="preserve">פינת רח' מזא"ה </w:t>
        </w:r>
      </w:ins>
      <w:r w:rsidRPr="00E64AE3">
        <w:rPr>
          <w:rFonts w:ascii="Times New Roman" w:eastAsia="Times New Roman" w:hAnsi="Times New Roman" w:hint="cs"/>
          <w:sz w:val="24"/>
          <w:rtl/>
          <w:lang w:eastAsia="he-IL"/>
        </w:rPr>
        <w:t xml:space="preserve">לרבות </w:t>
      </w:r>
      <w:ins w:id="34" w:author="Meryl Etman" w:date="2024-02-11T17:00:00Z">
        <w:r w:rsidR="0009127D">
          <w:rPr>
            <w:rFonts w:ascii="Times New Roman" w:eastAsia="Times New Roman" w:hAnsi="Times New Roman" w:hint="cs"/>
            <w:sz w:val="24"/>
            <w:rtl/>
            <w:lang w:eastAsia="he-IL"/>
          </w:rPr>
          <w:t xml:space="preserve">שיפוץ והרחבת בית כנסת קיים ולרבות </w:t>
        </w:r>
      </w:ins>
      <w:r w:rsidRPr="00E64AE3">
        <w:rPr>
          <w:rFonts w:ascii="Times New Roman" w:eastAsia="Times New Roman" w:hAnsi="Times New Roman" w:hint="cs"/>
          <w:sz w:val="24"/>
          <w:rtl/>
          <w:lang w:eastAsia="he-IL"/>
        </w:rPr>
        <w:t>עבודות פיתוח על</w:t>
      </w:r>
      <w:ins w:id="35" w:author="Meryl Etman" w:date="2024-02-11T17:00:00Z">
        <w:r w:rsidR="0009127D">
          <w:rPr>
            <w:rFonts w:ascii="Times New Roman" w:eastAsia="Times New Roman" w:hAnsi="Times New Roman" w:hint="cs"/>
            <w:sz w:val="24"/>
            <w:rtl/>
            <w:lang w:eastAsia="he-IL"/>
          </w:rPr>
          <w:t xml:space="preserve"> כולל כיכר עירונית</w:t>
        </w:r>
      </w:ins>
      <w:r w:rsidRPr="00E64AE3">
        <w:rPr>
          <w:rFonts w:ascii="Times New Roman" w:eastAsia="Times New Roman" w:hAnsi="Times New Roman" w:hint="cs"/>
          <w:sz w:val="24"/>
          <w:rtl/>
          <w:lang w:eastAsia="he-IL"/>
        </w:rPr>
        <w:t>, אשר יתוכנן ו/או יבוצע עבור המזמין באתר בקטעים ובשלבים לפי שיקול דעתו.</w:t>
      </w:r>
    </w:p>
    <w:p w14:paraId="409E7DD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B4F4AA6" w14:textId="3D694976"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6" w:author="Meryl Etman" w:date="2024-02-11T16:54:00Z">
            <w:r w:rsidR="00D41BB6">
              <w:rPr>
                <w:rFonts w:ascii="Times New Roman" w:eastAsia="Times New Roman" w:hAnsi="Times New Roman" w:hint="cs"/>
                <w:color w:val="008000"/>
                <w:sz w:val="24"/>
                <w:rtl/>
              </w:rPr>
              <w:t>504-0138628</w:t>
            </w:r>
          </w:ins>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ins w:id="37" w:author="Meryl Etman" w:date="2024-02-11T17:01:00Z">
        <w:r w:rsidR="0009127D">
          <w:rPr>
            <w:rFonts w:ascii="Times New Roman" w:eastAsia="Times New Roman" w:hAnsi="Times New Roman" w:hint="cs"/>
            <w:sz w:val="24"/>
            <w:rtl/>
            <w:lang w:eastAsia="he-IL"/>
          </w:rPr>
          <w:t xml:space="preserve">גוש </w:t>
        </w:r>
      </w:ins>
      <w:r w:rsidRPr="00E64AE3">
        <w:rPr>
          <w:rFonts w:ascii="Times New Roman" w:eastAsia="Times New Roman" w:hAnsi="Times New Roman" w:hint="cs"/>
          <w:sz w:val="24"/>
          <w:rtl/>
          <w:lang w:eastAsia="he-IL"/>
        </w:rPr>
        <w:t>-</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8" w:author="Meryl Etman" w:date="2024-02-11T16:54:00Z">
            <w:r w:rsidR="00D41BB6">
              <w:rPr>
                <w:rFonts w:ascii="Times New Roman" w:eastAsia="Times New Roman" w:hAnsi="Times New Roman" w:hint="cs"/>
                <w:sz w:val="24"/>
                <w:rtl/>
                <w:lang w:eastAsia="he-IL"/>
              </w:rPr>
              <w:t>6538</w:t>
            </w:r>
          </w:ins>
        </w:sdtContent>
      </w:sdt>
      <w:r w:rsidRPr="00E64AE3">
        <w:rPr>
          <w:rFonts w:ascii="Times New Roman" w:eastAsia="Times New Roman" w:hAnsi="Times New Roman" w:hint="cs"/>
          <w:sz w:val="24"/>
          <w:rtl/>
          <w:lang w:eastAsia="he-IL"/>
        </w:rPr>
        <w:t>.</w:t>
      </w:r>
      <w:ins w:id="39" w:author="Meryl Etman" w:date="2024-02-11T17:01:00Z">
        <w:r w:rsidR="0009127D">
          <w:rPr>
            <w:rFonts w:ascii="Times New Roman" w:eastAsia="Times New Roman" w:hAnsi="Times New Roman" w:hint="cs"/>
            <w:sz w:val="24"/>
            <w:rtl/>
            <w:lang w:eastAsia="he-IL"/>
          </w:rPr>
          <w:t xml:space="preserve"> חלקות 400-423, מגרשים 101-103, 201.</w:t>
        </w:r>
      </w:ins>
    </w:p>
    <w:p w14:paraId="4BEF8118"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E3857CD"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28D2466" w14:textId="53A60F5C"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0" w:author="Meryl Etman" w:date="2024-02-11T16:49:00Z">
            <w:r w:rsidR="00D41BB6">
              <w:rPr>
                <w:rFonts w:ascii="Times New Roman" w:eastAsia="Times New Roman" w:hAnsi="Times New Roman" w:hint="cs"/>
                <w:color w:val="008000"/>
                <w:sz w:val="24"/>
                <w:rtl/>
              </w:rPr>
              <w:t>הרצליה</w:t>
            </w:r>
          </w:ins>
        </w:sdtContent>
      </w:sdt>
      <w:r w:rsidRPr="00E64AE3">
        <w:rPr>
          <w:rFonts w:ascii="Times New Roman" w:eastAsia="Times New Roman" w:hAnsi="Times New Roman" w:hint="cs"/>
          <w:color w:val="008000"/>
          <w:sz w:val="24"/>
          <w:rtl/>
        </w:rPr>
        <w:t>.</w:t>
      </w:r>
    </w:p>
    <w:p w14:paraId="4BBA1720"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3D15F7B3"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0ECC560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00D6019" w14:textId="6D92E448"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1" w:author="Meryl Etman" w:date="2024-02-11T16:54:00Z">
            <w:r w:rsidR="00D41BB6">
              <w:rPr>
                <w:rFonts w:ascii="Times New Roman" w:eastAsia="Times New Roman" w:hAnsi="Times New Roman" w:hint="cs"/>
                <w:sz w:val="24"/>
                <w:rtl/>
                <w:lang w:eastAsia="he-IL"/>
              </w:rPr>
              <w:t>מרול אטמן</w:t>
            </w:r>
          </w:ins>
        </w:sdtContent>
      </w:sdt>
    </w:p>
    <w:p w14:paraId="2C2C8E3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445822AD"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0437331F"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54B0F1C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2338E82B"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92F70EB" w14:textId="63BD0803"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2" w:author="Meryl Etman" w:date="2024-03-03T11:38:00Z">
            <w:r w:rsidR="00E14542">
              <w:rPr>
                <w:rFonts w:ascii="Times New Roman" w:eastAsia="Times New Roman" w:hAnsi="Times New Roman"/>
                <w:color w:val="008000"/>
                <w:sz w:val="24"/>
                <w:rtl/>
                <w:lang w:eastAsia="he-IL"/>
              </w:rPr>
              <w:t>דוד ניב</w:t>
            </w:r>
          </w:ins>
        </w:sdtContent>
      </w:sdt>
    </w:p>
    <w:p w14:paraId="0C0BC329"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64AE3">
            <w:rPr>
              <w:rFonts w:cstheme="minorBidi"/>
              <w:color w:val="00B0F0"/>
              <w:rtl/>
            </w:rPr>
            <w:t>[שדה נוסף 5]</w:t>
          </w:r>
        </w:sdtContent>
      </w:sdt>
    </w:p>
    <w:p w14:paraId="3A4AC2E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124DF6E" w14:textId="19DCAED4"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3" w:author="Meryl Etman" w:date="2024-03-03T11:38:00Z">
            <w:r w:rsidR="00E14542">
              <w:rPr>
                <w:rFonts w:ascii="Times New Roman" w:eastAsia="Times New Roman" w:hAnsi="Times New Roman"/>
                <w:color w:val="008000"/>
                <w:sz w:val="24"/>
                <w:rtl/>
                <w:lang w:eastAsia="he-IL"/>
              </w:rPr>
              <w:t>דוד ניב</w:t>
            </w:r>
          </w:ins>
        </w:sdtContent>
      </w:sdt>
    </w:p>
    <w:p w14:paraId="5E9C56E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EBFA56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0938479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F1E4A89"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581E40D6"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1BAA2E22"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6AB88067"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4322D625"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2A7E2468"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444770E3"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396E3C98" w14:textId="77777777" w:rsidTr="00E64AE3">
        <w:tc>
          <w:tcPr>
            <w:tcW w:w="3366" w:type="dxa"/>
          </w:tcPr>
          <w:p w14:paraId="03C29CC5" w14:textId="0602BAF7" w:rsidR="00E64AE3" w:rsidRPr="00E64AE3" w:rsidRDefault="00E14542"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4" w:author="Meryl Etman" w:date="2024-02-11T16:51:00Z">
                  <w:r w:rsidR="00D41BB6">
                    <w:rPr>
                      <w:rFonts w:ascii="Times New Roman" w:eastAsia="Times New Roman" w:hAnsi="Times New Roman" w:hint="cs"/>
                      <w:color w:val="008000"/>
                      <w:sz w:val="24"/>
                      <w:rtl/>
                      <w:lang w:eastAsia="he-IL"/>
                    </w:rPr>
                    <w:t>50%</w:t>
                  </w:r>
                </w:ins>
              </w:sdtContent>
            </w:sdt>
          </w:p>
          <w:p w14:paraId="5C04DF0C"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41EDB304"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56F96A42"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55176C28"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7E9D2BAB"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6EA149F6"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t>נספח "ב"</w:t>
      </w:r>
    </w:p>
    <w:p w14:paraId="3C9F52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472E287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50D316C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D1D96F3"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0334CD2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BAE5790"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0A61EA5D"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9689AFE"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6D0EFEBA"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734F1A75"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3CB6E221"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4F0DEDEB"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646D39B8" w14:textId="77777777" w:rsidR="00B158C8" w:rsidRPr="00B158C8" w:rsidRDefault="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Change w:id="45" w:author="מרול אטמן" w:date="2024-02-11T17:10:00Z">
          <w:pPr>
            <w:widowControl w:val="0"/>
            <w:spacing w:before="0" w:beforeAutospacing="0" w:after="0" w:afterAutospacing="0" w:line="240" w:lineRule="auto"/>
            <w:ind w:left="1927" w:hanging="425"/>
            <w:jc w:val="both"/>
          </w:pPr>
        </w:pPrChange>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del w:id="46" w:author="מרול אטמן" w:date="2024-02-11T17:10:00Z">
        <w:r w:rsidRPr="00B158C8" w:rsidDel="00EC7289">
          <w:rPr>
            <w:rFonts w:ascii="Times New Roman" w:eastAsia="Times New Roman" w:hAnsi="Times New Roman" w:hint="cs"/>
            <w:sz w:val="24"/>
            <w:lang w:eastAsia="he-IL"/>
          </w:rPr>
          <w:delText xml:space="preserve"> </w:delText>
        </w:r>
      </w:del>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4D4C3085"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7EEE2EA3"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128018A1"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573DA43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72D2AA7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6E3D163"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3CE47132"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22D767C7"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3CB50440"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0770E59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1125942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69B04C2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B66DE78"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24717B0F"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308AC3A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6805892"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14D2CBC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75DF887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1B83703D"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C75856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638B0DC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89BFA2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42D7D3B3"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6CE162B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1D9463B7"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60C23287"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15195716"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082EAC01"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0189610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E5B378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5C6D4F6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88B9A83"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4EB37A6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66B3042"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69273D5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16881D4"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4149725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9B442A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536DF2B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C04F52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253CB1A1"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247741A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E1DBD0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25E9222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BCF70D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6028663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8E6D0F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19EB139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A5B070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412997D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3B22BE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154C1EB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2443BAA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555DA1B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412CB85"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60166A7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56FEECB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0CCCC72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70121B9"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7177880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1AA5BD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4F93401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F0DC602"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2E7221E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6B8B795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0BA604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690BAE99"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00360FA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35026A7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38BBC61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6ABBE5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55B2FDB4"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EBBCF43"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160B144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4214F66D"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393E9442"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30CA6798"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5FF4EDDC"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5256013D"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487A65B7"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A9CEE2E"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116A263E"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3049CF99"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1AADE77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1C9593A1"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314D4156"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7BD03C68"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7EAA5C8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8ABFBC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8E8158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A8EDA5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055C51C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1BAA61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3081EBC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33E6EE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0D3196A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26DF68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0F97E37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0FF1B6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65CA6AC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16FF90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5FB1C1C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164FF7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5AAA175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A4ED9B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E02611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C54CBD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6C1CA7F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2644C5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7CD102C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963E14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7C67D7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4C8373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6FFC066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28ECF8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2BBC186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A000CC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1EF698A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54A927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48E18C4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FCEC6A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0AA6AB4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704F99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54E7DDE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E3A0F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7484218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C07BA0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1F783AA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26E83D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44C495EA"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44B7FE6F"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61A8CCA7"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23C004D3"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1885EA8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6483B2CE"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2B6F80A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6FA724C9"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A3B33F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4C45A22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266ADC7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C992F8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4BC0330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772017D"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5BAFD480"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3782645"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3360CA88"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2346965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6602D77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610786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10E7B32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3D1A23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3C47C0F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27C1853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61F5FA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3CA53BA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9EE08B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BD09A1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CB5114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4964498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765823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C40EDA3"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61E983D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674CD04"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59E9E57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7D1536A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31DFCEB6"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7209EEC3" w14:textId="3F85BF45" w:rsidR="001835AB" w:rsidRPr="001835AB" w:rsidRDefault="001835AB" w:rsidP="00DE3CFE">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del w:id="47" w:author="Meryl Etman" w:date="2024-02-11T17:02:00Z">
        <w:r w:rsidRPr="00EC7289" w:rsidDel="00CF2F23">
          <w:rPr>
            <w:rFonts w:ascii="Times New Roman" w:eastAsia="Times New Roman" w:hAnsi="Times New Roman"/>
            <w:b/>
            <w:bCs/>
            <w:sz w:val="24"/>
            <w:rtl/>
            <w:lang w:eastAsia="he-IL"/>
            <w:rPrChange w:id="48" w:author="מרול אטמן" w:date="2024-02-11T17:11:00Z">
              <w:rPr>
                <w:rFonts w:ascii="Times New Roman" w:eastAsia="Times New Roman" w:hAnsi="Times New Roman"/>
                <w:sz w:val="24"/>
                <w:rtl/>
                <w:lang w:eastAsia="he-IL"/>
              </w:rPr>
            </w:rPrChange>
          </w:rPr>
          <w:delText>________________</w:delText>
        </w:r>
      </w:del>
      <w:ins w:id="49" w:author="Meryl Etman" w:date="2024-02-11T17:02:00Z">
        <w:r w:rsidR="00CF2F23" w:rsidRPr="00EC7289">
          <w:rPr>
            <w:rFonts w:ascii="Times New Roman" w:eastAsia="Times New Roman" w:hAnsi="Times New Roman"/>
            <w:b/>
            <w:bCs/>
            <w:sz w:val="24"/>
            <w:rtl/>
            <w:lang w:eastAsia="he-IL"/>
            <w:rPrChange w:id="50" w:author="מרול אטמן" w:date="2024-02-11T17:11:00Z">
              <w:rPr>
                <w:rFonts w:ascii="Times New Roman" w:eastAsia="Times New Roman" w:hAnsi="Times New Roman"/>
                <w:sz w:val="24"/>
                <w:rtl/>
                <w:lang w:eastAsia="he-IL"/>
              </w:rPr>
            </w:rPrChange>
          </w:rPr>
          <w:t xml:space="preserve">4,500 </w:t>
        </w:r>
      </w:ins>
      <w:ins w:id="51" w:author="Meryl Etman" w:date="2024-02-11T17:03:00Z">
        <w:r w:rsidR="00CF2F23" w:rsidRPr="00EC7289">
          <w:rPr>
            <w:rFonts w:ascii="Times New Roman" w:eastAsia="Times New Roman" w:hAnsi="Times New Roman" w:hint="eastAsia"/>
            <w:b/>
            <w:bCs/>
            <w:sz w:val="24"/>
            <w:rtl/>
            <w:lang w:eastAsia="he-IL"/>
            <w:rPrChange w:id="52" w:author="מרול אטמן" w:date="2024-02-11T17:11:00Z">
              <w:rPr>
                <w:rFonts w:ascii="Times New Roman" w:eastAsia="Times New Roman" w:hAnsi="Times New Roman" w:hint="eastAsia"/>
                <w:sz w:val="24"/>
                <w:rtl/>
                <w:lang w:eastAsia="he-IL"/>
              </w:rPr>
            </w:rPrChange>
          </w:rPr>
          <w:t>₪</w:t>
        </w:r>
      </w:ins>
      <w:ins w:id="53" w:author="Meryl Etman" w:date="2024-02-11T17:02:00Z">
        <w:r w:rsidR="00CF2F23" w:rsidRPr="00EC7289">
          <w:rPr>
            <w:rFonts w:ascii="Times New Roman" w:eastAsia="Times New Roman" w:hAnsi="Times New Roman"/>
            <w:b/>
            <w:bCs/>
            <w:sz w:val="24"/>
            <w:rtl/>
            <w:lang w:eastAsia="he-IL"/>
            <w:rPrChange w:id="54" w:author="מרול אטמן" w:date="2024-02-11T17:11:00Z">
              <w:rPr>
                <w:rFonts w:ascii="Times New Roman" w:eastAsia="Times New Roman" w:hAnsi="Times New Roman"/>
                <w:sz w:val="24"/>
                <w:rtl/>
                <w:lang w:eastAsia="he-IL"/>
              </w:rPr>
            </w:rPrChange>
          </w:rPr>
          <w:t xml:space="preserve"> </w:t>
        </w:r>
      </w:ins>
      <w:ins w:id="55" w:author="Meryl Etman" w:date="2024-02-11T17:03:00Z">
        <w:r w:rsidR="00CF2F23" w:rsidRPr="00EC7289">
          <w:rPr>
            <w:rFonts w:ascii="Times New Roman" w:eastAsia="Times New Roman" w:hAnsi="Times New Roman"/>
            <w:b/>
            <w:bCs/>
            <w:sz w:val="24"/>
            <w:rtl/>
            <w:lang w:eastAsia="he-IL"/>
            <w:rPrChange w:id="56" w:author="מרול אטמן" w:date="2024-02-11T17:11:00Z">
              <w:rPr>
                <w:rFonts w:ascii="Times New Roman" w:eastAsia="Times New Roman" w:hAnsi="Times New Roman"/>
                <w:sz w:val="24"/>
                <w:rtl/>
                <w:lang w:eastAsia="he-IL"/>
              </w:rPr>
            </w:rPrChange>
          </w:rPr>
          <w:t xml:space="preserve">(במילים: </w:t>
        </w:r>
        <w:r w:rsidR="00CF2F23" w:rsidRPr="00EC7289">
          <w:rPr>
            <w:rFonts w:ascii="Times New Roman" w:eastAsia="Times New Roman" w:hAnsi="Times New Roman" w:hint="eastAsia"/>
            <w:b/>
            <w:bCs/>
            <w:sz w:val="24"/>
            <w:rtl/>
            <w:lang w:eastAsia="he-IL"/>
            <w:rPrChange w:id="57" w:author="מרול אטמן" w:date="2024-02-11T17:11:00Z">
              <w:rPr>
                <w:rFonts w:ascii="Times New Roman" w:eastAsia="Times New Roman" w:hAnsi="Times New Roman" w:hint="eastAsia"/>
                <w:sz w:val="24"/>
                <w:rtl/>
                <w:lang w:eastAsia="he-IL"/>
              </w:rPr>
            </w:rPrChange>
          </w:rPr>
          <w:t>ארבעת</w:t>
        </w:r>
        <w:r w:rsidR="00CF2F23" w:rsidRPr="00EC7289">
          <w:rPr>
            <w:rFonts w:ascii="Times New Roman" w:eastAsia="Times New Roman" w:hAnsi="Times New Roman"/>
            <w:b/>
            <w:bCs/>
            <w:sz w:val="24"/>
            <w:rtl/>
            <w:lang w:eastAsia="he-IL"/>
            <w:rPrChange w:id="58" w:author="מרול אטמן" w:date="2024-02-11T17:11:00Z">
              <w:rPr>
                <w:rFonts w:ascii="Times New Roman" w:eastAsia="Times New Roman" w:hAnsi="Times New Roman"/>
                <w:sz w:val="24"/>
                <w:rtl/>
                <w:lang w:eastAsia="he-IL"/>
              </w:rPr>
            </w:rPrChange>
          </w:rPr>
          <w:t xml:space="preserve"> </w:t>
        </w:r>
        <w:r w:rsidR="00CF2F23" w:rsidRPr="00EC7289">
          <w:rPr>
            <w:rFonts w:ascii="Times New Roman" w:eastAsia="Times New Roman" w:hAnsi="Times New Roman" w:hint="eastAsia"/>
            <w:b/>
            <w:bCs/>
            <w:sz w:val="24"/>
            <w:rtl/>
            <w:lang w:eastAsia="he-IL"/>
            <w:rPrChange w:id="59" w:author="מרול אטמן" w:date="2024-02-11T17:11:00Z">
              <w:rPr>
                <w:rFonts w:ascii="Times New Roman" w:eastAsia="Times New Roman" w:hAnsi="Times New Roman" w:hint="eastAsia"/>
                <w:sz w:val="24"/>
                <w:rtl/>
                <w:lang w:eastAsia="he-IL"/>
              </w:rPr>
            </w:rPrChange>
          </w:rPr>
          <w:t>אלפים</w:t>
        </w:r>
        <w:r w:rsidR="00CF2F23" w:rsidRPr="00EC7289">
          <w:rPr>
            <w:rFonts w:ascii="Times New Roman" w:eastAsia="Times New Roman" w:hAnsi="Times New Roman"/>
            <w:b/>
            <w:bCs/>
            <w:sz w:val="24"/>
            <w:rtl/>
            <w:lang w:eastAsia="he-IL"/>
            <w:rPrChange w:id="60" w:author="מרול אטמן" w:date="2024-02-11T17:11:00Z">
              <w:rPr>
                <w:rFonts w:ascii="Times New Roman" w:eastAsia="Times New Roman" w:hAnsi="Times New Roman"/>
                <w:sz w:val="24"/>
                <w:rtl/>
                <w:lang w:eastAsia="he-IL"/>
              </w:rPr>
            </w:rPrChange>
          </w:rPr>
          <w:t xml:space="preserve"> </w:t>
        </w:r>
        <w:r w:rsidR="00CF2F23" w:rsidRPr="00EC7289">
          <w:rPr>
            <w:rFonts w:ascii="Times New Roman" w:eastAsia="Times New Roman" w:hAnsi="Times New Roman" w:hint="eastAsia"/>
            <w:b/>
            <w:bCs/>
            <w:sz w:val="24"/>
            <w:rtl/>
            <w:lang w:eastAsia="he-IL"/>
            <w:rPrChange w:id="61" w:author="מרול אטמן" w:date="2024-02-11T17:11:00Z">
              <w:rPr>
                <w:rFonts w:ascii="Times New Roman" w:eastAsia="Times New Roman" w:hAnsi="Times New Roman" w:hint="eastAsia"/>
                <w:sz w:val="24"/>
                <w:rtl/>
                <w:lang w:eastAsia="he-IL"/>
              </w:rPr>
            </w:rPrChange>
          </w:rPr>
          <w:t>וחמש</w:t>
        </w:r>
        <w:r w:rsidR="00CF2F23" w:rsidRPr="00EC7289">
          <w:rPr>
            <w:rFonts w:ascii="Times New Roman" w:eastAsia="Times New Roman" w:hAnsi="Times New Roman"/>
            <w:b/>
            <w:bCs/>
            <w:sz w:val="24"/>
            <w:rtl/>
            <w:lang w:eastAsia="he-IL"/>
            <w:rPrChange w:id="62" w:author="מרול אטמן" w:date="2024-02-11T17:11:00Z">
              <w:rPr>
                <w:rFonts w:ascii="Times New Roman" w:eastAsia="Times New Roman" w:hAnsi="Times New Roman"/>
                <w:sz w:val="24"/>
                <w:rtl/>
                <w:lang w:eastAsia="he-IL"/>
              </w:rPr>
            </w:rPrChange>
          </w:rPr>
          <w:t xml:space="preserve"> </w:t>
        </w:r>
        <w:r w:rsidR="00CF2F23" w:rsidRPr="00EC7289">
          <w:rPr>
            <w:rFonts w:ascii="Times New Roman" w:eastAsia="Times New Roman" w:hAnsi="Times New Roman" w:hint="eastAsia"/>
            <w:b/>
            <w:bCs/>
            <w:sz w:val="24"/>
            <w:rtl/>
            <w:lang w:eastAsia="he-IL"/>
            <w:rPrChange w:id="63" w:author="מרול אטמן" w:date="2024-02-11T17:11:00Z">
              <w:rPr>
                <w:rFonts w:ascii="Times New Roman" w:eastAsia="Times New Roman" w:hAnsi="Times New Roman" w:hint="eastAsia"/>
                <w:sz w:val="24"/>
                <w:rtl/>
                <w:lang w:eastAsia="he-IL"/>
              </w:rPr>
            </w:rPrChange>
          </w:rPr>
          <w:t>מאות</w:t>
        </w:r>
        <w:r w:rsidR="00CF2F23" w:rsidRPr="00EC7289">
          <w:rPr>
            <w:rFonts w:ascii="Times New Roman" w:eastAsia="Times New Roman" w:hAnsi="Times New Roman"/>
            <w:b/>
            <w:bCs/>
            <w:sz w:val="24"/>
            <w:rtl/>
            <w:lang w:eastAsia="he-IL"/>
            <w:rPrChange w:id="64" w:author="מרול אטמן" w:date="2024-02-11T17:11:00Z">
              <w:rPr>
                <w:rFonts w:ascii="Times New Roman" w:eastAsia="Times New Roman" w:hAnsi="Times New Roman"/>
                <w:sz w:val="24"/>
                <w:rtl/>
                <w:lang w:eastAsia="he-IL"/>
              </w:rPr>
            </w:rPrChange>
          </w:rPr>
          <w:t xml:space="preserve"> </w:t>
        </w:r>
        <w:r w:rsidR="00CF2F23" w:rsidRPr="00EC7289">
          <w:rPr>
            <w:rFonts w:ascii="Times New Roman" w:eastAsia="Times New Roman" w:hAnsi="Times New Roman" w:hint="eastAsia"/>
            <w:b/>
            <w:bCs/>
            <w:sz w:val="24"/>
            <w:rtl/>
            <w:lang w:eastAsia="he-IL"/>
            <w:rPrChange w:id="65" w:author="מרול אטמן" w:date="2024-02-11T17:11:00Z">
              <w:rPr>
                <w:rFonts w:ascii="Times New Roman" w:eastAsia="Times New Roman" w:hAnsi="Times New Roman" w:hint="eastAsia"/>
                <w:sz w:val="24"/>
                <w:rtl/>
                <w:lang w:eastAsia="he-IL"/>
              </w:rPr>
            </w:rPrChange>
          </w:rPr>
          <w:t>₪</w:t>
        </w:r>
        <w:r w:rsidR="00CF2F23" w:rsidRPr="00EC7289">
          <w:rPr>
            <w:rFonts w:ascii="Times New Roman" w:eastAsia="Times New Roman" w:hAnsi="Times New Roman"/>
            <w:b/>
            <w:bCs/>
            <w:sz w:val="24"/>
            <w:rtl/>
            <w:lang w:eastAsia="he-IL"/>
            <w:rPrChange w:id="66" w:author="מרול אטמן" w:date="2024-02-11T17:11:00Z">
              <w:rPr>
                <w:rFonts w:ascii="Times New Roman" w:eastAsia="Times New Roman" w:hAnsi="Times New Roman"/>
                <w:sz w:val="24"/>
                <w:rtl/>
                <w:lang w:eastAsia="he-IL"/>
              </w:rPr>
            </w:rPrChange>
          </w:rPr>
          <w:t>)</w:t>
        </w:r>
        <w:r w:rsidR="00CF2F23">
          <w:rPr>
            <w:rFonts w:ascii="Times New Roman" w:eastAsia="Times New Roman" w:hAnsi="Times New Roman" w:hint="cs"/>
            <w:sz w:val="24"/>
            <w:rtl/>
            <w:lang w:eastAsia="he-IL"/>
          </w:rPr>
          <w:t xml:space="preserve"> </w:t>
        </w:r>
      </w:ins>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02199618" w14:textId="18247AF9" w:rsidR="001835AB" w:rsidRPr="001835AB" w:rsidRDefault="001835AB" w:rsidP="00DE3CFE">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r>
      <w:del w:id="67" w:author="Meryl Etman" w:date="2024-02-11T17:03:00Z">
        <w:r w:rsidRPr="001835AB" w:rsidDel="00CF2F23">
          <w:rPr>
            <w:rFonts w:ascii="Times New Roman" w:eastAsia="Times New Roman" w:hAnsi="Times New Roman"/>
            <w:sz w:val="24"/>
            <w:rtl/>
            <w:lang w:eastAsia="he-IL"/>
          </w:rPr>
          <w:delText xml:space="preserve">סכום קבוע ומוחלט </w:delText>
        </w:r>
        <w:r w:rsidRPr="001835AB" w:rsidDel="00CF2F23">
          <w:rPr>
            <w:rFonts w:ascii="Times New Roman" w:eastAsia="Times New Roman" w:hAnsi="Times New Roman" w:hint="cs"/>
            <w:sz w:val="24"/>
            <w:rtl/>
            <w:lang w:eastAsia="he-IL"/>
          </w:rPr>
          <w:delText>__________________</w:delText>
        </w:r>
        <w:r w:rsidRPr="001835AB" w:rsidDel="00CF2F23">
          <w:rPr>
            <w:rFonts w:ascii="Times New Roman" w:eastAsia="Times New Roman" w:hAnsi="Times New Roman"/>
            <w:sz w:val="24"/>
            <w:rtl/>
            <w:lang w:eastAsia="he-IL"/>
          </w:rPr>
          <w:delText>לא כולל מע"מ מעלית במבנה חוזר.</w:delText>
        </w:r>
      </w:del>
      <w:ins w:id="68" w:author="Meryl Etman" w:date="2024-02-11T17:03:00Z">
        <w:r w:rsidR="00CF2F23">
          <w:rPr>
            <w:rFonts w:ascii="Times New Roman" w:eastAsia="Times New Roman" w:hAnsi="Times New Roman" w:hint="cs"/>
            <w:sz w:val="24"/>
            <w:rtl/>
            <w:lang w:eastAsia="he-IL"/>
          </w:rPr>
          <w:t>מבוטל.</w:t>
        </w:r>
      </w:ins>
    </w:p>
    <w:p w14:paraId="2A9FD5E3"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50DD1DAA" w14:textId="5207BD8C" w:rsidR="001835AB" w:rsidRPr="001835AB" w:rsidDel="00CF2F23" w:rsidRDefault="001835AB" w:rsidP="001835AB">
      <w:pPr>
        <w:widowControl w:val="0"/>
        <w:spacing w:before="0" w:beforeAutospacing="0" w:after="0" w:afterAutospacing="0" w:line="240" w:lineRule="auto"/>
        <w:ind w:left="720"/>
        <w:jc w:val="both"/>
        <w:rPr>
          <w:del w:id="69" w:author="Meryl Etman" w:date="2024-02-11T17:03:00Z"/>
          <w:rFonts w:ascii="Times New Roman" w:eastAsia="Times New Roman" w:hAnsi="Times New Roman"/>
          <w:sz w:val="24"/>
          <w:rtl/>
        </w:rPr>
      </w:pPr>
      <w:del w:id="70" w:author="Meryl Etman" w:date="2024-02-11T17:03:00Z">
        <w:r w:rsidRPr="001835AB" w:rsidDel="00CF2F23">
          <w:rPr>
            <w:rFonts w:ascii="Times New Roman" w:eastAsia="Times New Roman" w:hAnsi="Times New Roman"/>
            <w:sz w:val="24"/>
            <w:rtl/>
          </w:rPr>
          <w:delText xml:space="preserve">הסכום המפורט בסעיף 1 לעיל יהיה צמוד למדד המחירים לצרכן  בגין חודש ליום </w:delText>
        </w:r>
      </w:del>
    </w:p>
    <w:p w14:paraId="4DC7D614" w14:textId="040F0CF7" w:rsidR="001835AB" w:rsidRPr="001835AB" w:rsidDel="00CF2F23" w:rsidRDefault="001835AB" w:rsidP="001835AB">
      <w:pPr>
        <w:widowControl w:val="0"/>
        <w:spacing w:before="0" w:beforeAutospacing="0" w:after="0" w:afterAutospacing="0" w:line="240" w:lineRule="auto"/>
        <w:ind w:left="720" w:right="720"/>
        <w:jc w:val="both"/>
        <w:rPr>
          <w:del w:id="71" w:author="Meryl Etman" w:date="2024-02-11T17:03:00Z"/>
          <w:rFonts w:ascii="Times New Roman" w:eastAsia="Times New Roman" w:hAnsi="Times New Roman"/>
          <w:sz w:val="20"/>
          <w:rtl/>
          <w:lang w:eastAsia="he-IL"/>
        </w:rPr>
      </w:pPr>
      <w:del w:id="72" w:author="Meryl Etman" w:date="2024-02-11T17:03:00Z">
        <w:r w:rsidRPr="001835AB" w:rsidDel="00CF2F23">
          <w:rPr>
            <w:rFonts w:ascii="Times New Roman" w:eastAsia="Times New Roman" w:hAnsi="Times New Roman"/>
            <w:sz w:val="24"/>
            <w:rtl/>
          </w:rPr>
          <w:br/>
        </w:r>
        <w:r w:rsidRPr="001835AB" w:rsidDel="00CF2F23">
          <w:rPr>
            <w:rFonts w:ascii="Times New Roman" w:eastAsia="Times New Roman" w:hAnsi="Times New Roman"/>
            <w:sz w:val="20"/>
            <w:rtl/>
            <w:lang w:eastAsia="he-IL"/>
          </w:rPr>
          <w:delText>בסעיף זה:</w:delText>
        </w:r>
      </w:del>
    </w:p>
    <w:p w14:paraId="066C9682" w14:textId="507123B1" w:rsidR="001835AB" w:rsidRPr="001835AB" w:rsidDel="00CF2F23" w:rsidRDefault="001835AB" w:rsidP="001835AB">
      <w:pPr>
        <w:widowControl w:val="0"/>
        <w:spacing w:before="0" w:beforeAutospacing="0" w:after="0" w:afterAutospacing="0" w:line="240" w:lineRule="auto"/>
        <w:ind w:right="720" w:hanging="720"/>
        <w:jc w:val="both"/>
        <w:rPr>
          <w:del w:id="73" w:author="Meryl Etman" w:date="2024-02-11T17:03:00Z"/>
          <w:rFonts w:ascii="Times New Roman" w:eastAsia="Times New Roman" w:hAnsi="Times New Roman"/>
          <w:sz w:val="20"/>
          <w:rtl/>
          <w:lang w:eastAsia="he-IL"/>
        </w:rPr>
      </w:pPr>
    </w:p>
    <w:p w14:paraId="0ED6B985" w14:textId="65A7F03E" w:rsidR="001835AB" w:rsidRPr="001835AB" w:rsidDel="00CF2F23" w:rsidRDefault="001835AB" w:rsidP="001835AB">
      <w:pPr>
        <w:widowControl w:val="0"/>
        <w:spacing w:before="0" w:beforeAutospacing="0" w:after="0" w:afterAutospacing="0" w:line="240" w:lineRule="auto"/>
        <w:ind w:right="720" w:firstLine="720"/>
        <w:jc w:val="both"/>
        <w:rPr>
          <w:del w:id="74" w:author="Meryl Etman" w:date="2024-02-11T17:03:00Z"/>
          <w:rFonts w:ascii="Times New Roman" w:eastAsia="Times New Roman" w:hAnsi="Times New Roman"/>
          <w:sz w:val="20"/>
          <w:rtl/>
          <w:lang w:eastAsia="he-IL"/>
        </w:rPr>
      </w:pPr>
      <w:del w:id="75" w:author="Meryl Etman" w:date="2024-02-11T17:03:00Z">
        <w:r w:rsidRPr="001835AB" w:rsidDel="00CF2F23">
          <w:rPr>
            <w:rFonts w:ascii="Times New Roman" w:eastAsia="Times New Roman" w:hAnsi="Times New Roman"/>
            <w:sz w:val="20"/>
            <w:rtl/>
            <w:lang w:eastAsia="he-IL"/>
          </w:rPr>
          <w:delText xml:space="preserve">מבנה ראשוני </w:delText>
        </w:r>
        <w:r w:rsidRPr="001835AB" w:rsidDel="00CF2F23">
          <w:rPr>
            <w:rFonts w:ascii="Times New Roman" w:eastAsia="Times New Roman" w:hAnsi="Times New Roman" w:hint="cs"/>
            <w:sz w:val="20"/>
            <w:rtl/>
            <w:lang w:eastAsia="he-IL"/>
          </w:rPr>
          <w:delText>-</w:delText>
        </w:r>
        <w:r w:rsidRPr="001835AB" w:rsidDel="00CF2F23">
          <w:rPr>
            <w:rFonts w:ascii="Times New Roman" w:eastAsia="Times New Roman" w:hAnsi="Times New Roman"/>
            <w:sz w:val="20"/>
            <w:rtl/>
            <w:lang w:eastAsia="he-IL"/>
          </w:rPr>
          <w:delText xml:space="preserve"> מבנה שהוקם לראשונה עפ"י תכניותיו של המתכנן.</w:delText>
        </w:r>
      </w:del>
    </w:p>
    <w:p w14:paraId="5E97D0F2" w14:textId="76B86525" w:rsidR="001835AB" w:rsidRPr="001835AB" w:rsidDel="00CF2F23" w:rsidRDefault="001835AB" w:rsidP="001835AB">
      <w:pPr>
        <w:widowControl w:val="0"/>
        <w:spacing w:before="0" w:beforeAutospacing="0" w:after="0" w:afterAutospacing="0" w:line="240" w:lineRule="auto"/>
        <w:ind w:right="720" w:hanging="720"/>
        <w:jc w:val="both"/>
        <w:rPr>
          <w:del w:id="76" w:author="Meryl Etman" w:date="2024-02-11T17:03:00Z"/>
          <w:rFonts w:ascii="Times New Roman" w:eastAsia="Times New Roman" w:hAnsi="Times New Roman"/>
          <w:sz w:val="20"/>
          <w:rtl/>
          <w:lang w:eastAsia="he-IL"/>
        </w:rPr>
      </w:pPr>
    </w:p>
    <w:p w14:paraId="0137C582" w14:textId="62D71A8D" w:rsidR="001835AB" w:rsidRPr="001835AB" w:rsidDel="00CF2F23" w:rsidRDefault="001835AB" w:rsidP="001835AB">
      <w:pPr>
        <w:widowControl w:val="0"/>
        <w:spacing w:before="0" w:beforeAutospacing="0" w:after="0" w:afterAutospacing="0" w:line="240" w:lineRule="auto"/>
        <w:ind w:left="720"/>
        <w:jc w:val="both"/>
        <w:rPr>
          <w:del w:id="77" w:author="Meryl Etman" w:date="2024-02-11T17:03:00Z"/>
          <w:rFonts w:ascii="Times New Roman" w:eastAsia="Times New Roman" w:hAnsi="Times New Roman"/>
          <w:sz w:val="20"/>
          <w:rtl/>
          <w:lang w:eastAsia="he-IL"/>
        </w:rPr>
      </w:pPr>
      <w:del w:id="78" w:author="Meryl Etman" w:date="2024-02-11T17:03:00Z">
        <w:r w:rsidRPr="001835AB" w:rsidDel="00CF2F23">
          <w:rPr>
            <w:rFonts w:ascii="Times New Roman" w:eastAsia="Times New Roman" w:hAnsi="Times New Roman"/>
            <w:sz w:val="20"/>
            <w:rtl/>
            <w:lang w:eastAsia="he-IL"/>
          </w:rPr>
          <w:delTex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delText>
        </w:r>
      </w:del>
    </w:p>
    <w:p w14:paraId="53A0CDCA" w14:textId="3008D9CB" w:rsidR="001835AB" w:rsidRPr="001835AB" w:rsidDel="00CF2F23" w:rsidRDefault="001835AB" w:rsidP="001835AB">
      <w:pPr>
        <w:widowControl w:val="0"/>
        <w:spacing w:before="0" w:beforeAutospacing="0" w:after="0" w:afterAutospacing="0" w:line="240" w:lineRule="auto"/>
        <w:ind w:left="720" w:firstLine="720"/>
        <w:rPr>
          <w:del w:id="79" w:author="Meryl Etman" w:date="2024-02-11T17:03:00Z"/>
          <w:rFonts w:ascii="Times New Roman" w:eastAsia="Times New Roman" w:hAnsi="Times New Roman"/>
          <w:sz w:val="24"/>
          <w:rtl/>
          <w:lang w:eastAsia="he-IL"/>
        </w:rPr>
      </w:pPr>
    </w:p>
    <w:p w14:paraId="5B0395C0" w14:textId="589809B6"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80" w:author="Meryl Etman" w:date="2024-02-11T16:53:00Z">
            <w:r w:rsidR="00D41BB6">
              <w:rPr>
                <w:rFonts w:ascii="Times New Roman" w:eastAsia="Times New Roman" w:hAnsi="Times New Roman"/>
                <w:color w:val="333399"/>
                <w:sz w:val="24"/>
                <w:rtl/>
                <w:lang w:eastAsia="he-IL"/>
              </w:rPr>
              <w:t>מדד המחירים לצרכן</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81" w:author="Meryl Etman" w:date="2024-02-11T16:54:00Z">
            <w:r w:rsidR="00D41BB6">
              <w:rPr>
                <w:rFonts w:ascii="Times New Roman" w:eastAsia="Times New Roman" w:hAnsi="Times New Roman"/>
                <w:color w:val="333399"/>
                <w:sz w:val="24"/>
                <w:rtl/>
                <w:lang w:eastAsia="he-IL"/>
              </w:rPr>
              <w:t>בגין</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3-11T00:00:00Z">
            <w:dateFormat w:val="dd/MM/yyyy"/>
            <w:lid w:val="he-IL"/>
            <w:storeMappedDataAs w:val="dateTime"/>
            <w:calendar w:val="gregorian"/>
          </w:date>
        </w:sdtPr>
        <w:sdtEndPr/>
        <w:sdtContent>
          <w:ins w:id="82" w:author="Meryl Etman" w:date="2024-02-11T16:54:00Z">
            <w:r w:rsidR="00D41BB6">
              <w:rPr>
                <w:rFonts w:ascii="Times New Roman" w:eastAsia="Times New Roman" w:hAnsi="Times New Roman" w:hint="cs"/>
                <w:color w:val="333399"/>
                <w:sz w:val="24"/>
                <w:rtl/>
                <w:lang w:eastAsia="he-IL"/>
              </w:rPr>
              <w:t>‏11/03/2022</w:t>
            </w:r>
          </w:ins>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83" w:author="Meryl Etman" w:date="2024-02-11T16:54:00Z">
            <w:r w:rsidR="00D41BB6">
              <w:rPr>
                <w:rFonts w:ascii="Times New Roman" w:eastAsia="Times New Roman" w:hAnsi="Times New Roman"/>
                <w:color w:val="333399"/>
                <w:sz w:val="24"/>
                <w:rtl/>
                <w:lang w:eastAsia="he-IL"/>
              </w:rPr>
              <w:t>232.7263</w:t>
            </w:r>
          </w:ins>
        </w:sdtContent>
      </w:sdt>
      <w:r w:rsidRPr="001835AB">
        <w:rPr>
          <w:rFonts w:ascii="Times New Roman" w:eastAsia="Times New Roman" w:hAnsi="Times New Roman"/>
          <w:sz w:val="24"/>
          <w:rtl/>
          <w:lang w:eastAsia="he-IL"/>
        </w:rPr>
        <w:t xml:space="preserve"> נקודות עד למדד הידוע ביום הגשת כל חשבון.</w:t>
      </w:r>
    </w:p>
    <w:p w14:paraId="3394C41D"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D344C72"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0A65AF4C"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7A02B013"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5429D55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63E96D8C"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0D1C8DF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1B8025F6"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1E3D1C4C"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29733F7E"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45577ADF"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48119C65"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6A9B14C"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7038BF3"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E1CACDC"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2D206DFB"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50280BFA"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B604ED6"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28BD397E"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7E5350C4"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5D4E5FAB"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22B915B0" w14:textId="5D7E373B" w:rsidR="001835AB" w:rsidRPr="001835AB" w:rsidDel="00CF2F23" w:rsidRDefault="001835AB" w:rsidP="001835AB">
      <w:pPr>
        <w:widowControl w:val="0"/>
        <w:spacing w:before="0" w:beforeAutospacing="0" w:after="0" w:afterAutospacing="0" w:line="240" w:lineRule="auto"/>
        <w:ind w:left="720" w:right="360"/>
        <w:rPr>
          <w:del w:id="84" w:author="Meryl Etman" w:date="2024-02-11T17:05:00Z"/>
          <w:rFonts w:ascii="Times New Roman" w:eastAsia="Times New Roman" w:hAnsi="Times New Roman"/>
          <w:b/>
          <w:bCs/>
          <w:sz w:val="24"/>
          <w:u w:val="single"/>
          <w:rtl/>
        </w:rPr>
      </w:pPr>
      <w:del w:id="85" w:author="Meryl Etman" w:date="2024-02-11T17:05:00Z">
        <w:r w:rsidRPr="001835AB" w:rsidDel="00CF2F23">
          <w:rPr>
            <w:rFonts w:ascii="Times New Roman" w:eastAsia="Times New Roman" w:hAnsi="Times New Roman"/>
            <w:b/>
            <w:bCs/>
            <w:sz w:val="24"/>
            <w:u w:val="single"/>
            <w:rtl/>
          </w:rPr>
          <w:delText>ל-(זוג) (שלוש) (ארבע) מעליות במבנה ראשוני</w:delText>
        </w:r>
      </w:del>
    </w:p>
    <w:p w14:paraId="3181D05D"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5C2347F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508BBF5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1C376D4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15690BE0"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79F94F3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6C61C03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7D17A49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0F113D7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2370FD7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40B981C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27B448D8"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4A5B5DFC" w14:textId="5458D755" w:rsidR="001835AB" w:rsidRPr="001835AB" w:rsidDel="00CF2F23" w:rsidRDefault="001835AB" w:rsidP="00E64AE3">
      <w:pPr>
        <w:widowControl w:val="0"/>
        <w:spacing w:before="0" w:beforeAutospacing="0" w:after="0" w:afterAutospacing="0" w:line="240" w:lineRule="auto"/>
        <w:ind w:left="720" w:right="-142"/>
        <w:rPr>
          <w:del w:id="86" w:author="Meryl Etman" w:date="2024-02-11T17:05:00Z"/>
          <w:rFonts w:ascii="Times New Roman" w:eastAsia="Times New Roman" w:hAnsi="Times New Roman"/>
          <w:b/>
          <w:bCs/>
          <w:sz w:val="24"/>
          <w:u w:val="single"/>
          <w:rtl/>
        </w:rPr>
      </w:pPr>
      <w:del w:id="87" w:author="Meryl Etman" w:date="2024-02-11T17:05:00Z">
        <w:r w:rsidRPr="001835AB" w:rsidDel="00CF2F23">
          <w:rPr>
            <w:rFonts w:ascii="Times New Roman" w:eastAsia="Times New Roman" w:hAnsi="Times New Roman"/>
            <w:b/>
            <w:bCs/>
            <w:sz w:val="24"/>
            <w:u w:val="single"/>
            <w:rtl/>
          </w:rPr>
          <w:delText>ל-(זוג) (שלוש) (ארבע) מעליות במבנה חוזר</w:delText>
        </w:r>
      </w:del>
    </w:p>
    <w:p w14:paraId="2E316C62" w14:textId="6F49CB7E" w:rsidR="001835AB" w:rsidRPr="001835AB" w:rsidDel="00CF2F23" w:rsidRDefault="001835AB" w:rsidP="00E64AE3">
      <w:pPr>
        <w:widowControl w:val="0"/>
        <w:spacing w:before="0" w:beforeAutospacing="0" w:after="0" w:afterAutospacing="0" w:line="240" w:lineRule="auto"/>
        <w:ind w:left="720" w:right="-142"/>
        <w:rPr>
          <w:del w:id="88" w:author="Meryl Etman" w:date="2024-02-11T17:05:00Z"/>
          <w:rFonts w:ascii="Times New Roman" w:eastAsia="Times New Roman" w:hAnsi="Times New Roman"/>
          <w:sz w:val="24"/>
          <w:rtl/>
        </w:rPr>
      </w:pPr>
    </w:p>
    <w:p w14:paraId="3917AB4B" w14:textId="39B08894" w:rsidR="001835AB" w:rsidRPr="001835AB" w:rsidDel="00CF2F23" w:rsidRDefault="001835AB" w:rsidP="00E64AE3">
      <w:pPr>
        <w:widowControl w:val="0"/>
        <w:spacing w:before="0" w:beforeAutospacing="0" w:after="0" w:afterAutospacing="0" w:line="240" w:lineRule="auto"/>
        <w:ind w:left="720" w:right="-142"/>
        <w:rPr>
          <w:del w:id="89" w:author="Meryl Etman" w:date="2024-02-11T17:05:00Z"/>
          <w:rFonts w:ascii="Times New Roman" w:eastAsia="Times New Roman" w:hAnsi="Times New Roman"/>
          <w:sz w:val="24"/>
          <w:rtl/>
        </w:rPr>
      </w:pPr>
      <w:del w:id="90" w:author="Meryl Etman" w:date="2024-02-11T17:05:00Z">
        <w:r w:rsidRPr="001835AB" w:rsidDel="00CF2F23">
          <w:rPr>
            <w:rFonts w:ascii="Times New Roman" w:eastAsia="Times New Roman" w:hAnsi="Times New Roman"/>
            <w:sz w:val="24"/>
            <w:rtl/>
          </w:rPr>
          <w:delText>א.</w:delText>
        </w:r>
        <w:r w:rsidRPr="001835AB" w:rsidDel="00CF2F23">
          <w:rPr>
            <w:rFonts w:ascii="Times New Roman" w:eastAsia="Times New Roman" w:hAnsi="Times New Roman"/>
            <w:sz w:val="24"/>
            <w:rtl/>
          </w:rPr>
          <w:tab/>
          <w:delText>לאחר אישור הבקשות להיתרי בניה והוצאת היתר בניה</w:delText>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1835AB" w:rsidDel="00CF2F23">
          <w:rPr>
            <w:rFonts w:ascii="Times New Roman" w:eastAsia="Times New Roman" w:hAnsi="Times New Roman"/>
            <w:sz w:val="24"/>
            <w:rtl/>
          </w:rPr>
          <w:delText>25%</w:delText>
        </w:r>
      </w:del>
    </w:p>
    <w:p w14:paraId="5C131EDB" w14:textId="049D9470" w:rsidR="001835AB" w:rsidRPr="001835AB" w:rsidDel="00CF2F23" w:rsidRDefault="001835AB" w:rsidP="00E64AE3">
      <w:pPr>
        <w:widowControl w:val="0"/>
        <w:spacing w:before="0" w:beforeAutospacing="0" w:after="0" w:afterAutospacing="0" w:line="240" w:lineRule="auto"/>
        <w:ind w:left="720" w:right="-142"/>
        <w:rPr>
          <w:del w:id="91" w:author="Meryl Etman" w:date="2024-02-11T17:05:00Z"/>
          <w:rFonts w:ascii="Times New Roman" w:eastAsia="Times New Roman" w:hAnsi="Times New Roman"/>
          <w:sz w:val="24"/>
          <w:rtl/>
        </w:rPr>
      </w:pPr>
      <w:del w:id="92" w:author="Meryl Etman" w:date="2024-02-11T17:05:00Z">
        <w:r w:rsidRPr="001835AB" w:rsidDel="00CF2F23">
          <w:rPr>
            <w:rFonts w:ascii="Times New Roman" w:eastAsia="Times New Roman" w:hAnsi="Times New Roman"/>
            <w:sz w:val="24"/>
            <w:rtl/>
          </w:rPr>
          <w:delText>ב.</w:delText>
        </w:r>
        <w:r w:rsidRPr="001835AB" w:rsidDel="00CF2F23">
          <w:rPr>
            <w:rFonts w:ascii="Times New Roman" w:eastAsia="Times New Roman" w:hAnsi="Times New Roman"/>
            <w:sz w:val="24"/>
            <w:rtl/>
          </w:rPr>
          <w:tab/>
          <w:delText>במהלך ביצוע הפיקוח העליון</w:delText>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1835AB" w:rsidDel="00CF2F23">
          <w:rPr>
            <w:rFonts w:ascii="Times New Roman" w:eastAsia="Times New Roman" w:hAnsi="Times New Roman"/>
            <w:sz w:val="24"/>
            <w:rtl/>
          </w:rPr>
          <w:delText>45%</w:delText>
        </w:r>
      </w:del>
    </w:p>
    <w:p w14:paraId="6493A3C1" w14:textId="2C542E2F" w:rsidR="001835AB" w:rsidRPr="001835AB" w:rsidDel="00CF2F23" w:rsidRDefault="001835AB" w:rsidP="00E64AE3">
      <w:pPr>
        <w:widowControl w:val="0"/>
        <w:spacing w:before="0" w:beforeAutospacing="0" w:after="0" w:afterAutospacing="0" w:line="240" w:lineRule="auto"/>
        <w:ind w:left="720" w:right="-142"/>
        <w:rPr>
          <w:del w:id="93" w:author="Meryl Etman" w:date="2024-02-11T17:05:00Z"/>
          <w:rFonts w:ascii="Times New Roman" w:eastAsia="Times New Roman" w:hAnsi="Times New Roman"/>
          <w:sz w:val="24"/>
          <w:rtl/>
        </w:rPr>
      </w:pPr>
      <w:del w:id="94" w:author="Meryl Etman" w:date="2024-02-11T17:05:00Z">
        <w:r w:rsidRPr="001835AB" w:rsidDel="00CF2F23">
          <w:rPr>
            <w:rFonts w:ascii="Times New Roman" w:eastAsia="Times New Roman" w:hAnsi="Times New Roman"/>
            <w:sz w:val="24"/>
            <w:rtl/>
          </w:rPr>
          <w:delText>ג.</w:delText>
        </w:r>
        <w:r w:rsidRPr="001835AB" w:rsidDel="00CF2F23">
          <w:rPr>
            <w:rFonts w:ascii="Times New Roman" w:eastAsia="Times New Roman" w:hAnsi="Times New Roman"/>
            <w:sz w:val="24"/>
            <w:rtl/>
          </w:rPr>
          <w:tab/>
          <w:delText xml:space="preserve">לאחר גמר ביצוע העבודות בהתאם לחוזה זה, הפעלת הפרויקט </w:delText>
        </w:r>
      </w:del>
    </w:p>
    <w:p w14:paraId="0EFE080C" w14:textId="347C7BF8" w:rsidR="001835AB" w:rsidRPr="001835AB" w:rsidDel="00CF2F23" w:rsidRDefault="001835AB" w:rsidP="00E64AE3">
      <w:pPr>
        <w:widowControl w:val="0"/>
        <w:spacing w:before="0" w:beforeAutospacing="0" w:after="0" w:afterAutospacing="0" w:line="240" w:lineRule="auto"/>
        <w:ind w:left="720" w:right="-142"/>
        <w:rPr>
          <w:del w:id="95" w:author="Meryl Etman" w:date="2024-02-11T17:05:00Z"/>
          <w:rFonts w:ascii="Times New Roman" w:eastAsia="Times New Roman" w:hAnsi="Times New Roman"/>
          <w:sz w:val="24"/>
          <w:rtl/>
        </w:rPr>
      </w:pPr>
      <w:del w:id="96" w:author="Meryl Etman" w:date="2024-02-11T17:05:00Z">
        <w:r w:rsidRPr="001835AB" w:rsidDel="00CF2F23">
          <w:rPr>
            <w:rFonts w:ascii="Times New Roman" w:eastAsia="Times New Roman" w:hAnsi="Times New Roman"/>
            <w:sz w:val="24"/>
            <w:rtl/>
          </w:rPr>
          <w:tab/>
          <w:delText xml:space="preserve">והמתקן קבלת המערכות וקבלתם על ידי המזמין, ולאחר בדיקת </w:delText>
        </w:r>
      </w:del>
    </w:p>
    <w:p w14:paraId="42875B2C" w14:textId="26ACAA18" w:rsidR="001835AB" w:rsidRPr="001835AB" w:rsidDel="00CF2F23" w:rsidRDefault="001835AB" w:rsidP="00E64AE3">
      <w:pPr>
        <w:widowControl w:val="0"/>
        <w:spacing w:before="0" w:beforeAutospacing="0" w:after="0" w:afterAutospacing="0" w:line="240" w:lineRule="auto"/>
        <w:ind w:left="720" w:right="-142"/>
        <w:rPr>
          <w:del w:id="97" w:author="Meryl Etman" w:date="2024-02-11T17:05:00Z"/>
          <w:rFonts w:ascii="Times New Roman" w:eastAsia="Times New Roman" w:hAnsi="Times New Roman"/>
          <w:sz w:val="24"/>
          <w:rtl/>
        </w:rPr>
      </w:pPr>
      <w:del w:id="98" w:author="Meryl Etman" w:date="2024-02-11T17:05:00Z">
        <w:r w:rsidRPr="001835AB" w:rsidDel="00CF2F23">
          <w:rPr>
            <w:rFonts w:ascii="Times New Roman" w:eastAsia="Times New Roman" w:hAnsi="Times New Roman"/>
            <w:sz w:val="24"/>
            <w:rtl/>
          </w:rPr>
          <w:tab/>
          <w:delText>החשבונות הסופיים בגין העבודות ואישורם על ידי המתכנן והמזמין</w:delText>
        </w:r>
      </w:del>
    </w:p>
    <w:p w14:paraId="5DC18445" w14:textId="5E8D4747" w:rsidR="001835AB" w:rsidRPr="001835AB" w:rsidDel="00CF2F23" w:rsidRDefault="001835AB" w:rsidP="00E64AE3">
      <w:pPr>
        <w:widowControl w:val="0"/>
        <w:spacing w:before="0" w:beforeAutospacing="0" w:after="0" w:afterAutospacing="0" w:line="240" w:lineRule="auto"/>
        <w:ind w:left="720" w:right="-142"/>
        <w:rPr>
          <w:del w:id="99" w:author="Meryl Etman" w:date="2024-02-11T17:05:00Z"/>
          <w:rFonts w:ascii="Times New Roman" w:eastAsia="Times New Roman" w:hAnsi="Times New Roman"/>
          <w:sz w:val="24"/>
          <w:rtl/>
        </w:rPr>
      </w:pPr>
      <w:del w:id="100" w:author="Meryl Etman" w:date="2024-02-11T17:05:00Z">
        <w:r w:rsidRPr="001835AB" w:rsidDel="00CF2F23">
          <w:rPr>
            <w:rFonts w:ascii="Times New Roman" w:eastAsia="Times New Roman" w:hAnsi="Times New Roman"/>
            <w:sz w:val="24"/>
            <w:rtl/>
          </w:rPr>
          <w:tab/>
          <w:delText>וקבלת אישור אכלוס</w:delText>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1835AB" w:rsidDel="00CF2F23">
          <w:rPr>
            <w:rFonts w:ascii="Times New Roman" w:eastAsia="Times New Roman" w:hAnsi="Times New Roman"/>
            <w:sz w:val="24"/>
            <w:rtl/>
          </w:rPr>
          <w:delText>25%</w:delText>
        </w:r>
      </w:del>
    </w:p>
    <w:p w14:paraId="63FC2A60" w14:textId="7698E728" w:rsidR="001835AB" w:rsidRPr="001835AB" w:rsidDel="00CF2F23" w:rsidRDefault="001835AB" w:rsidP="00E64AE3">
      <w:pPr>
        <w:widowControl w:val="0"/>
        <w:spacing w:before="0" w:beforeAutospacing="0" w:after="0" w:afterAutospacing="0" w:line="240" w:lineRule="auto"/>
        <w:ind w:left="720" w:right="-142"/>
        <w:rPr>
          <w:del w:id="101" w:author="Meryl Etman" w:date="2024-02-11T17:05:00Z"/>
          <w:rFonts w:ascii="Times New Roman" w:eastAsia="Times New Roman" w:hAnsi="Times New Roman"/>
          <w:sz w:val="24"/>
          <w:rtl/>
        </w:rPr>
      </w:pPr>
      <w:del w:id="102" w:author="Meryl Etman" w:date="2024-02-11T17:05:00Z">
        <w:r w:rsidRPr="001835AB" w:rsidDel="00CF2F23">
          <w:rPr>
            <w:rFonts w:ascii="Times New Roman" w:eastAsia="Times New Roman" w:hAnsi="Times New Roman"/>
            <w:sz w:val="24"/>
            <w:rtl/>
          </w:rPr>
          <w:delText>ד.</w:delText>
        </w:r>
        <w:r w:rsidRPr="001835AB" w:rsidDel="00CF2F23">
          <w:rPr>
            <w:rFonts w:ascii="Times New Roman" w:eastAsia="Times New Roman" w:hAnsi="Times New Roman"/>
            <w:sz w:val="24"/>
            <w:rtl/>
          </w:rPr>
          <w:tab/>
          <w:delText>לאחר גמר הפיקוח העליון, ת</w:delText>
        </w:r>
        <w:r w:rsidRPr="001835AB" w:rsidDel="00CF2F23">
          <w:rPr>
            <w:rFonts w:ascii="Times New Roman" w:eastAsia="Times New Roman" w:hAnsi="Times New Roman" w:hint="cs"/>
            <w:sz w:val="24"/>
            <w:rtl/>
          </w:rPr>
          <w:delText>י</w:delText>
        </w:r>
        <w:r w:rsidRPr="001835AB" w:rsidDel="00CF2F23">
          <w:rPr>
            <w:rFonts w:ascii="Times New Roman" w:eastAsia="Times New Roman" w:hAnsi="Times New Roman"/>
            <w:sz w:val="24"/>
            <w:rtl/>
          </w:rPr>
          <w:delText>קוני הבדק וקבלת תעודת גמר לפרויקט,</w:delText>
        </w:r>
      </w:del>
    </w:p>
    <w:p w14:paraId="5BF28083" w14:textId="62E8E888" w:rsidR="001835AB" w:rsidRPr="001835AB" w:rsidDel="00CF2F23" w:rsidRDefault="001835AB" w:rsidP="00E64AE3">
      <w:pPr>
        <w:widowControl w:val="0"/>
        <w:spacing w:before="0" w:beforeAutospacing="0" w:after="0" w:afterAutospacing="0" w:line="240" w:lineRule="auto"/>
        <w:ind w:left="720" w:right="-142"/>
        <w:rPr>
          <w:del w:id="103" w:author="Meryl Etman" w:date="2024-02-11T17:05:00Z"/>
          <w:rFonts w:ascii="Times New Roman" w:eastAsia="Times New Roman" w:hAnsi="Times New Roman"/>
          <w:sz w:val="24"/>
          <w:rtl/>
        </w:rPr>
      </w:pPr>
      <w:del w:id="104" w:author="Meryl Etman" w:date="2024-02-11T17:05:00Z">
        <w:r w:rsidRPr="001835AB" w:rsidDel="00CF2F23">
          <w:rPr>
            <w:rFonts w:ascii="Times New Roman" w:eastAsia="Times New Roman" w:hAnsi="Times New Roman"/>
            <w:sz w:val="24"/>
            <w:rtl/>
          </w:rPr>
          <w:tab/>
          <w:delText>אשור המתכנן בכתב להשלמת הפרויקט בהתאם לתכניותיו לתקנים</w:delText>
        </w:r>
      </w:del>
    </w:p>
    <w:p w14:paraId="0139010D" w14:textId="6ACA12EB" w:rsidR="001835AB" w:rsidRPr="001835AB" w:rsidDel="00CF2F23" w:rsidRDefault="001835AB" w:rsidP="00E64AE3">
      <w:pPr>
        <w:widowControl w:val="0"/>
        <w:spacing w:before="0" w:beforeAutospacing="0" w:after="0" w:afterAutospacing="0" w:line="240" w:lineRule="auto"/>
        <w:ind w:left="720" w:right="-142"/>
        <w:rPr>
          <w:del w:id="105" w:author="Meryl Etman" w:date="2024-02-11T17:05:00Z"/>
          <w:rFonts w:ascii="Times New Roman" w:eastAsia="Times New Roman" w:hAnsi="Times New Roman"/>
          <w:sz w:val="24"/>
          <w:rtl/>
        </w:rPr>
      </w:pPr>
      <w:del w:id="106" w:author="Meryl Etman" w:date="2024-02-11T17:05:00Z">
        <w:r w:rsidRPr="001835AB" w:rsidDel="00CF2F23">
          <w:rPr>
            <w:rFonts w:ascii="Times New Roman" w:eastAsia="Times New Roman" w:hAnsi="Times New Roman"/>
            <w:sz w:val="24"/>
            <w:rtl/>
          </w:rPr>
          <w:tab/>
          <w:delText>מחייבים ולשביעות רצונו</w:delText>
        </w:r>
        <w:r w:rsidRPr="001835AB" w:rsidDel="00CF2F23">
          <w:rPr>
            <w:rFonts w:ascii="Times New Roman" w:eastAsia="Times New Roman" w:hAnsi="Times New Roman"/>
            <w:sz w:val="24"/>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3F4502" w:rsidDel="00CF2F23">
          <w:rPr>
            <w:rFonts w:ascii="Times New Roman" w:eastAsia="Times New Roman" w:hAnsi="Times New Roman"/>
            <w:sz w:val="24"/>
            <w:u w:val="dotted"/>
            <w:rtl/>
          </w:rPr>
          <w:tab/>
        </w:r>
        <w:r w:rsidRPr="001835AB" w:rsidDel="00CF2F23">
          <w:rPr>
            <w:rFonts w:ascii="Times New Roman" w:eastAsia="Times New Roman" w:hAnsi="Times New Roman"/>
            <w:sz w:val="24"/>
            <w:rtl/>
          </w:rPr>
          <w:delText>5%</w:delText>
        </w:r>
      </w:del>
    </w:p>
    <w:p w14:paraId="02EA12F0" w14:textId="65449F7B" w:rsidR="001835AB" w:rsidRPr="001835AB" w:rsidDel="00CF2F23" w:rsidRDefault="001835AB" w:rsidP="001835AB">
      <w:pPr>
        <w:widowControl w:val="0"/>
        <w:spacing w:before="0" w:beforeAutospacing="0" w:after="0" w:afterAutospacing="0" w:line="240" w:lineRule="auto"/>
        <w:ind w:left="720" w:right="360"/>
        <w:rPr>
          <w:del w:id="107" w:author="Meryl Etman" w:date="2024-02-11T17:05:00Z"/>
          <w:rFonts w:ascii="Times New Roman" w:eastAsia="Times New Roman" w:hAnsi="Times New Roman"/>
          <w:sz w:val="24"/>
          <w:rtl/>
        </w:rPr>
      </w:pPr>
    </w:p>
    <w:p w14:paraId="68E5320A"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3BBD9F75"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749B135B"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7C4291AD"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20DB915C"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22644579"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7BC9FEA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F3A783A"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512307C9"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47EE852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24763E66"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t>נספח "ו''</w:t>
      </w:r>
    </w:p>
    <w:p w14:paraId="674488BF" w14:textId="108E05BB"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3-03T00:00:00Z">
            <w:dateFormat w:val="dd/MM/yyyy"/>
            <w:lid w:val="he-IL"/>
            <w:storeMappedDataAs w:val="dateTime"/>
            <w:calendar w:val="gregorian"/>
          </w:date>
        </w:sdtPr>
        <w:sdtEndPr>
          <w:rPr>
            <w:rFonts w:hint="cs"/>
          </w:rPr>
        </w:sdtEndPr>
        <w:sdtContent>
          <w:ins w:id="108" w:author="Meryl Etman" w:date="2024-03-03T11:38:00Z">
            <w:r w:rsidR="00E14542">
              <w:rPr>
                <w:rFonts w:ascii="Times New Roman" w:eastAsia="Times New Roman" w:hAnsi="Times New Roman" w:hint="cs"/>
                <w:color w:val="008000"/>
                <w:sz w:val="24"/>
                <w:rtl/>
                <w:lang w:eastAsia="he-IL"/>
              </w:rPr>
              <w:t>‏03/03/2024</w:t>
            </w:r>
          </w:ins>
        </w:sdtContent>
      </w:sdt>
      <w:r w:rsidRPr="009E2846">
        <w:rPr>
          <w:rFonts w:ascii="Times New Roman" w:eastAsia="Times New Roman" w:hAnsi="Times New Roman" w:hint="cs"/>
          <w:bCs/>
          <w:color w:val="FF0000"/>
          <w:sz w:val="24"/>
          <w:rtl/>
          <w:lang w:eastAsia="he-IL"/>
        </w:rPr>
        <w:br/>
      </w:r>
    </w:p>
    <w:p w14:paraId="4B3F0258"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B49C694" w14:textId="061157BA" w:rsidR="009E2846" w:rsidRPr="009E2846" w:rsidRDefault="000F19EA">
          <w:pPr>
            <w:widowControl w:val="0"/>
            <w:spacing w:before="0" w:beforeAutospacing="0" w:after="0" w:afterAutospacing="0" w:line="240" w:lineRule="auto"/>
            <w:rPr>
              <w:rFonts w:ascii="Times New Roman" w:eastAsia="Times New Roman" w:hAnsi="Times New Roman"/>
              <w:color w:val="008000"/>
              <w:sz w:val="24"/>
              <w:rtl/>
              <w:lang w:eastAsia="he-IL"/>
            </w:rPr>
            <w:pPrChange w:id="109" w:author="Meryl Etman" w:date="2024-02-11T17:05:00Z">
              <w:pPr>
                <w:widowControl w:val="0"/>
                <w:spacing w:before="0" w:beforeAutospacing="0" w:after="0" w:afterAutospacing="0" w:line="240" w:lineRule="auto"/>
                <w:jc w:val="both"/>
              </w:pPr>
            </w:pPrChange>
          </w:pPr>
          <w:ins w:id="110" w:author="Meryl Etman" w:date="2024-02-11T16:56:00Z">
            <w:r>
              <w:rPr>
                <w:rFonts w:ascii="Times New Roman" w:eastAsia="Times New Roman" w:hAnsi="Times New Roman"/>
                <w:color w:val="008000"/>
                <w:sz w:val="24"/>
                <w:rtl/>
                <w:lang w:eastAsia="he-IL"/>
              </w:rPr>
              <w:br/>
              <w:t>אפריקה התחדשות עירונית בע"מ</w:t>
            </w:r>
            <w:r>
              <w:rPr>
                <w:rFonts w:ascii="Times New Roman" w:eastAsia="Times New Roman" w:hAnsi="Times New Roman"/>
                <w:color w:val="008000"/>
                <w:sz w:val="24"/>
                <w:rtl/>
                <w:lang w:eastAsia="he-IL"/>
              </w:rPr>
              <w:br/>
              <w:t>רח' יהונתן נתניהו 1, אור יהודה</w:t>
            </w:r>
            <w:r>
              <w:rPr>
                <w:rFonts w:ascii="Times New Roman" w:eastAsia="Times New Roman" w:hAnsi="Times New Roman"/>
                <w:color w:val="008000"/>
                <w:sz w:val="24"/>
                <w:rtl/>
                <w:lang w:eastAsia="he-IL"/>
              </w:rPr>
              <w:br/>
              <w:t>514639525</w:t>
            </w:r>
            <w:r>
              <w:rPr>
                <w:rFonts w:ascii="Times New Roman" w:eastAsia="Times New Roman" w:hAnsi="Times New Roman"/>
                <w:color w:val="008000"/>
                <w:sz w:val="24"/>
                <w:rtl/>
                <w:lang w:eastAsia="he-IL"/>
              </w:rPr>
              <w:br/>
            </w:r>
            <w:r>
              <w:rPr>
                <w:rFonts w:ascii="Times New Roman" w:eastAsia="Times New Roman" w:hAnsi="Times New Roman"/>
                <w:color w:val="008000"/>
                <w:sz w:val="24"/>
                <w:rtl/>
                <w:lang w:eastAsia="he-IL"/>
              </w:rPr>
              <w:br/>
              <w:t>מצלאוי חברה לבנין בע"מ</w:t>
            </w:r>
            <w:r>
              <w:rPr>
                <w:rFonts w:ascii="Times New Roman" w:eastAsia="Times New Roman" w:hAnsi="Times New Roman"/>
                <w:color w:val="008000"/>
                <w:sz w:val="24"/>
                <w:rtl/>
                <w:lang w:eastAsia="he-IL"/>
              </w:rPr>
              <w:br/>
              <w:t>דרך רפאל איתן 1, קרית אונו</w:t>
            </w:r>
            <w:r>
              <w:rPr>
                <w:rFonts w:ascii="Times New Roman" w:eastAsia="Times New Roman" w:hAnsi="Times New Roman"/>
                <w:color w:val="008000"/>
                <w:sz w:val="24"/>
                <w:rtl/>
                <w:lang w:eastAsia="he-IL"/>
              </w:rPr>
              <w:br/>
              <w:t>512726712</w:t>
            </w:r>
            <w:r>
              <w:rPr>
                <w:rFonts w:ascii="Times New Roman" w:eastAsia="Times New Roman" w:hAnsi="Times New Roman"/>
                <w:color w:val="008000"/>
                <w:sz w:val="24"/>
                <w:rtl/>
                <w:lang w:eastAsia="he-IL"/>
              </w:rPr>
              <w:br/>
            </w:r>
          </w:ins>
        </w:p>
      </w:sdtContent>
    </w:sdt>
    <w:p w14:paraId="68540915"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7AED6B5A"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013C5E26"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03F4946D"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58EECB0D"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5BF09290" w14:textId="26A91892"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1" w:author="Meryl Etman" w:date="2024-02-11T16:52:00Z">
            <w:r w:rsidR="00D41BB6">
              <w:rPr>
                <w:rFonts w:ascii="Times New Roman" w:eastAsia="Times New Roman" w:hAnsi="Times New Roman"/>
                <w:color w:val="008000"/>
                <w:sz w:val="24"/>
                <w:rtl/>
                <w:lang w:eastAsia="he-IL"/>
              </w:rPr>
              <w:t>אפיק אוברמן ניב</w:t>
            </w:r>
          </w:ins>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2" w:author="Meryl Etman" w:date="2024-02-11T16:52:00Z">
            <w:r w:rsidR="00D41BB6">
              <w:rPr>
                <w:rFonts w:ascii="Times New Roman" w:eastAsia="Times New Roman" w:hAnsi="Times New Roman"/>
                <w:color w:val="008000"/>
                <w:sz w:val="24"/>
                <w:rtl/>
                <w:lang w:eastAsia="he-IL"/>
              </w:rPr>
              <w:t>אפיק אוברמן ניב</w:t>
            </w:r>
          </w:ins>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3" w:author="Meryl Etman" w:date="2024-02-11T16:52:00Z">
            <w:r w:rsidR="00D41BB6">
              <w:rPr>
                <w:rFonts w:ascii="Times New Roman" w:eastAsia="Times New Roman" w:hAnsi="Times New Roman"/>
                <w:color w:val="008000"/>
                <w:sz w:val="24"/>
                <w:rtl/>
                <w:lang w:eastAsia="he-IL"/>
              </w:rPr>
              <w:t>אפיק אוברמן ניב</w:t>
            </w:r>
          </w:ins>
        </w:sdtContent>
      </w:sdt>
      <w:r w:rsidRPr="009E2846">
        <w:rPr>
          <w:rFonts w:ascii="Times New Roman" w:eastAsia="Times New Roman" w:hAnsi="Times New Roman" w:hint="cs"/>
          <w:sz w:val="24"/>
          <w:rtl/>
          <w:lang w:eastAsia="he-IL"/>
        </w:rPr>
        <w:t xml:space="preserve"> *,מצהיר בזאת ומתחייב כלפיכם כדלקמן:</w:t>
      </w:r>
    </w:p>
    <w:p w14:paraId="37337AED"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4CFF9D0E" w14:textId="44E51216"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4" w:author="Meryl Etman" w:date="2024-02-11T16:52:00Z">
            <w:r w:rsidR="00D41BB6">
              <w:rPr>
                <w:rFonts w:ascii="Times New Roman" w:eastAsia="Times New Roman" w:hAnsi="Times New Roman"/>
                <w:color w:val="008000"/>
                <w:sz w:val="24"/>
                <w:rtl/>
                <w:lang w:eastAsia="he-IL"/>
              </w:rPr>
              <w:t>אפיק אוברמן ניב</w:t>
            </w:r>
          </w:ins>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5" w:author="Meryl Etman" w:date="2024-02-11T16:49:00Z">
            <w:r w:rsidR="00D41BB6">
              <w:rPr>
                <w:rFonts w:ascii="Times New Roman" w:eastAsia="Times New Roman" w:hAnsi="Times New Roman" w:hint="cs"/>
                <w:bCs/>
                <w:color w:val="008000"/>
                <w:sz w:val="24"/>
                <w:rtl/>
                <w:lang w:eastAsia="he-IL"/>
              </w:rPr>
              <w:t>הכוזרי</w:t>
            </w:r>
          </w:ins>
        </w:sdtContent>
      </w:sdt>
      <w:r w:rsidRPr="009E2846">
        <w:rPr>
          <w:rFonts w:ascii="Times New Roman" w:eastAsia="Times New Roman" w:hAnsi="Times New Roman" w:hint="cs"/>
          <w:color w:val="008000"/>
          <w:sz w:val="24"/>
          <w:rtl/>
          <w:lang w:eastAsia="he-IL"/>
        </w:rPr>
        <w:t>.</w:t>
      </w:r>
    </w:p>
    <w:p w14:paraId="0538FC74"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7639A3DC" w14:textId="0BD2908B"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6" w:author="Meryl Etman" w:date="2024-02-11T16:52:00Z">
            <w:r w:rsidR="00D41BB6">
              <w:rPr>
                <w:rFonts w:ascii="Times New Roman" w:eastAsia="Times New Roman" w:hAnsi="Times New Roman"/>
                <w:color w:val="008000"/>
                <w:sz w:val="24"/>
                <w:rtl/>
                <w:lang w:eastAsia="he-IL"/>
              </w:rPr>
              <w:t>אפיק אוברמן ניב</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1C503831"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4C8880A6" w14:textId="791AB6A5"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7" w:author="Meryl Etman" w:date="2024-02-11T16:52:00Z">
            <w:r w:rsidR="00D41BB6">
              <w:rPr>
                <w:rFonts w:ascii="Times New Roman" w:eastAsia="Times New Roman" w:hAnsi="Times New Roman"/>
                <w:color w:val="008000"/>
                <w:sz w:val="24"/>
                <w:rtl/>
                <w:lang w:eastAsia="he-IL"/>
              </w:rPr>
              <w:t>אפיק אוברמן ניב</w:t>
            </w:r>
          </w:ins>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2BBC39C5"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6F010FC2"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16C67379"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648B54F"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E60750F"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577A6BB"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2A440517"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E83FCD4"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788710B4"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7098B25D"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2CFF860F" w14:textId="2AD8E3D8"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8" w:author="Meryl Etman" w:date="2024-02-11T16:52:00Z">
            <w:r w:rsidR="00D41BB6">
              <w:rPr>
                <w:rFonts w:ascii="Times New Roman" w:eastAsia="Times New Roman" w:hAnsi="Times New Roman"/>
                <w:color w:val="00B0F0"/>
                <w:sz w:val="20"/>
                <w:u w:val="single"/>
                <w:rtl/>
                <w:lang w:eastAsia="he-IL"/>
              </w:rPr>
              <w:t>אפיק אוברמן ניב</w:t>
            </w:r>
          </w:ins>
        </w:sdtContent>
      </w:sdt>
    </w:p>
    <w:p w14:paraId="61C6B30E"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1ED0167A"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2FFAF97F"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4A42594C"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6E68A27B"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3F2E3BC6"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6BB7F4C4"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t>נספח "ז''</w:t>
      </w:r>
    </w:p>
    <w:p w14:paraId="0B35FB3E"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30F42CB3"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2263AB31" w14:textId="77777777" w:rsidR="005E7F8B" w:rsidRPr="005E7F8B" w:rsidRDefault="005E7F8B" w:rsidP="005E7F8B">
      <w:pPr>
        <w:spacing w:before="0" w:beforeAutospacing="0" w:after="0" w:afterAutospacing="0" w:line="240" w:lineRule="auto"/>
        <w:ind w:left="540" w:hanging="540"/>
        <w:jc w:val="center"/>
        <w:rPr>
          <w:rFonts w:ascii="David" w:eastAsia="Times New Roman" w:hAnsi="David"/>
          <w:sz w:val="24"/>
          <w:rtl/>
        </w:rPr>
      </w:pPr>
    </w:p>
    <w:p w14:paraId="64AB3A4F" w14:textId="77777777" w:rsidR="005E7F8B" w:rsidRPr="005E7F8B" w:rsidRDefault="005E7F8B" w:rsidP="005E7F8B">
      <w:pPr>
        <w:spacing w:before="0" w:beforeAutospacing="0" w:after="0" w:afterAutospacing="0" w:line="240" w:lineRule="auto"/>
        <w:jc w:val="right"/>
        <w:rPr>
          <w:rFonts w:ascii="David" w:eastAsia="Times New Roman" w:hAnsi="David"/>
          <w:sz w:val="24"/>
          <w:rtl/>
          <w:lang w:eastAsia="he-IL"/>
        </w:rPr>
      </w:pPr>
      <w:r w:rsidRPr="005E7F8B">
        <w:rPr>
          <w:rFonts w:ascii="David" w:eastAsia="Times New Roman" w:hAnsi="David" w:hint="eastAsia"/>
          <w:sz w:val="24"/>
          <w:rtl/>
          <w:lang w:eastAsia="he-IL"/>
        </w:rPr>
        <w:t>תאריך</w:t>
      </w:r>
      <w:r w:rsidRPr="005E7F8B">
        <w:rPr>
          <w:rFonts w:ascii="David" w:eastAsia="Times New Roman" w:hAnsi="David"/>
          <w:sz w:val="24"/>
          <w:rtl/>
          <w:lang w:eastAsia="he-IL"/>
        </w:rPr>
        <w:t>: ________________</w:t>
      </w:r>
    </w:p>
    <w:p w14:paraId="17E8DBCB"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לכבוד</w:t>
      </w:r>
    </w:p>
    <w:p w14:paraId="5B44AE38" w14:textId="77777777" w:rsidR="005E7F8B" w:rsidRPr="005E7F8B" w:rsidRDefault="005E7F8B" w:rsidP="005E7F8B">
      <w:pPr>
        <w:spacing w:before="0" w:beforeAutospacing="0" w:after="0" w:afterAutospacing="0" w:line="240" w:lineRule="auto"/>
        <w:jc w:val="both"/>
        <w:rPr>
          <w:rFonts w:ascii="David" w:eastAsia="Times New Roman" w:hAnsi="David"/>
          <w:b/>
          <w:bCs/>
          <w:sz w:val="24"/>
          <w:rtl/>
          <w:lang w:eastAsia="he-IL"/>
        </w:rPr>
      </w:pPr>
      <w:r w:rsidRPr="005E7F8B">
        <w:rPr>
          <w:rFonts w:ascii="David" w:eastAsia="Times New Roman" w:hAnsi="David" w:hint="cs"/>
          <w:b/>
          <w:bCs/>
          <w:sz w:val="24"/>
          <w:rtl/>
          <w:lang w:eastAsia="he-IL"/>
        </w:rPr>
        <w:t>אפריקה ישראל מגורים בע"מ</w:t>
      </w:r>
    </w:p>
    <w:p w14:paraId="74DC9260" w14:textId="77777777" w:rsidR="005E7F8B" w:rsidRPr="005E7F8B" w:rsidRDefault="005E7F8B" w:rsidP="005E7F8B">
      <w:pPr>
        <w:spacing w:before="0" w:beforeAutospacing="0" w:after="0" w:afterAutospacing="0" w:line="240" w:lineRule="auto"/>
        <w:jc w:val="both"/>
        <w:rPr>
          <w:rFonts w:ascii="David" w:eastAsia="Times New Roman" w:hAnsi="David"/>
          <w:b/>
          <w:bCs/>
          <w:sz w:val="24"/>
          <w:u w:val="single"/>
          <w:rtl/>
          <w:lang w:eastAsia="he-IL"/>
        </w:rPr>
      </w:pPr>
      <w:r w:rsidRPr="005E7F8B">
        <w:rPr>
          <w:rFonts w:ascii="David" w:eastAsia="Times New Roman" w:hAnsi="David" w:hint="cs"/>
          <w:b/>
          <w:bCs/>
          <w:sz w:val="24"/>
          <w:u w:val="single"/>
          <w:rtl/>
          <w:lang w:eastAsia="he-IL"/>
        </w:rPr>
        <w:t>מרח' יהונתן נתניהו 1ג', אור-יהודה (להלן: "החברה")</w:t>
      </w:r>
    </w:p>
    <w:p w14:paraId="4CE86CA1"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B9C2ACB"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א</w:t>
      </w:r>
      <w:r w:rsidRPr="005E7F8B">
        <w:rPr>
          <w:rFonts w:ascii="David" w:eastAsia="Times New Roman" w:hAnsi="David"/>
          <w:sz w:val="24"/>
          <w:rtl/>
          <w:lang w:eastAsia="he-IL"/>
        </w:rPr>
        <w:t>.ג.נ.,</w:t>
      </w:r>
    </w:p>
    <w:p w14:paraId="01225A1C" w14:textId="77777777" w:rsidR="005E7F8B" w:rsidRPr="005E7F8B" w:rsidRDefault="005E7F8B" w:rsidP="005E7F8B">
      <w:pPr>
        <w:spacing w:before="0" w:beforeAutospacing="0" w:after="0" w:afterAutospacing="0" w:line="240" w:lineRule="auto"/>
        <w:ind w:left="720"/>
        <w:jc w:val="both"/>
        <w:rPr>
          <w:rFonts w:ascii="David" w:eastAsia="Times New Roman" w:hAnsi="David"/>
          <w:sz w:val="24"/>
          <w:rtl/>
          <w:lang w:eastAsia="he-IL"/>
        </w:rPr>
      </w:pPr>
    </w:p>
    <w:p w14:paraId="1DE785AB" w14:textId="77777777" w:rsidR="005E7F8B" w:rsidRPr="005E7F8B" w:rsidRDefault="005E7F8B" w:rsidP="005E7F8B">
      <w:pPr>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hint="eastAsia"/>
          <w:sz w:val="24"/>
          <w:rtl/>
          <w:lang w:eastAsia="he-IL"/>
        </w:rPr>
        <w:t>הנדון</w:t>
      </w:r>
      <w:r w:rsidRPr="005E7F8B">
        <w:rPr>
          <w:rFonts w:ascii="David" w:eastAsia="Times New Roman" w:hAnsi="David"/>
          <w:sz w:val="24"/>
          <w:rtl/>
          <w:lang w:eastAsia="he-IL"/>
        </w:rPr>
        <w:t>:</w:t>
      </w:r>
      <w:r w:rsidRPr="005E7F8B">
        <w:rPr>
          <w:rFonts w:ascii="David" w:eastAsia="Times New Roman" w:hAnsi="David"/>
          <w:sz w:val="24"/>
          <w:rtl/>
          <w:lang w:eastAsia="he-IL"/>
        </w:rPr>
        <w:tab/>
      </w:r>
      <w:r w:rsidRPr="005E7F8B">
        <w:rPr>
          <w:rFonts w:ascii="David" w:eastAsia="Times New Roman" w:hAnsi="David" w:hint="eastAsia"/>
          <w:sz w:val="24"/>
          <w:rtl/>
          <w:lang w:eastAsia="he-IL"/>
        </w:rPr>
        <w:t>מבוטחנו</w:t>
      </w:r>
      <w:r w:rsidRPr="005E7F8B">
        <w:rPr>
          <w:rFonts w:ascii="David" w:eastAsia="Times New Roman" w:hAnsi="David"/>
          <w:sz w:val="24"/>
          <w:rtl/>
          <w:lang w:eastAsia="he-IL"/>
        </w:rPr>
        <w:t xml:space="preserve">: _____________________ (להלן: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היועץ</w:t>
      </w:r>
      <w:r w:rsidRPr="005E7F8B">
        <w:rPr>
          <w:rFonts w:ascii="David" w:eastAsia="Times New Roman" w:hAnsi="David"/>
          <w:b/>
          <w:bCs/>
          <w:sz w:val="24"/>
          <w:rtl/>
          <w:lang w:eastAsia="he-IL"/>
        </w:rPr>
        <w:t>"</w:t>
      </w:r>
      <w:r w:rsidRPr="005E7F8B">
        <w:rPr>
          <w:rFonts w:ascii="David" w:eastAsia="Times New Roman" w:hAnsi="David"/>
          <w:sz w:val="24"/>
          <w:rtl/>
          <w:lang w:eastAsia="he-IL"/>
        </w:rPr>
        <w:t>)</w:t>
      </w:r>
    </w:p>
    <w:p w14:paraId="55FFAC04" w14:textId="77777777" w:rsidR="005E7F8B" w:rsidRPr="005E7F8B" w:rsidRDefault="005E7F8B" w:rsidP="005E7F8B">
      <w:pPr>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sz w:val="24"/>
          <w:rtl/>
          <w:lang w:eastAsia="he-IL"/>
        </w:rPr>
        <w:tab/>
      </w:r>
      <w:r w:rsidRPr="005E7F8B">
        <w:rPr>
          <w:rFonts w:ascii="David" w:eastAsia="Times New Roman" w:hAnsi="David" w:hint="eastAsia"/>
          <w:sz w:val="24"/>
          <w:rtl/>
          <w:lang w:eastAsia="he-IL"/>
        </w:rPr>
        <w:t>אישור</w:t>
      </w:r>
      <w:r w:rsidRPr="005E7F8B">
        <w:rPr>
          <w:rFonts w:ascii="David" w:eastAsia="Times New Roman" w:hAnsi="David"/>
          <w:sz w:val="24"/>
          <w:rtl/>
          <w:lang w:eastAsia="he-IL"/>
        </w:rPr>
        <w:t xml:space="preserve"> עריכת פוליסות ביטוח בקשר להסכם מיום __</w:t>
      </w:r>
      <w:r w:rsidRPr="005E7F8B">
        <w:rPr>
          <w:rFonts w:ascii="David" w:eastAsia="Times New Roman" w:hAnsi="David" w:hint="cs"/>
          <w:sz w:val="24"/>
          <w:rtl/>
          <w:lang w:eastAsia="he-IL"/>
        </w:rPr>
        <w:t>_</w:t>
      </w:r>
      <w:r w:rsidRPr="005E7F8B">
        <w:rPr>
          <w:rFonts w:ascii="David" w:eastAsia="Times New Roman" w:hAnsi="David"/>
          <w:sz w:val="24"/>
          <w:rtl/>
          <w:lang w:eastAsia="he-IL"/>
        </w:rPr>
        <w:t>______</w:t>
      </w:r>
      <w:r w:rsidRPr="005E7F8B">
        <w:rPr>
          <w:rFonts w:ascii="David" w:eastAsia="Times New Roman" w:hAnsi="David" w:hint="cs"/>
          <w:sz w:val="24"/>
          <w:rtl/>
          <w:lang w:eastAsia="he-IL"/>
        </w:rPr>
        <w:t>____</w:t>
      </w:r>
    </w:p>
    <w:p w14:paraId="4C76F1F4" w14:textId="77777777" w:rsidR="005E7F8B" w:rsidRPr="005E7F8B" w:rsidRDefault="005E7F8B" w:rsidP="005E7F8B">
      <w:pPr>
        <w:spacing w:before="0" w:beforeAutospacing="0" w:after="0" w:afterAutospacing="0" w:line="240" w:lineRule="auto"/>
        <w:ind w:left="1440"/>
        <w:rPr>
          <w:rFonts w:ascii="David" w:eastAsia="Times New Roman" w:hAnsi="David"/>
          <w:sz w:val="24"/>
          <w:rtl/>
          <w:lang w:eastAsia="he-IL"/>
        </w:rPr>
      </w:pPr>
      <w:r w:rsidRPr="005E7F8B">
        <w:rPr>
          <w:rFonts w:ascii="David" w:eastAsia="Times New Roman" w:hAnsi="David"/>
          <w:sz w:val="24"/>
          <w:rtl/>
          <w:lang w:eastAsia="he-IL"/>
        </w:rPr>
        <w:t>ל</w:t>
      </w:r>
      <w:r w:rsidRPr="005E7F8B">
        <w:rPr>
          <w:rFonts w:ascii="David" w:eastAsia="Times New Roman" w:hAnsi="David" w:hint="cs"/>
          <w:sz w:val="24"/>
          <w:rtl/>
          <w:lang w:eastAsia="he-IL"/>
        </w:rPr>
        <w:t>מתן שירותי ______________________</w:t>
      </w:r>
      <w:r w:rsidRPr="005E7F8B">
        <w:rPr>
          <w:rFonts w:ascii="David" w:eastAsia="Times New Roman" w:hAnsi="David"/>
          <w:sz w:val="24"/>
          <w:rtl/>
          <w:lang w:eastAsia="he-IL"/>
        </w:rPr>
        <w:t xml:space="preserve"> (להלן: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w:t>
      </w:r>
      <w:r w:rsidRPr="005E7F8B">
        <w:rPr>
          <w:rFonts w:ascii="David" w:eastAsia="Times New Roman" w:hAnsi="David" w:hint="cs"/>
          <w:b/>
          <w:bCs/>
          <w:sz w:val="24"/>
          <w:rtl/>
          <w:lang w:eastAsia="he-IL"/>
        </w:rPr>
        <w:t>שירותים</w:t>
      </w:r>
      <w:r w:rsidRPr="005E7F8B">
        <w:rPr>
          <w:rFonts w:ascii="David" w:eastAsia="Times New Roman" w:hAnsi="David"/>
          <w:b/>
          <w:bCs/>
          <w:sz w:val="24"/>
          <w:rtl/>
          <w:lang w:eastAsia="he-IL"/>
        </w:rPr>
        <w:t xml:space="preserve">" </w:t>
      </w:r>
      <w:r w:rsidRPr="005E7F8B">
        <w:rPr>
          <w:rFonts w:ascii="David" w:eastAsia="Times New Roman" w:hAnsi="David" w:hint="eastAsia"/>
          <w:sz w:val="24"/>
          <w:rtl/>
          <w:lang w:eastAsia="he-IL"/>
        </w:rPr>
        <w:t>ו</w:t>
      </w:r>
      <w:r w:rsidRPr="005E7F8B">
        <w:rPr>
          <w:rFonts w:ascii="David" w:eastAsia="Times New Roman" w:hAnsi="David"/>
          <w:sz w:val="24"/>
          <w:rtl/>
          <w:lang w:eastAsia="he-IL"/>
        </w:rPr>
        <w:t xml:space="preserve">/או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ההסכם</w:t>
      </w:r>
      <w:r w:rsidRPr="005E7F8B">
        <w:rPr>
          <w:rFonts w:ascii="David" w:eastAsia="Times New Roman" w:hAnsi="David"/>
          <w:b/>
          <w:bCs/>
          <w:sz w:val="24"/>
          <w:rtl/>
          <w:lang w:eastAsia="he-IL"/>
        </w:rPr>
        <w:t>"</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לפי</w:t>
      </w:r>
      <w:r w:rsidRPr="005E7F8B">
        <w:rPr>
          <w:rFonts w:ascii="David" w:eastAsia="Times New Roman" w:hAnsi="David"/>
          <w:sz w:val="24"/>
          <w:rtl/>
          <w:lang w:eastAsia="he-IL"/>
        </w:rPr>
        <w:t xml:space="preserve"> העניין)</w:t>
      </w:r>
    </w:p>
    <w:p w14:paraId="0A2CED5E"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789AECD0" w14:textId="77777777" w:rsidR="005E7F8B" w:rsidRPr="005E7F8B" w:rsidRDefault="005E7F8B" w:rsidP="005E7F8B">
      <w:pPr>
        <w:spacing w:before="0" w:beforeAutospacing="0" w:after="0" w:afterAutospacing="0" w:line="240" w:lineRule="auto"/>
        <w:jc w:val="both"/>
        <w:rPr>
          <w:rFonts w:ascii="David" w:eastAsia="Times New Roman" w:hAnsi="David"/>
          <w:sz w:val="24"/>
          <w:lang w:eastAsia="he-IL"/>
        </w:rPr>
      </w:pPr>
    </w:p>
    <w:p w14:paraId="6A7BD435"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הננו</w:t>
      </w:r>
      <w:r w:rsidRPr="005E7F8B">
        <w:rPr>
          <w:rFonts w:ascii="David" w:eastAsia="Times New Roman" w:hAnsi="David"/>
          <w:sz w:val="24"/>
          <w:rtl/>
          <w:lang w:eastAsia="he-IL"/>
        </w:rPr>
        <w:t xml:space="preserve"> מאשרים בזאת כי החל מיום ________ ועד ליום ________ ערכנו את הביטוחים המפורטים להלן בגין פעילות ה</w:t>
      </w:r>
      <w:r w:rsidRPr="005E7F8B">
        <w:rPr>
          <w:rFonts w:ascii="David" w:eastAsia="Times New Roman" w:hAnsi="David" w:hint="cs"/>
          <w:sz w:val="24"/>
          <w:rtl/>
          <w:lang w:eastAsia="he-IL"/>
        </w:rPr>
        <w:t>יועץ</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לרבות</w:t>
      </w:r>
      <w:r w:rsidRPr="005E7F8B">
        <w:rPr>
          <w:rFonts w:ascii="David" w:eastAsia="Times New Roman" w:hAnsi="David"/>
          <w:sz w:val="24"/>
          <w:rtl/>
          <w:lang w:eastAsia="he-IL"/>
        </w:rPr>
        <w:t xml:space="preserve"> ב</w:t>
      </w:r>
      <w:r w:rsidRPr="005E7F8B">
        <w:rPr>
          <w:rFonts w:ascii="David" w:eastAsia="Times New Roman" w:hAnsi="David" w:hint="cs"/>
          <w:sz w:val="24"/>
          <w:rtl/>
          <w:lang w:eastAsia="he-IL"/>
        </w:rPr>
        <w:t>גין השירותים הניתנים</w:t>
      </w:r>
      <w:r w:rsidRPr="005E7F8B">
        <w:rPr>
          <w:rFonts w:ascii="David" w:eastAsia="Times New Roman" w:hAnsi="David" w:hint="cs"/>
          <w:b/>
          <w:bCs/>
          <w:sz w:val="24"/>
          <w:rtl/>
          <w:lang w:eastAsia="he-IL"/>
        </w:rPr>
        <w:t xml:space="preserve"> </w:t>
      </w:r>
      <w:r w:rsidRPr="005E7F8B">
        <w:rPr>
          <w:rFonts w:ascii="David" w:eastAsia="Times New Roman" w:hAnsi="David" w:hint="cs"/>
          <w:sz w:val="24"/>
          <w:rtl/>
          <w:lang w:eastAsia="he-IL"/>
        </w:rPr>
        <w:t>לחברה</w:t>
      </w:r>
      <w:r w:rsidRPr="005E7F8B">
        <w:rPr>
          <w:rFonts w:ascii="David" w:eastAsia="Times New Roman" w:hAnsi="David"/>
          <w:sz w:val="24"/>
          <w:rtl/>
          <w:lang w:eastAsia="he-IL"/>
        </w:rPr>
        <w:t>:-</w:t>
      </w:r>
    </w:p>
    <w:p w14:paraId="2B88DDC8"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3CB1040B" w14:textId="77777777" w:rsidR="005E7F8B" w:rsidRPr="005E7F8B" w:rsidRDefault="005E7F8B" w:rsidP="005E7F8B">
      <w:pPr>
        <w:keepNext/>
        <w:spacing w:before="0" w:beforeAutospacing="0" w:after="0" w:afterAutospacing="0" w:line="240" w:lineRule="auto"/>
        <w:ind w:left="720" w:hanging="720"/>
        <w:jc w:val="both"/>
        <w:outlineLvl w:val="0"/>
        <w:rPr>
          <w:rFonts w:ascii="David" w:eastAsia="Arial Unicode MS" w:hAnsi="David"/>
          <w:sz w:val="24"/>
          <w:rtl/>
          <w:lang w:eastAsia="he-IL"/>
        </w:rPr>
      </w:pPr>
      <w:r w:rsidRPr="005E7F8B">
        <w:rPr>
          <w:rFonts w:ascii="David" w:eastAsia="Times New Roman" w:hAnsi="David" w:hint="cs"/>
          <w:sz w:val="24"/>
          <w:rtl/>
          <w:lang w:eastAsia="he-IL"/>
        </w:rPr>
        <w:t>1.</w:t>
      </w:r>
      <w:r w:rsidRPr="005E7F8B">
        <w:rPr>
          <w:rFonts w:ascii="David" w:eastAsia="Times New Roman" w:hAnsi="David" w:hint="cs"/>
          <w:sz w:val="24"/>
          <w:rtl/>
          <w:lang w:eastAsia="he-IL"/>
        </w:rPr>
        <w:tab/>
      </w:r>
      <w:r w:rsidRPr="005E7F8B">
        <w:rPr>
          <w:rFonts w:ascii="David" w:eastAsia="Times New Roman" w:hAnsi="David" w:hint="eastAsia"/>
          <w:b/>
          <w:bCs/>
          <w:sz w:val="24"/>
          <w:u w:val="single"/>
          <w:rtl/>
          <w:lang w:eastAsia="he-IL"/>
        </w:rPr>
        <w:t>ביטוח</w:t>
      </w:r>
      <w:r w:rsidRPr="005E7F8B">
        <w:rPr>
          <w:rFonts w:ascii="David" w:eastAsia="Times New Roman" w:hAnsi="David"/>
          <w:b/>
          <w:bCs/>
          <w:sz w:val="24"/>
          <w:u w:val="single"/>
          <w:rtl/>
          <w:lang w:eastAsia="he-IL"/>
        </w:rPr>
        <w:t xml:space="preserve"> אחריות מקצועית</w:t>
      </w:r>
      <w:r w:rsidRPr="005E7F8B">
        <w:rPr>
          <w:rFonts w:ascii="David" w:eastAsia="Times New Roman" w:hAnsi="David" w:hint="cs"/>
          <w:sz w:val="24"/>
          <w:rtl/>
          <w:lang w:eastAsia="he-IL"/>
        </w:rPr>
        <w:t xml:space="preserve"> </w:t>
      </w:r>
      <w:r w:rsidRPr="005E7F8B">
        <w:rPr>
          <w:rFonts w:ascii="David" w:eastAsia="Times New Roman" w:hAnsi="David" w:hint="eastAsia"/>
          <w:sz w:val="24"/>
          <w:rtl/>
          <w:lang w:eastAsia="he-IL"/>
        </w:rPr>
        <w:t>לכיסוי</w:t>
      </w:r>
      <w:r w:rsidRPr="005E7F8B">
        <w:rPr>
          <w:rFonts w:ascii="David" w:eastAsia="Times New Roman" w:hAnsi="David"/>
          <w:sz w:val="24"/>
          <w:rtl/>
          <w:lang w:eastAsia="he-IL"/>
        </w:rPr>
        <w:t xml:space="preserve"> אחריותו ש</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היועץ </w:t>
      </w:r>
      <w:r w:rsidRPr="005E7F8B">
        <w:rPr>
          <w:rFonts w:ascii="David" w:eastAsia="Times New Roman" w:hAnsi="David" w:hint="eastAsia"/>
          <w:sz w:val="24"/>
          <w:rtl/>
          <w:lang w:eastAsia="he-IL"/>
        </w:rPr>
        <w:t>על</w:t>
      </w:r>
      <w:r w:rsidRPr="005E7F8B">
        <w:rPr>
          <w:rFonts w:ascii="David" w:eastAsia="Times New Roman" w:hAnsi="David"/>
          <w:sz w:val="24"/>
          <w:rtl/>
          <w:lang w:eastAsia="he-IL"/>
        </w:rPr>
        <w:t xml:space="preserve"> פי דין בגין אובדן ו/או נזק העלולים להיגרם לכל אדם ו/או גוף כלשהו </w:t>
      </w:r>
      <w:r w:rsidRPr="005E7F8B">
        <w:rPr>
          <w:rFonts w:ascii="David" w:eastAsia="Times New Roman" w:hAnsi="David" w:hint="cs"/>
          <w:sz w:val="24"/>
          <w:rtl/>
          <w:lang w:eastAsia="he-IL"/>
        </w:rPr>
        <w:t>(</w:t>
      </w:r>
      <w:r w:rsidRPr="005E7F8B">
        <w:rPr>
          <w:rFonts w:ascii="David" w:eastAsia="Times New Roman" w:hAnsi="David"/>
          <w:sz w:val="24"/>
          <w:rtl/>
          <w:lang w:eastAsia="he-IL"/>
        </w:rPr>
        <w:t xml:space="preserve">לרבות </w:t>
      </w:r>
      <w:r w:rsidRPr="005E7F8B">
        <w:rPr>
          <w:rFonts w:ascii="David" w:eastAsia="Times New Roman" w:hAnsi="David" w:hint="cs"/>
          <w:sz w:val="24"/>
          <w:rtl/>
          <w:lang w:eastAsia="he-IL"/>
        </w:rPr>
        <w:t>במפורש</w:t>
      </w:r>
      <w:r w:rsidRPr="005E7F8B">
        <w:rPr>
          <w:rFonts w:ascii="David" w:eastAsia="Times New Roman" w:hAnsi="David"/>
          <w:sz w:val="24"/>
          <w:rtl/>
          <w:lang w:eastAsia="he-IL"/>
        </w:rPr>
        <w:t xml:space="preserve"> </w:t>
      </w:r>
      <w:r w:rsidRPr="005E7F8B">
        <w:rPr>
          <w:rFonts w:ascii="David" w:eastAsia="Times New Roman" w:hAnsi="David" w:hint="cs"/>
          <w:sz w:val="24"/>
          <w:rtl/>
          <w:lang w:eastAsia="he-IL"/>
        </w:rPr>
        <w:t>ל</w:t>
      </w:r>
      <w:r w:rsidRPr="005E7F8B">
        <w:rPr>
          <w:rFonts w:ascii="David" w:eastAsia="Times New Roman" w:hAnsi="David"/>
          <w:sz w:val="24"/>
          <w:rtl/>
          <w:lang w:eastAsia="he-IL"/>
        </w:rPr>
        <w:t>חברה</w:t>
      </w:r>
      <w:r w:rsidRPr="005E7F8B">
        <w:rPr>
          <w:rFonts w:ascii="David" w:eastAsia="Times New Roman" w:hAnsi="David" w:hint="cs"/>
          <w:sz w:val="24"/>
          <w:rtl/>
          <w:lang w:eastAsia="he-IL"/>
        </w:rPr>
        <w:t>)</w:t>
      </w:r>
      <w:r w:rsidRPr="005E7F8B">
        <w:rPr>
          <w:rFonts w:ascii="David" w:eastAsia="Times New Roman" w:hAnsi="David"/>
          <w:sz w:val="24"/>
          <w:rtl/>
          <w:lang w:eastAsia="he-IL"/>
        </w:rPr>
        <w:t xml:space="preserve">, כתוצאה ממעשה ו/או מחדל מקצועי של </w:t>
      </w:r>
      <w:r w:rsidRPr="005E7F8B">
        <w:rPr>
          <w:rFonts w:ascii="David" w:eastAsia="Times New Roman" w:hAnsi="David" w:hint="eastAsia"/>
          <w:sz w:val="24"/>
          <w:rtl/>
          <w:lang w:eastAsia="he-IL"/>
        </w:rPr>
        <w:t>היועץ</w:t>
      </w:r>
      <w:r w:rsidRPr="005E7F8B">
        <w:rPr>
          <w:rFonts w:ascii="David" w:eastAsia="Times New Roman" w:hAnsi="David"/>
          <w:sz w:val="24"/>
          <w:rtl/>
          <w:lang w:eastAsia="he-IL"/>
        </w:rPr>
        <w:t xml:space="preserve"> ו/או עובדיו ו/או מי מטעמו לרבות טעות ו/או השמטה בקשר עם מתן השירותים, </w:t>
      </w:r>
      <w:r w:rsidRPr="005E7F8B">
        <w:rPr>
          <w:rFonts w:ascii="David" w:eastAsia="Times New Roman" w:hAnsi="David" w:hint="eastAsia"/>
          <w:sz w:val="24"/>
          <w:rtl/>
          <w:lang w:eastAsia="he-IL"/>
        </w:rPr>
        <w:t>בגבולות</w:t>
      </w:r>
      <w:r w:rsidRPr="005E7F8B">
        <w:rPr>
          <w:rFonts w:ascii="David" w:eastAsia="Times New Roman" w:hAnsi="David"/>
          <w:sz w:val="24"/>
          <w:rtl/>
          <w:lang w:eastAsia="he-IL"/>
        </w:rPr>
        <w:t xml:space="preserve"> אחריות של </w:t>
      </w:r>
      <w:r w:rsidRPr="005E7F8B">
        <w:rPr>
          <w:rFonts w:ascii="David" w:eastAsia="Times New Roman" w:hAnsi="David" w:hint="cs"/>
          <w:sz w:val="24"/>
          <w:rtl/>
          <w:lang w:eastAsia="he-IL"/>
        </w:rPr>
        <w:t xml:space="preserve">4,000,000 ₪ </w:t>
      </w:r>
      <w:r w:rsidRPr="005E7F8B">
        <w:rPr>
          <w:rFonts w:ascii="David" w:eastAsia="Times New Roman" w:hAnsi="David"/>
          <w:sz w:val="24"/>
          <w:rtl/>
          <w:lang w:eastAsia="he-IL"/>
        </w:rPr>
        <w:t xml:space="preserve">למקרה ובמצטבר לתקופת </w:t>
      </w:r>
      <w:r w:rsidRPr="005E7F8B">
        <w:rPr>
          <w:rFonts w:ascii="David" w:eastAsia="Times New Roman" w:hAnsi="David" w:hint="cs"/>
          <w:sz w:val="24"/>
          <w:rtl/>
          <w:lang w:eastAsia="he-IL"/>
        </w:rPr>
        <w:t>ה</w:t>
      </w:r>
      <w:r w:rsidRPr="005E7F8B">
        <w:rPr>
          <w:rFonts w:ascii="David" w:eastAsia="Times New Roman" w:hAnsi="David"/>
          <w:sz w:val="24"/>
          <w:rtl/>
          <w:lang w:eastAsia="he-IL"/>
        </w:rPr>
        <w:t xml:space="preserve">ביטוח. הביטוח אינו </w:t>
      </w:r>
      <w:r w:rsidRPr="005E7F8B">
        <w:rPr>
          <w:rFonts w:ascii="David" w:eastAsia="Times New Roman" w:hAnsi="David" w:hint="eastAsia"/>
          <w:sz w:val="24"/>
          <w:rtl/>
          <w:lang w:eastAsia="he-IL"/>
        </w:rPr>
        <w:t>כולל</w:t>
      </w:r>
      <w:r w:rsidRPr="005E7F8B">
        <w:rPr>
          <w:rFonts w:ascii="David" w:eastAsia="Times New Roman" w:hAnsi="David"/>
          <w:sz w:val="24"/>
          <w:rtl/>
          <w:lang w:eastAsia="he-IL"/>
        </w:rPr>
        <w:t xml:space="preserve"> כל סייג בדבר אובדן שימוש ו/או עיכוב בעקבות מקרה ביטוח, אובדן ו/או שחזור </w:t>
      </w:r>
      <w:r w:rsidRPr="005E7F8B">
        <w:rPr>
          <w:rFonts w:ascii="David" w:eastAsia="Times New Roman" w:hAnsi="David" w:hint="eastAsia"/>
          <w:sz w:val="24"/>
          <w:rtl/>
          <w:lang w:eastAsia="he-IL"/>
        </w:rPr>
        <w:t>מסמכים</w:t>
      </w:r>
      <w:r w:rsidRPr="005E7F8B">
        <w:rPr>
          <w:rFonts w:ascii="David" w:eastAsia="Times New Roman" w:hAnsi="David"/>
          <w:sz w:val="24"/>
          <w:rtl/>
          <w:lang w:eastAsia="he-IL"/>
        </w:rPr>
        <w:t xml:space="preserve">, הפרת סודיות ואי יושר של עובדים. </w:t>
      </w:r>
    </w:p>
    <w:p w14:paraId="6DF4F149" w14:textId="77777777" w:rsidR="005E7F8B" w:rsidRPr="005E7F8B" w:rsidRDefault="005E7F8B" w:rsidP="005E7F8B">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hint="eastAsia"/>
          <w:sz w:val="24"/>
          <w:rtl/>
          <w:lang w:eastAsia="he-IL"/>
        </w:rPr>
        <w:t>הביטוח</w:t>
      </w:r>
      <w:r w:rsidRPr="005E7F8B">
        <w:rPr>
          <w:rFonts w:ascii="David" w:eastAsia="Times New Roman" w:hAnsi="David"/>
          <w:sz w:val="24"/>
          <w:rtl/>
          <w:lang w:eastAsia="he-IL"/>
        </w:rPr>
        <w:t xml:space="preserve"> הינו בעל תחולה רטרואקטיבית </w:t>
      </w:r>
      <w:r w:rsidRPr="005E7F8B">
        <w:rPr>
          <w:rFonts w:ascii="David" w:eastAsia="Times New Roman" w:hAnsi="David" w:hint="eastAsia"/>
          <w:sz w:val="24"/>
          <w:rtl/>
          <w:lang w:eastAsia="he-IL"/>
        </w:rPr>
        <w:t>מיום</w:t>
      </w:r>
      <w:r w:rsidRPr="005E7F8B">
        <w:rPr>
          <w:rFonts w:ascii="David" w:eastAsia="Times New Roman" w:hAnsi="David"/>
          <w:sz w:val="24"/>
          <w:rtl/>
          <w:lang w:eastAsia="he-IL"/>
        </w:rPr>
        <w:t xml:space="preserve"> תחילת מתן השירותים, אף אם ניתנו בטרם נחתם ההסכם אך לא לפני התאריך _________ (להלן: </w:t>
      </w:r>
      <w:r w:rsidRPr="005E7F8B">
        <w:rPr>
          <w:rFonts w:ascii="David" w:eastAsia="Times New Roman" w:hAnsi="David"/>
          <w:b/>
          <w:bCs/>
          <w:sz w:val="24"/>
          <w:rtl/>
          <w:lang w:eastAsia="he-IL"/>
        </w:rPr>
        <w:t>"</w:t>
      </w:r>
      <w:r w:rsidRPr="005E7F8B">
        <w:rPr>
          <w:rFonts w:ascii="David" w:eastAsia="Times New Roman" w:hAnsi="David" w:hint="eastAsia"/>
          <w:b/>
          <w:bCs/>
          <w:sz w:val="24"/>
          <w:rtl/>
          <w:lang w:eastAsia="he-IL"/>
        </w:rPr>
        <w:t>התאריך</w:t>
      </w:r>
      <w:r w:rsidRPr="005E7F8B">
        <w:rPr>
          <w:rFonts w:ascii="David" w:eastAsia="Times New Roman" w:hAnsi="David"/>
          <w:b/>
          <w:bCs/>
          <w:sz w:val="24"/>
          <w:rtl/>
          <w:lang w:eastAsia="he-IL"/>
        </w:rPr>
        <w:t xml:space="preserve"> הרטרואקטיבי"</w:t>
      </w:r>
      <w:r w:rsidRPr="005E7F8B">
        <w:rPr>
          <w:rFonts w:ascii="David" w:eastAsia="Times New Roman" w:hAnsi="David"/>
          <w:sz w:val="24"/>
          <w:rtl/>
          <w:lang w:eastAsia="he-IL"/>
        </w:rPr>
        <w:t xml:space="preserve">), וכולל תקופת גילוי </w:t>
      </w:r>
      <w:r w:rsidRPr="005E7F8B">
        <w:rPr>
          <w:rFonts w:ascii="David" w:eastAsia="Times New Roman" w:hAnsi="David" w:hint="eastAsia"/>
          <w:sz w:val="24"/>
          <w:rtl/>
          <w:lang w:eastAsia="he-IL"/>
        </w:rPr>
        <w:t>מורחבת</w:t>
      </w:r>
      <w:r w:rsidRPr="005E7F8B">
        <w:rPr>
          <w:rFonts w:ascii="David" w:eastAsia="Times New Roman" w:hAnsi="David"/>
          <w:sz w:val="24"/>
          <w:rtl/>
          <w:lang w:eastAsia="he-IL"/>
        </w:rPr>
        <w:t xml:space="preserve"> של </w:t>
      </w:r>
      <w:r w:rsidRPr="005E7F8B">
        <w:rPr>
          <w:rFonts w:ascii="David" w:eastAsia="Times New Roman" w:hAnsi="David" w:hint="cs"/>
          <w:sz w:val="24"/>
          <w:rtl/>
          <w:lang w:eastAsia="he-IL"/>
        </w:rPr>
        <w:t>6</w:t>
      </w:r>
      <w:r w:rsidRPr="005E7F8B">
        <w:rPr>
          <w:rFonts w:ascii="David" w:eastAsia="Times New Roman" w:hAnsi="David"/>
          <w:sz w:val="24"/>
          <w:rtl/>
          <w:lang w:eastAsia="he-IL"/>
        </w:rPr>
        <w:t xml:space="preserve"> חודשים.</w:t>
      </w:r>
    </w:p>
    <w:p w14:paraId="68D96ECF" w14:textId="77777777" w:rsidR="005E7F8B" w:rsidRPr="005E7F8B" w:rsidRDefault="005E7F8B" w:rsidP="005E7F8B">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5E7F8B">
        <w:rPr>
          <w:rFonts w:ascii="David" w:eastAsia="Times New Roman" w:hAnsi="David" w:hint="eastAsia"/>
          <w:sz w:val="24"/>
          <w:rtl/>
          <w:lang w:eastAsia="he-IL"/>
        </w:rPr>
        <w:t>הביטוח</w:t>
      </w:r>
      <w:r w:rsidRPr="005E7F8B">
        <w:rPr>
          <w:rFonts w:ascii="David" w:eastAsia="Times New Roman" w:hAnsi="David"/>
          <w:sz w:val="24"/>
          <w:rtl/>
          <w:lang w:eastAsia="he-IL"/>
        </w:rPr>
        <w:t xml:space="preserve"> כאמור הורחב לכלול את </w:t>
      </w:r>
      <w:r w:rsidRPr="005E7F8B">
        <w:rPr>
          <w:rFonts w:ascii="David" w:eastAsia="Times New Roman" w:hAnsi="David" w:hint="eastAsia"/>
          <w:sz w:val="24"/>
          <w:rtl/>
          <w:lang w:eastAsia="he-IL"/>
        </w:rPr>
        <w:t xml:space="preserve">החברה </w:t>
      </w:r>
      <w:r w:rsidRPr="005E7F8B">
        <w:rPr>
          <w:rFonts w:ascii="David" w:eastAsia="Times New Roman" w:hAnsi="David"/>
          <w:sz w:val="24"/>
          <w:rtl/>
          <w:lang w:eastAsia="he-IL"/>
        </w:rPr>
        <w:t xml:space="preserve">כמבוטח נוסף לעניין אחריותה למעשי ו/או מחדלי היועץ ו/או עובדיו ו/או מי </w:t>
      </w:r>
      <w:r w:rsidRPr="005E7F8B">
        <w:rPr>
          <w:rFonts w:ascii="David" w:eastAsia="Times New Roman" w:hAnsi="David" w:hint="eastAsia"/>
          <w:sz w:val="24"/>
          <w:rtl/>
          <w:lang w:eastAsia="he-IL"/>
        </w:rPr>
        <w:t>מטעמו</w:t>
      </w:r>
      <w:r w:rsidRPr="005E7F8B">
        <w:rPr>
          <w:rFonts w:ascii="David" w:eastAsia="Times New Roman" w:hAnsi="David"/>
          <w:sz w:val="24"/>
          <w:rtl/>
          <w:lang w:eastAsia="he-IL"/>
        </w:rPr>
        <w:t xml:space="preserve">, בכפוף לסעיף אחריות צולבת לפיו ייחשב הביטוח כאילו נערך בנפרד עבור כל אחד </w:t>
      </w:r>
      <w:r w:rsidRPr="005E7F8B">
        <w:rPr>
          <w:rFonts w:ascii="David" w:eastAsia="Times New Roman" w:hAnsi="David" w:hint="eastAsia"/>
          <w:sz w:val="24"/>
          <w:rtl/>
          <w:lang w:eastAsia="he-IL"/>
        </w:rPr>
        <w:t>מיחידי</w:t>
      </w:r>
      <w:r w:rsidRPr="005E7F8B">
        <w:rPr>
          <w:rFonts w:ascii="David" w:eastAsia="Times New Roman" w:hAnsi="David"/>
          <w:sz w:val="24"/>
          <w:rtl/>
          <w:lang w:eastAsia="he-IL"/>
        </w:rPr>
        <w:t xml:space="preserve"> המבוטח. ואולם, מובהר כי הפוליסה אינה מכסה את אחריותה המקצועית של החברה </w:t>
      </w:r>
      <w:r w:rsidRPr="005E7F8B">
        <w:rPr>
          <w:rFonts w:ascii="David" w:eastAsia="Times New Roman" w:hAnsi="David" w:hint="eastAsia"/>
          <w:sz w:val="24"/>
          <w:rtl/>
          <w:lang w:eastAsia="he-IL"/>
        </w:rPr>
        <w:t>כלפי</w:t>
      </w:r>
      <w:r w:rsidRPr="005E7F8B">
        <w:rPr>
          <w:rFonts w:ascii="David" w:eastAsia="Times New Roman" w:hAnsi="David"/>
          <w:sz w:val="24"/>
          <w:rtl/>
          <w:lang w:eastAsia="he-IL"/>
        </w:rPr>
        <w:t xml:space="preserve"> היועץ.</w:t>
      </w:r>
    </w:p>
    <w:p w14:paraId="787CED9D"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6BB487E2" w14:textId="77777777" w:rsidR="005E7F8B" w:rsidRPr="005E7F8B" w:rsidRDefault="005E7F8B" w:rsidP="005E7F8B">
      <w:pPr>
        <w:spacing w:before="0" w:beforeAutospacing="0" w:after="0" w:afterAutospacing="0" w:line="240" w:lineRule="auto"/>
        <w:ind w:left="720" w:hanging="720"/>
        <w:jc w:val="both"/>
        <w:rPr>
          <w:rFonts w:ascii="David" w:eastAsia="Times New Roman" w:hAnsi="David"/>
          <w:sz w:val="24"/>
          <w:rtl/>
          <w:lang w:eastAsia="he-IL"/>
        </w:rPr>
      </w:pPr>
      <w:r w:rsidRPr="005E7F8B">
        <w:rPr>
          <w:rFonts w:ascii="David" w:eastAsia="Times New Roman" w:hAnsi="David" w:hint="cs"/>
          <w:sz w:val="24"/>
          <w:rtl/>
          <w:lang w:eastAsia="he-IL"/>
        </w:rPr>
        <w:t>2</w:t>
      </w:r>
      <w:r w:rsidRPr="005E7F8B">
        <w:rPr>
          <w:rFonts w:ascii="David" w:eastAsia="Times New Roman" w:hAnsi="David"/>
          <w:sz w:val="24"/>
          <w:rtl/>
          <w:lang w:eastAsia="he-IL"/>
        </w:rPr>
        <w:t>.</w:t>
      </w:r>
      <w:r w:rsidRPr="005E7F8B">
        <w:rPr>
          <w:rFonts w:ascii="David" w:eastAsia="Times New Roman" w:hAnsi="David"/>
          <w:sz w:val="24"/>
          <w:rtl/>
          <w:lang w:eastAsia="he-IL"/>
        </w:rPr>
        <w:tab/>
      </w:r>
      <w:r w:rsidRPr="005E7F8B">
        <w:rPr>
          <w:rFonts w:ascii="David" w:eastAsia="Times New Roman" w:hAnsi="David" w:hint="eastAsia"/>
          <w:b/>
          <w:bCs/>
          <w:sz w:val="24"/>
          <w:u w:val="single"/>
          <w:rtl/>
          <w:lang w:eastAsia="he-IL"/>
        </w:rPr>
        <w:t>ביטוח</w:t>
      </w:r>
      <w:r w:rsidRPr="005E7F8B">
        <w:rPr>
          <w:rFonts w:ascii="David" w:eastAsia="Times New Roman" w:hAnsi="David"/>
          <w:b/>
          <w:bCs/>
          <w:sz w:val="24"/>
          <w:u w:val="single"/>
          <w:rtl/>
          <w:lang w:eastAsia="he-IL"/>
        </w:rPr>
        <w:t xml:space="preserve"> אחריות מעבידים</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לכיסוי</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חבותו</w:t>
      </w:r>
      <w:r w:rsidRPr="005E7F8B">
        <w:rPr>
          <w:rFonts w:ascii="David" w:eastAsia="Times New Roman" w:hAnsi="David"/>
          <w:sz w:val="24"/>
          <w:rtl/>
          <w:lang w:eastAsia="he-IL"/>
        </w:rPr>
        <w:t xml:space="preserve"> של היועץ על פי פקודת הנזיקין [נוסח חדש] ו/או חוק האחריות למוצרים פגומים, התש"</w:t>
      </w:r>
      <w:r w:rsidRPr="005E7F8B">
        <w:rPr>
          <w:rFonts w:ascii="David" w:eastAsia="Times New Roman" w:hAnsi="David" w:hint="eastAsia"/>
          <w:sz w:val="24"/>
          <w:rtl/>
          <w:lang w:eastAsia="he-IL"/>
        </w:rPr>
        <w:t>ם</w:t>
      </w:r>
      <w:r w:rsidRPr="005E7F8B">
        <w:rPr>
          <w:rFonts w:ascii="David" w:eastAsia="Times New Roman" w:hAnsi="David"/>
          <w:sz w:val="24"/>
          <w:rtl/>
          <w:lang w:eastAsia="he-IL"/>
        </w:rPr>
        <w:t xml:space="preserve">-1980 </w:t>
      </w:r>
      <w:r w:rsidRPr="005E7F8B">
        <w:rPr>
          <w:rFonts w:ascii="David" w:eastAsia="Times New Roman" w:hAnsi="David" w:hint="eastAsia"/>
          <w:sz w:val="24"/>
          <w:rtl/>
          <w:lang w:eastAsia="he-IL"/>
        </w:rPr>
        <w:t>כלפי</w:t>
      </w:r>
      <w:r w:rsidRPr="005E7F8B">
        <w:rPr>
          <w:rFonts w:ascii="David" w:eastAsia="Times New Roman" w:hAnsi="David"/>
          <w:sz w:val="24"/>
          <w:rtl/>
          <w:lang w:eastAsia="he-IL"/>
        </w:rPr>
        <w:t xml:space="preserve"> </w:t>
      </w:r>
      <w:r w:rsidRPr="005E7F8B">
        <w:rPr>
          <w:rFonts w:ascii="David" w:eastAsia="Times New Roman" w:hAnsi="David" w:hint="cs"/>
          <w:sz w:val="24"/>
          <w:rtl/>
          <w:lang w:eastAsia="he-IL"/>
        </w:rPr>
        <w:t xml:space="preserve">עובדיו המועסקים לצורך מתן השירותים, בגין פגיעה גופנית ו/או מחלה העלולים להיגרם להם תוך כדי ו/או עקב עבודתם, </w:t>
      </w:r>
      <w:r w:rsidRPr="005E7F8B">
        <w:rPr>
          <w:rFonts w:ascii="David" w:eastAsia="Times New Roman" w:hAnsi="David"/>
          <w:sz w:val="24"/>
          <w:rtl/>
          <w:lang w:eastAsia="he-IL"/>
        </w:rPr>
        <w:t>בגבולות אחריות של</w:t>
      </w:r>
      <w:r w:rsidRPr="005E7F8B">
        <w:rPr>
          <w:rFonts w:ascii="David" w:eastAsia="Times New Roman" w:hAnsi="David" w:hint="cs"/>
          <w:sz w:val="24"/>
          <w:rtl/>
          <w:lang w:eastAsia="he-IL"/>
        </w:rPr>
        <w:t xml:space="preserve"> 20,000,000 ₪ לתובע, </w:t>
      </w:r>
      <w:r w:rsidRPr="005E7F8B">
        <w:rPr>
          <w:rFonts w:ascii="David" w:eastAsia="Times New Roman" w:hAnsi="David" w:hint="eastAsia"/>
          <w:sz w:val="24"/>
          <w:rtl/>
          <w:lang w:eastAsia="he-IL"/>
        </w:rPr>
        <w:t>למקרה</w:t>
      </w:r>
      <w:r w:rsidRPr="005E7F8B">
        <w:rPr>
          <w:rFonts w:ascii="David" w:eastAsia="Times New Roman" w:hAnsi="David"/>
          <w:sz w:val="24"/>
          <w:rtl/>
          <w:lang w:eastAsia="he-IL"/>
        </w:rPr>
        <w:t xml:space="preserve"> ובמצטבר ל</w:t>
      </w:r>
      <w:r w:rsidRPr="005E7F8B">
        <w:rPr>
          <w:rFonts w:ascii="David" w:eastAsia="Times New Roman" w:hAnsi="David" w:hint="cs"/>
          <w:sz w:val="24"/>
          <w:rtl/>
          <w:lang w:eastAsia="he-IL"/>
        </w:rPr>
        <w:t>תקופת הביטוח</w:t>
      </w:r>
      <w:r w:rsidRPr="005E7F8B">
        <w:rPr>
          <w:rFonts w:ascii="David" w:eastAsia="Times New Roman" w:hAnsi="David"/>
          <w:sz w:val="24"/>
          <w:rtl/>
          <w:lang w:eastAsia="he-IL"/>
        </w:rPr>
        <w:t xml:space="preserve">. הביטוח אינו כולל כל סייג בדבר </w:t>
      </w:r>
      <w:r w:rsidRPr="005E7F8B">
        <w:rPr>
          <w:rFonts w:ascii="David" w:eastAsia="Times New Roman" w:hAnsi="David" w:hint="cs"/>
          <w:sz w:val="24"/>
          <w:rtl/>
          <w:lang w:eastAsia="he-IL"/>
        </w:rPr>
        <w:t xml:space="preserve">שעות עבודה, העסקת נוער וכן בדבר </w:t>
      </w:r>
      <w:r w:rsidRPr="005E7F8B">
        <w:rPr>
          <w:rFonts w:ascii="David" w:eastAsia="Times New Roman" w:hAnsi="David"/>
          <w:sz w:val="24"/>
          <w:rtl/>
          <w:lang w:eastAsia="he-IL"/>
        </w:rPr>
        <w:t xml:space="preserve">חבות היועץ כלפי קבלנים, </w:t>
      </w:r>
      <w:r w:rsidRPr="005E7F8B">
        <w:rPr>
          <w:rFonts w:ascii="David" w:eastAsia="Times New Roman" w:hAnsi="David" w:hint="eastAsia"/>
          <w:sz w:val="24"/>
          <w:rtl/>
          <w:lang w:eastAsia="he-IL"/>
        </w:rPr>
        <w:t>קבלני</w:t>
      </w:r>
      <w:r w:rsidRPr="005E7F8B">
        <w:rPr>
          <w:rFonts w:ascii="David" w:eastAsia="Times New Roman" w:hAnsi="David"/>
          <w:sz w:val="24"/>
          <w:rtl/>
          <w:lang w:eastAsia="he-IL"/>
        </w:rPr>
        <w:t xml:space="preserve"> משנה ועובדיהם</w:t>
      </w:r>
      <w:r w:rsidRPr="005E7F8B">
        <w:rPr>
          <w:rFonts w:ascii="David" w:eastAsia="Times New Roman" w:hAnsi="David" w:hint="cs"/>
          <w:sz w:val="24"/>
          <w:rtl/>
          <w:lang w:eastAsia="he-IL"/>
        </w:rPr>
        <w:t xml:space="preserve"> היה וייחשבו לעובדי היועץ</w:t>
      </w:r>
      <w:r w:rsidRPr="005E7F8B">
        <w:rPr>
          <w:rFonts w:ascii="David" w:eastAsia="Times New Roman" w:hAnsi="David"/>
          <w:sz w:val="24"/>
          <w:rtl/>
          <w:lang w:eastAsia="he-IL"/>
        </w:rPr>
        <w:t>. הביטוח מורחב ל</w:t>
      </w:r>
      <w:r w:rsidRPr="005E7F8B">
        <w:rPr>
          <w:rFonts w:ascii="David" w:eastAsia="Times New Roman" w:hAnsi="David" w:hint="cs"/>
          <w:sz w:val="24"/>
          <w:rtl/>
          <w:lang w:eastAsia="he-IL"/>
        </w:rPr>
        <w:t xml:space="preserve">שפות את החברה </w:t>
      </w:r>
      <w:r w:rsidRPr="005E7F8B">
        <w:rPr>
          <w:rFonts w:ascii="David" w:eastAsia="Times New Roman" w:hAnsi="David"/>
          <w:sz w:val="24"/>
          <w:rtl/>
          <w:lang w:eastAsia="he-IL"/>
        </w:rPr>
        <w:t xml:space="preserve">היה ותיחשב למעביד של </w:t>
      </w:r>
      <w:r w:rsidRPr="005E7F8B">
        <w:rPr>
          <w:rFonts w:ascii="David" w:eastAsia="Times New Roman" w:hAnsi="David" w:hint="eastAsia"/>
          <w:sz w:val="24"/>
          <w:rtl/>
          <w:lang w:eastAsia="he-IL"/>
        </w:rPr>
        <w:t>מי</w:t>
      </w:r>
      <w:r w:rsidRPr="005E7F8B">
        <w:rPr>
          <w:rFonts w:ascii="David" w:eastAsia="Times New Roman" w:hAnsi="David"/>
          <w:sz w:val="24"/>
          <w:rtl/>
          <w:lang w:eastAsia="he-IL"/>
        </w:rPr>
        <w:t xml:space="preserve"> מ</w:t>
      </w:r>
      <w:r w:rsidRPr="005E7F8B">
        <w:rPr>
          <w:rFonts w:ascii="David" w:eastAsia="Times New Roman" w:hAnsi="David" w:hint="cs"/>
          <w:sz w:val="24"/>
          <w:rtl/>
          <w:lang w:eastAsia="he-IL"/>
        </w:rPr>
        <w:t>עובדי</w:t>
      </w:r>
      <w:r w:rsidRPr="005E7F8B">
        <w:rPr>
          <w:rFonts w:ascii="David" w:eastAsia="Times New Roman" w:hAnsi="David"/>
          <w:sz w:val="24"/>
          <w:rtl/>
          <w:lang w:eastAsia="he-IL"/>
        </w:rPr>
        <w:t xml:space="preserve"> היועץ או אם ייקבע כי היא נושאת באחריות שילוחית לעניין חבות היועץ כלפי </w:t>
      </w:r>
      <w:r w:rsidRPr="005E7F8B">
        <w:rPr>
          <w:rFonts w:ascii="David" w:eastAsia="Times New Roman" w:hAnsi="David" w:hint="eastAsia"/>
          <w:sz w:val="24"/>
          <w:rtl/>
          <w:lang w:eastAsia="he-IL"/>
        </w:rPr>
        <w:t>מי</w:t>
      </w:r>
      <w:r w:rsidRPr="005E7F8B">
        <w:rPr>
          <w:rFonts w:ascii="David" w:eastAsia="Times New Roman" w:hAnsi="David"/>
          <w:sz w:val="24"/>
          <w:rtl/>
          <w:lang w:eastAsia="he-IL"/>
        </w:rPr>
        <w:t xml:space="preserve"> מ</w:t>
      </w:r>
      <w:r w:rsidRPr="005E7F8B">
        <w:rPr>
          <w:rFonts w:ascii="David" w:eastAsia="Times New Roman" w:hAnsi="David" w:hint="cs"/>
          <w:sz w:val="24"/>
          <w:rtl/>
          <w:lang w:eastAsia="he-IL"/>
        </w:rPr>
        <w:t>עובדיו</w:t>
      </w:r>
      <w:r w:rsidRPr="005E7F8B">
        <w:rPr>
          <w:rFonts w:ascii="David" w:eastAsia="Times New Roman" w:hAnsi="David"/>
          <w:sz w:val="24"/>
          <w:rtl/>
          <w:lang w:eastAsia="he-IL"/>
        </w:rPr>
        <w:t>.</w:t>
      </w:r>
    </w:p>
    <w:p w14:paraId="07CDE004"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017B720" w14:textId="77777777" w:rsidR="005E7F8B" w:rsidRPr="005E7F8B" w:rsidRDefault="005E7F8B" w:rsidP="005E7F8B">
      <w:pPr>
        <w:spacing w:before="0" w:beforeAutospacing="0" w:after="0" w:afterAutospacing="0" w:line="240" w:lineRule="exact"/>
        <w:ind w:left="720" w:hanging="720"/>
        <w:jc w:val="both"/>
        <w:rPr>
          <w:rFonts w:ascii="David" w:eastAsia="Times New Roman" w:hAnsi="David"/>
          <w:sz w:val="24"/>
          <w:rtl/>
          <w:lang w:eastAsia="he-IL"/>
        </w:rPr>
      </w:pPr>
      <w:r w:rsidRPr="005E7F8B">
        <w:rPr>
          <w:rFonts w:ascii="David" w:eastAsia="Times New Roman" w:hAnsi="David" w:hint="cs"/>
          <w:sz w:val="24"/>
          <w:rtl/>
          <w:lang w:eastAsia="he-IL"/>
        </w:rPr>
        <w:t>3</w:t>
      </w:r>
      <w:r w:rsidRPr="005E7F8B">
        <w:rPr>
          <w:rFonts w:ascii="David" w:eastAsia="Times New Roman" w:hAnsi="David"/>
          <w:sz w:val="24"/>
          <w:rtl/>
          <w:lang w:eastAsia="he-IL"/>
        </w:rPr>
        <w:t>.</w:t>
      </w:r>
      <w:r w:rsidRPr="005E7F8B">
        <w:rPr>
          <w:rFonts w:ascii="David" w:eastAsia="Times New Roman" w:hAnsi="David"/>
          <w:sz w:val="24"/>
          <w:rtl/>
          <w:lang w:eastAsia="he-IL"/>
        </w:rPr>
        <w:tab/>
      </w:r>
      <w:r w:rsidRPr="005E7F8B">
        <w:rPr>
          <w:rFonts w:ascii="David" w:eastAsia="Times New Roman" w:hAnsi="David" w:hint="eastAsia"/>
          <w:b/>
          <w:bCs/>
          <w:sz w:val="24"/>
          <w:u w:val="single"/>
          <w:rtl/>
          <w:lang w:eastAsia="he-IL"/>
        </w:rPr>
        <w:t>ביטוח</w:t>
      </w:r>
      <w:r w:rsidRPr="005E7F8B">
        <w:rPr>
          <w:rFonts w:ascii="David" w:eastAsia="Times New Roman" w:hAnsi="David"/>
          <w:b/>
          <w:bCs/>
          <w:sz w:val="24"/>
          <w:u w:val="single"/>
          <w:rtl/>
          <w:lang w:eastAsia="he-IL"/>
        </w:rPr>
        <w:t xml:space="preserve"> אחריות כלפי צד שלישי</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לכיסוי</w:t>
      </w:r>
      <w:r w:rsidRPr="005E7F8B">
        <w:rPr>
          <w:rFonts w:ascii="David" w:eastAsia="Times New Roman" w:hAnsi="David"/>
          <w:sz w:val="24"/>
          <w:rtl/>
          <w:lang w:eastAsia="he-IL"/>
        </w:rPr>
        <w:t xml:space="preserve"> אחריות היועץ על פי דין </w:t>
      </w:r>
      <w:r w:rsidRPr="005E7F8B">
        <w:rPr>
          <w:rFonts w:ascii="David" w:eastAsia="Times New Roman" w:hAnsi="David" w:hint="eastAsia"/>
          <w:sz w:val="24"/>
          <w:rtl/>
          <w:lang w:eastAsia="he-IL"/>
        </w:rPr>
        <w:t>בגין</w:t>
      </w:r>
      <w:r w:rsidRPr="005E7F8B">
        <w:rPr>
          <w:rFonts w:ascii="David" w:eastAsia="Times New Roman" w:hAnsi="David"/>
          <w:sz w:val="24"/>
          <w:rtl/>
          <w:lang w:eastAsia="he-IL"/>
        </w:rPr>
        <w:t xml:space="preserve"> פגיעה ו/או נזק העלולים להיגרם לגופו ו/או לרכושו של כל אדם ו/או גוף כלשהו </w:t>
      </w:r>
      <w:r w:rsidRPr="005E7F8B">
        <w:rPr>
          <w:rFonts w:ascii="David" w:eastAsia="Times New Roman" w:hAnsi="David" w:hint="cs"/>
          <w:sz w:val="24"/>
          <w:rtl/>
          <w:lang w:eastAsia="he-IL"/>
        </w:rPr>
        <w:t>(</w:t>
      </w:r>
      <w:r w:rsidRPr="005E7F8B">
        <w:rPr>
          <w:rFonts w:ascii="David" w:eastAsia="Times New Roman" w:hAnsi="David" w:hint="eastAsia"/>
          <w:sz w:val="24"/>
          <w:rtl/>
          <w:lang w:eastAsia="he-IL"/>
        </w:rPr>
        <w:t>לרבות</w:t>
      </w:r>
      <w:r w:rsidRPr="005E7F8B">
        <w:rPr>
          <w:rFonts w:ascii="David" w:eastAsia="Times New Roman" w:hAnsi="David"/>
          <w:sz w:val="24"/>
          <w:rtl/>
          <w:lang w:eastAsia="he-IL"/>
        </w:rPr>
        <w:t xml:space="preserve"> </w:t>
      </w:r>
      <w:r w:rsidRPr="005E7F8B">
        <w:rPr>
          <w:rFonts w:ascii="David" w:eastAsia="Times New Roman" w:hAnsi="David" w:hint="cs"/>
          <w:sz w:val="24"/>
          <w:rtl/>
          <w:lang w:eastAsia="he-IL"/>
        </w:rPr>
        <w:t>במפורש החברה)</w:t>
      </w:r>
      <w:r w:rsidRPr="005E7F8B">
        <w:rPr>
          <w:rFonts w:ascii="David" w:eastAsia="Times New Roman" w:hAnsi="David"/>
          <w:sz w:val="24"/>
          <w:rtl/>
          <w:lang w:eastAsia="he-IL"/>
        </w:rPr>
        <w:t>, בג</w:t>
      </w:r>
      <w:r w:rsidRPr="005E7F8B">
        <w:rPr>
          <w:rFonts w:ascii="David" w:eastAsia="Times New Roman" w:hAnsi="David" w:hint="eastAsia"/>
          <w:sz w:val="24"/>
          <w:rtl/>
          <w:lang w:eastAsia="he-IL"/>
        </w:rPr>
        <w:t>בולות</w:t>
      </w:r>
      <w:r w:rsidRPr="005E7F8B">
        <w:rPr>
          <w:rFonts w:ascii="David" w:eastAsia="Times New Roman" w:hAnsi="David"/>
          <w:sz w:val="24"/>
          <w:rtl/>
          <w:lang w:eastAsia="he-IL"/>
        </w:rPr>
        <w:t xml:space="preserve"> אחריות של </w:t>
      </w:r>
      <w:r w:rsidRPr="005E7F8B">
        <w:rPr>
          <w:rFonts w:ascii="David" w:eastAsia="Times New Roman" w:hAnsi="David" w:hint="cs"/>
          <w:sz w:val="24"/>
          <w:rtl/>
          <w:lang w:eastAsia="he-IL"/>
        </w:rPr>
        <w:t xml:space="preserve">4,000,000 ₪ </w:t>
      </w:r>
      <w:r w:rsidRPr="005E7F8B">
        <w:rPr>
          <w:rFonts w:ascii="David" w:eastAsia="Times New Roman" w:hAnsi="David"/>
          <w:sz w:val="24"/>
          <w:rtl/>
          <w:lang w:eastAsia="he-IL"/>
        </w:rPr>
        <w:t xml:space="preserve">למקרה ובמצטבר לתקופת </w:t>
      </w:r>
      <w:r w:rsidRPr="005E7F8B">
        <w:rPr>
          <w:rFonts w:ascii="David" w:eastAsia="Times New Roman" w:hAnsi="David" w:hint="eastAsia"/>
          <w:sz w:val="24"/>
          <w:rtl/>
          <w:lang w:eastAsia="he-IL"/>
        </w:rPr>
        <w:t>ביטוח</w:t>
      </w:r>
      <w:r w:rsidRPr="005E7F8B">
        <w:rPr>
          <w:rFonts w:ascii="David" w:eastAsia="Times New Roman" w:hAnsi="David"/>
          <w:sz w:val="24"/>
          <w:rtl/>
          <w:lang w:eastAsia="he-IL"/>
        </w:rPr>
        <w:t xml:space="preserve"> שנתית. </w:t>
      </w:r>
      <w:r w:rsidRPr="005E7F8B">
        <w:rPr>
          <w:rFonts w:ascii="David" w:eastAsia="Times New Roman" w:hAnsi="David" w:hint="eastAsia"/>
          <w:sz w:val="24"/>
          <w:rtl/>
          <w:lang w:eastAsia="he-IL"/>
        </w:rPr>
        <w:t>הביטוח</w:t>
      </w:r>
      <w:r w:rsidRPr="005E7F8B">
        <w:rPr>
          <w:rFonts w:ascii="David" w:eastAsia="Times New Roman" w:hAnsi="David"/>
          <w:sz w:val="24"/>
          <w:rtl/>
          <w:lang w:eastAsia="he-IL"/>
        </w:rPr>
        <w:t xml:space="preserve"> אינו כולל כל סייג בדבר חבות בגין וכלפי קבלנים, </w:t>
      </w:r>
      <w:r w:rsidRPr="005E7F8B">
        <w:rPr>
          <w:rFonts w:ascii="David" w:eastAsia="Times New Roman" w:hAnsi="David" w:hint="eastAsia"/>
          <w:sz w:val="24"/>
          <w:rtl/>
          <w:lang w:eastAsia="he-IL"/>
        </w:rPr>
        <w:t>קבלני</w:t>
      </w:r>
      <w:r w:rsidRPr="005E7F8B">
        <w:rPr>
          <w:rFonts w:ascii="David" w:eastAsia="Times New Roman" w:hAnsi="David"/>
          <w:sz w:val="24"/>
          <w:rtl/>
          <w:lang w:eastAsia="he-IL"/>
        </w:rPr>
        <w:t xml:space="preserve"> משנה ועובדיהם וכן תביעות תחלוף מצד המוסד לביטוח לאומי. הביטוח מורחב ל</w:t>
      </w:r>
      <w:r w:rsidRPr="005E7F8B">
        <w:rPr>
          <w:rFonts w:ascii="David" w:eastAsia="Times New Roman" w:hAnsi="David" w:hint="cs"/>
          <w:sz w:val="24"/>
          <w:rtl/>
          <w:lang w:eastAsia="he-IL"/>
        </w:rPr>
        <w:t xml:space="preserve">שפות את החברה בגין </w:t>
      </w:r>
      <w:r w:rsidRPr="005E7F8B">
        <w:rPr>
          <w:rFonts w:ascii="David" w:eastAsia="Times New Roman" w:hAnsi="David"/>
          <w:sz w:val="24"/>
          <w:rtl/>
          <w:lang w:eastAsia="he-IL"/>
        </w:rPr>
        <w:t xml:space="preserve">אחריותה למעשי ו/או מחדלי היועץ ו/או מי מטעמו, בכפוף </w:t>
      </w:r>
      <w:r w:rsidRPr="005E7F8B">
        <w:rPr>
          <w:rFonts w:ascii="David" w:eastAsia="Times New Roman" w:hAnsi="David" w:hint="eastAsia"/>
          <w:sz w:val="24"/>
          <w:rtl/>
          <w:lang w:eastAsia="he-IL"/>
        </w:rPr>
        <w:t>לסעיף</w:t>
      </w:r>
      <w:r w:rsidRPr="005E7F8B">
        <w:rPr>
          <w:rFonts w:ascii="David" w:eastAsia="Times New Roman" w:hAnsi="David"/>
          <w:sz w:val="24"/>
          <w:rtl/>
          <w:lang w:eastAsia="he-IL"/>
        </w:rPr>
        <w:t xml:space="preserve"> אחריות צולבת.</w:t>
      </w:r>
    </w:p>
    <w:p w14:paraId="28D8E68C" w14:textId="77777777" w:rsidR="005E7F8B" w:rsidRPr="005E7F8B" w:rsidRDefault="005E7F8B" w:rsidP="005E7F8B">
      <w:pPr>
        <w:spacing w:before="0" w:beforeAutospacing="0" w:after="0" w:afterAutospacing="0" w:line="240" w:lineRule="auto"/>
        <w:ind w:left="709" w:hanging="720"/>
        <w:jc w:val="center"/>
        <w:rPr>
          <w:rFonts w:ascii="David" w:eastAsia="Times New Roman" w:hAnsi="David"/>
          <w:sz w:val="24"/>
          <w:rtl/>
          <w:lang w:eastAsia="he-IL"/>
        </w:rPr>
      </w:pPr>
    </w:p>
    <w:p w14:paraId="24114AE0" w14:textId="77777777" w:rsidR="005E7F8B" w:rsidRPr="005E7F8B" w:rsidRDefault="005E7F8B" w:rsidP="005E7F8B">
      <w:pPr>
        <w:spacing w:before="0" w:beforeAutospacing="0" w:after="0" w:afterAutospacing="0" w:line="240" w:lineRule="auto"/>
        <w:jc w:val="both"/>
        <w:rPr>
          <w:rFonts w:ascii="David" w:eastAsia="Times New Roman" w:hAnsi="David"/>
          <w:b/>
          <w:bCs/>
          <w:sz w:val="24"/>
          <w:rtl/>
          <w:lang w:eastAsia="he-IL"/>
        </w:rPr>
      </w:pPr>
      <w:r w:rsidRPr="005E7F8B">
        <w:rPr>
          <w:rFonts w:ascii="David" w:eastAsia="Times New Roman" w:hAnsi="David" w:hint="eastAsia"/>
          <w:b/>
          <w:bCs/>
          <w:sz w:val="24"/>
          <w:u w:val="single"/>
          <w:rtl/>
          <w:lang w:eastAsia="he-IL"/>
        </w:rPr>
        <w:t>כללי</w:t>
      </w:r>
      <w:r w:rsidRPr="005E7F8B">
        <w:rPr>
          <w:rFonts w:ascii="David" w:eastAsia="Times New Roman" w:hAnsi="David"/>
          <w:b/>
          <w:bCs/>
          <w:sz w:val="24"/>
          <w:u w:val="single"/>
          <w:rtl/>
          <w:lang w:eastAsia="he-IL"/>
        </w:rPr>
        <w:t xml:space="preserve"> לכל הפוליסות</w:t>
      </w:r>
      <w:r w:rsidRPr="005E7F8B">
        <w:rPr>
          <w:rFonts w:ascii="David" w:eastAsia="Times New Roman" w:hAnsi="David"/>
          <w:b/>
          <w:bCs/>
          <w:sz w:val="24"/>
          <w:rtl/>
          <w:lang w:eastAsia="he-IL"/>
        </w:rPr>
        <w:t xml:space="preserve"> </w:t>
      </w:r>
      <w:r w:rsidRPr="005E7F8B">
        <w:rPr>
          <w:rFonts w:ascii="David" w:eastAsia="Times New Roman" w:hAnsi="David" w:hint="eastAsia"/>
          <w:b/>
          <w:bCs/>
          <w:sz w:val="24"/>
          <w:rtl/>
          <w:lang w:eastAsia="he-IL"/>
        </w:rPr>
        <w:t>–</w:t>
      </w:r>
      <w:r w:rsidRPr="005E7F8B">
        <w:rPr>
          <w:rFonts w:ascii="David" w:eastAsia="Times New Roman" w:hAnsi="David"/>
          <w:b/>
          <w:bCs/>
          <w:sz w:val="24"/>
          <w:rtl/>
          <w:lang w:eastAsia="he-IL"/>
        </w:rPr>
        <w:t xml:space="preserve"> </w:t>
      </w:r>
    </w:p>
    <w:p w14:paraId="46723576"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2679D1A7"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b/>
          <w:bCs/>
          <w:sz w:val="24"/>
          <w:rtl/>
          <w:lang w:eastAsia="he-IL"/>
        </w:rPr>
        <w:t>"</w:t>
      </w:r>
      <w:r w:rsidRPr="005E7F8B">
        <w:rPr>
          <w:rFonts w:ascii="David" w:eastAsia="Times New Roman" w:hAnsi="David" w:hint="cs"/>
          <w:b/>
          <w:bCs/>
          <w:sz w:val="24"/>
          <w:rtl/>
          <w:lang w:eastAsia="he-IL"/>
        </w:rPr>
        <w:t>החברה</w:t>
      </w:r>
      <w:r w:rsidRPr="005E7F8B">
        <w:rPr>
          <w:rFonts w:ascii="David" w:eastAsia="Times New Roman" w:hAnsi="David"/>
          <w:b/>
          <w:bCs/>
          <w:sz w:val="24"/>
          <w:rtl/>
          <w:lang w:eastAsia="he-IL"/>
        </w:rPr>
        <w:t>"</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לצורך</w:t>
      </w:r>
      <w:r w:rsidRPr="005E7F8B">
        <w:rPr>
          <w:rFonts w:ascii="David" w:eastAsia="Times New Roman" w:hAnsi="David"/>
          <w:sz w:val="24"/>
          <w:rtl/>
          <w:lang w:eastAsia="he-IL"/>
        </w:rPr>
        <w:t xml:space="preserve"> הביטוחים הנ"</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ו</w:t>
      </w:r>
      <w:r w:rsidRPr="005E7F8B">
        <w:rPr>
          <w:rFonts w:ascii="David" w:eastAsia="Times New Roman" w:hAnsi="David"/>
          <w:sz w:val="24"/>
          <w:rtl/>
          <w:lang w:eastAsia="he-IL"/>
        </w:rPr>
        <w:t>/או אישור זה הינ</w:t>
      </w:r>
      <w:r w:rsidRPr="005E7F8B">
        <w:rPr>
          <w:rFonts w:ascii="David" w:eastAsia="Times New Roman" w:hAnsi="David" w:hint="cs"/>
          <w:sz w:val="24"/>
          <w:rtl/>
          <w:lang w:eastAsia="he-IL"/>
        </w:rPr>
        <w:t>ה</w:t>
      </w:r>
      <w:r w:rsidRPr="005E7F8B">
        <w:rPr>
          <w:rFonts w:ascii="David" w:eastAsia="Times New Roman" w:hAnsi="David"/>
          <w:sz w:val="24"/>
          <w:rtl/>
          <w:lang w:eastAsia="he-IL"/>
        </w:rPr>
        <w:t xml:space="preserve"> לרבות חברת אם ו/או חברות בנות ו/או חברות שלובות</w:t>
      </w:r>
      <w:r w:rsidRPr="005E7F8B">
        <w:rPr>
          <w:rFonts w:ascii="David" w:eastAsia="Times New Roman" w:hAnsi="David" w:hint="cs"/>
          <w:sz w:val="24"/>
          <w:rtl/>
          <w:lang w:eastAsia="he-IL"/>
        </w:rPr>
        <w:t xml:space="preserve"> ו/או עובדיהן ו/או מנהליהן</w:t>
      </w:r>
      <w:r w:rsidRPr="005E7F8B">
        <w:rPr>
          <w:rFonts w:ascii="David" w:eastAsia="Times New Roman" w:hAnsi="David"/>
          <w:sz w:val="24"/>
          <w:rtl/>
          <w:lang w:eastAsia="he-IL"/>
        </w:rPr>
        <w:t>.</w:t>
      </w:r>
    </w:p>
    <w:p w14:paraId="2A6CA8B8" w14:textId="77777777" w:rsidR="005E7F8B" w:rsidRPr="005E7F8B" w:rsidRDefault="005E7F8B" w:rsidP="005E7F8B">
      <w:pPr>
        <w:spacing w:before="0" w:beforeAutospacing="0" w:after="0" w:afterAutospacing="0" w:line="240" w:lineRule="auto"/>
        <w:ind w:right="720"/>
        <w:jc w:val="both"/>
        <w:rPr>
          <w:rFonts w:ascii="David" w:eastAsia="Times New Roman" w:hAnsi="David"/>
          <w:sz w:val="24"/>
          <w:lang w:eastAsia="he-IL"/>
        </w:rPr>
      </w:pPr>
    </w:p>
    <w:p w14:paraId="25916566"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cs"/>
          <w:sz w:val="24"/>
          <w:rtl/>
          <w:lang w:eastAsia="he-IL"/>
        </w:rPr>
        <w:t>נוסח הפוליסות (למעט אחריות מקצועית) לא יפחת מהנוסח הידוע כביט במהדורה הרלוונטית לעת עריכת הביטוח.</w:t>
      </w:r>
    </w:p>
    <w:p w14:paraId="55EBC9A1" w14:textId="77777777" w:rsidR="005E7F8B" w:rsidRPr="005E7F8B" w:rsidRDefault="005E7F8B" w:rsidP="005E7F8B">
      <w:pPr>
        <w:spacing w:before="0" w:beforeAutospacing="0" w:after="0" w:afterAutospacing="0" w:line="240" w:lineRule="auto"/>
        <w:ind w:right="720"/>
        <w:jc w:val="both"/>
        <w:rPr>
          <w:rFonts w:ascii="David" w:eastAsia="Times New Roman" w:hAnsi="David"/>
          <w:sz w:val="24"/>
          <w:rtl/>
          <w:lang w:eastAsia="he-IL"/>
        </w:rPr>
      </w:pPr>
    </w:p>
    <w:p w14:paraId="51A2FB95"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hint="eastAsia"/>
          <w:sz w:val="24"/>
          <w:rtl/>
          <w:lang w:eastAsia="he-IL"/>
        </w:rPr>
        <w:t>הננו</w:t>
      </w:r>
      <w:r w:rsidRPr="005E7F8B">
        <w:rPr>
          <w:rFonts w:ascii="David" w:eastAsia="Times New Roman" w:hAnsi="David"/>
          <w:sz w:val="24"/>
          <w:rtl/>
          <w:lang w:eastAsia="he-IL"/>
        </w:rPr>
        <w:t xml:space="preserve"> מאשרים כי ידוע לנו שהאחריות </w:t>
      </w:r>
      <w:r w:rsidRPr="005E7F8B">
        <w:rPr>
          <w:rFonts w:ascii="David" w:eastAsia="Times New Roman" w:hAnsi="David" w:hint="eastAsia"/>
          <w:sz w:val="24"/>
          <w:rtl/>
          <w:lang w:eastAsia="he-IL"/>
        </w:rPr>
        <w:t>לתשלום</w:t>
      </w:r>
      <w:r w:rsidRPr="005E7F8B">
        <w:rPr>
          <w:rFonts w:ascii="David" w:eastAsia="Times New Roman" w:hAnsi="David"/>
          <w:sz w:val="24"/>
          <w:rtl/>
          <w:lang w:eastAsia="he-IL"/>
        </w:rPr>
        <w:t xml:space="preserve"> פרמיות הביטוח והשתתפות עצמית חלה על </w:t>
      </w:r>
      <w:r w:rsidRPr="005E7F8B">
        <w:rPr>
          <w:rFonts w:ascii="David" w:eastAsia="Times New Roman" w:hAnsi="David" w:hint="cs"/>
          <w:sz w:val="24"/>
          <w:rtl/>
          <w:lang w:eastAsia="he-IL"/>
        </w:rPr>
        <w:t>היועץ</w:t>
      </w:r>
      <w:r w:rsidRPr="005E7F8B">
        <w:rPr>
          <w:rFonts w:ascii="David" w:eastAsia="Times New Roman" w:hAnsi="David"/>
          <w:sz w:val="24"/>
          <w:rtl/>
          <w:lang w:eastAsia="he-IL"/>
        </w:rPr>
        <w:t xml:space="preserve"> בלבד</w:t>
      </w:r>
      <w:r w:rsidRPr="005E7F8B">
        <w:rPr>
          <w:rFonts w:ascii="David" w:eastAsia="Times New Roman" w:hAnsi="David" w:hint="cs"/>
          <w:sz w:val="24"/>
          <w:rtl/>
          <w:lang w:eastAsia="he-IL"/>
        </w:rPr>
        <w:t>, ובשום מקרה לא על החברה</w:t>
      </w:r>
      <w:r w:rsidRPr="005E7F8B">
        <w:rPr>
          <w:rFonts w:ascii="David" w:eastAsia="Times New Roman" w:hAnsi="David"/>
          <w:sz w:val="24"/>
          <w:rtl/>
          <w:lang w:eastAsia="he-IL"/>
        </w:rPr>
        <w:t>.</w:t>
      </w:r>
    </w:p>
    <w:p w14:paraId="749A51A7" w14:textId="77777777" w:rsidR="005E7F8B" w:rsidRPr="005E7F8B" w:rsidRDefault="005E7F8B" w:rsidP="005E7F8B">
      <w:pPr>
        <w:spacing w:before="0" w:beforeAutospacing="0" w:after="0" w:afterAutospacing="0" w:line="240" w:lineRule="auto"/>
        <w:ind w:left="720"/>
        <w:rPr>
          <w:rFonts w:ascii="David" w:eastAsia="Times New Roman" w:hAnsi="David"/>
          <w:sz w:val="24"/>
          <w:rtl/>
          <w:lang w:eastAsia="he-IL"/>
        </w:rPr>
      </w:pPr>
    </w:p>
    <w:p w14:paraId="5F3B5B4B" w14:textId="77777777" w:rsidR="005E7F8B" w:rsidRPr="005E7F8B" w:rsidRDefault="005E7F8B" w:rsidP="005E7F8B">
      <w:pPr>
        <w:numPr>
          <w:ilvl w:val="0"/>
          <w:numId w:val="21"/>
        </w:numPr>
        <w:tabs>
          <w:tab w:val="left" w:pos="8306"/>
        </w:tabs>
        <w:spacing w:before="0" w:beforeAutospacing="0" w:after="0" w:afterAutospacing="0" w:line="260" w:lineRule="exact"/>
        <w:jc w:val="both"/>
        <w:rPr>
          <w:rFonts w:ascii="David" w:eastAsia="Times New Roman" w:hAnsi="David"/>
          <w:sz w:val="24"/>
          <w:rtl/>
          <w:lang w:eastAsia="he-IL"/>
        </w:rPr>
      </w:pPr>
      <w:r w:rsidRPr="005E7F8B">
        <w:rPr>
          <w:rFonts w:ascii="David" w:eastAsia="Times New Roman" w:hAnsi="David" w:hint="eastAsia"/>
          <w:sz w:val="24"/>
          <w:rtl/>
          <w:lang w:eastAsia="he-IL"/>
        </w:rPr>
        <w:t>הפרת</w:t>
      </w:r>
      <w:r w:rsidRPr="005E7F8B">
        <w:rPr>
          <w:rFonts w:ascii="David" w:eastAsia="Times New Roman" w:hAnsi="David"/>
          <w:sz w:val="24"/>
          <w:rtl/>
          <w:lang w:eastAsia="he-IL"/>
        </w:rPr>
        <w:t xml:space="preserve"> תנאי הפוליסות על ידי </w:t>
      </w:r>
      <w:r w:rsidRPr="005E7F8B">
        <w:rPr>
          <w:rFonts w:ascii="David" w:eastAsia="Times New Roman" w:hAnsi="David" w:hint="cs"/>
          <w:sz w:val="24"/>
          <w:rtl/>
          <w:lang w:eastAsia="he-IL"/>
        </w:rPr>
        <w:t>היועץ</w:t>
      </w:r>
      <w:r w:rsidRPr="005E7F8B">
        <w:rPr>
          <w:rFonts w:ascii="David" w:eastAsia="Times New Roman" w:hAnsi="David"/>
          <w:sz w:val="24"/>
          <w:rtl/>
          <w:lang w:eastAsia="he-IL"/>
        </w:rPr>
        <w:t xml:space="preserve"> בתום </w:t>
      </w:r>
      <w:r w:rsidRPr="005E7F8B">
        <w:rPr>
          <w:rFonts w:ascii="David" w:eastAsia="Times New Roman" w:hAnsi="David" w:hint="eastAsia"/>
          <w:sz w:val="24"/>
          <w:rtl/>
          <w:lang w:eastAsia="he-IL"/>
        </w:rPr>
        <w:t>לב</w:t>
      </w:r>
      <w:r w:rsidRPr="005E7F8B">
        <w:rPr>
          <w:rFonts w:ascii="David" w:eastAsia="Times New Roman" w:hAnsi="David"/>
          <w:sz w:val="24"/>
          <w:rtl/>
          <w:lang w:eastAsia="he-IL"/>
        </w:rPr>
        <w:t xml:space="preserve"> לא תפגע בזכויות </w:t>
      </w:r>
      <w:r w:rsidRPr="005E7F8B">
        <w:rPr>
          <w:rFonts w:ascii="David" w:eastAsia="Times New Roman" w:hAnsi="David" w:hint="cs"/>
          <w:sz w:val="24"/>
          <w:rtl/>
          <w:lang w:eastAsia="he-IL"/>
        </w:rPr>
        <w:t>החברה</w:t>
      </w:r>
      <w:r w:rsidRPr="005E7F8B">
        <w:rPr>
          <w:rFonts w:ascii="David" w:eastAsia="Times New Roman" w:hAnsi="David"/>
          <w:sz w:val="24"/>
          <w:rtl/>
          <w:lang w:eastAsia="he-IL"/>
        </w:rPr>
        <w:t xml:space="preserve"> על פי הפוליסות.</w:t>
      </w:r>
    </w:p>
    <w:p w14:paraId="032A2E2E"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43A5DB3"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hint="eastAsia"/>
          <w:sz w:val="24"/>
          <w:rtl/>
          <w:lang w:eastAsia="he-IL"/>
        </w:rPr>
        <w:t>הננו</w:t>
      </w:r>
      <w:r w:rsidRPr="005E7F8B">
        <w:rPr>
          <w:rFonts w:ascii="David" w:eastAsia="Times New Roman" w:hAnsi="David"/>
          <w:sz w:val="24"/>
          <w:rtl/>
          <w:lang w:eastAsia="he-IL"/>
        </w:rPr>
        <w:t xml:space="preserve"> מאשרים כי כל הביטוחים הנ"</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הינם</w:t>
      </w:r>
      <w:r w:rsidRPr="005E7F8B">
        <w:rPr>
          <w:rFonts w:ascii="David" w:eastAsia="Times New Roman" w:hAnsi="David"/>
          <w:sz w:val="24"/>
          <w:rtl/>
          <w:lang w:eastAsia="he-IL"/>
        </w:rPr>
        <w:t xml:space="preserve"> ראשוניים וקודמים לכל ביטוח הנערך על ידי </w:t>
      </w:r>
      <w:r w:rsidRPr="005E7F8B">
        <w:rPr>
          <w:rFonts w:ascii="David" w:eastAsia="Times New Roman" w:hAnsi="David" w:hint="cs"/>
          <w:sz w:val="24"/>
          <w:rtl/>
          <w:lang w:eastAsia="he-IL"/>
        </w:rPr>
        <w:t>החברה</w:t>
      </w:r>
      <w:r w:rsidRPr="005E7F8B">
        <w:rPr>
          <w:rFonts w:ascii="David" w:eastAsia="Times New Roman" w:hAnsi="David"/>
          <w:sz w:val="24"/>
          <w:rtl/>
          <w:lang w:eastAsia="he-IL"/>
        </w:rPr>
        <w:t xml:space="preserve"> ו/או לטובתה, ואנו מוותרים על </w:t>
      </w:r>
      <w:r w:rsidRPr="005E7F8B">
        <w:rPr>
          <w:rFonts w:ascii="David" w:eastAsia="Times New Roman" w:hAnsi="David" w:hint="eastAsia"/>
          <w:sz w:val="24"/>
          <w:rtl/>
          <w:lang w:eastAsia="he-IL"/>
        </w:rPr>
        <w:t>כל</w:t>
      </w:r>
      <w:r w:rsidRPr="005E7F8B">
        <w:rPr>
          <w:rFonts w:ascii="David" w:eastAsia="Times New Roman" w:hAnsi="David"/>
          <w:sz w:val="24"/>
          <w:rtl/>
          <w:lang w:eastAsia="he-IL"/>
        </w:rPr>
        <w:t xml:space="preserve"> טענה ו/או דרישה ו/או תביעה בדבר שיתוף ביטוחי </w:t>
      </w:r>
      <w:r w:rsidRPr="005E7F8B">
        <w:rPr>
          <w:rFonts w:ascii="David" w:eastAsia="Times New Roman" w:hAnsi="David" w:hint="cs"/>
          <w:sz w:val="24"/>
          <w:rtl/>
          <w:lang w:eastAsia="he-IL"/>
        </w:rPr>
        <w:t>החברה</w:t>
      </w:r>
      <w:r w:rsidRPr="005E7F8B">
        <w:rPr>
          <w:rFonts w:ascii="David" w:eastAsia="Times New Roman" w:hAnsi="David"/>
          <w:sz w:val="24"/>
          <w:rtl/>
          <w:lang w:eastAsia="he-IL"/>
        </w:rPr>
        <w:t>.</w:t>
      </w:r>
    </w:p>
    <w:p w14:paraId="4E295E57" w14:textId="77777777" w:rsidR="005E7F8B" w:rsidRPr="005E7F8B" w:rsidRDefault="005E7F8B" w:rsidP="005E7F8B">
      <w:pPr>
        <w:spacing w:before="0" w:beforeAutospacing="0" w:after="0" w:afterAutospacing="0" w:line="240" w:lineRule="auto"/>
        <w:ind w:left="720"/>
        <w:rPr>
          <w:rFonts w:ascii="David" w:eastAsia="Times New Roman" w:hAnsi="David"/>
          <w:sz w:val="24"/>
          <w:rtl/>
          <w:lang w:eastAsia="he-IL"/>
        </w:rPr>
      </w:pPr>
    </w:p>
    <w:p w14:paraId="241516ED"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hint="cs"/>
          <w:sz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81D38CB"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7418B483" w14:textId="77777777" w:rsidR="005E7F8B" w:rsidRPr="005E7F8B" w:rsidRDefault="005E7F8B" w:rsidP="005E7F8B">
      <w:pPr>
        <w:numPr>
          <w:ilvl w:val="0"/>
          <w:numId w:val="21"/>
        </w:num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sz w:val="24"/>
          <w:rtl/>
          <w:lang w:eastAsia="he-IL"/>
        </w:rPr>
        <w:t>הננו</w:t>
      </w:r>
      <w:r w:rsidRPr="005E7F8B">
        <w:rPr>
          <w:rFonts w:ascii="David" w:eastAsia="Times New Roman" w:hAnsi="David"/>
          <w:sz w:val="24"/>
          <w:rtl/>
          <w:lang w:eastAsia="he-IL"/>
        </w:rPr>
        <w:t xml:space="preserve"> מתחייבים כי הביטוחים הנ"</w:t>
      </w:r>
      <w:r w:rsidRPr="005E7F8B">
        <w:rPr>
          <w:rFonts w:ascii="David" w:eastAsia="Times New Roman" w:hAnsi="David" w:hint="eastAsia"/>
          <w:sz w:val="24"/>
          <w:rtl/>
          <w:lang w:eastAsia="he-IL"/>
        </w:rPr>
        <w:t>ל</w:t>
      </w:r>
      <w:r w:rsidRPr="005E7F8B">
        <w:rPr>
          <w:rFonts w:ascii="David" w:eastAsia="Times New Roman" w:hAnsi="David"/>
          <w:sz w:val="24"/>
          <w:rtl/>
          <w:lang w:eastAsia="he-IL"/>
        </w:rPr>
        <w:t xml:space="preserve"> </w:t>
      </w:r>
      <w:r w:rsidRPr="005E7F8B">
        <w:rPr>
          <w:rFonts w:ascii="David" w:eastAsia="Times New Roman" w:hAnsi="David" w:hint="eastAsia"/>
          <w:sz w:val="24"/>
          <w:rtl/>
          <w:lang w:eastAsia="he-IL"/>
        </w:rPr>
        <w:t>לא</w:t>
      </w:r>
      <w:r w:rsidRPr="005E7F8B">
        <w:rPr>
          <w:rFonts w:ascii="David" w:eastAsia="Times New Roman" w:hAnsi="David"/>
          <w:sz w:val="24"/>
          <w:rtl/>
          <w:lang w:eastAsia="he-IL"/>
        </w:rPr>
        <w:t xml:space="preserve"> יבוטלו ולא יצומצמו במשך תקופת הביטוח, אלא בהודעה מראש של 60 יום </w:t>
      </w:r>
      <w:r w:rsidRPr="005E7F8B">
        <w:rPr>
          <w:rFonts w:ascii="David" w:eastAsia="Times New Roman" w:hAnsi="David" w:hint="cs"/>
          <w:sz w:val="24"/>
          <w:rtl/>
          <w:lang w:eastAsia="he-IL"/>
        </w:rPr>
        <w:t>לחברה</w:t>
      </w:r>
      <w:r w:rsidRPr="005E7F8B">
        <w:rPr>
          <w:rFonts w:ascii="David" w:eastAsia="Times New Roman" w:hAnsi="David"/>
          <w:sz w:val="24"/>
          <w:rtl/>
          <w:lang w:eastAsia="he-IL"/>
        </w:rPr>
        <w:t xml:space="preserve">, בכתב, </w:t>
      </w:r>
      <w:r w:rsidRPr="005E7F8B">
        <w:rPr>
          <w:rFonts w:ascii="David" w:eastAsia="Times New Roman" w:hAnsi="David" w:hint="eastAsia"/>
          <w:sz w:val="24"/>
          <w:rtl/>
          <w:lang w:eastAsia="he-IL"/>
        </w:rPr>
        <w:t>בדואר</w:t>
      </w:r>
      <w:r w:rsidRPr="005E7F8B">
        <w:rPr>
          <w:rFonts w:ascii="David" w:eastAsia="Times New Roman" w:hAnsi="David"/>
          <w:sz w:val="24"/>
          <w:rtl/>
          <w:lang w:eastAsia="he-IL"/>
        </w:rPr>
        <w:t xml:space="preserve"> רשום.</w:t>
      </w:r>
    </w:p>
    <w:p w14:paraId="72D1ED96"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7A949830"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319F5DA7"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hint="eastAsia"/>
          <w:bCs/>
          <w:sz w:val="24"/>
          <w:rtl/>
          <w:lang w:eastAsia="he-IL"/>
        </w:rPr>
        <w:t>אישורנו</w:t>
      </w:r>
      <w:r w:rsidRPr="005E7F8B">
        <w:rPr>
          <w:rFonts w:ascii="David" w:eastAsia="Times New Roman" w:hAnsi="David"/>
          <w:bCs/>
          <w:sz w:val="24"/>
          <w:rtl/>
          <w:lang w:eastAsia="he-IL"/>
        </w:rPr>
        <w:t xml:space="preserve"> זה הינו בכפוף לתנאי </w:t>
      </w:r>
      <w:r w:rsidRPr="005E7F8B">
        <w:rPr>
          <w:rFonts w:ascii="David" w:eastAsia="Times New Roman" w:hAnsi="David" w:hint="eastAsia"/>
          <w:bCs/>
          <w:sz w:val="24"/>
          <w:rtl/>
          <w:lang w:eastAsia="he-IL"/>
        </w:rPr>
        <w:t>פוליסות</w:t>
      </w:r>
      <w:r w:rsidRPr="005E7F8B">
        <w:rPr>
          <w:rFonts w:ascii="David" w:eastAsia="Times New Roman" w:hAnsi="David"/>
          <w:bCs/>
          <w:sz w:val="24"/>
          <w:rtl/>
          <w:lang w:eastAsia="he-IL"/>
        </w:rPr>
        <w:t xml:space="preserve"> הביטוח המקוריות ולסייגיהן, עד כמה שלא שונו על פי האמור באישור זה.</w:t>
      </w:r>
    </w:p>
    <w:p w14:paraId="49D89F04"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16594402"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7992B540"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0C403EC1"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p>
    <w:p w14:paraId="17B4382D" w14:textId="77777777" w:rsidR="005E7F8B" w:rsidRPr="005E7F8B" w:rsidRDefault="005E7F8B" w:rsidP="005E7F8B">
      <w:pPr>
        <w:spacing w:before="0" w:beforeAutospacing="0" w:after="0" w:afterAutospacing="0" w:line="240" w:lineRule="auto"/>
        <w:jc w:val="both"/>
        <w:rPr>
          <w:rFonts w:ascii="David" w:eastAsia="Times New Roman" w:hAnsi="David"/>
          <w:sz w:val="24"/>
          <w:lang w:eastAsia="he-IL"/>
        </w:rPr>
      </w:pPr>
      <w:r w:rsidRPr="005E7F8B">
        <w:rPr>
          <w:rFonts w:ascii="David" w:eastAsia="Times New Roman" w:hAnsi="David"/>
          <w:sz w:val="24"/>
          <w:rtl/>
          <w:lang w:eastAsia="he-IL"/>
        </w:rPr>
        <w:t>______________</w:t>
      </w:r>
      <w:r w:rsidRPr="005E7F8B">
        <w:rPr>
          <w:rFonts w:ascii="David" w:eastAsia="Times New Roman" w:hAnsi="David"/>
          <w:sz w:val="24"/>
          <w:rtl/>
          <w:lang w:eastAsia="he-IL"/>
        </w:rPr>
        <w:tab/>
        <w:t>______________</w:t>
      </w:r>
      <w:r w:rsidRPr="005E7F8B">
        <w:rPr>
          <w:rFonts w:ascii="David" w:eastAsia="Times New Roman" w:hAnsi="David"/>
          <w:sz w:val="24"/>
          <w:rtl/>
          <w:lang w:eastAsia="he-IL"/>
        </w:rPr>
        <w:tab/>
        <w:t>______________</w:t>
      </w:r>
      <w:r w:rsidRPr="005E7F8B">
        <w:rPr>
          <w:rFonts w:ascii="David" w:eastAsia="Times New Roman" w:hAnsi="David"/>
          <w:sz w:val="24"/>
          <w:rtl/>
          <w:lang w:eastAsia="he-IL"/>
        </w:rPr>
        <w:tab/>
        <w:t>______________</w:t>
      </w:r>
    </w:p>
    <w:p w14:paraId="77DBC374" w14:textId="77777777" w:rsidR="005E7F8B" w:rsidRPr="005E7F8B" w:rsidRDefault="005E7F8B" w:rsidP="005E7F8B">
      <w:pPr>
        <w:spacing w:before="0" w:beforeAutospacing="0" w:after="0" w:afterAutospacing="0" w:line="240" w:lineRule="auto"/>
        <w:jc w:val="both"/>
        <w:rPr>
          <w:rFonts w:ascii="David" w:eastAsia="Times New Roman" w:hAnsi="David"/>
          <w:sz w:val="24"/>
          <w:rtl/>
          <w:lang w:eastAsia="he-IL"/>
        </w:rPr>
      </w:pPr>
      <w:r w:rsidRPr="005E7F8B">
        <w:rPr>
          <w:rFonts w:ascii="David" w:eastAsia="Times New Roman" w:hAnsi="David"/>
          <w:sz w:val="24"/>
          <w:rtl/>
          <w:lang w:eastAsia="he-IL"/>
        </w:rPr>
        <w:t xml:space="preserve">(חותמת </w:t>
      </w:r>
      <w:r w:rsidRPr="005E7F8B">
        <w:rPr>
          <w:rFonts w:ascii="David" w:eastAsia="Times New Roman" w:hAnsi="David" w:hint="eastAsia"/>
          <w:sz w:val="24"/>
          <w:rtl/>
          <w:lang w:eastAsia="he-IL"/>
        </w:rPr>
        <w:t>המבטח</w:t>
      </w:r>
      <w:r w:rsidRPr="005E7F8B">
        <w:rPr>
          <w:rFonts w:ascii="David" w:eastAsia="Times New Roman" w:hAnsi="David"/>
          <w:sz w:val="24"/>
          <w:rtl/>
          <w:lang w:eastAsia="he-IL"/>
        </w:rPr>
        <w:t>)</w:t>
      </w:r>
      <w:r w:rsidRPr="005E7F8B">
        <w:rPr>
          <w:rFonts w:ascii="David" w:eastAsia="Times New Roman" w:hAnsi="David"/>
          <w:sz w:val="24"/>
          <w:rtl/>
          <w:lang w:eastAsia="he-IL"/>
        </w:rPr>
        <w:tab/>
        <w:t>(חתימת המבטח)</w:t>
      </w:r>
      <w:r w:rsidRPr="005E7F8B">
        <w:rPr>
          <w:rFonts w:ascii="David" w:eastAsia="Times New Roman" w:hAnsi="David"/>
          <w:sz w:val="24"/>
          <w:rtl/>
          <w:lang w:eastAsia="he-IL"/>
        </w:rPr>
        <w:tab/>
        <w:t>(שם החותם)</w:t>
      </w:r>
      <w:r w:rsidRPr="005E7F8B">
        <w:rPr>
          <w:rFonts w:ascii="David" w:eastAsia="Times New Roman" w:hAnsi="David"/>
          <w:sz w:val="24"/>
          <w:rtl/>
          <w:lang w:eastAsia="he-IL"/>
        </w:rPr>
        <w:tab/>
      </w:r>
      <w:r w:rsidRPr="005E7F8B">
        <w:rPr>
          <w:rFonts w:ascii="David" w:eastAsia="Times New Roman" w:hAnsi="David"/>
          <w:sz w:val="24"/>
          <w:rtl/>
          <w:lang w:eastAsia="he-IL"/>
        </w:rPr>
        <w:tab/>
        <w:t xml:space="preserve">(תפקיד החותם) </w:t>
      </w:r>
    </w:p>
    <w:p w14:paraId="44E62051" w14:textId="77777777" w:rsidR="005E7F8B" w:rsidRPr="005E7F8B" w:rsidRDefault="005E7F8B" w:rsidP="005E7F8B">
      <w:pPr>
        <w:spacing w:before="0" w:beforeAutospacing="0" w:after="0" w:afterAutospacing="0" w:line="240" w:lineRule="auto"/>
        <w:jc w:val="both"/>
        <w:rPr>
          <w:rFonts w:ascii="David" w:eastAsia="Times New Roman" w:hAnsi="David"/>
          <w:sz w:val="24"/>
          <w:u w:val="single"/>
          <w:rtl/>
          <w:lang w:eastAsia="he-IL"/>
        </w:rPr>
      </w:pPr>
    </w:p>
    <w:p w14:paraId="4B72A1E9" w14:textId="77777777" w:rsidR="005E7F8B" w:rsidRPr="005E7F8B" w:rsidRDefault="005E7F8B" w:rsidP="005E7F8B">
      <w:pPr>
        <w:spacing w:before="0" w:beforeAutospacing="0" w:after="0" w:afterAutospacing="0" w:line="360" w:lineRule="auto"/>
        <w:jc w:val="both"/>
        <w:rPr>
          <w:rFonts w:ascii="Times New Roman" w:eastAsia="Times New Roman" w:hAnsi="Times New Roman"/>
          <w:sz w:val="25"/>
          <w:szCs w:val="25"/>
        </w:rPr>
      </w:pPr>
    </w:p>
    <w:p w14:paraId="07BA435C" w14:textId="77777777" w:rsidR="00740118" w:rsidRPr="005E7F8B" w:rsidRDefault="00740118" w:rsidP="00740118">
      <w:pPr>
        <w:ind w:left="364"/>
        <w:contextualSpacing/>
        <w:rPr>
          <w:rFonts w:ascii="Times New Roman" w:eastAsia="Calibri" w:hAnsi="Times New Roman" w:cs="Arial"/>
          <w:szCs w:val="22"/>
          <w:rtl/>
        </w:rPr>
      </w:pPr>
    </w:p>
    <w:p w14:paraId="0FB6E07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5CEDA7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BA1381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2F1B13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290D55"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AF15B1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84103DB"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13DDBB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232903"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8E94C0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9159C2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D1368B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CA42BD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1319869"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6B0E9C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C057E3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9C8C92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6DA5CC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224FB5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CAAD9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D725F3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7BC516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E8C60C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A6A2D4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658CFF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830282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A80405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5315F5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22256E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A6CC9C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A8522C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093ACB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4C56D24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39CF0002" w14:textId="77777777" w:rsidR="005E7F8B" w:rsidRPr="005E7F8B" w:rsidRDefault="005E7F8B" w:rsidP="005E7F8B">
      <w:pPr>
        <w:bidi w:val="0"/>
        <w:spacing w:before="0" w:beforeAutospacing="0" w:after="0" w:afterAutospacing="0" w:line="240" w:lineRule="auto"/>
        <w:jc w:val="both"/>
        <w:rPr>
          <w:rFonts w:ascii="David" w:eastAsia="Times New Roman" w:hAnsi="David"/>
          <w:sz w:val="24"/>
          <w:lang w:eastAsia="he-IL"/>
        </w:rPr>
      </w:pPr>
    </w:p>
    <w:p w14:paraId="5540285D" w14:textId="77777777" w:rsidR="005E7F8B" w:rsidRPr="005E7F8B" w:rsidRDefault="005E7F8B" w:rsidP="005E7F8B">
      <w:pPr>
        <w:spacing w:before="0" w:beforeAutospacing="0" w:after="0" w:afterAutospacing="0" w:line="240" w:lineRule="auto"/>
        <w:ind w:left="540" w:hanging="540"/>
        <w:jc w:val="center"/>
        <w:rPr>
          <w:rFonts w:ascii="David" w:eastAsia="Times New Roman" w:hAnsi="David"/>
          <w:sz w:val="24"/>
          <w:rtl/>
        </w:rPr>
      </w:pPr>
    </w:p>
    <w:p w14:paraId="1959573F" w14:textId="77777777" w:rsidR="005E7F8B" w:rsidRPr="005E7F8B" w:rsidRDefault="005E7F8B" w:rsidP="005E7F8B">
      <w:pPr>
        <w:spacing w:before="0" w:beforeAutospacing="0" w:after="0" w:afterAutospacing="0" w:line="360" w:lineRule="auto"/>
        <w:jc w:val="center"/>
        <w:outlineLvl w:val="0"/>
        <w:rPr>
          <w:rFonts w:ascii="David" w:eastAsia="Times New Roman" w:hAnsi="David"/>
          <w:b/>
          <w:bCs/>
          <w:sz w:val="25"/>
          <w:szCs w:val="25"/>
          <w:u w:val="single"/>
          <w:rtl/>
        </w:rPr>
      </w:pPr>
      <w:r w:rsidRPr="005E7F8B">
        <w:rPr>
          <w:rFonts w:ascii="David" w:eastAsia="Times New Roman" w:hAnsi="David"/>
          <w:sz w:val="24"/>
          <w:rtl/>
        </w:rPr>
        <w:br w:type="page"/>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5E7F8B" w:rsidRPr="005E7F8B" w14:paraId="37366B00" w14:textId="77777777" w:rsidTr="00C53564">
        <w:trPr>
          <w:trHeight w:val="463"/>
          <w:tblHeader/>
        </w:trPr>
        <w:tc>
          <w:tcPr>
            <w:tcW w:w="8435" w:type="dxa"/>
            <w:gridSpan w:val="3"/>
            <w:shd w:val="clear" w:color="auto" w:fill="F2F2F2"/>
          </w:tcPr>
          <w:p w14:paraId="1374CF1A"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אישור קיום ביטוחים</w:t>
            </w:r>
          </w:p>
        </w:tc>
        <w:tc>
          <w:tcPr>
            <w:tcW w:w="3690" w:type="dxa"/>
          </w:tcPr>
          <w:p w14:paraId="0339C94D" w14:textId="77777777" w:rsidR="005E7F8B" w:rsidRPr="005E7F8B" w:rsidRDefault="005E7F8B" w:rsidP="005E7F8B">
            <w:pPr>
              <w:spacing w:before="0" w:beforeAutospacing="0" w:after="0" w:afterAutospacing="0" w:line="360" w:lineRule="auto"/>
              <w:jc w:val="both"/>
              <w:rPr>
                <w:rFonts w:ascii="David" w:hAnsi="David"/>
                <w:sz w:val="25"/>
                <w:szCs w:val="25"/>
                <w:rtl/>
              </w:rPr>
            </w:pPr>
          </w:p>
          <w:p w14:paraId="5AEC52EE"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תאריך הנפקת האישור(</w:t>
            </w:r>
            <w:r w:rsidRPr="005E7F8B">
              <w:rPr>
                <w:rFonts w:ascii="David" w:hAnsi="David"/>
                <w:sz w:val="25"/>
                <w:szCs w:val="25"/>
              </w:rPr>
              <w:t>DD/MM/YYYY</w:t>
            </w:r>
            <w:r w:rsidRPr="005E7F8B">
              <w:rPr>
                <w:rFonts w:ascii="David" w:hAnsi="David"/>
                <w:sz w:val="25"/>
                <w:szCs w:val="25"/>
                <w:rtl/>
              </w:rPr>
              <w:t>)</w:t>
            </w:r>
          </w:p>
        </w:tc>
      </w:tr>
      <w:tr w:rsidR="005E7F8B" w:rsidRPr="005E7F8B" w14:paraId="3284C4C1" w14:textId="77777777" w:rsidTr="00C53564">
        <w:trPr>
          <w:trHeight w:val="315"/>
        </w:trPr>
        <w:tc>
          <w:tcPr>
            <w:tcW w:w="12125" w:type="dxa"/>
            <w:gridSpan w:val="4"/>
          </w:tcPr>
          <w:p w14:paraId="3DB3B71E"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E7F8B" w:rsidRPr="005E7F8B" w14:paraId="056481B1" w14:textId="77777777" w:rsidTr="00C53564">
        <w:trPr>
          <w:trHeight w:val="278"/>
        </w:trPr>
        <w:tc>
          <w:tcPr>
            <w:tcW w:w="2720" w:type="dxa"/>
            <w:shd w:val="clear" w:color="auto" w:fill="F2F2F2"/>
          </w:tcPr>
          <w:p w14:paraId="2A7CE533"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מבקש האישור*</w:t>
            </w:r>
          </w:p>
        </w:tc>
        <w:tc>
          <w:tcPr>
            <w:tcW w:w="2817" w:type="dxa"/>
            <w:shd w:val="clear" w:color="auto" w:fill="F2F2F2"/>
          </w:tcPr>
          <w:p w14:paraId="14719B24"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sidDel="009955DA">
              <w:rPr>
                <w:rFonts w:ascii="David" w:hAnsi="David"/>
                <w:sz w:val="25"/>
                <w:szCs w:val="25"/>
                <w:rtl/>
              </w:rPr>
              <w:t>ה</w:t>
            </w:r>
            <w:r w:rsidRPr="005E7F8B">
              <w:rPr>
                <w:rFonts w:ascii="David" w:hAnsi="David"/>
                <w:sz w:val="25"/>
                <w:szCs w:val="25"/>
                <w:rtl/>
              </w:rPr>
              <w:t>מבוטח</w:t>
            </w:r>
          </w:p>
        </w:tc>
        <w:tc>
          <w:tcPr>
            <w:tcW w:w="2898" w:type="dxa"/>
            <w:shd w:val="clear" w:color="auto" w:fill="F2F2F2"/>
          </w:tcPr>
          <w:p w14:paraId="65595DBC"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אופי העסקה*</w:t>
            </w:r>
          </w:p>
        </w:tc>
        <w:tc>
          <w:tcPr>
            <w:tcW w:w="3690" w:type="dxa"/>
            <w:shd w:val="clear" w:color="auto" w:fill="F2F2F2"/>
          </w:tcPr>
          <w:p w14:paraId="306DF533" w14:textId="77777777" w:rsidR="005E7F8B" w:rsidRPr="005E7F8B" w:rsidRDefault="005E7F8B" w:rsidP="005E7F8B">
            <w:pPr>
              <w:spacing w:before="0" w:beforeAutospacing="0" w:after="0" w:afterAutospacing="0" w:line="360" w:lineRule="auto"/>
              <w:jc w:val="center"/>
              <w:rPr>
                <w:rFonts w:ascii="David" w:hAnsi="David"/>
                <w:sz w:val="25"/>
                <w:szCs w:val="25"/>
                <w:rtl/>
              </w:rPr>
            </w:pPr>
            <w:r w:rsidRPr="005E7F8B">
              <w:rPr>
                <w:rFonts w:ascii="David" w:hAnsi="David"/>
                <w:sz w:val="25"/>
                <w:szCs w:val="25"/>
                <w:rtl/>
              </w:rPr>
              <w:t>מעמד מבקש האישור*</w:t>
            </w:r>
          </w:p>
        </w:tc>
      </w:tr>
      <w:tr w:rsidR="005E7F8B" w:rsidRPr="005E7F8B" w14:paraId="71A5013F" w14:textId="77777777" w:rsidTr="00C53564">
        <w:trPr>
          <w:trHeight w:val="551"/>
        </w:trPr>
        <w:tc>
          <w:tcPr>
            <w:tcW w:w="2720" w:type="dxa"/>
          </w:tcPr>
          <w:p w14:paraId="7BD026CF" w14:textId="77777777" w:rsidR="005E7F8B" w:rsidRPr="005E7F8B" w:rsidRDefault="005E7F8B" w:rsidP="005E7F8B">
            <w:pPr>
              <w:spacing w:before="0" w:beforeAutospacing="0" w:after="0" w:afterAutospacing="0" w:line="220" w:lineRule="exact"/>
              <w:jc w:val="both"/>
              <w:rPr>
                <w:rFonts w:ascii="David" w:hAnsi="David"/>
                <w:sz w:val="25"/>
                <w:szCs w:val="25"/>
              </w:rPr>
            </w:pPr>
            <w:r w:rsidRPr="005E7F8B">
              <w:rPr>
                <w:rFonts w:ascii="David" w:hAnsi="David"/>
                <w:sz w:val="25"/>
                <w:szCs w:val="25"/>
                <w:rtl/>
              </w:rPr>
              <w:t xml:space="preserve">שם: </w:t>
            </w:r>
            <w:r w:rsidRPr="005E7F8B">
              <w:rPr>
                <w:rFonts w:ascii="David" w:hAnsi="David" w:hint="cs"/>
                <w:sz w:val="25"/>
                <w:szCs w:val="25"/>
                <w:rtl/>
              </w:rPr>
              <w:t>אפריקה י</w:t>
            </w:r>
            <w:r w:rsidRPr="005E7F8B">
              <w:rPr>
                <w:rFonts w:ascii="David" w:hAnsi="David"/>
                <w:sz w:val="25"/>
                <w:szCs w:val="25"/>
                <w:rtl/>
              </w:rPr>
              <w:t>שראל מג</w:t>
            </w:r>
            <w:r w:rsidRPr="005E7F8B">
              <w:rPr>
                <w:rFonts w:ascii="David" w:hAnsi="David" w:hint="cs"/>
                <w:sz w:val="25"/>
                <w:szCs w:val="25"/>
                <w:rtl/>
              </w:rPr>
              <w:t>ו</w:t>
            </w:r>
            <w:r w:rsidRPr="005E7F8B">
              <w:rPr>
                <w:rFonts w:ascii="David" w:hAnsi="David"/>
                <w:sz w:val="25"/>
                <w:szCs w:val="25"/>
                <w:rtl/>
              </w:rPr>
              <w:t xml:space="preserve">רים  בע"מ </w:t>
            </w:r>
            <w:r w:rsidRPr="005E7F8B">
              <w:rPr>
                <w:rFonts w:ascii="David" w:hAnsi="David" w:hint="cs"/>
                <w:sz w:val="25"/>
                <w:szCs w:val="25"/>
                <w:rtl/>
              </w:rPr>
              <w:t xml:space="preserve">ו/או </w:t>
            </w:r>
            <w:r w:rsidRPr="005E7F8B">
              <w:rPr>
                <w:rFonts w:ascii="David" w:hAnsi="David"/>
                <w:sz w:val="25"/>
                <w:szCs w:val="25"/>
                <w:rtl/>
              </w:rPr>
              <w:t xml:space="preserve">ו/או חברות בנות ו/או חברות שלובות </w:t>
            </w:r>
          </w:p>
          <w:p w14:paraId="7B6DC649" w14:textId="77777777" w:rsidR="005E7F8B" w:rsidRPr="005E7F8B" w:rsidRDefault="005E7F8B" w:rsidP="005E7F8B">
            <w:pPr>
              <w:spacing w:before="0" w:beforeAutospacing="0" w:after="0" w:afterAutospacing="0" w:line="220" w:lineRule="exact"/>
              <w:jc w:val="both"/>
              <w:rPr>
                <w:rFonts w:ascii="David" w:hAnsi="David"/>
                <w:sz w:val="25"/>
                <w:szCs w:val="25"/>
                <w:rtl/>
              </w:rPr>
            </w:pPr>
            <w:r w:rsidRPr="005E7F8B">
              <w:rPr>
                <w:rFonts w:ascii="David" w:hAnsi="David"/>
                <w:sz w:val="25"/>
                <w:szCs w:val="25"/>
                <w:rtl/>
              </w:rPr>
              <w:t>ו/או חברות קשורות ו/או שותפויות</w:t>
            </w:r>
          </w:p>
        </w:tc>
        <w:tc>
          <w:tcPr>
            <w:tcW w:w="2817" w:type="dxa"/>
          </w:tcPr>
          <w:p w14:paraId="3D5CDEB9"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שם</w:t>
            </w:r>
          </w:p>
        </w:tc>
        <w:tc>
          <w:tcPr>
            <w:tcW w:w="2898" w:type="dxa"/>
            <w:vMerge w:val="restart"/>
            <w:shd w:val="clear" w:color="auto" w:fill="auto"/>
          </w:tcPr>
          <w:p w14:paraId="2ED930F5"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p w14:paraId="5D37E0FF"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63300434"/>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נדל"ן</w:t>
            </w:r>
          </w:p>
          <w:p w14:paraId="43BF871B"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819157208"/>
                <w14:checkbox>
                  <w14:checked w14:val="1"/>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 xml:space="preserve">שירותים </w:t>
            </w:r>
          </w:p>
          <w:p w14:paraId="25AEE2F0"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082979763"/>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אספקת מוצרים</w:t>
            </w:r>
          </w:p>
          <w:p w14:paraId="4144D9A5"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95552756"/>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 xml:space="preserve">אחר: </w:t>
            </w:r>
            <w:sdt>
              <w:sdtPr>
                <w:rPr>
                  <w:rFonts w:ascii="David" w:hAnsi="David"/>
                  <w:b/>
                  <w:sz w:val="25"/>
                  <w:szCs w:val="25"/>
                  <w:rtl/>
                </w:rPr>
                <w:id w:val="-165097029"/>
              </w:sdtPr>
              <w:sdtEndPr/>
              <w:sdtContent>
                <w:r w:rsidR="005E7F8B" w:rsidRPr="005E7F8B">
                  <w:rPr>
                    <w:rFonts w:ascii="David" w:hAnsi="David"/>
                    <w:b/>
                    <w:sz w:val="25"/>
                    <w:szCs w:val="25"/>
                    <w:rtl/>
                  </w:rPr>
                  <w:t>שכירות נכס ברחוב___________</w:t>
                </w:r>
              </w:sdtContent>
            </w:sdt>
          </w:p>
          <w:p w14:paraId="095E5B39"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p w14:paraId="03DE49BD"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c>
          <w:tcPr>
            <w:tcW w:w="3690" w:type="dxa"/>
            <w:vMerge w:val="restart"/>
          </w:tcPr>
          <w:p w14:paraId="01BF9BB3"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p w14:paraId="2EC4D2CF"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159690115"/>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משכיר</w:t>
            </w:r>
          </w:p>
          <w:p w14:paraId="4FD80C31"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704603622"/>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שוכר</w:t>
            </w:r>
          </w:p>
          <w:p w14:paraId="2E589F19"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07819856"/>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זכיין</w:t>
            </w:r>
          </w:p>
          <w:p w14:paraId="18DC601F"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02819348"/>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קבלני משנה</w:t>
            </w:r>
          </w:p>
          <w:p w14:paraId="5960372A"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4735466"/>
                <w14:checkbox>
                  <w14:checked w14:val="1"/>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מזמין שירותים</w:t>
            </w:r>
          </w:p>
          <w:p w14:paraId="5B311F0C"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76176948"/>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מזמין מוצרים</w:t>
            </w:r>
          </w:p>
          <w:p w14:paraId="0680F291" w14:textId="77777777" w:rsidR="005E7F8B" w:rsidRPr="005E7F8B" w:rsidRDefault="00E14542" w:rsidP="005E7F8B">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82527796"/>
                <w14:checkbox>
                  <w14:checked w14:val="0"/>
                  <w14:checkedState w14:val="2612" w14:font="MS Gothic"/>
                  <w14:uncheckedState w14:val="2610" w14:font="MS Gothic"/>
                </w14:checkbox>
              </w:sdtPr>
              <w:sdtEndPr/>
              <w:sdtContent>
                <w:r w:rsidR="005E7F8B" w:rsidRPr="005E7F8B">
                  <w:rPr>
                    <w:rFonts w:ascii="Segoe UI Symbol" w:hAnsi="Segoe UI Symbol" w:cs="Segoe UI Symbol" w:hint="cs"/>
                    <w:b/>
                    <w:sz w:val="25"/>
                    <w:szCs w:val="25"/>
                    <w:rtl/>
                  </w:rPr>
                  <w:t>☐</w:t>
                </w:r>
              </w:sdtContent>
            </w:sdt>
            <w:r w:rsidR="005E7F8B" w:rsidRPr="005E7F8B">
              <w:rPr>
                <w:rFonts w:ascii="David" w:hAnsi="David"/>
                <w:b/>
                <w:sz w:val="25"/>
                <w:szCs w:val="25"/>
                <w:rtl/>
              </w:rPr>
              <w:t xml:space="preserve">אחר: </w:t>
            </w:r>
            <w:sdt>
              <w:sdtPr>
                <w:rPr>
                  <w:rFonts w:ascii="David" w:hAnsi="David"/>
                  <w:b/>
                  <w:sz w:val="25"/>
                  <w:szCs w:val="25"/>
                  <w:rtl/>
                </w:rPr>
                <w:id w:val="121199404"/>
                <w:showingPlcHdr/>
              </w:sdtPr>
              <w:sdtEndPr/>
              <w:sdtContent>
                <w:r w:rsidR="005E7F8B" w:rsidRPr="005E7F8B">
                  <w:rPr>
                    <w:rFonts w:ascii="David" w:hAnsi="David"/>
                    <w:b/>
                    <w:sz w:val="25"/>
                    <w:szCs w:val="25"/>
                    <w:rtl/>
                  </w:rPr>
                  <w:t>______</w:t>
                </w:r>
              </w:sdtContent>
            </w:sdt>
          </w:p>
          <w:p w14:paraId="1BE66B09"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r>
      <w:tr w:rsidR="005E7F8B" w:rsidRPr="005E7F8B" w14:paraId="76B094E8" w14:textId="77777777" w:rsidTr="00C53564">
        <w:trPr>
          <w:trHeight w:val="571"/>
        </w:trPr>
        <w:tc>
          <w:tcPr>
            <w:tcW w:w="2720" w:type="dxa"/>
          </w:tcPr>
          <w:p w14:paraId="622DCAF1"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eastAsia="Calibri" w:hAnsi="David" w:cs="Arial"/>
                <w:sz w:val="25"/>
                <w:szCs w:val="25"/>
                <w:rtl/>
              </w:rPr>
              <w:t>ת.ז./ח.פ.</w:t>
            </w:r>
          </w:p>
          <w:p w14:paraId="11CF5F89"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eastAsia="Calibri" w:hAnsi="David" w:cs="Arial" w:hint="cs"/>
                <w:sz w:val="25"/>
                <w:szCs w:val="25"/>
                <w:rtl/>
              </w:rPr>
              <w:t>520034760</w:t>
            </w:r>
          </w:p>
          <w:p w14:paraId="5B90D865" w14:textId="77777777" w:rsidR="005E7F8B" w:rsidRPr="005E7F8B" w:rsidRDefault="005E7F8B" w:rsidP="005E7F8B">
            <w:pPr>
              <w:spacing w:before="0" w:beforeAutospacing="0" w:after="0" w:afterAutospacing="0" w:line="360" w:lineRule="auto"/>
              <w:jc w:val="both"/>
              <w:rPr>
                <w:rFonts w:ascii="David" w:eastAsia="Calibri" w:hAnsi="David" w:cs="Arial"/>
                <w:sz w:val="25"/>
                <w:szCs w:val="25"/>
                <w:rtl/>
              </w:rPr>
            </w:pPr>
            <w:r w:rsidRPr="005E7F8B">
              <w:rPr>
                <w:rFonts w:ascii="David" w:eastAsia="Calibri" w:hAnsi="David" w:cs="Arial" w:hint="cs"/>
                <w:sz w:val="25"/>
                <w:szCs w:val="25"/>
                <w:rtl/>
              </w:rPr>
              <w:t>516438462</w:t>
            </w:r>
          </w:p>
        </w:tc>
        <w:tc>
          <w:tcPr>
            <w:tcW w:w="2817" w:type="dxa"/>
          </w:tcPr>
          <w:p w14:paraId="5ECA7B6C" w14:textId="77777777" w:rsidR="005E7F8B" w:rsidRPr="005E7F8B" w:rsidRDefault="005E7F8B" w:rsidP="005E7F8B">
            <w:pPr>
              <w:spacing w:before="0" w:beforeAutospacing="0" w:after="0" w:afterAutospacing="0" w:line="360" w:lineRule="auto"/>
              <w:jc w:val="both"/>
              <w:rPr>
                <w:rFonts w:ascii="David" w:hAnsi="David"/>
                <w:sz w:val="25"/>
                <w:szCs w:val="25"/>
                <w:rtl/>
              </w:rPr>
            </w:pPr>
            <w:r w:rsidRPr="005E7F8B">
              <w:rPr>
                <w:rFonts w:ascii="David" w:hAnsi="David"/>
                <w:sz w:val="25"/>
                <w:szCs w:val="25"/>
                <w:rtl/>
              </w:rPr>
              <w:t>ת.ז./ח.פ.</w:t>
            </w:r>
          </w:p>
        </w:tc>
        <w:tc>
          <w:tcPr>
            <w:tcW w:w="2898" w:type="dxa"/>
            <w:vMerge/>
            <w:shd w:val="clear" w:color="auto" w:fill="auto"/>
          </w:tcPr>
          <w:p w14:paraId="18EDCB2F"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c>
          <w:tcPr>
            <w:tcW w:w="3690" w:type="dxa"/>
            <w:vMerge/>
          </w:tcPr>
          <w:p w14:paraId="75988198"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r>
      <w:tr w:rsidR="005E7F8B" w:rsidRPr="005E7F8B" w14:paraId="38854576" w14:textId="77777777" w:rsidTr="00C53564">
        <w:trPr>
          <w:trHeight w:val="391"/>
        </w:trPr>
        <w:tc>
          <w:tcPr>
            <w:tcW w:w="2720" w:type="dxa"/>
          </w:tcPr>
          <w:p w14:paraId="6F4D8FAD" w14:textId="77777777" w:rsidR="005E7F8B" w:rsidRPr="005E7F8B" w:rsidRDefault="005E7F8B" w:rsidP="005E7F8B">
            <w:pPr>
              <w:spacing w:before="0" w:beforeAutospacing="0" w:after="0" w:afterAutospacing="0" w:line="220" w:lineRule="exact"/>
              <w:jc w:val="both"/>
              <w:rPr>
                <w:rFonts w:ascii="David" w:hAnsi="David"/>
                <w:sz w:val="25"/>
                <w:szCs w:val="25"/>
                <w:rtl/>
              </w:rPr>
            </w:pPr>
            <w:r w:rsidRPr="005E7F8B">
              <w:rPr>
                <w:rFonts w:ascii="David" w:hAnsi="David"/>
                <w:sz w:val="25"/>
                <w:szCs w:val="25"/>
                <w:rtl/>
              </w:rPr>
              <w:t xml:space="preserve">מען </w:t>
            </w:r>
          </w:p>
          <w:p w14:paraId="0D8DC262" w14:textId="77777777" w:rsidR="005E7F8B" w:rsidRPr="005E7F8B" w:rsidRDefault="005E7F8B" w:rsidP="005E7F8B">
            <w:pPr>
              <w:spacing w:before="0" w:beforeAutospacing="0" w:after="0" w:afterAutospacing="0" w:line="220" w:lineRule="exact"/>
              <w:jc w:val="both"/>
              <w:rPr>
                <w:rFonts w:ascii="David" w:hAnsi="David"/>
                <w:sz w:val="25"/>
                <w:szCs w:val="25"/>
                <w:rtl/>
              </w:rPr>
            </w:pPr>
            <w:r w:rsidRPr="005E7F8B">
              <w:rPr>
                <w:rFonts w:ascii="David" w:hAnsi="David" w:hint="cs"/>
                <w:sz w:val="25"/>
                <w:szCs w:val="25"/>
                <w:rtl/>
              </w:rPr>
              <w:t>דרך החורש 4, יהוד</w:t>
            </w:r>
          </w:p>
          <w:p w14:paraId="1266D7B0" w14:textId="77777777" w:rsidR="005E7F8B" w:rsidRPr="005E7F8B" w:rsidRDefault="005E7F8B" w:rsidP="005E7F8B">
            <w:pPr>
              <w:spacing w:before="0" w:beforeAutospacing="0" w:after="0" w:afterAutospacing="0" w:line="360" w:lineRule="auto"/>
              <w:jc w:val="both"/>
              <w:rPr>
                <w:rFonts w:ascii="David" w:hAnsi="David"/>
                <w:sz w:val="25"/>
                <w:szCs w:val="25"/>
                <w:rtl/>
              </w:rPr>
            </w:pPr>
          </w:p>
        </w:tc>
        <w:tc>
          <w:tcPr>
            <w:tcW w:w="2817" w:type="dxa"/>
          </w:tcPr>
          <w:p w14:paraId="0E6D2341" w14:textId="77777777" w:rsidR="005E7F8B" w:rsidRPr="005E7F8B" w:rsidRDefault="005E7F8B" w:rsidP="005E7F8B">
            <w:pPr>
              <w:spacing w:before="0" w:beforeAutospacing="0" w:after="0" w:afterAutospacing="0" w:line="360" w:lineRule="auto"/>
              <w:jc w:val="both"/>
              <w:rPr>
                <w:rFonts w:ascii="David" w:hAnsi="David"/>
                <w:sz w:val="25"/>
                <w:szCs w:val="25"/>
              </w:rPr>
            </w:pPr>
            <w:r w:rsidRPr="005E7F8B">
              <w:rPr>
                <w:rFonts w:ascii="David" w:hAnsi="David"/>
                <w:sz w:val="25"/>
                <w:szCs w:val="25"/>
                <w:rtl/>
              </w:rPr>
              <w:t>מען</w:t>
            </w:r>
          </w:p>
        </w:tc>
        <w:tc>
          <w:tcPr>
            <w:tcW w:w="2898" w:type="dxa"/>
            <w:vMerge/>
            <w:shd w:val="clear" w:color="auto" w:fill="auto"/>
          </w:tcPr>
          <w:p w14:paraId="0BEE1D74"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c>
          <w:tcPr>
            <w:tcW w:w="3690" w:type="dxa"/>
            <w:vMerge/>
          </w:tcPr>
          <w:p w14:paraId="48EC9E64" w14:textId="77777777" w:rsidR="005E7F8B" w:rsidRPr="005E7F8B" w:rsidRDefault="005E7F8B" w:rsidP="005E7F8B">
            <w:pPr>
              <w:spacing w:before="0" w:beforeAutospacing="0" w:after="0" w:afterAutospacing="0" w:line="360" w:lineRule="auto"/>
              <w:ind w:left="50" w:right="78"/>
              <w:jc w:val="both"/>
              <w:rPr>
                <w:rFonts w:ascii="David" w:hAnsi="David"/>
                <w:b/>
                <w:sz w:val="25"/>
                <w:szCs w:val="25"/>
                <w:rtl/>
              </w:rPr>
            </w:pPr>
          </w:p>
        </w:tc>
      </w:tr>
      <w:tr w:rsidR="005E7F8B" w:rsidRPr="005E7F8B" w14:paraId="0AFF9ECF" w14:textId="77777777" w:rsidTr="00C53564">
        <w:trPr>
          <w:trHeight w:val="303"/>
          <w:tblHeader/>
        </w:trPr>
        <w:tc>
          <w:tcPr>
            <w:tcW w:w="12125" w:type="dxa"/>
            <w:gridSpan w:val="4"/>
          </w:tcPr>
          <w:p w14:paraId="6BC67F41" w14:textId="77777777" w:rsidR="005E7F8B" w:rsidRDefault="005E7F8B" w:rsidP="00C53564">
            <w:pPr>
              <w:spacing w:before="0" w:beforeAutospacing="0" w:after="0" w:afterAutospacing="0" w:line="360" w:lineRule="auto"/>
              <w:jc w:val="both"/>
              <w:rPr>
                <w:rFonts w:ascii="David" w:hAnsi="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C53564" w:rsidRPr="00C53564" w14:paraId="3C30D9A9" w14:textId="77777777" w:rsidTr="000F19EA">
              <w:trPr>
                <w:trHeight w:val="268"/>
                <w:tblHeader/>
              </w:trPr>
              <w:tc>
                <w:tcPr>
                  <w:tcW w:w="11482" w:type="dxa"/>
                  <w:gridSpan w:val="11"/>
                </w:tcPr>
                <w:p w14:paraId="390CD414" w14:textId="77777777" w:rsidR="00C53564" w:rsidRPr="00C53564" w:rsidRDefault="00C53564" w:rsidP="00E14542">
                  <w:pPr>
                    <w:framePr w:hSpace="180" w:wrap="around" w:vAnchor="page" w:hAnchor="margin" w:xAlign="center" w:y="1"/>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כיסויים</w:t>
                  </w:r>
                </w:p>
              </w:tc>
            </w:tr>
            <w:tr w:rsidR="00C53564" w:rsidRPr="00C53564" w14:paraId="7785C46F" w14:textId="77777777" w:rsidTr="000F19EA">
              <w:trPr>
                <w:gridBefore w:val="1"/>
                <w:wBefore w:w="7" w:type="dxa"/>
                <w:trHeight w:val="431"/>
              </w:trPr>
              <w:tc>
                <w:tcPr>
                  <w:tcW w:w="1277" w:type="dxa"/>
                  <w:vMerge w:val="restart"/>
                  <w:shd w:val="clear" w:color="auto" w:fill="F2F2F2" w:themeFill="background1" w:themeFillShade="F2"/>
                </w:tcPr>
                <w:p w14:paraId="391AEC6E"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סוג הביטוח</w:t>
                  </w:r>
                </w:p>
                <w:p w14:paraId="58ED0F1A"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19693BCE"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 xml:space="preserve">מספר הפוליסה*** </w:t>
                  </w:r>
                </w:p>
              </w:tc>
              <w:tc>
                <w:tcPr>
                  <w:tcW w:w="992" w:type="dxa"/>
                  <w:vMerge w:val="restart"/>
                  <w:shd w:val="clear" w:color="auto" w:fill="F2F2F2" w:themeFill="background1" w:themeFillShade="F2"/>
                </w:tcPr>
                <w:p w14:paraId="7527FBC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נוסח ומהדורת הפוליסה</w:t>
                  </w:r>
                  <w:r w:rsidRPr="00C53564">
                    <w:rPr>
                      <w:rFonts w:ascii="David" w:eastAsia="Times New Roman" w:hAnsi="David"/>
                      <w:color w:val="000000"/>
                      <w:sz w:val="20"/>
                      <w:szCs w:val="20"/>
                      <w:rtl/>
                      <w:lang w:val="he-IL" w:eastAsia="he-IL"/>
                    </w:rPr>
                    <w:t>***</w:t>
                  </w:r>
                </w:p>
              </w:tc>
              <w:tc>
                <w:tcPr>
                  <w:tcW w:w="1276" w:type="dxa"/>
                  <w:vMerge w:val="restart"/>
                  <w:shd w:val="clear" w:color="auto" w:fill="F2F2F2" w:themeFill="background1" w:themeFillShade="F2"/>
                </w:tcPr>
                <w:p w14:paraId="19F2754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תאריך תחילה</w:t>
                  </w:r>
                </w:p>
                <w:p w14:paraId="058B08C8"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1DC9328"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תאריך סיום</w:t>
                  </w:r>
                </w:p>
                <w:p w14:paraId="46064FB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B2C94FD"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C53564">
                    <w:rPr>
                      <w:rFonts w:ascii="David" w:eastAsia="Times New Roman" w:hAnsi="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785C9DA0"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השתתפות עצמית</w:t>
                  </w:r>
                </w:p>
                <w:p w14:paraId="1417FCBD"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C53564">
                    <w:rPr>
                      <w:rFonts w:ascii="David" w:eastAsia="Times New Roman" w:hAnsi="David"/>
                      <w:color w:val="000000"/>
                      <w:sz w:val="18"/>
                      <w:szCs w:val="18"/>
                      <w:rtl/>
                      <w:lang w:val="he-IL" w:eastAsia="he-IL"/>
                    </w:rPr>
                    <w:t>(</w:t>
                  </w:r>
                  <w:r w:rsidRPr="00C53564">
                    <w:rPr>
                      <w:rFonts w:ascii="David" w:eastAsia="Times New Roman" w:hAnsi="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7478AA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16"/>
                      <w:szCs w:val="16"/>
                      <w:rtl/>
                      <w:lang w:val="he-IL" w:eastAsia="he-IL"/>
                    </w:rPr>
                    <w:t>מטבע</w:t>
                  </w:r>
                </w:p>
              </w:tc>
              <w:tc>
                <w:tcPr>
                  <w:tcW w:w="1839" w:type="dxa"/>
                  <w:vMerge w:val="restart"/>
                  <w:shd w:val="clear" w:color="auto" w:fill="F2F2F2" w:themeFill="background1" w:themeFillShade="F2"/>
                </w:tcPr>
                <w:p w14:paraId="0E9EA753"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b/>
                      <w:bCs/>
                      <w:color w:val="000000"/>
                      <w:sz w:val="16"/>
                      <w:szCs w:val="16"/>
                      <w:rtl/>
                      <w:lang w:val="he-IL" w:eastAsia="he-IL"/>
                    </w:rPr>
                  </w:pPr>
                  <w:r w:rsidRPr="00C53564">
                    <w:rPr>
                      <w:rFonts w:ascii="David" w:eastAsia="Times New Roman" w:hAnsi="David"/>
                      <w:color w:val="000000"/>
                      <w:sz w:val="24"/>
                      <w:rtl/>
                      <w:lang w:val="he-IL" w:eastAsia="he-IL"/>
                    </w:rPr>
                    <w:t xml:space="preserve">כיסויים נוספים בתוקף וביטול חריגים </w:t>
                  </w:r>
                  <w:r w:rsidRPr="00C53564">
                    <w:rPr>
                      <w:rFonts w:ascii="David" w:eastAsia="Times New Roman" w:hAnsi="David"/>
                      <w:color w:val="000000"/>
                      <w:sz w:val="16"/>
                      <w:szCs w:val="16"/>
                      <w:rtl/>
                      <w:lang w:val="he-IL" w:eastAsia="he-IL"/>
                    </w:rPr>
                    <w:t xml:space="preserve">**** </w:t>
                  </w:r>
                </w:p>
              </w:tc>
            </w:tr>
            <w:tr w:rsidR="00C53564" w:rsidRPr="00C53564" w14:paraId="1B31F96D" w14:textId="77777777" w:rsidTr="000F19EA">
              <w:trPr>
                <w:gridBefore w:val="1"/>
                <w:wBefore w:w="7" w:type="dxa"/>
                <w:trHeight w:val="367"/>
              </w:trPr>
              <w:tc>
                <w:tcPr>
                  <w:tcW w:w="1277" w:type="dxa"/>
                  <w:vMerge/>
                  <w:shd w:val="clear" w:color="auto" w:fill="F2F2F2" w:themeFill="background1" w:themeFillShade="F2"/>
                </w:tcPr>
                <w:p w14:paraId="61CDD9B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3127654E"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vMerge/>
                  <w:shd w:val="clear" w:color="auto" w:fill="F2F2F2" w:themeFill="background1" w:themeFillShade="F2"/>
                </w:tcPr>
                <w:p w14:paraId="4F6630E9"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vMerge/>
                  <w:shd w:val="clear" w:color="auto" w:fill="F2F2F2" w:themeFill="background1" w:themeFillShade="F2"/>
                </w:tcPr>
                <w:p w14:paraId="1E6F30BD"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vMerge/>
                  <w:shd w:val="clear" w:color="auto" w:fill="F2F2F2" w:themeFill="background1" w:themeFillShade="F2"/>
                </w:tcPr>
                <w:p w14:paraId="2AAD9130"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2F2F2" w:themeFill="background1" w:themeFillShade="F2"/>
                </w:tcPr>
                <w:p w14:paraId="5FA79FB3"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C53564">
                    <w:rPr>
                      <w:rFonts w:ascii="David" w:eastAsia="Times New Roman" w:hAnsi="David"/>
                      <w:color w:val="000000"/>
                      <w:sz w:val="16"/>
                      <w:szCs w:val="16"/>
                      <w:rtl/>
                      <w:lang w:val="he-IL" w:eastAsia="he-IL"/>
                    </w:rPr>
                    <w:t xml:space="preserve">לתקופה </w:t>
                  </w:r>
                </w:p>
              </w:tc>
              <w:tc>
                <w:tcPr>
                  <w:tcW w:w="1126" w:type="dxa"/>
                  <w:shd w:val="clear" w:color="auto" w:fill="F2F2F2" w:themeFill="background1" w:themeFillShade="F2"/>
                </w:tcPr>
                <w:p w14:paraId="3CA677E2"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r w:rsidRPr="00C53564">
                    <w:rPr>
                      <w:rFonts w:ascii="David" w:eastAsia="Times New Roman" w:hAnsi="David"/>
                      <w:color w:val="000000"/>
                      <w:sz w:val="16"/>
                      <w:szCs w:val="16"/>
                      <w:rtl/>
                      <w:lang w:val="he-IL" w:eastAsia="he-IL"/>
                    </w:rPr>
                    <w:t xml:space="preserve">למקרה* </w:t>
                  </w:r>
                </w:p>
              </w:tc>
              <w:tc>
                <w:tcPr>
                  <w:tcW w:w="1138" w:type="dxa"/>
                  <w:vMerge/>
                  <w:shd w:val="clear" w:color="auto" w:fill="F2F2F2" w:themeFill="background1" w:themeFillShade="F2"/>
                </w:tcPr>
                <w:p w14:paraId="5951FB7B"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567" w:type="dxa"/>
                  <w:vMerge/>
                  <w:shd w:val="clear" w:color="auto" w:fill="F2F2F2" w:themeFill="background1" w:themeFillShade="F2"/>
                </w:tcPr>
                <w:p w14:paraId="39298A7B"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16"/>
                      <w:szCs w:val="16"/>
                      <w:rtl/>
                      <w:lang w:val="he-IL" w:eastAsia="he-IL"/>
                    </w:rPr>
                  </w:pPr>
                </w:p>
              </w:tc>
              <w:tc>
                <w:tcPr>
                  <w:tcW w:w="1839" w:type="dxa"/>
                  <w:vMerge/>
                  <w:shd w:val="clear" w:color="auto" w:fill="F2F2F2" w:themeFill="background1" w:themeFillShade="F2"/>
                </w:tcPr>
                <w:p w14:paraId="09B260A3"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r>
            <w:tr w:rsidR="00C53564" w:rsidRPr="00C53564" w14:paraId="6E12E635" w14:textId="77777777" w:rsidTr="000F19EA">
              <w:trPr>
                <w:gridBefore w:val="1"/>
                <w:wBefore w:w="7" w:type="dxa"/>
                <w:trHeight w:val="624"/>
              </w:trPr>
              <w:tc>
                <w:tcPr>
                  <w:tcW w:w="1277" w:type="dxa"/>
                  <w:shd w:val="clear" w:color="auto" w:fill="FFFFFF" w:themeFill="background1"/>
                </w:tcPr>
                <w:p w14:paraId="673A848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רכוש "אש מורחב"</w:t>
                  </w:r>
                </w:p>
              </w:tc>
              <w:tc>
                <w:tcPr>
                  <w:tcW w:w="992" w:type="dxa"/>
                  <w:shd w:val="clear" w:color="auto" w:fill="FFFFFF" w:themeFill="background1"/>
                </w:tcPr>
                <w:p w14:paraId="4AFAA57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0CAA236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761C7B68"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3DB73AF2"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395D1AA0" w14:textId="77777777" w:rsidR="00C53564" w:rsidRPr="00C53564" w:rsidDel="00C828C3"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26" w:type="dxa"/>
                  <w:shd w:val="clear" w:color="auto" w:fill="F2F2F2" w:themeFill="background1" w:themeFillShade="F2"/>
                </w:tcPr>
                <w:p w14:paraId="43D33541" w14:textId="77777777" w:rsidR="00C53564" w:rsidRPr="00C53564" w:rsidDel="00C828C3"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8" w:type="dxa"/>
                  <w:shd w:val="clear" w:color="auto" w:fill="F2F2F2" w:themeFill="background1" w:themeFillShade="F2"/>
                </w:tcPr>
                <w:p w14:paraId="18AEE33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08509931"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 xml:space="preserve">₪ </w:t>
                  </w:r>
                </w:p>
              </w:tc>
              <w:tc>
                <w:tcPr>
                  <w:tcW w:w="1839" w:type="dxa"/>
                  <w:shd w:val="clear" w:color="auto" w:fill="FFFFFF" w:themeFill="background1"/>
                </w:tcPr>
                <w:p w14:paraId="1711B436"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cs="Arial"/>
                      <w:b/>
                      <w:bCs/>
                      <w:color w:val="000000"/>
                      <w:sz w:val="16"/>
                      <w:szCs w:val="16"/>
                      <w:rtl/>
                      <w:lang w:val="he-IL" w:eastAsia="he-IL"/>
                    </w:rPr>
                    <w:t>328</w:t>
                  </w:r>
                </w:p>
                <w:p w14:paraId="1D3B3311"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cs="Arial"/>
                      <w:b/>
                      <w:bCs/>
                      <w:color w:val="000000"/>
                      <w:sz w:val="16"/>
                      <w:szCs w:val="16"/>
                      <w:rtl/>
                      <w:lang w:val="he-IL" w:eastAsia="he-IL"/>
                    </w:rPr>
                    <w:t>309</w:t>
                  </w:r>
                </w:p>
                <w:p w14:paraId="0322D68A"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cs="Arial"/>
                      <w:b/>
                      <w:bCs/>
                      <w:color w:val="000000"/>
                      <w:sz w:val="16"/>
                      <w:szCs w:val="16"/>
                      <w:rtl/>
                      <w:lang w:val="he-IL" w:eastAsia="he-IL"/>
                    </w:rPr>
                    <w:t>316</w:t>
                  </w:r>
                </w:p>
                <w:p w14:paraId="6A8D2AEC"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cs="Arial"/>
                      <w:b/>
                      <w:bCs/>
                      <w:color w:val="000000"/>
                      <w:sz w:val="16"/>
                      <w:szCs w:val="16"/>
                      <w:rtl/>
                      <w:lang w:val="he-IL" w:eastAsia="he-IL"/>
                    </w:rPr>
                    <w:t>313</w:t>
                  </w:r>
                </w:p>
                <w:p w14:paraId="44B481D1"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cs="Arial"/>
                      <w:b/>
                      <w:bCs/>
                      <w:color w:val="000000"/>
                      <w:sz w:val="16"/>
                      <w:szCs w:val="16"/>
                      <w:rtl/>
                      <w:lang w:val="he-IL" w:eastAsia="he-IL"/>
                    </w:rPr>
                    <w:t>314</w:t>
                  </w:r>
                </w:p>
                <w:p w14:paraId="5BE516DA"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cs="Arial"/>
                      <w:b/>
                      <w:bCs/>
                      <w:color w:val="000000"/>
                      <w:sz w:val="16"/>
                      <w:szCs w:val="16"/>
                      <w:rtl/>
                      <w:lang w:val="he-IL" w:eastAsia="he-IL"/>
                    </w:rPr>
                    <w:t>345</w:t>
                  </w:r>
                </w:p>
                <w:p w14:paraId="7EAA808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p>
              </w:tc>
            </w:tr>
            <w:tr w:rsidR="00C53564" w:rsidRPr="00C53564" w14:paraId="15F019A2" w14:textId="77777777" w:rsidTr="000F19EA">
              <w:trPr>
                <w:gridBefore w:val="1"/>
                <w:wBefore w:w="7" w:type="dxa"/>
                <w:trHeight w:val="624"/>
              </w:trPr>
              <w:tc>
                <w:tcPr>
                  <w:tcW w:w="1277" w:type="dxa"/>
                  <w:shd w:val="clear" w:color="auto" w:fill="FFFFFF" w:themeFill="background1"/>
                </w:tcPr>
                <w:p w14:paraId="66166D9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 xml:space="preserve">ביטוח חבות המוצר </w:t>
                  </w:r>
                </w:p>
              </w:tc>
              <w:tc>
                <w:tcPr>
                  <w:tcW w:w="992" w:type="dxa"/>
                  <w:shd w:val="clear" w:color="auto" w:fill="FFFFFF" w:themeFill="background1"/>
                </w:tcPr>
                <w:p w14:paraId="05785C09"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756F6EA1"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4EF3FA8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00DE86AE"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73E163D3"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16,000,000</w:t>
                  </w:r>
                </w:p>
              </w:tc>
              <w:tc>
                <w:tcPr>
                  <w:tcW w:w="1126" w:type="dxa"/>
                  <w:shd w:val="clear" w:color="auto" w:fill="F2F2F2" w:themeFill="background1" w:themeFillShade="F2"/>
                </w:tcPr>
                <w:p w14:paraId="28BF92B6"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16,000,000</w:t>
                  </w:r>
                </w:p>
              </w:tc>
              <w:tc>
                <w:tcPr>
                  <w:tcW w:w="1138" w:type="dxa"/>
                  <w:shd w:val="clear" w:color="auto" w:fill="F2F2F2" w:themeFill="background1" w:themeFillShade="F2"/>
                </w:tcPr>
                <w:p w14:paraId="586C1546"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4579115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 xml:space="preserve">₪ </w:t>
                  </w:r>
                </w:p>
              </w:tc>
              <w:tc>
                <w:tcPr>
                  <w:tcW w:w="1839" w:type="dxa"/>
                  <w:shd w:val="clear" w:color="auto" w:fill="FFFFFF" w:themeFill="background1"/>
                </w:tcPr>
                <w:p w14:paraId="509C356A"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b/>
                      <w:color w:val="000000"/>
                      <w:sz w:val="16"/>
                      <w:szCs w:val="16"/>
                      <w:rtl/>
                      <w:lang w:val="he-IL" w:eastAsia="he-IL"/>
                    </w:rPr>
                    <w:t>328</w:t>
                  </w:r>
                </w:p>
                <w:p w14:paraId="13B9FD6D"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p>
                <w:p w14:paraId="613BF0D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r w:rsidRPr="00C53564">
                    <w:rPr>
                      <w:rFonts w:asciiTheme="minorBidi" w:eastAsia="Times New Roman" w:hAnsiTheme="minorBidi" w:cs="Arial"/>
                      <w:b/>
                      <w:bCs/>
                      <w:color w:val="000000"/>
                      <w:sz w:val="16"/>
                      <w:szCs w:val="16"/>
                      <w:rtl/>
                      <w:lang w:val="he-IL" w:eastAsia="he-IL"/>
                    </w:rPr>
                    <w:t>321</w:t>
                  </w:r>
                </w:p>
                <w:p w14:paraId="539496A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p>
                <w:p w14:paraId="0664068C"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b/>
                      <w:color w:val="000000"/>
                      <w:sz w:val="16"/>
                      <w:szCs w:val="16"/>
                      <w:rtl/>
                      <w:lang w:val="he-IL" w:eastAsia="he-IL"/>
                    </w:rPr>
                    <w:t>302</w:t>
                  </w:r>
                </w:p>
                <w:p w14:paraId="465BCABA"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332 (12 חודשים)</w:t>
                  </w:r>
                </w:p>
                <w:p w14:paraId="4A7D1F4E"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C53564">
                    <w:rPr>
                      <w:rFonts w:asciiTheme="minorBidi" w:eastAsia="Times New Roman" w:hAnsiTheme="minorBidi"/>
                      <w:b/>
                      <w:color w:val="000000"/>
                      <w:sz w:val="16"/>
                      <w:szCs w:val="16"/>
                      <w:rtl/>
                      <w:lang w:val="he-IL" w:eastAsia="he-IL"/>
                    </w:rPr>
                    <w:t>347</w:t>
                  </w:r>
                </w:p>
                <w:p w14:paraId="3D26D618"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bCs/>
                      <w:color w:val="000000"/>
                      <w:sz w:val="16"/>
                      <w:szCs w:val="16"/>
                      <w:rtl/>
                      <w:lang w:val="he-IL" w:eastAsia="he-IL"/>
                    </w:rPr>
                  </w:pPr>
                  <w:r w:rsidRPr="00C53564">
                    <w:rPr>
                      <w:rFonts w:ascii="David" w:eastAsia="Times New Roman" w:hAnsi="David"/>
                      <w:bCs/>
                      <w:color w:val="000000"/>
                      <w:sz w:val="16"/>
                      <w:szCs w:val="16"/>
                      <w:rtl/>
                      <w:lang w:val="he-IL" w:eastAsia="he-IL"/>
                    </w:rPr>
                    <w:t>309</w:t>
                  </w:r>
                </w:p>
              </w:tc>
            </w:tr>
            <w:tr w:rsidR="00C53564" w:rsidRPr="00C53564" w14:paraId="0F31A6AC" w14:textId="77777777" w:rsidTr="000F19EA">
              <w:trPr>
                <w:gridBefore w:val="1"/>
                <w:wBefore w:w="7" w:type="dxa"/>
                <w:trHeight w:val="624"/>
              </w:trPr>
              <w:tc>
                <w:tcPr>
                  <w:tcW w:w="1277" w:type="dxa"/>
                  <w:shd w:val="clear" w:color="auto" w:fill="FFFFFF" w:themeFill="background1"/>
                </w:tcPr>
                <w:p w14:paraId="37141732"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אחריות מקצועית</w:t>
                  </w:r>
                </w:p>
              </w:tc>
              <w:tc>
                <w:tcPr>
                  <w:tcW w:w="992" w:type="dxa"/>
                  <w:shd w:val="clear" w:color="auto" w:fill="FFFFFF" w:themeFill="background1"/>
                </w:tcPr>
                <w:p w14:paraId="18CAAD9C"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32730859"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02140D89"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5657F405"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073946F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6,000,000</w:t>
                  </w:r>
                </w:p>
              </w:tc>
              <w:tc>
                <w:tcPr>
                  <w:tcW w:w="1126" w:type="dxa"/>
                  <w:shd w:val="clear" w:color="auto" w:fill="F2F2F2" w:themeFill="background1" w:themeFillShade="F2"/>
                </w:tcPr>
                <w:p w14:paraId="3B63AEAC"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6,000,000</w:t>
                  </w:r>
                </w:p>
              </w:tc>
              <w:tc>
                <w:tcPr>
                  <w:tcW w:w="1138" w:type="dxa"/>
                  <w:shd w:val="clear" w:color="auto" w:fill="F2F2F2" w:themeFill="background1" w:themeFillShade="F2"/>
                </w:tcPr>
                <w:p w14:paraId="7A30C08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3B568575"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 xml:space="preserve">₪ </w:t>
                  </w:r>
                </w:p>
              </w:tc>
              <w:tc>
                <w:tcPr>
                  <w:tcW w:w="1839" w:type="dxa"/>
                  <w:shd w:val="clear" w:color="auto" w:fill="FFFFFF" w:themeFill="background1"/>
                </w:tcPr>
                <w:p w14:paraId="014ABCF0"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321</w:t>
                  </w:r>
                </w:p>
                <w:p w14:paraId="2B3EF817"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328</w:t>
                  </w:r>
                </w:p>
                <w:p w14:paraId="29C046FA"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327</w:t>
                  </w:r>
                </w:p>
                <w:p w14:paraId="506FA1C6"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332- 6 חודשים</w:t>
                  </w:r>
                </w:p>
                <w:p w14:paraId="659E0CEB"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bCs/>
                      <w:color w:val="000000"/>
                      <w:sz w:val="16"/>
                      <w:szCs w:val="16"/>
                      <w:rtl/>
                      <w:lang w:val="he-IL" w:eastAsia="he-IL"/>
                    </w:rPr>
                  </w:pPr>
                  <w:r w:rsidRPr="00C53564">
                    <w:rPr>
                      <w:rFonts w:ascii="David" w:eastAsia="Times New Roman" w:hAnsi="David"/>
                      <w:bCs/>
                      <w:color w:val="000000"/>
                      <w:sz w:val="16"/>
                      <w:szCs w:val="16"/>
                      <w:rtl/>
                      <w:lang w:val="he-IL" w:eastAsia="he-IL"/>
                    </w:rPr>
                    <w:t>309</w:t>
                  </w:r>
                </w:p>
                <w:p w14:paraId="7B628FC0"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301</w:t>
                  </w:r>
                </w:p>
              </w:tc>
            </w:tr>
            <w:tr w:rsidR="00C53564" w:rsidRPr="00C53564" w14:paraId="77A964BC" w14:textId="77777777" w:rsidTr="000F19EA">
              <w:trPr>
                <w:gridBefore w:val="1"/>
                <w:wBefore w:w="7" w:type="dxa"/>
                <w:trHeight w:val="624"/>
              </w:trPr>
              <w:tc>
                <w:tcPr>
                  <w:tcW w:w="1277" w:type="dxa"/>
                  <w:shd w:val="clear" w:color="auto" w:fill="FFFFFF" w:themeFill="background1"/>
                </w:tcPr>
                <w:p w14:paraId="7ED3D9F0"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 xml:space="preserve">צמ"ה </w:t>
                  </w:r>
                </w:p>
              </w:tc>
              <w:tc>
                <w:tcPr>
                  <w:tcW w:w="992" w:type="dxa"/>
                  <w:shd w:val="clear" w:color="auto" w:fill="FFFFFF" w:themeFill="background1"/>
                </w:tcPr>
                <w:p w14:paraId="205CDB01"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992" w:type="dxa"/>
                  <w:shd w:val="clear" w:color="auto" w:fill="FFFFFF" w:themeFill="background1"/>
                </w:tcPr>
                <w:p w14:paraId="254A70E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276" w:type="dxa"/>
                  <w:shd w:val="clear" w:color="auto" w:fill="FFFFFF" w:themeFill="background1"/>
                </w:tcPr>
                <w:p w14:paraId="33DB43D0"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7DC544DF"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4" w:type="dxa"/>
                  <w:shd w:val="clear" w:color="auto" w:fill="FFFFFF" w:themeFill="background1"/>
                </w:tcPr>
                <w:p w14:paraId="13F015B3"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26" w:type="dxa"/>
                  <w:shd w:val="clear" w:color="auto" w:fill="F2F2F2" w:themeFill="background1" w:themeFillShade="F2"/>
                </w:tcPr>
                <w:p w14:paraId="7C7D4313"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1138" w:type="dxa"/>
                  <w:shd w:val="clear" w:color="auto" w:fill="F2F2F2" w:themeFill="background1" w:themeFillShade="F2"/>
                </w:tcPr>
                <w:p w14:paraId="6C8321F1"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p>
              </w:tc>
              <w:tc>
                <w:tcPr>
                  <w:tcW w:w="567" w:type="dxa"/>
                  <w:shd w:val="clear" w:color="auto" w:fill="F2F2F2" w:themeFill="background1" w:themeFillShade="F2"/>
                </w:tcPr>
                <w:p w14:paraId="7DBA0612"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olor w:val="000000"/>
                      <w:sz w:val="24"/>
                      <w:rtl/>
                      <w:lang w:val="he-IL" w:eastAsia="he-IL"/>
                    </w:rPr>
                  </w:pPr>
                  <w:r w:rsidRPr="00C53564">
                    <w:rPr>
                      <w:rFonts w:ascii="David" w:eastAsia="Times New Roman" w:hAnsi="David"/>
                      <w:color w:val="000000"/>
                      <w:sz w:val="24"/>
                      <w:rtl/>
                      <w:lang w:val="he-IL" w:eastAsia="he-IL"/>
                    </w:rPr>
                    <w:t xml:space="preserve">₪ </w:t>
                  </w:r>
                </w:p>
              </w:tc>
              <w:tc>
                <w:tcPr>
                  <w:tcW w:w="1839" w:type="dxa"/>
                  <w:shd w:val="clear" w:color="auto" w:fill="FFFFFF" w:themeFill="background1"/>
                </w:tcPr>
                <w:p w14:paraId="6487D38D"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328</w:t>
                  </w:r>
                </w:p>
                <w:p w14:paraId="49CBC188"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321</w:t>
                  </w:r>
                </w:p>
                <w:p w14:paraId="28CC5B2B"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312</w:t>
                  </w:r>
                </w:p>
                <w:p w14:paraId="42D2558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r w:rsidRPr="00C53564">
                    <w:rPr>
                      <w:rFonts w:asciiTheme="minorBidi" w:eastAsia="Times New Roman" w:hAnsiTheme="minorBidi"/>
                      <w:b/>
                      <w:color w:val="000000"/>
                      <w:sz w:val="16"/>
                      <w:szCs w:val="16"/>
                      <w:rtl/>
                      <w:lang w:val="he-IL" w:eastAsia="he-IL"/>
                    </w:rPr>
                    <w:t>307</w:t>
                  </w:r>
                </w:p>
                <w:p w14:paraId="1A277B14"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16"/>
                      <w:szCs w:val="16"/>
                      <w:rtl/>
                      <w:lang w:val="he-IL" w:eastAsia="he-IL"/>
                    </w:rPr>
                  </w:pPr>
                </w:p>
              </w:tc>
            </w:tr>
          </w:tbl>
          <w:p w14:paraId="388A8286" w14:textId="77777777" w:rsidR="00C53564" w:rsidRPr="00C53564" w:rsidRDefault="00C53564" w:rsidP="00C53564">
            <w:pPr>
              <w:widowControl w:val="0"/>
              <w:bidi w:val="0"/>
              <w:spacing w:before="0" w:beforeAutospacing="0" w:after="0" w:afterAutospacing="0" w:line="240" w:lineRule="auto"/>
              <w:ind w:left="84" w:hanging="41"/>
              <w:jc w:val="right"/>
              <w:rPr>
                <w:rFonts w:ascii="David" w:hAnsi="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C53564" w:rsidRPr="00C53564" w14:paraId="7C64DC29" w14:textId="77777777" w:rsidTr="000F19EA">
              <w:trPr>
                <w:trHeight w:val="57"/>
                <w:tblHeader/>
              </w:trPr>
              <w:tc>
                <w:tcPr>
                  <w:tcW w:w="11530" w:type="dxa"/>
                  <w:shd w:val="clear" w:color="auto" w:fill="F2F2F2" w:themeFill="background1" w:themeFillShade="F2"/>
                </w:tcPr>
                <w:p w14:paraId="34BE1CD5"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C53564">
                    <w:rPr>
                      <w:rFonts w:asciiTheme="minorBidi" w:eastAsia="Times New Roman" w:hAnsiTheme="minorBidi"/>
                      <w:b/>
                      <w:color w:val="000000"/>
                      <w:sz w:val="24"/>
                      <w:rtl/>
                      <w:lang w:val="he-IL" w:eastAsia="he-IL"/>
                    </w:rPr>
                    <w:t xml:space="preserve">פירוט השירותים </w:t>
                  </w:r>
                  <w:r w:rsidRPr="00C53564">
                    <w:rPr>
                      <w:rFonts w:asciiTheme="minorBidi" w:eastAsia="Times New Roman"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C53564">
                    <w:rPr>
                      <w:rFonts w:asciiTheme="minorBidi" w:eastAsia="Times New Roman" w:hAnsiTheme="minorBidi"/>
                      <w:bCs/>
                      <w:color w:val="000000"/>
                      <w:sz w:val="16"/>
                      <w:szCs w:val="16"/>
                      <w:rtl/>
                      <w:lang w:val="he-IL" w:eastAsia="he-IL"/>
                    </w:rPr>
                    <w:t>ג'</w:t>
                  </w:r>
                  <w:r w:rsidRPr="00C53564">
                    <w:rPr>
                      <w:rFonts w:ascii="David" w:eastAsia="Times New Roman" w:hAnsi="David"/>
                      <w:color w:val="000000"/>
                      <w:sz w:val="16"/>
                      <w:szCs w:val="16"/>
                      <w:rtl/>
                      <w:lang w:val="he-IL" w:eastAsia="he-IL"/>
                    </w:rPr>
                    <w:t xml:space="preserve"> כפי שמפורסם על ידי רשות שוק ההון, ביטוח וחסכון</w:t>
                  </w:r>
                  <w:r w:rsidRPr="00C53564">
                    <w:rPr>
                      <w:rFonts w:asciiTheme="minorBidi" w:eastAsia="Times New Roman" w:hAnsiTheme="minorBidi"/>
                      <w:b/>
                      <w:color w:val="000000"/>
                      <w:sz w:val="16"/>
                      <w:szCs w:val="16"/>
                      <w:rtl/>
                      <w:lang w:val="he-IL" w:eastAsia="he-IL"/>
                    </w:rPr>
                    <w:t xml:space="preserve">. </w:t>
                  </w:r>
                  <w:r w:rsidRPr="00C53564">
                    <w:rPr>
                      <w:rFonts w:ascii="David" w:eastAsia="Times New Roman" w:hAnsi="David"/>
                      <w:color w:val="000000"/>
                      <w:sz w:val="16"/>
                      <w:szCs w:val="16"/>
                      <w:rtl/>
                      <w:lang w:val="he-IL" w:eastAsia="he-IL"/>
                    </w:rPr>
                    <w:t>ניתן להציג בנוסף גם המלל המוצג לצד הקוד ברשימה הסגורה</w:t>
                  </w:r>
                  <w:r w:rsidRPr="00C53564">
                    <w:rPr>
                      <w:rFonts w:asciiTheme="minorBidi" w:eastAsia="Times New Roman" w:hAnsiTheme="minorBidi"/>
                      <w:b/>
                      <w:color w:val="FF0000"/>
                      <w:sz w:val="16"/>
                      <w:szCs w:val="16"/>
                      <w:rtl/>
                      <w:lang w:val="he-IL" w:eastAsia="he-IL"/>
                    </w:rPr>
                    <w:t>)*:</w:t>
                  </w:r>
                </w:p>
              </w:tc>
            </w:tr>
            <w:tr w:rsidR="00C53564" w:rsidRPr="00C53564" w14:paraId="0CAA0EA5" w14:textId="77777777" w:rsidTr="000F19EA">
              <w:trPr>
                <w:trHeight w:val="798"/>
              </w:trPr>
              <w:tc>
                <w:tcPr>
                  <w:tcW w:w="11530" w:type="dxa"/>
                </w:tcPr>
                <w:p w14:paraId="445F075B"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b/>
                      <w:color w:val="000000"/>
                      <w:sz w:val="24"/>
                      <w:rtl/>
                      <w:lang w:val="he-IL" w:eastAsia="he-IL"/>
                    </w:rPr>
                  </w:pPr>
                  <w:r w:rsidRPr="00C53564">
                    <w:rPr>
                      <w:rFonts w:asciiTheme="minorBidi" w:eastAsia="Times New Roman" w:hAnsiTheme="minorBidi"/>
                      <w:b/>
                      <w:color w:val="000000"/>
                      <w:sz w:val="24"/>
                      <w:rtl/>
                      <w:lang w:val="he-IL" w:eastAsia="he-IL"/>
                    </w:rPr>
                    <w:t>009</w:t>
                  </w:r>
                </w:p>
              </w:tc>
            </w:tr>
          </w:tbl>
          <w:p w14:paraId="73008896" w14:textId="77777777" w:rsidR="00C53564" w:rsidRPr="00C53564" w:rsidRDefault="00C53564" w:rsidP="00C53564">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C53564" w:rsidRPr="00C53564" w14:paraId="5F11456A" w14:textId="77777777" w:rsidTr="000F19EA">
              <w:trPr>
                <w:trHeight w:val="227"/>
                <w:tblHeader/>
              </w:trPr>
              <w:tc>
                <w:tcPr>
                  <w:tcW w:w="11530" w:type="dxa"/>
                  <w:shd w:val="clear" w:color="auto" w:fill="F2F2F2" w:themeFill="background1" w:themeFillShade="F2"/>
                </w:tcPr>
                <w:p w14:paraId="7684C89E"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C53564">
                    <w:rPr>
                      <w:rFonts w:asciiTheme="minorBidi" w:eastAsia="Times New Roman" w:hAnsiTheme="minorBidi"/>
                      <w:b/>
                      <w:color w:val="000000"/>
                      <w:sz w:val="24"/>
                      <w:rtl/>
                      <w:lang w:val="he-IL" w:eastAsia="he-IL"/>
                    </w:rPr>
                    <w:t>ביטול/שינוי הפוליסה *</w:t>
                  </w:r>
                </w:p>
              </w:tc>
            </w:tr>
            <w:tr w:rsidR="00C53564" w:rsidRPr="00C53564" w14:paraId="1B22FC47" w14:textId="77777777" w:rsidTr="000F19EA">
              <w:trPr>
                <w:trHeight w:val="334"/>
              </w:trPr>
              <w:tc>
                <w:tcPr>
                  <w:tcW w:w="11530" w:type="dxa"/>
                  <w:vAlign w:val="center"/>
                </w:tcPr>
                <w:p w14:paraId="34A0E2A1"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bCs/>
                      <w:color w:val="000000"/>
                      <w:sz w:val="20"/>
                      <w:rtl/>
                      <w:lang w:val="he-IL" w:eastAsia="he-IL"/>
                    </w:rPr>
                  </w:pPr>
                  <w:r w:rsidRPr="00C53564">
                    <w:rPr>
                      <w:rFonts w:asciiTheme="minorBidi" w:eastAsia="Times New Roman" w:hAnsiTheme="minorBidi"/>
                      <w:b/>
                      <w:color w:val="000000"/>
                      <w:sz w:val="20"/>
                      <w:rtl/>
                      <w:lang w:val="he-IL" w:eastAsia="he-IL"/>
                    </w:rPr>
                    <w:t xml:space="preserve">שינוי לרעת מבקש האישור או ביטול של פוליסת ביטוח,  לא ייכנס לתוקף אלא </w:t>
                  </w:r>
                  <w:r w:rsidRPr="00C53564">
                    <w:rPr>
                      <w:rFonts w:asciiTheme="minorBidi" w:eastAsia="Times New Roman" w:hAnsiTheme="minorBidi"/>
                      <w:bCs/>
                      <w:color w:val="000000"/>
                      <w:sz w:val="20"/>
                      <w:rtl/>
                      <w:lang w:val="he-IL" w:eastAsia="he-IL"/>
                    </w:rPr>
                    <w:t>30 יום</w:t>
                  </w:r>
                  <w:r w:rsidRPr="00C53564">
                    <w:rPr>
                      <w:rFonts w:asciiTheme="minorBidi" w:eastAsia="Times New Roman" w:hAnsiTheme="minorBidi"/>
                      <w:b/>
                      <w:color w:val="000000"/>
                      <w:sz w:val="20"/>
                      <w:rtl/>
                      <w:lang w:val="he-IL" w:eastAsia="he-IL"/>
                    </w:rPr>
                    <w:t xml:space="preserve"> לאחר משלוח הודעה למבקש האישור בדבר השינוי או הביטול.</w:t>
                  </w:r>
                </w:p>
              </w:tc>
            </w:tr>
          </w:tbl>
          <w:p w14:paraId="2834F5B4" w14:textId="77777777" w:rsidR="00C53564" w:rsidRPr="00C53564" w:rsidRDefault="00C53564" w:rsidP="00C53564">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12C2BFED" w14:textId="77777777" w:rsidR="00C53564" w:rsidRPr="00C53564" w:rsidRDefault="00C53564" w:rsidP="00C53564">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C53564" w:rsidRPr="00C53564" w14:paraId="29F7A5D4" w14:textId="77777777" w:rsidTr="000F19EA">
              <w:trPr>
                <w:trHeight w:val="227"/>
                <w:tblHeader/>
              </w:trPr>
              <w:tc>
                <w:tcPr>
                  <w:tcW w:w="11530" w:type="dxa"/>
                  <w:shd w:val="clear" w:color="auto" w:fill="F2F2F2" w:themeFill="background1" w:themeFillShade="F2"/>
                </w:tcPr>
                <w:p w14:paraId="5449B027"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C53564">
                    <w:rPr>
                      <w:rFonts w:asciiTheme="minorBidi" w:eastAsia="Times New Roman" w:hAnsiTheme="minorBidi"/>
                      <w:b/>
                      <w:color w:val="000000"/>
                      <w:sz w:val="24"/>
                      <w:rtl/>
                      <w:lang w:val="he-IL" w:eastAsia="he-IL"/>
                    </w:rPr>
                    <w:t>חתימת האישור</w:t>
                  </w:r>
                </w:p>
              </w:tc>
            </w:tr>
            <w:tr w:rsidR="00C53564" w:rsidRPr="00C53564" w14:paraId="7D6352DD" w14:textId="77777777" w:rsidTr="000F19EA">
              <w:trPr>
                <w:trHeight w:val="598"/>
              </w:trPr>
              <w:tc>
                <w:tcPr>
                  <w:tcW w:w="11530" w:type="dxa"/>
                </w:tcPr>
                <w:p w14:paraId="1CA191CE" w14:textId="77777777" w:rsidR="00C53564" w:rsidRPr="00C53564" w:rsidRDefault="00C53564" w:rsidP="00E14542">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b/>
                      <w:color w:val="000000"/>
                      <w:sz w:val="24"/>
                      <w:rtl/>
                      <w:lang w:val="he-IL" w:eastAsia="he-IL"/>
                    </w:rPr>
                  </w:pPr>
                  <w:r w:rsidRPr="00C53564">
                    <w:rPr>
                      <w:rFonts w:asciiTheme="minorBidi" w:eastAsia="Times New Roman" w:hAnsiTheme="minorBidi"/>
                      <w:b/>
                      <w:color w:val="000000"/>
                      <w:sz w:val="24"/>
                      <w:rtl/>
                      <w:lang w:val="he-IL" w:eastAsia="he-IL"/>
                    </w:rPr>
                    <w:t>המבטח:</w:t>
                  </w:r>
                </w:p>
              </w:tc>
            </w:tr>
          </w:tbl>
          <w:p w14:paraId="666EEFFA" w14:textId="77777777" w:rsidR="00C53564" w:rsidRPr="00C53564" w:rsidRDefault="00C53564" w:rsidP="00C53564">
            <w:pPr>
              <w:widowControl w:val="0"/>
              <w:bidi w:val="0"/>
              <w:spacing w:before="0" w:beforeAutospacing="0" w:after="0" w:afterAutospacing="0" w:line="240" w:lineRule="auto"/>
              <w:contextualSpacing/>
              <w:jc w:val="right"/>
              <w:rPr>
                <w:rFonts w:ascii="David" w:hAnsi="David"/>
                <w:color w:val="000000"/>
                <w:sz w:val="24"/>
                <w:rtl/>
                <w:lang w:val="he-IL" w:eastAsia="he-IL"/>
              </w:rPr>
            </w:pPr>
            <w:r w:rsidRPr="00C53564">
              <w:rPr>
                <w:rFonts w:ascii="David" w:hAnsi="David"/>
                <w:b/>
                <w:bCs/>
                <w:color w:val="000000"/>
                <w:sz w:val="24"/>
                <w:rtl/>
                <w:lang w:val="he-IL" w:eastAsia="he-IL"/>
              </w:rPr>
              <w:t xml:space="preserve">* באישור ביטוח כללי ואישור על הסכמה לעריכת ביטוח </w:t>
            </w:r>
            <w:r w:rsidRPr="00C53564">
              <w:rPr>
                <w:rFonts w:ascii="David" w:hAnsi="David"/>
                <w:color w:val="000000"/>
                <w:sz w:val="24"/>
                <w:rtl/>
                <w:lang w:val="he-IL" w:eastAsia="he-IL"/>
              </w:rPr>
              <w:t>ניתן לסמן שדות אלה כשדות שאינם בתוקף.</w:t>
            </w:r>
          </w:p>
          <w:p w14:paraId="48F94839" w14:textId="77777777" w:rsidR="00C53564" w:rsidRPr="00C53564" w:rsidRDefault="00C53564" w:rsidP="00C53564">
            <w:pPr>
              <w:widowControl w:val="0"/>
              <w:bidi w:val="0"/>
              <w:spacing w:before="0" w:beforeAutospacing="0" w:after="0" w:afterAutospacing="0" w:line="240" w:lineRule="auto"/>
              <w:contextualSpacing/>
              <w:jc w:val="right"/>
              <w:rPr>
                <w:rFonts w:ascii="David" w:hAnsi="David"/>
                <w:b/>
                <w:bCs/>
                <w:color w:val="000000"/>
                <w:sz w:val="24"/>
                <w:rtl/>
                <w:lang w:val="he-IL" w:eastAsia="he-IL"/>
              </w:rPr>
            </w:pPr>
            <w:r w:rsidRPr="00C53564">
              <w:rPr>
                <w:rFonts w:ascii="David" w:hAnsi="David"/>
                <w:b/>
                <w:bCs/>
                <w:color w:val="000000"/>
                <w:sz w:val="24"/>
                <w:rtl/>
                <w:lang w:val="he-IL" w:eastAsia="he-IL"/>
              </w:rPr>
              <w:t>** שדות אלה יופיעו באישור על הסכמה לעריכת ביטוח בלבד.</w:t>
            </w:r>
          </w:p>
          <w:p w14:paraId="1E549CF5" w14:textId="77777777" w:rsidR="00C53564" w:rsidRPr="00C53564" w:rsidRDefault="00C53564" w:rsidP="00C53564">
            <w:pPr>
              <w:widowControl w:val="0"/>
              <w:bidi w:val="0"/>
              <w:spacing w:before="0" w:beforeAutospacing="0" w:after="0" w:afterAutospacing="0" w:line="240" w:lineRule="auto"/>
              <w:contextualSpacing/>
              <w:jc w:val="right"/>
              <w:rPr>
                <w:rFonts w:ascii="David" w:hAnsi="David"/>
                <w:color w:val="000000"/>
                <w:sz w:val="24"/>
                <w:rtl/>
                <w:lang w:val="he-IL" w:eastAsia="he-IL"/>
              </w:rPr>
            </w:pPr>
            <w:r w:rsidRPr="00C53564">
              <w:rPr>
                <w:rFonts w:ascii="David" w:hAnsi="David"/>
                <w:b/>
                <w:bCs/>
                <w:color w:val="000000"/>
                <w:sz w:val="24"/>
                <w:rtl/>
                <w:lang w:val="he-IL" w:eastAsia="he-IL"/>
              </w:rPr>
              <w:t>*** שדות אלה לא יופיעו באישור על הסכמה לעריכת ביטוח</w:t>
            </w:r>
            <w:r w:rsidRPr="00C53564">
              <w:rPr>
                <w:rFonts w:ascii="David" w:hAnsi="David"/>
                <w:color w:val="000000"/>
                <w:sz w:val="24"/>
                <w:rtl/>
                <w:lang w:val="he-IL" w:eastAsia="he-IL"/>
              </w:rPr>
              <w:t>.</w:t>
            </w:r>
          </w:p>
          <w:p w14:paraId="2F162C36" w14:textId="77777777" w:rsidR="00C53564" w:rsidRPr="00C53564" w:rsidRDefault="00C53564" w:rsidP="00C53564">
            <w:pPr>
              <w:widowControl w:val="0"/>
              <w:bidi w:val="0"/>
              <w:spacing w:before="0" w:beforeAutospacing="0" w:after="0" w:afterAutospacing="0" w:line="240" w:lineRule="auto"/>
              <w:contextualSpacing/>
              <w:jc w:val="right"/>
              <w:rPr>
                <w:rFonts w:ascii="David" w:hAnsi="David"/>
                <w:b/>
                <w:bCs/>
                <w:color w:val="000000"/>
                <w:sz w:val="24"/>
                <w:rtl/>
                <w:lang w:val="he-IL" w:eastAsia="he-IL"/>
              </w:rPr>
            </w:pPr>
            <w:r w:rsidRPr="00C53564">
              <w:rPr>
                <w:rFonts w:ascii="David" w:hAnsi="David"/>
                <w:b/>
                <w:bCs/>
                <w:color w:val="000000"/>
                <w:sz w:val="24"/>
                <w:rtl/>
                <w:lang w:val="he-IL" w:eastAsia="he-IL"/>
              </w:rPr>
              <w:t>****</w:t>
            </w:r>
            <w:r w:rsidRPr="00C53564">
              <w:rPr>
                <w:rFonts w:ascii="David" w:hAnsi="David"/>
                <w:color w:val="000000"/>
                <w:sz w:val="24"/>
                <w:rtl/>
                <w:lang w:val="he-IL" w:eastAsia="he-IL"/>
              </w:rPr>
              <w:t xml:space="preserve"> </w:t>
            </w:r>
            <w:r w:rsidRPr="00C53564">
              <w:rPr>
                <w:rFonts w:ascii="David" w:hAnsi="David"/>
                <w:b/>
                <w:bCs/>
                <w:color w:val="000000"/>
                <w:sz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0AAD8DB" w14:textId="77777777" w:rsidR="00C53564" w:rsidRPr="00C53564" w:rsidRDefault="00C53564" w:rsidP="00C53564">
            <w:pPr>
              <w:spacing w:before="0" w:beforeAutospacing="0" w:after="200" w:afterAutospacing="0" w:line="276" w:lineRule="auto"/>
              <w:ind w:left="84" w:hanging="41"/>
              <w:jc w:val="center"/>
              <w:outlineLvl w:val="0"/>
              <w:rPr>
                <w:rFonts w:ascii="Courier New" w:hAnsi="Courier New"/>
                <w:b/>
                <w:bCs/>
                <w:sz w:val="24"/>
                <w:u w:val="single"/>
                <w:rtl/>
              </w:rPr>
            </w:pPr>
            <w:r w:rsidRPr="00C53564">
              <w:rPr>
                <w:rFonts w:ascii="David" w:hAnsi="David"/>
                <w:b/>
                <w:bCs/>
                <w:color w:val="000000"/>
                <w:sz w:val="24"/>
                <w:rtl/>
                <w:lang w:val="he-IL" w:eastAsia="he-IL"/>
              </w:rPr>
              <w:br w:type="page"/>
            </w:r>
          </w:p>
          <w:p w14:paraId="354DF6BE" w14:textId="77777777" w:rsidR="00C53564" w:rsidRPr="005E7F8B" w:rsidRDefault="00C53564" w:rsidP="005E7F8B">
            <w:pPr>
              <w:spacing w:before="0" w:beforeAutospacing="0" w:after="0" w:afterAutospacing="0" w:line="360" w:lineRule="auto"/>
              <w:jc w:val="both"/>
              <w:rPr>
                <w:rFonts w:ascii="David" w:hAnsi="David"/>
                <w:sz w:val="25"/>
                <w:szCs w:val="25"/>
                <w:rtl/>
              </w:rPr>
            </w:pPr>
          </w:p>
        </w:tc>
      </w:tr>
    </w:tbl>
    <w:p w14:paraId="0B7C2AA1" w14:textId="77777777" w:rsidR="009E2846" w:rsidRPr="005E7F8B"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57C1FE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5E05543"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A33F55C"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6589460" w14:textId="77777777" w:rsidR="00740118" w:rsidRDefault="00740118" w:rsidP="005E7F8B">
      <w:pPr>
        <w:widowControl w:val="0"/>
        <w:spacing w:before="0" w:beforeAutospacing="0" w:after="0" w:afterAutospacing="0" w:line="240" w:lineRule="auto"/>
        <w:rPr>
          <w:rFonts w:ascii="Times New Roman" w:eastAsia="Times New Roman" w:hAnsi="Times New Roman"/>
          <w:b/>
          <w:bCs/>
          <w:sz w:val="20"/>
          <w:u w:val="single"/>
          <w:rtl/>
          <w:lang w:eastAsia="he-IL"/>
        </w:rPr>
      </w:pPr>
    </w:p>
    <w:p w14:paraId="3F410B6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3D604BCF"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32491DAA"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3A03D7F4"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40807346"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1AD310C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2E37A605"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27E8CDB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2929567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1E6599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6D089BB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E4AF12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1C135DF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E09522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36A1988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066591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2175FCC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66F950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41B5A1A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007A1F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6FDE5FB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10A020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37FBF88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87AC2F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789648B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871275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67FE322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DD6F94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5B26F7D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0FE7FB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3E7596E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02BAB9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666356B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C036D0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7A7B3DC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4FDBBA8" w14:textId="20A8EE14" w:rsidR="001835AB" w:rsidRPr="001835AB" w:rsidRDefault="001835AB" w:rsidP="00DE3CFE">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w:t>
      </w:r>
      <w:del w:id="119" w:author="Meryl Etman" w:date="2024-02-11T17:06:00Z">
        <w:r w:rsidRPr="001835AB" w:rsidDel="00CF2F23">
          <w:rPr>
            <w:rFonts w:ascii="Times New Roman" w:eastAsia="Times New Roman" w:hAnsi="Times New Roman"/>
            <w:sz w:val="20"/>
            <w:rtl/>
            <w:lang w:eastAsia="he-IL"/>
          </w:rPr>
          <w:delText xml:space="preserve">מושלם </w:delText>
        </w:r>
      </w:del>
      <w:r w:rsidRPr="001835AB">
        <w:rPr>
          <w:rFonts w:ascii="Times New Roman" w:eastAsia="Times New Roman" w:hAnsi="Times New Roman"/>
          <w:sz w:val="20"/>
          <w:rtl/>
          <w:lang w:eastAsia="he-IL"/>
        </w:rPr>
        <w:br/>
        <w:t xml:space="preserve">     </w:t>
      </w:r>
      <w:ins w:id="120" w:author="Meryl Etman" w:date="2024-02-11T17:06:00Z">
        <w:r w:rsidR="00CF2F23">
          <w:rPr>
            <w:rFonts w:ascii="Times New Roman" w:eastAsia="Times New Roman" w:hAnsi="Times New Roman" w:hint="cs"/>
            <w:sz w:val="20"/>
            <w:rtl/>
            <w:lang w:eastAsia="he-IL"/>
          </w:rPr>
          <w:t xml:space="preserve">מושלם </w:t>
        </w:r>
      </w:ins>
      <w:r w:rsidRPr="001835AB">
        <w:rPr>
          <w:rFonts w:ascii="Times New Roman" w:eastAsia="Times New Roman" w:hAnsi="Times New Roman"/>
          <w:sz w:val="20"/>
          <w:rtl/>
          <w:lang w:eastAsia="he-IL"/>
        </w:rPr>
        <w:t>בהתאם לשיקול דעת המנהל וקביעתו הבלעדית.</w:t>
      </w:r>
    </w:p>
    <w:p w14:paraId="7514F711"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40573B9D"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6D96DA5D"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4F4403F1" w14:textId="77777777" w:rsidR="001835AB" w:rsidRPr="001835AB" w:rsidRDefault="001835AB">
      <w:pPr>
        <w:widowControl w:val="0"/>
        <w:spacing w:before="0" w:beforeAutospacing="0" w:after="0" w:afterAutospacing="0" w:line="240" w:lineRule="auto"/>
        <w:ind w:left="720" w:hanging="405"/>
        <w:jc w:val="both"/>
        <w:rPr>
          <w:rFonts w:ascii="Times New Roman" w:eastAsia="Times New Roman" w:hAnsi="Times New Roman"/>
          <w:sz w:val="20"/>
          <w:lang w:eastAsia="he-IL"/>
        </w:rPr>
        <w:pPrChange w:id="121" w:author="Meryl Etman" w:date="2024-02-11T17:06:00Z">
          <w:pPr>
            <w:widowControl w:val="0"/>
            <w:spacing w:before="0" w:beforeAutospacing="0" w:after="0" w:afterAutospacing="0" w:line="240" w:lineRule="auto"/>
            <w:ind w:left="-360" w:firstLine="675"/>
            <w:jc w:val="both"/>
          </w:pPr>
        </w:pPrChange>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7F580C97"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6FE7E71A"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2E99C02A"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5B6DDE8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0FDCD23"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43B37C2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7ADAB3E"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3C8F5EA3"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632E6961"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068DAA19"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3C05D496" w14:textId="77777777" w:rsidR="00CF2F23" w:rsidRDefault="00CF2F23">
      <w:pPr>
        <w:bidi w:val="0"/>
        <w:spacing w:before="0" w:beforeAutospacing="0" w:after="160" w:afterAutospacing="0" w:line="259" w:lineRule="auto"/>
        <w:rPr>
          <w:ins w:id="122" w:author="Meryl Etman" w:date="2024-02-11T17:06:00Z"/>
          <w:rFonts w:ascii="Times New Roman" w:eastAsia="Times New Roman" w:hAnsi="Times New Roman"/>
          <w:b/>
          <w:bCs/>
          <w:sz w:val="20"/>
          <w:u w:val="single"/>
          <w:rtl/>
          <w:lang w:eastAsia="he-IL"/>
        </w:rPr>
      </w:pPr>
      <w:ins w:id="123" w:author="Meryl Etman" w:date="2024-02-11T17:06:00Z">
        <w:r>
          <w:rPr>
            <w:rFonts w:ascii="Times New Roman" w:eastAsia="Times New Roman" w:hAnsi="Times New Roman"/>
            <w:b/>
            <w:bCs/>
            <w:sz w:val="20"/>
            <w:u w:val="single"/>
            <w:rtl/>
            <w:lang w:eastAsia="he-IL"/>
          </w:rPr>
          <w:br w:type="page"/>
        </w:r>
      </w:ins>
    </w:p>
    <w:p w14:paraId="03C33E3A" w14:textId="13C30790"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7436F2EF"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7B12C00B"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195E64B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54A06DC"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3F60BF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136386E"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781FC027" w14:textId="463BA947" w:rsidR="009E2846" w:rsidRPr="009E2846" w:rsidRDefault="00E14542"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4" w:author="Meryl Etman" w:date="2024-02-11T16:56:00Z">
            <w:r w:rsidR="000F19EA">
              <w:rPr>
                <w:rFonts w:ascii="Times New Roman" w:eastAsia="Times New Roman" w:hAnsi="Times New Roman" w:hint="cs"/>
                <w:color w:val="008000"/>
                <w:sz w:val="24"/>
                <w:rtl/>
                <w:lang w:eastAsia="he-IL"/>
              </w:rPr>
              <w:br/>
              <w:t>אפריקה התחדשות עירונית בע"מ</w:t>
            </w:r>
            <w:r w:rsidR="000F19EA">
              <w:rPr>
                <w:rFonts w:ascii="Times New Roman" w:eastAsia="Times New Roman" w:hAnsi="Times New Roman" w:hint="cs"/>
                <w:color w:val="008000"/>
                <w:sz w:val="24"/>
                <w:rtl/>
                <w:lang w:eastAsia="he-IL"/>
              </w:rPr>
              <w:br/>
              <w:t>רח' יהונתן נתניהו 1, אור יהודה</w:t>
            </w:r>
            <w:r w:rsidR="000F19EA">
              <w:rPr>
                <w:rFonts w:ascii="Times New Roman" w:eastAsia="Times New Roman" w:hAnsi="Times New Roman" w:hint="cs"/>
                <w:color w:val="008000"/>
                <w:sz w:val="24"/>
                <w:rtl/>
                <w:lang w:eastAsia="he-IL"/>
              </w:rPr>
              <w:br/>
              <w:t>514639525</w:t>
            </w:r>
            <w:r w:rsidR="000F19EA">
              <w:rPr>
                <w:rFonts w:ascii="Times New Roman" w:eastAsia="Times New Roman" w:hAnsi="Times New Roman" w:hint="cs"/>
                <w:color w:val="008000"/>
                <w:sz w:val="24"/>
                <w:rtl/>
                <w:lang w:eastAsia="he-IL"/>
              </w:rPr>
              <w:br/>
            </w:r>
            <w:r w:rsidR="000F19EA">
              <w:rPr>
                <w:rFonts w:ascii="Times New Roman" w:eastAsia="Times New Roman" w:hAnsi="Times New Roman" w:hint="cs"/>
                <w:color w:val="008000"/>
                <w:sz w:val="24"/>
                <w:rtl/>
                <w:lang w:eastAsia="he-IL"/>
              </w:rPr>
              <w:br/>
              <w:t>מצלאוי חברה לבנין בע"מ</w:t>
            </w:r>
            <w:r w:rsidR="000F19EA">
              <w:rPr>
                <w:rFonts w:ascii="Times New Roman" w:eastAsia="Times New Roman" w:hAnsi="Times New Roman" w:hint="cs"/>
                <w:color w:val="008000"/>
                <w:sz w:val="24"/>
                <w:rtl/>
                <w:lang w:eastAsia="he-IL"/>
              </w:rPr>
              <w:br/>
              <w:t>דרך רפאל איתן 1, קרית אונו</w:t>
            </w:r>
            <w:r w:rsidR="000F19EA">
              <w:rPr>
                <w:rFonts w:ascii="Times New Roman" w:eastAsia="Times New Roman" w:hAnsi="Times New Roman" w:hint="cs"/>
                <w:color w:val="008000"/>
                <w:sz w:val="24"/>
                <w:rtl/>
                <w:lang w:eastAsia="he-IL"/>
              </w:rPr>
              <w:br/>
              <w:t>512726712</w:t>
            </w:r>
            <w:r w:rsidR="000F19EA">
              <w:rPr>
                <w:rFonts w:ascii="Times New Roman" w:eastAsia="Times New Roman" w:hAnsi="Times New Roman" w:hint="cs"/>
                <w:color w:val="008000"/>
                <w:sz w:val="24"/>
                <w:rtl/>
                <w:lang w:eastAsia="he-IL"/>
              </w:rPr>
              <w:br/>
            </w:r>
          </w:ins>
        </w:sdtContent>
      </w:sdt>
      <w:r w:rsidR="009E2846" w:rsidRPr="009E2846">
        <w:rPr>
          <w:rFonts w:ascii="Times New Roman" w:eastAsia="Times New Roman" w:hAnsi="Times New Roman" w:hint="cs"/>
          <w:color w:val="008000"/>
          <w:sz w:val="24"/>
          <w:rtl/>
          <w:lang w:eastAsia="he-IL"/>
        </w:rPr>
        <w:br/>
      </w:r>
    </w:p>
    <w:p w14:paraId="751BA375"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405AB31E"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2966A3A"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F76153B"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0192A1D"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0715E6C" w14:textId="78A405F2"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5" w:author="Meryl Etman" w:date="2024-02-11T16:52:00Z">
            <w:r w:rsidR="00D41BB6">
              <w:rPr>
                <w:rFonts w:ascii="Times New Roman" w:eastAsia="Times New Roman" w:hAnsi="Times New Roman"/>
                <w:color w:val="008000"/>
                <w:sz w:val="24"/>
                <w:rtl/>
                <w:lang w:eastAsia="he-IL"/>
              </w:rPr>
              <w:t>אפיק אוברמן ניב</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26" w:author="Meryl Etman" w:date="2024-02-11T16:49:00Z">
            <w:r w:rsidR="00D41BB6">
              <w:rPr>
                <w:rFonts w:ascii="Times New Roman" w:eastAsia="Times New Roman" w:hAnsi="Times New Roman"/>
                <w:color w:val="008000"/>
                <w:sz w:val="24"/>
                <w:rtl/>
                <w:lang w:eastAsia="he-IL"/>
              </w:rPr>
              <w:t>הכוזרי הרצליה</w:t>
            </w:r>
          </w:ins>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27" w:author="Meryl Etman" w:date="2024-02-11T16:49:00Z">
            <w:r w:rsidR="00D41BB6">
              <w:rPr>
                <w:rFonts w:ascii="Times New Roman" w:eastAsia="Times New Roman" w:hAnsi="Times New Roman" w:hint="cs"/>
                <w:color w:val="008000"/>
                <w:sz w:val="24"/>
                <w:rtl/>
              </w:rPr>
              <w:t>תכנון מעליות</w:t>
            </w:r>
          </w:ins>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38401E71"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EDC9A4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017B61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8B071F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4109E4B"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C95785E"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2D376ED0"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2A2F209"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02C2042"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37DE476A" w14:textId="470ED2EE" w:rsidR="009E2846" w:rsidRPr="009E2846" w:rsidRDefault="00E14542"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8" w:author="Meryl Etman" w:date="2024-02-11T16:52:00Z">
            <w:r w:rsidR="00D41BB6">
              <w:rPr>
                <w:rFonts w:ascii="Times New Roman" w:eastAsia="Times New Roman" w:hAnsi="Times New Roman"/>
                <w:color w:val="00B0F0"/>
                <w:sz w:val="20"/>
                <w:u w:val="single"/>
                <w:rtl/>
                <w:lang w:eastAsia="he-IL"/>
              </w:rPr>
              <w:t>אפיק אוברמן ניב</w:t>
            </w:r>
          </w:ins>
        </w:sdtContent>
      </w:sdt>
    </w:p>
    <w:p w14:paraId="6566734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2660E40D"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6E199339"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t xml:space="preserve">נספח "י" </w:t>
      </w:r>
    </w:p>
    <w:p w14:paraId="6631DD01"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21F84D67"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4DBE1A52"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11049495" w14:textId="505AC7CA"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9" w:author="Meryl Etman" w:date="2024-02-11T16:56:00Z">
            <w:r w:rsidR="000F19EA">
              <w:rPr>
                <w:rFonts w:ascii="Times New Roman" w:eastAsia="Times New Roman" w:hAnsi="Times New Roman" w:hint="cs"/>
                <w:color w:val="008000"/>
                <w:sz w:val="24"/>
                <w:rtl/>
                <w:lang w:eastAsia="he-IL"/>
              </w:rPr>
              <w:br/>
              <w:t>אפריקה התחדשות עירונית בע"מ</w:t>
            </w:r>
            <w:r w:rsidR="000F19EA">
              <w:rPr>
                <w:rFonts w:ascii="Times New Roman" w:eastAsia="Times New Roman" w:hAnsi="Times New Roman" w:hint="cs"/>
                <w:color w:val="008000"/>
                <w:sz w:val="24"/>
                <w:rtl/>
                <w:lang w:eastAsia="he-IL"/>
              </w:rPr>
              <w:br/>
              <w:t>רח' יהונתן נתניהו 1, אור יהודה</w:t>
            </w:r>
            <w:r w:rsidR="000F19EA">
              <w:rPr>
                <w:rFonts w:ascii="Times New Roman" w:eastAsia="Times New Roman" w:hAnsi="Times New Roman" w:hint="cs"/>
                <w:color w:val="008000"/>
                <w:sz w:val="24"/>
                <w:rtl/>
                <w:lang w:eastAsia="he-IL"/>
              </w:rPr>
              <w:br/>
              <w:t>514639525</w:t>
            </w:r>
            <w:r w:rsidR="000F19EA">
              <w:rPr>
                <w:rFonts w:ascii="Times New Roman" w:eastAsia="Times New Roman" w:hAnsi="Times New Roman" w:hint="cs"/>
                <w:color w:val="008000"/>
                <w:sz w:val="24"/>
                <w:rtl/>
                <w:lang w:eastAsia="he-IL"/>
              </w:rPr>
              <w:br/>
            </w:r>
            <w:r w:rsidR="000F19EA">
              <w:rPr>
                <w:rFonts w:ascii="Times New Roman" w:eastAsia="Times New Roman" w:hAnsi="Times New Roman" w:hint="cs"/>
                <w:color w:val="008000"/>
                <w:sz w:val="24"/>
                <w:rtl/>
                <w:lang w:eastAsia="he-IL"/>
              </w:rPr>
              <w:br/>
              <w:t>מצלאוי חברה לבנין בע"מ</w:t>
            </w:r>
            <w:r w:rsidR="000F19EA">
              <w:rPr>
                <w:rFonts w:ascii="Times New Roman" w:eastAsia="Times New Roman" w:hAnsi="Times New Roman" w:hint="cs"/>
                <w:color w:val="008000"/>
                <w:sz w:val="24"/>
                <w:rtl/>
                <w:lang w:eastAsia="he-IL"/>
              </w:rPr>
              <w:br/>
              <w:t>דרך רפאל איתן 1, קרית אונו</w:t>
            </w:r>
            <w:r w:rsidR="000F19EA">
              <w:rPr>
                <w:rFonts w:ascii="Times New Roman" w:eastAsia="Times New Roman" w:hAnsi="Times New Roman" w:hint="cs"/>
                <w:color w:val="008000"/>
                <w:sz w:val="24"/>
                <w:rtl/>
                <w:lang w:eastAsia="he-IL"/>
              </w:rPr>
              <w:br/>
              <w:t>512726712</w:t>
            </w:r>
            <w:r w:rsidR="000F19EA">
              <w:rPr>
                <w:rFonts w:ascii="Times New Roman" w:eastAsia="Times New Roman" w:hAnsi="Times New Roman" w:hint="cs"/>
                <w:color w:val="008000"/>
                <w:sz w:val="24"/>
                <w:rtl/>
                <w:lang w:eastAsia="he-IL"/>
              </w:rPr>
              <w:br/>
            </w:r>
          </w:ins>
        </w:sdtContent>
      </w:sdt>
    </w:p>
    <w:p w14:paraId="77C4D4F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52B1AD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71B08CF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D1D56D9" w14:textId="768CAE32"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30" w:author="Meryl Etman" w:date="2024-02-11T16:49:00Z">
            <w:r w:rsidR="00D41BB6">
              <w:rPr>
                <w:rFonts w:ascii="Times New Roman" w:eastAsia="Times New Roman" w:hAnsi="Times New Roman" w:hint="cs"/>
                <w:color w:val="008000"/>
                <w:sz w:val="24"/>
                <w:rtl/>
                <w:lang w:eastAsia="he-IL"/>
              </w:rPr>
              <w:t>הכוזרי הרצליה</w:t>
            </w:r>
          </w:ins>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4-03-03T00:00:00Z">
            <w:dateFormat w:val="dd/MM/yyyy"/>
            <w:lid w:val="he-IL"/>
            <w:storeMappedDataAs w:val="dateTime"/>
            <w:calendar w:val="gregorian"/>
          </w:date>
        </w:sdtPr>
        <w:sdtEndPr>
          <w:rPr>
            <w:rFonts w:hint="cs"/>
          </w:rPr>
        </w:sdtEndPr>
        <w:sdtContent>
          <w:ins w:id="131" w:author="Meryl Etman" w:date="2024-03-03T11:38:00Z">
            <w:r w:rsidR="00E14542">
              <w:rPr>
                <w:rFonts w:ascii="Times New Roman" w:eastAsia="Times New Roman" w:hAnsi="Times New Roman" w:hint="cs"/>
                <w:color w:val="008000"/>
                <w:sz w:val="24"/>
                <w:rtl/>
                <w:lang w:eastAsia="he-IL"/>
              </w:rPr>
              <w:t>‏03/03/2024</w:t>
            </w:r>
          </w:ins>
        </w:sdtContent>
      </w:sdt>
      <w:r w:rsidRPr="009E2846">
        <w:rPr>
          <w:rFonts w:ascii="Times New Roman" w:eastAsia="Times New Roman" w:hAnsi="Times New Roman" w:hint="cs"/>
          <w:sz w:val="24"/>
          <w:rtl/>
          <w:lang w:eastAsia="he-IL"/>
        </w:rPr>
        <w:t xml:space="preserve"> או עבור חלקן כמפורט להלן:</w:t>
      </w:r>
    </w:p>
    <w:p w14:paraId="0999786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5FAD02C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0B4F58D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E1008D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82F3C8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731D19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D42AA2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7186969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534D46A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69C35E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1CDCD5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0F4A7EC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7EF91A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7CB2C3CC"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710E620A"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4FD4206E"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17ECED1C"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77511A25" w14:textId="238A368F"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2" w:author="Meryl Etman" w:date="2024-02-11T16:52:00Z">
            <w:r w:rsidR="00D41BB6">
              <w:rPr>
                <w:rFonts w:ascii="Times New Roman" w:eastAsia="Times New Roman" w:hAnsi="Times New Roman"/>
                <w:color w:val="00B0F0"/>
                <w:sz w:val="20"/>
                <w:u w:val="single"/>
                <w:rtl/>
                <w:lang w:eastAsia="he-IL"/>
              </w:rPr>
              <w:t>אפיק אוברמן ניב</w:t>
            </w:r>
          </w:ins>
        </w:sdtContent>
      </w:sdt>
    </w:p>
    <w:p w14:paraId="7D64E88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338D92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6EFBF3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687086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455A4171" w14:textId="23EDF898"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ins w:id="133" w:author="Meryl Etman" w:date="2024-02-11T17:07:00Z">
        <w:r w:rsidR="001D080A">
          <w:rPr>
            <w:rFonts w:ascii="Times New Roman" w:eastAsia="Times New Roman" w:hAnsi="Times New Roman" w:hint="cs"/>
            <w:sz w:val="24"/>
            <w:rtl/>
            <w:lang w:eastAsia="he-IL"/>
          </w:rPr>
          <w:t xml:space="preserve"> </w:t>
        </w:r>
      </w:ins>
      <w:r w:rsidRPr="009E2846">
        <w:rPr>
          <w:rFonts w:ascii="Times New Roman" w:eastAsia="Times New Roman" w:hAnsi="Times New Roman" w:hint="cs"/>
          <w:sz w:val="24"/>
          <w:rtl/>
          <w:lang w:eastAsia="he-IL"/>
        </w:rPr>
        <w:t>"</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328D66B7"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75AA4C13"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21356DB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19BDCB49"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212C7AE6"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4273990E"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67C37D35" w14:textId="77777777" w:rsidR="001835AB" w:rsidRPr="001835AB" w:rsidDel="00CF2F23" w:rsidRDefault="001835AB" w:rsidP="001835AB">
      <w:pPr>
        <w:spacing w:before="0" w:beforeAutospacing="0" w:after="0" w:afterAutospacing="0" w:line="240" w:lineRule="auto"/>
        <w:rPr>
          <w:del w:id="134" w:author="Meryl Etman" w:date="2024-02-11T17:06:00Z"/>
          <w:rFonts w:ascii="Times New Roman" w:eastAsia="Times New Roman" w:hAnsi="Times New Roman"/>
          <w:sz w:val="24"/>
          <w:rtl/>
        </w:rPr>
      </w:pPr>
    </w:p>
    <w:p w14:paraId="51A75343" w14:textId="77777777" w:rsidR="001835AB" w:rsidRPr="001835AB" w:rsidDel="00CF2F23" w:rsidRDefault="001835AB" w:rsidP="001835AB">
      <w:pPr>
        <w:widowControl w:val="0"/>
        <w:bidi w:val="0"/>
        <w:spacing w:before="0" w:beforeAutospacing="0" w:after="0" w:afterAutospacing="0" w:line="240" w:lineRule="auto"/>
        <w:jc w:val="center"/>
        <w:rPr>
          <w:del w:id="135" w:author="Meryl Etman" w:date="2024-02-11T17:06:00Z"/>
          <w:rFonts w:ascii="Times New Roman" w:eastAsia="Times New Roman" w:hAnsi="Times New Roman"/>
          <w:sz w:val="20"/>
          <w:rtl/>
        </w:rPr>
      </w:pPr>
    </w:p>
    <w:p w14:paraId="1B321898"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1566D3" w14:textId="77777777" w:rsidR="000F19EA" w:rsidRDefault="000F19EA" w:rsidP="00AF234B">
      <w:pPr>
        <w:spacing w:before="0" w:after="0" w:line="240" w:lineRule="auto"/>
      </w:pPr>
      <w:r>
        <w:separator/>
      </w:r>
    </w:p>
  </w:endnote>
  <w:endnote w:type="continuationSeparator" w:id="0">
    <w:p w14:paraId="6F0EDE02" w14:textId="77777777" w:rsidR="000F19EA" w:rsidRDefault="000F19EA" w:rsidP="00AF234B">
      <w:pPr>
        <w:spacing w:before="0" w:after="0" w:line="240" w:lineRule="auto"/>
      </w:pPr>
      <w:r>
        <w:continuationSeparator/>
      </w:r>
    </w:p>
  </w:endnote>
  <w:endnote w:type="continuationNotice" w:id="1">
    <w:p w14:paraId="376C3FCC" w14:textId="77777777" w:rsidR="000F19EA" w:rsidRDefault="000F19E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93"/>
      <w:gridCol w:w="2810"/>
      <w:gridCol w:w="232"/>
      <w:gridCol w:w="1041"/>
      <w:gridCol w:w="1820"/>
    </w:tblGrid>
    <w:tr w:rsidR="000F19EA" w:rsidRPr="00487C69" w14:paraId="06C8784A" w14:textId="77777777" w:rsidTr="000F19EA">
      <w:tc>
        <w:tcPr>
          <w:tcW w:w="753" w:type="dxa"/>
        </w:tcPr>
        <w:p w14:paraId="035571C3"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FF9E90D" w14:textId="4A79A6BA" w:rsidR="000F19EA" w:rsidRPr="00487C69" w:rsidRDefault="000F19EA" w:rsidP="00487C69">
              <w:pPr>
                <w:tabs>
                  <w:tab w:val="center" w:pos="4153"/>
                  <w:tab w:val="right" w:pos="8306"/>
                </w:tabs>
                <w:spacing w:before="0" w:after="0" w:line="240" w:lineRule="auto"/>
                <w:rPr>
                  <w:rFonts w:ascii="David" w:hAnsi="David" w:cstheme="minorBidi"/>
                  <w:color w:val="00B0F0"/>
                  <w:sz w:val="20"/>
                  <w:szCs w:val="20"/>
                  <w:rtl/>
                </w:rPr>
              </w:pPr>
              <w:ins w:id="136" w:author="Meryl Etman" w:date="2024-02-11T16:49:00Z">
                <w:r>
                  <w:rPr>
                    <w:rFonts w:ascii="David" w:hAnsi="David" w:cstheme="minorBidi"/>
                    <w:color w:val="00B0F0"/>
                    <w:sz w:val="20"/>
                    <w:szCs w:val="20"/>
                    <w:rtl/>
                  </w:rPr>
                  <w:t>הכוזרי</w:t>
                </w:r>
              </w:ins>
            </w:p>
          </w:tc>
        </w:sdtContent>
      </w:sdt>
      <w:tc>
        <w:tcPr>
          <w:tcW w:w="2232" w:type="dxa"/>
        </w:tcPr>
        <w:p w14:paraId="316EA62A"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מעליות</w:t>
              </w:r>
            </w:sdtContent>
          </w:sdt>
        </w:p>
      </w:tc>
      <w:tc>
        <w:tcPr>
          <w:tcW w:w="236" w:type="dxa"/>
        </w:tcPr>
        <w:p w14:paraId="7CE96F32" w14:textId="77777777" w:rsidR="000F19EA" w:rsidRPr="00487C69" w:rsidRDefault="000F19EA"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225BDE7B"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972DE57" w14:textId="04EE4FA9"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del w:id="137" w:author="מרול אטמן" w:date="2024-02-11T17:08:00Z">
                <w:r w:rsidDel="00DE3CFE">
                  <w:rPr>
                    <w:rFonts w:ascii="David" w:hAnsi="David" w:cstheme="minorBidi" w:hint="cs"/>
                    <w:sz w:val="20"/>
                    <w:szCs w:val="20"/>
                  </w:rPr>
                  <w:delText>CONT-5-661</w:delText>
                </w:r>
              </w:del>
              <w:ins w:id="138" w:author="מרול אטמן" w:date="2024-02-11T17:08:00Z">
                <w:r w:rsidR="00DE3CFE">
                  <w:rPr>
                    <w:rFonts w:ascii="David" w:hAnsi="David" w:cstheme="minorBidi" w:hint="cs"/>
                    <w:sz w:val="20"/>
                    <w:szCs w:val="20"/>
                  </w:rPr>
                  <w:t>CONT-10-2355</w:t>
                </w:r>
              </w:ins>
            </w:p>
          </w:tc>
        </w:sdtContent>
      </w:sdt>
    </w:tr>
    <w:tr w:rsidR="000F19EA" w:rsidRPr="00487C69" w14:paraId="5F69527C" w14:textId="77777777" w:rsidTr="000F19EA">
      <w:tc>
        <w:tcPr>
          <w:tcW w:w="753" w:type="dxa"/>
        </w:tcPr>
        <w:p w14:paraId="53BB69B3"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7D2E86B" w14:textId="4004F1EC" w:rsidR="000F19EA" w:rsidRPr="00487C69" w:rsidRDefault="000F19EA" w:rsidP="00487C69">
              <w:pPr>
                <w:tabs>
                  <w:tab w:val="center" w:pos="4153"/>
                  <w:tab w:val="right" w:pos="8306"/>
                </w:tabs>
                <w:spacing w:before="0" w:after="0" w:line="240" w:lineRule="auto"/>
                <w:rPr>
                  <w:rFonts w:ascii="David" w:hAnsi="David" w:cstheme="minorBidi"/>
                  <w:color w:val="00B0F0"/>
                  <w:sz w:val="20"/>
                  <w:szCs w:val="20"/>
                  <w:rtl/>
                </w:rPr>
              </w:pPr>
              <w:ins w:id="139" w:author="Meryl Etman" w:date="2024-02-11T16:52:00Z">
                <w:r>
                  <w:rPr>
                    <w:rFonts w:ascii="David" w:hAnsi="David" w:cstheme="minorBidi"/>
                    <w:color w:val="00B0F0"/>
                    <w:sz w:val="20"/>
                    <w:szCs w:val="20"/>
                    <w:rtl/>
                  </w:rPr>
                  <w:t>אפיק אוברמן ניב</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0F19EA" w:rsidRPr="00487C69" w14:paraId="03F511F9" w14:textId="77777777" w:rsidTr="000F19EA">
            <w:trPr>
              <w:trHeight w:val="201"/>
            </w:trPr>
            <w:tc>
              <w:tcPr>
                <w:tcW w:w="926" w:type="dxa"/>
              </w:tcPr>
              <w:p w14:paraId="512B3C64"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2B8BB46" w14:textId="7AAEBE17" w:rsidR="000F19EA" w:rsidRPr="00487C69" w:rsidRDefault="00E14542" w:rsidP="00487C69">
                    <w:pPr>
                      <w:tabs>
                        <w:tab w:val="center" w:pos="4153"/>
                        <w:tab w:val="right" w:pos="8306"/>
                      </w:tabs>
                      <w:spacing w:before="0" w:after="0" w:line="240" w:lineRule="auto"/>
                      <w:ind w:left="1" w:hanging="1"/>
                      <w:rPr>
                        <w:rFonts w:ascii="David" w:hAnsi="David" w:cstheme="minorBidi"/>
                        <w:color w:val="00B0F0"/>
                        <w:sz w:val="20"/>
                        <w:szCs w:val="20"/>
                        <w:rtl/>
                      </w:rPr>
                    </w:pPr>
                    <w:ins w:id="140" w:author="Meryl Etman" w:date="2024-03-03T11:38:00Z">
                      <w:r>
                        <w:rPr>
                          <w:rFonts w:ascii="David" w:hAnsi="David" w:cstheme="minorBidi"/>
                          <w:color w:val="00B0F0"/>
                          <w:sz w:val="20"/>
                          <w:szCs w:val="20"/>
                          <w:rtl/>
                        </w:rPr>
                        <w:t>0.6</w:t>
                      </w:r>
                    </w:ins>
                  </w:p>
                </w:tc>
              </w:sdtContent>
            </w:sdt>
          </w:tr>
        </w:tbl>
        <w:p w14:paraId="6BBF3102"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20C8095D"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351BF1DA"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0C1A1376" w14:textId="246ED543" w:rsidR="000F19EA" w:rsidRPr="00487C69" w:rsidRDefault="00E14542"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41" w:author="Meryl Etman" w:date="2024-02-29T14:49:00Z">
                <w:r w:rsidR="00915EAE">
                  <w:rPr>
                    <w:rFonts w:ascii="David" w:hAnsi="David" w:cstheme="minorBidi"/>
                    <w:sz w:val="20"/>
                    <w:szCs w:val="20"/>
                    <w:rtl/>
                  </w:rPr>
                  <w:t>3;#</w:t>
                </w:r>
                <w:r w:rsidR="00915EAE">
                  <w:rPr>
                    <w:rFonts w:ascii="David" w:hAnsi="David" w:cstheme="minorBidi"/>
                    <w:sz w:val="20"/>
                    <w:szCs w:val="20"/>
                  </w:rPr>
                  <w:t>Draft</w:t>
                </w:r>
              </w:ins>
            </w:sdtContent>
          </w:sdt>
        </w:p>
      </w:tc>
    </w:tr>
    <w:tr w:rsidR="000F19EA" w:rsidRPr="00487C69" w14:paraId="3B4662A6" w14:textId="77777777" w:rsidTr="000F19EA">
      <w:trPr>
        <w:trHeight w:val="80"/>
      </w:trPr>
      <w:tc>
        <w:tcPr>
          <w:tcW w:w="753" w:type="dxa"/>
        </w:tcPr>
        <w:p w14:paraId="668E36DC"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78DB91A0" w14:textId="77777777" w:rsidR="000F19EA" w:rsidRPr="00487C69" w:rsidRDefault="000F19EA"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1A6EA30F"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21723AB6"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36431DCD"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47DB1877" w14:textId="77777777" w:rsidR="000F19EA" w:rsidRPr="00487C69" w:rsidRDefault="000F19EA" w:rsidP="00487C69">
          <w:pPr>
            <w:tabs>
              <w:tab w:val="center" w:pos="4153"/>
              <w:tab w:val="right" w:pos="8306"/>
            </w:tabs>
            <w:spacing w:before="0" w:after="0" w:line="240" w:lineRule="auto"/>
            <w:rPr>
              <w:rFonts w:ascii="David" w:hAnsi="David" w:cstheme="minorBidi"/>
              <w:sz w:val="20"/>
              <w:szCs w:val="20"/>
              <w:rtl/>
            </w:rPr>
          </w:pPr>
        </w:p>
      </w:tc>
    </w:tr>
  </w:tbl>
  <w:p w14:paraId="164356D8" w14:textId="77777777" w:rsidR="000F19EA" w:rsidRPr="00487C69" w:rsidRDefault="000F19EA"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E58860" w14:textId="77777777" w:rsidR="000F19EA" w:rsidRDefault="000F19EA" w:rsidP="00AF234B">
      <w:pPr>
        <w:spacing w:before="0" w:after="0" w:line="240" w:lineRule="auto"/>
      </w:pPr>
      <w:r>
        <w:separator/>
      </w:r>
    </w:p>
  </w:footnote>
  <w:footnote w:type="continuationSeparator" w:id="0">
    <w:p w14:paraId="717A4546" w14:textId="77777777" w:rsidR="000F19EA" w:rsidRDefault="000F19EA" w:rsidP="00AF234B">
      <w:pPr>
        <w:spacing w:before="0" w:after="0" w:line="240" w:lineRule="auto"/>
      </w:pPr>
      <w:r>
        <w:continuationSeparator/>
      </w:r>
    </w:p>
  </w:footnote>
  <w:footnote w:type="continuationNotice" w:id="1">
    <w:p w14:paraId="46862189" w14:textId="77777777" w:rsidR="000F19EA" w:rsidRDefault="000F19E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59C4442F" w14:textId="77777777" w:rsidR="000F19EA" w:rsidRDefault="000F19EA" w:rsidP="00CF334C">
        <w:pPr>
          <w:pStyle w:val="Header"/>
          <w:jc w:val="center"/>
        </w:pPr>
        <w:r>
          <w:fldChar w:fldCharType="begin"/>
        </w:r>
        <w:r>
          <w:instrText xml:space="preserve"> PAGE   \* MERGEFORMAT </w:instrText>
        </w:r>
        <w:r>
          <w:fldChar w:fldCharType="separate"/>
        </w:r>
        <w:r w:rsidR="00E14542">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trackRevisions/>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9127D"/>
    <w:rsid w:val="000F19EA"/>
    <w:rsid w:val="00134C85"/>
    <w:rsid w:val="001835AB"/>
    <w:rsid w:val="001A0C3C"/>
    <w:rsid w:val="001A69D5"/>
    <w:rsid w:val="001D080A"/>
    <w:rsid w:val="00214ACF"/>
    <w:rsid w:val="00272745"/>
    <w:rsid w:val="002B2234"/>
    <w:rsid w:val="002F2747"/>
    <w:rsid w:val="003160E8"/>
    <w:rsid w:val="003F4502"/>
    <w:rsid w:val="003F4BC1"/>
    <w:rsid w:val="004751C6"/>
    <w:rsid w:val="00487C69"/>
    <w:rsid w:val="005475D8"/>
    <w:rsid w:val="00552E11"/>
    <w:rsid w:val="005D6301"/>
    <w:rsid w:val="005E7F8B"/>
    <w:rsid w:val="0061118D"/>
    <w:rsid w:val="00666119"/>
    <w:rsid w:val="0071375B"/>
    <w:rsid w:val="0072103C"/>
    <w:rsid w:val="00740118"/>
    <w:rsid w:val="00820FCA"/>
    <w:rsid w:val="008520F8"/>
    <w:rsid w:val="00853FB4"/>
    <w:rsid w:val="008C64C6"/>
    <w:rsid w:val="00915EAE"/>
    <w:rsid w:val="00935112"/>
    <w:rsid w:val="00942177"/>
    <w:rsid w:val="009E2846"/>
    <w:rsid w:val="00A42271"/>
    <w:rsid w:val="00A60E7C"/>
    <w:rsid w:val="00A61E4D"/>
    <w:rsid w:val="00AD755D"/>
    <w:rsid w:val="00AF234B"/>
    <w:rsid w:val="00B158C8"/>
    <w:rsid w:val="00BD72C4"/>
    <w:rsid w:val="00BE17B4"/>
    <w:rsid w:val="00C53564"/>
    <w:rsid w:val="00CC4DA3"/>
    <w:rsid w:val="00CF2F23"/>
    <w:rsid w:val="00CF334C"/>
    <w:rsid w:val="00D02A03"/>
    <w:rsid w:val="00D12751"/>
    <w:rsid w:val="00D41BB6"/>
    <w:rsid w:val="00DE3CFE"/>
    <w:rsid w:val="00E14542"/>
    <w:rsid w:val="00E64AE3"/>
    <w:rsid w:val="00E679C7"/>
    <w:rsid w:val="00EC37B6"/>
    <w:rsid w:val="00EC7289"/>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1E52D3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table" w:customStyle="1" w:styleId="11">
    <w:name w:val="רשת טבלה1"/>
    <w:basedOn w:val="TableNormal"/>
    <w:next w:val="TableGrid"/>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5E7F8B"/>
    <w:pPr>
      <w:spacing w:after="0" w:line="240" w:lineRule="auto"/>
    </w:pPr>
    <w:rPr>
      <w:rFonts w:cs="David"/>
      <w:szCs w:val="24"/>
    </w:rPr>
  </w:style>
  <w:style w:type="table" w:customStyle="1" w:styleId="2">
    <w:name w:val="רשת טבלה2"/>
    <w:basedOn w:val="TableNormal"/>
    <w:next w:val="TableGrid"/>
    <w:uiPriority w:val="59"/>
    <w:rsid w:val="005E7F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PlaceholderText"/>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PlaceholderText"/>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PlaceholderText"/>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PlaceholderText"/>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PlaceholderText"/>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PlaceholderText"/>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PlaceholderText"/>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PlaceholderText"/>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PlaceholderText"/>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PlaceholderText"/>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PlaceholderText"/>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PlaceholderText"/>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PlaceholderText"/>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PlaceholderText"/>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PlaceholderText"/>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PlaceholderText"/>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PlaceholderText"/>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PlaceholderText"/>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PlaceholderText"/>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PlaceholderText"/>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PlaceholderText"/>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PlaceholderText"/>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PlaceholderText"/>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PlaceholderText"/>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PlaceholderText"/>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PlaceholderText"/>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PlaceholderText"/>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PlaceholderText"/>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PlaceholderText"/>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PlaceholderText"/>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PlaceholderText"/>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PlaceholderText"/>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PlaceholderText"/>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PlaceholderText"/>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PlaceholderText"/>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PlaceholderText"/>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PlaceholderText"/>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PlaceholderText"/>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PlaceholderText"/>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PlaceholderText"/>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PlaceholderText"/>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628EB"/>
    <w:rsid w:val="006865A5"/>
    <w:rsid w:val="00734525"/>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EDD"/>
    <w:rPr>
      <w:color w:val="808080"/>
    </w:r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1946C213-D708-4A70-8AF5-C026AE2F15BF}"/>
</file>

<file path=customXml/itemProps4.xml><?xml version="1.0" encoding="utf-8"?>
<ds:datastoreItem xmlns:ds="http://schemas.openxmlformats.org/officeDocument/2006/customXml" ds:itemID="{3593673E-41CA-4126-A736-E006F4982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6.xml><?xml version="1.0" encoding="utf-8"?>
<ds:datastoreItem xmlns:ds="http://schemas.openxmlformats.org/officeDocument/2006/customXml" ds:itemID="{E5260612-6104-4032-9ABE-B9FFE0C73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29</Pages>
  <Words>10623</Words>
  <Characters>53117</Characters>
  <Application>Microsoft Office Word</Application>
  <DocSecurity>0</DocSecurity>
  <Lines>442</Lines>
  <Paragraphs>127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63613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11</cp:revision>
  <dcterms:created xsi:type="dcterms:W3CDTF">2024-02-11T14:47:00Z</dcterms:created>
  <dcterms:modified xsi:type="dcterms:W3CDTF">2024-03-03T09:38:00Z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245f6a34-3376-48bd-9a56-f32ba20d90e1</vt:lpwstr>
  </property>
</Properties>
</file>