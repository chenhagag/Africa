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49B0D" w14:textId="2F44133F" w:rsidR="00C140D3" w:rsidRPr="00C140D3" w:rsidDel="00621825" w:rsidRDefault="00517B42" w:rsidP="00C140D3">
      <w:pPr>
        <w:widowControl w:val="0"/>
        <w:spacing w:before="0" w:beforeAutospacing="0" w:after="0" w:afterAutospacing="0" w:line="240" w:lineRule="auto"/>
        <w:jc w:val="center"/>
        <w:rPr>
          <w:del w:id="0" w:author="מרול אטמן" w:date="2025-04-06T17:53:00Z" w16du:dateUtc="2025-04-06T14:53:00Z"/>
          <w:rFonts w:ascii="Times New Roman" w:eastAsia="Times New Roman" w:hAnsi="Times New Roman" w:cs="David"/>
          <w:bCs/>
          <w:i/>
          <w:iCs/>
          <w:noProof/>
          <w:sz w:val="32"/>
          <w:szCs w:val="32"/>
          <w:u w:val="single"/>
          <w:rtl/>
        </w:rPr>
      </w:pPr>
      <w:ins w:id="1" w:author="Meryl Etman" w:date="2025-03-23T16:57:00Z">
        <w:del w:id="2" w:author="מרול אטמן" w:date="2025-04-06T17:53:00Z" w16du:dateUtc="2025-04-06T14:53:00Z">
          <w:r w:rsidDel="00621825">
            <w:rPr>
              <w:rFonts w:ascii="Times New Roman" w:eastAsia="Times New Roman" w:hAnsi="Times New Roman" w:cs="David" w:hint="cs"/>
              <w:bCs/>
              <w:i/>
              <w:iCs/>
              <w:noProof/>
              <w:sz w:val="32"/>
              <w:szCs w:val="32"/>
              <w:u w:val="single"/>
              <w:rtl/>
            </w:rPr>
            <w:delText>t/n/d</w:delText>
          </w:r>
        </w:del>
      </w:ins>
    </w:p>
    <w:p w14:paraId="6A2D2DB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23ED5B0" w14:textId="460101E5"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del w:id="3" w:author="Meryl Etman" w:date="2025-03-23T16:27:00Z">
        <w:r w:rsidRPr="00C140D3" w:rsidDel="007E2F1E">
          <w:rPr>
            <w:rFonts w:ascii="Times New Roman" w:eastAsia="Times New Roman" w:hAnsi="Times New Roman" w:cs="David"/>
            <w:bCs/>
            <w:i/>
            <w:iCs/>
            <w:noProof/>
            <w:sz w:val="32"/>
            <w:szCs w:val="32"/>
          </w:rPr>
          <w:drawing>
            <wp:inline distT="0" distB="0" distL="0" distR="0" wp14:anchorId="36975BAE" wp14:editId="2FB276CD">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del>
    </w:p>
    <w:p w14:paraId="1F989A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C6B167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4A568E"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E778AE"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0D5EB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47F6579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8BD51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79950A"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576C63"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2E5DDF1" w14:textId="157EDF7C" w:rsidR="007A10F8" w:rsidRPr="00B27B4C" w:rsidRDefault="007E2F1E"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4" w:author="Meryl Etman" w:date="2025-03-23T16:27:00Z">
            <w:r>
              <w:rPr>
                <w:rFonts w:ascii="Times New Roman" w:eastAsia="Times New Roman" w:hAnsi="Times New Roman" w:cs="David"/>
                <w:bCs/>
                <w:sz w:val="32"/>
                <w:szCs w:val="32"/>
                <w:u w:val="single"/>
                <w:rtl/>
                <w:lang w:eastAsia="he-IL"/>
              </w:rPr>
              <w:t>הכוזרי</w:t>
            </w:r>
          </w:ins>
        </w:p>
      </w:sdtContent>
    </w:sdt>
    <w:p w14:paraId="3780476F"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F4141D8" w14:textId="58FD3C24" w:rsidR="007A10F8" w:rsidRPr="00B27B4C" w:rsidRDefault="007E2F1E"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5" w:author="Meryl Etman" w:date="2025-03-23T16:27:00Z">
            <w:r>
              <w:rPr>
                <w:rFonts w:ascii="Times New Roman" w:eastAsia="Times New Roman" w:hAnsi="Times New Roman" w:cs="David"/>
                <w:bCs/>
                <w:sz w:val="32"/>
                <w:szCs w:val="32"/>
                <w:u w:val="single"/>
                <w:rtl/>
                <w:lang w:eastAsia="he-IL"/>
              </w:rPr>
              <w:t>הכוזרי הרצליה</w:t>
            </w:r>
          </w:ins>
        </w:p>
      </w:sdtContent>
    </w:sdt>
    <w:p w14:paraId="1587D11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6E109E"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80310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E592C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3D208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15D06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E8044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FA3A3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974E6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A8A9B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832CD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5C14C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9562D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FCCDE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7513C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849DD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A85E8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3F52F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5D784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DB693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60834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981C6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8628F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DEFA4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35430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58278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F209D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9964C9" w14:textId="77777777" w:rsidR="00621825" w:rsidRDefault="00621825">
      <w:pPr>
        <w:bidi w:val="0"/>
        <w:spacing w:before="0" w:beforeAutospacing="0" w:after="160" w:afterAutospacing="0" w:line="259" w:lineRule="auto"/>
        <w:rPr>
          <w:ins w:id="6" w:author="מרול אטמן" w:date="2025-04-06T17:53:00Z" w16du:dateUtc="2025-04-06T14:53:00Z"/>
          <w:rFonts w:ascii="Times New Roman" w:eastAsia="Times New Roman" w:hAnsi="Times New Roman" w:cs="David"/>
          <w:bCs/>
          <w:sz w:val="32"/>
          <w:szCs w:val="32"/>
          <w:u w:val="single"/>
          <w:rtl/>
          <w:lang w:eastAsia="he-IL"/>
        </w:rPr>
      </w:pPr>
      <w:ins w:id="7" w:author="מרול אטמן" w:date="2025-04-06T17:53:00Z" w16du:dateUtc="2025-04-06T14:53:00Z">
        <w:r>
          <w:rPr>
            <w:rFonts w:ascii="Times New Roman" w:eastAsia="Times New Roman" w:hAnsi="Times New Roman" w:cs="David"/>
            <w:bCs/>
            <w:sz w:val="32"/>
            <w:szCs w:val="32"/>
            <w:u w:val="single"/>
            <w:rtl/>
            <w:lang w:eastAsia="he-IL"/>
          </w:rPr>
          <w:br w:type="page"/>
        </w:r>
      </w:ins>
    </w:p>
    <w:p w14:paraId="766F563D" w14:textId="54C02D5E"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284C4EA8" w14:textId="77777777" w:rsidR="00C140D3" w:rsidRPr="00C140D3" w:rsidRDefault="00C140D3" w:rsidP="00C140D3">
      <w:pPr>
        <w:pStyle w:val="AutoFields"/>
        <w:rPr>
          <w:rtl/>
          <w:lang w:eastAsia="he-IL"/>
        </w:rPr>
      </w:pPr>
    </w:p>
    <w:p w14:paraId="12725D79"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A10F8">
            <w:rPr>
              <w:rStyle w:val="AutoFieldsChar"/>
              <w:color w:val="00B0F0"/>
              <w:rtl/>
            </w:rPr>
            <w:t>[תאריך חתימת חוזה]</w:t>
          </w:r>
        </w:sdtContent>
      </w:sdt>
    </w:p>
    <w:p w14:paraId="4878A7A6"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57C46A16"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EndPr/>
      <w:sdtContent>
        <w:p w14:paraId="2526C594" w14:textId="4A1A3996" w:rsidR="00C140D3" w:rsidRPr="00C140D3" w:rsidRDefault="00517B42"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8" w:author="Meryl Etman" w:date="2025-03-23T16:57:00Z">
            <w:r>
              <w:rPr>
                <w:rFonts w:ascii="Times New Roman" w:eastAsia="Times New Roman" w:hAnsi="Times New Roman" w:cs="David" w:hint="cs"/>
                <w:color w:val="008000"/>
                <w:sz w:val="24"/>
                <w:szCs w:val="24"/>
                <w:rtl/>
              </w:rPr>
              <w:br/>
              <w:t>אפריקה התחדשות עירונית בע"מ</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514639525</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r>
            <w:proofErr w:type="spellStart"/>
            <w:r>
              <w:rPr>
                <w:rFonts w:ascii="Times New Roman" w:eastAsia="Times New Roman" w:hAnsi="Times New Roman" w:cs="David" w:hint="cs"/>
                <w:color w:val="008000"/>
                <w:sz w:val="24"/>
                <w:szCs w:val="24"/>
                <w:rtl/>
              </w:rPr>
              <w:t>מצלאוי</w:t>
            </w:r>
            <w:proofErr w:type="spellEnd"/>
            <w:r>
              <w:rPr>
                <w:rFonts w:ascii="Times New Roman" w:eastAsia="Times New Roman" w:hAnsi="Times New Roman" w:cs="David" w:hint="cs"/>
                <w:color w:val="008000"/>
                <w:sz w:val="24"/>
                <w:szCs w:val="24"/>
                <w:rtl/>
              </w:rPr>
              <w:t xml:space="preserve"> חברה </w:t>
            </w:r>
            <w:proofErr w:type="spellStart"/>
            <w:r>
              <w:rPr>
                <w:rFonts w:ascii="Times New Roman" w:eastAsia="Times New Roman" w:hAnsi="Times New Roman" w:cs="David" w:hint="cs"/>
                <w:color w:val="008000"/>
                <w:sz w:val="24"/>
                <w:szCs w:val="24"/>
                <w:rtl/>
              </w:rPr>
              <w:t>לבנין</w:t>
            </w:r>
            <w:proofErr w:type="spellEnd"/>
            <w:r>
              <w:rPr>
                <w:rFonts w:ascii="Times New Roman" w:eastAsia="Times New Roman" w:hAnsi="Times New Roman" w:cs="David" w:hint="cs"/>
                <w:color w:val="008000"/>
                <w:sz w:val="24"/>
                <w:szCs w:val="24"/>
                <w:rtl/>
              </w:rPr>
              <w:t xml:space="preserve"> בע"מ</w:t>
            </w:r>
            <w:r>
              <w:rPr>
                <w:rFonts w:ascii="Times New Roman" w:eastAsia="Times New Roman" w:hAnsi="Times New Roman" w:cs="David" w:hint="cs"/>
                <w:color w:val="008000"/>
                <w:sz w:val="24"/>
                <w:szCs w:val="24"/>
                <w:rtl/>
              </w:rPr>
              <w:br/>
              <w:t xml:space="preserve">דרך רפאל איתן 1, </w:t>
            </w:r>
            <w:proofErr w:type="spellStart"/>
            <w:r>
              <w:rPr>
                <w:rFonts w:ascii="Times New Roman" w:eastAsia="Times New Roman" w:hAnsi="Times New Roman" w:cs="David" w:hint="cs"/>
                <w:color w:val="008000"/>
                <w:sz w:val="24"/>
                <w:szCs w:val="24"/>
                <w:rtl/>
              </w:rPr>
              <w:t>קרית</w:t>
            </w:r>
            <w:proofErr w:type="spellEnd"/>
            <w:r>
              <w:rPr>
                <w:rFonts w:ascii="Times New Roman" w:eastAsia="Times New Roman" w:hAnsi="Times New Roman" w:cs="David" w:hint="cs"/>
                <w:color w:val="008000"/>
                <w:sz w:val="24"/>
                <w:szCs w:val="24"/>
                <w:rtl/>
              </w:rPr>
              <w:t xml:space="preserve"> אונו</w:t>
            </w:r>
            <w:r>
              <w:rPr>
                <w:rFonts w:ascii="Times New Roman" w:eastAsia="Times New Roman" w:hAnsi="Times New Roman" w:cs="David" w:hint="cs"/>
                <w:color w:val="008000"/>
                <w:sz w:val="24"/>
                <w:szCs w:val="24"/>
                <w:rtl/>
              </w:rPr>
              <w:br/>
              <w:t>512726712</w:t>
            </w:r>
            <w:r>
              <w:rPr>
                <w:rFonts w:ascii="Times New Roman" w:eastAsia="Times New Roman" w:hAnsi="Times New Roman" w:cs="David" w:hint="cs"/>
                <w:color w:val="008000"/>
                <w:sz w:val="24"/>
                <w:szCs w:val="24"/>
                <w:rtl/>
              </w:rPr>
              <w:br/>
            </w:r>
          </w:ins>
        </w:p>
      </w:sdtContent>
    </w:sdt>
    <w:p w14:paraId="5B7694B5"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6F33CAB4"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30F44B43"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6F80429"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13C462E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EndPr/>
      <w:sdtContent>
        <w:p w14:paraId="7013E341" w14:textId="23358AC7" w:rsidR="00C140D3" w:rsidRPr="00C140D3" w:rsidRDefault="007C7B46"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9" w:author="Meryl Etman" w:date="2025-03-23T16:58:00Z">
            <w:r>
              <w:rPr>
                <w:rFonts w:ascii="Times New Roman" w:eastAsia="Times New Roman" w:hAnsi="Times New Roman" w:cs="David"/>
                <w:color w:val="800080"/>
                <w:sz w:val="24"/>
                <w:szCs w:val="24"/>
                <w:rtl/>
              </w:rPr>
              <w:br/>
            </w:r>
            <w:proofErr w:type="spellStart"/>
            <w:r>
              <w:rPr>
                <w:rFonts w:ascii="Times New Roman" w:eastAsia="Times New Roman" w:hAnsi="Times New Roman" w:cs="David"/>
                <w:color w:val="800080"/>
                <w:sz w:val="24"/>
                <w:szCs w:val="24"/>
                <w:rtl/>
              </w:rPr>
              <w:t>א.מ.ג</w:t>
            </w:r>
            <w:proofErr w:type="spellEnd"/>
            <w:r>
              <w:rPr>
                <w:rFonts w:ascii="Times New Roman" w:eastAsia="Times New Roman" w:hAnsi="Times New Roman" w:cs="David"/>
                <w:color w:val="800080"/>
                <w:sz w:val="24"/>
                <w:szCs w:val="24"/>
                <w:rtl/>
              </w:rPr>
              <w:t>. תכנון יעוץ וניהול בע"מ</w:t>
            </w:r>
            <w:r>
              <w:rPr>
                <w:rFonts w:ascii="Times New Roman" w:eastAsia="Times New Roman" w:hAnsi="Times New Roman" w:cs="David"/>
                <w:color w:val="800080"/>
                <w:sz w:val="24"/>
                <w:szCs w:val="24"/>
                <w:rtl/>
              </w:rPr>
              <w:br/>
              <w:t>רח' נעמי שמר 7 בת ים 5959254</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4602278E"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5BB43EA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2CD3DB11"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687EB93"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7653C6C"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41CBC2CB"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40FCAB21"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383DF279"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B8BCB7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7D0AA22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FC666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w:t>
      </w:r>
      <w:proofErr w:type="spellStart"/>
      <w:r w:rsidRPr="00C140D3">
        <w:rPr>
          <w:rFonts w:ascii="Times New Roman" w:eastAsia="Times New Roman" w:hAnsi="Times New Roman" w:cs="David"/>
          <w:bCs/>
          <w:sz w:val="20"/>
          <w:szCs w:val="24"/>
          <w:rtl/>
          <w:lang w:eastAsia="he-IL"/>
        </w:rPr>
        <w:t>התכנית</w:t>
      </w:r>
      <w:proofErr w:type="spellEnd"/>
      <w:r w:rsidRPr="00C140D3">
        <w:rPr>
          <w:rFonts w:ascii="Times New Roman" w:eastAsia="Times New Roman" w:hAnsi="Times New Roman" w:cs="David"/>
          <w:bCs/>
          <w:sz w:val="20"/>
          <w:szCs w:val="24"/>
          <w:rtl/>
          <w:lang w:eastAsia="he-IL"/>
        </w:rPr>
        <w:t xml:space="preserve">" </w:t>
      </w:r>
      <w:r w:rsidRPr="00C140D3">
        <w:rPr>
          <w:rFonts w:ascii="Times New Roman" w:eastAsia="Times New Roman" w:hAnsi="Times New Roman" w:cs="David"/>
          <w:sz w:val="20"/>
          <w:szCs w:val="24"/>
          <w:rtl/>
          <w:lang w:eastAsia="he-IL"/>
        </w:rPr>
        <w:t>/</w:t>
      </w:r>
    </w:p>
    <w:p w14:paraId="3CF2219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2FFE737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A09A7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שטח </w:t>
      </w:r>
      <w:proofErr w:type="spellStart"/>
      <w:r w:rsidRPr="00C140D3">
        <w:rPr>
          <w:rFonts w:ascii="Times New Roman" w:eastAsia="Times New Roman" w:hAnsi="Times New Roman" w:cs="David"/>
          <w:sz w:val="20"/>
          <w:szCs w:val="24"/>
          <w:rtl/>
          <w:lang w:eastAsia="he-IL"/>
        </w:rPr>
        <w:t>התכנית</w:t>
      </w:r>
      <w:proofErr w:type="spellEnd"/>
      <w:r w:rsidRPr="00C140D3">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5F53635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1791DF"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C43DC7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6ECEBA"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proofErr w:type="spellStart"/>
      <w:r w:rsidRPr="00C140D3">
        <w:rPr>
          <w:rFonts w:ascii="Times New Roman" w:eastAsia="Times New Roman" w:hAnsi="Times New Roman" w:cs="David"/>
          <w:b/>
          <w:bCs/>
          <w:sz w:val="20"/>
          <w:szCs w:val="24"/>
          <w:rtl/>
          <w:lang w:eastAsia="he-IL"/>
        </w:rPr>
        <w:t>התכניות</w:t>
      </w:r>
      <w:proofErr w:type="spellEnd"/>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החישובים, התיאורים, הביאורים, המדידות, התרשימים </w:t>
      </w:r>
      <w:r w:rsidRPr="00C140D3">
        <w:rPr>
          <w:rFonts w:ascii="Times New Roman" w:eastAsia="Times New Roman" w:hAnsi="Times New Roman" w:cs="David"/>
          <w:sz w:val="20"/>
          <w:szCs w:val="24"/>
          <w:rtl/>
          <w:lang w:eastAsia="he-IL"/>
        </w:rPr>
        <w:lastRenderedPageBreak/>
        <w:t>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2FFD803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2BFB1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514BB38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6032777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0B1EDA8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B1C734"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433FA2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1038A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4E59549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0E6E4F"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48AA9D8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546ADD5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2B98E59"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4396B3F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82D71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41821DF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37C5593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FB5DF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4E503979"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76B9BD02"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E94DEB3"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4030654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1BAB0082"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A3F444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382B5BD1"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726E3CB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0A1BFF8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6F2625EB"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2589A6B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2CCD0475"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030D7C4"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CD25D2E"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 xml:space="preserve">רשימת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והמסמכים שעל המתכנן להנפיק</w:t>
      </w:r>
      <w:r w:rsidR="003811C6">
        <w:rPr>
          <w:rFonts w:ascii="Times New Roman" w:eastAsia="Times New Roman" w:hAnsi="Times New Roman" w:cs="David" w:hint="cs"/>
          <w:sz w:val="20"/>
          <w:szCs w:val="24"/>
          <w:rtl/>
          <w:lang w:eastAsia="he-IL"/>
        </w:rPr>
        <w:t>;</w:t>
      </w:r>
    </w:p>
    <w:p w14:paraId="2D4DABE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17C81F2D"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7360B08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5F61FB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4D01B9D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w:t>
      </w:r>
      <w:proofErr w:type="spellEnd"/>
      <w:r w:rsidRPr="00C140D3">
        <w:rPr>
          <w:rFonts w:ascii="Times New Roman" w:eastAsia="Times New Roman" w:hAnsi="Times New Roman" w:cs="David"/>
          <w:sz w:val="20"/>
          <w:szCs w:val="24"/>
          <w:rtl/>
          <w:lang w:eastAsia="he-IL"/>
        </w:rPr>
        <w:t xml:space="preserve">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5643A00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7B5F49D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19FBAE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37D12F9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6F1AA1B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6BBBEE9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23BCAE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C140D3">
        <w:rPr>
          <w:rFonts w:ascii="Times New Roman" w:eastAsia="Times New Roman" w:hAnsi="Times New Roman" w:cs="David"/>
          <w:sz w:val="20"/>
          <w:szCs w:val="24"/>
          <w:rtl/>
          <w:lang w:eastAsia="he-IL"/>
        </w:rPr>
        <w:t>הכל</w:t>
      </w:r>
      <w:proofErr w:type="spellEnd"/>
      <w:r w:rsidRPr="00C140D3">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186C618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C140D3">
        <w:rPr>
          <w:rFonts w:ascii="Times New Roman" w:eastAsia="Times New Roman" w:hAnsi="Times New Roman" w:cs="David"/>
          <w:sz w:val="20"/>
          <w:szCs w:val="24"/>
          <w:rtl/>
          <w:lang w:eastAsia="he-IL"/>
        </w:rPr>
        <w:t>בתכניותיו</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10E5AFD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5696948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9CBFFD0"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w:t>
      </w:r>
      <w:proofErr w:type="spellStart"/>
      <w:r w:rsidRPr="00C140D3">
        <w:rPr>
          <w:rFonts w:ascii="Times New Roman" w:eastAsia="Times New Roman" w:hAnsi="Times New Roman" w:cs="David" w:hint="cs"/>
          <w:sz w:val="20"/>
          <w:szCs w:val="24"/>
          <w:rtl/>
          <w:lang w:eastAsia="he-IL"/>
        </w:rPr>
        <w:t>רמדורנט</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של </w:t>
      </w:r>
      <w:proofErr w:type="spellStart"/>
      <w:r w:rsidRPr="00C140D3">
        <w:rPr>
          <w:rFonts w:ascii="Times New Roman" w:eastAsia="Times New Roman" w:hAnsi="Times New Roman" w:cs="David"/>
          <w:sz w:val="20"/>
          <w:szCs w:val="24"/>
          <w:rtl/>
          <w:lang w:eastAsia="he-IL"/>
        </w:rPr>
        <w:t>רמדור</w:t>
      </w:r>
      <w:proofErr w:type="spellEnd"/>
      <w:r w:rsidRPr="00C140D3">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5221BE6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צוות עובדים ואמצעים</w:t>
      </w:r>
    </w:p>
    <w:p w14:paraId="7393631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784C6C9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hint="cs"/>
          <w:b/>
          <w:sz w:val="20"/>
          <w:szCs w:val="24"/>
          <w:rtl/>
          <w:lang w:eastAsia="he-IL"/>
        </w:rPr>
        <w:t>,</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6EF194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DAA723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4EECA09D"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6DA91C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6A1885D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49D2980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2F1F8DCD"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688FC6F7"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6ED0D53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5C91410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w:t>
      </w:r>
      <w:proofErr w:type="spellStart"/>
      <w:r w:rsidRPr="00C140D3">
        <w:rPr>
          <w:rFonts w:ascii="Times New Roman" w:eastAsia="Times New Roman" w:hAnsi="Times New Roman" w:cs="David"/>
          <w:sz w:val="20"/>
          <w:szCs w:val="24"/>
          <w:rtl/>
          <w:lang w:eastAsia="he-IL"/>
        </w:rPr>
        <w:t>תכניות</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תיקונים </w:t>
      </w:r>
      <w:proofErr w:type="spellStart"/>
      <w:r w:rsidRPr="00C140D3">
        <w:rPr>
          <w:rFonts w:ascii="Times New Roman" w:eastAsia="Times New Roman" w:hAnsi="Times New Roman" w:cs="David"/>
          <w:sz w:val="20"/>
          <w:szCs w:val="24"/>
          <w:rtl/>
          <w:lang w:eastAsia="he-IL"/>
        </w:rPr>
        <w:t>לתכניות</w:t>
      </w:r>
      <w:proofErr w:type="spellEnd"/>
      <w:r w:rsidRPr="00C140D3">
        <w:rPr>
          <w:rFonts w:ascii="Times New Roman" w:eastAsia="Times New Roman" w:hAnsi="Times New Roman" w:cs="David"/>
          <w:sz w:val="20"/>
          <w:szCs w:val="24"/>
          <w:rtl/>
          <w:lang w:eastAsia="he-IL"/>
        </w:rPr>
        <w:t xml:space="preserve">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4B78887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w:t>
      </w:r>
      <w:r w:rsidRPr="00C140D3">
        <w:rPr>
          <w:rFonts w:ascii="Times New Roman" w:eastAsia="Times New Roman" w:hAnsi="Times New Roman" w:cs="David" w:hint="cs"/>
          <w:sz w:val="20"/>
          <w:szCs w:val="24"/>
          <w:rtl/>
          <w:lang w:eastAsia="he-IL"/>
        </w:rPr>
        <w:lastRenderedPageBreak/>
        <w:t>ובכתב</w:t>
      </w:r>
      <w:r w:rsidRPr="00C140D3">
        <w:rPr>
          <w:rFonts w:ascii="Times New Roman" w:eastAsia="Times New Roman" w:hAnsi="Times New Roman" w:cs="David"/>
          <w:sz w:val="20"/>
          <w:szCs w:val="24"/>
          <w:rtl/>
          <w:lang w:eastAsia="he-IL"/>
        </w:rPr>
        <w:t>.</w:t>
      </w:r>
    </w:p>
    <w:p w14:paraId="6A188F7A"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4B452F6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3837AA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A8D34C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sz w:val="20"/>
          <w:szCs w:val="24"/>
          <w:rtl/>
          <w:lang w:eastAsia="he-IL"/>
        </w:rPr>
        <w:t>.</w:t>
      </w:r>
    </w:p>
    <w:p w14:paraId="262F545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00C487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w:t>
      </w:r>
      <w:proofErr w:type="spellStart"/>
      <w:r w:rsidRPr="00C140D3">
        <w:rPr>
          <w:rFonts w:ascii="Times New Roman" w:eastAsia="Times New Roman" w:hAnsi="Times New Roman" w:cs="David"/>
          <w:sz w:val="20"/>
          <w:szCs w:val="24"/>
          <w:rtl/>
          <w:lang w:eastAsia="he-IL"/>
        </w:rPr>
        <w:t>לתכניות</w:t>
      </w:r>
      <w:proofErr w:type="spellEnd"/>
      <w:r w:rsidRPr="00C140D3">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ככל שהדבר יידרש.</w:t>
      </w:r>
    </w:p>
    <w:p w14:paraId="0E882138"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w:t>
      </w:r>
      <w:proofErr w:type="spellStart"/>
      <w:r w:rsidRPr="00C140D3">
        <w:rPr>
          <w:rFonts w:ascii="Times New Roman" w:eastAsia="Times New Roman" w:hAnsi="Times New Roman" w:cs="David"/>
          <w:sz w:val="20"/>
          <w:szCs w:val="24"/>
          <w:rtl/>
          <w:lang w:eastAsia="he-IL"/>
        </w:rPr>
        <w:t>תכניות</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176F1F5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1D11075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3154149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01A70E4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0DCAAE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יתר הגורמים, מותנות בכך שיסופקו להם כל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עבודותיהם ובאופן שיבטיח ביצועם </w:t>
      </w:r>
      <w:r w:rsidRPr="00C140D3">
        <w:rPr>
          <w:rFonts w:ascii="Times New Roman" w:eastAsia="Times New Roman" w:hAnsi="Times New Roman" w:cs="David"/>
          <w:sz w:val="20"/>
          <w:szCs w:val="24"/>
          <w:rtl/>
          <w:lang w:eastAsia="he-IL"/>
        </w:rPr>
        <w:lastRenderedPageBreak/>
        <w:t>בהתאם ללוחות הזמנים שיהיו רצופים לחוזים שיחתמו עמם.</w:t>
      </w:r>
    </w:p>
    <w:p w14:paraId="2C962D7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85AF00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73B69EB8"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FF3EDC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לא קיבל </w:t>
      </w:r>
      <w:proofErr w:type="spellStart"/>
      <w:r w:rsidRPr="00C140D3">
        <w:rPr>
          <w:rFonts w:ascii="Times New Roman" w:eastAsia="Times New Roman" w:hAnsi="Times New Roman" w:cs="David"/>
          <w:sz w:val="20"/>
          <w:szCs w:val="24"/>
          <w:rtl/>
          <w:lang w:eastAsia="he-IL"/>
        </w:rPr>
        <w:t>תכניות</w:t>
      </w:r>
      <w:proofErr w:type="spellEnd"/>
      <w:r w:rsidRPr="00C140D3">
        <w:rPr>
          <w:rFonts w:ascii="Times New Roman" w:eastAsia="Times New Roman" w:hAnsi="Times New Roman" w:cs="David"/>
          <w:sz w:val="20"/>
          <w:szCs w:val="24"/>
          <w:rtl/>
          <w:lang w:eastAsia="he-IL"/>
        </w:rPr>
        <w:t>,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BF6E68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19F5C792"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04F5E45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684494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9FBF885"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4279C62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54B3BD14"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proofErr w:type="spellStart"/>
      <w:r w:rsidRPr="00C140D3">
        <w:rPr>
          <w:rFonts w:ascii="Times New Roman" w:eastAsia="Times New Roman" w:hAnsi="Times New Roman" w:cs="David" w:hint="cs"/>
          <w:b/>
          <w:sz w:val="20"/>
          <w:szCs w:val="24"/>
          <w:rtl/>
          <w:lang w:eastAsia="he-IL"/>
        </w:rPr>
        <w:t>המצ"ב</w:t>
      </w:r>
      <w:proofErr w:type="spellEnd"/>
      <w:r w:rsidRPr="00C140D3">
        <w:rPr>
          <w:rFonts w:ascii="Times New Roman" w:eastAsia="Times New Roman" w:hAnsi="Times New Roman" w:cs="David" w:hint="cs"/>
          <w:b/>
          <w:sz w:val="20"/>
          <w:szCs w:val="24"/>
          <w:rtl/>
          <w:lang w:eastAsia="he-IL"/>
        </w:rPr>
        <w:t xml:space="preserve">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0E698C39"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0235260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4C007A5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4961298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2F820D8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B4EFCA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103FFE2C"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02068D7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שליחויות.</w:t>
      </w:r>
    </w:p>
    <w:p w14:paraId="506ED465"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w:t>
      </w:r>
      <w:proofErr w:type="spellStart"/>
      <w:r w:rsidRPr="00C140D3">
        <w:rPr>
          <w:rFonts w:ascii="Times New Roman" w:eastAsia="Times New Roman" w:hAnsi="Times New Roman" w:cs="David"/>
          <w:sz w:val="20"/>
          <w:szCs w:val="24"/>
          <w:rtl/>
          <w:lang w:eastAsia="he-IL"/>
        </w:rPr>
        <w:t>רמדורנט</w:t>
      </w:r>
      <w:proofErr w:type="spellEnd"/>
      <w:r w:rsidRPr="00C140D3">
        <w:rPr>
          <w:rFonts w:ascii="Times New Roman" w:eastAsia="Times New Roman" w:hAnsi="Times New Roman" w:cs="David"/>
          <w:sz w:val="20"/>
          <w:szCs w:val="24"/>
          <w:rtl/>
          <w:lang w:eastAsia="he-IL"/>
        </w:rPr>
        <w:t xml:space="preserve">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6D6F45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C140D3">
        <w:rPr>
          <w:rFonts w:ascii="Times New Roman" w:eastAsia="Times New Roman" w:hAnsi="Times New Roman" w:cs="David"/>
          <w:sz w:val="20"/>
          <w:szCs w:val="24"/>
          <w:rtl/>
          <w:lang w:eastAsia="he-IL"/>
        </w:rPr>
        <w:t>לשלמם</w:t>
      </w:r>
      <w:proofErr w:type="spellEnd"/>
      <w:r w:rsidRPr="00C140D3">
        <w:rPr>
          <w:rFonts w:ascii="Times New Roman" w:eastAsia="Times New Roman" w:hAnsi="Times New Roman" w:cs="David"/>
          <w:sz w:val="20"/>
          <w:szCs w:val="24"/>
          <w:rtl/>
          <w:lang w:eastAsia="he-IL"/>
        </w:rPr>
        <w:t xml:space="preserve">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3F67BF2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A1D6BC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proofErr w:type="spellStart"/>
      <w:r w:rsidRPr="00C140D3">
        <w:rPr>
          <w:rFonts w:ascii="Times New Roman" w:eastAsia="Times New Roman" w:hAnsi="Times New Roman" w:cs="David" w:hint="cs"/>
          <w:sz w:val="20"/>
          <w:szCs w:val="24"/>
          <w:rtl/>
          <w:lang w:eastAsia="he-IL"/>
        </w:rPr>
        <w:t>המצ"ב</w:t>
      </w:r>
      <w:proofErr w:type="spellEnd"/>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C140D3">
        <w:rPr>
          <w:rFonts w:ascii="Times New Roman" w:eastAsia="Times New Roman" w:hAnsi="Times New Roman" w:cs="David"/>
          <w:sz w:val="20"/>
          <w:szCs w:val="24"/>
          <w:rtl/>
          <w:lang w:eastAsia="he-IL"/>
        </w:rPr>
        <w:t>לתכניותיו</w:t>
      </w:r>
      <w:proofErr w:type="spellEnd"/>
      <w:r w:rsidRPr="00C140D3">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25BC69A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482D82D5"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500FF7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625478A0"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C140D3">
        <w:rPr>
          <w:rFonts w:ascii="Times New Roman" w:eastAsia="Times New Roman" w:hAnsi="Times New Roman" w:cs="David"/>
          <w:sz w:val="20"/>
          <w:szCs w:val="24"/>
          <w:rtl/>
          <w:lang w:eastAsia="he-IL"/>
        </w:rPr>
        <w:t>בתכניות</w:t>
      </w:r>
      <w:proofErr w:type="spellEnd"/>
      <w:r w:rsidRPr="00C140D3">
        <w:rPr>
          <w:rFonts w:ascii="Times New Roman" w:eastAsia="Times New Roman" w:hAnsi="Times New Roman" w:cs="David"/>
          <w:sz w:val="20"/>
          <w:szCs w:val="24"/>
          <w:rtl/>
          <w:lang w:eastAsia="he-IL"/>
        </w:rPr>
        <w:t xml:space="preserve">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5DA48583"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w:t>
      </w:r>
      <w:proofErr w:type="spellStart"/>
      <w:r w:rsidRPr="004A7CFB">
        <w:rPr>
          <w:rFonts w:ascii="Times New Roman" w:eastAsia="Times New Roman" w:hAnsi="Times New Roman" w:cs="David" w:hint="cs"/>
          <w:b/>
          <w:sz w:val="20"/>
          <w:szCs w:val="24"/>
          <w:rtl/>
          <w:lang w:eastAsia="he-IL"/>
        </w:rPr>
        <w:t>המצ"ב</w:t>
      </w:r>
      <w:proofErr w:type="spellEnd"/>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0BA2E8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03B6B987"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w:t>
      </w:r>
      <w:proofErr w:type="spellStart"/>
      <w:r w:rsidRPr="00C140D3">
        <w:rPr>
          <w:rFonts w:ascii="Times New Roman" w:eastAsia="Times New Roman" w:hAnsi="Times New Roman" w:cs="David"/>
          <w:sz w:val="20"/>
          <w:szCs w:val="24"/>
          <w:rtl/>
          <w:lang w:eastAsia="he-IL"/>
        </w:rPr>
        <w:t>באומדן</w:t>
      </w:r>
      <w:proofErr w:type="spellEnd"/>
      <w:r w:rsidRPr="00C140D3">
        <w:rPr>
          <w:rFonts w:ascii="Times New Roman" w:eastAsia="Times New Roman" w:hAnsi="Times New Roman" w:cs="David"/>
          <w:sz w:val="20"/>
          <w:szCs w:val="24"/>
          <w:rtl/>
          <w:lang w:eastAsia="he-IL"/>
        </w:rPr>
        <w:t xml:space="preserve">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13F82492"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319FB52E"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6F66BC5"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4691380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להכין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עבור רוכשים שיבקשו זאת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C1F9872" w14:textId="77777777"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מחיר השינויים ותנאי התשלום בגין תכנון השינויים </w:t>
      </w:r>
      <w:r w:rsidRPr="00C140D3">
        <w:rPr>
          <w:rFonts w:ascii="Times New Roman" w:eastAsia="Times New Roman" w:hAnsi="Times New Roman" w:cs="David" w:hint="cs"/>
          <w:sz w:val="20"/>
          <w:szCs w:val="24"/>
          <w:rtl/>
          <w:lang w:eastAsia="he-IL"/>
        </w:rPr>
        <w:t xml:space="preserve">כאמור, </w:t>
      </w:r>
      <w:r w:rsidRPr="00C140D3">
        <w:rPr>
          <w:rFonts w:ascii="Times New Roman" w:eastAsia="Times New Roman" w:hAnsi="Times New Roman" w:cs="David"/>
          <w:sz w:val="20"/>
          <w:szCs w:val="24"/>
          <w:rtl/>
          <w:lang w:eastAsia="he-IL"/>
        </w:rPr>
        <w:t>יסוכמו בין המתכנן לרוכשים. המתכנן יתקשר עם הרוכש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רוכש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בענ</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ין קביעת מחיר השינויים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תובא בפני המנהל והוא יהיה המוסמך להכריע בה.</w:t>
      </w:r>
    </w:p>
    <w:p w14:paraId="73282BD2"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6726126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3A9C9751"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465C41C"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6F213D29" w14:textId="77777777" w:rsidR="003811C6" w:rsidRPr="00013687" w:rsidRDefault="003811C6" w:rsidP="003811C6">
      <w:pPr>
        <w:pStyle w:val="afa"/>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93449AD"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5FB4E63"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4FAEBF4"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93ACE21"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0027D5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w:t>
      </w:r>
      <w:r>
        <w:rPr>
          <w:rFonts w:ascii="Times New Roman" w:eastAsia="Times New Roman" w:hAnsi="Times New Roman" w:cs="David" w:hint="cs"/>
          <w:sz w:val="20"/>
          <w:szCs w:val="24"/>
          <w:rtl/>
          <w:lang w:eastAsia="he-IL"/>
        </w:rPr>
        <w:lastRenderedPageBreak/>
        <w:t xml:space="preserve">השירותים נשוא הסכם זה וכתנאי מוקדם להתקשרות או לכל תשלום על חשבון התמורה, את אישור עריכת הביטוח, כשהוא חתום בידי מבטחיו. </w:t>
      </w:r>
    </w:p>
    <w:p w14:paraId="6A8F32A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297AF94"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603771FE"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4A1D0413"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56322ED5"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E3B8AB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D45EA3F"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E384335"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F773DA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C8594E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BAD216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BE83A73"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w:t>
      </w:r>
      <w:r>
        <w:rPr>
          <w:rFonts w:ascii="Times New Roman" w:eastAsia="Times New Roman" w:hAnsi="Times New Roman" w:cs="David" w:hint="cs"/>
          <w:sz w:val="20"/>
          <w:szCs w:val="24"/>
          <w:rtl/>
          <w:lang w:eastAsia="he-IL"/>
        </w:rPr>
        <w:lastRenderedPageBreak/>
        <w:t xml:space="preserve">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7171E2D"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CED7A5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 xml:space="preserve">אספקת </w:t>
      </w:r>
      <w:proofErr w:type="spellStart"/>
      <w:r w:rsidRPr="00C140D3">
        <w:rPr>
          <w:rFonts w:ascii="Times New Roman" w:eastAsia="Times New Roman" w:hAnsi="Times New Roman" w:cs="David"/>
          <w:bCs/>
          <w:sz w:val="20"/>
          <w:szCs w:val="24"/>
          <w:u w:val="single"/>
          <w:rtl/>
          <w:lang w:eastAsia="he-IL"/>
        </w:rPr>
        <w:t>תכניות</w:t>
      </w:r>
      <w:proofErr w:type="spellEnd"/>
    </w:p>
    <w:p w14:paraId="7D7C2FB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C140D3">
        <w:rPr>
          <w:rFonts w:ascii="Times New Roman" w:eastAsia="Times New Roman" w:hAnsi="Times New Roman" w:cs="David"/>
          <w:sz w:val="20"/>
          <w:szCs w:val="24"/>
          <w:rtl/>
          <w:lang w:eastAsia="he-IL"/>
        </w:rPr>
        <w:t>תכניות</w:t>
      </w:r>
      <w:proofErr w:type="spellEnd"/>
      <w:r w:rsidRPr="00C140D3">
        <w:rPr>
          <w:rFonts w:ascii="Times New Roman" w:eastAsia="Times New Roman" w:hAnsi="Times New Roman" w:cs="David"/>
          <w:sz w:val="20"/>
          <w:szCs w:val="24"/>
          <w:rtl/>
          <w:lang w:eastAsia="he-IL"/>
        </w:rPr>
        <w:t xml:space="preserve">, ובכללן, </w:t>
      </w:r>
      <w:proofErr w:type="spellStart"/>
      <w:r w:rsidRPr="00C140D3">
        <w:rPr>
          <w:rFonts w:ascii="Times New Roman" w:eastAsia="Times New Roman" w:hAnsi="Times New Roman" w:cs="David"/>
          <w:sz w:val="20"/>
          <w:szCs w:val="24"/>
          <w:rtl/>
          <w:lang w:eastAsia="he-IL"/>
        </w:rPr>
        <w:t>תכניות</w:t>
      </w:r>
      <w:proofErr w:type="spellEnd"/>
      <w:r w:rsidRPr="00C140D3">
        <w:rPr>
          <w:rFonts w:ascii="Times New Roman" w:eastAsia="Times New Roman" w:hAnsi="Times New Roman" w:cs="David"/>
          <w:sz w:val="20"/>
          <w:szCs w:val="24"/>
          <w:rtl/>
          <w:lang w:eastAsia="he-IL"/>
        </w:rPr>
        <w:t xml:space="preserve"> ומסמכים המנויים ברשימה </w:t>
      </w:r>
      <w:proofErr w:type="spellStart"/>
      <w:r w:rsidRPr="00C140D3">
        <w:rPr>
          <w:rFonts w:ascii="Times New Roman" w:eastAsia="Times New Roman" w:hAnsi="Times New Roman" w:cs="David"/>
          <w:sz w:val="20"/>
          <w:szCs w:val="24"/>
          <w:rtl/>
          <w:lang w:eastAsia="he-IL"/>
        </w:rPr>
        <w:t>המצ"ב</w:t>
      </w:r>
      <w:proofErr w:type="spellEnd"/>
      <w:r w:rsidRPr="00C140D3">
        <w:rPr>
          <w:rFonts w:ascii="Times New Roman" w:eastAsia="Times New Roman" w:hAnsi="Times New Roman" w:cs="David"/>
          <w:sz w:val="20"/>
          <w:szCs w:val="24"/>
          <w:rtl/>
          <w:lang w:eastAsia="he-IL"/>
        </w:rPr>
        <w:t xml:space="preserve">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w:t>
      </w:r>
      <w:proofErr w:type="spellStart"/>
      <w:r w:rsidRPr="00C140D3">
        <w:rPr>
          <w:rFonts w:ascii="Times New Roman" w:eastAsia="Times New Roman" w:hAnsi="Times New Roman" w:cs="David"/>
          <w:sz w:val="20"/>
          <w:szCs w:val="24"/>
          <w:rtl/>
          <w:lang w:eastAsia="he-IL"/>
        </w:rPr>
        <w:t>לתכניות</w:t>
      </w:r>
      <w:proofErr w:type="spellEnd"/>
      <w:r w:rsidRPr="00C140D3">
        <w:rPr>
          <w:rFonts w:ascii="Times New Roman" w:eastAsia="Times New Roman" w:hAnsi="Times New Roman" w:cs="David"/>
          <w:sz w:val="20"/>
          <w:szCs w:val="24"/>
          <w:rtl/>
          <w:lang w:eastAsia="he-IL"/>
        </w:rPr>
        <w:t xml:space="preserve">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203EF82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2AC238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C140D3">
        <w:rPr>
          <w:rFonts w:ascii="Times New Roman" w:eastAsia="Times New Roman" w:hAnsi="Times New Roman" w:cs="David"/>
          <w:sz w:val="20"/>
          <w:szCs w:val="24"/>
          <w:rtl/>
          <w:lang w:eastAsia="he-IL"/>
        </w:rPr>
        <w:t>הכל</w:t>
      </w:r>
      <w:proofErr w:type="spellEnd"/>
      <w:r w:rsidRPr="00C140D3">
        <w:rPr>
          <w:rFonts w:ascii="Times New Roman" w:eastAsia="Times New Roman" w:hAnsi="Times New Roman" w:cs="David"/>
          <w:sz w:val="20"/>
          <w:szCs w:val="24"/>
          <w:rtl/>
          <w:lang w:eastAsia="he-IL"/>
        </w:rPr>
        <w:t xml:space="preserve"> לפי העניין.</w:t>
      </w:r>
    </w:p>
    <w:p w14:paraId="77F87BC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12B2870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C140D3">
        <w:rPr>
          <w:rFonts w:ascii="Times New Roman" w:eastAsia="Times New Roman" w:hAnsi="Times New Roman" w:cs="David"/>
          <w:sz w:val="20"/>
          <w:szCs w:val="24"/>
          <w:rtl/>
          <w:lang w:eastAsia="he-IL"/>
        </w:rPr>
        <w:t>תכניות</w:t>
      </w:r>
      <w:proofErr w:type="spellEnd"/>
      <w:r w:rsidRPr="00C140D3">
        <w:rPr>
          <w:rFonts w:ascii="Times New Roman" w:eastAsia="Times New Roman" w:hAnsi="Times New Roman" w:cs="David"/>
          <w:sz w:val="20"/>
          <w:szCs w:val="24"/>
          <w:rtl/>
          <w:lang w:eastAsia="he-IL"/>
        </w:rPr>
        <w:t xml:space="preserve">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65F1B389"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זכות הקניין בכל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C140D3">
        <w:rPr>
          <w:rFonts w:ascii="Times New Roman" w:eastAsia="Times New Roman" w:hAnsi="Times New Roman" w:cs="David"/>
          <w:sz w:val="20"/>
          <w:szCs w:val="24"/>
          <w:rtl/>
          <w:lang w:eastAsia="he-IL"/>
        </w:rPr>
        <w:t>בתכניות</w:t>
      </w:r>
      <w:proofErr w:type="spellEnd"/>
      <w:r w:rsidRPr="00C140D3">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C140D3">
        <w:rPr>
          <w:rFonts w:ascii="Times New Roman" w:eastAsia="Times New Roman" w:hAnsi="Times New Roman" w:cs="David"/>
          <w:sz w:val="20"/>
          <w:szCs w:val="24"/>
          <w:rtl/>
          <w:lang w:eastAsia="he-IL"/>
        </w:rPr>
        <w:t>בתכניות</w:t>
      </w:r>
      <w:proofErr w:type="spellEnd"/>
      <w:r w:rsidRPr="00C140D3">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C140D3">
        <w:rPr>
          <w:rFonts w:ascii="Times New Roman" w:eastAsia="Times New Roman" w:hAnsi="Times New Roman" w:cs="David"/>
          <w:sz w:val="20"/>
          <w:szCs w:val="24"/>
          <w:rtl/>
          <w:lang w:eastAsia="he-IL"/>
        </w:rPr>
        <w:t>בתכניות</w:t>
      </w:r>
      <w:proofErr w:type="spellEnd"/>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המתכנן אינו רשאי להשתמש </w:t>
      </w:r>
      <w:proofErr w:type="spellStart"/>
      <w:r w:rsidRPr="00C140D3">
        <w:rPr>
          <w:rFonts w:ascii="Times New Roman" w:eastAsia="Times New Roman" w:hAnsi="Times New Roman" w:cs="David"/>
          <w:sz w:val="20"/>
          <w:szCs w:val="24"/>
          <w:rtl/>
          <w:lang w:eastAsia="he-IL"/>
        </w:rPr>
        <w:t>בתכניות</w:t>
      </w:r>
      <w:proofErr w:type="spellEnd"/>
      <w:r w:rsidRPr="00C140D3">
        <w:rPr>
          <w:rFonts w:ascii="Times New Roman" w:eastAsia="Times New Roman" w:hAnsi="Times New Roman" w:cs="David"/>
          <w:sz w:val="20"/>
          <w:szCs w:val="24"/>
          <w:rtl/>
          <w:lang w:eastAsia="he-IL"/>
        </w:rPr>
        <w:t xml:space="preserve"> לצורך תכנון ובניה של פרויקט אחר  שלא בהסכמת המזמין.</w:t>
      </w:r>
    </w:p>
    <w:p w14:paraId="048172E1"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7520C8A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05BD866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 xml:space="preserve">י הדין ו/או </w:t>
      </w:r>
      <w:proofErr w:type="spellStart"/>
      <w:r w:rsidRPr="00C140D3">
        <w:rPr>
          <w:rFonts w:ascii="Times New Roman" w:eastAsia="Times New Roman" w:hAnsi="Times New Roman" w:cs="David"/>
          <w:color w:val="000000"/>
          <w:sz w:val="24"/>
          <w:szCs w:val="24"/>
          <w:rtl/>
          <w:lang w:eastAsia="he-IL"/>
        </w:rPr>
        <w:t>מכח</w:t>
      </w:r>
      <w:proofErr w:type="spellEnd"/>
      <w:r w:rsidRPr="00C140D3">
        <w:rPr>
          <w:rFonts w:ascii="Times New Roman" w:eastAsia="Times New Roman" w:hAnsi="Times New Roman" w:cs="David"/>
          <w:color w:val="000000"/>
          <w:sz w:val="24"/>
          <w:szCs w:val="24"/>
          <w:rtl/>
          <w:lang w:eastAsia="he-IL"/>
        </w:rPr>
        <w:t xml:space="preserve"> צו הרחבה ו/או </w:t>
      </w:r>
      <w:proofErr w:type="spellStart"/>
      <w:r w:rsidRPr="00C140D3">
        <w:rPr>
          <w:rFonts w:ascii="Times New Roman" w:eastAsia="Times New Roman" w:hAnsi="Times New Roman" w:cs="David"/>
          <w:color w:val="000000"/>
          <w:sz w:val="24"/>
          <w:szCs w:val="24"/>
          <w:rtl/>
          <w:lang w:eastAsia="he-IL"/>
        </w:rPr>
        <w:t>מכח</w:t>
      </w:r>
      <w:proofErr w:type="spellEnd"/>
      <w:r w:rsidRPr="00C140D3">
        <w:rPr>
          <w:rFonts w:ascii="Times New Roman" w:eastAsia="Times New Roman" w:hAnsi="Times New Roman" w:cs="David"/>
          <w:color w:val="000000"/>
          <w:sz w:val="24"/>
          <w:szCs w:val="24"/>
          <w:rtl/>
          <w:lang w:eastAsia="he-IL"/>
        </w:rPr>
        <w:t xml:space="preserve"> הסכם כלשהו על עובד</w:t>
      </w:r>
      <w:r w:rsidRPr="00C140D3">
        <w:rPr>
          <w:rFonts w:ascii="Times New Roman" w:eastAsia="Times New Roman" w:hAnsi="Times New Roman" w:cs="David" w:hint="cs"/>
          <w:sz w:val="20"/>
          <w:szCs w:val="24"/>
          <w:rtl/>
          <w:lang w:eastAsia="he-IL"/>
        </w:rPr>
        <w:t>.</w:t>
      </w:r>
    </w:p>
    <w:p w14:paraId="52D9129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w:t>
      </w:r>
      <w:proofErr w:type="spellStart"/>
      <w:r w:rsidRPr="00C140D3">
        <w:rPr>
          <w:rFonts w:ascii="Times New Roman" w:eastAsia="Times New Roman" w:hAnsi="Times New Roman" w:cs="David" w:hint="cs"/>
          <w:color w:val="000000"/>
          <w:sz w:val="24"/>
          <w:szCs w:val="24"/>
          <w:rtl/>
          <w:lang w:eastAsia="he-IL"/>
        </w:rPr>
        <w:t>שלוחיו</w:t>
      </w:r>
      <w:proofErr w:type="spellEnd"/>
      <w:r w:rsidRPr="00C140D3">
        <w:rPr>
          <w:rFonts w:ascii="Times New Roman" w:eastAsia="Times New Roman" w:hAnsi="Times New Roman" w:cs="David" w:hint="cs"/>
          <w:color w:val="000000"/>
          <w:sz w:val="24"/>
          <w:szCs w:val="24"/>
          <w:rtl/>
          <w:lang w:eastAsia="he-IL"/>
        </w:rPr>
        <w:t xml:space="preserve">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CAA7B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w:t>
      </w:r>
      <w:proofErr w:type="spellStart"/>
      <w:r w:rsidRPr="00C140D3">
        <w:rPr>
          <w:rFonts w:ascii="Times New Roman" w:eastAsia="Times New Roman" w:hAnsi="Times New Roman" w:cs="David"/>
          <w:sz w:val="20"/>
          <w:szCs w:val="24"/>
          <w:rtl/>
          <w:lang w:eastAsia="he-IL"/>
        </w:rPr>
        <w:t>ישא</w:t>
      </w:r>
      <w:proofErr w:type="spellEnd"/>
      <w:r w:rsidRPr="00C140D3">
        <w:rPr>
          <w:rFonts w:ascii="Times New Roman" w:eastAsia="Times New Roman" w:hAnsi="Times New Roman" w:cs="David"/>
          <w:sz w:val="20"/>
          <w:szCs w:val="24"/>
          <w:rtl/>
          <w:lang w:eastAsia="he-IL"/>
        </w:rPr>
        <w:t xml:space="preserve"> לבדו </w:t>
      </w:r>
      <w:r w:rsidRPr="00C140D3">
        <w:rPr>
          <w:rFonts w:ascii="Times New Roman" w:eastAsia="Times New Roman" w:hAnsi="Times New Roman" w:cs="David"/>
          <w:color w:val="000000"/>
          <w:sz w:val="24"/>
          <w:szCs w:val="24"/>
          <w:rtl/>
          <w:lang w:eastAsia="he-IL"/>
        </w:rPr>
        <w:t xml:space="preserve">בכל התשלומים ו/או </w:t>
      </w:r>
      <w:proofErr w:type="spellStart"/>
      <w:r w:rsidRPr="00C140D3">
        <w:rPr>
          <w:rFonts w:ascii="Times New Roman" w:eastAsia="Times New Roman" w:hAnsi="Times New Roman" w:cs="David"/>
          <w:color w:val="000000"/>
          <w:sz w:val="24"/>
          <w:szCs w:val="24"/>
          <w:rtl/>
          <w:lang w:eastAsia="he-IL"/>
        </w:rPr>
        <w:t>המסים</w:t>
      </w:r>
      <w:proofErr w:type="spellEnd"/>
      <w:r w:rsidRPr="00C140D3">
        <w:rPr>
          <w:rFonts w:ascii="Times New Roman" w:eastAsia="Times New Roman" w:hAnsi="Times New Roman" w:cs="David"/>
          <w:color w:val="000000"/>
          <w:sz w:val="24"/>
          <w:szCs w:val="24"/>
          <w:rtl/>
          <w:lang w:eastAsia="he-IL"/>
        </w:rPr>
        <w:t xml:space="preserve"> ו/או תשלומי חובה </w:t>
      </w:r>
      <w:r w:rsidRPr="00C140D3">
        <w:rPr>
          <w:rFonts w:ascii="Times New Roman" w:eastAsia="Times New Roman" w:hAnsi="Times New Roman" w:cs="David"/>
          <w:color w:val="000000"/>
          <w:sz w:val="24"/>
          <w:szCs w:val="24"/>
          <w:rtl/>
          <w:lang w:eastAsia="he-IL"/>
        </w:rPr>
        <w:lastRenderedPageBreak/>
        <w:t>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634AFF6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F34751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A7DFF47"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3EB7188A" w14:textId="77777777" w:rsidR="007A10F8" w:rsidDel="00621825" w:rsidRDefault="007A10F8" w:rsidP="007A10F8">
      <w:pPr>
        <w:widowControl w:val="0"/>
        <w:spacing w:before="0" w:beforeAutospacing="0" w:after="240" w:afterAutospacing="0" w:line="240" w:lineRule="auto"/>
        <w:ind w:right="360"/>
        <w:jc w:val="both"/>
        <w:rPr>
          <w:del w:id="10" w:author="מרול אטמן" w:date="2025-04-06T17:53:00Z" w16du:dateUtc="2025-04-06T14:53:00Z"/>
          <w:rFonts w:ascii="Times New Roman" w:eastAsia="Times New Roman" w:hAnsi="Times New Roman" w:cs="David"/>
          <w:sz w:val="20"/>
          <w:szCs w:val="24"/>
          <w:rtl/>
          <w:lang w:eastAsia="he-IL"/>
        </w:rPr>
      </w:pPr>
    </w:p>
    <w:p w14:paraId="1135467E"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43DE19E1"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3A9398D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4B5C451B"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2DD3E916"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35A1C763"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1A6AE50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11E00825"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w:t>
      </w:r>
      <w:r w:rsidRPr="00C140D3">
        <w:rPr>
          <w:rFonts w:ascii="Times New Roman" w:eastAsia="Times New Roman" w:hAnsi="Times New Roman" w:cs="David"/>
          <w:sz w:val="20"/>
          <w:szCs w:val="24"/>
          <w:rtl/>
          <w:lang w:eastAsia="he-IL"/>
        </w:rPr>
        <w:lastRenderedPageBreak/>
        <w:t>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5AA5306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E3FE69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447F2280"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5C5B5FF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387C796B"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1A4AC1AF" w14:textId="77777777" w:rsidR="0006397D" w:rsidRPr="0006397D" w:rsidRDefault="0006397D" w:rsidP="0006397D">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0F518D0"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15C5ACEC" w14:textId="77777777" w:rsidR="00E43D7A" w:rsidRPr="00E43D7A" w:rsidRDefault="00E43D7A" w:rsidP="00E43D7A">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5B87868A"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lang w:eastAsia="he-IL"/>
        </w:rPr>
      </w:pPr>
      <w:r w:rsidRPr="00E43D7A">
        <w:rPr>
          <w:rFonts w:ascii="Times New Roman" w:eastAsia="Times New Roman" w:hAnsi="Times New Roman" w:cs="David"/>
          <w:sz w:val="20"/>
          <w:szCs w:val="24"/>
          <w:rtl/>
          <w:lang w:eastAsia="he-IL"/>
        </w:rPr>
        <w:t>חל שינוי בהחזקת המניות ו/או בהרכב המנהלים של המתכנן.</w:t>
      </w:r>
    </w:p>
    <w:p w14:paraId="79414DCC" w14:textId="77777777" w:rsidR="00E43D7A" w:rsidRPr="00E43D7A" w:rsidRDefault="00E43D7A" w:rsidP="00E43D7A">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59527A01" w14:textId="77777777" w:rsidR="00E43D7A" w:rsidRPr="00E43D7A" w:rsidRDefault="00E43D7A" w:rsidP="00E43D7A">
      <w:pPr>
        <w:widowControl w:val="0"/>
        <w:numPr>
          <w:ilvl w:val="3"/>
          <w:numId w:val="1"/>
        </w:numPr>
        <w:tabs>
          <w:tab w:val="clear" w:pos="157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43D7A">
        <w:rPr>
          <w:rFonts w:ascii="Times New Roman" w:eastAsia="Times New Roman" w:hAnsi="Times New Roman" w:cs="David"/>
          <w:sz w:val="20"/>
          <w:szCs w:val="24"/>
          <w:rtl/>
          <w:lang w:eastAsia="he-IL"/>
        </w:rPr>
        <w:t xml:space="preserve">המתכנן הגיש בקשה להקפאת הליכים או להסדר או סידור כלשהו עם או לטובת </w:t>
      </w:r>
      <w:proofErr w:type="spellStart"/>
      <w:r w:rsidRPr="00E43D7A">
        <w:rPr>
          <w:rFonts w:ascii="Times New Roman" w:eastAsia="Times New Roman" w:hAnsi="Times New Roman" w:cs="David"/>
          <w:sz w:val="20"/>
          <w:szCs w:val="24"/>
          <w:rtl/>
          <w:lang w:eastAsia="he-IL"/>
        </w:rPr>
        <w:t>נושיו</w:t>
      </w:r>
      <w:proofErr w:type="spellEnd"/>
      <w:r w:rsidRPr="00E43D7A">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4C1F4B9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7A471F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2AB415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59A2E4C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xml:space="preserve">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592F4EA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6EA3F6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8E41BB"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37C8670"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3B3E58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61E60E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51BCC5A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51F65CF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7358973D"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8AEEB82"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598DA6E1"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2A47D89C"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214DAE7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3C2AE43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48316A2"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408253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078852B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מתחייב לשמור על סודיות </w:t>
      </w:r>
      <w:proofErr w:type="spellStart"/>
      <w:r w:rsidRPr="00C140D3">
        <w:rPr>
          <w:rFonts w:ascii="Times New Roman" w:eastAsia="Times New Roman" w:hAnsi="Times New Roman" w:cs="David"/>
          <w:sz w:val="20"/>
          <w:szCs w:val="24"/>
          <w:rtl/>
          <w:lang w:eastAsia="he-IL"/>
        </w:rPr>
        <w:t>התכניות</w:t>
      </w:r>
      <w:proofErr w:type="spellEnd"/>
      <w:r w:rsidRPr="00C140D3">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 xml:space="preserve">מטעמם, וכן לשמור בסוד כל ידיעה שהגיעה אליו עקב ביצוע חוזה זה ולא למסור כל </w:t>
      </w:r>
      <w:r w:rsidRPr="00C140D3">
        <w:rPr>
          <w:rFonts w:ascii="Times New Roman" w:eastAsia="Times New Roman" w:hAnsi="Times New Roman" w:cs="David"/>
          <w:sz w:val="20"/>
          <w:szCs w:val="24"/>
          <w:rtl/>
          <w:lang w:eastAsia="he-IL"/>
        </w:rPr>
        <w:lastRenderedPageBreak/>
        <w:t>ידיעה כאמור לאדם שלא הוסמך לקבלה על ידי המזמין.</w:t>
      </w:r>
    </w:p>
    <w:p w14:paraId="13DA4F5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9225EB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w:t>
      </w:r>
      <w:proofErr w:type="spellStart"/>
      <w:r w:rsidRPr="00C140D3">
        <w:rPr>
          <w:rFonts w:ascii="Times New Roman" w:eastAsia="Times New Roman" w:hAnsi="Times New Roman" w:cs="David" w:hint="cs"/>
          <w:sz w:val="20"/>
          <w:szCs w:val="24"/>
          <w:rtl/>
          <w:lang w:eastAsia="he-IL"/>
        </w:rPr>
        <w:t>שלוחיו</w:t>
      </w:r>
      <w:proofErr w:type="spellEnd"/>
      <w:r w:rsidRPr="00C140D3">
        <w:rPr>
          <w:rFonts w:ascii="Times New Roman" w:eastAsia="Times New Roman" w:hAnsi="Times New Roman" w:cs="David" w:hint="cs"/>
          <w:sz w:val="20"/>
          <w:szCs w:val="24"/>
          <w:rtl/>
          <w:lang w:eastAsia="he-IL"/>
        </w:rPr>
        <w:t xml:space="preserve">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7697C54D"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377917B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3B90250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23E9F51C"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616CEC0A"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AA836A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1245FB5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21C7FB7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1005F8CB"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02635F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64F0799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874F57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9FA844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w:t>
      </w:r>
      <w:proofErr w:type="spellStart"/>
      <w:r w:rsidRPr="00C140D3">
        <w:rPr>
          <w:rFonts w:ascii="Times New Roman" w:eastAsia="Times New Roman" w:hAnsi="Times New Roman" w:cs="David"/>
          <w:sz w:val="20"/>
          <w:szCs w:val="24"/>
          <w:rtl/>
          <w:lang w:eastAsia="he-IL"/>
        </w:rPr>
        <w:t>כויתור</w:t>
      </w:r>
      <w:proofErr w:type="spellEnd"/>
      <w:r w:rsidRPr="00C140D3">
        <w:rPr>
          <w:rFonts w:ascii="Times New Roman" w:eastAsia="Times New Roman" w:hAnsi="Times New Roman" w:cs="David"/>
          <w:sz w:val="20"/>
          <w:szCs w:val="24"/>
          <w:rtl/>
          <w:lang w:eastAsia="he-IL"/>
        </w:rPr>
        <w:t xml:space="preserve">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proofErr w:type="spellStart"/>
      <w:r w:rsidRPr="00C140D3">
        <w:rPr>
          <w:rFonts w:ascii="Times New Roman" w:eastAsia="Times New Roman" w:hAnsi="Times New Roman" w:cs="David"/>
          <w:sz w:val="20"/>
          <w:szCs w:val="24"/>
          <w:rtl/>
          <w:lang w:eastAsia="he-IL"/>
        </w:rPr>
        <w:t>כויתור</w:t>
      </w:r>
      <w:proofErr w:type="spellEnd"/>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5AB10609"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54415F3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AEF6413"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7CDF209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6F22C1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C140D3">
        <w:rPr>
          <w:rFonts w:ascii="Times New Roman" w:eastAsia="Times New Roman" w:hAnsi="Times New Roman" w:cs="David"/>
          <w:sz w:val="24"/>
          <w:szCs w:val="24"/>
          <w:rtl/>
          <w:lang w:eastAsia="he-IL"/>
        </w:rPr>
        <w:t>לס"ק</w:t>
      </w:r>
      <w:proofErr w:type="spellEnd"/>
      <w:r w:rsidRPr="00C140D3">
        <w:rPr>
          <w:rFonts w:ascii="Times New Roman" w:eastAsia="Times New Roman" w:hAnsi="Times New Roman" w:cs="David"/>
          <w:sz w:val="24"/>
          <w:szCs w:val="24"/>
          <w:rtl/>
          <w:lang w:eastAsia="he-IL"/>
        </w:rPr>
        <w:t xml:space="preserve"> זה.</w:t>
      </w:r>
    </w:p>
    <w:p w14:paraId="6391D268"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6C41C32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1E7EA0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90935E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165BD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C140D3">
        <w:rPr>
          <w:rFonts w:ascii="Times New Roman" w:eastAsia="Times New Roman" w:hAnsi="Times New Roman" w:cs="David"/>
          <w:sz w:val="20"/>
          <w:szCs w:val="24"/>
          <w:rtl/>
          <w:lang w:eastAsia="he-IL"/>
        </w:rPr>
        <w:t>מורשי</w:t>
      </w:r>
      <w:proofErr w:type="spellEnd"/>
      <w:r w:rsidRPr="00C140D3">
        <w:rPr>
          <w:rFonts w:ascii="Times New Roman" w:eastAsia="Times New Roman" w:hAnsi="Times New Roman" w:cs="David"/>
          <w:sz w:val="20"/>
          <w:szCs w:val="24"/>
          <w:rtl/>
          <w:lang w:eastAsia="he-IL"/>
        </w:rPr>
        <w:t xml:space="preserve"> החתימה של המזמין.</w:t>
      </w:r>
    </w:p>
    <w:p w14:paraId="171D1443"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519F1286" w14:textId="0EDCB5F0" w:rsidR="00C140D3" w:rsidRPr="00B3053B" w:rsidDel="00B3053B" w:rsidRDefault="00C140D3" w:rsidP="00C140D3">
      <w:pPr>
        <w:widowControl w:val="0"/>
        <w:spacing w:before="0" w:beforeAutospacing="0" w:after="720" w:afterAutospacing="0" w:line="240" w:lineRule="auto"/>
        <w:rPr>
          <w:del w:id="11" w:author="מרול אטמן" w:date="2025-04-06T17:42:00Z" w16du:dateUtc="2025-04-06T14:42:00Z"/>
          <w:rFonts w:ascii="Times New Roman" w:eastAsia="Times New Roman" w:hAnsi="Times New Roman" w:cs="David"/>
          <w:sz w:val="20"/>
          <w:szCs w:val="24"/>
          <w:rtl/>
          <w:lang w:eastAsia="he-IL"/>
        </w:rPr>
      </w:pPr>
    </w:p>
    <w:p w14:paraId="5E9683C2" w14:textId="443C7195" w:rsidR="00C140D3" w:rsidRPr="00C140D3" w:rsidDel="00B3053B" w:rsidRDefault="00C140D3" w:rsidP="00C140D3">
      <w:pPr>
        <w:widowControl w:val="0"/>
        <w:spacing w:before="0" w:beforeAutospacing="0" w:after="720" w:afterAutospacing="0" w:line="240" w:lineRule="auto"/>
        <w:rPr>
          <w:del w:id="12" w:author="מרול אטמן" w:date="2025-04-06T17:42:00Z" w16du:dateUtc="2025-04-06T14:42:00Z"/>
          <w:rFonts w:ascii="Times New Roman" w:eastAsia="Times New Roman" w:hAnsi="Times New Roman" w:cs="David"/>
          <w:sz w:val="20"/>
          <w:szCs w:val="24"/>
          <w:rtl/>
          <w:lang w:eastAsia="he-IL"/>
        </w:rPr>
      </w:pPr>
    </w:p>
    <w:p w14:paraId="4F498497" w14:textId="5DDE4036" w:rsidR="00C140D3" w:rsidRPr="00C140D3" w:rsidDel="00B3053B" w:rsidRDefault="00C140D3" w:rsidP="00C140D3">
      <w:pPr>
        <w:widowControl w:val="0"/>
        <w:spacing w:before="0" w:beforeAutospacing="0" w:after="720" w:afterAutospacing="0" w:line="240" w:lineRule="auto"/>
        <w:rPr>
          <w:del w:id="13" w:author="מרול אטמן" w:date="2025-04-06T17:42:00Z" w16du:dateUtc="2025-04-06T14:42:00Z"/>
          <w:rFonts w:ascii="Times New Roman" w:eastAsia="Times New Roman" w:hAnsi="Times New Roman" w:cs="David"/>
          <w:sz w:val="20"/>
          <w:szCs w:val="24"/>
          <w:rtl/>
          <w:lang w:eastAsia="he-IL"/>
        </w:rPr>
      </w:pPr>
    </w:p>
    <w:p w14:paraId="527069E6" w14:textId="77777777" w:rsidR="00C140D3" w:rsidRPr="00C140D3" w:rsidDel="00B3053B" w:rsidRDefault="00C140D3" w:rsidP="00C140D3">
      <w:pPr>
        <w:widowControl w:val="0"/>
        <w:spacing w:before="0" w:beforeAutospacing="0" w:after="720" w:afterAutospacing="0" w:line="240" w:lineRule="auto"/>
        <w:rPr>
          <w:del w:id="14" w:author="מרול אטמן" w:date="2025-04-06T17:42:00Z" w16du:dateUtc="2025-04-06T14:42:00Z"/>
          <w:rFonts w:ascii="Times New Roman" w:eastAsia="Times New Roman" w:hAnsi="Times New Roman" w:cs="David"/>
          <w:sz w:val="20"/>
          <w:szCs w:val="24"/>
          <w:rtl/>
          <w:lang w:eastAsia="he-IL"/>
        </w:rPr>
      </w:pPr>
    </w:p>
    <w:p w14:paraId="3D9B7C9D"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0867A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0A7C681A" w14:textId="77777777" w:rsidR="007A10F8" w:rsidRPr="00B27B4C" w:rsidDel="00621825" w:rsidRDefault="007A10F8" w:rsidP="007A10F8">
      <w:pPr>
        <w:widowControl w:val="0"/>
        <w:tabs>
          <w:tab w:val="center" w:pos="1649"/>
          <w:tab w:val="center" w:pos="7177"/>
        </w:tabs>
        <w:spacing w:before="0" w:beforeAutospacing="0" w:after="0" w:afterAutospacing="0" w:line="240" w:lineRule="auto"/>
        <w:jc w:val="both"/>
        <w:rPr>
          <w:del w:id="15" w:author="מרול אטמן" w:date="2025-04-06T17:53:00Z" w16du:dateUtc="2025-04-06T14:53:00Z"/>
          <w:rFonts w:ascii="Times New Roman" w:eastAsia="Times New Roman" w:hAnsi="Times New Roman" w:cs="David"/>
          <w:sz w:val="20"/>
          <w:szCs w:val="24"/>
          <w:rtl/>
          <w:lang w:eastAsia="he-IL"/>
        </w:rPr>
      </w:pPr>
    </w:p>
    <w:p w14:paraId="61B27467"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6286DC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086DBF" w14:textId="13B1E7CC"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16" w:author="Meryl Etman" w:date="2025-03-23T16:58:00Z">
            <w:r w:rsidR="007C7B46">
              <w:rPr>
                <w:rFonts w:ascii="Times New Roman" w:eastAsia="Times New Roman" w:hAnsi="Times New Roman" w:cs="David"/>
                <w:color w:val="00B0F0"/>
                <w:sz w:val="20"/>
                <w:szCs w:val="24"/>
                <w:u w:val="single"/>
                <w:rtl/>
                <w:lang w:eastAsia="he-IL"/>
              </w:rPr>
              <w:t>א.מ.ג</w:t>
            </w:r>
            <w:proofErr w:type="spellEnd"/>
            <w:r w:rsidR="007C7B46">
              <w:rPr>
                <w:rFonts w:ascii="Times New Roman" w:eastAsia="Times New Roman" w:hAnsi="Times New Roman" w:cs="David"/>
                <w:color w:val="00B0F0"/>
                <w:sz w:val="20"/>
                <w:szCs w:val="24"/>
                <w:u w:val="single"/>
                <w:rtl/>
                <w:lang w:eastAsia="he-IL"/>
              </w:rPr>
              <w:t>. תכנון יעוץ וניהול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7" w:author="Meryl Etman" w:date="2025-03-23T16:57:00Z">
            <w:r w:rsidR="00517B42" w:rsidRPr="003E6FC4">
              <w:rPr>
                <w:rStyle w:val="a8"/>
                <w:rtl/>
              </w:rPr>
              <w:t>[שם צד א]</w:t>
            </w:r>
          </w:ins>
        </w:sdtContent>
      </w:sdt>
    </w:p>
    <w:p w14:paraId="6666F4ED" w14:textId="77777777" w:rsidR="007A10F8" w:rsidRPr="00B27B4C" w:rsidDel="00621825" w:rsidRDefault="007A10F8" w:rsidP="007A10F8">
      <w:pPr>
        <w:widowControl w:val="0"/>
        <w:tabs>
          <w:tab w:val="center" w:pos="1649"/>
          <w:tab w:val="center" w:pos="7177"/>
        </w:tabs>
        <w:spacing w:before="0" w:beforeAutospacing="0" w:after="480" w:afterAutospacing="0" w:line="240" w:lineRule="auto"/>
        <w:jc w:val="both"/>
        <w:rPr>
          <w:del w:id="18" w:author="מרול אטמן" w:date="2025-04-06T17:53:00Z" w16du:dateUtc="2025-04-06T14:53:00Z"/>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6CF1F50" w14:textId="77777777" w:rsidR="007A10F8" w:rsidRPr="00B27B4C" w:rsidRDefault="007A10F8" w:rsidP="00621825">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Change w:id="19" w:author="מרול אטמן" w:date="2025-04-06T17:53:00Z" w16du:dateUtc="2025-04-06T14:53:00Z">
          <w:pPr>
            <w:widowControl w:val="0"/>
            <w:spacing w:before="0" w:beforeAutospacing="0" w:after="0" w:afterAutospacing="0" w:line="240" w:lineRule="auto"/>
            <w:jc w:val="both"/>
          </w:pPr>
        </w:pPrChange>
      </w:pPr>
    </w:p>
    <w:p w14:paraId="22F0F32A"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AD677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76694C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663C48"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E23738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113753B" w14:textId="77777777" w:rsidR="007A10F8" w:rsidRPr="00B27B4C" w:rsidDel="00621825" w:rsidRDefault="007A10F8" w:rsidP="007A10F8">
      <w:pPr>
        <w:widowControl w:val="0"/>
        <w:spacing w:before="0" w:beforeAutospacing="0" w:after="0" w:afterAutospacing="0" w:line="240" w:lineRule="auto"/>
        <w:jc w:val="both"/>
        <w:rPr>
          <w:del w:id="20" w:author="מרול אטמן" w:date="2025-04-06T17:53:00Z" w16du:dateUtc="2025-04-06T14:53:00Z"/>
          <w:rFonts w:ascii="Times New Roman" w:eastAsia="Times New Roman" w:hAnsi="Times New Roman" w:cs="David"/>
          <w:sz w:val="20"/>
          <w:szCs w:val="24"/>
          <w:rtl/>
          <w:lang w:eastAsia="he-IL"/>
        </w:rPr>
      </w:pPr>
    </w:p>
    <w:p w14:paraId="72852FF2" w14:textId="77777777" w:rsidR="007A10F8" w:rsidRPr="00B27B4C" w:rsidDel="00621825" w:rsidRDefault="007A10F8" w:rsidP="007A10F8">
      <w:pPr>
        <w:widowControl w:val="0"/>
        <w:spacing w:before="0" w:beforeAutospacing="0" w:after="0" w:afterAutospacing="0" w:line="240" w:lineRule="auto"/>
        <w:jc w:val="center"/>
        <w:rPr>
          <w:del w:id="21" w:author="מרול אטמן" w:date="2025-04-06T17:53:00Z" w16du:dateUtc="2025-04-06T14:53:00Z"/>
          <w:rFonts w:ascii="Times New Roman" w:eastAsia="Times New Roman" w:hAnsi="Times New Roman" w:cs="David"/>
          <w:b/>
          <w:bCs/>
          <w:sz w:val="24"/>
          <w:szCs w:val="24"/>
          <w:rtl/>
          <w:lang w:eastAsia="he-IL"/>
        </w:rPr>
      </w:pPr>
    </w:p>
    <w:p w14:paraId="7A8D5D1B" w14:textId="77777777" w:rsidR="00C140D3" w:rsidRPr="00C140D3" w:rsidDel="00621825" w:rsidRDefault="00C140D3" w:rsidP="00C140D3">
      <w:pPr>
        <w:widowControl w:val="0"/>
        <w:spacing w:before="0" w:beforeAutospacing="0" w:after="0" w:afterAutospacing="0" w:line="240" w:lineRule="auto"/>
        <w:jc w:val="both"/>
        <w:rPr>
          <w:del w:id="22" w:author="מרול אטמן" w:date="2025-04-06T17:53:00Z" w16du:dateUtc="2025-04-06T14:53:00Z"/>
          <w:rFonts w:ascii="Times New Roman" w:eastAsia="Times New Roman" w:hAnsi="Times New Roman" w:cs="David"/>
          <w:sz w:val="20"/>
          <w:szCs w:val="24"/>
          <w:rtl/>
          <w:lang w:eastAsia="he-IL"/>
        </w:rPr>
      </w:pPr>
    </w:p>
    <w:p w14:paraId="1C39E14D" w14:textId="408BEE7F" w:rsidR="00C140D3" w:rsidRPr="00C140D3" w:rsidDel="00621825" w:rsidRDefault="00C140D3" w:rsidP="00621825">
      <w:pPr>
        <w:widowControl w:val="0"/>
        <w:spacing w:before="0" w:beforeAutospacing="0" w:after="0" w:afterAutospacing="0" w:line="240" w:lineRule="auto"/>
        <w:rPr>
          <w:del w:id="23" w:author="מרול אטמן" w:date="2025-04-06T17:53:00Z" w16du:dateUtc="2025-04-06T14:53:00Z"/>
          <w:rFonts w:ascii="Times New Roman" w:eastAsia="Times New Roman" w:hAnsi="Times New Roman" w:cs="David"/>
          <w:b/>
          <w:bCs/>
          <w:sz w:val="24"/>
          <w:szCs w:val="24"/>
          <w:rtl/>
          <w:lang w:eastAsia="he-IL"/>
        </w:rPr>
        <w:pPrChange w:id="24" w:author="מרול אטמן" w:date="2025-04-06T17:53:00Z" w16du:dateUtc="2025-04-06T14:53:00Z">
          <w:pPr>
            <w:widowControl w:val="0"/>
            <w:spacing w:before="0" w:beforeAutospacing="0" w:after="0" w:afterAutospacing="0" w:line="240" w:lineRule="auto"/>
            <w:jc w:val="center"/>
          </w:pPr>
        </w:pPrChange>
      </w:pPr>
    </w:p>
    <w:p w14:paraId="738510A0" w14:textId="77777777" w:rsidR="00C140D3" w:rsidRPr="00C140D3" w:rsidRDefault="00C140D3" w:rsidP="00621825">
      <w:pPr>
        <w:widowControl w:val="0"/>
        <w:spacing w:before="0" w:beforeAutospacing="0" w:after="0" w:afterAutospacing="0" w:line="240" w:lineRule="auto"/>
        <w:rPr>
          <w:rFonts w:ascii="Times New Roman" w:eastAsia="Times New Roman" w:hAnsi="Times New Roman" w:cs="David"/>
          <w:b/>
          <w:bCs/>
          <w:sz w:val="24"/>
          <w:szCs w:val="24"/>
          <w:rtl/>
          <w:lang w:eastAsia="he-IL"/>
        </w:rPr>
        <w:pPrChange w:id="25" w:author="מרול אטמן" w:date="2025-04-06T17:53:00Z" w16du:dateUtc="2025-04-06T14:53:00Z">
          <w:pPr>
            <w:widowControl w:val="0"/>
            <w:spacing w:before="0" w:beforeAutospacing="0" w:after="0" w:afterAutospacing="0" w:line="240" w:lineRule="auto"/>
            <w:jc w:val="center"/>
          </w:pPr>
        </w:pPrChange>
      </w:pPr>
    </w:p>
    <w:p w14:paraId="52DBB92B"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525B87F4"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7B739C" w14:textId="77777777" w:rsidR="00C140D3" w:rsidRPr="00C140D3" w:rsidDel="00621825" w:rsidRDefault="00C140D3" w:rsidP="00C140D3">
      <w:pPr>
        <w:widowControl w:val="0"/>
        <w:bidi w:val="0"/>
        <w:spacing w:before="0" w:beforeAutospacing="0" w:after="0" w:afterAutospacing="0" w:line="240" w:lineRule="auto"/>
        <w:rPr>
          <w:del w:id="26" w:author="מרול אטמן" w:date="2025-04-06T17:54:00Z" w16du:dateUtc="2025-04-06T14:54:00Z"/>
          <w:rFonts w:ascii="Times New Roman" w:eastAsia="Times New Roman" w:hAnsi="Times New Roman" w:cs="David"/>
          <w:sz w:val="20"/>
          <w:szCs w:val="20"/>
          <w:lang w:eastAsia="he-IL"/>
        </w:rPr>
      </w:pPr>
    </w:p>
    <w:p w14:paraId="470EE497" w14:textId="77777777" w:rsidR="00C140D3" w:rsidRPr="00C140D3" w:rsidDel="00621825" w:rsidRDefault="00C140D3" w:rsidP="00C140D3">
      <w:pPr>
        <w:widowControl w:val="0"/>
        <w:bidi w:val="0"/>
        <w:spacing w:before="0" w:beforeAutospacing="0" w:after="0" w:afterAutospacing="0" w:line="240" w:lineRule="auto"/>
        <w:rPr>
          <w:del w:id="27" w:author="מרול אטמן" w:date="2025-04-06T17:54:00Z" w16du:dateUtc="2025-04-06T14:54:00Z"/>
          <w:rFonts w:ascii="Times New Roman" w:eastAsia="Times New Roman" w:hAnsi="Times New Roman" w:cs="David"/>
          <w:sz w:val="20"/>
          <w:szCs w:val="20"/>
          <w:lang w:eastAsia="he-IL"/>
        </w:rPr>
      </w:pPr>
    </w:p>
    <w:p w14:paraId="2164422F" w14:textId="6BC58F2E" w:rsidR="00C140D3" w:rsidRPr="00C140D3" w:rsidDel="00621825" w:rsidRDefault="00C140D3" w:rsidP="00C140D3">
      <w:pPr>
        <w:widowControl w:val="0"/>
        <w:bidi w:val="0"/>
        <w:spacing w:before="0" w:beforeAutospacing="0" w:after="0" w:afterAutospacing="0" w:line="240" w:lineRule="auto"/>
        <w:rPr>
          <w:del w:id="28" w:author="מרול אטמן" w:date="2025-04-06T17:53:00Z" w16du:dateUtc="2025-04-06T14:53:00Z"/>
          <w:rFonts w:ascii="Times New Roman" w:eastAsia="Times New Roman" w:hAnsi="Times New Roman" w:cs="David"/>
          <w:sz w:val="20"/>
          <w:szCs w:val="20"/>
          <w:lang w:eastAsia="he-IL"/>
        </w:rPr>
      </w:pPr>
    </w:p>
    <w:p w14:paraId="35611A53" w14:textId="77777777" w:rsidR="002D43DF" w:rsidRDefault="002D43DF">
      <w:pPr>
        <w:bidi w:val="0"/>
        <w:spacing w:before="0" w:beforeAutospacing="0" w:after="160" w:afterAutospacing="0" w:line="259" w:lineRule="auto"/>
        <w:rPr>
          <w:ins w:id="29" w:author="מרול אטמן" w:date="2025-03-24T10:36:00Z" w16du:dateUtc="2025-03-24T08:36:00Z"/>
          <w:rFonts w:ascii="Times New Roman" w:eastAsia="Times New Roman" w:hAnsi="Times New Roman" w:cs="David"/>
          <w:bCs/>
          <w:sz w:val="20"/>
          <w:szCs w:val="24"/>
          <w:u w:val="single"/>
          <w:rtl/>
          <w:lang w:eastAsia="he-IL"/>
        </w:rPr>
      </w:pPr>
      <w:ins w:id="30" w:author="מרול אטמן" w:date="2025-03-24T10:36:00Z" w16du:dateUtc="2025-03-24T08:36:00Z">
        <w:r>
          <w:rPr>
            <w:rFonts w:ascii="Times New Roman" w:eastAsia="Times New Roman" w:hAnsi="Times New Roman" w:cs="David"/>
            <w:bCs/>
            <w:sz w:val="20"/>
            <w:szCs w:val="24"/>
            <w:u w:val="single"/>
            <w:rtl/>
            <w:lang w:eastAsia="he-IL"/>
          </w:rPr>
          <w:br w:type="page"/>
        </w:r>
      </w:ins>
    </w:p>
    <w:p w14:paraId="1E4BC9F0" w14:textId="57F6E2A1"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C8EACE4"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88B833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B35AD6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49E26B" w14:textId="05364F91"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w:t>
      </w:r>
      <w:ins w:id="31" w:author="מרול אטמן" w:date="2025-03-24T10:36:00Z" w16du:dateUtc="2025-03-24T08:36:00Z">
        <w:r w:rsidR="002D43DF">
          <w:rPr>
            <w:rFonts w:ascii="Times New Roman" w:eastAsia="Times New Roman" w:hAnsi="Times New Roman" w:cs="David" w:hint="cs"/>
            <w:sz w:val="24"/>
            <w:szCs w:val="24"/>
            <w:rtl/>
            <w:lang w:eastAsia="he-IL"/>
          </w:rPr>
          <w:t>פינוי בינוי במסגרת התחדשות עירונית הכולל הריסת 3 בניינים קיימים ובניי</w:t>
        </w:r>
      </w:ins>
      <w:ins w:id="32" w:author="מרול אטמן" w:date="2025-03-24T10:37:00Z" w16du:dateUtc="2025-03-24T08:37:00Z">
        <w:r w:rsidR="002D43DF">
          <w:rPr>
            <w:rFonts w:ascii="Times New Roman" w:eastAsia="Times New Roman" w:hAnsi="Times New Roman" w:cs="David" w:hint="cs"/>
            <w:sz w:val="24"/>
            <w:szCs w:val="24"/>
            <w:rtl/>
            <w:lang w:eastAsia="he-IL"/>
          </w:rPr>
          <w:t>ת 6 בניינים חדשים בהם כ-204</w:t>
        </w:r>
      </w:ins>
      <w:del w:id="33" w:author="מרול אטמן" w:date="2025-03-24T10:37:00Z" w16du:dateUtc="2025-03-24T08:37:00Z">
        <w:r w:rsidRPr="00B27B4C" w:rsidDel="002D43DF">
          <w:rPr>
            <w:rFonts w:ascii="Times New Roman" w:eastAsia="Times New Roman" w:hAnsi="Times New Roman" w:cs="David" w:hint="cs"/>
            <w:sz w:val="24"/>
            <w:szCs w:val="24"/>
            <w:rtl/>
            <w:lang w:eastAsia="he-IL"/>
          </w:rPr>
          <w:delText>לבניית</w:delText>
        </w:r>
      </w:del>
      <w:r w:rsidRPr="00B27B4C">
        <w:rPr>
          <w:rFonts w:ascii="Times New Roman" w:eastAsia="Times New Roman" w:hAnsi="Times New Roman" w:cs="David" w:hint="cs"/>
          <w:sz w:val="24"/>
          <w:szCs w:val="24"/>
          <w:rtl/>
          <w:lang w:eastAsia="he-IL"/>
        </w:rPr>
        <w:t xml:space="preserve"> יחידות דיור, שטחי מסחר</w:t>
      </w:r>
      <w:del w:id="34" w:author="מרול אטמן" w:date="2025-03-24T10:37:00Z" w16du:dateUtc="2025-03-24T08:37:00Z">
        <w:r w:rsidRPr="00B27B4C" w:rsidDel="002D43DF">
          <w:rPr>
            <w:rFonts w:ascii="Times New Roman" w:eastAsia="Times New Roman" w:hAnsi="Times New Roman" w:cs="David" w:hint="cs"/>
            <w:sz w:val="24"/>
            <w:szCs w:val="24"/>
            <w:rtl/>
            <w:lang w:eastAsia="he-IL"/>
          </w:rPr>
          <w:delText xml:space="preserve"> ומשרדים</w:delText>
        </w:r>
      </w:del>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5" w:author="Meryl Etman" w:date="2025-03-23T16:28:00Z">
            <w:r w:rsidR="007E2F1E">
              <w:rPr>
                <w:rFonts w:ascii="Times New Roman" w:eastAsia="Times New Roman" w:hAnsi="Times New Roman" w:cs="David" w:hint="cs"/>
                <w:color w:val="00B0F0"/>
                <w:sz w:val="24"/>
                <w:szCs w:val="24"/>
                <w:rtl/>
                <w:lang w:eastAsia="he-IL"/>
              </w:rPr>
              <w:t>הרצליה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6" w:author="Meryl Etman" w:date="2025-03-23T16:27:00Z">
            <w:r w:rsidR="007E2F1E">
              <w:rPr>
                <w:rFonts w:ascii="Times New Roman" w:eastAsia="Times New Roman" w:hAnsi="Times New Roman" w:cs="David" w:hint="cs"/>
                <w:color w:val="00B0F0"/>
                <w:sz w:val="24"/>
                <w:szCs w:val="24"/>
                <w:rtl/>
              </w:rPr>
              <w:t>הכוזרי הרצליה</w:t>
            </w:r>
          </w:ins>
        </w:sdtContent>
      </w:sdt>
      <w:r w:rsidRPr="00E95AE9">
        <w:rPr>
          <w:rFonts w:ascii="Times New Roman" w:eastAsia="Times New Roman" w:hAnsi="Times New Roman" w:cs="David" w:hint="cs"/>
          <w:color w:val="00B0F0"/>
          <w:sz w:val="24"/>
          <w:szCs w:val="24"/>
          <w:rtl/>
          <w:lang w:eastAsia="he-IL"/>
        </w:rPr>
        <w:t>,</w:t>
      </w:r>
      <w:ins w:id="37" w:author="מרול אטמן" w:date="2025-03-24T10:38:00Z" w16du:dateUtc="2025-03-24T08:38:00Z">
        <w:r w:rsidR="002D43DF">
          <w:rPr>
            <w:rFonts w:ascii="Times New Roman" w:eastAsia="Times New Roman" w:hAnsi="Times New Roman" w:cs="David" w:hint="cs"/>
            <w:color w:val="00B0F0"/>
            <w:sz w:val="24"/>
            <w:szCs w:val="24"/>
            <w:rtl/>
            <w:lang w:eastAsia="he-IL"/>
          </w:rPr>
          <w:t xml:space="preserve"> רח' </w:t>
        </w:r>
      </w:ins>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8" w:author="Meryl Etman" w:date="2025-03-23T16:27:00Z">
            <w:r w:rsidR="007E2F1E">
              <w:rPr>
                <w:rFonts w:ascii="Times New Roman" w:eastAsia="Times New Roman" w:hAnsi="Times New Roman" w:cs="David" w:hint="cs"/>
                <w:color w:val="00B0F0"/>
                <w:sz w:val="24"/>
                <w:szCs w:val="24"/>
                <w:rtl/>
              </w:rPr>
              <w:t>הכוזרי</w:t>
            </w:r>
          </w:ins>
        </w:sdtContent>
      </w:sdt>
      <w:r w:rsidRPr="00B27B4C">
        <w:rPr>
          <w:rFonts w:ascii="Times New Roman" w:eastAsia="Times New Roman" w:hAnsi="Times New Roman" w:cs="David" w:hint="cs"/>
          <w:sz w:val="24"/>
          <w:szCs w:val="24"/>
          <w:rtl/>
          <w:lang w:eastAsia="he-IL"/>
        </w:rPr>
        <w:t xml:space="preserve"> </w:t>
      </w:r>
      <w:ins w:id="39" w:author="מרול אטמן" w:date="2025-03-24T10:38:00Z" w16du:dateUtc="2025-03-24T08:38:00Z">
        <w:r w:rsidR="002D43DF">
          <w:rPr>
            <w:rFonts w:ascii="Times New Roman" w:eastAsia="Times New Roman" w:hAnsi="Times New Roman" w:cs="David" w:hint="cs"/>
            <w:sz w:val="24"/>
            <w:szCs w:val="24"/>
            <w:rtl/>
            <w:lang w:eastAsia="he-IL"/>
          </w:rPr>
          <w:t xml:space="preserve">פינת רח' </w:t>
        </w:r>
        <w:proofErr w:type="spellStart"/>
        <w:r w:rsidR="002D43DF">
          <w:rPr>
            <w:rFonts w:ascii="Times New Roman" w:eastAsia="Times New Roman" w:hAnsi="Times New Roman" w:cs="David" w:hint="cs"/>
            <w:sz w:val="24"/>
            <w:szCs w:val="24"/>
            <w:rtl/>
            <w:lang w:eastAsia="he-IL"/>
          </w:rPr>
          <w:t>מזא"ה</w:t>
        </w:r>
        <w:proofErr w:type="spellEnd"/>
        <w:r w:rsidR="002D43DF">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 xml:space="preserve">לרבות </w:t>
      </w:r>
      <w:ins w:id="40" w:author="מרול אטמן" w:date="2025-03-24T10:38:00Z" w16du:dateUtc="2025-03-24T08:38:00Z">
        <w:r w:rsidR="002D43DF">
          <w:rPr>
            <w:rFonts w:ascii="Times New Roman" w:eastAsia="Times New Roman" w:hAnsi="Times New Roman" w:cs="David" w:hint="cs"/>
            <w:sz w:val="24"/>
            <w:szCs w:val="24"/>
            <w:rtl/>
            <w:lang w:eastAsia="he-IL"/>
          </w:rPr>
          <w:t xml:space="preserve">שיפוץ והרחבת בית כנסת קיים ולרבות </w:t>
        </w:r>
      </w:ins>
      <w:r w:rsidRPr="00B27B4C">
        <w:rPr>
          <w:rFonts w:ascii="Times New Roman" w:eastAsia="Times New Roman" w:hAnsi="Times New Roman" w:cs="David" w:hint="cs"/>
          <w:sz w:val="24"/>
          <w:szCs w:val="24"/>
          <w:rtl/>
          <w:lang w:eastAsia="he-IL"/>
        </w:rPr>
        <w:t>עבודות פיתוח על</w:t>
      </w:r>
      <w:ins w:id="41" w:author="מרול אטמן" w:date="2025-03-24T10:38:00Z" w16du:dateUtc="2025-03-24T08:38:00Z">
        <w:r w:rsidR="002D43DF">
          <w:rPr>
            <w:rFonts w:ascii="Times New Roman" w:eastAsia="Times New Roman" w:hAnsi="Times New Roman" w:cs="David" w:hint="cs"/>
            <w:sz w:val="24"/>
            <w:szCs w:val="24"/>
            <w:rtl/>
            <w:lang w:eastAsia="he-IL"/>
          </w:rPr>
          <w:t xml:space="preserve"> כולל כיכר עירונית</w:t>
        </w:r>
      </w:ins>
      <w:r w:rsidRPr="00B27B4C">
        <w:rPr>
          <w:rFonts w:ascii="Times New Roman" w:eastAsia="Times New Roman" w:hAnsi="Times New Roman" w:cs="David" w:hint="cs"/>
          <w:sz w:val="24"/>
          <w:szCs w:val="24"/>
          <w:rtl/>
          <w:lang w:eastAsia="he-IL"/>
        </w:rPr>
        <w:t>, אשר יתוכנן ו/או יבוצע עבור המזמין באתר בקטעים ובשלבים לפי שיקול דעתו.</w:t>
      </w:r>
    </w:p>
    <w:p w14:paraId="5E7FFDD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39C1D9" w14:textId="4F7B3B3E"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42" w:author="Meryl Etman" w:date="2025-03-24T10:33:00Z">
            <w:r w:rsidR="004D65BD">
              <w:rPr>
                <w:rFonts w:ascii="Times New Roman" w:eastAsia="Times New Roman" w:hAnsi="Times New Roman" w:cs="David" w:hint="cs"/>
                <w:color w:val="008000"/>
                <w:sz w:val="24"/>
                <w:szCs w:val="24"/>
                <w:rtl/>
              </w:rPr>
              <w:t>504-0138628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43" w:author="Meryl Etman" w:date="2025-03-24T10:33:00Z">
            <w:r w:rsidR="004D65BD">
              <w:rPr>
                <w:rFonts w:ascii="Times New Roman" w:eastAsia="Times New Roman" w:hAnsi="Times New Roman" w:cs="David" w:hint="cs"/>
                <w:sz w:val="24"/>
                <w:szCs w:val="24"/>
                <w:rtl/>
                <w:lang w:eastAsia="he-IL"/>
              </w:rPr>
              <w:t>6538</w:t>
            </w:r>
          </w:ins>
        </w:sdtContent>
      </w:sdt>
      <w:ins w:id="44" w:author="מרול אטמן" w:date="2025-03-24T10:38:00Z" w16du:dateUtc="2025-03-24T08:38:00Z">
        <w:r w:rsidR="004760B3">
          <w:rPr>
            <w:rFonts w:ascii="Times New Roman" w:eastAsia="Times New Roman" w:hAnsi="Times New Roman" w:cs="David" w:hint="cs"/>
            <w:sz w:val="24"/>
            <w:szCs w:val="24"/>
            <w:rtl/>
            <w:lang w:eastAsia="he-IL"/>
          </w:rPr>
          <w:t xml:space="preserve">, חלקות </w:t>
        </w:r>
      </w:ins>
      <w:ins w:id="45" w:author="מרול אטמן" w:date="2025-03-24T10:39:00Z" w16du:dateUtc="2025-03-24T08:39:00Z">
        <w:r w:rsidR="004760B3">
          <w:rPr>
            <w:rFonts w:ascii="Times New Roman" w:eastAsia="Times New Roman" w:hAnsi="Times New Roman" w:cs="David" w:hint="cs"/>
            <w:sz w:val="24"/>
            <w:szCs w:val="24"/>
            <w:rtl/>
            <w:lang w:eastAsia="he-IL"/>
          </w:rPr>
          <w:t>420-423, מגרשים 101-103, 201.</w:t>
        </w:r>
      </w:ins>
      <w:del w:id="46" w:author="מרול אטמן" w:date="2025-03-24T10:38:00Z" w16du:dateUtc="2025-03-24T08:38:00Z">
        <w:r w:rsidRPr="00B27B4C" w:rsidDel="004760B3">
          <w:rPr>
            <w:rFonts w:ascii="Times New Roman" w:eastAsia="Times New Roman" w:hAnsi="Times New Roman" w:cs="David" w:hint="cs"/>
            <w:sz w:val="24"/>
            <w:szCs w:val="24"/>
            <w:rtl/>
            <w:lang w:eastAsia="he-IL"/>
          </w:rPr>
          <w:delText>.</w:delText>
        </w:r>
      </w:del>
    </w:p>
    <w:p w14:paraId="15CE8A23"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2F960E33"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AB77D2" w14:textId="090861BA"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7" w:author="Meryl Etman" w:date="2025-03-23T16:28:00Z">
            <w:r w:rsidR="007E2F1E">
              <w:rPr>
                <w:rFonts w:ascii="Times New Roman" w:eastAsia="Times New Roman" w:hAnsi="Times New Roman" w:cs="David" w:hint="cs"/>
                <w:color w:val="008000"/>
                <w:sz w:val="24"/>
                <w:szCs w:val="24"/>
                <w:rtl/>
              </w:rPr>
              <w:t>הרצליה</w:t>
            </w:r>
          </w:ins>
        </w:sdtContent>
      </w:sdt>
      <w:r w:rsidRPr="00B27B4C">
        <w:rPr>
          <w:rFonts w:ascii="Times New Roman" w:eastAsia="Times New Roman" w:hAnsi="Times New Roman" w:cs="David" w:hint="cs"/>
          <w:color w:val="008000"/>
          <w:sz w:val="24"/>
          <w:szCs w:val="24"/>
          <w:rtl/>
        </w:rPr>
        <w:t>.</w:t>
      </w:r>
    </w:p>
    <w:p w14:paraId="0F207D19"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6C6BD855"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057343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79B9EE" w14:textId="2CCBD66C"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8" w:author="Meryl Etman" w:date="2025-03-24T10:34:00Z">
            <w:r w:rsidR="004D65BD">
              <w:rPr>
                <w:rFonts w:ascii="Times New Roman" w:eastAsia="Times New Roman" w:hAnsi="Times New Roman" w:cs="David" w:hint="cs"/>
                <w:sz w:val="24"/>
                <w:szCs w:val="24"/>
                <w:rtl/>
                <w:lang w:eastAsia="he-IL"/>
              </w:rPr>
              <w:t>מרול אטמן</w:t>
            </w:r>
          </w:ins>
        </w:sdtContent>
      </w:sdt>
    </w:p>
    <w:p w14:paraId="54DEA48C"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C5B62DA"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w:t>
      </w:r>
      <w:proofErr w:type="spellStart"/>
      <w:r w:rsidR="00BC58C4" w:rsidRPr="00BC58C4">
        <w:rPr>
          <w:rFonts w:ascii="Times New Roman" w:eastAsia="Times New Roman" w:hAnsi="Times New Roman" w:cs="David"/>
          <w:sz w:val="24"/>
          <w:szCs w:val="24"/>
          <w:rtl/>
          <w:lang w:eastAsia="he-IL"/>
        </w:rPr>
        <w:t>מימד</w:t>
      </w:r>
      <w:proofErr w:type="spellEnd"/>
      <w:r w:rsidR="00BC58C4" w:rsidRPr="00BC58C4">
        <w:rPr>
          <w:rFonts w:ascii="Times New Roman" w:eastAsia="Times New Roman" w:hAnsi="Times New Roman" w:cs="David"/>
          <w:sz w:val="24"/>
          <w:szCs w:val="24"/>
          <w:rtl/>
          <w:lang w:eastAsia="he-IL"/>
        </w:rPr>
        <w:t xml:space="preserve">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w:t>
      </w:r>
      <w:proofErr w:type="spellStart"/>
      <w:r w:rsidR="00BC58C4" w:rsidRPr="00BC58C4">
        <w:rPr>
          <w:rFonts w:ascii="Times New Roman" w:eastAsia="Times New Roman" w:hAnsi="Times New Roman" w:cs="David"/>
          <w:sz w:val="24"/>
          <w:szCs w:val="24"/>
          <w:rtl/>
          <w:lang w:eastAsia="he-IL"/>
        </w:rPr>
        <w:t>תכניות</w:t>
      </w:r>
      <w:proofErr w:type="spellEnd"/>
      <w:r w:rsidR="00BC58C4" w:rsidRPr="00BC58C4">
        <w:rPr>
          <w:rFonts w:ascii="Times New Roman" w:eastAsia="Times New Roman" w:hAnsi="Times New Roman" w:cs="David"/>
          <w:sz w:val="24"/>
          <w:szCs w:val="24"/>
          <w:rtl/>
          <w:lang w:eastAsia="he-IL"/>
        </w:rPr>
        <w:t xml:space="preserve">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8EC36C9"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8FEA4F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0AAF47" w14:textId="5891A683"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9" w:author="Meryl Etman" w:date="2025-03-24T10:34:00Z">
            <w:r w:rsidR="004D65BD">
              <w:rPr>
                <w:rFonts w:ascii="Times New Roman" w:eastAsia="Times New Roman" w:hAnsi="Times New Roman" w:cs="David"/>
                <w:color w:val="008000"/>
                <w:sz w:val="24"/>
                <w:szCs w:val="24"/>
                <w:rtl/>
                <w:lang w:eastAsia="he-IL"/>
              </w:rPr>
              <w:t>איגור כצנלסון</w:t>
            </w:r>
          </w:ins>
        </w:sdtContent>
      </w:sdt>
    </w:p>
    <w:p w14:paraId="20F32F34"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8"/>
              <w:color w:val="00B0F0"/>
              <w:rtl/>
            </w:rPr>
            <w:t>[שדה נוסף 5]</w:t>
          </w:r>
        </w:sdtContent>
      </w:sdt>
    </w:p>
    <w:p w14:paraId="2C66B3C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0AF975" w14:textId="572B093E"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50" w:author="Meryl Etman" w:date="2025-03-24T10:34:00Z">
            <w:r w:rsidR="004D65BD">
              <w:rPr>
                <w:rFonts w:ascii="Times New Roman" w:eastAsia="Times New Roman" w:hAnsi="Times New Roman" w:cs="David"/>
                <w:color w:val="008000"/>
                <w:sz w:val="24"/>
                <w:szCs w:val="24"/>
                <w:rtl/>
                <w:lang w:eastAsia="he-IL"/>
              </w:rPr>
              <w:t>יצחק מוגרבי</w:t>
            </w:r>
          </w:ins>
        </w:sdtContent>
      </w:sdt>
    </w:p>
    <w:p w14:paraId="6F10F17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0D4F81"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1AFF4E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52670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2476B15"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8E3E1EA"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95EAD5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02BD81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D0CBD45"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CC5E9A3"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3C53849A" w14:textId="77777777" w:rsidTr="007E2F1E">
        <w:tc>
          <w:tcPr>
            <w:tcW w:w="3366" w:type="dxa"/>
          </w:tcPr>
          <w:p w14:paraId="7FA10FDE" w14:textId="6AA7B2F4" w:rsidR="007A10F8" w:rsidRDefault="00621825" w:rsidP="007E2F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51" w:author="Meryl Etman" w:date="2025-03-23T16:56:00Z">
                  <w:r w:rsidR="00517B42">
                    <w:rPr>
                      <w:rFonts w:ascii="Times New Roman" w:eastAsia="Times New Roman" w:hAnsi="Times New Roman" w:cs="David" w:hint="cs"/>
                      <w:color w:val="008000"/>
                      <w:sz w:val="24"/>
                      <w:szCs w:val="24"/>
                      <w:rtl/>
                      <w:lang w:eastAsia="he-IL"/>
                    </w:rPr>
                    <w:t>50%</w:t>
                  </w:r>
                </w:ins>
              </w:sdtContent>
            </w:sdt>
          </w:p>
          <w:p w14:paraId="60EAA903" w14:textId="77777777" w:rsidR="007A10F8" w:rsidRDefault="007A10F8" w:rsidP="007E2F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562D18D" w14:textId="77777777" w:rsidR="007A10F8" w:rsidRDefault="007A10F8" w:rsidP="007E2F1E">
            <w:pPr>
              <w:widowControl w:val="0"/>
              <w:spacing w:before="0" w:beforeAutospacing="0" w:after="0" w:afterAutospacing="0" w:line="240" w:lineRule="auto"/>
              <w:ind w:left="720"/>
              <w:outlineLvl w:val="2"/>
            </w:pPr>
          </w:p>
          <w:p w14:paraId="5B0DD28E" w14:textId="77777777" w:rsidR="007A10F8" w:rsidRDefault="007A10F8" w:rsidP="007E2F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B12DAD0"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D6159B8"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2ABBC0EF"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lastRenderedPageBreak/>
        <w:br w:type="page"/>
      </w:r>
    </w:p>
    <w:p w14:paraId="7FE56989"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1F0EAF5F"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116A9A12"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41A54DC0"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7DA494D7"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2DEEF0FF"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42A027E6"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1527846A"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280F9287"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 xml:space="preserve">הכנת תכנון מערכות האלומיניום במבנים, מתן הנחיות והכנת </w:t>
      </w:r>
      <w:proofErr w:type="spellStart"/>
      <w:r w:rsidRPr="00C140D3">
        <w:rPr>
          <w:rFonts w:ascii="Times New Roman" w:eastAsia="Times New Roman" w:hAnsi="Times New Roman" w:cs="David" w:hint="cs"/>
          <w:sz w:val="24"/>
          <w:szCs w:val="24"/>
          <w:rtl/>
          <w:lang w:eastAsia="he-IL"/>
        </w:rPr>
        <w:t>תכניות</w:t>
      </w:r>
      <w:proofErr w:type="spellEnd"/>
      <w:r w:rsidRPr="00C140D3">
        <w:rPr>
          <w:rFonts w:ascii="Times New Roman" w:eastAsia="Times New Roman" w:hAnsi="Times New Roman" w:cs="David" w:hint="cs"/>
          <w:sz w:val="24"/>
          <w:szCs w:val="24"/>
          <w:rtl/>
          <w:lang w:eastAsia="he-IL"/>
        </w:rPr>
        <w:t xml:space="preserve"> ומפרטים טכניים, אשר יכללו בין היתר את הפרטים הבאים:</w:t>
      </w:r>
    </w:p>
    <w:p w14:paraId="78750B79"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3D461745"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44F784B6"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66AB215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4E2BF88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07EA23A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3C671BA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A9DC3C4"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716C2312"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52" w:name="OLE_LINK5"/>
      <w:bookmarkStart w:id="53"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54" w:name="OLE_LINK7"/>
      <w:bookmarkStart w:id="55"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5C8A66D1"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49754BD" w14:textId="77777777"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7C9AB750"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מהנדס בכיר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5677846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421F4580"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4BA106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 xml:space="preserve">צוות השרטטים של המהנדס יהיה כנדרש לתכנון ולהוצאת </w:t>
      </w:r>
      <w:proofErr w:type="spellStart"/>
      <w:r w:rsidRPr="00C140D3">
        <w:rPr>
          <w:rFonts w:ascii="Times New Roman" w:eastAsia="Times New Roman" w:hAnsi="Times New Roman" w:cs="David"/>
          <w:sz w:val="24"/>
          <w:szCs w:val="24"/>
          <w:rtl/>
          <w:lang w:eastAsia="he-IL"/>
        </w:rPr>
        <w:t>תכניות</w:t>
      </w:r>
      <w:proofErr w:type="spellEnd"/>
      <w:r w:rsidRPr="00C140D3">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bookmarkEnd w:id="52"/>
    <w:bookmarkEnd w:id="53"/>
    <w:bookmarkEnd w:id="54"/>
    <w:bookmarkEnd w:id="55"/>
    <w:p w14:paraId="3114DFAB"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08D57432"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7FD76A2B"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0610E2D2"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0DA34A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E23DF5C"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213CB8B2"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31864A3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07D94F96"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36CEE4CA"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3A2BF52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4369600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3C955AC9"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אומדן להערכת תקציב הביצוע של המלבנים בפרויקט, וקבלת אישור המזמין עליו.</w:t>
      </w:r>
    </w:p>
    <w:p w14:paraId="48C8A8F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5507AED3"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w:t>
      </w:r>
      <w:proofErr w:type="spellStart"/>
      <w:r w:rsidRPr="00C140D3">
        <w:rPr>
          <w:rFonts w:ascii="Times New Roman" w:eastAsia="Times New Roman" w:hAnsi="Times New Roman" w:cs="David"/>
          <w:sz w:val="24"/>
          <w:szCs w:val="24"/>
          <w:rtl/>
          <w:lang w:eastAsia="he-IL"/>
        </w:rPr>
        <w:t>תכניות</w:t>
      </w:r>
      <w:proofErr w:type="spellEnd"/>
      <w:r w:rsidRPr="00C140D3">
        <w:rPr>
          <w:rFonts w:ascii="Times New Roman" w:eastAsia="Times New Roman" w:hAnsi="Times New Roman" w:cs="David"/>
          <w:sz w:val="24"/>
          <w:szCs w:val="24"/>
          <w:rtl/>
          <w:lang w:eastAsia="he-IL"/>
        </w:rPr>
        <w:t xml:space="preserve">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22CAC85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תכנון פרטי ההרכבה והאיטום, </w:t>
      </w:r>
      <w:proofErr w:type="spellStart"/>
      <w:r w:rsidRPr="00C140D3">
        <w:rPr>
          <w:rFonts w:ascii="Times New Roman" w:eastAsia="Times New Roman" w:hAnsi="Times New Roman" w:cs="David" w:hint="cs"/>
          <w:sz w:val="24"/>
          <w:szCs w:val="24"/>
          <w:rtl/>
          <w:lang w:eastAsia="he-IL"/>
        </w:rPr>
        <w:t>בק.מ</w:t>
      </w:r>
      <w:proofErr w:type="spellEnd"/>
      <w:r w:rsidRPr="00C140D3">
        <w:rPr>
          <w:rFonts w:ascii="Times New Roman" w:eastAsia="Times New Roman" w:hAnsi="Times New Roman" w:cs="David" w:hint="cs"/>
          <w:sz w:val="24"/>
          <w:szCs w:val="24"/>
          <w:rtl/>
          <w:lang w:eastAsia="he-IL"/>
        </w:rPr>
        <w:t xml:space="preserve"> 1:2 על בסיס רשימות האלומיניום.</w:t>
      </w:r>
    </w:p>
    <w:p w14:paraId="58749CD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0CB14816"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הכנסת שינויים במפרטים </w:t>
      </w:r>
      <w:proofErr w:type="spellStart"/>
      <w:r w:rsidRPr="00C140D3">
        <w:rPr>
          <w:rFonts w:ascii="Times New Roman" w:eastAsia="Times New Roman" w:hAnsi="Times New Roman" w:cs="David"/>
          <w:sz w:val="24"/>
          <w:szCs w:val="24"/>
          <w:rtl/>
          <w:lang w:eastAsia="he-IL"/>
        </w:rPr>
        <w:t>ובתכניות</w:t>
      </w:r>
      <w:proofErr w:type="spellEnd"/>
      <w:r w:rsidRPr="00C140D3">
        <w:rPr>
          <w:rFonts w:ascii="Times New Roman" w:eastAsia="Times New Roman" w:hAnsi="Times New Roman" w:cs="David"/>
          <w:sz w:val="24"/>
          <w:szCs w:val="24"/>
          <w:rtl/>
          <w:lang w:eastAsia="he-IL"/>
        </w:rPr>
        <w:t xml:space="preserve"> ככל שיתחייב להתאמת התכנון למסגרת התקציבית אשר תיקבע ע"י המזמין.</w:t>
      </w:r>
    </w:p>
    <w:p w14:paraId="08272A05"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6183B3DE"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14983261"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2DD167D7"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55896A36"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3BC81EC"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41D0E837"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066969A4"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15065C0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005026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4B3B354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w:t>
      </w:r>
      <w:proofErr w:type="spellStart"/>
      <w:r w:rsidRPr="00C140D3">
        <w:rPr>
          <w:rFonts w:ascii="Times New Roman" w:eastAsia="Times New Roman" w:hAnsi="Times New Roman" w:cs="David"/>
          <w:sz w:val="24"/>
          <w:szCs w:val="24"/>
          <w:rtl/>
          <w:lang w:eastAsia="he-IL"/>
        </w:rPr>
        <w:t>תכניות</w:t>
      </w:r>
      <w:proofErr w:type="spellEnd"/>
      <w:r w:rsidRPr="00C140D3">
        <w:rPr>
          <w:rFonts w:ascii="Times New Roman" w:eastAsia="Times New Roman" w:hAnsi="Times New Roman" w:cs="David"/>
          <w:sz w:val="24"/>
          <w:szCs w:val="24"/>
          <w:rtl/>
          <w:lang w:eastAsia="he-IL"/>
        </w:rPr>
        <w:t xml:space="preserve">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39773C7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2E581F2A"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05B057FE"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lastRenderedPageBreak/>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592C548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14B4CF03"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7776707E"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15C679C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7A3A7F43"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3131217B"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4DE3424"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1B83155C"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0ED71A74"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D1E982C"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49C0CD7D"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049817D8"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59D76E5E"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38B1EF21" w14:textId="77777777"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Pr>
        <w:t>REVIT</w:t>
      </w:r>
      <w:r w:rsidRPr="00C140D3">
        <w:rPr>
          <w:rFonts w:ascii="Times New Roman" w:eastAsia="Times New Roman" w:hAnsi="Times New Roman" w:cs="David"/>
          <w:color w:val="000000"/>
          <w:sz w:val="24"/>
          <w:szCs w:val="24"/>
          <w:rtl/>
        </w:rPr>
        <w:t xml:space="preserve"> </w:t>
      </w:r>
      <w:proofErr w:type="spellStart"/>
      <w:r w:rsidR="007A10F8">
        <w:rPr>
          <w:rFonts w:ascii="Times New Roman" w:eastAsia="Times New Roman" w:hAnsi="Times New Roman" w:cs="David" w:hint="cs"/>
          <w:color w:val="000000"/>
          <w:sz w:val="24"/>
          <w:szCs w:val="24"/>
          <w:rtl/>
        </w:rPr>
        <w:t>וב</w:t>
      </w:r>
      <w:proofErr w:type="spellEnd"/>
      <w:r w:rsidR="007A10F8">
        <w:rPr>
          <w:rFonts w:ascii="Times New Roman" w:eastAsia="Times New Roman" w:hAnsi="Times New Roman" w:cs="David" w:hint="cs"/>
          <w:color w:val="000000"/>
          <w:sz w:val="24"/>
          <w:szCs w:val="24"/>
          <w:rtl/>
        </w:rPr>
        <w:t xml:space="preserve"> </w:t>
      </w:r>
      <w:r w:rsidR="007A10F8">
        <w:rPr>
          <w:rFonts w:ascii="Times New Roman" w:eastAsia="Times New Roman" w:hAnsi="Times New Roman" w:cs="David" w:hint="cs"/>
          <w:color w:val="000000"/>
          <w:sz w:val="24"/>
          <w:szCs w:val="24"/>
        </w:rPr>
        <w:t>BIM</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1D2F9CCF"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469F602E"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6B399A47"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1BE0804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0EA58EE4"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006780AC"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DBFF0A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6780B41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F8930F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5D285B6E"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704873C8"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המתכנן ימסור את </w:t>
      </w:r>
      <w:proofErr w:type="spellStart"/>
      <w:r w:rsidRPr="00C140D3">
        <w:rPr>
          <w:rFonts w:ascii="Times New Roman" w:eastAsia="Times New Roman" w:hAnsi="Times New Roman" w:cs="David"/>
          <w:sz w:val="25"/>
          <w:szCs w:val="24"/>
          <w:rtl/>
        </w:rPr>
        <w:t>התכניות</w:t>
      </w:r>
      <w:proofErr w:type="spellEnd"/>
      <w:r w:rsidRPr="00C140D3">
        <w:rPr>
          <w:rFonts w:ascii="Times New Roman" w:eastAsia="Times New Roman" w:hAnsi="Times New Roman" w:cs="David"/>
          <w:sz w:val="25"/>
          <w:szCs w:val="24"/>
          <w:rtl/>
        </w:rPr>
        <w:t xml:space="preserve"> לאישור המזמין בהתאם ללוח הזמנים </w:t>
      </w:r>
      <w:proofErr w:type="spellStart"/>
      <w:r w:rsidRPr="00C140D3">
        <w:rPr>
          <w:rFonts w:ascii="Times New Roman" w:eastAsia="Times New Roman" w:hAnsi="Times New Roman" w:cs="David"/>
          <w:sz w:val="25"/>
          <w:szCs w:val="24"/>
          <w:rtl/>
        </w:rPr>
        <w:t>והתכניות</w:t>
      </w:r>
      <w:proofErr w:type="spellEnd"/>
      <w:r w:rsidRPr="00C140D3">
        <w:rPr>
          <w:rFonts w:ascii="Times New Roman" w:eastAsia="Times New Roman" w:hAnsi="Times New Roman" w:cs="David"/>
          <w:sz w:val="25"/>
          <w:szCs w:val="24"/>
          <w:rtl/>
        </w:rPr>
        <w:t xml:space="preserve"> לא תיחשבנה כמושלמות עד לקבלת אישור המזמין.</w:t>
      </w:r>
    </w:p>
    <w:p w14:paraId="268EC448"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E0CC51D"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העביר המזמין למתכנן הערות או הנחיות נוספות לגבי </w:t>
      </w:r>
      <w:proofErr w:type="spellStart"/>
      <w:r w:rsidRPr="00C140D3">
        <w:rPr>
          <w:rFonts w:ascii="Times New Roman" w:eastAsia="Times New Roman" w:hAnsi="Times New Roman" w:cs="David"/>
          <w:sz w:val="25"/>
          <w:szCs w:val="24"/>
          <w:rtl/>
        </w:rPr>
        <w:t>התכניות</w:t>
      </w:r>
      <w:proofErr w:type="spellEnd"/>
      <w:r w:rsidRPr="00C140D3">
        <w:rPr>
          <w:rFonts w:ascii="Times New Roman" w:eastAsia="Times New Roman" w:hAnsi="Times New Roman" w:cs="David"/>
          <w:sz w:val="25"/>
          <w:szCs w:val="24"/>
          <w:rtl/>
        </w:rPr>
        <w:t xml:space="preserve">, יתכנן המתכנן את </w:t>
      </w:r>
      <w:proofErr w:type="spellStart"/>
      <w:r w:rsidRPr="00C140D3">
        <w:rPr>
          <w:rFonts w:ascii="Times New Roman" w:eastAsia="Times New Roman" w:hAnsi="Times New Roman" w:cs="David"/>
          <w:sz w:val="25"/>
          <w:szCs w:val="24"/>
          <w:rtl/>
        </w:rPr>
        <w:t>התכניות</w:t>
      </w:r>
      <w:proofErr w:type="spellEnd"/>
      <w:r w:rsidRPr="00C140D3">
        <w:rPr>
          <w:rFonts w:ascii="Times New Roman" w:eastAsia="Times New Roman" w:hAnsi="Times New Roman" w:cs="David"/>
          <w:sz w:val="25"/>
          <w:szCs w:val="24"/>
          <w:rtl/>
        </w:rPr>
        <w:t xml:space="preserve">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 xml:space="preserve">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C140D3">
        <w:rPr>
          <w:rFonts w:ascii="Times New Roman" w:eastAsia="Times New Roman" w:hAnsi="Times New Roman" w:cs="David"/>
          <w:sz w:val="25"/>
          <w:szCs w:val="24"/>
          <w:rtl/>
        </w:rPr>
        <w:t>תכניות</w:t>
      </w:r>
      <w:proofErr w:type="spellEnd"/>
      <w:r w:rsidRPr="00C140D3">
        <w:rPr>
          <w:rFonts w:ascii="Times New Roman" w:eastAsia="Times New Roman" w:hAnsi="Times New Roman" w:cs="David"/>
          <w:sz w:val="25"/>
          <w:szCs w:val="24"/>
          <w:rtl/>
        </w:rPr>
        <w:t xml:space="preserve"> שהוגשו לו ע"י המתכנן בתוך 30 יום ממועד הגשתן למזמין.</w:t>
      </w:r>
    </w:p>
    <w:p w14:paraId="5AF2C3E6"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2E522AA5"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213AB87C"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64C43DE5"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578753A8" w14:textId="4FF856EF" w:rsidR="00C140D3" w:rsidRPr="00C140D3" w:rsidDel="00B3053B" w:rsidRDefault="00C140D3" w:rsidP="00C140D3">
      <w:pPr>
        <w:widowControl w:val="0"/>
        <w:spacing w:before="0" w:beforeAutospacing="0" w:after="0" w:afterAutospacing="0" w:line="240" w:lineRule="auto"/>
        <w:jc w:val="both"/>
        <w:rPr>
          <w:del w:id="56" w:author="מרול אטמן" w:date="2025-04-06T17:43:00Z" w16du:dateUtc="2025-04-06T14:43:00Z"/>
          <w:rFonts w:ascii="Times New Roman" w:eastAsia="Times New Roman" w:hAnsi="Times New Roman" w:cs="David"/>
          <w:sz w:val="25"/>
          <w:szCs w:val="24"/>
          <w:rtl/>
        </w:rPr>
      </w:pPr>
    </w:p>
    <w:p w14:paraId="7DA12939" w14:textId="6A0A7C56" w:rsidR="00C140D3" w:rsidRPr="00C140D3" w:rsidDel="00B3053B" w:rsidRDefault="00C140D3" w:rsidP="00C140D3">
      <w:pPr>
        <w:widowControl w:val="0"/>
        <w:numPr>
          <w:ilvl w:val="0"/>
          <w:numId w:val="20"/>
        </w:numPr>
        <w:spacing w:before="0" w:beforeAutospacing="0" w:after="0" w:afterAutospacing="0" w:line="240" w:lineRule="auto"/>
        <w:ind w:hanging="608"/>
        <w:jc w:val="both"/>
        <w:rPr>
          <w:del w:id="57" w:author="מרול אטמן" w:date="2025-04-06T17:43:00Z" w16du:dateUtc="2025-04-06T14:43:00Z"/>
          <w:rFonts w:ascii="Times New Roman" w:eastAsia="Times New Roman" w:hAnsi="Times New Roman" w:cs="David"/>
          <w:sz w:val="25"/>
          <w:szCs w:val="24"/>
        </w:rPr>
      </w:pPr>
      <w:del w:id="58" w:author="מרול אטמן" w:date="2025-04-06T17:43:00Z" w16du:dateUtc="2025-04-06T14:43:00Z">
        <w:r w:rsidRPr="00C140D3" w:rsidDel="00B3053B">
          <w:rPr>
            <w:rFonts w:ascii="Times New Roman" w:eastAsia="Times New Roman" w:hAnsi="Times New Roman" w:cs="David" w:hint="cs"/>
            <w:sz w:val="25"/>
            <w:szCs w:val="24"/>
            <w:u w:val="single"/>
            <w:rtl/>
          </w:rPr>
          <w:delText>לו"ז עקרוני</w:delText>
        </w:r>
        <w:r w:rsidRPr="00C140D3" w:rsidDel="00B3053B">
          <w:rPr>
            <w:rFonts w:ascii="Times New Roman" w:eastAsia="Times New Roman" w:hAnsi="Times New Roman" w:cs="David" w:hint="cs"/>
            <w:sz w:val="25"/>
            <w:szCs w:val="24"/>
            <w:rtl/>
          </w:rPr>
          <w:delText>:</w:delText>
        </w:r>
      </w:del>
    </w:p>
    <w:p w14:paraId="2AB75DB4" w14:textId="2F50D213" w:rsidR="00C140D3" w:rsidRPr="00C140D3" w:rsidDel="00B3053B" w:rsidRDefault="00C140D3" w:rsidP="00C140D3">
      <w:pPr>
        <w:spacing w:before="0" w:beforeAutospacing="0" w:after="0" w:afterAutospacing="0" w:line="360" w:lineRule="auto"/>
        <w:ind w:left="720"/>
        <w:jc w:val="both"/>
        <w:rPr>
          <w:del w:id="59" w:author="מרול אטמן" w:date="2025-04-06T17:43:00Z" w16du:dateUtc="2025-04-06T14:43:00Z"/>
          <w:rFonts w:ascii="Times New Roman" w:eastAsia="Times New Roman" w:hAnsi="Times New Roman" w:cs="David"/>
          <w:sz w:val="25"/>
          <w:szCs w:val="24"/>
          <w:rtl/>
        </w:rPr>
      </w:pPr>
    </w:p>
    <w:p w14:paraId="57928EBE" w14:textId="66279DAC" w:rsidR="00C140D3" w:rsidRPr="00C140D3" w:rsidDel="00B3053B" w:rsidRDefault="00C140D3" w:rsidP="00C140D3">
      <w:pPr>
        <w:widowControl w:val="0"/>
        <w:numPr>
          <w:ilvl w:val="1"/>
          <w:numId w:val="20"/>
        </w:numPr>
        <w:spacing w:before="0" w:beforeAutospacing="0" w:after="0" w:afterAutospacing="0" w:line="240" w:lineRule="auto"/>
        <w:jc w:val="both"/>
        <w:rPr>
          <w:del w:id="60" w:author="מרול אטמן" w:date="2025-04-06T17:43:00Z" w16du:dateUtc="2025-04-06T14:43:00Z"/>
          <w:rFonts w:ascii="Times New Roman" w:eastAsia="Times New Roman" w:hAnsi="Times New Roman" w:cs="David"/>
          <w:sz w:val="25"/>
          <w:szCs w:val="24"/>
        </w:rPr>
      </w:pPr>
      <w:del w:id="61" w:author="מרול אטמן" w:date="2025-04-06T17:43:00Z" w16du:dateUtc="2025-04-06T14:43:00Z">
        <w:r w:rsidRPr="00C140D3" w:rsidDel="00B3053B">
          <w:rPr>
            <w:rFonts w:ascii="Times New Roman" w:eastAsia="Times New Roman" w:hAnsi="Times New Roman" w:cs="David" w:hint="cs"/>
            <w:sz w:val="25"/>
            <w:szCs w:val="24"/>
            <w:rtl/>
          </w:rPr>
          <w:delText xml:space="preserve">השלמת תכנון מוקדם </w:delText>
        </w:r>
        <w:r w:rsidRPr="00C140D3" w:rsidDel="00B3053B">
          <w:rPr>
            <w:rFonts w:ascii="Times New Roman" w:eastAsia="Times New Roman" w:hAnsi="Times New Roman" w:cs="David"/>
            <w:sz w:val="25"/>
            <w:szCs w:val="24"/>
            <w:rtl/>
          </w:rPr>
          <w:delText>–</w:delText>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Pr>
          <w:delText>XX/XXXX</w:delText>
        </w:r>
      </w:del>
    </w:p>
    <w:p w14:paraId="2C7AEC63" w14:textId="302C784C" w:rsidR="00C140D3" w:rsidRPr="00C140D3" w:rsidDel="00B3053B" w:rsidRDefault="00C140D3" w:rsidP="00C140D3">
      <w:pPr>
        <w:widowControl w:val="0"/>
        <w:numPr>
          <w:ilvl w:val="1"/>
          <w:numId w:val="20"/>
        </w:numPr>
        <w:spacing w:before="0" w:beforeAutospacing="0" w:after="0" w:afterAutospacing="0" w:line="240" w:lineRule="auto"/>
        <w:jc w:val="both"/>
        <w:rPr>
          <w:del w:id="62" w:author="מרול אטמן" w:date="2025-04-06T17:43:00Z" w16du:dateUtc="2025-04-06T14:43:00Z"/>
          <w:rFonts w:ascii="Times New Roman" w:eastAsia="Times New Roman" w:hAnsi="Times New Roman" w:cs="David"/>
          <w:sz w:val="25"/>
          <w:szCs w:val="24"/>
        </w:rPr>
      </w:pPr>
      <w:del w:id="63" w:author="מרול אטמן" w:date="2025-04-06T17:43:00Z" w16du:dateUtc="2025-04-06T14:43:00Z">
        <w:r w:rsidRPr="00C140D3" w:rsidDel="00B3053B">
          <w:rPr>
            <w:rFonts w:ascii="Times New Roman" w:eastAsia="Times New Roman" w:hAnsi="Times New Roman" w:cs="David" w:hint="cs"/>
            <w:sz w:val="25"/>
            <w:szCs w:val="24"/>
            <w:rtl/>
          </w:rPr>
          <w:delText xml:space="preserve">השלמת תכנון סופי להיתרים </w:delText>
        </w:r>
        <w:r w:rsidRPr="00C140D3" w:rsidDel="00B3053B">
          <w:rPr>
            <w:rFonts w:ascii="Times New Roman" w:eastAsia="Times New Roman" w:hAnsi="Times New Roman" w:cs="David"/>
            <w:sz w:val="25"/>
            <w:szCs w:val="24"/>
            <w:rtl/>
          </w:rPr>
          <w:delText>–</w:delText>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Pr>
          <w:delText>XX/XXXX</w:delText>
        </w:r>
      </w:del>
    </w:p>
    <w:p w14:paraId="02CB51E2" w14:textId="585C3391" w:rsidR="00C140D3" w:rsidRPr="00C140D3" w:rsidDel="00B3053B" w:rsidRDefault="00C140D3" w:rsidP="00C140D3">
      <w:pPr>
        <w:widowControl w:val="0"/>
        <w:numPr>
          <w:ilvl w:val="1"/>
          <w:numId w:val="20"/>
        </w:numPr>
        <w:spacing w:before="0" w:beforeAutospacing="0" w:after="0" w:afterAutospacing="0" w:line="240" w:lineRule="auto"/>
        <w:jc w:val="both"/>
        <w:rPr>
          <w:del w:id="64" w:author="מרול אטמן" w:date="2025-04-06T17:43:00Z" w16du:dateUtc="2025-04-06T14:43:00Z"/>
          <w:rFonts w:ascii="Times New Roman" w:eastAsia="Times New Roman" w:hAnsi="Times New Roman" w:cs="David"/>
          <w:sz w:val="25"/>
          <w:szCs w:val="24"/>
        </w:rPr>
      </w:pPr>
      <w:del w:id="65" w:author="מרול אטמן" w:date="2025-04-06T17:43:00Z" w16du:dateUtc="2025-04-06T14:43:00Z">
        <w:r w:rsidRPr="00C140D3" w:rsidDel="00B3053B">
          <w:rPr>
            <w:rFonts w:ascii="Times New Roman" w:eastAsia="Times New Roman" w:hAnsi="Times New Roman" w:cs="David" w:hint="cs"/>
            <w:sz w:val="25"/>
            <w:szCs w:val="24"/>
            <w:rtl/>
          </w:rPr>
          <w:delText xml:space="preserve">השלמת תכנון מפורט למכרזים </w:delText>
        </w:r>
        <w:r w:rsidRPr="00C140D3" w:rsidDel="00B3053B">
          <w:rPr>
            <w:rFonts w:ascii="Times New Roman" w:eastAsia="Times New Roman" w:hAnsi="Times New Roman" w:cs="David"/>
            <w:sz w:val="25"/>
            <w:szCs w:val="24"/>
            <w:rtl/>
          </w:rPr>
          <w:delText>–</w:delText>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Pr>
          <w:delText>XX/XXXX</w:delText>
        </w:r>
      </w:del>
    </w:p>
    <w:p w14:paraId="4D10FC41" w14:textId="4AA83B32" w:rsidR="00C140D3" w:rsidRPr="00C140D3" w:rsidDel="00B3053B" w:rsidRDefault="00C140D3" w:rsidP="00C140D3">
      <w:pPr>
        <w:widowControl w:val="0"/>
        <w:numPr>
          <w:ilvl w:val="1"/>
          <w:numId w:val="20"/>
        </w:numPr>
        <w:spacing w:before="0" w:beforeAutospacing="0" w:after="0" w:afterAutospacing="0" w:line="240" w:lineRule="auto"/>
        <w:jc w:val="both"/>
        <w:rPr>
          <w:del w:id="66" w:author="מרול אטמן" w:date="2025-04-06T17:43:00Z" w16du:dateUtc="2025-04-06T14:43:00Z"/>
          <w:rFonts w:ascii="Times New Roman" w:eastAsia="Times New Roman" w:hAnsi="Times New Roman" w:cs="David"/>
          <w:sz w:val="25"/>
          <w:szCs w:val="24"/>
        </w:rPr>
      </w:pPr>
      <w:del w:id="67" w:author="מרול אטמן" w:date="2025-04-06T17:43:00Z" w16du:dateUtc="2025-04-06T14:43:00Z">
        <w:r w:rsidRPr="00C140D3" w:rsidDel="00B3053B">
          <w:rPr>
            <w:rFonts w:ascii="Times New Roman" w:eastAsia="Times New Roman" w:hAnsi="Times New Roman" w:cs="David" w:hint="cs"/>
            <w:sz w:val="25"/>
            <w:szCs w:val="24"/>
            <w:rtl/>
          </w:rPr>
          <w:delText xml:space="preserve">יציאה למכרזים </w:delText>
        </w:r>
        <w:r w:rsidRPr="00C140D3" w:rsidDel="00B3053B">
          <w:rPr>
            <w:rFonts w:ascii="Times New Roman" w:eastAsia="Times New Roman" w:hAnsi="Times New Roman" w:cs="David"/>
            <w:sz w:val="25"/>
            <w:szCs w:val="24"/>
            <w:rtl/>
          </w:rPr>
          <w:delText>–</w:delText>
        </w:r>
        <w:r w:rsidRPr="00C140D3" w:rsidDel="00B3053B">
          <w:rPr>
            <w:rFonts w:ascii="Times New Roman" w:eastAsia="Times New Roman" w:hAnsi="Times New Roman" w:cs="David" w:hint="cs"/>
            <w:sz w:val="25"/>
            <w:szCs w:val="24"/>
            <w:rtl/>
          </w:rPr>
          <w:delText xml:space="preserve"> </w:delText>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Pr>
          <w:delText>XX/XXXX</w:delText>
        </w:r>
      </w:del>
    </w:p>
    <w:p w14:paraId="1FAA2974" w14:textId="34EBD517" w:rsidR="00C140D3" w:rsidRPr="00C140D3" w:rsidDel="00B3053B" w:rsidRDefault="00C140D3" w:rsidP="00C140D3">
      <w:pPr>
        <w:widowControl w:val="0"/>
        <w:numPr>
          <w:ilvl w:val="1"/>
          <w:numId w:val="20"/>
        </w:numPr>
        <w:spacing w:before="0" w:beforeAutospacing="0" w:after="0" w:afterAutospacing="0" w:line="240" w:lineRule="auto"/>
        <w:jc w:val="both"/>
        <w:rPr>
          <w:del w:id="68" w:author="מרול אטמן" w:date="2025-04-06T17:43:00Z" w16du:dateUtc="2025-04-06T14:43:00Z"/>
          <w:rFonts w:ascii="Times New Roman" w:eastAsia="Times New Roman" w:hAnsi="Times New Roman" w:cs="David"/>
          <w:sz w:val="25"/>
          <w:szCs w:val="24"/>
          <w:rtl/>
        </w:rPr>
      </w:pPr>
      <w:del w:id="69" w:author="מרול אטמן" w:date="2025-04-06T17:43:00Z" w16du:dateUtc="2025-04-06T14:43:00Z">
        <w:r w:rsidRPr="00C140D3" w:rsidDel="00B3053B">
          <w:rPr>
            <w:rFonts w:ascii="Times New Roman" w:eastAsia="Times New Roman" w:hAnsi="Times New Roman" w:cs="David" w:hint="cs"/>
            <w:sz w:val="25"/>
            <w:szCs w:val="24"/>
            <w:rtl/>
          </w:rPr>
          <w:delText xml:space="preserve">השלמת תכנון לביצוע </w:delText>
        </w:r>
        <w:r w:rsidRPr="00C140D3" w:rsidDel="00B3053B">
          <w:rPr>
            <w:rFonts w:ascii="Times New Roman" w:eastAsia="Times New Roman" w:hAnsi="Times New Roman" w:cs="David"/>
            <w:sz w:val="25"/>
            <w:szCs w:val="24"/>
            <w:rtl/>
          </w:rPr>
          <w:delText>–</w:delText>
        </w:r>
        <w:r w:rsidRPr="00C140D3" w:rsidDel="00B3053B">
          <w:rPr>
            <w:rFonts w:ascii="Times New Roman" w:eastAsia="Times New Roman" w:hAnsi="Times New Roman" w:cs="David" w:hint="cs"/>
            <w:sz w:val="25"/>
            <w:szCs w:val="24"/>
            <w:rtl/>
          </w:rPr>
          <w:delText xml:space="preserve"> </w:delText>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tl/>
          </w:rPr>
          <w:tab/>
        </w:r>
        <w:r w:rsidRPr="00C140D3" w:rsidDel="00B3053B">
          <w:rPr>
            <w:rFonts w:ascii="Times New Roman" w:eastAsia="Times New Roman" w:hAnsi="Times New Roman" w:cs="David" w:hint="cs"/>
            <w:sz w:val="25"/>
            <w:szCs w:val="24"/>
          </w:rPr>
          <w:delText>XX/XXXX</w:delText>
        </w:r>
      </w:del>
    </w:p>
    <w:p w14:paraId="5E04F77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7F969680"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4F18998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7DC6683E"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3F9A0610"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4BEA6B99" w14:textId="7EFB6F78" w:rsidR="00B3053B" w:rsidRDefault="00C140D3" w:rsidP="007A10F8">
      <w:pPr>
        <w:widowControl w:val="0"/>
        <w:numPr>
          <w:ilvl w:val="0"/>
          <w:numId w:val="25"/>
        </w:numPr>
        <w:spacing w:before="0" w:beforeAutospacing="0" w:after="0" w:afterAutospacing="0" w:line="360" w:lineRule="auto"/>
        <w:jc w:val="both"/>
        <w:rPr>
          <w:ins w:id="70" w:author="מרול אטמן" w:date="2025-04-06T17:45:00Z" w16du:dateUtc="2025-04-06T14:45:00Z"/>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 xml:space="preserve">שכר כולל בסך </w:t>
      </w:r>
      <w:r w:rsidRPr="004760B3">
        <w:rPr>
          <w:rFonts w:ascii="Times New Roman" w:eastAsia="Times New Roman" w:hAnsi="Times New Roman" w:cs="David" w:hint="cs"/>
          <w:sz w:val="24"/>
          <w:szCs w:val="24"/>
          <w:rtl/>
        </w:rPr>
        <w:t>של</w:t>
      </w:r>
      <w:r w:rsidR="007A10F8" w:rsidRPr="004760B3">
        <w:rPr>
          <w:rFonts w:ascii="Times New Roman" w:eastAsia="Times New Roman" w:hAnsi="Times New Roman" w:cs="David" w:hint="eastAsia"/>
          <w:sz w:val="24"/>
          <w:szCs w:val="24"/>
          <w:rtl/>
          <w:rPrChange w:id="71" w:author="מרול אטמן" w:date="2025-03-24T10:40:00Z" w16du:dateUtc="2025-03-24T08:40:00Z">
            <w:rPr>
              <w:rFonts w:ascii="Times New Roman" w:eastAsia="Times New Roman" w:hAnsi="Times New Roman" w:cs="David" w:hint="eastAsia"/>
              <w:sz w:val="24"/>
              <w:szCs w:val="24"/>
              <w:u w:val="single"/>
              <w:rtl/>
            </w:rPr>
          </w:rPrChange>
        </w:rPr>
        <w:t>ֹֹ</w:t>
      </w:r>
      <w:del w:id="72" w:author="מרול אטמן" w:date="2025-03-24T10:40:00Z" w16du:dateUtc="2025-03-24T08:40:00Z">
        <w:r w:rsidR="007A10F8" w:rsidRPr="004760B3" w:rsidDel="004760B3">
          <w:rPr>
            <w:rFonts w:ascii="Times New Roman" w:eastAsia="Times New Roman" w:hAnsi="Times New Roman" w:cs="David"/>
            <w:sz w:val="24"/>
            <w:szCs w:val="24"/>
            <w:rtl/>
            <w:rPrChange w:id="73" w:author="מרול אטמן" w:date="2025-03-24T10:40:00Z" w16du:dateUtc="2025-03-24T08:40:00Z">
              <w:rPr>
                <w:rFonts w:ascii="Times New Roman" w:eastAsia="Times New Roman" w:hAnsi="Times New Roman" w:cs="David"/>
                <w:sz w:val="24"/>
                <w:szCs w:val="24"/>
                <w:u w:val="single"/>
                <w:rtl/>
              </w:rPr>
            </w:rPrChange>
          </w:rPr>
          <w:delText>:</w:delText>
        </w:r>
        <w:r w:rsidR="007A10F8" w:rsidDel="004760B3">
          <w:rPr>
            <w:rFonts w:ascii="Times New Roman" w:eastAsia="Times New Roman" w:hAnsi="Times New Roman" w:cs="David" w:hint="cs"/>
            <w:b/>
            <w:bCs/>
            <w:sz w:val="24"/>
            <w:szCs w:val="24"/>
            <w:u w:val="single"/>
            <w:rtl/>
          </w:rPr>
          <w:delText xml:space="preserve">                         </w:delText>
        </w:r>
        <w:r w:rsidR="007A10F8" w:rsidDel="004760B3">
          <w:rPr>
            <w:rFonts w:ascii="Times New Roman" w:eastAsia="Times New Roman" w:hAnsi="Times New Roman" w:cs="David" w:hint="cs"/>
            <w:sz w:val="24"/>
            <w:szCs w:val="24"/>
            <w:rtl/>
          </w:rPr>
          <w:delText xml:space="preserve"> </w:delText>
        </w:r>
      </w:del>
      <w:ins w:id="74" w:author="מרול אטמן" w:date="2025-03-24T10:40:00Z" w16du:dateUtc="2025-03-24T08:40:00Z">
        <w:r w:rsidR="004760B3" w:rsidRPr="007A10F8">
          <w:rPr>
            <w:rFonts w:ascii="Times New Roman" w:eastAsia="Times New Roman" w:hAnsi="Times New Roman" w:cs="David" w:hint="cs"/>
            <w:sz w:val="24"/>
            <w:szCs w:val="24"/>
            <w:u w:val="single"/>
            <w:rtl/>
          </w:rPr>
          <w:t>:</w:t>
        </w:r>
        <w:r w:rsidR="004760B3">
          <w:rPr>
            <w:rFonts w:ascii="Times New Roman" w:eastAsia="Times New Roman" w:hAnsi="Times New Roman" w:cs="David" w:hint="cs"/>
            <w:b/>
            <w:bCs/>
            <w:sz w:val="24"/>
            <w:szCs w:val="24"/>
            <w:u w:val="single"/>
            <w:rtl/>
          </w:rPr>
          <w:t xml:space="preserve"> 80,000 ש"ח</w:t>
        </w:r>
        <w:r w:rsidR="004760B3">
          <w:rPr>
            <w:rFonts w:ascii="Times New Roman" w:eastAsia="Times New Roman" w:hAnsi="Times New Roman" w:cs="David" w:hint="cs"/>
            <w:sz w:val="24"/>
            <w:szCs w:val="24"/>
            <w:rtl/>
          </w:rPr>
          <w:t xml:space="preserve"> </w:t>
        </w:r>
      </w:ins>
      <w:r w:rsidR="007A10F8" w:rsidRPr="00B3053B">
        <w:rPr>
          <w:rFonts w:ascii="Times New Roman" w:eastAsia="Times New Roman" w:hAnsi="Times New Roman" w:cs="David" w:hint="cs"/>
          <w:b/>
          <w:bCs/>
          <w:sz w:val="24"/>
          <w:szCs w:val="24"/>
          <w:rtl/>
          <w:rPrChange w:id="75" w:author="מרול אטמן" w:date="2025-04-06T17:48:00Z" w16du:dateUtc="2025-04-06T14:48:00Z">
            <w:rPr>
              <w:rFonts w:ascii="Times New Roman" w:eastAsia="Times New Roman" w:hAnsi="Times New Roman" w:cs="David" w:hint="cs"/>
              <w:sz w:val="24"/>
              <w:szCs w:val="24"/>
              <w:rtl/>
            </w:rPr>
          </w:rPrChange>
        </w:rPr>
        <w:t>(במילים</w:t>
      </w:r>
      <w:del w:id="76" w:author="מרול אטמן" w:date="2025-03-24T10:41:00Z" w16du:dateUtc="2025-03-24T08:41:00Z">
        <w:r w:rsidR="007A10F8" w:rsidRPr="00B3053B" w:rsidDel="004760B3">
          <w:rPr>
            <w:rFonts w:ascii="Times New Roman" w:eastAsia="Times New Roman" w:hAnsi="Times New Roman" w:cs="David" w:hint="cs"/>
            <w:b/>
            <w:bCs/>
            <w:sz w:val="24"/>
            <w:szCs w:val="24"/>
            <w:rtl/>
            <w:rPrChange w:id="77" w:author="מרול אטמן" w:date="2025-04-06T17:48:00Z" w16du:dateUtc="2025-04-06T14:48:00Z">
              <w:rPr>
                <w:rFonts w:ascii="Times New Roman" w:eastAsia="Times New Roman" w:hAnsi="Times New Roman" w:cs="David" w:hint="cs"/>
                <w:sz w:val="24"/>
                <w:szCs w:val="24"/>
                <w:rtl/>
              </w:rPr>
            </w:rPrChange>
          </w:rPr>
          <w:delText xml:space="preserve">: </w:delText>
        </w:r>
        <w:r w:rsidR="007A10F8" w:rsidRPr="00B3053B" w:rsidDel="004760B3">
          <w:rPr>
            <w:rFonts w:ascii="Times New Roman" w:eastAsia="Times New Roman" w:hAnsi="Times New Roman" w:cs="David" w:hint="cs"/>
            <w:b/>
            <w:bCs/>
            <w:sz w:val="24"/>
            <w:szCs w:val="24"/>
            <w:u w:val="single"/>
            <w:rtl/>
            <w:rPrChange w:id="78" w:author="מרול אטמן" w:date="2025-04-06T17:48:00Z" w16du:dateUtc="2025-04-06T14:48:00Z">
              <w:rPr>
                <w:rFonts w:ascii="Times New Roman" w:eastAsia="Times New Roman" w:hAnsi="Times New Roman" w:cs="David" w:hint="cs"/>
                <w:sz w:val="24"/>
                <w:szCs w:val="24"/>
                <w:u w:val="single"/>
                <w:rtl/>
              </w:rPr>
            </w:rPrChange>
          </w:rPr>
          <w:delText xml:space="preserve">                                                              </w:delText>
        </w:r>
        <w:r w:rsidR="007A10F8" w:rsidRPr="00B3053B" w:rsidDel="004760B3">
          <w:rPr>
            <w:rFonts w:ascii="Times New Roman" w:eastAsia="Times New Roman" w:hAnsi="Times New Roman" w:cs="David" w:hint="cs"/>
            <w:b/>
            <w:bCs/>
            <w:sz w:val="24"/>
            <w:szCs w:val="24"/>
            <w:rtl/>
            <w:rPrChange w:id="79" w:author="מרול אטמן" w:date="2025-04-06T17:48:00Z" w16du:dateUtc="2025-04-06T14:48:00Z">
              <w:rPr>
                <w:rFonts w:ascii="Times New Roman" w:eastAsia="Times New Roman" w:hAnsi="Times New Roman" w:cs="David" w:hint="cs"/>
                <w:sz w:val="24"/>
                <w:szCs w:val="24"/>
                <w:rtl/>
              </w:rPr>
            </w:rPrChange>
          </w:rPr>
          <w:delText xml:space="preserve"> </w:delText>
        </w:r>
      </w:del>
      <w:ins w:id="80" w:author="מרול אטמן" w:date="2025-03-24T10:41:00Z" w16du:dateUtc="2025-03-24T08:41:00Z">
        <w:r w:rsidR="004760B3" w:rsidRPr="00B3053B">
          <w:rPr>
            <w:rFonts w:ascii="Times New Roman" w:eastAsia="Times New Roman" w:hAnsi="Times New Roman" w:cs="David" w:hint="cs"/>
            <w:b/>
            <w:bCs/>
            <w:sz w:val="24"/>
            <w:szCs w:val="24"/>
            <w:rtl/>
            <w:rPrChange w:id="81" w:author="מרול אטמן" w:date="2025-04-06T17:48:00Z" w16du:dateUtc="2025-04-06T14:48:00Z">
              <w:rPr>
                <w:rFonts w:ascii="Times New Roman" w:eastAsia="Times New Roman" w:hAnsi="Times New Roman" w:cs="David" w:hint="cs"/>
                <w:sz w:val="24"/>
                <w:szCs w:val="24"/>
                <w:rtl/>
              </w:rPr>
            </w:rPrChange>
          </w:rPr>
          <w:t xml:space="preserve">: </w:t>
        </w:r>
        <w:r w:rsidR="004760B3" w:rsidRPr="00B3053B">
          <w:rPr>
            <w:rFonts w:ascii="Times New Roman" w:eastAsia="Times New Roman" w:hAnsi="Times New Roman" w:cs="David" w:hint="cs"/>
            <w:b/>
            <w:bCs/>
            <w:sz w:val="24"/>
            <w:szCs w:val="24"/>
            <w:u w:val="single"/>
            <w:rtl/>
            <w:rPrChange w:id="82" w:author="מרול אטמן" w:date="2025-04-06T17:48:00Z" w16du:dateUtc="2025-04-06T14:48:00Z">
              <w:rPr>
                <w:rFonts w:ascii="Times New Roman" w:eastAsia="Times New Roman" w:hAnsi="Times New Roman" w:cs="David" w:hint="cs"/>
                <w:sz w:val="24"/>
                <w:szCs w:val="24"/>
                <w:u w:val="single"/>
                <w:rtl/>
              </w:rPr>
            </w:rPrChange>
          </w:rPr>
          <w:t>שמונים אלף ש"</w:t>
        </w:r>
      </w:ins>
      <w:ins w:id="83" w:author="מרול אטמן" w:date="2025-04-06T17:48:00Z" w16du:dateUtc="2025-04-06T14:48:00Z">
        <w:r w:rsidR="00B3053B" w:rsidRPr="00B3053B">
          <w:rPr>
            <w:rFonts w:ascii="Times New Roman" w:eastAsia="Times New Roman" w:hAnsi="Times New Roman" w:cs="David" w:hint="cs"/>
            <w:b/>
            <w:bCs/>
            <w:sz w:val="24"/>
            <w:szCs w:val="24"/>
            <w:u w:val="single"/>
            <w:rtl/>
            <w:rPrChange w:id="84" w:author="מרול אטמן" w:date="2025-04-06T17:48:00Z" w16du:dateUtc="2025-04-06T14:48:00Z">
              <w:rPr>
                <w:rFonts w:ascii="Times New Roman" w:eastAsia="Times New Roman" w:hAnsi="Times New Roman" w:cs="David" w:hint="cs"/>
                <w:sz w:val="24"/>
                <w:szCs w:val="24"/>
                <w:u w:val="single"/>
                <w:rtl/>
              </w:rPr>
            </w:rPrChange>
          </w:rPr>
          <w:t>ח</w:t>
        </w:r>
      </w:ins>
      <w:del w:id="85" w:author="מרול אטמן" w:date="2025-04-06T17:48:00Z" w16du:dateUtc="2025-04-06T14:48:00Z">
        <w:r w:rsidRPr="00B3053B" w:rsidDel="00B3053B">
          <w:rPr>
            <w:rFonts w:ascii="Times New Roman" w:eastAsia="Times New Roman" w:hAnsi="Times New Roman" w:cs="David" w:hint="cs"/>
            <w:b/>
            <w:bCs/>
            <w:sz w:val="24"/>
            <w:szCs w:val="24"/>
            <w:rtl/>
            <w:rPrChange w:id="86" w:author="מרול אטמן" w:date="2025-04-06T17:48:00Z" w16du:dateUtc="2025-04-06T14:48:00Z">
              <w:rPr>
                <w:rFonts w:ascii="Times New Roman" w:eastAsia="Times New Roman" w:hAnsi="Times New Roman" w:cs="David" w:hint="cs"/>
                <w:sz w:val="24"/>
                <w:szCs w:val="24"/>
                <w:rtl/>
              </w:rPr>
            </w:rPrChange>
          </w:rPr>
          <w:delText>ֹֹֹֹֹֹֹֹֹ</w:delText>
        </w:r>
      </w:del>
      <w:r w:rsidRPr="00B3053B">
        <w:rPr>
          <w:rFonts w:ascii="Times New Roman" w:eastAsia="Times New Roman" w:hAnsi="Times New Roman" w:cs="David" w:hint="cs"/>
          <w:b/>
          <w:bCs/>
          <w:sz w:val="24"/>
          <w:szCs w:val="24"/>
          <w:rtl/>
          <w:rPrChange w:id="87" w:author="מרול אטמן" w:date="2025-04-06T17:48:00Z" w16du:dateUtc="2025-04-06T14:48:00Z">
            <w:rPr>
              <w:rFonts w:ascii="Times New Roman" w:eastAsia="Times New Roman" w:hAnsi="Times New Roman" w:cs="David" w:hint="cs"/>
              <w:sz w:val="24"/>
              <w:szCs w:val="24"/>
              <w:rtl/>
            </w:rPr>
          </w:rPrChange>
        </w:rPr>
        <w:t>)</w:t>
      </w:r>
      <w:ins w:id="88" w:author="מרול אטמן" w:date="2025-04-06T17:45:00Z" w16du:dateUtc="2025-04-06T14:45:00Z">
        <w:r w:rsidR="00B3053B" w:rsidRPr="00B3053B">
          <w:rPr>
            <w:rFonts w:ascii="Times New Roman" w:eastAsia="Times New Roman" w:hAnsi="Times New Roman" w:cs="David" w:hint="cs"/>
            <w:b/>
            <w:bCs/>
            <w:sz w:val="24"/>
            <w:szCs w:val="24"/>
            <w:rtl/>
            <w:rPrChange w:id="89" w:author="מרול אטמן" w:date="2025-04-06T17:48:00Z" w16du:dateUtc="2025-04-06T14:48:00Z">
              <w:rPr>
                <w:rFonts w:ascii="Times New Roman" w:eastAsia="Times New Roman" w:hAnsi="Times New Roman" w:cs="David" w:hint="cs"/>
                <w:sz w:val="24"/>
                <w:szCs w:val="24"/>
                <w:rtl/>
              </w:rPr>
            </w:rPrChange>
          </w:rPr>
          <w:t>,</w:t>
        </w:r>
        <w:r w:rsidR="00B3053B">
          <w:rPr>
            <w:rFonts w:ascii="Times New Roman" w:eastAsia="Times New Roman" w:hAnsi="Times New Roman" w:cs="David" w:hint="cs"/>
            <w:sz w:val="24"/>
            <w:szCs w:val="24"/>
            <w:rtl/>
          </w:rPr>
          <w:t xml:space="preserve"> עפ"י הפירוט שלהלן :</w:t>
        </w:r>
      </w:ins>
    </w:p>
    <w:p w14:paraId="7B83A1C4" w14:textId="77777777" w:rsidR="00B3053B" w:rsidRDefault="00B3053B" w:rsidP="00B3053B">
      <w:pPr>
        <w:widowControl w:val="0"/>
        <w:spacing w:before="0" w:beforeAutospacing="0" w:after="0" w:afterAutospacing="0" w:line="360" w:lineRule="auto"/>
        <w:ind w:left="720"/>
        <w:jc w:val="both"/>
        <w:rPr>
          <w:ins w:id="90" w:author="מרול אטמן" w:date="2025-04-06T17:47:00Z" w16du:dateUtc="2025-04-06T14:47:00Z"/>
          <w:rFonts w:ascii="Times New Roman" w:eastAsia="Times New Roman" w:hAnsi="Times New Roman" w:cs="David"/>
          <w:sz w:val="24"/>
          <w:szCs w:val="24"/>
          <w:rtl/>
        </w:rPr>
      </w:pPr>
      <w:ins w:id="91" w:author="מרול אטמן" w:date="2025-04-06T17:46:00Z" w16du:dateUtc="2025-04-06T14:46:00Z">
        <w:r>
          <w:rPr>
            <w:rFonts w:ascii="Times New Roman" w:eastAsia="Times New Roman" w:hAnsi="Times New Roman" w:cs="David" w:hint="cs"/>
            <w:sz w:val="24"/>
            <w:szCs w:val="24"/>
            <w:rtl/>
          </w:rPr>
          <w:t xml:space="preserve">עבור 6 מבני מגורים הכוללים 204 יח"ד ו-100 מ"ר שטח עיקרי למסחר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סה"כ </w:t>
        </w:r>
      </w:ins>
      <w:ins w:id="92" w:author="מרול אטמן" w:date="2025-04-06T17:47:00Z" w16du:dateUtc="2025-04-06T14:47:00Z">
        <w:r>
          <w:rPr>
            <w:rFonts w:ascii="Times New Roman" w:eastAsia="Times New Roman" w:hAnsi="Times New Roman" w:cs="David" w:hint="cs"/>
            <w:sz w:val="24"/>
            <w:szCs w:val="24"/>
            <w:rtl/>
          </w:rPr>
          <w:t>70,000 ₪ (במילים: שבעים אלף ₪).</w:t>
        </w:r>
      </w:ins>
    </w:p>
    <w:p w14:paraId="12E77140" w14:textId="50C25B62" w:rsidR="00C140D3" w:rsidRPr="00C140D3" w:rsidRDefault="00B3053B" w:rsidP="00B3053B">
      <w:pPr>
        <w:widowControl w:val="0"/>
        <w:spacing w:before="0" w:beforeAutospacing="0" w:after="0" w:afterAutospacing="0" w:line="360" w:lineRule="auto"/>
        <w:ind w:left="720"/>
        <w:jc w:val="both"/>
        <w:rPr>
          <w:rFonts w:ascii="Times New Roman" w:eastAsia="Times New Roman" w:hAnsi="Times New Roman" w:cs="David"/>
          <w:sz w:val="24"/>
          <w:szCs w:val="24"/>
          <w:rtl/>
        </w:rPr>
        <w:pPrChange w:id="93" w:author="מרול אטמן" w:date="2025-04-06T17:45:00Z" w16du:dateUtc="2025-04-06T14:45:00Z">
          <w:pPr>
            <w:widowControl w:val="0"/>
            <w:numPr>
              <w:numId w:val="25"/>
            </w:numPr>
            <w:tabs>
              <w:tab w:val="num" w:pos="720"/>
            </w:tabs>
            <w:spacing w:before="0" w:beforeAutospacing="0" w:after="0" w:afterAutospacing="0" w:line="360" w:lineRule="auto"/>
            <w:ind w:left="720" w:hanging="720"/>
            <w:jc w:val="both"/>
          </w:pPr>
        </w:pPrChange>
      </w:pPr>
      <w:ins w:id="94" w:author="מרול אטמן" w:date="2025-04-06T17:47:00Z" w16du:dateUtc="2025-04-06T14:47:00Z">
        <w:r>
          <w:rPr>
            <w:rFonts w:ascii="Times New Roman" w:eastAsia="Times New Roman" w:hAnsi="Times New Roman" w:cs="David" w:hint="cs"/>
            <w:sz w:val="24"/>
            <w:szCs w:val="24"/>
            <w:rtl/>
          </w:rPr>
          <w:t>עבור שיפו</w:t>
        </w:r>
      </w:ins>
      <w:ins w:id="95" w:author="מרול אטמן" w:date="2025-04-06T17:48:00Z" w16du:dateUtc="2025-04-06T14:48:00Z">
        <w:r>
          <w:rPr>
            <w:rFonts w:ascii="Times New Roman" w:eastAsia="Times New Roman" w:hAnsi="Times New Roman" w:cs="David" w:hint="cs"/>
            <w:sz w:val="24"/>
            <w:szCs w:val="24"/>
            <w:rtl/>
          </w:rPr>
          <w:t>ץ</w:t>
        </w:r>
      </w:ins>
      <w:ins w:id="96" w:author="מרול אטמן" w:date="2025-04-06T17:47:00Z" w16du:dateUtc="2025-04-06T14:47:00Z">
        <w:r>
          <w:rPr>
            <w:rFonts w:ascii="Times New Roman" w:eastAsia="Times New Roman" w:hAnsi="Times New Roman" w:cs="David" w:hint="cs"/>
            <w:sz w:val="24"/>
            <w:szCs w:val="24"/>
            <w:rtl/>
          </w:rPr>
          <w:t xml:space="preserve"> והרחבת בית הכנסת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סה"כ 10,000 ₪ (במילים: עשרת אלפים ₪).</w:t>
        </w:r>
      </w:ins>
      <w:del w:id="97" w:author="מרול אטמן" w:date="2025-04-06T17:45:00Z" w16du:dateUtc="2025-04-06T14:45:00Z">
        <w:r w:rsidR="00C140D3" w:rsidRPr="007A10F8" w:rsidDel="00B3053B">
          <w:rPr>
            <w:rFonts w:ascii="Times New Roman" w:eastAsia="Times New Roman" w:hAnsi="Times New Roman" w:cs="David" w:hint="cs"/>
            <w:sz w:val="24"/>
            <w:szCs w:val="24"/>
            <w:rtl/>
          </w:rPr>
          <w:delText>.</w:delText>
        </w:r>
      </w:del>
    </w:p>
    <w:p w14:paraId="53F06B22" w14:textId="2E45886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08FDB45B" w14:textId="772B3ED3" w:rsidR="00B3053B" w:rsidRDefault="00C140D3" w:rsidP="00C140D3">
      <w:pPr>
        <w:widowControl w:val="0"/>
        <w:numPr>
          <w:ilvl w:val="0"/>
          <w:numId w:val="25"/>
        </w:numPr>
        <w:spacing w:before="0" w:beforeAutospacing="0" w:after="0" w:afterAutospacing="0" w:line="240" w:lineRule="auto"/>
        <w:jc w:val="both"/>
        <w:rPr>
          <w:ins w:id="98" w:author="מרול אטמן" w:date="2025-04-06T17:44:00Z" w16du:dateUtc="2025-04-06T14:44:00Z"/>
          <w:rFonts w:ascii="Times New Roman" w:eastAsia="Times New Roman" w:hAnsi="Times New Roman" w:cs="David"/>
          <w:sz w:val="24"/>
          <w:szCs w:val="24"/>
        </w:rPr>
      </w:pPr>
      <w:del w:id="99" w:author="מרול אטמן" w:date="2025-04-06T17:48:00Z" w16du:dateUtc="2025-04-06T14:48:00Z">
        <w:r w:rsidRPr="00C140D3" w:rsidDel="00B3053B">
          <w:rPr>
            <w:rFonts w:ascii="Times New Roman" w:eastAsia="Times New Roman" w:hAnsi="Times New Roman" w:cs="David" w:hint="cs"/>
            <w:sz w:val="24"/>
            <w:szCs w:val="24"/>
            <w:rtl/>
          </w:rPr>
          <w:delText>הפרויקט והתכנון יכלול</w:delText>
        </w:r>
      </w:del>
      <w:ins w:id="100" w:author="מרול אטמן" w:date="2025-04-06T17:48:00Z" w16du:dateUtc="2025-04-06T14:48:00Z">
        <w:r w:rsidR="00B3053B">
          <w:rPr>
            <w:rFonts w:ascii="Times New Roman" w:eastAsia="Times New Roman" w:hAnsi="Times New Roman" w:cs="David" w:hint="cs"/>
            <w:sz w:val="24"/>
            <w:szCs w:val="24"/>
            <w:rtl/>
          </w:rPr>
          <w:t>מבוטל</w:t>
        </w:r>
      </w:ins>
      <w:del w:id="101" w:author="מרול אטמן" w:date="2025-04-06T17:48:00Z" w16du:dateUtc="2025-04-06T14:48:00Z">
        <w:r w:rsidRPr="00C140D3" w:rsidDel="00B3053B">
          <w:rPr>
            <w:rFonts w:ascii="Times New Roman" w:eastAsia="Times New Roman" w:hAnsi="Times New Roman" w:cs="David" w:hint="cs"/>
            <w:sz w:val="24"/>
            <w:szCs w:val="24"/>
            <w:rtl/>
          </w:rPr>
          <w:delText xml:space="preserve"> </w:delText>
        </w:r>
      </w:del>
      <w:del w:id="102" w:author="מרול אטמן" w:date="2025-04-06T17:44:00Z" w16du:dateUtc="2025-04-06T14:44:00Z">
        <w:r w:rsidRPr="00C140D3" w:rsidDel="00B3053B">
          <w:rPr>
            <w:rFonts w:ascii="Times New Roman" w:eastAsia="Times New Roman" w:hAnsi="Times New Roman" w:cs="David" w:hint="cs"/>
            <w:sz w:val="24"/>
            <w:szCs w:val="24"/>
            <w:rtl/>
          </w:rPr>
          <w:delText xml:space="preserve">_______ </w:delText>
        </w:r>
      </w:del>
      <w:del w:id="103" w:author="מרול אטמן" w:date="2025-04-06T17:48:00Z" w16du:dateUtc="2025-04-06T14:48:00Z">
        <w:r w:rsidRPr="00C140D3" w:rsidDel="00B3053B">
          <w:rPr>
            <w:rFonts w:ascii="Times New Roman" w:eastAsia="Times New Roman" w:hAnsi="Times New Roman" w:cs="David" w:hint="cs"/>
            <w:sz w:val="24"/>
            <w:szCs w:val="24"/>
            <w:rtl/>
          </w:rPr>
          <w:delText xml:space="preserve">יח"ד </w:delText>
        </w:r>
      </w:del>
      <w:ins w:id="104" w:author="מרול אטמן" w:date="2025-04-06T17:44:00Z" w16du:dateUtc="2025-04-06T14:44:00Z">
        <w:r w:rsidR="00B3053B">
          <w:rPr>
            <w:rFonts w:ascii="Times New Roman" w:eastAsia="Times New Roman" w:hAnsi="Times New Roman" w:cs="David" w:hint="cs"/>
            <w:sz w:val="24"/>
            <w:szCs w:val="24"/>
            <w:rtl/>
          </w:rPr>
          <w:t>.</w:t>
        </w:r>
      </w:ins>
    </w:p>
    <w:p w14:paraId="494ACABF" w14:textId="1A3F50BF" w:rsidR="00C140D3" w:rsidRPr="00C140D3" w:rsidDel="00B3053B" w:rsidRDefault="00C140D3" w:rsidP="00C140D3">
      <w:pPr>
        <w:widowControl w:val="0"/>
        <w:numPr>
          <w:ilvl w:val="0"/>
          <w:numId w:val="25"/>
        </w:numPr>
        <w:spacing w:before="0" w:beforeAutospacing="0" w:after="0" w:afterAutospacing="0" w:line="240" w:lineRule="auto"/>
        <w:jc w:val="both"/>
        <w:rPr>
          <w:del w:id="105" w:author="מרול אטמן" w:date="2025-04-06T17:44:00Z" w16du:dateUtc="2025-04-06T14:44:00Z"/>
          <w:rFonts w:ascii="Times New Roman" w:eastAsia="Times New Roman" w:hAnsi="Times New Roman" w:cs="David"/>
          <w:sz w:val="24"/>
          <w:szCs w:val="24"/>
        </w:rPr>
      </w:pPr>
      <w:del w:id="106" w:author="מרול אטמן" w:date="2025-04-06T17:44:00Z" w16du:dateUtc="2025-04-06T14:44:00Z">
        <w:r w:rsidRPr="00C140D3" w:rsidDel="00B3053B">
          <w:rPr>
            <w:rFonts w:ascii="Times New Roman" w:eastAsia="Times New Roman" w:hAnsi="Times New Roman" w:cs="David" w:hint="cs"/>
            <w:sz w:val="24"/>
            <w:szCs w:val="24"/>
            <w:rtl/>
          </w:rPr>
          <w:delText>בהיקף שטחים כמפורט להלן:</w:delText>
        </w:r>
      </w:del>
    </w:p>
    <w:p w14:paraId="5550E198" w14:textId="0A0969E9" w:rsidR="00C140D3" w:rsidRPr="00C140D3" w:rsidDel="00B3053B" w:rsidRDefault="00C140D3" w:rsidP="00C140D3">
      <w:pPr>
        <w:spacing w:before="0" w:beforeAutospacing="0" w:after="0" w:afterAutospacing="0" w:line="360" w:lineRule="auto"/>
        <w:ind w:left="720"/>
        <w:jc w:val="both"/>
        <w:rPr>
          <w:del w:id="107" w:author="מרול אטמן" w:date="2025-04-06T17:44:00Z" w16du:dateUtc="2025-04-06T14:44:00Z"/>
          <w:rFonts w:ascii="Times New Roman" w:eastAsia="Times New Roman" w:hAnsi="Times New Roman" w:cs="David"/>
          <w:sz w:val="24"/>
          <w:szCs w:val="24"/>
          <w:rtl/>
        </w:rPr>
      </w:pPr>
    </w:p>
    <w:p w14:paraId="1AEB66C1" w14:textId="09F404D0" w:rsidR="00C140D3" w:rsidRPr="00C140D3" w:rsidDel="00B3053B" w:rsidRDefault="00C140D3" w:rsidP="00C140D3">
      <w:pPr>
        <w:spacing w:before="0" w:beforeAutospacing="0" w:after="0" w:afterAutospacing="0" w:line="360" w:lineRule="auto"/>
        <w:ind w:left="720"/>
        <w:jc w:val="both"/>
        <w:rPr>
          <w:del w:id="108" w:author="מרול אטמן" w:date="2025-04-06T17:44:00Z" w16du:dateUtc="2025-04-06T14:44:00Z"/>
          <w:rFonts w:ascii="Times New Roman" w:eastAsia="Times New Roman" w:hAnsi="Times New Roman" w:cs="David"/>
          <w:sz w:val="24"/>
          <w:szCs w:val="24"/>
          <w:rtl/>
        </w:rPr>
      </w:pPr>
      <w:del w:id="109" w:author="מרול אטמן" w:date="2025-04-06T17:44:00Z" w16du:dateUtc="2025-04-06T14:44:00Z">
        <w:r w:rsidRPr="00C140D3" w:rsidDel="00B3053B">
          <w:rPr>
            <w:rFonts w:ascii="Times New Roman" w:eastAsia="Times New Roman" w:hAnsi="Times New Roman" w:cs="David" w:hint="cs"/>
            <w:sz w:val="24"/>
            <w:szCs w:val="24"/>
            <w:rtl/>
          </w:rPr>
          <w:delText>2.1</w:delText>
        </w:r>
        <w:r w:rsidRPr="00C140D3" w:rsidDel="00B3053B">
          <w:rPr>
            <w:rFonts w:ascii="Times New Roman" w:eastAsia="Times New Roman" w:hAnsi="Times New Roman" w:cs="David" w:hint="cs"/>
            <w:sz w:val="24"/>
            <w:szCs w:val="24"/>
            <w:rtl/>
          </w:rPr>
          <w:tab/>
          <w:delText xml:space="preserve">שטחי מגורים כ </w:delText>
        </w:r>
        <w:r w:rsidRPr="00C140D3" w:rsidDel="00B3053B">
          <w:rPr>
            <w:rFonts w:ascii="Times New Roman" w:eastAsia="Times New Roman" w:hAnsi="Times New Roman" w:cs="David"/>
            <w:sz w:val="24"/>
            <w:szCs w:val="24"/>
            <w:rtl/>
          </w:rPr>
          <w:delText>–</w:delText>
        </w:r>
        <w:r w:rsidRPr="00C140D3" w:rsidDel="00B3053B">
          <w:rPr>
            <w:rFonts w:ascii="Times New Roman" w:eastAsia="Times New Roman" w:hAnsi="Times New Roman" w:cs="David" w:hint="cs"/>
            <w:sz w:val="24"/>
            <w:szCs w:val="24"/>
            <w:rtl/>
          </w:rPr>
          <w:delText xml:space="preserve"> _________מ"ר.</w:delText>
        </w:r>
      </w:del>
    </w:p>
    <w:p w14:paraId="53D1A81E" w14:textId="409A1AB0" w:rsidR="00C140D3" w:rsidRPr="00C140D3" w:rsidDel="00B3053B" w:rsidRDefault="00C140D3" w:rsidP="00C140D3">
      <w:pPr>
        <w:spacing w:before="0" w:beforeAutospacing="0" w:after="0" w:afterAutospacing="0" w:line="360" w:lineRule="auto"/>
        <w:ind w:left="720"/>
        <w:jc w:val="both"/>
        <w:rPr>
          <w:del w:id="110" w:author="מרול אטמן" w:date="2025-04-06T17:44:00Z" w16du:dateUtc="2025-04-06T14:44:00Z"/>
          <w:rFonts w:ascii="Times New Roman" w:eastAsia="Times New Roman" w:hAnsi="Times New Roman" w:cs="David"/>
          <w:sz w:val="24"/>
          <w:szCs w:val="24"/>
          <w:rtl/>
        </w:rPr>
      </w:pPr>
      <w:del w:id="111" w:author="מרול אטמן" w:date="2025-04-06T17:44:00Z" w16du:dateUtc="2025-04-06T14:44:00Z">
        <w:r w:rsidRPr="00C140D3" w:rsidDel="00B3053B">
          <w:rPr>
            <w:rFonts w:ascii="Times New Roman" w:eastAsia="Times New Roman" w:hAnsi="Times New Roman" w:cs="David" w:hint="cs"/>
            <w:sz w:val="24"/>
            <w:szCs w:val="24"/>
            <w:rtl/>
          </w:rPr>
          <w:delText>2.2</w:delText>
        </w:r>
        <w:r w:rsidRPr="00C140D3" w:rsidDel="00B3053B">
          <w:rPr>
            <w:rFonts w:ascii="Times New Roman" w:eastAsia="Times New Roman" w:hAnsi="Times New Roman" w:cs="David" w:hint="cs"/>
            <w:sz w:val="24"/>
            <w:szCs w:val="24"/>
            <w:rtl/>
          </w:rPr>
          <w:tab/>
          <w:delText>שטחי מסחר כ</w:delText>
        </w:r>
        <w:r w:rsidRPr="00C140D3" w:rsidDel="00B3053B">
          <w:rPr>
            <w:rFonts w:ascii="Times New Roman" w:eastAsia="Times New Roman" w:hAnsi="Times New Roman" w:cs="David"/>
            <w:sz w:val="24"/>
            <w:szCs w:val="24"/>
            <w:rtl/>
          </w:rPr>
          <w:delText>–</w:delText>
        </w:r>
        <w:r w:rsidRPr="00C140D3" w:rsidDel="00B3053B">
          <w:rPr>
            <w:rFonts w:ascii="Times New Roman" w:eastAsia="Times New Roman" w:hAnsi="Times New Roman" w:cs="David" w:hint="cs"/>
            <w:sz w:val="24"/>
            <w:szCs w:val="24"/>
            <w:rtl/>
          </w:rPr>
          <w:delText xml:space="preserve"> __________ֹֹֹֹמ"ר.</w:delText>
        </w:r>
      </w:del>
    </w:p>
    <w:p w14:paraId="2D2B74F8" w14:textId="2C9E7A78" w:rsidR="00C140D3" w:rsidRPr="00C140D3" w:rsidDel="00B3053B" w:rsidRDefault="00C140D3" w:rsidP="00C140D3">
      <w:pPr>
        <w:spacing w:before="0" w:beforeAutospacing="0" w:after="0" w:afterAutospacing="0" w:line="360" w:lineRule="auto"/>
        <w:ind w:left="720"/>
        <w:jc w:val="both"/>
        <w:rPr>
          <w:del w:id="112" w:author="מרול אטמן" w:date="2025-04-06T17:44:00Z" w16du:dateUtc="2025-04-06T14:44:00Z"/>
          <w:rFonts w:ascii="Times New Roman" w:eastAsia="Times New Roman" w:hAnsi="Times New Roman" w:cs="David"/>
          <w:sz w:val="24"/>
          <w:szCs w:val="24"/>
          <w:rtl/>
        </w:rPr>
      </w:pPr>
      <w:del w:id="113" w:author="מרול אטמן" w:date="2025-04-06T17:44:00Z" w16du:dateUtc="2025-04-06T14:44:00Z">
        <w:r w:rsidRPr="00C140D3" w:rsidDel="00B3053B">
          <w:rPr>
            <w:rFonts w:ascii="Times New Roman" w:eastAsia="Times New Roman" w:hAnsi="Times New Roman" w:cs="David" w:hint="cs"/>
            <w:sz w:val="24"/>
            <w:szCs w:val="24"/>
            <w:rtl/>
          </w:rPr>
          <w:delText>2.3</w:delText>
        </w:r>
        <w:r w:rsidRPr="00C140D3" w:rsidDel="00B3053B">
          <w:rPr>
            <w:rFonts w:ascii="Times New Roman" w:eastAsia="Times New Roman" w:hAnsi="Times New Roman" w:cs="David" w:hint="cs"/>
            <w:sz w:val="24"/>
            <w:szCs w:val="24"/>
            <w:rtl/>
          </w:rPr>
          <w:tab/>
          <w:delText>מרתפים כ</w:delText>
        </w:r>
        <w:r w:rsidRPr="00C140D3" w:rsidDel="00B3053B">
          <w:rPr>
            <w:rFonts w:ascii="Times New Roman" w:eastAsia="Times New Roman" w:hAnsi="Times New Roman" w:cs="David"/>
            <w:sz w:val="24"/>
            <w:szCs w:val="24"/>
            <w:rtl/>
          </w:rPr>
          <w:delText>–</w:delText>
        </w:r>
        <w:r w:rsidRPr="00C140D3" w:rsidDel="00B3053B">
          <w:rPr>
            <w:rFonts w:ascii="Times New Roman" w:eastAsia="Times New Roman" w:hAnsi="Times New Roman" w:cs="David" w:hint="cs"/>
            <w:sz w:val="24"/>
            <w:szCs w:val="24"/>
            <w:rtl/>
          </w:rPr>
          <w:delText xml:space="preserve"> ____________ֹֹֹֹֹֹֹ מ"ר.</w:delText>
        </w:r>
      </w:del>
    </w:p>
    <w:p w14:paraId="77332169"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7F95B8BE"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2DDD5E1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20705993"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11292A7B"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734F6E7F"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494EF8B8"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75A88AF9" w14:textId="22CC1CB5" w:rsidR="00C140D3" w:rsidRPr="00C140D3" w:rsidDel="004760B3" w:rsidRDefault="00C140D3" w:rsidP="00C140D3">
      <w:pPr>
        <w:spacing w:before="0" w:beforeAutospacing="0" w:after="0" w:afterAutospacing="0" w:line="360" w:lineRule="auto"/>
        <w:ind w:left="1388" w:hanging="709"/>
        <w:jc w:val="both"/>
        <w:rPr>
          <w:del w:id="114" w:author="מרול אטמן" w:date="2025-03-24T10:41:00Z" w16du:dateUtc="2025-03-24T08:41:00Z"/>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r>
      <w:del w:id="115" w:author="מרול אטמן" w:date="2025-03-24T10:41:00Z" w16du:dateUtc="2025-03-24T08:41:00Z">
        <w:r w:rsidRPr="00C140D3" w:rsidDel="004760B3">
          <w:rPr>
            <w:rFonts w:ascii="Times New Roman" w:eastAsia="Times New Roman" w:hAnsi="Times New Roman" w:cs="David" w:hint="cs"/>
            <w:sz w:val="24"/>
            <w:szCs w:val="24"/>
            <w:rt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5DE87462" w14:textId="0B761E41" w:rsidR="00C140D3" w:rsidRPr="00C140D3" w:rsidDel="004760B3" w:rsidRDefault="00C140D3" w:rsidP="00C140D3">
      <w:pPr>
        <w:spacing w:before="0" w:beforeAutospacing="0" w:after="0" w:afterAutospacing="0" w:line="360" w:lineRule="auto"/>
        <w:ind w:left="1388" w:hanging="709"/>
        <w:jc w:val="both"/>
        <w:rPr>
          <w:del w:id="116" w:author="מרול אטמן" w:date="2025-03-24T10:41:00Z" w16du:dateUtc="2025-03-24T08:41:00Z"/>
          <w:rFonts w:ascii="Times New Roman" w:eastAsia="Times New Roman" w:hAnsi="Times New Roman" w:cs="David"/>
          <w:sz w:val="24"/>
          <w:szCs w:val="24"/>
          <w:rtl/>
        </w:rPr>
      </w:pPr>
    </w:p>
    <w:p w14:paraId="39C5AC3E" w14:textId="283AF86A" w:rsidR="00C140D3" w:rsidRPr="00C140D3" w:rsidDel="004760B3" w:rsidRDefault="00C140D3" w:rsidP="00C140D3">
      <w:pPr>
        <w:spacing w:before="0" w:beforeAutospacing="0" w:after="0" w:afterAutospacing="0" w:line="276" w:lineRule="auto"/>
        <w:ind w:left="1388" w:hanging="709"/>
        <w:jc w:val="both"/>
        <w:rPr>
          <w:del w:id="117" w:author="מרול אטמן" w:date="2025-03-24T10:41:00Z" w16du:dateUtc="2025-03-24T08:41:00Z"/>
          <w:rFonts w:ascii="Times New Roman" w:eastAsia="Times New Roman" w:hAnsi="Times New Roman" w:cs="David"/>
          <w:sz w:val="24"/>
          <w:szCs w:val="24"/>
          <w:rtl/>
        </w:rPr>
      </w:pPr>
      <w:del w:id="118" w:author="מרול אטמן" w:date="2025-03-24T10:41:00Z" w16du:dateUtc="2025-03-24T08:41:00Z">
        <w:r w:rsidRPr="00C140D3" w:rsidDel="004760B3">
          <w:rPr>
            <w:rFonts w:ascii="Times New Roman" w:eastAsia="Times New Roman" w:hAnsi="Times New Roman" w:cs="David"/>
            <w:sz w:val="24"/>
            <w:szCs w:val="24"/>
            <w:rtl/>
          </w:rPr>
          <w:tab/>
        </w:r>
        <w:r w:rsidRPr="00C140D3" w:rsidDel="004760B3">
          <w:rPr>
            <w:rFonts w:ascii="Times New Roman" w:eastAsia="Times New Roman" w:hAnsi="Times New Roman" w:cs="David" w:hint="cs"/>
            <w:sz w:val="24"/>
            <w:szCs w:val="24"/>
            <w:rtl/>
          </w:rPr>
          <w:delText>3.5.1</w:delText>
        </w:r>
        <w:r w:rsidRPr="00C140D3" w:rsidDel="004760B3">
          <w:rPr>
            <w:rFonts w:ascii="Times New Roman" w:eastAsia="Times New Roman" w:hAnsi="Times New Roman" w:cs="David" w:hint="cs"/>
            <w:sz w:val="24"/>
            <w:szCs w:val="24"/>
            <w:rtl/>
          </w:rPr>
          <w:tab/>
          <w:delText>_____</w:delText>
        </w:r>
        <w:r w:rsidRPr="00C140D3" w:rsidDel="004760B3">
          <w:rPr>
            <w:rFonts w:ascii="Times New Roman" w:eastAsia="Times New Roman" w:hAnsi="Times New Roman" w:cs="David"/>
            <w:sz w:val="24"/>
            <w:szCs w:val="24"/>
            <w:rtl/>
          </w:rPr>
          <w:delText xml:space="preserve"> ש"ח לכל</w:delText>
        </w:r>
        <w:r w:rsidRPr="00C140D3" w:rsidDel="004760B3">
          <w:rPr>
            <w:rFonts w:ascii="Times New Roman" w:eastAsia="Times New Roman" w:hAnsi="Times New Roman" w:cs="David" w:hint="cs"/>
            <w:sz w:val="24"/>
            <w:szCs w:val="24"/>
            <w:rtl/>
          </w:rPr>
          <w:delText xml:space="preserve"> </w:delText>
        </w:r>
        <w:r w:rsidRPr="00C140D3" w:rsidDel="004760B3">
          <w:rPr>
            <w:rFonts w:ascii="Times New Roman" w:eastAsia="Times New Roman" w:hAnsi="Times New Roman" w:cs="David"/>
            <w:sz w:val="24"/>
            <w:szCs w:val="24"/>
            <w:rtl/>
          </w:rPr>
          <w:delText>יחידת דיור</w:delText>
        </w:r>
        <w:r w:rsidRPr="00C140D3" w:rsidDel="004760B3">
          <w:rPr>
            <w:rFonts w:ascii="Times New Roman" w:eastAsia="Times New Roman" w:hAnsi="Times New Roman" w:cs="David" w:hint="cs"/>
            <w:sz w:val="24"/>
            <w:szCs w:val="24"/>
            <w:rtl/>
          </w:rPr>
          <w:delText>.</w:delText>
        </w:r>
      </w:del>
    </w:p>
    <w:p w14:paraId="6F6D9BCA" w14:textId="7958B0D4" w:rsidR="00C140D3" w:rsidRPr="00C140D3" w:rsidDel="004760B3" w:rsidRDefault="00C140D3" w:rsidP="00C140D3">
      <w:pPr>
        <w:spacing w:before="0" w:beforeAutospacing="0" w:after="0" w:afterAutospacing="0" w:line="276" w:lineRule="auto"/>
        <w:ind w:left="1388" w:hanging="709"/>
        <w:jc w:val="both"/>
        <w:rPr>
          <w:del w:id="119" w:author="מרול אטמן" w:date="2025-03-24T10:41:00Z" w16du:dateUtc="2025-03-24T08:41:00Z"/>
          <w:rFonts w:ascii="Times New Roman" w:eastAsia="Times New Roman" w:hAnsi="Times New Roman" w:cs="David"/>
          <w:sz w:val="24"/>
          <w:szCs w:val="24"/>
          <w:rtl/>
        </w:rPr>
      </w:pPr>
    </w:p>
    <w:p w14:paraId="5AFE8958" w14:textId="094A0FCD" w:rsidR="00C140D3" w:rsidRPr="007A10F8" w:rsidRDefault="00C140D3">
      <w:pPr>
        <w:spacing w:before="0" w:beforeAutospacing="0" w:after="0" w:afterAutospacing="0" w:line="360" w:lineRule="auto"/>
        <w:ind w:left="1388" w:hanging="709"/>
        <w:jc w:val="both"/>
        <w:rPr>
          <w:sz w:val="24"/>
          <w:szCs w:val="24"/>
          <w:rtl/>
        </w:rPr>
        <w:pPrChange w:id="120" w:author="מרול אטמן" w:date="2025-03-24T10:41:00Z" w16du:dateUtc="2025-03-24T08:41:00Z">
          <w:pPr>
            <w:pStyle w:val="af9"/>
            <w:numPr>
              <w:ilvl w:val="2"/>
              <w:numId w:val="35"/>
            </w:numPr>
            <w:tabs>
              <w:tab w:val="num" w:pos="2160"/>
            </w:tabs>
            <w:spacing w:line="276" w:lineRule="auto"/>
            <w:ind w:left="2160" w:hanging="720"/>
          </w:pPr>
        </w:pPrChange>
      </w:pPr>
      <w:del w:id="121" w:author="מרול אטמן" w:date="2025-03-24T10:41:00Z" w16du:dateUtc="2025-03-24T08:41:00Z">
        <w:r w:rsidRPr="007A10F8" w:rsidDel="004760B3">
          <w:rPr>
            <w:rFonts w:hint="cs"/>
            <w:sz w:val="24"/>
            <w:szCs w:val="24"/>
            <w:rtl/>
          </w:rPr>
          <w:delText>____ ₪ ל</w:delText>
        </w:r>
        <w:r w:rsidRPr="007A10F8" w:rsidDel="004760B3">
          <w:rPr>
            <w:sz w:val="24"/>
            <w:szCs w:val="24"/>
            <w:rtl/>
          </w:rPr>
          <w:delText xml:space="preserve">כל מ"ר בנוי ומקורה </w:delText>
        </w:r>
        <w:r w:rsidRPr="007A10F8" w:rsidDel="004760B3">
          <w:rPr>
            <w:rFonts w:hint="cs"/>
            <w:sz w:val="24"/>
            <w:szCs w:val="24"/>
            <w:rtl/>
          </w:rPr>
          <w:delText>של המסחר (עילי ותת קרקעי).</w:delText>
        </w:r>
      </w:del>
      <w:ins w:id="122" w:author="מרול אטמן" w:date="2025-03-24T10:41:00Z" w16du:dateUtc="2025-03-24T08:41:00Z">
        <w:r w:rsidR="004760B3">
          <w:rPr>
            <w:rFonts w:ascii="Times New Roman" w:eastAsia="Times New Roman" w:hAnsi="Times New Roman" w:cs="David" w:hint="cs"/>
            <w:sz w:val="24"/>
            <w:szCs w:val="24"/>
            <w:rtl/>
          </w:rPr>
          <w:t>מבוטל</w:t>
        </w:r>
      </w:ins>
    </w:p>
    <w:p w14:paraId="71E7E3A3"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814C8EB" w14:textId="7513FF79" w:rsidR="007A10F8" w:rsidRPr="007A10F8" w:rsidRDefault="007A10F8" w:rsidP="007A10F8">
      <w:pPr>
        <w:pStyle w:val="af9"/>
        <w:widowControl w:val="0"/>
        <w:numPr>
          <w:ilvl w:val="0"/>
          <w:numId w:val="19"/>
        </w:numPr>
        <w:spacing w:line="240" w:lineRule="auto"/>
        <w:ind w:hanging="996"/>
        <w:rPr>
          <w:sz w:val="24"/>
          <w:szCs w:val="24"/>
          <w:lang w:eastAsia="he-IL"/>
        </w:rPr>
      </w:pPr>
      <w:r w:rsidRPr="007A10F8">
        <w:rPr>
          <w:rFonts w:hint="cs"/>
          <w:sz w:val="20"/>
          <w:szCs w:val="24"/>
          <w:rtl/>
          <w:lang w:eastAsia="he-IL"/>
        </w:rPr>
        <w:t xml:space="preserve"> הסכום המפורט בסעיף 1לעיל יהיה צמוד ל</w:t>
      </w:r>
      <w:sdt>
        <w:sdtPr>
          <w:rPr>
            <w:rFonts w:hint="cs"/>
            <w:color w:val="008000"/>
            <w:rtl/>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3" w:author="Meryl Etman" w:date="2025-03-24T10:31:00Z">
            <w:r w:rsidR="004D65BD">
              <w:rPr>
                <w:rFonts w:hint="cs"/>
                <w:color w:val="008000"/>
                <w:rtl/>
              </w:rPr>
              <w:t>מדד המחירים לצרכן</w:t>
            </w:r>
          </w:ins>
        </w:sdtContent>
      </w:sdt>
      <w:r w:rsidRPr="007A10F8">
        <w:rPr>
          <w:rFonts w:hint="cs"/>
          <w:color w:val="008000"/>
          <w:sz w:val="24"/>
          <w:szCs w:val="24"/>
          <w:rtl/>
        </w:rPr>
        <w:br/>
      </w:r>
      <w:sdt>
        <w:sdtPr>
          <w:rPr>
            <w:rFonts w:hint="cs"/>
            <w:color w:val="008000"/>
            <w:rtl/>
          </w:rPr>
          <w:alias w:val="מדד בגין/ידוע - כותרת"/>
          <w:tag w:val="cntIsKnownTitle"/>
          <w:id w:val="1149088069"/>
          <w:placeholder>
            <w:docPart w:val="A9F8786E4B4A463DB371AEDFC63065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24" w:author="Meryl Etman" w:date="2025-03-24T10:32:00Z">
            <w:r w:rsidR="004D65BD">
              <w:rPr>
                <w:rFonts w:hint="cs"/>
                <w:color w:val="008000"/>
                <w:rtl/>
              </w:rPr>
              <w:t>בגין</w:t>
            </w:r>
          </w:ins>
        </w:sdtContent>
      </w:sdt>
      <w:r w:rsidRPr="007A10F8">
        <w:rPr>
          <w:rFonts w:hint="cs"/>
          <w:color w:val="008000"/>
          <w:sz w:val="24"/>
          <w:szCs w:val="24"/>
          <w:rtl/>
        </w:rPr>
        <w:t xml:space="preserve"> </w:t>
      </w:r>
      <w:sdt>
        <w:sdtPr>
          <w:rPr>
            <w:rFonts w:hint="cs"/>
            <w:color w:val="008000"/>
            <w:rtl/>
          </w:rPr>
          <w:alias w:val="מדד בסיס"/>
          <w:tag w:val="cntMadadBase"/>
          <w:id w:val="1021983075"/>
          <w:placeholder>
            <w:docPart w:val="E778AA229724475CA9EFFFBCB6211B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4-08-19T00:00:00Z">
            <w:dateFormat w:val="dd/MM/yyyy"/>
            <w:lid w:val="he-IL"/>
            <w:storeMappedDataAs w:val="dateTime"/>
            <w:calendar w:val="gregorian"/>
          </w:date>
        </w:sdtPr>
        <w:sdtEndPr/>
        <w:sdtContent>
          <w:ins w:id="125" w:author="Meryl Etman" w:date="2025-03-24T10:31:00Z">
            <w:r w:rsidR="004D65BD">
              <w:rPr>
                <w:rFonts w:hint="cs"/>
                <w:color w:val="008000"/>
                <w:rtl/>
              </w:rPr>
              <w:t>‏19/08/2024</w:t>
            </w:r>
          </w:ins>
        </w:sdtContent>
      </w:sdt>
      <w:r w:rsidRPr="007A10F8">
        <w:rPr>
          <w:rFonts w:hint="cs"/>
          <w:sz w:val="24"/>
          <w:szCs w:val="24"/>
          <w:rtl/>
        </w:rPr>
        <w:t xml:space="preserve"> </w:t>
      </w:r>
      <w:del w:id="126" w:author="מרול אטמן" w:date="2025-03-24T10:42:00Z" w16du:dateUtc="2025-03-24T08:42:00Z">
        <w:r w:rsidRPr="007A10F8" w:rsidDel="004760B3">
          <w:rPr>
            <w:rFonts w:hint="cs"/>
            <w:sz w:val="24"/>
            <w:szCs w:val="24"/>
            <w:rtl/>
          </w:rPr>
          <w:delText xml:space="preserve">(העומד על </w:delText>
        </w:r>
      </w:del>
      <w:customXmlDelRangeStart w:id="127" w:author="מרול אטמן" w:date="2025-03-24T10:42:00Z"/>
      <w:sdt>
        <w:sdtPr>
          <w:rPr>
            <w:rFonts w:hint="cs"/>
            <w:color w:val="008000"/>
            <w:rtl/>
          </w:rPr>
          <w:alias w:val="נקודות מדד"/>
          <w:tag w:val="cntMadadPoints"/>
          <w:id w:val="-217437650"/>
          <w:placeholder>
            <w:docPart w:val="48F99A8495C34C438EA464C9133E8D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customXmlDelRangeEnd w:id="127"/>
          <w:ins w:id="128" w:author="Meryl Etman" w:date="2025-03-24T10:31:00Z">
            <w:del w:id="129" w:author="מרול אטמן" w:date="2025-03-24T10:42:00Z" w16du:dateUtc="2025-03-24T08:42:00Z">
              <w:r w:rsidR="004D65BD" w:rsidDel="004760B3">
                <w:rPr>
                  <w:rFonts w:hint="cs"/>
                  <w:color w:val="008000"/>
                </w:rPr>
                <w:delText>NaN</w:delText>
              </w:r>
            </w:del>
          </w:ins>
          <w:customXmlDelRangeStart w:id="130" w:author="מרול אטמן" w:date="2025-03-24T10:42:00Z"/>
        </w:sdtContent>
      </w:sdt>
      <w:customXmlDelRangeEnd w:id="130"/>
      <w:del w:id="131" w:author="מרול אטמן" w:date="2025-03-24T10:42:00Z" w16du:dateUtc="2025-03-24T08:42:00Z">
        <w:r w:rsidRPr="007A10F8" w:rsidDel="004760B3">
          <w:rPr>
            <w:rFonts w:hint="cs"/>
            <w:sz w:val="24"/>
            <w:szCs w:val="24"/>
            <w:rtl/>
          </w:rPr>
          <w:delText xml:space="preserve"> נקודות) </w:delText>
        </w:r>
      </w:del>
      <w:r w:rsidRPr="007A10F8">
        <w:rPr>
          <w:rFonts w:hint="cs"/>
          <w:sz w:val="24"/>
          <w:szCs w:val="24"/>
          <w:rtl/>
          <w:lang w:eastAsia="he-IL"/>
        </w:rPr>
        <w:t xml:space="preserve"> עד למדד הידוע ביום הגשת כל חשבון.</w:t>
      </w:r>
    </w:p>
    <w:p w14:paraId="006CBE02" w14:textId="77777777" w:rsidR="00C140D3" w:rsidRPr="007A10F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66C21603"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3ED34F47"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w:t>
      </w:r>
      <w:r w:rsidRPr="00C140D3">
        <w:rPr>
          <w:rFonts w:ascii="Times New Roman" w:eastAsia="Times New Roman" w:hAnsi="Times New Roman" w:cs="David"/>
          <w:sz w:val="24"/>
          <w:szCs w:val="24"/>
          <w:rtl/>
        </w:rPr>
        <w:lastRenderedPageBreak/>
        <w:t>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4B952218"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3349E19D"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w:t>
      </w:r>
      <w:proofErr w:type="spellStart"/>
      <w:r w:rsidRPr="00C140D3">
        <w:rPr>
          <w:rFonts w:ascii="Times New Roman" w:eastAsia="Times New Roman" w:hAnsi="Times New Roman" w:cs="David"/>
          <w:sz w:val="24"/>
          <w:szCs w:val="24"/>
          <w:rtl/>
        </w:rPr>
        <w:t>והתכניות</w:t>
      </w:r>
      <w:proofErr w:type="spellEnd"/>
      <w:r w:rsidRPr="00C140D3">
        <w:rPr>
          <w:rFonts w:ascii="Times New Roman" w:eastAsia="Times New Roman" w:hAnsi="Times New Roman" w:cs="David"/>
          <w:sz w:val="24"/>
          <w:szCs w:val="24"/>
          <w:rtl/>
        </w:rPr>
        <w:t xml:space="preserve"> למזמין.</w:t>
      </w:r>
    </w:p>
    <w:p w14:paraId="3461174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0BC6F76E"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6B0EFB5E"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38CE3F2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B58CA1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784E1D9C"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67D2E587"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20BC4FA0"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73476FF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169F0B1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6E79E372"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5517880B"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02CB031D"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41431F57"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4716221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37271397"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7127610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EC1DC81"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3E34F2B1"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104F4220"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4BA88696"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1B4014D7"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046C489C"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92A4D9B" w14:textId="77777777" w:rsidR="00C12F17" w:rsidRPr="00B27B4C" w:rsidRDefault="00C12F17">
      <w:pPr>
        <w:widowControl w:val="0"/>
        <w:spacing w:before="0" w:beforeAutospacing="0" w:after="0" w:afterAutospacing="0" w:line="240" w:lineRule="auto"/>
        <w:outlineLvl w:val="4"/>
        <w:rPr>
          <w:rFonts w:ascii="Times New Roman" w:eastAsia="Times New Roman" w:hAnsi="Times New Roman" w:cs="David"/>
          <w:sz w:val="24"/>
          <w:szCs w:val="24"/>
          <w:rtl/>
          <w:lang w:eastAsia="he-IL"/>
        </w:rPr>
        <w:pPrChange w:id="132" w:author="מרול אטמן" w:date="2025-03-24T10:42:00Z" w16du:dateUtc="2025-03-24T08:42:00Z">
          <w:pPr>
            <w:widowControl w:val="0"/>
            <w:spacing w:before="0" w:beforeAutospacing="0" w:after="0" w:afterAutospacing="0" w:line="240" w:lineRule="auto"/>
            <w:jc w:val="right"/>
            <w:outlineLvl w:val="4"/>
          </w:pPr>
        </w:pPrChange>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8"/>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6F01157" w14:textId="77777777" w:rsidR="00C12F17" w:rsidRPr="00B27B4C" w:rsidRDefault="00C12F17">
      <w:pPr>
        <w:widowControl w:val="0"/>
        <w:spacing w:before="0" w:beforeAutospacing="0" w:after="0" w:afterAutospacing="0" w:line="240" w:lineRule="auto"/>
        <w:rPr>
          <w:rFonts w:ascii="Times New Roman" w:eastAsia="Times New Roman" w:hAnsi="Times New Roman" w:cs="David"/>
          <w:sz w:val="24"/>
          <w:szCs w:val="24"/>
          <w:rtl/>
          <w:lang w:eastAsia="he-IL"/>
        </w:rPr>
        <w:pPrChange w:id="133" w:author="מרול אטמן" w:date="2025-03-24T10:42:00Z" w16du:dateUtc="2025-03-24T08:42: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2D6353B" w14:textId="3E6C4103" w:rsidR="00C12F17" w:rsidRPr="00B27B4C" w:rsidRDefault="00517B42">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34" w:author="מרול אטמן" w:date="2025-03-24T10:42:00Z" w16du:dateUtc="2025-03-24T08:42:00Z">
              <w:pPr>
                <w:widowControl w:val="0"/>
                <w:spacing w:before="0" w:beforeAutospacing="0" w:after="0" w:afterAutospacing="0" w:line="240" w:lineRule="auto"/>
                <w:jc w:val="both"/>
              </w:pPr>
            </w:pPrChange>
          </w:pPr>
          <w:ins w:id="135" w:author="Meryl Etman" w:date="2025-03-23T16:57:00Z">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r>
            <w:proofErr w:type="spellStart"/>
            <w:r>
              <w:rPr>
                <w:rFonts w:ascii="Times New Roman" w:eastAsia="Times New Roman" w:hAnsi="Times New Roman" w:cs="David"/>
                <w:color w:val="008000"/>
                <w:sz w:val="24"/>
                <w:szCs w:val="24"/>
                <w:rtl/>
                <w:lang w:eastAsia="he-IL"/>
              </w:rPr>
              <w:t>מצלאוי</w:t>
            </w:r>
            <w:proofErr w:type="spellEnd"/>
            <w:r>
              <w:rPr>
                <w:rFonts w:ascii="Times New Roman" w:eastAsia="Times New Roman" w:hAnsi="Times New Roman" w:cs="David"/>
                <w:color w:val="008000"/>
                <w:sz w:val="24"/>
                <w:szCs w:val="24"/>
                <w:rtl/>
                <w:lang w:eastAsia="he-IL"/>
              </w:rPr>
              <w:t xml:space="preserve"> חברה </w:t>
            </w:r>
            <w:proofErr w:type="spellStart"/>
            <w:r>
              <w:rPr>
                <w:rFonts w:ascii="Times New Roman" w:eastAsia="Times New Roman" w:hAnsi="Times New Roman" w:cs="David"/>
                <w:color w:val="008000"/>
                <w:sz w:val="24"/>
                <w:szCs w:val="24"/>
                <w:rtl/>
                <w:lang w:eastAsia="he-IL"/>
              </w:rPr>
              <w:t>לבנין</w:t>
            </w:r>
            <w:proofErr w:type="spellEnd"/>
            <w:r>
              <w:rPr>
                <w:rFonts w:ascii="Times New Roman" w:eastAsia="Times New Roman" w:hAnsi="Times New Roman" w:cs="David"/>
                <w:color w:val="008000"/>
                <w:sz w:val="24"/>
                <w:szCs w:val="24"/>
                <w:rtl/>
                <w:lang w:eastAsia="he-IL"/>
              </w:rPr>
              <w:t xml:space="preserve"> בע"מ</w:t>
            </w:r>
            <w:r>
              <w:rPr>
                <w:rFonts w:ascii="Times New Roman" w:eastAsia="Times New Roman" w:hAnsi="Times New Roman" w:cs="David"/>
                <w:color w:val="008000"/>
                <w:sz w:val="24"/>
                <w:szCs w:val="24"/>
                <w:rtl/>
                <w:lang w:eastAsia="he-IL"/>
              </w:rPr>
              <w:br/>
              <w:t xml:space="preserve">דרך רפאל איתן 1, </w:t>
            </w:r>
            <w:proofErr w:type="spellStart"/>
            <w:r>
              <w:rPr>
                <w:rFonts w:ascii="Times New Roman" w:eastAsia="Times New Roman" w:hAnsi="Times New Roman" w:cs="David"/>
                <w:color w:val="008000"/>
                <w:sz w:val="24"/>
                <w:szCs w:val="24"/>
                <w:rtl/>
                <w:lang w:eastAsia="he-IL"/>
              </w:rPr>
              <w:t>קרית</w:t>
            </w:r>
            <w:proofErr w:type="spellEnd"/>
            <w:r>
              <w:rPr>
                <w:rFonts w:ascii="Times New Roman" w:eastAsia="Times New Roman" w:hAnsi="Times New Roman" w:cs="David"/>
                <w:color w:val="008000"/>
                <w:sz w:val="24"/>
                <w:szCs w:val="24"/>
                <w:rtl/>
                <w:lang w:eastAsia="he-IL"/>
              </w:rPr>
              <w:t xml:space="preserve"> אונו</w:t>
            </w:r>
            <w:r>
              <w:rPr>
                <w:rFonts w:ascii="Times New Roman" w:eastAsia="Times New Roman" w:hAnsi="Times New Roman" w:cs="David"/>
                <w:color w:val="008000"/>
                <w:sz w:val="24"/>
                <w:szCs w:val="24"/>
                <w:rtl/>
                <w:lang w:eastAsia="he-IL"/>
              </w:rPr>
              <w:br/>
              <w:t>512726712</w:t>
            </w:r>
            <w:r>
              <w:rPr>
                <w:rFonts w:ascii="Times New Roman" w:eastAsia="Times New Roman" w:hAnsi="Times New Roman" w:cs="David"/>
                <w:color w:val="008000"/>
                <w:sz w:val="24"/>
                <w:szCs w:val="24"/>
                <w:rtl/>
                <w:lang w:eastAsia="he-IL"/>
              </w:rPr>
              <w:br/>
            </w:r>
          </w:ins>
        </w:p>
      </w:sdtContent>
    </w:sdt>
    <w:p w14:paraId="1EC517BD"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A2C7884"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7182509"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451B63E"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DC9388B"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8B2C66" w14:textId="48CE888B"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136" w:author="Meryl Etman" w:date="2025-03-23T16:58:00Z">
            <w:r w:rsidR="007C7B46">
              <w:rPr>
                <w:rFonts w:ascii="Times New Roman" w:eastAsia="Times New Roman" w:hAnsi="Times New Roman" w:cs="David"/>
                <w:color w:val="008000"/>
                <w:sz w:val="24"/>
                <w:szCs w:val="24"/>
                <w:rtl/>
                <w:lang w:eastAsia="he-IL"/>
              </w:rPr>
              <w:t>א.מ.ג</w:t>
            </w:r>
            <w:proofErr w:type="spellEnd"/>
            <w:r w:rsidR="007C7B46">
              <w:rPr>
                <w:rFonts w:ascii="Times New Roman" w:eastAsia="Times New Roman" w:hAnsi="Times New Roman" w:cs="David"/>
                <w:color w:val="008000"/>
                <w:sz w:val="24"/>
                <w:szCs w:val="24"/>
                <w:rtl/>
                <w:lang w:eastAsia="he-IL"/>
              </w:rPr>
              <w:t>. תכנון יעוץ וניהול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137" w:author="Meryl Etman" w:date="2025-03-23T16:58:00Z">
            <w:r w:rsidR="007C7B46">
              <w:rPr>
                <w:rFonts w:ascii="Times New Roman" w:eastAsia="Times New Roman" w:hAnsi="Times New Roman" w:cs="David"/>
                <w:color w:val="008000"/>
                <w:sz w:val="24"/>
                <w:szCs w:val="24"/>
                <w:rtl/>
                <w:lang w:eastAsia="he-IL"/>
              </w:rPr>
              <w:t>א.מ.ג</w:t>
            </w:r>
            <w:proofErr w:type="spellEnd"/>
            <w:r w:rsidR="007C7B46">
              <w:rPr>
                <w:rFonts w:ascii="Times New Roman" w:eastAsia="Times New Roman" w:hAnsi="Times New Roman" w:cs="David"/>
                <w:color w:val="008000"/>
                <w:sz w:val="24"/>
                <w:szCs w:val="24"/>
                <w:rtl/>
                <w:lang w:eastAsia="he-IL"/>
              </w:rPr>
              <w:t>. תכנון יעוץ וניהול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138" w:author="Meryl Etman" w:date="2025-03-23T16:58:00Z">
            <w:r w:rsidR="007C7B46">
              <w:rPr>
                <w:rFonts w:ascii="Times New Roman" w:eastAsia="Times New Roman" w:hAnsi="Times New Roman" w:cs="David"/>
                <w:color w:val="008000"/>
                <w:sz w:val="24"/>
                <w:szCs w:val="24"/>
                <w:rtl/>
                <w:lang w:eastAsia="he-IL"/>
              </w:rPr>
              <w:t>א.מ.ג</w:t>
            </w:r>
            <w:proofErr w:type="spellEnd"/>
            <w:r w:rsidR="007C7B46">
              <w:rPr>
                <w:rFonts w:ascii="Times New Roman" w:eastAsia="Times New Roman" w:hAnsi="Times New Roman" w:cs="David"/>
                <w:color w:val="008000"/>
                <w:sz w:val="24"/>
                <w:szCs w:val="24"/>
                <w:rtl/>
                <w:lang w:eastAsia="he-IL"/>
              </w:rPr>
              <w:t>. תכנון יעוץ וניהול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533214C"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9104BA" w14:textId="1C7C90E5"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139" w:author="Meryl Etman" w:date="2025-03-23T16:58:00Z">
            <w:r w:rsidR="007C7B46">
              <w:rPr>
                <w:rFonts w:ascii="Times New Roman" w:eastAsia="Times New Roman" w:hAnsi="Times New Roman" w:cs="David"/>
                <w:color w:val="008000"/>
                <w:sz w:val="24"/>
                <w:szCs w:val="24"/>
                <w:rtl/>
                <w:lang w:eastAsia="he-IL"/>
              </w:rPr>
              <w:t>א.מ.ג</w:t>
            </w:r>
            <w:proofErr w:type="spellEnd"/>
            <w:r w:rsidR="007C7B46">
              <w:rPr>
                <w:rFonts w:ascii="Times New Roman" w:eastAsia="Times New Roman" w:hAnsi="Times New Roman" w:cs="David"/>
                <w:color w:val="008000"/>
                <w:sz w:val="24"/>
                <w:szCs w:val="24"/>
                <w:rtl/>
                <w:lang w:eastAsia="he-IL"/>
              </w:rPr>
              <w:t>. תכנון יעוץ וניהול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40" w:author="Meryl Etman" w:date="2025-03-23T16:27:00Z">
            <w:r w:rsidR="007E2F1E">
              <w:rPr>
                <w:rFonts w:ascii="Times New Roman" w:eastAsia="Times New Roman" w:hAnsi="Times New Roman" w:cs="David" w:hint="cs"/>
                <w:bCs/>
                <w:color w:val="008000"/>
                <w:sz w:val="24"/>
                <w:szCs w:val="24"/>
                <w:rtl/>
                <w:lang w:eastAsia="he-IL"/>
              </w:rPr>
              <w:t>הכוזרי</w:t>
            </w:r>
          </w:ins>
        </w:sdtContent>
      </w:sdt>
      <w:r w:rsidRPr="00B27B4C">
        <w:rPr>
          <w:rFonts w:ascii="Times New Roman" w:eastAsia="Times New Roman" w:hAnsi="Times New Roman" w:cs="David" w:hint="cs"/>
          <w:color w:val="008000"/>
          <w:sz w:val="24"/>
          <w:szCs w:val="24"/>
          <w:rtl/>
          <w:lang w:eastAsia="he-IL"/>
        </w:rPr>
        <w:t>.</w:t>
      </w:r>
    </w:p>
    <w:p w14:paraId="776F1C2C"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98C48F" w14:textId="0BE2CCB9"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141" w:author="Meryl Etman" w:date="2025-03-23T16:58:00Z">
            <w:r w:rsidR="007C7B46">
              <w:rPr>
                <w:rFonts w:ascii="Times New Roman" w:eastAsia="Times New Roman" w:hAnsi="Times New Roman" w:cs="David"/>
                <w:color w:val="008000"/>
                <w:sz w:val="24"/>
                <w:szCs w:val="24"/>
                <w:rtl/>
                <w:lang w:eastAsia="he-IL"/>
              </w:rPr>
              <w:t>א.מ.ג</w:t>
            </w:r>
            <w:proofErr w:type="spellEnd"/>
            <w:r w:rsidR="007C7B46">
              <w:rPr>
                <w:rFonts w:ascii="Times New Roman" w:eastAsia="Times New Roman" w:hAnsi="Times New Roman" w:cs="David"/>
                <w:color w:val="008000"/>
                <w:sz w:val="24"/>
                <w:szCs w:val="24"/>
                <w:rtl/>
                <w:lang w:eastAsia="he-IL"/>
              </w:rPr>
              <w:t>. תכנון יעוץ וניהול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BB99677"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9CE1816" w14:textId="3E3FC422"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142" w:author="Meryl Etman" w:date="2025-03-23T16:58:00Z">
            <w:r w:rsidR="007C7B46">
              <w:rPr>
                <w:rFonts w:ascii="Times New Roman" w:eastAsia="Times New Roman" w:hAnsi="Times New Roman" w:cs="David"/>
                <w:color w:val="008000"/>
                <w:sz w:val="24"/>
                <w:szCs w:val="24"/>
                <w:rtl/>
                <w:lang w:eastAsia="he-IL"/>
              </w:rPr>
              <w:t>א.מ.ג</w:t>
            </w:r>
            <w:proofErr w:type="spellEnd"/>
            <w:r w:rsidR="007C7B46">
              <w:rPr>
                <w:rFonts w:ascii="Times New Roman" w:eastAsia="Times New Roman" w:hAnsi="Times New Roman" w:cs="David"/>
                <w:color w:val="008000"/>
                <w:sz w:val="24"/>
                <w:szCs w:val="24"/>
                <w:rtl/>
                <w:lang w:eastAsia="he-IL"/>
              </w:rPr>
              <w:t>. תכנון יעוץ וניהול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27F016D"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D66689E"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CC8742D"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1DC914"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EB7B8D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93BE3C2"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99D4B69"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62F55B"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96B616D"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785635F"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lastRenderedPageBreak/>
        <w:t xml:space="preserve">_______________________ </w:t>
      </w:r>
    </w:p>
    <w:p w14:paraId="13420603" w14:textId="755F2395"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143" w:author="Meryl Etman" w:date="2025-03-23T16:58:00Z">
            <w:r w:rsidR="007C7B46">
              <w:rPr>
                <w:rFonts w:ascii="Times New Roman" w:eastAsia="Times New Roman" w:hAnsi="Times New Roman" w:cs="David"/>
                <w:color w:val="00B0F0"/>
                <w:sz w:val="20"/>
                <w:szCs w:val="24"/>
                <w:u w:val="single"/>
                <w:rtl/>
                <w:lang w:eastAsia="he-IL"/>
              </w:rPr>
              <w:t>א.מ.ג</w:t>
            </w:r>
            <w:proofErr w:type="spellEnd"/>
            <w:r w:rsidR="007C7B46">
              <w:rPr>
                <w:rFonts w:ascii="Times New Roman" w:eastAsia="Times New Roman" w:hAnsi="Times New Roman" w:cs="David"/>
                <w:color w:val="00B0F0"/>
                <w:sz w:val="20"/>
                <w:szCs w:val="24"/>
                <w:u w:val="single"/>
                <w:rtl/>
                <w:lang w:eastAsia="he-IL"/>
              </w:rPr>
              <w:t>. תכנון יעוץ וניהול בע"מ</w:t>
            </w:r>
          </w:ins>
        </w:sdtContent>
      </w:sdt>
    </w:p>
    <w:p w14:paraId="66ED540A"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9BDF141"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6DD1A7D"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B4DF904"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956CC7E"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1EFE6E6"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B79D953" w14:textId="77777777" w:rsidR="00502261" w:rsidRPr="0009511C" w:rsidRDefault="00502261" w:rsidP="00502261">
      <w:pPr>
        <w:widowControl w:val="0"/>
        <w:spacing w:before="0" w:beforeAutospacing="0" w:after="0" w:afterAutospacing="0" w:line="240" w:lineRule="auto"/>
        <w:jc w:val="center"/>
        <w:rPr>
          <w:rFonts w:ascii="David" w:eastAsia="Times New Roman" w:hAnsi="David" w:cs="David"/>
          <w:sz w:val="24"/>
          <w:szCs w:val="24"/>
          <w:lang w:eastAsia="he-IL"/>
        </w:rPr>
      </w:pPr>
    </w:p>
    <w:p w14:paraId="7C9321D6" w14:textId="77777777" w:rsidR="00502261" w:rsidRPr="00FA17C3" w:rsidRDefault="00502261" w:rsidP="00502261">
      <w:pPr>
        <w:keepNext/>
        <w:keepLines/>
        <w:spacing w:after="177"/>
        <w:jc w:val="center"/>
        <w:outlineLvl w:val="4"/>
        <w:rPr>
          <w:rFonts w:ascii="Courier New" w:eastAsia="Times New Roman" w:hAnsi="Courier New" w:cs="David"/>
          <w:b/>
          <w:bCs/>
          <w:color w:val="000000"/>
          <w:sz w:val="24"/>
          <w:szCs w:val="24"/>
          <w:rtl/>
          <w:lang w:val="he-IL" w:eastAsia="he-IL"/>
        </w:rPr>
      </w:pPr>
      <w:bookmarkStart w:id="144"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44"/>
    </w:p>
    <w:p w14:paraId="33860308"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372F2026" w14:textId="77777777" w:rsidR="00502261" w:rsidRPr="00FA17C3" w:rsidRDefault="00502261" w:rsidP="00502261">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5F12E45" w14:textId="77777777" w:rsidR="00502261" w:rsidRPr="00FA17C3" w:rsidRDefault="00502261" w:rsidP="00502261">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088C617" w14:textId="77777777" w:rsidR="00502261" w:rsidRPr="00FA17C3" w:rsidRDefault="00502261" w:rsidP="00502261">
      <w:pPr>
        <w:widowControl w:val="0"/>
        <w:numPr>
          <w:ilvl w:val="1"/>
          <w:numId w:val="40"/>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0A241C9A" w14:textId="77777777" w:rsidR="00502261" w:rsidRPr="00FA17C3" w:rsidRDefault="00502261" w:rsidP="00502261">
      <w:pPr>
        <w:widowControl w:val="0"/>
        <w:numPr>
          <w:ilvl w:val="0"/>
          <w:numId w:val="40"/>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2669F4EC" w14:textId="77777777" w:rsidR="00502261" w:rsidRPr="00FA17C3" w:rsidRDefault="00502261" w:rsidP="00502261">
      <w:pPr>
        <w:widowControl w:val="0"/>
        <w:numPr>
          <w:ilvl w:val="1"/>
          <w:numId w:val="40"/>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49E5C552" w14:textId="77777777" w:rsidR="00502261" w:rsidRPr="00FA17C3" w:rsidRDefault="00502261" w:rsidP="00502261">
      <w:pPr>
        <w:widowControl w:val="0"/>
        <w:numPr>
          <w:ilvl w:val="1"/>
          <w:numId w:val="40"/>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ECFAE7D"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5065A0C4" w14:textId="77777777" w:rsidR="00502261" w:rsidRPr="00FA17C3" w:rsidRDefault="00502261" w:rsidP="00502261">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65D5513F" w14:textId="77777777" w:rsidR="00502261" w:rsidRPr="00FA17C3" w:rsidRDefault="00502261" w:rsidP="00502261">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39ADA1E"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26AE90E2"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11F8FBBB"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17DDEF4E"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83249EB"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C4A9A41"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45" w:name="_Ref265584921"/>
      <w:bookmarkStart w:id="146"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45"/>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46"/>
    </w:p>
    <w:p w14:paraId="550CA04E"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606EB15E" w14:textId="77777777" w:rsidR="00502261" w:rsidRPr="00FA17C3" w:rsidRDefault="00502261" w:rsidP="00502261">
      <w:pPr>
        <w:widowControl w:val="0"/>
        <w:numPr>
          <w:ilvl w:val="0"/>
          <w:numId w:val="39"/>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1197459B"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35618B5"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8FEC9F2"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1961BDB"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B7A3AF" w14:textId="77777777" w:rsidR="00502261" w:rsidRDefault="00502261" w:rsidP="0050226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6E0F459E" w14:textId="77777777" w:rsidR="00502261" w:rsidRPr="004A6AA4" w:rsidRDefault="00502261" w:rsidP="0050226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AEE9E75" w14:textId="77777777" w:rsidR="00502261" w:rsidRDefault="00502261" w:rsidP="00502261">
      <w:pPr>
        <w:widowControl w:val="0"/>
        <w:spacing w:before="0" w:beforeAutospacing="0" w:after="0" w:afterAutospacing="0" w:line="240" w:lineRule="auto"/>
        <w:jc w:val="center"/>
        <w:rPr>
          <w:ins w:id="147" w:author="מרול אטמן" w:date="2025-04-06T17:52:00Z" w16du:dateUtc="2025-04-06T14:52:00Z"/>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AD4A3D4" w14:textId="785038E9" w:rsidR="00621825" w:rsidRDefault="00621825" w:rsidP="00502261">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ins w:id="148" w:author="מרול אטמן" w:date="2025-04-06T17:52:00Z" w16du:dateUtc="2025-04-06T14:52:00Z">
        <w:r>
          <w:rPr>
            <w:rFonts w:ascii="Times New Roman" w:eastAsia="Times New Roman" w:hAnsi="Times New Roman" w:cs="David" w:hint="cs"/>
            <w:b/>
            <w:bCs/>
            <w:sz w:val="20"/>
            <w:szCs w:val="24"/>
            <w:u w:val="single"/>
            <w:rtl/>
            <w:lang w:eastAsia="he-IL"/>
          </w:rPr>
          <w:t>יצורף בנפרד</w:t>
        </w:r>
      </w:ins>
    </w:p>
    <w:p w14:paraId="0F41C340" w14:textId="77777777" w:rsidR="00502261" w:rsidRDefault="00502261" w:rsidP="00502261">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9"/>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502261" w:rsidRPr="00FA17C3" w:rsidDel="00621825" w14:paraId="673D9787" w14:textId="46B25402" w:rsidTr="007E2F1E">
        <w:trPr>
          <w:trHeight w:val="463"/>
          <w:tblHeader/>
          <w:del w:id="149" w:author="מרול אטמן" w:date="2025-04-06T17:52:00Z" w16du:dateUtc="2025-04-06T14:52:00Z"/>
        </w:trPr>
        <w:tc>
          <w:tcPr>
            <w:tcW w:w="8659" w:type="dxa"/>
            <w:gridSpan w:val="4"/>
            <w:shd w:val="clear" w:color="auto" w:fill="F2F2F2" w:themeFill="background1" w:themeFillShade="F2"/>
          </w:tcPr>
          <w:p w14:paraId="68EC326F" w14:textId="2550E7D1" w:rsidR="00502261" w:rsidRPr="002A3FB5" w:rsidDel="00621825" w:rsidRDefault="00502261" w:rsidP="007E2F1E">
            <w:pPr>
              <w:widowControl w:val="0"/>
              <w:bidi w:val="0"/>
              <w:spacing w:before="0" w:beforeAutospacing="0" w:after="0" w:afterAutospacing="0" w:line="240" w:lineRule="auto"/>
              <w:jc w:val="center"/>
              <w:rPr>
                <w:del w:id="150" w:author="מרול אטמן" w:date="2025-04-06T17:52:00Z" w16du:dateUtc="2025-04-06T14:52:00Z"/>
                <w:rFonts w:ascii="David" w:eastAsia="Times New Roman" w:hAnsi="David" w:cs="David"/>
                <w:color w:val="000000"/>
                <w:sz w:val="34"/>
                <w:szCs w:val="34"/>
                <w:lang w:eastAsia="he-IL"/>
              </w:rPr>
            </w:pPr>
            <w:del w:id="151" w:author="מרול אטמן" w:date="2025-04-06T17:52:00Z" w16du:dateUtc="2025-04-06T14:52:00Z">
              <w:r w:rsidRPr="00FA17C3" w:rsidDel="00621825">
                <w:rPr>
                  <w:rFonts w:ascii="David" w:eastAsia="Times New Roman" w:hAnsi="David" w:cs="David"/>
                  <w:color w:val="000000"/>
                  <w:sz w:val="28"/>
                  <w:szCs w:val="28"/>
                  <w:rtl/>
                  <w:lang w:val="he-IL" w:eastAsia="he-IL"/>
                </w:rPr>
                <w:delText>אישור קיום ביטוחים</w:delText>
              </w:r>
            </w:del>
          </w:p>
        </w:tc>
        <w:tc>
          <w:tcPr>
            <w:tcW w:w="2823" w:type="dxa"/>
          </w:tcPr>
          <w:p w14:paraId="4857B167" w14:textId="66AE45A2" w:rsidR="00502261" w:rsidRPr="00FA17C3" w:rsidDel="00621825" w:rsidRDefault="00502261" w:rsidP="007E2F1E">
            <w:pPr>
              <w:widowControl w:val="0"/>
              <w:bidi w:val="0"/>
              <w:spacing w:before="0" w:beforeAutospacing="0" w:after="0" w:afterAutospacing="0" w:line="240" w:lineRule="auto"/>
              <w:jc w:val="right"/>
              <w:rPr>
                <w:del w:id="152" w:author="מרול אטמן" w:date="2025-04-06T17:52:00Z" w16du:dateUtc="2025-04-06T14:52:00Z"/>
                <w:rFonts w:ascii="David" w:eastAsia="Times New Roman" w:hAnsi="David" w:cs="David"/>
                <w:color w:val="000000"/>
                <w:sz w:val="16"/>
                <w:szCs w:val="16"/>
                <w:rtl/>
                <w:lang w:val="he-IL" w:eastAsia="he-IL"/>
              </w:rPr>
            </w:pPr>
            <w:del w:id="153" w:author="מרול אטמן" w:date="2025-04-06T17:52:00Z" w16du:dateUtc="2025-04-06T14:52:00Z">
              <w:r w:rsidRPr="00FA17C3" w:rsidDel="00621825">
                <w:rPr>
                  <w:rFonts w:ascii="David" w:eastAsia="Times New Roman" w:hAnsi="David" w:cs="David"/>
                  <w:color w:val="000000"/>
                  <w:sz w:val="20"/>
                  <w:szCs w:val="20"/>
                  <w:rtl/>
                  <w:lang w:val="he-IL" w:eastAsia="he-IL"/>
                </w:rPr>
                <w:delText>תאריך הנפקת האישור (DD/MM/YYYY)</w:delText>
              </w:r>
            </w:del>
          </w:p>
        </w:tc>
      </w:tr>
      <w:tr w:rsidR="00502261" w:rsidRPr="00FA17C3" w:rsidDel="00621825" w14:paraId="203C0E57" w14:textId="6B13A504" w:rsidTr="007E2F1E">
        <w:trPr>
          <w:trHeight w:val="315"/>
          <w:del w:id="154" w:author="מרול אטמן" w:date="2025-04-06T17:52:00Z" w16du:dateUtc="2025-04-06T14:52:00Z"/>
        </w:trPr>
        <w:tc>
          <w:tcPr>
            <w:tcW w:w="11482" w:type="dxa"/>
            <w:gridSpan w:val="5"/>
          </w:tcPr>
          <w:p w14:paraId="40EB1173" w14:textId="15E4F8ED" w:rsidR="00502261" w:rsidRPr="00FA17C3" w:rsidDel="00621825" w:rsidRDefault="00502261" w:rsidP="007E2F1E">
            <w:pPr>
              <w:widowControl w:val="0"/>
              <w:bidi w:val="0"/>
              <w:spacing w:before="0" w:beforeAutospacing="0" w:after="0" w:afterAutospacing="0" w:line="240" w:lineRule="auto"/>
              <w:jc w:val="right"/>
              <w:rPr>
                <w:del w:id="155" w:author="מרול אטמן" w:date="2025-04-06T17:52:00Z" w16du:dateUtc="2025-04-06T14:52:00Z"/>
                <w:rFonts w:ascii="David" w:eastAsia="Times New Roman" w:hAnsi="David" w:cs="David"/>
                <w:color w:val="000000"/>
                <w:sz w:val="18"/>
                <w:szCs w:val="18"/>
                <w:rtl/>
                <w:lang w:val="he-IL" w:eastAsia="he-IL"/>
              </w:rPr>
            </w:pPr>
            <w:del w:id="156" w:author="מרול אטמן" w:date="2025-04-06T17:52:00Z" w16du:dateUtc="2025-04-06T14:52:00Z">
              <w:r w:rsidRPr="00FA17C3" w:rsidDel="00621825">
                <w:rPr>
                  <w:rFonts w:ascii="David" w:eastAsia="Times New Roman" w:hAnsi="David" w:cs="David"/>
                  <w:color w:val="000000"/>
                  <w:sz w:val="18"/>
                  <w:szCs w:val="18"/>
                  <w:rtl/>
                  <w:lang w:val="he-IL" w:eastAsia="he-IL"/>
                </w:rPr>
                <w:delTex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delText>
              </w:r>
            </w:del>
          </w:p>
          <w:p w14:paraId="150948D7" w14:textId="0C2E6635" w:rsidR="00502261" w:rsidRPr="00FA17C3" w:rsidDel="00621825" w:rsidRDefault="00502261" w:rsidP="007E2F1E">
            <w:pPr>
              <w:widowControl w:val="0"/>
              <w:bidi w:val="0"/>
              <w:spacing w:before="0" w:beforeAutospacing="0" w:after="0" w:afterAutospacing="0" w:line="240" w:lineRule="auto"/>
              <w:jc w:val="right"/>
              <w:rPr>
                <w:del w:id="157" w:author="מרול אטמן" w:date="2025-04-06T17:52:00Z" w16du:dateUtc="2025-04-06T14:52:00Z"/>
                <w:rFonts w:ascii="David" w:eastAsia="Times New Roman" w:hAnsi="David" w:cs="David"/>
                <w:color w:val="000000"/>
                <w:sz w:val="18"/>
                <w:szCs w:val="18"/>
                <w:rtl/>
                <w:lang w:val="he-IL" w:eastAsia="he-IL"/>
              </w:rPr>
            </w:pPr>
          </w:p>
        </w:tc>
      </w:tr>
      <w:tr w:rsidR="00502261" w:rsidRPr="00FA17C3" w:rsidDel="00621825" w14:paraId="625676FC" w14:textId="24A7F00B" w:rsidTr="007E2F1E">
        <w:trPr>
          <w:trHeight w:val="278"/>
          <w:del w:id="158" w:author="מרול אטמן" w:date="2025-04-06T17:52:00Z" w16du:dateUtc="2025-04-06T14:52:00Z"/>
        </w:trPr>
        <w:tc>
          <w:tcPr>
            <w:tcW w:w="2244" w:type="dxa"/>
            <w:shd w:val="clear" w:color="auto" w:fill="F2F2F2" w:themeFill="background1" w:themeFillShade="F2"/>
          </w:tcPr>
          <w:p w14:paraId="3AFED5DB" w14:textId="09C85C18" w:rsidR="00502261" w:rsidRPr="00FA17C3" w:rsidDel="00621825" w:rsidRDefault="00502261" w:rsidP="007E2F1E">
            <w:pPr>
              <w:widowControl w:val="0"/>
              <w:bidi w:val="0"/>
              <w:spacing w:before="0" w:beforeAutospacing="0" w:after="0" w:afterAutospacing="0" w:line="240" w:lineRule="auto"/>
              <w:jc w:val="right"/>
              <w:rPr>
                <w:del w:id="159" w:author="מרול אטמן" w:date="2025-04-06T17:52:00Z" w16du:dateUtc="2025-04-06T14:52:00Z"/>
                <w:rFonts w:ascii="David" w:eastAsia="Times New Roman" w:hAnsi="David" w:cs="David"/>
                <w:color w:val="000000"/>
                <w:sz w:val="24"/>
                <w:szCs w:val="24"/>
                <w:rtl/>
                <w:lang w:val="he-IL" w:eastAsia="he-IL"/>
              </w:rPr>
            </w:pPr>
            <w:del w:id="160" w:author="מרול אטמן" w:date="2025-04-06T17:52:00Z" w16du:dateUtc="2025-04-06T14:52:00Z">
              <w:r w:rsidRPr="00FA17C3" w:rsidDel="00621825">
                <w:rPr>
                  <w:rFonts w:ascii="David" w:eastAsia="Times New Roman" w:hAnsi="David" w:cs="David"/>
                  <w:color w:val="000000"/>
                  <w:sz w:val="24"/>
                  <w:szCs w:val="24"/>
                  <w:rtl/>
                  <w:lang w:val="he-IL" w:eastAsia="he-IL"/>
                </w:rPr>
                <w:delText>מבקש האישור הראשי</w:delText>
              </w:r>
              <w:r w:rsidRPr="00FA17C3" w:rsidDel="00621825">
                <w:rPr>
                  <w:rFonts w:ascii="David" w:eastAsia="Times New Roman" w:hAnsi="David" w:cs="David"/>
                  <w:color w:val="FF0000"/>
                  <w:sz w:val="24"/>
                  <w:szCs w:val="24"/>
                  <w:rtl/>
                  <w:lang w:val="he-IL" w:eastAsia="he-IL"/>
                </w:rPr>
                <w:delText xml:space="preserve">* </w:delText>
              </w:r>
            </w:del>
          </w:p>
        </w:tc>
        <w:tc>
          <w:tcPr>
            <w:tcW w:w="1983" w:type="dxa"/>
            <w:shd w:val="clear" w:color="auto" w:fill="F2F2F2" w:themeFill="background1" w:themeFillShade="F2"/>
          </w:tcPr>
          <w:p w14:paraId="5D5EF984" w14:textId="0551B218" w:rsidR="00502261" w:rsidRPr="00FA17C3" w:rsidDel="00621825" w:rsidRDefault="00502261" w:rsidP="007E2F1E">
            <w:pPr>
              <w:widowControl w:val="0"/>
              <w:bidi w:val="0"/>
              <w:spacing w:before="0" w:beforeAutospacing="0" w:after="0" w:afterAutospacing="0" w:line="240" w:lineRule="auto"/>
              <w:jc w:val="right"/>
              <w:rPr>
                <w:del w:id="161" w:author="מרול אטמן" w:date="2025-04-06T17:52:00Z" w16du:dateUtc="2025-04-06T14:52:00Z"/>
                <w:rFonts w:ascii="David" w:eastAsia="Times New Roman" w:hAnsi="David" w:cs="David"/>
                <w:color w:val="000000"/>
                <w:sz w:val="24"/>
                <w:szCs w:val="24"/>
                <w:rtl/>
                <w:lang w:val="he-IL" w:eastAsia="he-IL"/>
              </w:rPr>
            </w:pPr>
            <w:del w:id="162" w:author="מרול אטמן" w:date="2025-04-06T17:52:00Z" w16du:dateUtc="2025-04-06T14:52:00Z">
              <w:r w:rsidRPr="00FA17C3" w:rsidDel="00621825">
                <w:rPr>
                  <w:rFonts w:ascii="David" w:eastAsia="Times New Roman" w:hAnsi="David" w:cs="David"/>
                  <w:color w:val="000000"/>
                  <w:sz w:val="24"/>
                  <w:szCs w:val="24"/>
                  <w:rtl/>
                  <w:lang w:val="he-IL" w:eastAsia="he-IL"/>
                </w:rPr>
                <w:delText>גורמים נוספים הקשורים למבקש האישור וייחשבו כמבקש האישור</w:delText>
              </w:r>
              <w:r w:rsidRPr="00FA17C3" w:rsidDel="00621825">
                <w:rPr>
                  <w:rFonts w:ascii="David" w:eastAsia="Times New Roman" w:hAnsi="David" w:cs="David"/>
                  <w:color w:val="FF0000"/>
                  <w:sz w:val="24"/>
                  <w:szCs w:val="24"/>
                  <w:rtl/>
                  <w:lang w:val="he-IL" w:eastAsia="he-IL"/>
                </w:rPr>
                <w:delText>*</w:delText>
              </w:r>
              <w:r w:rsidRPr="00FA17C3" w:rsidDel="00621825">
                <w:rPr>
                  <w:rFonts w:ascii="David" w:eastAsia="Times New Roman" w:hAnsi="David" w:cs="David"/>
                  <w:color w:val="000000"/>
                  <w:sz w:val="24"/>
                  <w:szCs w:val="24"/>
                  <w:rtl/>
                  <w:lang w:val="he-IL" w:eastAsia="he-IL"/>
                </w:rPr>
                <w:delText xml:space="preserve"> </w:delText>
              </w:r>
            </w:del>
          </w:p>
        </w:tc>
        <w:tc>
          <w:tcPr>
            <w:tcW w:w="1932" w:type="dxa"/>
            <w:shd w:val="clear" w:color="auto" w:fill="F2F2F2" w:themeFill="background1" w:themeFillShade="F2"/>
          </w:tcPr>
          <w:p w14:paraId="1F971752" w14:textId="5647AA97" w:rsidR="00502261" w:rsidRPr="00FA17C3" w:rsidDel="00621825" w:rsidRDefault="00502261" w:rsidP="007E2F1E">
            <w:pPr>
              <w:widowControl w:val="0"/>
              <w:bidi w:val="0"/>
              <w:spacing w:before="0" w:beforeAutospacing="0" w:after="0" w:afterAutospacing="0" w:line="240" w:lineRule="auto"/>
              <w:jc w:val="right"/>
              <w:rPr>
                <w:del w:id="163" w:author="מרול אטמן" w:date="2025-04-06T17:52:00Z" w16du:dateUtc="2025-04-06T14:52:00Z"/>
                <w:rFonts w:ascii="David" w:eastAsia="Times New Roman" w:hAnsi="David" w:cs="David"/>
                <w:color w:val="FF0000"/>
                <w:sz w:val="24"/>
                <w:szCs w:val="24"/>
                <w:rtl/>
                <w:lang w:val="he-IL" w:eastAsia="he-IL"/>
              </w:rPr>
            </w:pPr>
            <w:del w:id="164" w:author="מרול אטמן" w:date="2025-04-06T17:52:00Z" w16du:dateUtc="2025-04-06T14:52:00Z">
              <w:r w:rsidRPr="00FA17C3" w:rsidDel="00621825">
                <w:rPr>
                  <w:rFonts w:ascii="David" w:eastAsia="Times New Roman" w:hAnsi="David" w:cs="David"/>
                  <w:color w:val="000000"/>
                  <w:sz w:val="24"/>
                  <w:szCs w:val="24"/>
                  <w:rtl/>
                  <w:lang w:val="he-IL" w:eastAsia="he-IL"/>
                </w:rPr>
                <w:delText>המבוטח</w:delText>
              </w:r>
            </w:del>
          </w:p>
        </w:tc>
        <w:tc>
          <w:tcPr>
            <w:tcW w:w="2500" w:type="dxa"/>
            <w:shd w:val="clear" w:color="auto" w:fill="F2F2F2" w:themeFill="background1" w:themeFillShade="F2"/>
          </w:tcPr>
          <w:p w14:paraId="02665A84" w14:textId="48510DC0" w:rsidR="00502261" w:rsidRPr="00FA17C3" w:rsidDel="00621825" w:rsidRDefault="00502261" w:rsidP="007E2F1E">
            <w:pPr>
              <w:widowControl w:val="0"/>
              <w:bidi w:val="0"/>
              <w:spacing w:before="0" w:beforeAutospacing="0" w:after="0" w:afterAutospacing="0" w:line="240" w:lineRule="auto"/>
              <w:jc w:val="right"/>
              <w:rPr>
                <w:del w:id="165" w:author="מרול אטמן" w:date="2025-04-06T17:52:00Z" w16du:dateUtc="2025-04-06T14:52:00Z"/>
                <w:rFonts w:ascii="David" w:eastAsia="Times New Roman" w:hAnsi="David" w:cs="David"/>
                <w:color w:val="000000"/>
                <w:sz w:val="24"/>
                <w:szCs w:val="24"/>
                <w:rtl/>
                <w:lang w:val="he-IL" w:eastAsia="he-IL"/>
              </w:rPr>
            </w:pPr>
            <w:del w:id="166" w:author="מרול אטמן" w:date="2025-04-06T17:52:00Z" w16du:dateUtc="2025-04-06T14:52:00Z">
              <w:r w:rsidRPr="00FA17C3" w:rsidDel="00621825">
                <w:rPr>
                  <w:rFonts w:ascii="David" w:eastAsia="Times New Roman" w:hAnsi="David" w:cs="David"/>
                  <w:color w:val="000000"/>
                  <w:sz w:val="24"/>
                  <w:szCs w:val="24"/>
                  <w:rtl/>
                  <w:lang w:val="he-IL" w:eastAsia="he-IL"/>
                </w:rPr>
                <w:delText>אופי העסקה והעיסוק המבוטח</w:delText>
              </w:r>
              <w:r w:rsidRPr="00FA17C3" w:rsidDel="00621825">
                <w:rPr>
                  <w:rFonts w:ascii="David" w:eastAsia="Times New Roman" w:hAnsi="David" w:cs="David"/>
                  <w:color w:val="FF0000"/>
                  <w:sz w:val="24"/>
                  <w:szCs w:val="24"/>
                  <w:rtl/>
                  <w:lang w:val="he-IL" w:eastAsia="he-IL"/>
                </w:rPr>
                <w:delText>*</w:delText>
              </w:r>
              <w:r w:rsidRPr="00FA17C3" w:rsidDel="00621825">
                <w:rPr>
                  <w:rFonts w:ascii="David" w:eastAsia="Times New Roman" w:hAnsi="David" w:cs="David"/>
                  <w:color w:val="000000"/>
                  <w:sz w:val="24"/>
                  <w:szCs w:val="24"/>
                  <w:rtl/>
                  <w:lang w:val="he-IL" w:eastAsia="he-IL"/>
                </w:rPr>
                <w:delText xml:space="preserve"> </w:delText>
              </w:r>
            </w:del>
          </w:p>
        </w:tc>
        <w:tc>
          <w:tcPr>
            <w:tcW w:w="2823" w:type="dxa"/>
            <w:shd w:val="clear" w:color="auto" w:fill="F2F2F2" w:themeFill="background1" w:themeFillShade="F2"/>
          </w:tcPr>
          <w:p w14:paraId="2BAB367F" w14:textId="77B98ECB" w:rsidR="00502261" w:rsidRPr="00FA17C3" w:rsidDel="00621825" w:rsidRDefault="00502261" w:rsidP="007E2F1E">
            <w:pPr>
              <w:widowControl w:val="0"/>
              <w:bidi w:val="0"/>
              <w:spacing w:before="0" w:beforeAutospacing="0" w:after="0" w:afterAutospacing="0" w:line="240" w:lineRule="auto"/>
              <w:jc w:val="right"/>
              <w:rPr>
                <w:del w:id="167" w:author="מרול אטמן" w:date="2025-04-06T17:52:00Z" w16du:dateUtc="2025-04-06T14:52:00Z"/>
                <w:rFonts w:ascii="David" w:eastAsia="Times New Roman" w:hAnsi="David" w:cs="David"/>
                <w:color w:val="000000"/>
                <w:sz w:val="24"/>
                <w:szCs w:val="24"/>
                <w:rtl/>
                <w:lang w:val="he-IL" w:eastAsia="he-IL"/>
              </w:rPr>
            </w:pPr>
            <w:del w:id="168" w:author="מרול אטמן" w:date="2025-04-06T17:52:00Z" w16du:dateUtc="2025-04-06T14:52:00Z">
              <w:r w:rsidRPr="00FA17C3" w:rsidDel="00621825">
                <w:rPr>
                  <w:rFonts w:ascii="David" w:eastAsia="Times New Roman" w:hAnsi="David" w:cs="David"/>
                  <w:color w:val="000000"/>
                  <w:sz w:val="24"/>
                  <w:szCs w:val="24"/>
                  <w:rtl/>
                  <w:lang w:val="he-IL" w:eastAsia="he-IL"/>
                </w:rPr>
                <w:delText xml:space="preserve">מעמד מבקש האישור* </w:delText>
              </w:r>
            </w:del>
          </w:p>
        </w:tc>
      </w:tr>
      <w:tr w:rsidR="00502261" w:rsidRPr="00FA17C3" w:rsidDel="00621825" w14:paraId="5CF001FF" w14:textId="1B8D3EF0" w:rsidTr="007E2F1E">
        <w:trPr>
          <w:trHeight w:val="551"/>
          <w:del w:id="169" w:author="מרול אטמן" w:date="2025-04-06T17:52:00Z" w16du:dateUtc="2025-04-06T14:52:00Z"/>
        </w:trPr>
        <w:tc>
          <w:tcPr>
            <w:tcW w:w="2244" w:type="dxa"/>
          </w:tcPr>
          <w:p w14:paraId="2A1F9204" w14:textId="1D05C055" w:rsidR="00502261" w:rsidRPr="00FA17C3" w:rsidDel="00621825" w:rsidRDefault="00502261" w:rsidP="007E2F1E">
            <w:pPr>
              <w:widowControl w:val="0"/>
              <w:bidi w:val="0"/>
              <w:spacing w:before="0" w:beforeAutospacing="0" w:after="0" w:afterAutospacing="0" w:line="240" w:lineRule="auto"/>
              <w:jc w:val="right"/>
              <w:rPr>
                <w:del w:id="170" w:author="מרול אטמן" w:date="2025-04-06T17:52:00Z" w16du:dateUtc="2025-04-06T14:52:00Z"/>
                <w:rFonts w:ascii="David" w:eastAsia="Times New Roman" w:hAnsi="David" w:cs="David"/>
                <w:color w:val="000000"/>
                <w:sz w:val="24"/>
                <w:szCs w:val="24"/>
                <w:rtl/>
                <w:lang w:val="he-IL" w:eastAsia="he-IL"/>
              </w:rPr>
            </w:pPr>
            <w:del w:id="171" w:author="מרול אטמן" w:date="2025-04-06T17:52:00Z" w16du:dateUtc="2025-04-06T14:52:00Z">
              <w:r w:rsidRPr="00FA17C3" w:rsidDel="00621825">
                <w:rPr>
                  <w:rFonts w:ascii="David" w:eastAsia="Times New Roman" w:hAnsi="David" w:cs="David"/>
                  <w:color w:val="000000"/>
                  <w:sz w:val="24"/>
                  <w:szCs w:val="24"/>
                  <w:rtl/>
                  <w:lang w:val="he-IL" w:eastAsia="he-IL"/>
                </w:rPr>
                <w:delText>שם</w:delText>
              </w:r>
              <w:r w:rsidRPr="00FA17C3" w:rsidDel="00621825">
                <w:rPr>
                  <w:rFonts w:ascii="Courier New" w:eastAsia="Times New Roman" w:hAnsi="Courier New" w:cs="Courier New"/>
                  <w:color w:val="000000"/>
                  <w:sz w:val="24"/>
                  <w:szCs w:val="24"/>
                  <w:rtl/>
                  <w:lang w:val="he-IL" w:eastAsia="he-IL"/>
                </w:rPr>
                <w:delText xml:space="preserve">: </w:delText>
              </w:r>
              <w:r w:rsidRPr="00FA17C3" w:rsidDel="00621825">
                <w:rPr>
                  <w:rFonts w:ascii="Times New Roman" w:eastAsia="Times New Roman" w:hAnsi="Times New Roman" w:cs="David"/>
                  <w:sz w:val="24"/>
                  <w:szCs w:val="24"/>
                  <w:rtl/>
                  <w:lang w:val="he-IL" w:eastAsia="he-IL"/>
                </w:rPr>
                <w:delText>אפריקה ישראל להשקעות בע"מ</w:delText>
              </w:r>
              <w:r w:rsidRPr="00FA17C3" w:rsidDel="00621825">
                <w:rPr>
                  <w:rFonts w:ascii="Courier New" w:eastAsia="Times New Roman" w:hAnsi="Courier New" w:cs="Courier New"/>
                  <w:color w:val="000000"/>
                  <w:sz w:val="24"/>
                  <w:szCs w:val="24"/>
                  <w:rtl/>
                  <w:lang w:val="he-IL" w:eastAsia="he-IL"/>
                </w:rPr>
                <w:delText xml:space="preserve"> ו/או חברות בנות ו/או חברות קשורות ו/או שותפויות בפרויקט </w:delText>
              </w:r>
            </w:del>
          </w:p>
        </w:tc>
        <w:tc>
          <w:tcPr>
            <w:tcW w:w="1983" w:type="dxa"/>
          </w:tcPr>
          <w:p w14:paraId="18316F95" w14:textId="0532C298" w:rsidR="00502261" w:rsidRPr="00FA17C3" w:rsidDel="00621825" w:rsidRDefault="00502261" w:rsidP="007E2F1E">
            <w:pPr>
              <w:widowControl w:val="0"/>
              <w:bidi w:val="0"/>
              <w:spacing w:before="0" w:beforeAutospacing="0" w:after="0" w:afterAutospacing="0" w:line="240" w:lineRule="auto"/>
              <w:jc w:val="right"/>
              <w:rPr>
                <w:del w:id="172" w:author="מרול אטמן" w:date="2025-04-06T17:52:00Z" w16du:dateUtc="2025-04-06T14:52:00Z"/>
                <w:rFonts w:ascii="David" w:eastAsia="Times New Roman" w:hAnsi="David" w:cs="David"/>
                <w:color w:val="000000"/>
                <w:sz w:val="24"/>
                <w:szCs w:val="24"/>
                <w:rtl/>
                <w:lang w:val="he-IL" w:eastAsia="he-IL"/>
              </w:rPr>
            </w:pPr>
            <w:del w:id="173" w:author="מרול אטמן" w:date="2025-04-06T17:52:00Z" w16du:dateUtc="2025-04-06T14:52:00Z">
              <w:r w:rsidRPr="00FA17C3" w:rsidDel="00621825">
                <w:rPr>
                  <w:rFonts w:ascii="David" w:eastAsia="Times New Roman" w:hAnsi="David" w:cs="David"/>
                  <w:color w:val="000000"/>
                  <w:sz w:val="24"/>
                  <w:szCs w:val="24"/>
                  <w:rtl/>
                  <w:lang w:val="he-IL" w:eastAsia="he-IL"/>
                </w:rPr>
                <w:delText>שם</w:delText>
              </w:r>
            </w:del>
          </w:p>
        </w:tc>
        <w:tc>
          <w:tcPr>
            <w:tcW w:w="1932" w:type="dxa"/>
          </w:tcPr>
          <w:p w14:paraId="3B926F96" w14:textId="05190669" w:rsidR="00502261" w:rsidRPr="00FA17C3" w:rsidDel="00621825" w:rsidRDefault="00502261" w:rsidP="007E2F1E">
            <w:pPr>
              <w:widowControl w:val="0"/>
              <w:bidi w:val="0"/>
              <w:spacing w:before="0" w:beforeAutospacing="0" w:after="0" w:afterAutospacing="0" w:line="240" w:lineRule="auto"/>
              <w:jc w:val="right"/>
              <w:rPr>
                <w:del w:id="174" w:author="מרול אטמן" w:date="2025-04-06T17:52:00Z" w16du:dateUtc="2025-04-06T14:52:00Z"/>
                <w:rFonts w:ascii="David" w:eastAsia="Times New Roman" w:hAnsi="David" w:cs="David"/>
                <w:color w:val="000000"/>
                <w:sz w:val="24"/>
                <w:szCs w:val="24"/>
                <w:rtl/>
                <w:lang w:val="he-IL" w:eastAsia="he-IL"/>
              </w:rPr>
            </w:pPr>
            <w:del w:id="175" w:author="מרול אטמן" w:date="2025-04-06T17:52:00Z" w16du:dateUtc="2025-04-06T14:52:00Z">
              <w:r w:rsidRPr="00FA17C3" w:rsidDel="00621825">
                <w:rPr>
                  <w:rFonts w:ascii="David" w:eastAsia="Times New Roman" w:hAnsi="David" w:cs="David"/>
                  <w:color w:val="000000"/>
                  <w:sz w:val="24"/>
                  <w:szCs w:val="24"/>
                  <w:rtl/>
                  <w:lang w:val="he-IL" w:eastAsia="he-IL"/>
                </w:rPr>
                <w:delText>שם</w:delText>
              </w:r>
            </w:del>
          </w:p>
        </w:tc>
        <w:tc>
          <w:tcPr>
            <w:tcW w:w="2500" w:type="dxa"/>
            <w:vMerge w:val="restart"/>
          </w:tcPr>
          <w:p w14:paraId="7BCF99C4" w14:textId="1E9ED225" w:rsidR="00502261" w:rsidRPr="00FA17C3" w:rsidDel="00621825" w:rsidRDefault="00502261" w:rsidP="007E2F1E">
            <w:pPr>
              <w:widowControl w:val="0"/>
              <w:bidi w:val="0"/>
              <w:spacing w:before="0" w:beforeAutospacing="0" w:after="0" w:afterAutospacing="0" w:line="240" w:lineRule="auto"/>
              <w:ind w:left="50" w:right="78"/>
              <w:jc w:val="right"/>
              <w:rPr>
                <w:del w:id="176" w:author="מרול אטמן" w:date="2025-04-06T17:52:00Z" w16du:dateUtc="2025-04-06T14:52:00Z"/>
                <w:rFonts w:asciiTheme="minorBidi" w:eastAsia="Times New Roman" w:hAnsiTheme="minorBidi" w:cs="David"/>
                <w:b/>
                <w:color w:val="000000"/>
                <w:sz w:val="24"/>
                <w:szCs w:val="24"/>
                <w:rtl/>
                <w:lang w:val="he-IL" w:eastAsia="he-IL"/>
              </w:rPr>
            </w:pPr>
            <w:del w:id="177" w:author="מרול אטמן" w:date="2025-04-06T17:52:00Z" w16du:dateUtc="2025-04-06T14:52:00Z">
              <w:r w:rsidRPr="00FA17C3" w:rsidDel="00621825">
                <w:rPr>
                  <w:rFonts w:asciiTheme="minorBidi" w:eastAsia="Times New Roman" w:hAnsiTheme="minorBidi" w:cs="David"/>
                  <w:b/>
                  <w:color w:val="000000"/>
                  <w:sz w:val="24"/>
                  <w:szCs w:val="24"/>
                  <w:rtl/>
                  <w:lang w:val="he-IL" w:eastAsia="he-IL"/>
                </w:rPr>
                <w:delText>אופי העסקה:</w:delText>
              </w:r>
            </w:del>
          </w:p>
          <w:p w14:paraId="664AF0F5" w14:textId="5ADC522C" w:rsidR="00502261" w:rsidRPr="00FA17C3" w:rsidDel="00621825" w:rsidRDefault="00502261" w:rsidP="007E2F1E">
            <w:pPr>
              <w:widowControl w:val="0"/>
              <w:bidi w:val="0"/>
              <w:spacing w:before="0" w:beforeAutospacing="0" w:after="0" w:afterAutospacing="0" w:line="240" w:lineRule="auto"/>
              <w:ind w:left="50" w:right="78"/>
              <w:jc w:val="right"/>
              <w:rPr>
                <w:del w:id="178" w:author="מרול אטמן" w:date="2025-04-06T17:52:00Z" w16du:dateUtc="2025-04-06T14:52:00Z"/>
                <w:rFonts w:asciiTheme="minorBidi" w:eastAsia="Times New Roman" w:hAnsiTheme="minorBidi" w:cs="David"/>
                <w:b/>
                <w:color w:val="000000"/>
                <w:sz w:val="24"/>
                <w:szCs w:val="24"/>
                <w:rtl/>
                <w:lang w:val="he-IL" w:eastAsia="he-IL"/>
              </w:rPr>
            </w:pPr>
            <w:del w:id="179"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נדל"ן</w:delText>
              </w:r>
            </w:del>
          </w:p>
          <w:p w14:paraId="640AD17A" w14:textId="283F4467" w:rsidR="00502261" w:rsidRPr="00FA17C3" w:rsidDel="00621825" w:rsidRDefault="00502261" w:rsidP="007E2F1E">
            <w:pPr>
              <w:widowControl w:val="0"/>
              <w:bidi w:val="0"/>
              <w:spacing w:before="0" w:beforeAutospacing="0" w:after="0" w:afterAutospacing="0" w:line="240" w:lineRule="auto"/>
              <w:ind w:left="50" w:right="78"/>
              <w:jc w:val="right"/>
              <w:rPr>
                <w:del w:id="180" w:author="מרול אטמן" w:date="2025-04-06T17:52:00Z" w16du:dateUtc="2025-04-06T14:52:00Z"/>
                <w:rFonts w:asciiTheme="minorBidi" w:eastAsia="Times New Roman" w:hAnsiTheme="minorBidi" w:cs="David"/>
                <w:b/>
                <w:color w:val="000000"/>
                <w:sz w:val="24"/>
                <w:szCs w:val="24"/>
                <w:rtl/>
                <w:lang w:val="he-IL" w:eastAsia="he-IL"/>
              </w:rPr>
            </w:pPr>
            <w:del w:id="181" w:author="מרול אטמן" w:date="2025-04-06T17:52:00Z" w16du:dateUtc="2025-04-06T14:52:00Z">
              <w:r w:rsidRPr="00FA17C3" w:rsidDel="00621825">
                <w:rPr>
                  <w:rFonts w:ascii="MS Gothic" w:eastAsia="MS Gothic" w:hAnsi="MS Gothic" w:cs="MS Gothic" w:hint="eastAsia"/>
                  <w:b/>
                  <w:bCs/>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 xml:space="preserve">שירותים </w:delText>
              </w:r>
            </w:del>
          </w:p>
          <w:p w14:paraId="0E13136F" w14:textId="55701615" w:rsidR="00502261" w:rsidRPr="00FA17C3" w:rsidDel="00621825" w:rsidRDefault="00502261" w:rsidP="007E2F1E">
            <w:pPr>
              <w:widowControl w:val="0"/>
              <w:bidi w:val="0"/>
              <w:spacing w:before="0" w:beforeAutospacing="0" w:after="0" w:afterAutospacing="0" w:line="240" w:lineRule="auto"/>
              <w:ind w:left="50" w:right="78"/>
              <w:jc w:val="right"/>
              <w:rPr>
                <w:del w:id="182" w:author="מרול אטמן" w:date="2025-04-06T17:52:00Z" w16du:dateUtc="2025-04-06T14:52:00Z"/>
                <w:rFonts w:asciiTheme="minorBidi" w:eastAsia="Times New Roman" w:hAnsiTheme="minorBidi" w:cs="David"/>
                <w:b/>
                <w:color w:val="000000"/>
                <w:sz w:val="24"/>
                <w:szCs w:val="24"/>
                <w:rtl/>
                <w:lang w:val="he-IL" w:eastAsia="he-IL"/>
              </w:rPr>
            </w:pPr>
            <w:del w:id="183"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אספקת מוצרים</w:delText>
              </w:r>
            </w:del>
          </w:p>
          <w:p w14:paraId="0CDD4233" w14:textId="0C32DCC5" w:rsidR="00502261" w:rsidRPr="00FA17C3" w:rsidDel="00621825" w:rsidRDefault="00502261" w:rsidP="007E2F1E">
            <w:pPr>
              <w:widowControl w:val="0"/>
              <w:bidi w:val="0"/>
              <w:spacing w:before="0" w:beforeAutospacing="0" w:after="0" w:afterAutospacing="0" w:line="240" w:lineRule="auto"/>
              <w:ind w:left="50" w:right="78"/>
              <w:jc w:val="right"/>
              <w:rPr>
                <w:del w:id="184" w:author="מרול אטמן" w:date="2025-04-06T17:52:00Z" w16du:dateUtc="2025-04-06T14:52:00Z"/>
                <w:rFonts w:asciiTheme="minorBidi" w:eastAsia="Times New Roman" w:hAnsiTheme="minorBidi" w:cs="David"/>
                <w:b/>
                <w:color w:val="000000"/>
                <w:sz w:val="24"/>
                <w:szCs w:val="24"/>
                <w:rtl/>
                <w:lang w:val="he-IL" w:eastAsia="he-IL"/>
              </w:rPr>
            </w:pPr>
            <w:del w:id="185"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אחר: ______</w:delText>
              </w:r>
            </w:del>
          </w:p>
          <w:p w14:paraId="1F414CD6" w14:textId="164C27D1" w:rsidR="00502261" w:rsidRPr="00FA17C3" w:rsidDel="00621825" w:rsidRDefault="00502261" w:rsidP="007E2F1E">
            <w:pPr>
              <w:widowControl w:val="0"/>
              <w:bidi w:val="0"/>
              <w:spacing w:before="0" w:beforeAutospacing="0" w:after="0" w:afterAutospacing="0" w:line="240" w:lineRule="auto"/>
              <w:ind w:left="50" w:right="78"/>
              <w:jc w:val="right"/>
              <w:rPr>
                <w:del w:id="186" w:author="מרול אטמן" w:date="2025-04-06T17:52:00Z" w16du:dateUtc="2025-04-06T14:52:00Z"/>
                <w:rFonts w:asciiTheme="minorBidi" w:eastAsia="Times New Roman" w:hAnsiTheme="minorBidi" w:cs="David"/>
                <w:b/>
                <w:color w:val="000000"/>
                <w:sz w:val="24"/>
                <w:szCs w:val="24"/>
                <w:rtl/>
                <w:lang w:val="he-IL" w:eastAsia="he-IL"/>
              </w:rPr>
            </w:pPr>
          </w:p>
          <w:p w14:paraId="272D6AF6" w14:textId="59590F77" w:rsidR="00502261" w:rsidRPr="00FA17C3" w:rsidDel="00621825" w:rsidRDefault="00502261" w:rsidP="007E2F1E">
            <w:pPr>
              <w:widowControl w:val="0"/>
              <w:bidi w:val="0"/>
              <w:spacing w:before="0" w:beforeAutospacing="0" w:after="0" w:afterAutospacing="0" w:line="240" w:lineRule="auto"/>
              <w:ind w:left="50" w:right="78"/>
              <w:jc w:val="right"/>
              <w:rPr>
                <w:del w:id="187" w:author="מרול אטמן" w:date="2025-04-06T17:52:00Z" w16du:dateUtc="2025-04-06T14:52:00Z"/>
                <w:rFonts w:asciiTheme="minorBidi" w:eastAsia="Times New Roman" w:hAnsiTheme="minorBidi" w:cs="David"/>
                <w:b/>
                <w:color w:val="000000"/>
                <w:sz w:val="24"/>
                <w:szCs w:val="24"/>
                <w:rtl/>
                <w:lang w:val="he-IL" w:eastAsia="he-IL"/>
              </w:rPr>
            </w:pPr>
            <w:del w:id="188" w:author="מרול אטמן" w:date="2025-04-06T17:52:00Z" w16du:dateUtc="2025-04-06T14:52:00Z">
              <w:r w:rsidRPr="00FA17C3" w:rsidDel="00621825">
                <w:rPr>
                  <w:rFonts w:asciiTheme="minorBidi" w:eastAsia="Times New Roman" w:hAnsiTheme="minorBidi" w:cs="David"/>
                  <w:b/>
                  <w:color w:val="000000"/>
                  <w:sz w:val="24"/>
                  <w:szCs w:val="24"/>
                  <w:rtl/>
                  <w:lang w:val="he-IL" w:eastAsia="he-IL"/>
                </w:rPr>
                <w:delText>העיסוק המבוטח:</w:delText>
              </w:r>
            </w:del>
          </w:p>
          <w:p w14:paraId="146D2235" w14:textId="48B32452" w:rsidR="00502261" w:rsidRPr="00FA17C3" w:rsidDel="00621825" w:rsidRDefault="00502261" w:rsidP="007E2F1E">
            <w:pPr>
              <w:widowControl w:val="0"/>
              <w:bidi w:val="0"/>
              <w:spacing w:before="0" w:beforeAutospacing="0" w:after="0" w:afterAutospacing="0" w:line="240" w:lineRule="auto"/>
              <w:ind w:left="50" w:right="78"/>
              <w:jc w:val="right"/>
              <w:rPr>
                <w:del w:id="189" w:author="מרול אטמן" w:date="2025-04-06T17:52:00Z" w16du:dateUtc="2025-04-06T14:52:00Z"/>
                <w:rFonts w:asciiTheme="minorBidi" w:eastAsia="Times New Roman" w:hAnsiTheme="minorBidi" w:cs="Arial"/>
                <w:b/>
                <w:bCs/>
                <w:color w:val="000000"/>
                <w:sz w:val="24"/>
                <w:szCs w:val="24"/>
                <w:rtl/>
                <w:lang w:val="he-IL" w:eastAsia="he-IL"/>
              </w:rPr>
            </w:pPr>
          </w:p>
        </w:tc>
        <w:tc>
          <w:tcPr>
            <w:tcW w:w="2823" w:type="dxa"/>
            <w:vMerge w:val="restart"/>
          </w:tcPr>
          <w:p w14:paraId="39C5FFA1" w14:textId="1B853156" w:rsidR="00502261" w:rsidRPr="00FA17C3" w:rsidDel="00621825" w:rsidRDefault="00502261" w:rsidP="007E2F1E">
            <w:pPr>
              <w:widowControl w:val="0"/>
              <w:bidi w:val="0"/>
              <w:spacing w:before="0" w:beforeAutospacing="0" w:after="0" w:afterAutospacing="0" w:line="240" w:lineRule="auto"/>
              <w:ind w:left="50" w:right="78"/>
              <w:jc w:val="right"/>
              <w:rPr>
                <w:del w:id="190" w:author="מרול אטמן" w:date="2025-04-06T17:52:00Z" w16du:dateUtc="2025-04-06T14:52:00Z"/>
                <w:rFonts w:asciiTheme="minorBidi" w:eastAsia="Times New Roman" w:hAnsiTheme="minorBidi" w:cs="David"/>
                <w:b/>
                <w:color w:val="000000"/>
                <w:sz w:val="24"/>
                <w:szCs w:val="24"/>
                <w:rtl/>
                <w:lang w:val="he-IL" w:eastAsia="he-IL"/>
              </w:rPr>
            </w:pPr>
          </w:p>
          <w:p w14:paraId="7BEC9C0D" w14:textId="43E5C8B6" w:rsidR="00502261" w:rsidRPr="00FA17C3" w:rsidDel="00621825" w:rsidRDefault="00502261" w:rsidP="007E2F1E">
            <w:pPr>
              <w:widowControl w:val="0"/>
              <w:bidi w:val="0"/>
              <w:spacing w:before="0" w:beforeAutospacing="0" w:after="0" w:afterAutospacing="0" w:line="240" w:lineRule="auto"/>
              <w:ind w:left="50" w:right="78"/>
              <w:jc w:val="right"/>
              <w:rPr>
                <w:del w:id="191" w:author="מרול אטמן" w:date="2025-04-06T17:52:00Z" w16du:dateUtc="2025-04-06T14:52:00Z"/>
                <w:rFonts w:asciiTheme="minorBidi" w:eastAsia="Times New Roman" w:hAnsiTheme="minorBidi" w:cs="David"/>
                <w:b/>
                <w:color w:val="000000"/>
                <w:sz w:val="24"/>
                <w:szCs w:val="24"/>
                <w:rtl/>
                <w:lang w:val="he-IL" w:eastAsia="he-IL"/>
              </w:rPr>
            </w:pPr>
            <w:del w:id="192"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משכיר</w:delText>
              </w:r>
            </w:del>
          </w:p>
          <w:p w14:paraId="3F2B9363" w14:textId="68DE39FE" w:rsidR="00502261" w:rsidRPr="00FA17C3" w:rsidDel="00621825" w:rsidRDefault="00502261" w:rsidP="007E2F1E">
            <w:pPr>
              <w:widowControl w:val="0"/>
              <w:bidi w:val="0"/>
              <w:spacing w:before="0" w:beforeAutospacing="0" w:after="0" w:afterAutospacing="0" w:line="240" w:lineRule="auto"/>
              <w:ind w:left="50" w:right="78"/>
              <w:jc w:val="right"/>
              <w:rPr>
                <w:del w:id="193" w:author="מרול אטמן" w:date="2025-04-06T17:52:00Z" w16du:dateUtc="2025-04-06T14:52:00Z"/>
                <w:rFonts w:asciiTheme="minorBidi" w:eastAsia="Times New Roman" w:hAnsiTheme="minorBidi" w:cs="David"/>
                <w:b/>
                <w:color w:val="000000"/>
                <w:sz w:val="24"/>
                <w:szCs w:val="24"/>
                <w:rtl/>
                <w:lang w:val="he-IL" w:eastAsia="he-IL"/>
              </w:rPr>
            </w:pPr>
            <w:del w:id="194"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שוכר</w:delText>
              </w:r>
            </w:del>
          </w:p>
          <w:p w14:paraId="05C20FC4" w14:textId="68BDFE5A" w:rsidR="00502261" w:rsidRPr="00FA17C3" w:rsidDel="00621825" w:rsidRDefault="00502261" w:rsidP="007E2F1E">
            <w:pPr>
              <w:widowControl w:val="0"/>
              <w:bidi w:val="0"/>
              <w:spacing w:before="0" w:beforeAutospacing="0" w:after="0" w:afterAutospacing="0" w:line="240" w:lineRule="auto"/>
              <w:ind w:left="50" w:right="78"/>
              <w:jc w:val="right"/>
              <w:rPr>
                <w:del w:id="195" w:author="מרול אטמן" w:date="2025-04-06T17:52:00Z" w16du:dateUtc="2025-04-06T14:52:00Z"/>
                <w:rFonts w:asciiTheme="minorBidi" w:eastAsia="Times New Roman" w:hAnsiTheme="minorBidi" w:cs="David"/>
                <w:b/>
                <w:color w:val="000000"/>
                <w:sz w:val="24"/>
                <w:szCs w:val="24"/>
                <w:rtl/>
                <w:lang w:val="he-IL" w:eastAsia="he-IL"/>
              </w:rPr>
            </w:pPr>
            <w:del w:id="196"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זכיין</w:delText>
              </w:r>
            </w:del>
          </w:p>
          <w:p w14:paraId="00E37AAB" w14:textId="6EC80DB4" w:rsidR="00502261" w:rsidRPr="00FA17C3" w:rsidDel="00621825" w:rsidRDefault="00502261" w:rsidP="007E2F1E">
            <w:pPr>
              <w:widowControl w:val="0"/>
              <w:bidi w:val="0"/>
              <w:spacing w:before="0" w:beforeAutospacing="0" w:after="0" w:afterAutospacing="0" w:line="240" w:lineRule="auto"/>
              <w:ind w:left="50" w:right="78"/>
              <w:jc w:val="right"/>
              <w:rPr>
                <w:del w:id="197" w:author="מרול אטמן" w:date="2025-04-06T17:52:00Z" w16du:dateUtc="2025-04-06T14:52:00Z"/>
                <w:rFonts w:asciiTheme="minorBidi" w:eastAsia="Times New Roman" w:hAnsiTheme="minorBidi" w:cs="David"/>
                <w:b/>
                <w:color w:val="000000"/>
                <w:sz w:val="24"/>
                <w:szCs w:val="24"/>
                <w:rtl/>
                <w:lang w:val="he-IL" w:eastAsia="he-IL"/>
              </w:rPr>
            </w:pPr>
            <w:del w:id="198"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קבלני משנה</w:delText>
              </w:r>
            </w:del>
          </w:p>
          <w:p w14:paraId="31E5A8E5" w14:textId="151F066A" w:rsidR="00502261" w:rsidRPr="00FA17C3" w:rsidDel="00621825" w:rsidRDefault="00502261" w:rsidP="007E2F1E">
            <w:pPr>
              <w:widowControl w:val="0"/>
              <w:bidi w:val="0"/>
              <w:spacing w:before="0" w:beforeAutospacing="0" w:after="0" w:afterAutospacing="0" w:line="240" w:lineRule="auto"/>
              <w:ind w:left="50" w:right="78"/>
              <w:jc w:val="right"/>
              <w:rPr>
                <w:del w:id="199" w:author="מרול אטמן" w:date="2025-04-06T17:52:00Z" w16du:dateUtc="2025-04-06T14:52:00Z"/>
                <w:rFonts w:asciiTheme="minorBidi" w:eastAsia="Times New Roman" w:hAnsiTheme="minorBidi" w:cs="David"/>
                <w:b/>
                <w:color w:val="000000"/>
                <w:sz w:val="24"/>
                <w:szCs w:val="24"/>
                <w:rtl/>
                <w:lang w:val="he-IL" w:eastAsia="he-IL"/>
              </w:rPr>
            </w:pPr>
            <w:del w:id="200"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מזמין שירותים</w:delText>
              </w:r>
            </w:del>
          </w:p>
          <w:p w14:paraId="528D2A90" w14:textId="4DFBDDB7" w:rsidR="00502261" w:rsidRPr="00FA17C3" w:rsidDel="00621825" w:rsidRDefault="00502261" w:rsidP="007E2F1E">
            <w:pPr>
              <w:widowControl w:val="0"/>
              <w:bidi w:val="0"/>
              <w:spacing w:before="0" w:beforeAutospacing="0" w:after="0" w:afterAutospacing="0" w:line="240" w:lineRule="auto"/>
              <w:ind w:left="50" w:right="78"/>
              <w:jc w:val="right"/>
              <w:rPr>
                <w:del w:id="201" w:author="מרול אטמן" w:date="2025-04-06T17:52:00Z" w16du:dateUtc="2025-04-06T14:52:00Z"/>
                <w:rFonts w:asciiTheme="minorBidi" w:eastAsia="Times New Roman" w:hAnsiTheme="minorBidi" w:cs="David"/>
                <w:b/>
                <w:color w:val="000000"/>
                <w:sz w:val="24"/>
                <w:szCs w:val="24"/>
                <w:rtl/>
                <w:lang w:val="he-IL" w:eastAsia="he-IL"/>
              </w:rPr>
            </w:pPr>
            <w:del w:id="202"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מזמין מוצרים</w:delText>
              </w:r>
            </w:del>
          </w:p>
          <w:p w14:paraId="0CA6C5B2" w14:textId="475B1D0F" w:rsidR="00502261" w:rsidRPr="00FA17C3" w:rsidDel="00621825" w:rsidRDefault="00502261" w:rsidP="007E2F1E">
            <w:pPr>
              <w:widowControl w:val="0"/>
              <w:bidi w:val="0"/>
              <w:spacing w:before="0" w:beforeAutospacing="0" w:after="0" w:afterAutospacing="0" w:line="240" w:lineRule="auto"/>
              <w:ind w:left="50" w:right="78"/>
              <w:jc w:val="right"/>
              <w:rPr>
                <w:del w:id="203" w:author="מרול אטמן" w:date="2025-04-06T17:52:00Z" w16du:dateUtc="2025-04-06T14:52:00Z"/>
                <w:rFonts w:asciiTheme="minorBidi" w:eastAsia="Times New Roman" w:hAnsiTheme="minorBidi" w:cs="David"/>
                <w:b/>
                <w:color w:val="000000"/>
                <w:sz w:val="24"/>
                <w:szCs w:val="24"/>
                <w:rtl/>
                <w:lang w:val="he-IL" w:eastAsia="he-IL"/>
              </w:rPr>
            </w:pPr>
            <w:del w:id="204" w:author="מרול אטמן" w:date="2025-04-06T17:52:00Z" w16du:dateUtc="2025-04-06T14:52:00Z">
              <w:r w:rsidRPr="00FA17C3" w:rsidDel="00621825">
                <w:rPr>
                  <w:rFonts w:ascii="Segoe UI Symbol" w:eastAsia="Times New Roman" w:hAnsi="Segoe UI Symbol" w:cs="Segoe UI Symbol"/>
                  <w:b/>
                  <w:color w:val="000000"/>
                  <w:sz w:val="24"/>
                  <w:szCs w:val="24"/>
                  <w:rtl/>
                  <w:lang w:val="he-IL" w:eastAsia="he-IL"/>
                </w:rPr>
                <w:delText>☐</w:delText>
              </w:r>
              <w:r w:rsidRPr="00FA17C3" w:rsidDel="00621825">
                <w:rPr>
                  <w:rFonts w:asciiTheme="minorBidi" w:eastAsia="Times New Roman" w:hAnsiTheme="minorBidi" w:cs="David"/>
                  <w:b/>
                  <w:color w:val="000000"/>
                  <w:sz w:val="24"/>
                  <w:szCs w:val="24"/>
                  <w:rtl/>
                  <w:lang w:val="he-IL" w:eastAsia="he-IL"/>
                </w:rPr>
                <w:delText>אחר: ______</w:delText>
              </w:r>
            </w:del>
          </w:p>
          <w:p w14:paraId="74FB04B1" w14:textId="0D76A464" w:rsidR="00502261" w:rsidRPr="00FA17C3" w:rsidDel="00621825" w:rsidRDefault="00502261" w:rsidP="007E2F1E">
            <w:pPr>
              <w:widowControl w:val="0"/>
              <w:bidi w:val="0"/>
              <w:spacing w:before="0" w:beforeAutospacing="0" w:after="0" w:afterAutospacing="0" w:line="240" w:lineRule="auto"/>
              <w:ind w:left="50" w:right="78"/>
              <w:jc w:val="right"/>
              <w:rPr>
                <w:del w:id="205" w:author="מרול אטמן" w:date="2025-04-06T17:52:00Z" w16du:dateUtc="2025-04-06T14:52:00Z"/>
                <w:rFonts w:asciiTheme="minorBidi" w:eastAsia="Times New Roman" w:hAnsiTheme="minorBidi" w:cs="David"/>
                <w:b/>
                <w:color w:val="000000"/>
                <w:sz w:val="24"/>
                <w:szCs w:val="24"/>
                <w:rtl/>
                <w:lang w:val="he-IL" w:eastAsia="he-IL"/>
              </w:rPr>
            </w:pPr>
          </w:p>
        </w:tc>
      </w:tr>
      <w:tr w:rsidR="00502261" w:rsidRPr="00FA17C3" w:rsidDel="00621825" w14:paraId="421BC638" w14:textId="301F037A" w:rsidTr="007E2F1E">
        <w:trPr>
          <w:trHeight w:val="571"/>
          <w:del w:id="206" w:author="מרול אטמן" w:date="2025-04-06T17:52:00Z" w16du:dateUtc="2025-04-06T14:52:00Z"/>
        </w:trPr>
        <w:tc>
          <w:tcPr>
            <w:tcW w:w="2244" w:type="dxa"/>
          </w:tcPr>
          <w:p w14:paraId="7E896BAD" w14:textId="5F9EFCB9" w:rsidR="00502261" w:rsidRPr="00FA17C3" w:rsidDel="00621825" w:rsidRDefault="00502261" w:rsidP="007E2F1E">
            <w:pPr>
              <w:widowControl w:val="0"/>
              <w:bidi w:val="0"/>
              <w:spacing w:before="0" w:beforeAutospacing="0" w:after="0" w:afterAutospacing="0" w:line="240" w:lineRule="auto"/>
              <w:jc w:val="right"/>
              <w:rPr>
                <w:del w:id="207" w:author="מרול אטמן" w:date="2025-04-06T17:52:00Z" w16du:dateUtc="2025-04-06T14:52:00Z"/>
                <w:rFonts w:ascii="David" w:eastAsia="Times New Roman" w:hAnsi="David" w:cs="David"/>
                <w:color w:val="000000"/>
                <w:sz w:val="24"/>
                <w:szCs w:val="24"/>
                <w:rtl/>
                <w:lang w:val="he-IL" w:eastAsia="he-IL"/>
              </w:rPr>
            </w:pPr>
            <w:del w:id="208" w:author="מרול אטמן" w:date="2025-04-06T17:52:00Z" w16du:dateUtc="2025-04-06T14:52:00Z">
              <w:r w:rsidRPr="00FA17C3" w:rsidDel="00621825">
                <w:rPr>
                  <w:rFonts w:ascii="David" w:eastAsia="Times New Roman" w:hAnsi="David" w:cs="David"/>
                  <w:color w:val="000000"/>
                  <w:sz w:val="24"/>
                  <w:szCs w:val="24"/>
                  <w:rtl/>
                  <w:lang w:val="he-IL" w:eastAsia="he-IL"/>
                </w:rPr>
                <w:delText>ת.ז./ח.פ.</w:delText>
              </w:r>
            </w:del>
          </w:p>
          <w:p w14:paraId="78F4B618" w14:textId="76D9DCE4" w:rsidR="00502261" w:rsidRPr="00FA17C3" w:rsidDel="00621825" w:rsidRDefault="00502261" w:rsidP="007E2F1E">
            <w:pPr>
              <w:widowControl w:val="0"/>
              <w:bidi w:val="0"/>
              <w:spacing w:before="0" w:beforeAutospacing="0" w:after="0" w:afterAutospacing="0" w:line="240" w:lineRule="auto"/>
              <w:jc w:val="right"/>
              <w:rPr>
                <w:del w:id="209" w:author="מרול אטמן" w:date="2025-04-06T17:52:00Z" w16du:dateUtc="2025-04-06T14:52:00Z"/>
                <w:rFonts w:ascii="David" w:eastAsia="Times New Roman" w:hAnsi="David" w:cs="David"/>
                <w:color w:val="000000"/>
                <w:sz w:val="24"/>
                <w:szCs w:val="24"/>
                <w:rtl/>
                <w:lang w:val="he-IL" w:eastAsia="he-IL"/>
              </w:rPr>
            </w:pPr>
            <w:del w:id="210" w:author="מרול אטמן" w:date="2025-04-06T17:52:00Z" w16du:dateUtc="2025-04-06T14:52:00Z">
              <w:r w:rsidRPr="00FA17C3" w:rsidDel="00621825">
                <w:rPr>
                  <w:rFonts w:ascii="David" w:eastAsia="Times New Roman" w:hAnsi="David" w:cs="David"/>
                  <w:color w:val="000000"/>
                  <w:sz w:val="24"/>
                  <w:szCs w:val="24"/>
                  <w:rtl/>
                  <w:lang w:val="he-IL" w:eastAsia="he-IL"/>
                </w:rPr>
                <w:delText>520034760</w:delText>
              </w:r>
            </w:del>
          </w:p>
          <w:p w14:paraId="5EFAA66F" w14:textId="1EFC05F3" w:rsidR="00502261" w:rsidRPr="00FA17C3" w:rsidDel="00621825" w:rsidRDefault="00502261" w:rsidP="007E2F1E">
            <w:pPr>
              <w:widowControl w:val="0"/>
              <w:bidi w:val="0"/>
              <w:spacing w:before="0" w:beforeAutospacing="0" w:after="0" w:afterAutospacing="0" w:line="240" w:lineRule="auto"/>
              <w:jc w:val="right"/>
              <w:rPr>
                <w:del w:id="211" w:author="מרול אטמן" w:date="2025-04-06T17:52:00Z" w16du:dateUtc="2025-04-06T14:52:00Z"/>
                <w:rFonts w:ascii="David" w:eastAsia="Times New Roman" w:hAnsi="David" w:cs="David"/>
                <w:color w:val="000000"/>
                <w:sz w:val="24"/>
                <w:szCs w:val="24"/>
                <w:rtl/>
                <w:lang w:val="he-IL" w:eastAsia="he-IL"/>
              </w:rPr>
            </w:pPr>
          </w:p>
          <w:p w14:paraId="50CFE9EF" w14:textId="457CFD24" w:rsidR="00502261" w:rsidRPr="00FA17C3" w:rsidDel="00621825" w:rsidRDefault="00502261" w:rsidP="007E2F1E">
            <w:pPr>
              <w:widowControl w:val="0"/>
              <w:bidi w:val="0"/>
              <w:spacing w:before="0" w:beforeAutospacing="0" w:after="0" w:afterAutospacing="0" w:line="240" w:lineRule="auto"/>
              <w:jc w:val="right"/>
              <w:rPr>
                <w:del w:id="212" w:author="מרול אטמן" w:date="2025-04-06T17:52:00Z" w16du:dateUtc="2025-04-06T14:52:00Z"/>
                <w:rFonts w:ascii="David" w:eastAsia="Times New Roman" w:hAnsi="David" w:cs="David"/>
                <w:color w:val="000000"/>
                <w:sz w:val="24"/>
                <w:szCs w:val="24"/>
                <w:rtl/>
                <w:lang w:val="he-IL" w:eastAsia="he-IL"/>
              </w:rPr>
            </w:pPr>
          </w:p>
        </w:tc>
        <w:tc>
          <w:tcPr>
            <w:tcW w:w="1983" w:type="dxa"/>
          </w:tcPr>
          <w:p w14:paraId="534E4818" w14:textId="3CFEEA6B" w:rsidR="00502261" w:rsidRPr="00FA17C3" w:rsidDel="00621825" w:rsidRDefault="00502261" w:rsidP="007E2F1E">
            <w:pPr>
              <w:widowControl w:val="0"/>
              <w:bidi w:val="0"/>
              <w:spacing w:before="0" w:beforeAutospacing="0" w:after="0" w:afterAutospacing="0" w:line="240" w:lineRule="auto"/>
              <w:jc w:val="right"/>
              <w:rPr>
                <w:del w:id="213" w:author="מרול אטמן" w:date="2025-04-06T17:52:00Z" w16du:dateUtc="2025-04-06T14:52:00Z"/>
                <w:rFonts w:ascii="David" w:eastAsia="Times New Roman" w:hAnsi="David" w:cs="David"/>
                <w:color w:val="000000"/>
                <w:sz w:val="24"/>
                <w:szCs w:val="24"/>
                <w:rtl/>
                <w:lang w:val="he-IL" w:eastAsia="he-IL"/>
              </w:rPr>
            </w:pPr>
            <w:del w:id="214" w:author="מרול אטמן" w:date="2025-04-06T17:52:00Z" w16du:dateUtc="2025-04-06T14:52:00Z">
              <w:r w:rsidRPr="00FA17C3" w:rsidDel="00621825">
                <w:rPr>
                  <w:rFonts w:ascii="David" w:eastAsia="Times New Roman" w:hAnsi="David" w:cs="David"/>
                  <w:color w:val="000000"/>
                  <w:sz w:val="24"/>
                  <w:szCs w:val="24"/>
                  <w:rtl/>
                  <w:lang w:val="he-IL" w:eastAsia="he-IL"/>
                </w:rPr>
                <w:delText>ת.ז./ח.פ.</w:delText>
              </w:r>
            </w:del>
          </w:p>
        </w:tc>
        <w:tc>
          <w:tcPr>
            <w:tcW w:w="1932" w:type="dxa"/>
          </w:tcPr>
          <w:p w14:paraId="7D30AB7D" w14:textId="68A4681C" w:rsidR="00502261" w:rsidRPr="00FA17C3" w:rsidDel="00621825" w:rsidRDefault="00502261" w:rsidP="007E2F1E">
            <w:pPr>
              <w:widowControl w:val="0"/>
              <w:bidi w:val="0"/>
              <w:spacing w:before="0" w:beforeAutospacing="0" w:after="0" w:afterAutospacing="0" w:line="240" w:lineRule="auto"/>
              <w:jc w:val="right"/>
              <w:rPr>
                <w:del w:id="215" w:author="מרול אטמן" w:date="2025-04-06T17:52:00Z" w16du:dateUtc="2025-04-06T14:52:00Z"/>
                <w:rFonts w:ascii="David" w:eastAsia="Times New Roman" w:hAnsi="David" w:cs="David"/>
                <w:color w:val="000000"/>
                <w:sz w:val="24"/>
                <w:szCs w:val="24"/>
                <w:rtl/>
                <w:lang w:val="he-IL" w:eastAsia="he-IL"/>
              </w:rPr>
            </w:pPr>
            <w:del w:id="216" w:author="מרול אטמן" w:date="2025-04-06T17:52:00Z" w16du:dateUtc="2025-04-06T14:52:00Z">
              <w:r w:rsidRPr="00FA17C3" w:rsidDel="00621825">
                <w:rPr>
                  <w:rFonts w:ascii="David" w:eastAsia="Times New Roman" w:hAnsi="David" w:cs="David"/>
                  <w:color w:val="000000"/>
                  <w:sz w:val="24"/>
                  <w:szCs w:val="24"/>
                  <w:rtl/>
                  <w:lang w:val="he-IL" w:eastAsia="he-IL"/>
                </w:rPr>
                <w:delText>ת.ז./ח.פ.</w:delText>
              </w:r>
            </w:del>
          </w:p>
        </w:tc>
        <w:tc>
          <w:tcPr>
            <w:tcW w:w="2500" w:type="dxa"/>
            <w:vMerge/>
          </w:tcPr>
          <w:p w14:paraId="4F2FD465" w14:textId="063AE7B9" w:rsidR="00502261" w:rsidRPr="00FA17C3" w:rsidDel="00621825" w:rsidRDefault="00502261" w:rsidP="007E2F1E">
            <w:pPr>
              <w:widowControl w:val="0"/>
              <w:bidi w:val="0"/>
              <w:spacing w:before="0" w:beforeAutospacing="0" w:after="0" w:afterAutospacing="0" w:line="240" w:lineRule="auto"/>
              <w:ind w:left="50" w:right="78"/>
              <w:jc w:val="right"/>
              <w:rPr>
                <w:del w:id="217" w:author="מרול אטמן" w:date="2025-04-06T17:52:00Z" w16du:dateUtc="2025-04-06T14:52:00Z"/>
                <w:rFonts w:asciiTheme="minorBidi" w:eastAsia="Times New Roman" w:hAnsiTheme="minorBidi" w:cs="David"/>
                <w:b/>
                <w:color w:val="000000"/>
                <w:sz w:val="24"/>
                <w:szCs w:val="24"/>
                <w:rtl/>
                <w:lang w:val="he-IL" w:eastAsia="he-IL"/>
              </w:rPr>
            </w:pPr>
          </w:p>
        </w:tc>
        <w:tc>
          <w:tcPr>
            <w:tcW w:w="2823" w:type="dxa"/>
            <w:vMerge/>
          </w:tcPr>
          <w:p w14:paraId="78F3F570" w14:textId="1CD846C0" w:rsidR="00502261" w:rsidRPr="00FA17C3" w:rsidDel="00621825" w:rsidRDefault="00502261" w:rsidP="007E2F1E">
            <w:pPr>
              <w:widowControl w:val="0"/>
              <w:bidi w:val="0"/>
              <w:spacing w:before="0" w:beforeAutospacing="0" w:after="0" w:afterAutospacing="0" w:line="240" w:lineRule="auto"/>
              <w:ind w:left="50" w:right="78"/>
              <w:jc w:val="right"/>
              <w:rPr>
                <w:del w:id="218" w:author="מרול אטמן" w:date="2025-04-06T17:52:00Z" w16du:dateUtc="2025-04-06T14:52:00Z"/>
                <w:rFonts w:asciiTheme="minorBidi" w:eastAsia="Times New Roman" w:hAnsiTheme="minorBidi" w:cs="David"/>
                <w:b/>
                <w:color w:val="000000"/>
                <w:sz w:val="24"/>
                <w:szCs w:val="24"/>
                <w:rtl/>
                <w:lang w:val="he-IL" w:eastAsia="he-IL"/>
              </w:rPr>
            </w:pPr>
          </w:p>
        </w:tc>
      </w:tr>
      <w:tr w:rsidR="00502261" w:rsidRPr="00FA17C3" w:rsidDel="00621825" w14:paraId="67AE802F" w14:textId="64EF0318" w:rsidTr="007E2F1E">
        <w:trPr>
          <w:trHeight w:val="513"/>
          <w:del w:id="219" w:author="מרול אטמן" w:date="2025-04-06T17:52:00Z" w16du:dateUtc="2025-04-06T14:52:00Z"/>
        </w:trPr>
        <w:tc>
          <w:tcPr>
            <w:tcW w:w="2244" w:type="dxa"/>
            <w:vMerge w:val="restart"/>
          </w:tcPr>
          <w:p w14:paraId="3E9027FD" w14:textId="7AC5DC31" w:rsidR="00502261" w:rsidRPr="00FA17C3" w:rsidDel="00621825" w:rsidRDefault="00502261" w:rsidP="007E2F1E">
            <w:pPr>
              <w:widowControl w:val="0"/>
              <w:bidi w:val="0"/>
              <w:spacing w:before="0" w:beforeAutospacing="0" w:after="0" w:afterAutospacing="0" w:line="240" w:lineRule="auto"/>
              <w:jc w:val="right"/>
              <w:rPr>
                <w:del w:id="220" w:author="מרול אטמן" w:date="2025-04-06T17:52:00Z" w16du:dateUtc="2025-04-06T14:52:00Z"/>
                <w:rFonts w:ascii="David" w:eastAsia="Times New Roman" w:hAnsi="David" w:cs="David"/>
                <w:color w:val="000000"/>
                <w:sz w:val="24"/>
                <w:szCs w:val="24"/>
                <w:rtl/>
                <w:lang w:val="he-IL" w:eastAsia="he-IL"/>
              </w:rPr>
            </w:pPr>
            <w:del w:id="221" w:author="מרול אטמן" w:date="2025-04-06T17:52:00Z" w16du:dateUtc="2025-04-06T14:52:00Z">
              <w:r w:rsidRPr="00FA17C3" w:rsidDel="00621825">
                <w:rPr>
                  <w:rFonts w:ascii="David" w:eastAsia="Times New Roman" w:hAnsi="David" w:cs="David"/>
                  <w:color w:val="000000"/>
                  <w:sz w:val="24"/>
                  <w:szCs w:val="24"/>
                  <w:rtl/>
                  <w:lang w:val="he-IL" w:eastAsia="he-IL"/>
                </w:rPr>
                <w:delText>מען</w:delText>
              </w:r>
            </w:del>
          </w:p>
          <w:p w14:paraId="3B5ADFFD" w14:textId="139D2C2E" w:rsidR="00502261" w:rsidRPr="00FA17C3" w:rsidDel="00621825" w:rsidRDefault="00502261" w:rsidP="007E2F1E">
            <w:pPr>
              <w:widowControl w:val="0"/>
              <w:bidi w:val="0"/>
              <w:spacing w:before="0" w:beforeAutospacing="0" w:after="0" w:afterAutospacing="0" w:line="240" w:lineRule="auto"/>
              <w:jc w:val="right"/>
              <w:rPr>
                <w:del w:id="222" w:author="מרול אטמן" w:date="2025-04-06T17:52:00Z" w16du:dateUtc="2025-04-06T14:52:00Z"/>
                <w:rFonts w:ascii="David" w:eastAsia="Times New Roman" w:hAnsi="David" w:cs="David"/>
                <w:color w:val="000000"/>
                <w:sz w:val="24"/>
                <w:szCs w:val="24"/>
                <w:rtl/>
                <w:lang w:val="he-IL" w:eastAsia="he-IL"/>
              </w:rPr>
            </w:pPr>
          </w:p>
        </w:tc>
        <w:tc>
          <w:tcPr>
            <w:tcW w:w="1983" w:type="dxa"/>
          </w:tcPr>
          <w:p w14:paraId="284FC6E7" w14:textId="1DCE054D" w:rsidR="00502261" w:rsidRPr="00FA17C3" w:rsidDel="00621825" w:rsidRDefault="00502261" w:rsidP="007E2F1E">
            <w:pPr>
              <w:widowControl w:val="0"/>
              <w:bidi w:val="0"/>
              <w:spacing w:before="0" w:beforeAutospacing="0" w:after="0" w:afterAutospacing="0" w:line="240" w:lineRule="auto"/>
              <w:jc w:val="right"/>
              <w:rPr>
                <w:del w:id="223" w:author="מרול אטמן" w:date="2025-04-06T17:52:00Z" w16du:dateUtc="2025-04-06T14:52:00Z"/>
                <w:rFonts w:ascii="David" w:eastAsia="Times New Roman" w:hAnsi="David" w:cs="David"/>
                <w:color w:val="000000"/>
                <w:sz w:val="24"/>
                <w:szCs w:val="24"/>
                <w:rtl/>
                <w:lang w:val="he-IL" w:eastAsia="he-IL"/>
              </w:rPr>
            </w:pPr>
            <w:del w:id="224" w:author="מרול אטמן" w:date="2025-04-06T17:52:00Z" w16du:dateUtc="2025-04-06T14:52:00Z">
              <w:r w:rsidRPr="00FA17C3" w:rsidDel="00621825">
                <w:rPr>
                  <w:rFonts w:ascii="David" w:eastAsia="Times New Roman" w:hAnsi="David" w:cs="David"/>
                  <w:color w:val="000000"/>
                  <w:sz w:val="24"/>
                  <w:szCs w:val="24"/>
                  <w:rtl/>
                  <w:lang w:val="he-IL" w:eastAsia="he-IL"/>
                </w:rPr>
                <w:delText>מען</w:delText>
              </w:r>
            </w:del>
          </w:p>
        </w:tc>
        <w:tc>
          <w:tcPr>
            <w:tcW w:w="1932" w:type="dxa"/>
            <w:vMerge w:val="restart"/>
          </w:tcPr>
          <w:p w14:paraId="178E452A" w14:textId="4A360360" w:rsidR="00502261" w:rsidRPr="00FA17C3" w:rsidDel="00621825" w:rsidRDefault="00502261" w:rsidP="007E2F1E">
            <w:pPr>
              <w:widowControl w:val="0"/>
              <w:bidi w:val="0"/>
              <w:spacing w:before="0" w:beforeAutospacing="0" w:after="0" w:afterAutospacing="0" w:line="240" w:lineRule="auto"/>
              <w:jc w:val="right"/>
              <w:rPr>
                <w:del w:id="225" w:author="מרול אטמן" w:date="2025-04-06T17:52:00Z" w16du:dateUtc="2025-04-06T14:52:00Z"/>
                <w:rFonts w:ascii="David" w:eastAsia="Times New Roman" w:hAnsi="David" w:cs="David"/>
                <w:color w:val="000000"/>
                <w:sz w:val="24"/>
                <w:szCs w:val="24"/>
                <w:rtl/>
                <w:lang w:val="he-IL" w:eastAsia="he-IL"/>
              </w:rPr>
            </w:pPr>
            <w:del w:id="226" w:author="מרול אטמן" w:date="2025-04-06T17:52:00Z" w16du:dateUtc="2025-04-06T14:52:00Z">
              <w:r w:rsidRPr="00FA17C3" w:rsidDel="00621825">
                <w:rPr>
                  <w:rFonts w:ascii="David" w:eastAsia="Times New Roman" w:hAnsi="David" w:cs="David"/>
                  <w:color w:val="000000"/>
                  <w:sz w:val="24"/>
                  <w:szCs w:val="24"/>
                  <w:rtl/>
                  <w:lang w:val="he-IL" w:eastAsia="he-IL"/>
                </w:rPr>
                <w:delText>מען</w:delText>
              </w:r>
            </w:del>
          </w:p>
        </w:tc>
        <w:tc>
          <w:tcPr>
            <w:tcW w:w="2500" w:type="dxa"/>
            <w:vMerge/>
          </w:tcPr>
          <w:p w14:paraId="48002D68" w14:textId="152C610E" w:rsidR="00502261" w:rsidRPr="00FA17C3" w:rsidDel="00621825" w:rsidRDefault="00502261" w:rsidP="007E2F1E">
            <w:pPr>
              <w:widowControl w:val="0"/>
              <w:bidi w:val="0"/>
              <w:spacing w:before="0" w:beforeAutospacing="0" w:after="0" w:afterAutospacing="0" w:line="240" w:lineRule="auto"/>
              <w:ind w:left="50" w:right="78"/>
              <w:jc w:val="right"/>
              <w:rPr>
                <w:del w:id="227" w:author="מרול אטמן" w:date="2025-04-06T17:52:00Z" w16du:dateUtc="2025-04-06T14:52:00Z"/>
                <w:rFonts w:asciiTheme="minorBidi" w:eastAsia="Times New Roman" w:hAnsiTheme="minorBidi" w:cs="David"/>
                <w:b/>
                <w:color w:val="000000"/>
                <w:sz w:val="24"/>
                <w:szCs w:val="24"/>
                <w:rtl/>
                <w:lang w:val="he-IL" w:eastAsia="he-IL"/>
              </w:rPr>
            </w:pPr>
          </w:p>
        </w:tc>
        <w:tc>
          <w:tcPr>
            <w:tcW w:w="2823" w:type="dxa"/>
            <w:vMerge/>
          </w:tcPr>
          <w:p w14:paraId="49DABDC1" w14:textId="62940E21" w:rsidR="00502261" w:rsidRPr="00FA17C3" w:rsidDel="00621825" w:rsidRDefault="00502261" w:rsidP="007E2F1E">
            <w:pPr>
              <w:widowControl w:val="0"/>
              <w:bidi w:val="0"/>
              <w:spacing w:before="0" w:beforeAutospacing="0" w:after="0" w:afterAutospacing="0" w:line="240" w:lineRule="auto"/>
              <w:ind w:left="50" w:right="78"/>
              <w:jc w:val="right"/>
              <w:rPr>
                <w:del w:id="228" w:author="מרול אטמן" w:date="2025-04-06T17:52:00Z" w16du:dateUtc="2025-04-06T14:52:00Z"/>
                <w:rFonts w:asciiTheme="minorBidi" w:eastAsia="Times New Roman" w:hAnsiTheme="minorBidi" w:cs="David"/>
                <w:b/>
                <w:color w:val="000000"/>
                <w:sz w:val="24"/>
                <w:szCs w:val="24"/>
                <w:rtl/>
                <w:lang w:val="he-IL" w:eastAsia="he-IL"/>
              </w:rPr>
            </w:pPr>
          </w:p>
        </w:tc>
      </w:tr>
      <w:tr w:rsidR="00502261" w:rsidRPr="00FA17C3" w:rsidDel="00621825" w14:paraId="2F6DA179" w14:textId="666909A7" w:rsidTr="007E2F1E">
        <w:trPr>
          <w:trHeight w:val="512"/>
          <w:del w:id="229" w:author="מרול אטמן" w:date="2025-04-06T17:52:00Z" w16du:dateUtc="2025-04-06T14:52:00Z"/>
        </w:trPr>
        <w:tc>
          <w:tcPr>
            <w:tcW w:w="2244" w:type="dxa"/>
            <w:vMerge/>
          </w:tcPr>
          <w:p w14:paraId="2C787A92" w14:textId="40569A44" w:rsidR="00502261" w:rsidRPr="00FA17C3" w:rsidDel="00621825" w:rsidRDefault="00502261" w:rsidP="007E2F1E">
            <w:pPr>
              <w:widowControl w:val="0"/>
              <w:bidi w:val="0"/>
              <w:spacing w:before="0" w:beforeAutospacing="0" w:after="0" w:afterAutospacing="0" w:line="240" w:lineRule="auto"/>
              <w:jc w:val="right"/>
              <w:rPr>
                <w:del w:id="230" w:author="מרול אטמן" w:date="2025-04-06T17:52:00Z" w16du:dateUtc="2025-04-06T14:52:00Z"/>
                <w:rFonts w:ascii="David" w:eastAsia="Times New Roman" w:hAnsi="David" w:cs="David"/>
                <w:color w:val="000000"/>
                <w:sz w:val="24"/>
                <w:szCs w:val="24"/>
                <w:rtl/>
                <w:lang w:val="he-IL" w:eastAsia="he-IL"/>
              </w:rPr>
            </w:pPr>
          </w:p>
        </w:tc>
        <w:tc>
          <w:tcPr>
            <w:tcW w:w="1983" w:type="dxa"/>
          </w:tcPr>
          <w:p w14:paraId="2502F14E" w14:textId="395C5EC5" w:rsidR="00502261" w:rsidRPr="00FA17C3" w:rsidDel="00621825" w:rsidRDefault="00502261" w:rsidP="007E2F1E">
            <w:pPr>
              <w:widowControl w:val="0"/>
              <w:bidi w:val="0"/>
              <w:spacing w:before="0" w:beforeAutospacing="0" w:after="0" w:afterAutospacing="0" w:line="240" w:lineRule="auto"/>
              <w:jc w:val="right"/>
              <w:rPr>
                <w:del w:id="231" w:author="מרול אטמן" w:date="2025-04-06T17:52:00Z" w16du:dateUtc="2025-04-06T14:52:00Z"/>
                <w:rFonts w:ascii="David" w:eastAsia="Times New Roman" w:hAnsi="David" w:cs="David"/>
                <w:color w:val="000000"/>
                <w:sz w:val="24"/>
                <w:szCs w:val="24"/>
                <w:rtl/>
                <w:lang w:val="he-IL" w:eastAsia="he-IL"/>
              </w:rPr>
            </w:pPr>
            <w:del w:id="232" w:author="מרול אטמן" w:date="2025-04-06T17:52:00Z" w16du:dateUtc="2025-04-06T14:52:00Z">
              <w:r w:rsidRPr="00FA17C3" w:rsidDel="00621825">
                <w:rPr>
                  <w:rFonts w:ascii="David" w:eastAsia="Times New Roman" w:hAnsi="David" w:cs="David"/>
                  <w:color w:val="000000"/>
                  <w:sz w:val="24"/>
                  <w:szCs w:val="24"/>
                  <w:rtl/>
                  <w:lang w:val="he-IL" w:eastAsia="he-IL"/>
                </w:rPr>
                <w:delText>תיאור הקשר למבקש האישור הראשי: חברה אם ו/או בת ו/או אחות ו/או קשורה ו/או שלובה ו/או חלק מקבוצה.</w:delText>
              </w:r>
            </w:del>
          </w:p>
        </w:tc>
        <w:tc>
          <w:tcPr>
            <w:tcW w:w="1932" w:type="dxa"/>
            <w:vMerge/>
          </w:tcPr>
          <w:p w14:paraId="7CF01500" w14:textId="27AC809D" w:rsidR="00502261" w:rsidRPr="00FA17C3" w:rsidDel="00621825" w:rsidRDefault="00502261" w:rsidP="007E2F1E">
            <w:pPr>
              <w:widowControl w:val="0"/>
              <w:bidi w:val="0"/>
              <w:spacing w:before="0" w:beforeAutospacing="0" w:after="0" w:afterAutospacing="0" w:line="240" w:lineRule="auto"/>
              <w:jc w:val="right"/>
              <w:rPr>
                <w:del w:id="233" w:author="מרול אטמן" w:date="2025-04-06T17:52:00Z" w16du:dateUtc="2025-04-06T14:52:00Z"/>
                <w:rFonts w:ascii="David" w:eastAsia="Times New Roman" w:hAnsi="David" w:cs="David"/>
                <w:color w:val="000000"/>
                <w:sz w:val="24"/>
                <w:szCs w:val="24"/>
                <w:rtl/>
                <w:lang w:val="he-IL" w:eastAsia="he-IL"/>
              </w:rPr>
            </w:pPr>
          </w:p>
        </w:tc>
        <w:tc>
          <w:tcPr>
            <w:tcW w:w="2500" w:type="dxa"/>
            <w:vMerge/>
          </w:tcPr>
          <w:p w14:paraId="21628EC6" w14:textId="1FCEC0BB" w:rsidR="00502261" w:rsidRPr="00FA17C3" w:rsidDel="00621825" w:rsidRDefault="00502261" w:rsidP="007E2F1E">
            <w:pPr>
              <w:widowControl w:val="0"/>
              <w:bidi w:val="0"/>
              <w:spacing w:before="0" w:beforeAutospacing="0" w:after="0" w:afterAutospacing="0" w:line="240" w:lineRule="auto"/>
              <w:ind w:left="50" w:right="78"/>
              <w:jc w:val="right"/>
              <w:rPr>
                <w:del w:id="234" w:author="מרול אטמן" w:date="2025-04-06T17:52:00Z" w16du:dateUtc="2025-04-06T14:52:00Z"/>
                <w:rFonts w:asciiTheme="minorBidi" w:eastAsia="Times New Roman" w:hAnsiTheme="minorBidi" w:cs="David"/>
                <w:b/>
                <w:color w:val="000000"/>
                <w:sz w:val="24"/>
                <w:szCs w:val="24"/>
                <w:rtl/>
                <w:lang w:val="he-IL" w:eastAsia="he-IL"/>
              </w:rPr>
            </w:pPr>
          </w:p>
        </w:tc>
        <w:tc>
          <w:tcPr>
            <w:tcW w:w="2823" w:type="dxa"/>
            <w:vMerge/>
          </w:tcPr>
          <w:p w14:paraId="5D0BF973" w14:textId="59C49A87" w:rsidR="00502261" w:rsidRPr="00FA17C3" w:rsidDel="00621825" w:rsidRDefault="00502261" w:rsidP="007E2F1E">
            <w:pPr>
              <w:widowControl w:val="0"/>
              <w:bidi w:val="0"/>
              <w:spacing w:before="0" w:beforeAutospacing="0" w:after="0" w:afterAutospacing="0" w:line="240" w:lineRule="auto"/>
              <w:ind w:left="50" w:right="78"/>
              <w:jc w:val="right"/>
              <w:rPr>
                <w:del w:id="235" w:author="מרול אטמן" w:date="2025-04-06T17:52:00Z" w16du:dateUtc="2025-04-06T14:52:00Z"/>
                <w:rFonts w:asciiTheme="minorBidi" w:eastAsia="Times New Roman" w:hAnsiTheme="minorBidi" w:cs="David"/>
                <w:b/>
                <w:color w:val="000000"/>
                <w:sz w:val="24"/>
                <w:szCs w:val="24"/>
                <w:rtl/>
                <w:lang w:val="he-IL" w:eastAsia="he-IL"/>
              </w:rPr>
            </w:pPr>
          </w:p>
        </w:tc>
      </w:tr>
    </w:tbl>
    <w:p w14:paraId="1BD859A1" w14:textId="66A438FC" w:rsidR="00502261" w:rsidRPr="00FA17C3" w:rsidDel="00621825" w:rsidRDefault="00502261" w:rsidP="00502261">
      <w:pPr>
        <w:bidi w:val="0"/>
        <w:spacing w:before="0" w:beforeAutospacing="0" w:after="200" w:afterAutospacing="0" w:line="276" w:lineRule="auto"/>
        <w:jc w:val="right"/>
        <w:rPr>
          <w:del w:id="236" w:author="מרול אטמן" w:date="2025-04-06T17:52:00Z" w16du:dateUtc="2025-04-06T14:52:00Z"/>
          <w:rFonts w:ascii="David" w:eastAsia="Times New Roman" w:hAnsi="David" w:cs="David"/>
          <w:b/>
          <w:bCs/>
          <w:color w:val="000000"/>
          <w:sz w:val="24"/>
          <w:szCs w:val="24"/>
          <w:lang w:eastAsia="he-IL"/>
        </w:rPr>
      </w:pPr>
    </w:p>
    <w:p w14:paraId="55F33194" w14:textId="452B1C46" w:rsidR="00502261" w:rsidRPr="00FA17C3" w:rsidDel="00621825" w:rsidRDefault="00502261" w:rsidP="00502261">
      <w:pPr>
        <w:widowControl w:val="0"/>
        <w:bidi w:val="0"/>
        <w:spacing w:before="0" w:beforeAutospacing="0" w:after="0" w:afterAutospacing="0" w:line="240" w:lineRule="auto"/>
        <w:ind w:left="7230"/>
        <w:jc w:val="both"/>
        <w:outlineLvl w:val="0"/>
        <w:rPr>
          <w:del w:id="237" w:author="מרול אטמן" w:date="2025-04-06T17:52:00Z" w16du:dateUtc="2025-04-06T14:52:00Z"/>
          <w:rFonts w:ascii="David" w:eastAsia="Times New Roman" w:hAnsi="David" w:cs="David"/>
          <w:b/>
          <w:bCs/>
          <w:color w:val="000000"/>
          <w:sz w:val="24"/>
          <w:szCs w:val="24"/>
          <w:lang w:eastAsia="he-IL"/>
        </w:rPr>
      </w:pPr>
    </w:p>
    <w:tbl>
      <w:tblPr>
        <w:tblStyle w:val="a9"/>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502261" w:rsidRPr="00FA17C3" w:rsidDel="00621825" w14:paraId="43E8A33C" w14:textId="5408F7C5" w:rsidTr="007E2F1E">
        <w:trPr>
          <w:trHeight w:val="268"/>
          <w:tblHeader/>
          <w:del w:id="238" w:author="מרול אטמן" w:date="2025-04-06T17:52:00Z" w16du:dateUtc="2025-04-06T14:52:00Z"/>
        </w:trPr>
        <w:tc>
          <w:tcPr>
            <w:tcW w:w="11482" w:type="dxa"/>
            <w:gridSpan w:val="11"/>
          </w:tcPr>
          <w:p w14:paraId="6DC1EE87" w14:textId="7056FBDB" w:rsidR="00502261" w:rsidRPr="00FA17C3" w:rsidDel="00621825" w:rsidRDefault="00502261" w:rsidP="007E2F1E">
            <w:pPr>
              <w:widowControl w:val="0"/>
              <w:bidi w:val="0"/>
              <w:spacing w:before="0" w:beforeAutospacing="0" w:after="0" w:afterAutospacing="0" w:line="240" w:lineRule="auto"/>
              <w:jc w:val="right"/>
              <w:rPr>
                <w:del w:id="239" w:author="מרול אטמן" w:date="2025-04-06T17:52:00Z" w16du:dateUtc="2025-04-06T14:52:00Z"/>
                <w:rFonts w:ascii="David" w:eastAsia="Times New Roman" w:hAnsi="David" w:cs="David"/>
                <w:color w:val="000000"/>
                <w:sz w:val="24"/>
                <w:szCs w:val="24"/>
                <w:rtl/>
                <w:lang w:val="he-IL" w:eastAsia="he-IL"/>
              </w:rPr>
            </w:pPr>
            <w:del w:id="240" w:author="מרול אטמן" w:date="2025-04-06T17:52:00Z" w16du:dateUtc="2025-04-06T14:52:00Z">
              <w:r w:rsidRPr="00FA17C3" w:rsidDel="00621825">
                <w:rPr>
                  <w:rFonts w:ascii="David" w:eastAsia="Times New Roman" w:hAnsi="David" w:cs="David"/>
                  <w:color w:val="000000"/>
                  <w:sz w:val="24"/>
                  <w:szCs w:val="24"/>
                  <w:rtl/>
                  <w:lang w:val="he-IL" w:eastAsia="he-IL"/>
                </w:rPr>
                <w:delText>כיסויים</w:delText>
              </w:r>
            </w:del>
          </w:p>
        </w:tc>
      </w:tr>
      <w:tr w:rsidR="00502261" w:rsidRPr="00FA17C3" w:rsidDel="00621825" w14:paraId="62EB9F93" w14:textId="23B9595B" w:rsidTr="007E2F1E">
        <w:trPr>
          <w:gridBefore w:val="1"/>
          <w:wBefore w:w="7" w:type="dxa"/>
          <w:trHeight w:val="431"/>
          <w:del w:id="241" w:author="מרול אטמן" w:date="2025-04-06T17:52:00Z" w16du:dateUtc="2025-04-06T14:52:00Z"/>
        </w:trPr>
        <w:tc>
          <w:tcPr>
            <w:tcW w:w="1277" w:type="dxa"/>
            <w:vMerge w:val="restart"/>
            <w:shd w:val="clear" w:color="auto" w:fill="F2F2F2" w:themeFill="background1" w:themeFillShade="F2"/>
          </w:tcPr>
          <w:p w14:paraId="4ECB07BE" w14:textId="2A2C691E" w:rsidR="00502261" w:rsidRPr="00FA17C3" w:rsidDel="00621825" w:rsidRDefault="00502261" w:rsidP="007E2F1E">
            <w:pPr>
              <w:widowControl w:val="0"/>
              <w:bidi w:val="0"/>
              <w:spacing w:before="0" w:beforeAutospacing="0" w:after="0" w:afterAutospacing="0" w:line="240" w:lineRule="auto"/>
              <w:jc w:val="right"/>
              <w:rPr>
                <w:del w:id="242" w:author="מרול אטמן" w:date="2025-04-06T17:52:00Z" w16du:dateUtc="2025-04-06T14:52:00Z"/>
                <w:rFonts w:ascii="David" w:eastAsia="Times New Roman" w:hAnsi="David" w:cs="David"/>
                <w:color w:val="000000"/>
                <w:sz w:val="24"/>
                <w:szCs w:val="24"/>
                <w:rtl/>
                <w:lang w:val="he-IL" w:eastAsia="he-IL"/>
              </w:rPr>
            </w:pPr>
            <w:del w:id="243" w:author="מרול אטמן" w:date="2025-04-06T17:52:00Z" w16du:dateUtc="2025-04-06T14:52:00Z">
              <w:r w:rsidRPr="00FA17C3" w:rsidDel="00621825">
                <w:rPr>
                  <w:rFonts w:ascii="David" w:eastAsia="Times New Roman" w:hAnsi="David" w:cs="David"/>
                  <w:color w:val="000000"/>
                  <w:sz w:val="24"/>
                  <w:szCs w:val="24"/>
                  <w:rtl/>
                  <w:lang w:val="he-IL" w:eastAsia="he-IL"/>
                </w:rPr>
                <w:delText>סוג הביטוח</w:delText>
              </w:r>
            </w:del>
          </w:p>
          <w:p w14:paraId="5DF4E0C8" w14:textId="41092BE9" w:rsidR="00502261" w:rsidRPr="00FA17C3" w:rsidDel="00621825" w:rsidRDefault="00502261" w:rsidP="007E2F1E">
            <w:pPr>
              <w:widowControl w:val="0"/>
              <w:bidi w:val="0"/>
              <w:spacing w:before="0" w:beforeAutospacing="0" w:after="0" w:afterAutospacing="0" w:line="240" w:lineRule="auto"/>
              <w:jc w:val="right"/>
              <w:rPr>
                <w:del w:id="244" w:author="מרול אטמן" w:date="2025-04-06T17:52:00Z" w16du:dateUtc="2025-04-06T14:52:00Z"/>
                <w:rFonts w:ascii="David" w:eastAsia="Times New Roman" w:hAnsi="David" w:cs="David"/>
                <w:color w:val="000000"/>
                <w:sz w:val="24"/>
                <w:szCs w:val="24"/>
                <w:rtl/>
                <w:lang w:val="he-IL" w:eastAsia="he-IL"/>
              </w:rPr>
            </w:pPr>
            <w:del w:id="245" w:author="מרול אטמן" w:date="2025-04-06T17:52:00Z" w16du:dateUtc="2025-04-06T14:52:00Z">
              <w:r w:rsidRPr="00FA17C3" w:rsidDel="00621825">
                <w:rPr>
                  <w:rFonts w:ascii="David" w:eastAsia="Times New Roman" w:hAnsi="David" w:cs="David"/>
                  <w:color w:val="000000"/>
                  <w:sz w:val="16"/>
                  <w:szCs w:val="16"/>
                  <w:rtl/>
                  <w:lang w:val="he-IL" w:eastAsia="he-IL"/>
                </w:rPr>
                <w:delText>חלוקה לפי גבולות אחריות או סכומי ביטוח</w:delText>
              </w:r>
            </w:del>
          </w:p>
        </w:tc>
        <w:tc>
          <w:tcPr>
            <w:tcW w:w="992" w:type="dxa"/>
            <w:vMerge w:val="restart"/>
            <w:shd w:val="clear" w:color="auto" w:fill="F2F2F2" w:themeFill="background1" w:themeFillShade="F2"/>
          </w:tcPr>
          <w:p w14:paraId="166053EB" w14:textId="7B66CA85" w:rsidR="00502261" w:rsidRPr="00FA17C3" w:rsidDel="00621825" w:rsidRDefault="00502261" w:rsidP="007E2F1E">
            <w:pPr>
              <w:widowControl w:val="0"/>
              <w:bidi w:val="0"/>
              <w:spacing w:before="0" w:beforeAutospacing="0" w:after="0" w:afterAutospacing="0" w:line="240" w:lineRule="auto"/>
              <w:jc w:val="right"/>
              <w:rPr>
                <w:del w:id="246" w:author="מרול אטמן" w:date="2025-04-06T17:52:00Z" w16du:dateUtc="2025-04-06T14:52:00Z"/>
                <w:rFonts w:ascii="David" w:eastAsia="Times New Roman" w:hAnsi="David" w:cs="David"/>
                <w:color w:val="000000"/>
                <w:sz w:val="24"/>
                <w:szCs w:val="24"/>
                <w:rtl/>
                <w:lang w:val="he-IL" w:eastAsia="he-IL"/>
              </w:rPr>
            </w:pPr>
            <w:del w:id="247" w:author="מרול אטמן" w:date="2025-04-06T17:52:00Z" w16du:dateUtc="2025-04-06T14:52:00Z">
              <w:r w:rsidRPr="00FA17C3" w:rsidDel="00621825">
                <w:rPr>
                  <w:rFonts w:ascii="David" w:eastAsia="Times New Roman" w:hAnsi="David" w:cs="David"/>
                  <w:color w:val="000000"/>
                  <w:sz w:val="24"/>
                  <w:szCs w:val="24"/>
                  <w:rtl/>
                  <w:lang w:val="he-IL" w:eastAsia="he-IL"/>
                </w:rPr>
                <w:delText xml:space="preserve">מספר הפוליסה*** </w:delText>
              </w:r>
            </w:del>
          </w:p>
        </w:tc>
        <w:tc>
          <w:tcPr>
            <w:tcW w:w="992" w:type="dxa"/>
            <w:vMerge w:val="restart"/>
            <w:shd w:val="clear" w:color="auto" w:fill="F2F2F2" w:themeFill="background1" w:themeFillShade="F2"/>
          </w:tcPr>
          <w:p w14:paraId="08800A22" w14:textId="12C4E125" w:rsidR="00502261" w:rsidRPr="00FA17C3" w:rsidDel="00621825" w:rsidRDefault="00502261" w:rsidP="007E2F1E">
            <w:pPr>
              <w:widowControl w:val="0"/>
              <w:bidi w:val="0"/>
              <w:spacing w:before="0" w:beforeAutospacing="0" w:after="0" w:afterAutospacing="0" w:line="240" w:lineRule="auto"/>
              <w:jc w:val="right"/>
              <w:rPr>
                <w:del w:id="248" w:author="מרול אטמן" w:date="2025-04-06T17:52:00Z" w16du:dateUtc="2025-04-06T14:52:00Z"/>
                <w:rFonts w:ascii="David" w:eastAsia="Times New Roman" w:hAnsi="David" w:cs="David"/>
                <w:color w:val="000000"/>
                <w:sz w:val="24"/>
                <w:szCs w:val="24"/>
                <w:rtl/>
                <w:lang w:val="he-IL" w:eastAsia="he-IL"/>
              </w:rPr>
            </w:pPr>
            <w:del w:id="249" w:author="מרול אטמן" w:date="2025-04-06T17:52:00Z" w16du:dateUtc="2025-04-06T14:52:00Z">
              <w:r w:rsidRPr="00FA17C3" w:rsidDel="00621825">
                <w:rPr>
                  <w:rFonts w:ascii="David" w:eastAsia="Times New Roman" w:hAnsi="David" w:cs="David"/>
                  <w:color w:val="000000"/>
                  <w:sz w:val="24"/>
                  <w:szCs w:val="24"/>
                  <w:rtl/>
                  <w:lang w:val="he-IL" w:eastAsia="he-IL"/>
                </w:rPr>
                <w:delText>נוסח ומהדורת הפוליסה</w:delText>
              </w:r>
              <w:r w:rsidRPr="00FA17C3" w:rsidDel="00621825">
                <w:rPr>
                  <w:rFonts w:ascii="David" w:eastAsia="Times New Roman" w:hAnsi="David" w:cs="David"/>
                  <w:color w:val="000000"/>
                  <w:sz w:val="20"/>
                  <w:szCs w:val="20"/>
                  <w:rtl/>
                  <w:lang w:val="he-IL" w:eastAsia="he-IL"/>
                </w:rPr>
                <w:delText>***</w:delText>
              </w:r>
            </w:del>
          </w:p>
        </w:tc>
        <w:tc>
          <w:tcPr>
            <w:tcW w:w="1276" w:type="dxa"/>
            <w:vMerge w:val="restart"/>
            <w:shd w:val="clear" w:color="auto" w:fill="F2F2F2" w:themeFill="background1" w:themeFillShade="F2"/>
          </w:tcPr>
          <w:p w14:paraId="331170D3" w14:textId="1F25D079" w:rsidR="00502261" w:rsidRPr="00FA17C3" w:rsidDel="00621825" w:rsidRDefault="00502261" w:rsidP="007E2F1E">
            <w:pPr>
              <w:widowControl w:val="0"/>
              <w:bidi w:val="0"/>
              <w:spacing w:before="0" w:beforeAutospacing="0" w:after="0" w:afterAutospacing="0" w:line="240" w:lineRule="auto"/>
              <w:jc w:val="right"/>
              <w:rPr>
                <w:del w:id="250" w:author="מרול אטמן" w:date="2025-04-06T17:52:00Z" w16du:dateUtc="2025-04-06T14:52:00Z"/>
                <w:rFonts w:ascii="David" w:eastAsia="Times New Roman" w:hAnsi="David" w:cs="David"/>
                <w:color w:val="000000"/>
                <w:sz w:val="24"/>
                <w:szCs w:val="24"/>
                <w:rtl/>
                <w:lang w:val="he-IL" w:eastAsia="he-IL"/>
              </w:rPr>
            </w:pPr>
            <w:del w:id="251" w:author="מרול אטמן" w:date="2025-04-06T17:52:00Z" w16du:dateUtc="2025-04-06T14:52:00Z">
              <w:r w:rsidRPr="00FA17C3" w:rsidDel="00621825">
                <w:rPr>
                  <w:rFonts w:ascii="David" w:eastAsia="Times New Roman" w:hAnsi="David" w:cs="David"/>
                  <w:color w:val="000000"/>
                  <w:sz w:val="24"/>
                  <w:szCs w:val="24"/>
                  <w:rtl/>
                  <w:lang w:val="he-IL" w:eastAsia="he-IL"/>
                </w:rPr>
                <w:delText>תאריך תחילה</w:delText>
              </w:r>
            </w:del>
          </w:p>
          <w:p w14:paraId="3F222A84" w14:textId="18DB9D3D" w:rsidR="00502261" w:rsidRPr="00FA17C3" w:rsidDel="00621825" w:rsidRDefault="00502261" w:rsidP="007E2F1E">
            <w:pPr>
              <w:widowControl w:val="0"/>
              <w:bidi w:val="0"/>
              <w:spacing w:before="0" w:beforeAutospacing="0" w:after="0" w:afterAutospacing="0" w:line="240" w:lineRule="auto"/>
              <w:jc w:val="right"/>
              <w:rPr>
                <w:del w:id="252" w:author="מרול אטמן" w:date="2025-04-06T17:52:00Z" w16du:dateUtc="2025-04-06T14:52:00Z"/>
                <w:rFonts w:ascii="David" w:eastAsia="Times New Roman" w:hAnsi="David" w:cs="David"/>
                <w:color w:val="000000"/>
                <w:sz w:val="24"/>
                <w:szCs w:val="24"/>
                <w:rtl/>
                <w:lang w:val="he-IL" w:eastAsia="he-IL"/>
              </w:rPr>
            </w:pPr>
            <w:del w:id="253" w:author="מרול אטמן" w:date="2025-04-06T17:52:00Z" w16du:dateUtc="2025-04-06T14:52:00Z">
              <w:r w:rsidRPr="00FA17C3" w:rsidDel="00621825">
                <w:rPr>
                  <w:rFonts w:ascii="David" w:eastAsia="Times New Roman" w:hAnsi="David" w:cs="David"/>
                  <w:color w:val="000000"/>
                  <w:sz w:val="16"/>
                  <w:szCs w:val="16"/>
                  <w:rtl/>
                  <w:lang w:val="he-IL" w:eastAsia="he-IL"/>
                </w:rPr>
                <w:delText>(ניתן להזין תאריך רטרואקטיבי)</w:delText>
              </w:r>
            </w:del>
          </w:p>
        </w:tc>
        <w:tc>
          <w:tcPr>
            <w:tcW w:w="1134" w:type="dxa"/>
            <w:vMerge w:val="restart"/>
            <w:shd w:val="clear" w:color="auto" w:fill="F2F2F2" w:themeFill="background1" w:themeFillShade="F2"/>
          </w:tcPr>
          <w:p w14:paraId="1CC5D7F5" w14:textId="7D74BAEE" w:rsidR="00502261" w:rsidRPr="00FA17C3" w:rsidDel="00621825" w:rsidRDefault="00502261" w:rsidP="007E2F1E">
            <w:pPr>
              <w:widowControl w:val="0"/>
              <w:bidi w:val="0"/>
              <w:spacing w:before="0" w:beforeAutospacing="0" w:after="0" w:afterAutospacing="0" w:line="240" w:lineRule="auto"/>
              <w:jc w:val="right"/>
              <w:rPr>
                <w:del w:id="254" w:author="מרול אטמן" w:date="2025-04-06T17:52:00Z" w16du:dateUtc="2025-04-06T14:52:00Z"/>
                <w:rFonts w:ascii="David" w:eastAsia="Times New Roman" w:hAnsi="David" w:cs="David"/>
                <w:color w:val="000000"/>
                <w:sz w:val="24"/>
                <w:szCs w:val="24"/>
                <w:rtl/>
                <w:lang w:val="he-IL" w:eastAsia="he-IL"/>
              </w:rPr>
            </w:pPr>
            <w:del w:id="255" w:author="מרול אטמן" w:date="2025-04-06T17:52:00Z" w16du:dateUtc="2025-04-06T14:52:00Z">
              <w:r w:rsidRPr="00FA17C3" w:rsidDel="00621825">
                <w:rPr>
                  <w:rFonts w:ascii="David" w:eastAsia="Times New Roman" w:hAnsi="David" w:cs="David"/>
                  <w:color w:val="000000"/>
                  <w:sz w:val="24"/>
                  <w:szCs w:val="24"/>
                  <w:rtl/>
                  <w:lang w:val="he-IL" w:eastAsia="he-IL"/>
                </w:rPr>
                <w:delText>תאריך סיום</w:delText>
              </w:r>
            </w:del>
          </w:p>
          <w:p w14:paraId="6CFA88D9" w14:textId="29C00F3B" w:rsidR="00502261" w:rsidRPr="00FA17C3" w:rsidDel="00621825" w:rsidRDefault="00502261" w:rsidP="007E2F1E">
            <w:pPr>
              <w:widowControl w:val="0"/>
              <w:bidi w:val="0"/>
              <w:spacing w:before="0" w:beforeAutospacing="0" w:after="0" w:afterAutospacing="0" w:line="240" w:lineRule="auto"/>
              <w:jc w:val="right"/>
              <w:rPr>
                <w:del w:id="256" w:author="מרול אטמן" w:date="2025-04-06T17:52:00Z" w16du:dateUtc="2025-04-06T14:52:00Z"/>
                <w:rFonts w:ascii="David" w:eastAsia="Times New Roman" w:hAnsi="David" w:cs="David"/>
                <w:color w:val="000000"/>
                <w:sz w:val="24"/>
                <w:szCs w:val="24"/>
                <w:rtl/>
                <w:lang w:val="he-IL" w:eastAsia="he-IL"/>
              </w:rPr>
            </w:pPr>
            <w:del w:id="257" w:author="מרול אטמן" w:date="2025-04-06T17:52:00Z" w16du:dateUtc="2025-04-06T14:52:00Z">
              <w:r w:rsidRPr="00FA17C3" w:rsidDel="00621825">
                <w:rPr>
                  <w:rFonts w:ascii="David" w:eastAsia="Times New Roman" w:hAnsi="David" w:cs="David"/>
                  <w:color w:val="000000"/>
                  <w:sz w:val="16"/>
                  <w:szCs w:val="16"/>
                  <w:rtl/>
                  <w:lang w:val="he-IL" w:eastAsia="he-IL"/>
                </w:rPr>
                <w:delText>(ניתן להזין תאריך רטרואקטיבי)</w:delText>
              </w:r>
            </w:del>
          </w:p>
        </w:tc>
        <w:tc>
          <w:tcPr>
            <w:tcW w:w="2260" w:type="dxa"/>
            <w:gridSpan w:val="2"/>
            <w:shd w:val="clear" w:color="auto" w:fill="F2F2F2" w:themeFill="background1" w:themeFillShade="F2"/>
          </w:tcPr>
          <w:p w14:paraId="6260EB89" w14:textId="6A0FC8CA" w:rsidR="00502261" w:rsidRPr="00FA17C3" w:rsidDel="00621825" w:rsidRDefault="00502261" w:rsidP="007E2F1E">
            <w:pPr>
              <w:widowControl w:val="0"/>
              <w:bidi w:val="0"/>
              <w:spacing w:before="0" w:beforeAutospacing="0" w:after="0" w:afterAutospacing="0" w:line="240" w:lineRule="auto"/>
              <w:jc w:val="right"/>
              <w:rPr>
                <w:del w:id="258" w:author="מרול אטמן" w:date="2025-04-06T17:52:00Z" w16du:dateUtc="2025-04-06T14:52:00Z"/>
                <w:rFonts w:ascii="David" w:eastAsia="Times New Roman" w:hAnsi="David" w:cs="David"/>
                <w:color w:val="000000"/>
                <w:sz w:val="16"/>
                <w:szCs w:val="16"/>
                <w:rtl/>
                <w:lang w:val="he-IL" w:eastAsia="he-IL"/>
              </w:rPr>
            </w:pPr>
            <w:del w:id="259" w:author="מרול אטמן" w:date="2025-04-06T17:52:00Z" w16du:dateUtc="2025-04-06T14:52:00Z">
              <w:r w:rsidRPr="00FA17C3" w:rsidDel="00621825">
                <w:rPr>
                  <w:rFonts w:ascii="David" w:eastAsia="Times New Roman" w:hAnsi="David" w:cs="David"/>
                  <w:color w:val="000000"/>
                  <w:sz w:val="18"/>
                  <w:szCs w:val="18"/>
                  <w:rtl/>
                  <w:lang w:val="he-IL" w:eastAsia="he-IL"/>
                </w:rPr>
                <w:delText xml:space="preserve">גבול אחריות לכלל פעילות המבוטח/ סכום ביטוח </w:delText>
              </w:r>
            </w:del>
          </w:p>
        </w:tc>
        <w:tc>
          <w:tcPr>
            <w:tcW w:w="1138" w:type="dxa"/>
            <w:vMerge w:val="restart"/>
            <w:shd w:val="clear" w:color="auto" w:fill="F2F2F2" w:themeFill="background1" w:themeFillShade="F2"/>
          </w:tcPr>
          <w:p w14:paraId="3B38C69A" w14:textId="08738435" w:rsidR="00502261" w:rsidRPr="00FA17C3" w:rsidDel="00621825" w:rsidRDefault="00502261" w:rsidP="007E2F1E">
            <w:pPr>
              <w:widowControl w:val="0"/>
              <w:bidi w:val="0"/>
              <w:spacing w:before="0" w:beforeAutospacing="0" w:after="0" w:afterAutospacing="0" w:line="240" w:lineRule="auto"/>
              <w:jc w:val="right"/>
              <w:rPr>
                <w:del w:id="260" w:author="מרול אטמן" w:date="2025-04-06T17:52:00Z" w16du:dateUtc="2025-04-06T14:52:00Z"/>
                <w:rFonts w:ascii="David" w:eastAsia="Times New Roman" w:hAnsi="David" w:cs="David"/>
                <w:color w:val="000000"/>
                <w:sz w:val="24"/>
                <w:szCs w:val="24"/>
                <w:rtl/>
                <w:lang w:val="he-IL" w:eastAsia="he-IL"/>
              </w:rPr>
            </w:pPr>
            <w:del w:id="261" w:author="מרול אטמן" w:date="2025-04-06T17:52:00Z" w16du:dateUtc="2025-04-06T14:52:00Z">
              <w:r w:rsidRPr="00FA17C3" w:rsidDel="00621825">
                <w:rPr>
                  <w:rFonts w:ascii="David" w:eastAsia="Times New Roman" w:hAnsi="David" w:cs="David"/>
                  <w:color w:val="000000"/>
                  <w:sz w:val="24"/>
                  <w:szCs w:val="24"/>
                  <w:rtl/>
                  <w:lang w:val="he-IL" w:eastAsia="he-IL"/>
                </w:rPr>
                <w:delText>השתתפות עצמית</w:delText>
              </w:r>
            </w:del>
          </w:p>
          <w:p w14:paraId="0C27E800" w14:textId="22A68B62" w:rsidR="00502261" w:rsidRPr="00FA17C3" w:rsidDel="00621825" w:rsidRDefault="00502261" w:rsidP="007E2F1E">
            <w:pPr>
              <w:widowControl w:val="0"/>
              <w:bidi w:val="0"/>
              <w:spacing w:before="0" w:beforeAutospacing="0" w:after="0" w:afterAutospacing="0" w:line="240" w:lineRule="auto"/>
              <w:jc w:val="right"/>
              <w:rPr>
                <w:del w:id="262" w:author="מרול אטמן" w:date="2025-04-06T17:52:00Z" w16du:dateUtc="2025-04-06T14:52:00Z"/>
                <w:rFonts w:ascii="David" w:eastAsia="Times New Roman" w:hAnsi="David" w:cs="David"/>
                <w:color w:val="000000"/>
                <w:sz w:val="16"/>
                <w:szCs w:val="16"/>
                <w:rtl/>
                <w:lang w:val="he-IL" w:eastAsia="he-IL"/>
              </w:rPr>
            </w:pPr>
            <w:del w:id="263" w:author="מרול אטמן" w:date="2025-04-06T17:52:00Z" w16du:dateUtc="2025-04-06T14:52:00Z">
              <w:r w:rsidRPr="00FA17C3" w:rsidDel="00621825">
                <w:rPr>
                  <w:rFonts w:ascii="David" w:eastAsia="Times New Roman" w:hAnsi="David" w:cs="David"/>
                  <w:color w:val="000000"/>
                  <w:sz w:val="18"/>
                  <w:szCs w:val="18"/>
                  <w:rtl/>
                  <w:lang w:val="he-IL" w:eastAsia="he-IL"/>
                </w:rPr>
                <w:delText>(</w:delText>
              </w:r>
              <w:r w:rsidRPr="00FA17C3" w:rsidDel="00621825">
                <w:rPr>
                  <w:rFonts w:ascii="David" w:eastAsia="Times New Roman" w:hAnsi="David" w:cs="David"/>
                  <w:color w:val="000000"/>
                  <w:sz w:val="16"/>
                  <w:szCs w:val="16"/>
                  <w:rtl/>
                  <w:lang w:val="he-IL" w:eastAsia="he-IL"/>
                </w:rPr>
                <w:delText>אין חובה להציג נתון זה)</w:delText>
              </w:r>
            </w:del>
          </w:p>
        </w:tc>
        <w:tc>
          <w:tcPr>
            <w:tcW w:w="567" w:type="dxa"/>
            <w:vMerge w:val="restart"/>
            <w:shd w:val="clear" w:color="auto" w:fill="F2F2F2" w:themeFill="background1" w:themeFillShade="F2"/>
          </w:tcPr>
          <w:p w14:paraId="71FC0A9C" w14:textId="6655A58F" w:rsidR="00502261" w:rsidRPr="00FA17C3" w:rsidDel="00621825" w:rsidRDefault="00502261" w:rsidP="007E2F1E">
            <w:pPr>
              <w:widowControl w:val="0"/>
              <w:bidi w:val="0"/>
              <w:spacing w:before="0" w:beforeAutospacing="0" w:after="0" w:afterAutospacing="0" w:line="240" w:lineRule="auto"/>
              <w:jc w:val="right"/>
              <w:rPr>
                <w:del w:id="264" w:author="מרול אטמן" w:date="2025-04-06T17:52:00Z" w16du:dateUtc="2025-04-06T14:52:00Z"/>
                <w:rFonts w:ascii="David" w:eastAsia="Times New Roman" w:hAnsi="David" w:cs="David"/>
                <w:color w:val="000000"/>
                <w:sz w:val="24"/>
                <w:szCs w:val="24"/>
                <w:rtl/>
                <w:lang w:val="he-IL" w:eastAsia="he-IL"/>
              </w:rPr>
            </w:pPr>
            <w:del w:id="265" w:author="מרול אטמן" w:date="2025-04-06T17:52:00Z" w16du:dateUtc="2025-04-06T14:52:00Z">
              <w:r w:rsidRPr="00FA17C3" w:rsidDel="00621825">
                <w:rPr>
                  <w:rFonts w:ascii="David" w:eastAsia="Times New Roman" w:hAnsi="David" w:cs="David"/>
                  <w:color w:val="000000"/>
                  <w:sz w:val="16"/>
                  <w:szCs w:val="16"/>
                  <w:rtl/>
                  <w:lang w:val="he-IL" w:eastAsia="he-IL"/>
                </w:rPr>
                <w:delText>מטבע</w:delText>
              </w:r>
            </w:del>
          </w:p>
        </w:tc>
        <w:tc>
          <w:tcPr>
            <w:tcW w:w="1839" w:type="dxa"/>
            <w:vMerge w:val="restart"/>
            <w:shd w:val="clear" w:color="auto" w:fill="F2F2F2" w:themeFill="background1" w:themeFillShade="F2"/>
          </w:tcPr>
          <w:p w14:paraId="6D2FEEDE" w14:textId="6AE30EBD" w:rsidR="00502261" w:rsidRPr="00FA17C3" w:rsidDel="00621825" w:rsidRDefault="00502261" w:rsidP="007E2F1E">
            <w:pPr>
              <w:widowControl w:val="0"/>
              <w:bidi w:val="0"/>
              <w:spacing w:before="0" w:beforeAutospacing="0" w:after="0" w:afterAutospacing="0" w:line="240" w:lineRule="auto"/>
              <w:jc w:val="right"/>
              <w:rPr>
                <w:del w:id="266" w:author="מרול אטמן" w:date="2025-04-06T17:52:00Z" w16du:dateUtc="2025-04-06T14:52:00Z"/>
                <w:rFonts w:ascii="David" w:eastAsia="Times New Roman" w:hAnsi="David" w:cs="David"/>
                <w:b/>
                <w:bCs/>
                <w:color w:val="000000"/>
                <w:sz w:val="16"/>
                <w:szCs w:val="16"/>
                <w:rtl/>
                <w:lang w:val="he-IL" w:eastAsia="he-IL"/>
              </w:rPr>
            </w:pPr>
            <w:del w:id="267" w:author="מרול אטמן" w:date="2025-04-06T17:52:00Z" w16du:dateUtc="2025-04-06T14:52:00Z">
              <w:r w:rsidRPr="00FA17C3" w:rsidDel="00621825">
                <w:rPr>
                  <w:rFonts w:ascii="David" w:eastAsia="Times New Roman" w:hAnsi="David" w:cs="David"/>
                  <w:color w:val="000000"/>
                  <w:sz w:val="24"/>
                  <w:szCs w:val="24"/>
                  <w:rtl/>
                  <w:lang w:val="he-IL" w:eastAsia="he-IL"/>
                </w:rPr>
                <w:delText xml:space="preserve">כיסויים נוספים בתוקף וביטול חריגים </w:delText>
              </w:r>
              <w:r w:rsidRPr="00FA17C3" w:rsidDel="00621825">
                <w:rPr>
                  <w:rFonts w:ascii="David" w:eastAsia="Times New Roman" w:hAnsi="David" w:cs="David"/>
                  <w:color w:val="000000"/>
                  <w:sz w:val="16"/>
                  <w:szCs w:val="16"/>
                  <w:rtl/>
                  <w:lang w:val="he-IL" w:eastAsia="he-IL"/>
                </w:rPr>
                <w:delText xml:space="preserve">**** </w:delText>
              </w:r>
            </w:del>
          </w:p>
        </w:tc>
      </w:tr>
      <w:tr w:rsidR="00502261" w:rsidRPr="00FA17C3" w:rsidDel="00621825" w14:paraId="03081B53" w14:textId="1A49A758" w:rsidTr="007E2F1E">
        <w:trPr>
          <w:gridBefore w:val="1"/>
          <w:wBefore w:w="7" w:type="dxa"/>
          <w:trHeight w:val="367"/>
          <w:del w:id="268" w:author="מרול אטמן" w:date="2025-04-06T17:52:00Z" w16du:dateUtc="2025-04-06T14:52:00Z"/>
        </w:trPr>
        <w:tc>
          <w:tcPr>
            <w:tcW w:w="1277" w:type="dxa"/>
            <w:vMerge/>
            <w:shd w:val="clear" w:color="auto" w:fill="F2F2F2" w:themeFill="background1" w:themeFillShade="F2"/>
          </w:tcPr>
          <w:p w14:paraId="0455BE05" w14:textId="18A5B2BB" w:rsidR="00502261" w:rsidRPr="00FA17C3" w:rsidDel="00621825" w:rsidRDefault="00502261" w:rsidP="007E2F1E">
            <w:pPr>
              <w:widowControl w:val="0"/>
              <w:bidi w:val="0"/>
              <w:spacing w:before="0" w:beforeAutospacing="0" w:after="0" w:afterAutospacing="0" w:line="240" w:lineRule="auto"/>
              <w:jc w:val="right"/>
              <w:rPr>
                <w:del w:id="269" w:author="מרול אטמן" w:date="2025-04-06T17:52:00Z" w16du:dateUtc="2025-04-06T14:52: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86783B4" w14:textId="27C66C07" w:rsidR="00502261" w:rsidRPr="00FA17C3" w:rsidDel="00621825" w:rsidRDefault="00502261" w:rsidP="007E2F1E">
            <w:pPr>
              <w:widowControl w:val="0"/>
              <w:bidi w:val="0"/>
              <w:spacing w:before="0" w:beforeAutospacing="0" w:after="0" w:afterAutospacing="0" w:line="240" w:lineRule="auto"/>
              <w:jc w:val="right"/>
              <w:rPr>
                <w:del w:id="270" w:author="מרול אטמן" w:date="2025-04-06T17:52:00Z" w16du:dateUtc="2025-04-06T14:52: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63491F1" w14:textId="022B15F3" w:rsidR="00502261" w:rsidRPr="00FA17C3" w:rsidDel="00621825" w:rsidRDefault="00502261" w:rsidP="007E2F1E">
            <w:pPr>
              <w:widowControl w:val="0"/>
              <w:bidi w:val="0"/>
              <w:spacing w:before="0" w:beforeAutospacing="0" w:after="0" w:afterAutospacing="0" w:line="240" w:lineRule="auto"/>
              <w:jc w:val="right"/>
              <w:rPr>
                <w:del w:id="271" w:author="מרול אטמן" w:date="2025-04-06T17:52:00Z" w16du:dateUtc="2025-04-06T14:52:00Z"/>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09CFA691" w14:textId="49F5B0BE" w:rsidR="00502261" w:rsidRPr="00FA17C3" w:rsidDel="00621825" w:rsidRDefault="00502261" w:rsidP="007E2F1E">
            <w:pPr>
              <w:widowControl w:val="0"/>
              <w:bidi w:val="0"/>
              <w:spacing w:before="0" w:beforeAutospacing="0" w:after="0" w:afterAutospacing="0" w:line="240" w:lineRule="auto"/>
              <w:jc w:val="right"/>
              <w:rPr>
                <w:del w:id="272" w:author="מרול אטמן" w:date="2025-04-06T17:52:00Z" w16du:dateUtc="2025-04-06T14:52:00Z"/>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E35BE3F" w14:textId="718A3BF8" w:rsidR="00502261" w:rsidRPr="00FA17C3" w:rsidDel="00621825" w:rsidRDefault="00502261" w:rsidP="007E2F1E">
            <w:pPr>
              <w:widowControl w:val="0"/>
              <w:bidi w:val="0"/>
              <w:spacing w:before="0" w:beforeAutospacing="0" w:after="0" w:afterAutospacing="0" w:line="240" w:lineRule="auto"/>
              <w:jc w:val="right"/>
              <w:rPr>
                <w:del w:id="273" w:author="מרול אטמן" w:date="2025-04-06T17:52:00Z" w16du:dateUtc="2025-04-06T14:52: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ED07237" w14:textId="24C79FD4" w:rsidR="00502261" w:rsidRPr="00FA17C3" w:rsidDel="00621825" w:rsidRDefault="00502261" w:rsidP="007E2F1E">
            <w:pPr>
              <w:widowControl w:val="0"/>
              <w:bidi w:val="0"/>
              <w:spacing w:before="0" w:beforeAutospacing="0" w:after="0" w:afterAutospacing="0" w:line="240" w:lineRule="auto"/>
              <w:jc w:val="right"/>
              <w:rPr>
                <w:del w:id="274" w:author="מרול אטמן" w:date="2025-04-06T17:52:00Z" w16du:dateUtc="2025-04-06T14:52:00Z"/>
                <w:rFonts w:ascii="David" w:eastAsia="Times New Roman" w:hAnsi="David" w:cs="David"/>
                <w:color w:val="000000"/>
                <w:sz w:val="16"/>
                <w:szCs w:val="16"/>
                <w:rtl/>
                <w:lang w:val="he-IL" w:eastAsia="he-IL"/>
              </w:rPr>
            </w:pPr>
            <w:del w:id="275" w:author="מרול אטמן" w:date="2025-04-06T17:52:00Z" w16du:dateUtc="2025-04-06T14:52:00Z">
              <w:r w:rsidRPr="00FA17C3" w:rsidDel="00621825">
                <w:rPr>
                  <w:rFonts w:ascii="David" w:eastAsia="Times New Roman" w:hAnsi="David" w:cs="David"/>
                  <w:color w:val="000000"/>
                  <w:sz w:val="16"/>
                  <w:szCs w:val="16"/>
                  <w:rtl/>
                  <w:lang w:val="he-IL" w:eastAsia="he-IL"/>
                </w:rPr>
                <w:delText xml:space="preserve">לתקופה </w:delText>
              </w:r>
            </w:del>
          </w:p>
        </w:tc>
        <w:tc>
          <w:tcPr>
            <w:tcW w:w="1126" w:type="dxa"/>
            <w:shd w:val="clear" w:color="auto" w:fill="F2F2F2" w:themeFill="background1" w:themeFillShade="F2"/>
          </w:tcPr>
          <w:p w14:paraId="4DBAA795" w14:textId="76390250" w:rsidR="00502261" w:rsidRPr="00FA17C3" w:rsidDel="00621825" w:rsidRDefault="00502261" w:rsidP="007E2F1E">
            <w:pPr>
              <w:widowControl w:val="0"/>
              <w:bidi w:val="0"/>
              <w:spacing w:before="0" w:beforeAutospacing="0" w:after="0" w:afterAutospacing="0" w:line="240" w:lineRule="auto"/>
              <w:jc w:val="right"/>
              <w:rPr>
                <w:del w:id="276" w:author="מרול אטמן" w:date="2025-04-06T17:52:00Z" w16du:dateUtc="2025-04-06T14:52:00Z"/>
                <w:rFonts w:ascii="David" w:eastAsia="Times New Roman" w:hAnsi="David" w:cs="David"/>
                <w:color w:val="000000"/>
                <w:sz w:val="16"/>
                <w:szCs w:val="16"/>
                <w:rtl/>
                <w:lang w:val="he-IL" w:eastAsia="he-IL"/>
              </w:rPr>
            </w:pPr>
            <w:del w:id="277" w:author="מרול אטמן" w:date="2025-04-06T17:52:00Z" w16du:dateUtc="2025-04-06T14:52:00Z">
              <w:r w:rsidRPr="00FA17C3" w:rsidDel="00621825">
                <w:rPr>
                  <w:rFonts w:ascii="David" w:eastAsia="Times New Roman" w:hAnsi="David" w:cs="David"/>
                  <w:color w:val="000000"/>
                  <w:sz w:val="16"/>
                  <w:szCs w:val="16"/>
                  <w:rtl/>
                  <w:lang w:val="he-IL" w:eastAsia="he-IL"/>
                </w:rPr>
                <w:delText xml:space="preserve">למקרה* </w:delText>
              </w:r>
            </w:del>
          </w:p>
        </w:tc>
        <w:tc>
          <w:tcPr>
            <w:tcW w:w="1138" w:type="dxa"/>
            <w:vMerge/>
            <w:shd w:val="clear" w:color="auto" w:fill="F2F2F2" w:themeFill="background1" w:themeFillShade="F2"/>
          </w:tcPr>
          <w:p w14:paraId="0CBBE5DC" w14:textId="041AB2B3" w:rsidR="00502261" w:rsidRPr="00FA17C3" w:rsidDel="00621825" w:rsidRDefault="00502261" w:rsidP="007E2F1E">
            <w:pPr>
              <w:widowControl w:val="0"/>
              <w:bidi w:val="0"/>
              <w:spacing w:before="0" w:beforeAutospacing="0" w:after="0" w:afterAutospacing="0" w:line="240" w:lineRule="auto"/>
              <w:jc w:val="right"/>
              <w:rPr>
                <w:del w:id="278" w:author="מרול אטמן" w:date="2025-04-06T17:52:00Z" w16du:dateUtc="2025-04-06T14:52:00Z"/>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1F6DDD86" w14:textId="0F46256B" w:rsidR="00502261" w:rsidRPr="00FA17C3" w:rsidDel="00621825" w:rsidRDefault="00502261" w:rsidP="007E2F1E">
            <w:pPr>
              <w:widowControl w:val="0"/>
              <w:bidi w:val="0"/>
              <w:spacing w:before="0" w:beforeAutospacing="0" w:after="0" w:afterAutospacing="0" w:line="240" w:lineRule="auto"/>
              <w:jc w:val="right"/>
              <w:rPr>
                <w:del w:id="279" w:author="מרול אטמן" w:date="2025-04-06T17:52:00Z" w16du:dateUtc="2025-04-06T14:52:00Z"/>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4D824C9" w14:textId="111629AE" w:rsidR="00502261" w:rsidRPr="00FA17C3" w:rsidDel="00621825" w:rsidRDefault="00502261" w:rsidP="007E2F1E">
            <w:pPr>
              <w:widowControl w:val="0"/>
              <w:bidi w:val="0"/>
              <w:spacing w:before="0" w:beforeAutospacing="0" w:after="0" w:afterAutospacing="0" w:line="240" w:lineRule="auto"/>
              <w:jc w:val="right"/>
              <w:rPr>
                <w:del w:id="280" w:author="מרול אטמן" w:date="2025-04-06T17:52:00Z" w16du:dateUtc="2025-04-06T14:52:00Z"/>
                <w:rFonts w:ascii="David" w:eastAsia="Times New Roman" w:hAnsi="David" w:cs="David"/>
                <w:color w:val="000000"/>
                <w:sz w:val="24"/>
                <w:szCs w:val="24"/>
                <w:rtl/>
                <w:lang w:val="he-IL" w:eastAsia="he-IL"/>
              </w:rPr>
            </w:pPr>
          </w:p>
        </w:tc>
      </w:tr>
      <w:tr w:rsidR="00502261" w:rsidRPr="00FA17C3" w:rsidDel="00621825" w14:paraId="55840494" w14:textId="3CD3696A" w:rsidTr="007E2F1E">
        <w:trPr>
          <w:gridBefore w:val="1"/>
          <w:wBefore w:w="7" w:type="dxa"/>
          <w:trHeight w:val="624"/>
          <w:del w:id="281" w:author="מרול אטמן" w:date="2025-04-06T17:52:00Z" w16du:dateUtc="2025-04-06T14:52:00Z"/>
        </w:trPr>
        <w:tc>
          <w:tcPr>
            <w:tcW w:w="1277" w:type="dxa"/>
            <w:shd w:val="clear" w:color="auto" w:fill="F2F2F2" w:themeFill="background1" w:themeFillShade="F2"/>
          </w:tcPr>
          <w:p w14:paraId="690CECA2" w14:textId="69C94C67" w:rsidR="00502261" w:rsidRPr="00FA17C3" w:rsidDel="00621825" w:rsidRDefault="00502261" w:rsidP="007E2F1E">
            <w:pPr>
              <w:widowControl w:val="0"/>
              <w:bidi w:val="0"/>
              <w:spacing w:before="0" w:beforeAutospacing="0" w:after="0" w:afterAutospacing="0" w:line="240" w:lineRule="auto"/>
              <w:jc w:val="right"/>
              <w:rPr>
                <w:del w:id="282" w:author="מרול אטמן" w:date="2025-04-06T17:52:00Z" w16du:dateUtc="2025-04-06T14:52:00Z"/>
                <w:rFonts w:ascii="David" w:eastAsia="Times New Roman" w:hAnsi="David" w:cs="David"/>
                <w:color w:val="000000"/>
                <w:sz w:val="24"/>
                <w:szCs w:val="24"/>
                <w:rtl/>
                <w:lang w:val="he-IL" w:eastAsia="he-IL"/>
              </w:rPr>
            </w:pPr>
            <w:del w:id="283" w:author="מרול אטמן" w:date="2025-04-06T17:52:00Z" w16du:dateUtc="2025-04-06T14:52:00Z">
              <w:r w:rsidRPr="00FA17C3" w:rsidDel="00621825">
                <w:rPr>
                  <w:rFonts w:ascii="David" w:eastAsia="Times New Roman" w:hAnsi="David" w:cs="David"/>
                  <w:color w:val="000000"/>
                  <w:sz w:val="24"/>
                  <w:szCs w:val="24"/>
                  <w:rtl/>
                  <w:lang w:val="he-IL" w:eastAsia="he-IL"/>
                </w:rPr>
                <w:delText>צד ג'</w:delText>
              </w:r>
            </w:del>
          </w:p>
        </w:tc>
        <w:tc>
          <w:tcPr>
            <w:tcW w:w="992" w:type="dxa"/>
            <w:shd w:val="clear" w:color="auto" w:fill="F2F2F2" w:themeFill="background1" w:themeFillShade="F2"/>
          </w:tcPr>
          <w:p w14:paraId="2FDEE683" w14:textId="6A84EA46" w:rsidR="00502261" w:rsidRPr="00FA17C3" w:rsidDel="00621825" w:rsidRDefault="00502261" w:rsidP="007E2F1E">
            <w:pPr>
              <w:widowControl w:val="0"/>
              <w:bidi w:val="0"/>
              <w:spacing w:before="0" w:beforeAutospacing="0" w:after="0" w:afterAutospacing="0" w:line="240" w:lineRule="auto"/>
              <w:jc w:val="right"/>
              <w:rPr>
                <w:del w:id="284" w:author="מרול אטמן" w:date="2025-04-06T17:52:00Z" w16du:dateUtc="2025-04-06T14:52:00Z"/>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153DEA09" w14:textId="081C7DFD" w:rsidR="00502261" w:rsidRPr="00FA17C3" w:rsidDel="00621825" w:rsidRDefault="00502261" w:rsidP="007E2F1E">
            <w:pPr>
              <w:widowControl w:val="0"/>
              <w:bidi w:val="0"/>
              <w:spacing w:before="0" w:beforeAutospacing="0" w:after="0" w:afterAutospacing="0" w:line="240" w:lineRule="auto"/>
              <w:jc w:val="right"/>
              <w:rPr>
                <w:del w:id="285" w:author="מרול אטמן" w:date="2025-04-06T17:52:00Z" w16du:dateUtc="2025-04-06T14:52:00Z"/>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34828D3" w14:textId="4819FE5E" w:rsidR="00502261" w:rsidRPr="00FA17C3" w:rsidDel="00621825" w:rsidRDefault="00502261" w:rsidP="007E2F1E">
            <w:pPr>
              <w:widowControl w:val="0"/>
              <w:bidi w:val="0"/>
              <w:spacing w:before="0" w:beforeAutospacing="0" w:after="0" w:afterAutospacing="0" w:line="240" w:lineRule="auto"/>
              <w:jc w:val="right"/>
              <w:rPr>
                <w:del w:id="286" w:author="מרול אטמן" w:date="2025-04-06T17:52:00Z" w16du:dateUtc="2025-04-06T14:52: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252DA0F" w14:textId="2840437A" w:rsidR="00502261" w:rsidRPr="00FA17C3" w:rsidDel="00621825" w:rsidRDefault="00502261" w:rsidP="007E2F1E">
            <w:pPr>
              <w:widowControl w:val="0"/>
              <w:bidi w:val="0"/>
              <w:spacing w:before="0" w:beforeAutospacing="0" w:after="0" w:afterAutospacing="0" w:line="240" w:lineRule="auto"/>
              <w:jc w:val="right"/>
              <w:rPr>
                <w:del w:id="287" w:author="מרול אטמן" w:date="2025-04-06T17:52:00Z" w16du:dateUtc="2025-04-06T14:52: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F8415CB" w14:textId="1A602DD7" w:rsidR="00502261" w:rsidRPr="00FA17C3" w:rsidDel="00621825" w:rsidRDefault="00502261" w:rsidP="007E2F1E">
            <w:pPr>
              <w:widowControl w:val="0"/>
              <w:bidi w:val="0"/>
              <w:spacing w:before="0" w:beforeAutospacing="0" w:after="0" w:afterAutospacing="0" w:line="240" w:lineRule="auto"/>
              <w:jc w:val="right"/>
              <w:rPr>
                <w:del w:id="288" w:author="מרול אטמן" w:date="2025-04-06T17:52:00Z" w16du:dateUtc="2025-04-06T14:52:00Z"/>
                <w:rFonts w:ascii="David" w:eastAsia="Times New Roman" w:hAnsi="David" w:cs="David"/>
                <w:color w:val="000000"/>
                <w:sz w:val="24"/>
                <w:szCs w:val="24"/>
                <w:rtl/>
                <w:lang w:val="he-IL" w:eastAsia="he-IL"/>
              </w:rPr>
            </w:pPr>
            <w:del w:id="289" w:author="מרול אטמן" w:date="2025-04-06T17:52:00Z" w16du:dateUtc="2025-04-06T14:52:00Z">
              <w:r w:rsidRPr="00FA17C3" w:rsidDel="00621825">
                <w:rPr>
                  <w:rFonts w:ascii="David" w:eastAsia="Times New Roman" w:hAnsi="David" w:cs="David"/>
                  <w:color w:val="000000"/>
                  <w:sz w:val="24"/>
                  <w:szCs w:val="24"/>
                  <w:rtl/>
                  <w:lang w:val="he-IL" w:eastAsia="he-IL"/>
                </w:rPr>
                <w:delText>2,000,000</w:delText>
              </w:r>
            </w:del>
          </w:p>
        </w:tc>
        <w:tc>
          <w:tcPr>
            <w:tcW w:w="1126" w:type="dxa"/>
            <w:shd w:val="clear" w:color="auto" w:fill="F2F2F2" w:themeFill="background1" w:themeFillShade="F2"/>
          </w:tcPr>
          <w:p w14:paraId="4944DAE4" w14:textId="71B09BAA" w:rsidR="00502261" w:rsidRPr="00FA17C3" w:rsidDel="00621825" w:rsidRDefault="00502261" w:rsidP="007E2F1E">
            <w:pPr>
              <w:widowControl w:val="0"/>
              <w:bidi w:val="0"/>
              <w:spacing w:before="0" w:beforeAutospacing="0" w:after="0" w:afterAutospacing="0" w:line="240" w:lineRule="auto"/>
              <w:jc w:val="right"/>
              <w:rPr>
                <w:del w:id="290" w:author="מרול אטמן" w:date="2025-04-06T17:52:00Z" w16du:dateUtc="2025-04-06T14:52:00Z"/>
                <w:rFonts w:ascii="David" w:eastAsia="Times New Roman" w:hAnsi="David" w:cs="David"/>
                <w:color w:val="000000"/>
                <w:sz w:val="24"/>
                <w:szCs w:val="24"/>
                <w:rtl/>
                <w:lang w:val="he-IL" w:eastAsia="he-IL"/>
              </w:rPr>
            </w:pPr>
            <w:del w:id="291" w:author="מרול אטמן" w:date="2025-04-06T17:52:00Z" w16du:dateUtc="2025-04-06T14:52:00Z">
              <w:r w:rsidRPr="00FA17C3" w:rsidDel="00621825">
                <w:rPr>
                  <w:rFonts w:ascii="David" w:eastAsia="Times New Roman" w:hAnsi="David" w:cs="David"/>
                  <w:color w:val="000000"/>
                  <w:sz w:val="24"/>
                  <w:szCs w:val="24"/>
                  <w:rtl/>
                  <w:lang w:val="he-IL" w:eastAsia="he-IL"/>
                </w:rPr>
                <w:delText>2,000,000</w:delText>
              </w:r>
            </w:del>
          </w:p>
        </w:tc>
        <w:tc>
          <w:tcPr>
            <w:tcW w:w="1138" w:type="dxa"/>
            <w:shd w:val="clear" w:color="auto" w:fill="F2F2F2" w:themeFill="background1" w:themeFillShade="F2"/>
          </w:tcPr>
          <w:p w14:paraId="718E4055" w14:textId="1F50C777" w:rsidR="00502261" w:rsidRPr="00FA17C3" w:rsidDel="00621825" w:rsidRDefault="00502261" w:rsidP="007E2F1E">
            <w:pPr>
              <w:widowControl w:val="0"/>
              <w:bidi w:val="0"/>
              <w:spacing w:before="0" w:beforeAutospacing="0" w:after="0" w:afterAutospacing="0" w:line="240" w:lineRule="auto"/>
              <w:jc w:val="right"/>
              <w:rPr>
                <w:del w:id="292" w:author="מרול אטמן" w:date="2025-04-06T17:52:00Z" w16du:dateUtc="2025-04-06T14:52: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946DF1B" w14:textId="30AC8E15" w:rsidR="00502261" w:rsidRPr="00FA17C3" w:rsidDel="00621825" w:rsidRDefault="00502261" w:rsidP="007E2F1E">
            <w:pPr>
              <w:widowControl w:val="0"/>
              <w:bidi w:val="0"/>
              <w:spacing w:before="0" w:beforeAutospacing="0" w:after="0" w:afterAutospacing="0" w:line="240" w:lineRule="auto"/>
              <w:jc w:val="right"/>
              <w:rPr>
                <w:del w:id="293" w:author="מרול אטמן" w:date="2025-04-06T17:52:00Z" w16du:dateUtc="2025-04-06T14:52:00Z"/>
                <w:rFonts w:ascii="David" w:eastAsia="Times New Roman" w:hAnsi="David" w:cs="David"/>
                <w:color w:val="000000"/>
                <w:sz w:val="24"/>
                <w:szCs w:val="24"/>
                <w:rtl/>
                <w:lang w:val="he-IL" w:eastAsia="he-IL"/>
              </w:rPr>
            </w:pPr>
            <w:del w:id="294" w:author="מרול אטמן" w:date="2025-04-06T17:52:00Z" w16du:dateUtc="2025-04-06T14:52:00Z">
              <w:r w:rsidRPr="00FA17C3" w:rsidDel="00621825">
                <w:rPr>
                  <w:rFonts w:ascii="David" w:eastAsia="Times New Roman" w:hAnsi="David" w:cs="David"/>
                  <w:color w:val="000000"/>
                  <w:sz w:val="24"/>
                  <w:szCs w:val="24"/>
                  <w:rtl/>
                  <w:lang w:val="he-IL" w:eastAsia="he-IL"/>
                </w:rPr>
                <w:delText xml:space="preserve">₪ </w:delText>
              </w:r>
            </w:del>
          </w:p>
        </w:tc>
        <w:tc>
          <w:tcPr>
            <w:tcW w:w="1839" w:type="dxa"/>
            <w:shd w:val="clear" w:color="auto" w:fill="F2F2F2" w:themeFill="background1" w:themeFillShade="F2"/>
          </w:tcPr>
          <w:p w14:paraId="2EEA141B" w14:textId="5AA49619" w:rsidR="00502261" w:rsidRPr="00FA17C3" w:rsidDel="00621825" w:rsidRDefault="00502261" w:rsidP="007E2F1E">
            <w:pPr>
              <w:widowControl w:val="0"/>
              <w:spacing w:before="0" w:beforeAutospacing="0" w:after="0" w:afterAutospacing="0" w:line="240" w:lineRule="auto"/>
              <w:ind w:left="50" w:right="78"/>
              <w:rPr>
                <w:del w:id="295" w:author="מרול אטמן" w:date="2025-04-06T17:52:00Z" w16du:dateUtc="2025-04-06T14:52:00Z"/>
                <w:rFonts w:ascii="David" w:eastAsia="Times New Roman" w:hAnsi="David" w:cs="David"/>
                <w:bCs/>
                <w:sz w:val="16"/>
                <w:szCs w:val="16"/>
                <w:rtl/>
                <w:lang w:val="he-IL" w:eastAsia="he-IL"/>
              </w:rPr>
            </w:pPr>
            <w:del w:id="296" w:author="מרול אטמן" w:date="2025-04-06T17:52:00Z" w16du:dateUtc="2025-04-06T14:52:00Z">
              <w:r w:rsidRPr="00FA17C3" w:rsidDel="00621825">
                <w:rPr>
                  <w:rFonts w:ascii="David" w:eastAsia="Times New Roman" w:hAnsi="David" w:cs="David"/>
                  <w:bCs/>
                  <w:sz w:val="16"/>
                  <w:szCs w:val="16"/>
                  <w:rtl/>
                  <w:lang w:val="he-IL" w:eastAsia="he-IL"/>
                </w:rPr>
                <w:delText>321</w:delText>
              </w:r>
            </w:del>
          </w:p>
          <w:p w14:paraId="65122F0A" w14:textId="7F2C687D" w:rsidR="00502261" w:rsidRPr="00FA17C3" w:rsidDel="00621825" w:rsidRDefault="00502261" w:rsidP="007E2F1E">
            <w:pPr>
              <w:widowControl w:val="0"/>
              <w:spacing w:before="0" w:beforeAutospacing="0" w:after="0" w:afterAutospacing="0" w:line="240" w:lineRule="auto"/>
              <w:ind w:left="50" w:right="78"/>
              <w:rPr>
                <w:del w:id="297" w:author="מרול אטמן" w:date="2025-04-06T17:52:00Z" w16du:dateUtc="2025-04-06T14:52:00Z"/>
                <w:rFonts w:ascii="David" w:eastAsia="Times New Roman" w:hAnsi="David" w:cs="David"/>
                <w:bCs/>
                <w:sz w:val="16"/>
                <w:szCs w:val="16"/>
                <w:rtl/>
                <w:lang w:val="he-IL" w:eastAsia="he-IL"/>
              </w:rPr>
            </w:pPr>
            <w:del w:id="298" w:author="מרול אטמן" w:date="2025-04-06T17:52:00Z" w16du:dateUtc="2025-04-06T14:52:00Z">
              <w:r w:rsidRPr="00FA17C3" w:rsidDel="00621825">
                <w:rPr>
                  <w:rFonts w:ascii="David" w:eastAsia="Times New Roman" w:hAnsi="David" w:cs="David"/>
                  <w:bCs/>
                  <w:sz w:val="16"/>
                  <w:szCs w:val="16"/>
                  <w:rtl/>
                  <w:lang w:val="he-IL" w:eastAsia="he-IL"/>
                </w:rPr>
                <w:delText>328</w:delText>
              </w:r>
            </w:del>
          </w:p>
          <w:p w14:paraId="05A38DAB" w14:textId="6588F5FD" w:rsidR="00502261" w:rsidRPr="00FA17C3" w:rsidDel="00621825" w:rsidRDefault="00502261" w:rsidP="007E2F1E">
            <w:pPr>
              <w:widowControl w:val="0"/>
              <w:spacing w:before="0" w:beforeAutospacing="0" w:after="0" w:afterAutospacing="0" w:line="240" w:lineRule="auto"/>
              <w:ind w:left="50" w:right="78"/>
              <w:rPr>
                <w:del w:id="299" w:author="מרול אטמן" w:date="2025-04-06T17:52:00Z" w16du:dateUtc="2025-04-06T14:52:00Z"/>
                <w:rFonts w:ascii="David" w:eastAsia="Times New Roman" w:hAnsi="David" w:cs="David"/>
                <w:bCs/>
                <w:sz w:val="16"/>
                <w:szCs w:val="16"/>
                <w:rtl/>
                <w:lang w:val="he-IL" w:eastAsia="he-IL"/>
              </w:rPr>
            </w:pPr>
            <w:del w:id="300" w:author="מרול אטמן" w:date="2025-04-06T17:52:00Z" w16du:dateUtc="2025-04-06T14:52:00Z">
              <w:r w:rsidRPr="00FA17C3" w:rsidDel="00621825">
                <w:rPr>
                  <w:rFonts w:ascii="David" w:eastAsia="Times New Roman" w:hAnsi="David" w:cs="David"/>
                  <w:bCs/>
                  <w:sz w:val="16"/>
                  <w:szCs w:val="16"/>
                  <w:rtl/>
                  <w:lang w:val="he-IL" w:eastAsia="he-IL"/>
                </w:rPr>
                <w:delText>309</w:delText>
              </w:r>
            </w:del>
          </w:p>
          <w:p w14:paraId="6E7E9656" w14:textId="27D5D5D4" w:rsidR="00502261" w:rsidRPr="00FA17C3" w:rsidDel="00621825" w:rsidRDefault="00502261" w:rsidP="007E2F1E">
            <w:pPr>
              <w:widowControl w:val="0"/>
              <w:spacing w:before="0" w:beforeAutospacing="0" w:after="0" w:afterAutospacing="0" w:line="240" w:lineRule="auto"/>
              <w:ind w:left="50" w:right="78"/>
              <w:rPr>
                <w:del w:id="301" w:author="מרול אטמן" w:date="2025-04-06T17:52:00Z" w16du:dateUtc="2025-04-06T14:52:00Z"/>
                <w:rFonts w:ascii="David" w:eastAsia="Times New Roman" w:hAnsi="David" w:cs="David"/>
                <w:bCs/>
                <w:sz w:val="16"/>
                <w:szCs w:val="16"/>
                <w:rtl/>
                <w:lang w:val="he-IL" w:eastAsia="he-IL"/>
              </w:rPr>
            </w:pPr>
            <w:del w:id="302" w:author="מרול אטמן" w:date="2025-04-06T17:52:00Z" w16du:dateUtc="2025-04-06T14:52:00Z">
              <w:r w:rsidRPr="00FA17C3" w:rsidDel="00621825">
                <w:rPr>
                  <w:rFonts w:ascii="David" w:eastAsia="Times New Roman" w:hAnsi="David" w:cs="David"/>
                  <w:bCs/>
                  <w:sz w:val="16"/>
                  <w:szCs w:val="16"/>
                  <w:rtl/>
                  <w:lang w:val="he-IL" w:eastAsia="he-IL"/>
                </w:rPr>
                <w:delText>315</w:delText>
              </w:r>
            </w:del>
          </w:p>
          <w:p w14:paraId="095A4A72" w14:textId="24846537" w:rsidR="00502261" w:rsidRPr="00FA17C3" w:rsidDel="00621825" w:rsidRDefault="00502261" w:rsidP="007E2F1E">
            <w:pPr>
              <w:widowControl w:val="0"/>
              <w:spacing w:before="0" w:beforeAutospacing="0" w:after="0" w:afterAutospacing="0" w:line="240" w:lineRule="auto"/>
              <w:ind w:left="50" w:right="78"/>
              <w:rPr>
                <w:del w:id="303" w:author="מרול אטמן" w:date="2025-04-06T17:52:00Z" w16du:dateUtc="2025-04-06T14:52:00Z"/>
                <w:rFonts w:ascii="David" w:eastAsia="Times New Roman" w:hAnsi="David" w:cs="David"/>
                <w:bCs/>
                <w:sz w:val="16"/>
                <w:szCs w:val="16"/>
                <w:rtl/>
                <w:lang w:val="he-IL" w:eastAsia="he-IL"/>
              </w:rPr>
            </w:pPr>
            <w:del w:id="304" w:author="מרול אטמן" w:date="2025-04-06T17:52:00Z" w16du:dateUtc="2025-04-06T14:52:00Z">
              <w:r w:rsidRPr="00FA17C3" w:rsidDel="00621825">
                <w:rPr>
                  <w:rFonts w:ascii="David" w:eastAsia="Times New Roman" w:hAnsi="David" w:cs="David"/>
                  <w:bCs/>
                  <w:sz w:val="16"/>
                  <w:szCs w:val="16"/>
                  <w:rtl/>
                  <w:lang w:val="he-IL" w:eastAsia="he-IL"/>
                </w:rPr>
                <w:delText>307</w:delText>
              </w:r>
            </w:del>
          </w:p>
          <w:p w14:paraId="67E6ABC9" w14:textId="54C1C021" w:rsidR="00502261" w:rsidRPr="00FA17C3" w:rsidDel="00621825" w:rsidRDefault="00502261" w:rsidP="007E2F1E">
            <w:pPr>
              <w:widowControl w:val="0"/>
              <w:spacing w:before="0" w:beforeAutospacing="0" w:after="0" w:afterAutospacing="0" w:line="240" w:lineRule="auto"/>
              <w:ind w:left="50" w:right="78"/>
              <w:rPr>
                <w:del w:id="305" w:author="מרול אטמן" w:date="2025-04-06T17:52:00Z" w16du:dateUtc="2025-04-06T14:52:00Z"/>
                <w:rFonts w:ascii="David" w:eastAsia="Times New Roman" w:hAnsi="David" w:cs="David"/>
                <w:bCs/>
                <w:sz w:val="16"/>
                <w:szCs w:val="16"/>
                <w:rtl/>
                <w:lang w:val="he-IL" w:eastAsia="he-IL"/>
              </w:rPr>
            </w:pPr>
            <w:del w:id="306" w:author="מרול אטמן" w:date="2025-04-06T17:52:00Z" w16du:dateUtc="2025-04-06T14:52:00Z">
              <w:r w:rsidRPr="00FA17C3" w:rsidDel="00621825">
                <w:rPr>
                  <w:rFonts w:ascii="David" w:eastAsia="Times New Roman" w:hAnsi="David" w:cs="David"/>
                  <w:bCs/>
                  <w:sz w:val="16"/>
                  <w:szCs w:val="16"/>
                  <w:rtl/>
                  <w:lang w:val="he-IL" w:eastAsia="he-IL"/>
                </w:rPr>
                <w:delText>302</w:delText>
              </w:r>
            </w:del>
          </w:p>
          <w:p w14:paraId="17593CF3" w14:textId="6D965F50" w:rsidR="00502261" w:rsidRPr="00FA17C3" w:rsidDel="00621825" w:rsidRDefault="00502261" w:rsidP="007E2F1E">
            <w:pPr>
              <w:widowControl w:val="0"/>
              <w:bidi w:val="0"/>
              <w:spacing w:before="0" w:beforeAutospacing="0" w:after="0" w:afterAutospacing="0" w:line="240" w:lineRule="auto"/>
              <w:ind w:left="50" w:right="78"/>
              <w:jc w:val="right"/>
              <w:rPr>
                <w:del w:id="307" w:author="מרול אטמן" w:date="2025-04-06T17:52:00Z" w16du:dateUtc="2025-04-06T14:52:00Z"/>
                <w:rFonts w:asciiTheme="minorBidi" w:eastAsia="Times New Roman" w:hAnsiTheme="minorBidi" w:cs="David"/>
                <w:bCs/>
                <w:color w:val="000000"/>
                <w:sz w:val="24"/>
                <w:szCs w:val="24"/>
                <w:rtl/>
                <w:lang w:val="he-IL" w:eastAsia="he-IL"/>
              </w:rPr>
            </w:pPr>
            <w:del w:id="308" w:author="מרול אטמן" w:date="2025-04-06T17:52:00Z" w16du:dateUtc="2025-04-06T14:52:00Z">
              <w:r w:rsidRPr="00FA17C3" w:rsidDel="00621825">
                <w:rPr>
                  <w:rFonts w:asciiTheme="minorBidi" w:eastAsia="Times New Roman" w:hAnsiTheme="minorBidi" w:cs="David"/>
                  <w:bCs/>
                  <w:color w:val="000000"/>
                  <w:sz w:val="16"/>
                  <w:szCs w:val="16"/>
                  <w:rtl/>
                  <w:lang w:val="he-IL" w:eastAsia="he-IL"/>
                </w:rPr>
                <w:delText xml:space="preserve"> </w:delText>
              </w:r>
            </w:del>
          </w:p>
        </w:tc>
      </w:tr>
      <w:tr w:rsidR="00502261" w:rsidRPr="00FA17C3" w:rsidDel="00621825" w14:paraId="5B1CE3D9" w14:textId="29359260" w:rsidTr="007E2F1E">
        <w:trPr>
          <w:gridBefore w:val="1"/>
          <w:wBefore w:w="7" w:type="dxa"/>
          <w:trHeight w:val="624"/>
          <w:del w:id="309" w:author="מרול אטמן" w:date="2025-04-06T17:52:00Z" w16du:dateUtc="2025-04-06T14:52:00Z"/>
        </w:trPr>
        <w:tc>
          <w:tcPr>
            <w:tcW w:w="1277" w:type="dxa"/>
            <w:shd w:val="clear" w:color="auto" w:fill="FFFFFF" w:themeFill="background1"/>
          </w:tcPr>
          <w:p w14:paraId="44B0747D" w14:textId="62740D5A" w:rsidR="00502261" w:rsidRPr="00FA17C3" w:rsidDel="00621825" w:rsidRDefault="00502261" w:rsidP="007E2F1E">
            <w:pPr>
              <w:widowControl w:val="0"/>
              <w:bidi w:val="0"/>
              <w:spacing w:before="0" w:beforeAutospacing="0" w:after="0" w:afterAutospacing="0" w:line="240" w:lineRule="auto"/>
              <w:jc w:val="right"/>
              <w:rPr>
                <w:del w:id="310" w:author="מרול אטמן" w:date="2025-04-06T17:52:00Z" w16du:dateUtc="2025-04-06T14:52:00Z"/>
                <w:rFonts w:ascii="David" w:eastAsia="Times New Roman" w:hAnsi="David" w:cs="David"/>
                <w:color w:val="000000"/>
                <w:sz w:val="24"/>
                <w:szCs w:val="24"/>
                <w:rtl/>
                <w:lang w:val="he-IL" w:eastAsia="he-IL"/>
              </w:rPr>
            </w:pPr>
            <w:del w:id="311" w:author="מרול אטמן" w:date="2025-04-06T17:52:00Z" w16du:dateUtc="2025-04-06T14:52:00Z">
              <w:r w:rsidRPr="00FA17C3" w:rsidDel="00621825">
                <w:rPr>
                  <w:rFonts w:ascii="David" w:eastAsia="Times New Roman" w:hAnsi="David" w:cs="David"/>
                  <w:color w:val="000000"/>
                  <w:sz w:val="24"/>
                  <w:szCs w:val="24"/>
                  <w:rtl/>
                  <w:lang w:val="he-IL" w:eastAsia="he-IL"/>
                </w:rPr>
                <w:delText>אחריות מעבידים</w:delText>
              </w:r>
            </w:del>
          </w:p>
        </w:tc>
        <w:tc>
          <w:tcPr>
            <w:tcW w:w="992" w:type="dxa"/>
            <w:shd w:val="clear" w:color="auto" w:fill="FFFFFF" w:themeFill="background1"/>
          </w:tcPr>
          <w:p w14:paraId="4071A744" w14:textId="193122DE" w:rsidR="00502261" w:rsidRPr="00FA17C3" w:rsidDel="00621825" w:rsidRDefault="00502261" w:rsidP="007E2F1E">
            <w:pPr>
              <w:widowControl w:val="0"/>
              <w:bidi w:val="0"/>
              <w:spacing w:before="0" w:beforeAutospacing="0" w:after="0" w:afterAutospacing="0" w:line="240" w:lineRule="auto"/>
              <w:jc w:val="right"/>
              <w:rPr>
                <w:del w:id="312" w:author="מרול אטמן" w:date="2025-04-06T17:52:00Z" w16du:dateUtc="2025-04-06T14:52:00Z"/>
                <w:rFonts w:ascii="David" w:eastAsia="Times New Roman" w:hAnsi="David" w:cs="David"/>
                <w:color w:val="000000"/>
                <w:sz w:val="24"/>
                <w:szCs w:val="24"/>
                <w:rtl/>
                <w:lang w:val="he-IL" w:eastAsia="he-IL"/>
              </w:rPr>
            </w:pPr>
          </w:p>
        </w:tc>
        <w:tc>
          <w:tcPr>
            <w:tcW w:w="992" w:type="dxa"/>
            <w:shd w:val="clear" w:color="auto" w:fill="FFFFFF" w:themeFill="background1"/>
          </w:tcPr>
          <w:p w14:paraId="632ABCF5" w14:textId="0D136B14" w:rsidR="00502261" w:rsidRPr="00FA17C3" w:rsidDel="00621825" w:rsidRDefault="00502261" w:rsidP="007E2F1E">
            <w:pPr>
              <w:widowControl w:val="0"/>
              <w:bidi w:val="0"/>
              <w:spacing w:before="0" w:beforeAutospacing="0" w:after="0" w:afterAutospacing="0" w:line="240" w:lineRule="auto"/>
              <w:jc w:val="right"/>
              <w:rPr>
                <w:del w:id="313" w:author="מרול אטמן" w:date="2025-04-06T17:52:00Z" w16du:dateUtc="2025-04-06T14:52:00Z"/>
                <w:rFonts w:ascii="David" w:eastAsia="Times New Roman" w:hAnsi="David" w:cs="David"/>
                <w:color w:val="000000"/>
                <w:sz w:val="24"/>
                <w:szCs w:val="24"/>
                <w:rtl/>
                <w:lang w:val="he-IL" w:eastAsia="he-IL"/>
              </w:rPr>
            </w:pPr>
          </w:p>
        </w:tc>
        <w:tc>
          <w:tcPr>
            <w:tcW w:w="1276" w:type="dxa"/>
            <w:shd w:val="clear" w:color="auto" w:fill="FFFFFF" w:themeFill="background1"/>
          </w:tcPr>
          <w:p w14:paraId="799FFA5D" w14:textId="3CFF9C3B" w:rsidR="00502261" w:rsidRPr="00FA17C3" w:rsidDel="00621825" w:rsidRDefault="00502261" w:rsidP="007E2F1E">
            <w:pPr>
              <w:widowControl w:val="0"/>
              <w:bidi w:val="0"/>
              <w:spacing w:before="0" w:beforeAutospacing="0" w:after="0" w:afterAutospacing="0" w:line="240" w:lineRule="auto"/>
              <w:jc w:val="right"/>
              <w:rPr>
                <w:del w:id="314" w:author="מרול אטמן" w:date="2025-04-06T17:52:00Z" w16du:dateUtc="2025-04-06T14:52:00Z"/>
                <w:rFonts w:ascii="David" w:eastAsia="Times New Roman" w:hAnsi="David" w:cs="David"/>
                <w:color w:val="000000"/>
                <w:sz w:val="24"/>
                <w:szCs w:val="24"/>
                <w:rtl/>
                <w:lang w:val="he-IL" w:eastAsia="he-IL"/>
              </w:rPr>
            </w:pPr>
          </w:p>
        </w:tc>
        <w:tc>
          <w:tcPr>
            <w:tcW w:w="1134" w:type="dxa"/>
            <w:shd w:val="clear" w:color="auto" w:fill="FFFFFF" w:themeFill="background1"/>
          </w:tcPr>
          <w:p w14:paraId="0954A931" w14:textId="35196597" w:rsidR="00502261" w:rsidRPr="00FA17C3" w:rsidDel="00621825" w:rsidRDefault="00502261" w:rsidP="007E2F1E">
            <w:pPr>
              <w:widowControl w:val="0"/>
              <w:bidi w:val="0"/>
              <w:spacing w:before="0" w:beforeAutospacing="0" w:after="0" w:afterAutospacing="0" w:line="240" w:lineRule="auto"/>
              <w:jc w:val="right"/>
              <w:rPr>
                <w:del w:id="315" w:author="מרול אטמן" w:date="2025-04-06T17:52:00Z" w16du:dateUtc="2025-04-06T14:52:00Z"/>
                <w:rFonts w:ascii="David" w:eastAsia="Times New Roman" w:hAnsi="David" w:cs="David"/>
                <w:color w:val="000000"/>
                <w:sz w:val="24"/>
                <w:szCs w:val="24"/>
                <w:rtl/>
                <w:lang w:val="he-IL" w:eastAsia="he-IL"/>
              </w:rPr>
            </w:pPr>
          </w:p>
        </w:tc>
        <w:tc>
          <w:tcPr>
            <w:tcW w:w="1134" w:type="dxa"/>
            <w:shd w:val="clear" w:color="auto" w:fill="FFFFFF" w:themeFill="background1"/>
          </w:tcPr>
          <w:p w14:paraId="0FEB6364" w14:textId="065D60B4" w:rsidR="00502261" w:rsidRPr="00FA17C3" w:rsidDel="00621825" w:rsidRDefault="00502261" w:rsidP="007E2F1E">
            <w:pPr>
              <w:widowControl w:val="0"/>
              <w:bidi w:val="0"/>
              <w:spacing w:before="0" w:beforeAutospacing="0" w:after="0" w:afterAutospacing="0" w:line="240" w:lineRule="auto"/>
              <w:jc w:val="right"/>
              <w:rPr>
                <w:del w:id="316" w:author="מרול אטמן" w:date="2025-04-06T17:52:00Z" w16du:dateUtc="2025-04-06T14:52:00Z"/>
                <w:rFonts w:ascii="David" w:eastAsia="Times New Roman" w:hAnsi="David" w:cs="David"/>
                <w:color w:val="000000"/>
                <w:sz w:val="24"/>
                <w:szCs w:val="24"/>
                <w:rtl/>
                <w:lang w:val="he-IL" w:eastAsia="he-IL"/>
              </w:rPr>
            </w:pPr>
            <w:del w:id="317" w:author="מרול אטמן" w:date="2025-04-06T17:52:00Z" w16du:dateUtc="2025-04-06T14:52:00Z">
              <w:r w:rsidRPr="00FA17C3" w:rsidDel="00621825">
                <w:rPr>
                  <w:rFonts w:ascii="David" w:eastAsia="Times New Roman" w:hAnsi="David" w:cs="David"/>
                  <w:color w:val="000000"/>
                  <w:sz w:val="24"/>
                  <w:szCs w:val="24"/>
                  <w:rtl/>
                  <w:lang w:val="he-IL" w:eastAsia="he-IL"/>
                </w:rPr>
                <w:delText>20,000,000</w:delText>
              </w:r>
            </w:del>
          </w:p>
        </w:tc>
        <w:tc>
          <w:tcPr>
            <w:tcW w:w="1126" w:type="dxa"/>
            <w:shd w:val="clear" w:color="auto" w:fill="F2F2F2" w:themeFill="background1" w:themeFillShade="F2"/>
          </w:tcPr>
          <w:p w14:paraId="5450BBB5" w14:textId="6A0E00CD" w:rsidR="00502261" w:rsidRPr="00FA17C3" w:rsidDel="00621825" w:rsidRDefault="00502261" w:rsidP="007E2F1E">
            <w:pPr>
              <w:widowControl w:val="0"/>
              <w:bidi w:val="0"/>
              <w:spacing w:before="0" w:beforeAutospacing="0" w:after="0" w:afterAutospacing="0" w:line="240" w:lineRule="auto"/>
              <w:jc w:val="right"/>
              <w:rPr>
                <w:del w:id="318" w:author="מרול אטמן" w:date="2025-04-06T17:52:00Z" w16du:dateUtc="2025-04-06T14:52:00Z"/>
                <w:rFonts w:ascii="David" w:eastAsia="Times New Roman" w:hAnsi="David" w:cs="David"/>
                <w:color w:val="000000"/>
                <w:sz w:val="24"/>
                <w:szCs w:val="24"/>
                <w:rtl/>
                <w:lang w:val="he-IL" w:eastAsia="he-IL"/>
              </w:rPr>
            </w:pPr>
            <w:del w:id="319" w:author="מרול אטמן" w:date="2025-04-06T17:52:00Z" w16du:dateUtc="2025-04-06T14:52:00Z">
              <w:r w:rsidRPr="00FA17C3" w:rsidDel="00621825">
                <w:rPr>
                  <w:rFonts w:ascii="David" w:eastAsia="Times New Roman" w:hAnsi="David" w:cs="David"/>
                  <w:color w:val="000000"/>
                  <w:sz w:val="24"/>
                  <w:szCs w:val="24"/>
                  <w:rtl/>
                  <w:lang w:val="he-IL" w:eastAsia="he-IL"/>
                </w:rPr>
                <w:delText>20,000,000</w:delText>
              </w:r>
            </w:del>
          </w:p>
        </w:tc>
        <w:tc>
          <w:tcPr>
            <w:tcW w:w="1138" w:type="dxa"/>
            <w:shd w:val="clear" w:color="auto" w:fill="F2F2F2" w:themeFill="background1" w:themeFillShade="F2"/>
          </w:tcPr>
          <w:p w14:paraId="383DFA6D" w14:textId="3641B96D" w:rsidR="00502261" w:rsidRPr="00FA17C3" w:rsidDel="00621825" w:rsidRDefault="00502261" w:rsidP="007E2F1E">
            <w:pPr>
              <w:widowControl w:val="0"/>
              <w:bidi w:val="0"/>
              <w:spacing w:before="0" w:beforeAutospacing="0" w:after="0" w:afterAutospacing="0" w:line="240" w:lineRule="auto"/>
              <w:jc w:val="right"/>
              <w:rPr>
                <w:del w:id="320" w:author="מרול אטמן" w:date="2025-04-06T17:52:00Z" w16du:dateUtc="2025-04-06T14:52: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CBD021D" w14:textId="6D99689C" w:rsidR="00502261" w:rsidRPr="00FA17C3" w:rsidDel="00621825" w:rsidRDefault="00502261" w:rsidP="007E2F1E">
            <w:pPr>
              <w:widowControl w:val="0"/>
              <w:bidi w:val="0"/>
              <w:spacing w:before="0" w:beforeAutospacing="0" w:after="0" w:afterAutospacing="0" w:line="240" w:lineRule="auto"/>
              <w:jc w:val="right"/>
              <w:rPr>
                <w:del w:id="321" w:author="מרול אטמן" w:date="2025-04-06T17:52:00Z" w16du:dateUtc="2025-04-06T14:52:00Z"/>
                <w:rFonts w:ascii="David" w:eastAsia="Times New Roman" w:hAnsi="David" w:cs="David"/>
                <w:color w:val="000000"/>
                <w:sz w:val="24"/>
                <w:szCs w:val="24"/>
                <w:rtl/>
                <w:lang w:val="he-IL" w:eastAsia="he-IL"/>
              </w:rPr>
            </w:pPr>
            <w:del w:id="322" w:author="מרול אטמן" w:date="2025-04-06T17:52:00Z" w16du:dateUtc="2025-04-06T14:52:00Z">
              <w:r w:rsidRPr="00FA17C3" w:rsidDel="00621825">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3A06D632" w14:textId="43B218C7" w:rsidR="00502261" w:rsidRPr="00FA17C3" w:rsidDel="00621825" w:rsidRDefault="00502261" w:rsidP="007E2F1E">
            <w:pPr>
              <w:widowControl w:val="0"/>
              <w:bidi w:val="0"/>
              <w:spacing w:before="0" w:beforeAutospacing="0" w:after="0" w:afterAutospacing="0" w:line="240" w:lineRule="auto"/>
              <w:ind w:left="50" w:right="78"/>
              <w:jc w:val="right"/>
              <w:rPr>
                <w:del w:id="323" w:author="מרול אטמן" w:date="2025-04-06T17:52:00Z" w16du:dateUtc="2025-04-06T14:52:00Z"/>
                <w:rFonts w:asciiTheme="minorBidi" w:eastAsia="Times New Roman" w:hAnsiTheme="minorBidi" w:cs="David"/>
                <w:b/>
                <w:color w:val="000000"/>
                <w:sz w:val="16"/>
                <w:szCs w:val="16"/>
                <w:rtl/>
                <w:lang w:val="he-IL" w:eastAsia="he-IL"/>
              </w:rPr>
            </w:pPr>
            <w:del w:id="324"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319</w:delText>
              </w:r>
            </w:del>
          </w:p>
          <w:p w14:paraId="335416D4" w14:textId="5787F677" w:rsidR="00502261" w:rsidRPr="00FA17C3" w:rsidDel="00621825" w:rsidRDefault="00502261" w:rsidP="007E2F1E">
            <w:pPr>
              <w:widowControl w:val="0"/>
              <w:bidi w:val="0"/>
              <w:spacing w:before="0" w:beforeAutospacing="0" w:after="0" w:afterAutospacing="0" w:line="240" w:lineRule="auto"/>
              <w:ind w:left="50" w:right="78"/>
              <w:jc w:val="right"/>
              <w:rPr>
                <w:del w:id="325" w:author="מרול אטמן" w:date="2025-04-06T17:52:00Z" w16du:dateUtc="2025-04-06T14:52:00Z"/>
                <w:rFonts w:asciiTheme="minorBidi" w:eastAsia="Times New Roman" w:hAnsiTheme="minorBidi" w:cs="David"/>
                <w:b/>
                <w:color w:val="000000"/>
                <w:sz w:val="16"/>
                <w:szCs w:val="16"/>
                <w:rtl/>
                <w:lang w:val="he-IL" w:eastAsia="he-IL"/>
              </w:rPr>
            </w:pPr>
            <w:del w:id="326"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328</w:delText>
              </w:r>
            </w:del>
          </w:p>
          <w:p w14:paraId="3BFC949D" w14:textId="293989F1" w:rsidR="00502261" w:rsidRPr="00FA17C3" w:rsidDel="00621825" w:rsidRDefault="00502261" w:rsidP="007E2F1E">
            <w:pPr>
              <w:widowControl w:val="0"/>
              <w:bidi w:val="0"/>
              <w:spacing w:before="0" w:beforeAutospacing="0" w:after="0" w:afterAutospacing="0" w:line="240" w:lineRule="auto"/>
              <w:ind w:left="50" w:right="78"/>
              <w:jc w:val="right"/>
              <w:rPr>
                <w:del w:id="327" w:author="מרול אטמן" w:date="2025-04-06T17:52:00Z" w16du:dateUtc="2025-04-06T14:52:00Z"/>
                <w:rFonts w:ascii="David" w:eastAsia="Times New Roman" w:hAnsi="David" w:cs="David"/>
                <w:bCs/>
                <w:color w:val="000000"/>
                <w:sz w:val="16"/>
                <w:szCs w:val="16"/>
                <w:rtl/>
                <w:lang w:val="he-IL" w:eastAsia="he-IL"/>
              </w:rPr>
            </w:pPr>
            <w:del w:id="328" w:author="מרול אטמן" w:date="2025-04-06T17:52:00Z" w16du:dateUtc="2025-04-06T14:52:00Z">
              <w:r w:rsidRPr="00FA17C3" w:rsidDel="00621825">
                <w:rPr>
                  <w:rFonts w:ascii="David" w:eastAsia="Times New Roman" w:hAnsi="David" w:cs="David"/>
                  <w:bCs/>
                  <w:color w:val="000000"/>
                  <w:sz w:val="16"/>
                  <w:szCs w:val="16"/>
                  <w:rtl/>
                  <w:lang w:val="he-IL" w:eastAsia="he-IL"/>
                </w:rPr>
                <w:delText>350</w:delText>
              </w:r>
            </w:del>
          </w:p>
          <w:p w14:paraId="63DE1D74" w14:textId="4FC73B2A" w:rsidR="00502261" w:rsidRPr="00FA17C3" w:rsidDel="00621825" w:rsidRDefault="00502261" w:rsidP="007E2F1E">
            <w:pPr>
              <w:widowControl w:val="0"/>
              <w:bidi w:val="0"/>
              <w:spacing w:before="0" w:beforeAutospacing="0" w:after="0" w:afterAutospacing="0" w:line="240" w:lineRule="auto"/>
              <w:ind w:left="50" w:right="78"/>
              <w:jc w:val="right"/>
              <w:rPr>
                <w:del w:id="329" w:author="מרול אטמן" w:date="2025-04-06T17:52:00Z" w16du:dateUtc="2025-04-06T14:52:00Z"/>
                <w:rFonts w:asciiTheme="minorBidi" w:eastAsia="Times New Roman" w:hAnsiTheme="minorBidi" w:cs="David"/>
                <w:b/>
                <w:color w:val="000000"/>
                <w:sz w:val="16"/>
                <w:szCs w:val="16"/>
                <w:rtl/>
                <w:lang w:val="he-IL" w:eastAsia="he-IL"/>
              </w:rPr>
            </w:pPr>
            <w:del w:id="330"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309</w:delText>
              </w:r>
            </w:del>
          </w:p>
        </w:tc>
      </w:tr>
      <w:tr w:rsidR="00502261" w:rsidRPr="00FA17C3" w:rsidDel="00621825" w14:paraId="0D4F487D" w14:textId="11B80D74" w:rsidTr="007E2F1E">
        <w:trPr>
          <w:gridBefore w:val="1"/>
          <w:wBefore w:w="7" w:type="dxa"/>
          <w:trHeight w:val="624"/>
          <w:del w:id="331" w:author="מרול אטמן" w:date="2025-04-06T17:52:00Z" w16du:dateUtc="2025-04-06T14:52:00Z"/>
        </w:trPr>
        <w:tc>
          <w:tcPr>
            <w:tcW w:w="1277" w:type="dxa"/>
            <w:shd w:val="clear" w:color="auto" w:fill="FFFFFF" w:themeFill="background1"/>
          </w:tcPr>
          <w:p w14:paraId="7E5DED92" w14:textId="528FC604" w:rsidR="00502261" w:rsidRPr="00FA17C3" w:rsidDel="00621825" w:rsidRDefault="00502261" w:rsidP="007E2F1E">
            <w:pPr>
              <w:widowControl w:val="0"/>
              <w:bidi w:val="0"/>
              <w:spacing w:before="0" w:beforeAutospacing="0" w:after="0" w:afterAutospacing="0" w:line="240" w:lineRule="auto"/>
              <w:jc w:val="right"/>
              <w:rPr>
                <w:del w:id="332" w:author="מרול אטמן" w:date="2025-04-06T17:52:00Z" w16du:dateUtc="2025-04-06T14:52:00Z"/>
                <w:rFonts w:ascii="David" w:eastAsia="Times New Roman" w:hAnsi="David" w:cs="David"/>
                <w:color w:val="000000"/>
                <w:sz w:val="24"/>
                <w:szCs w:val="24"/>
                <w:rtl/>
                <w:lang w:val="he-IL" w:eastAsia="he-IL"/>
              </w:rPr>
            </w:pPr>
            <w:del w:id="333" w:author="מרול אטמן" w:date="2025-04-06T17:52:00Z" w16du:dateUtc="2025-04-06T14:52:00Z">
              <w:r w:rsidRPr="00FA17C3" w:rsidDel="00621825">
                <w:rPr>
                  <w:rFonts w:ascii="David" w:eastAsia="Times New Roman" w:hAnsi="David" w:cs="David"/>
                  <w:color w:val="000000"/>
                  <w:sz w:val="24"/>
                  <w:szCs w:val="24"/>
                  <w:rtl/>
                  <w:lang w:val="he-IL" w:eastAsia="he-IL"/>
                </w:rPr>
                <w:delText>אחריות מקצועית</w:delText>
              </w:r>
            </w:del>
          </w:p>
        </w:tc>
        <w:tc>
          <w:tcPr>
            <w:tcW w:w="992" w:type="dxa"/>
            <w:shd w:val="clear" w:color="auto" w:fill="FFFFFF" w:themeFill="background1"/>
          </w:tcPr>
          <w:p w14:paraId="746FEFE6" w14:textId="70AC736C" w:rsidR="00502261" w:rsidRPr="00FA17C3" w:rsidDel="00621825" w:rsidRDefault="00502261" w:rsidP="007E2F1E">
            <w:pPr>
              <w:widowControl w:val="0"/>
              <w:bidi w:val="0"/>
              <w:spacing w:before="0" w:beforeAutospacing="0" w:after="0" w:afterAutospacing="0" w:line="240" w:lineRule="auto"/>
              <w:jc w:val="right"/>
              <w:rPr>
                <w:del w:id="334" w:author="מרול אטמן" w:date="2025-04-06T17:52:00Z" w16du:dateUtc="2025-04-06T14:52:00Z"/>
                <w:rFonts w:ascii="David" w:eastAsia="Times New Roman" w:hAnsi="David" w:cs="David"/>
                <w:color w:val="000000"/>
                <w:sz w:val="24"/>
                <w:szCs w:val="24"/>
                <w:rtl/>
                <w:lang w:val="he-IL" w:eastAsia="he-IL"/>
              </w:rPr>
            </w:pPr>
          </w:p>
        </w:tc>
        <w:tc>
          <w:tcPr>
            <w:tcW w:w="992" w:type="dxa"/>
            <w:shd w:val="clear" w:color="auto" w:fill="FFFFFF" w:themeFill="background1"/>
          </w:tcPr>
          <w:p w14:paraId="0553401F" w14:textId="22D4ECA0" w:rsidR="00502261" w:rsidRPr="00FA17C3" w:rsidDel="00621825" w:rsidRDefault="00502261" w:rsidP="007E2F1E">
            <w:pPr>
              <w:widowControl w:val="0"/>
              <w:bidi w:val="0"/>
              <w:spacing w:before="0" w:beforeAutospacing="0" w:after="0" w:afterAutospacing="0" w:line="240" w:lineRule="auto"/>
              <w:jc w:val="right"/>
              <w:rPr>
                <w:del w:id="335" w:author="מרול אטמן" w:date="2025-04-06T17:52:00Z" w16du:dateUtc="2025-04-06T14:52:00Z"/>
                <w:rFonts w:ascii="David" w:eastAsia="Times New Roman" w:hAnsi="David" w:cs="David"/>
                <w:color w:val="000000"/>
                <w:sz w:val="24"/>
                <w:szCs w:val="24"/>
                <w:rtl/>
                <w:lang w:val="he-IL" w:eastAsia="he-IL"/>
              </w:rPr>
            </w:pPr>
          </w:p>
        </w:tc>
        <w:tc>
          <w:tcPr>
            <w:tcW w:w="1276" w:type="dxa"/>
            <w:shd w:val="clear" w:color="auto" w:fill="FFFFFF" w:themeFill="background1"/>
          </w:tcPr>
          <w:p w14:paraId="65CF9896" w14:textId="5D86694D" w:rsidR="00502261" w:rsidRPr="00FA17C3" w:rsidDel="00621825" w:rsidRDefault="00502261" w:rsidP="007E2F1E">
            <w:pPr>
              <w:widowControl w:val="0"/>
              <w:bidi w:val="0"/>
              <w:spacing w:before="0" w:beforeAutospacing="0" w:after="0" w:afterAutospacing="0" w:line="240" w:lineRule="auto"/>
              <w:jc w:val="right"/>
              <w:rPr>
                <w:del w:id="336" w:author="מרול אטמן" w:date="2025-04-06T17:52:00Z" w16du:dateUtc="2025-04-06T14:52:00Z"/>
                <w:rFonts w:ascii="David" w:eastAsia="Times New Roman" w:hAnsi="David" w:cs="David"/>
                <w:color w:val="000000"/>
                <w:sz w:val="24"/>
                <w:szCs w:val="24"/>
                <w:rtl/>
                <w:lang w:val="he-IL" w:eastAsia="he-IL"/>
              </w:rPr>
            </w:pPr>
          </w:p>
        </w:tc>
        <w:tc>
          <w:tcPr>
            <w:tcW w:w="1134" w:type="dxa"/>
            <w:shd w:val="clear" w:color="auto" w:fill="FFFFFF" w:themeFill="background1"/>
          </w:tcPr>
          <w:p w14:paraId="681D9C97" w14:textId="08828B23" w:rsidR="00502261" w:rsidRPr="00FA17C3" w:rsidDel="00621825" w:rsidRDefault="00502261" w:rsidP="007E2F1E">
            <w:pPr>
              <w:widowControl w:val="0"/>
              <w:bidi w:val="0"/>
              <w:spacing w:before="0" w:beforeAutospacing="0" w:after="0" w:afterAutospacing="0" w:line="240" w:lineRule="auto"/>
              <w:jc w:val="right"/>
              <w:rPr>
                <w:del w:id="337" w:author="מרול אטמן" w:date="2025-04-06T17:52:00Z" w16du:dateUtc="2025-04-06T14:52:00Z"/>
                <w:rFonts w:ascii="David" w:eastAsia="Times New Roman" w:hAnsi="David" w:cs="David"/>
                <w:color w:val="000000"/>
                <w:sz w:val="24"/>
                <w:szCs w:val="24"/>
                <w:rtl/>
                <w:lang w:val="he-IL" w:eastAsia="he-IL"/>
              </w:rPr>
            </w:pPr>
          </w:p>
        </w:tc>
        <w:tc>
          <w:tcPr>
            <w:tcW w:w="1134" w:type="dxa"/>
            <w:shd w:val="clear" w:color="auto" w:fill="FFFFFF" w:themeFill="background1"/>
          </w:tcPr>
          <w:p w14:paraId="530D2E7C" w14:textId="610A5ACC" w:rsidR="00502261" w:rsidRPr="00FA17C3" w:rsidDel="00621825" w:rsidRDefault="00502261" w:rsidP="007E2F1E">
            <w:pPr>
              <w:widowControl w:val="0"/>
              <w:bidi w:val="0"/>
              <w:spacing w:before="0" w:beforeAutospacing="0" w:after="0" w:afterAutospacing="0" w:line="240" w:lineRule="auto"/>
              <w:rPr>
                <w:del w:id="338" w:author="מרול אטמן" w:date="2025-04-06T17:52:00Z" w16du:dateUtc="2025-04-06T14:52:00Z"/>
                <w:rFonts w:ascii="David" w:eastAsia="Times New Roman" w:hAnsi="David" w:cs="David"/>
                <w:color w:val="000000"/>
                <w:sz w:val="24"/>
                <w:szCs w:val="24"/>
                <w:rtl/>
                <w:lang w:val="he-IL" w:eastAsia="he-IL"/>
              </w:rPr>
            </w:pPr>
            <w:del w:id="339" w:author="מרול אטמן" w:date="2025-04-06T17:52:00Z" w16du:dateUtc="2025-04-06T14:52:00Z">
              <w:r w:rsidRPr="00FA17C3" w:rsidDel="00621825">
                <w:rPr>
                  <w:rFonts w:ascii="David" w:eastAsia="Times New Roman" w:hAnsi="David" w:cs="David"/>
                  <w:color w:val="000000"/>
                  <w:sz w:val="24"/>
                  <w:szCs w:val="24"/>
                  <w:rtl/>
                  <w:lang w:val="he-IL" w:eastAsia="he-IL"/>
                </w:rPr>
                <w:delText>4,000,000</w:delText>
              </w:r>
            </w:del>
          </w:p>
        </w:tc>
        <w:tc>
          <w:tcPr>
            <w:tcW w:w="1126" w:type="dxa"/>
            <w:shd w:val="clear" w:color="auto" w:fill="F2F2F2" w:themeFill="background1" w:themeFillShade="F2"/>
          </w:tcPr>
          <w:p w14:paraId="3BBD3EE3" w14:textId="676BC4F2" w:rsidR="00502261" w:rsidRPr="00FA17C3" w:rsidDel="00621825" w:rsidRDefault="00502261" w:rsidP="007E2F1E">
            <w:pPr>
              <w:widowControl w:val="0"/>
              <w:bidi w:val="0"/>
              <w:spacing w:before="0" w:beforeAutospacing="0" w:after="0" w:afterAutospacing="0" w:line="240" w:lineRule="auto"/>
              <w:jc w:val="right"/>
              <w:rPr>
                <w:del w:id="340" w:author="מרול אטמן" w:date="2025-04-06T17:52:00Z" w16du:dateUtc="2025-04-06T14:52:00Z"/>
                <w:rFonts w:ascii="David" w:eastAsia="Times New Roman" w:hAnsi="David" w:cs="David"/>
                <w:color w:val="000000"/>
                <w:sz w:val="24"/>
                <w:szCs w:val="24"/>
                <w:rtl/>
                <w:lang w:val="he-IL" w:eastAsia="he-IL"/>
              </w:rPr>
            </w:pPr>
            <w:del w:id="341" w:author="מרול אטמן" w:date="2025-04-06T17:52:00Z" w16du:dateUtc="2025-04-06T14:52:00Z">
              <w:r w:rsidRPr="00FA17C3" w:rsidDel="00621825">
                <w:rPr>
                  <w:rFonts w:ascii="David" w:eastAsia="Times New Roman" w:hAnsi="David" w:cs="David"/>
                  <w:color w:val="000000"/>
                  <w:sz w:val="24"/>
                  <w:szCs w:val="24"/>
                  <w:rtl/>
                  <w:lang w:val="he-IL" w:eastAsia="he-IL"/>
                </w:rPr>
                <w:delText>4,000,000</w:delText>
              </w:r>
            </w:del>
          </w:p>
        </w:tc>
        <w:tc>
          <w:tcPr>
            <w:tcW w:w="1138" w:type="dxa"/>
            <w:shd w:val="clear" w:color="auto" w:fill="F2F2F2" w:themeFill="background1" w:themeFillShade="F2"/>
          </w:tcPr>
          <w:p w14:paraId="66225D42" w14:textId="2C6F77AB" w:rsidR="00502261" w:rsidRPr="00FA17C3" w:rsidDel="00621825" w:rsidRDefault="00502261" w:rsidP="007E2F1E">
            <w:pPr>
              <w:widowControl w:val="0"/>
              <w:bidi w:val="0"/>
              <w:spacing w:before="0" w:beforeAutospacing="0" w:after="0" w:afterAutospacing="0" w:line="240" w:lineRule="auto"/>
              <w:jc w:val="right"/>
              <w:rPr>
                <w:del w:id="342" w:author="מרול אטמן" w:date="2025-04-06T17:52:00Z" w16du:dateUtc="2025-04-06T14:52: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F60A22A" w14:textId="23C38716" w:rsidR="00502261" w:rsidRPr="00FA17C3" w:rsidDel="00621825" w:rsidRDefault="00502261" w:rsidP="007E2F1E">
            <w:pPr>
              <w:widowControl w:val="0"/>
              <w:bidi w:val="0"/>
              <w:spacing w:before="0" w:beforeAutospacing="0" w:after="0" w:afterAutospacing="0" w:line="240" w:lineRule="auto"/>
              <w:jc w:val="right"/>
              <w:rPr>
                <w:del w:id="343" w:author="מרול אטמן" w:date="2025-04-06T17:52:00Z" w16du:dateUtc="2025-04-06T14:52:00Z"/>
                <w:rFonts w:ascii="David" w:eastAsia="Times New Roman" w:hAnsi="David" w:cs="David"/>
                <w:color w:val="000000"/>
                <w:sz w:val="24"/>
                <w:szCs w:val="24"/>
                <w:rtl/>
                <w:lang w:val="he-IL" w:eastAsia="he-IL"/>
              </w:rPr>
            </w:pPr>
            <w:del w:id="344" w:author="מרול אטמן" w:date="2025-04-06T17:52:00Z" w16du:dateUtc="2025-04-06T14:52:00Z">
              <w:r w:rsidRPr="00FA17C3" w:rsidDel="00621825">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493A0265" w14:textId="7BA464F9" w:rsidR="00502261" w:rsidRPr="00FA17C3" w:rsidDel="00621825" w:rsidRDefault="00502261" w:rsidP="007E2F1E">
            <w:pPr>
              <w:widowControl w:val="0"/>
              <w:bidi w:val="0"/>
              <w:spacing w:before="0" w:beforeAutospacing="0" w:after="0" w:afterAutospacing="0" w:line="240" w:lineRule="auto"/>
              <w:ind w:left="50" w:right="78"/>
              <w:jc w:val="right"/>
              <w:rPr>
                <w:del w:id="345" w:author="מרול אטמן" w:date="2025-04-06T17:52:00Z" w16du:dateUtc="2025-04-06T14:52:00Z"/>
                <w:rFonts w:asciiTheme="minorBidi" w:eastAsia="Times New Roman" w:hAnsiTheme="minorBidi" w:cs="David"/>
                <w:b/>
                <w:color w:val="000000"/>
                <w:sz w:val="16"/>
                <w:szCs w:val="16"/>
                <w:rtl/>
                <w:lang w:val="he-IL" w:eastAsia="he-IL"/>
              </w:rPr>
            </w:pPr>
            <w:del w:id="346"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321</w:delText>
              </w:r>
            </w:del>
          </w:p>
          <w:p w14:paraId="517AAE10" w14:textId="0167A241" w:rsidR="00502261" w:rsidRPr="00FA17C3" w:rsidDel="00621825" w:rsidRDefault="00502261" w:rsidP="007E2F1E">
            <w:pPr>
              <w:widowControl w:val="0"/>
              <w:bidi w:val="0"/>
              <w:spacing w:before="0" w:beforeAutospacing="0" w:after="0" w:afterAutospacing="0" w:line="240" w:lineRule="auto"/>
              <w:ind w:left="50" w:right="78"/>
              <w:jc w:val="right"/>
              <w:rPr>
                <w:del w:id="347" w:author="מרול אטמן" w:date="2025-04-06T17:52:00Z" w16du:dateUtc="2025-04-06T14:52:00Z"/>
                <w:rFonts w:asciiTheme="minorBidi" w:eastAsia="Times New Roman" w:hAnsiTheme="minorBidi" w:cs="David"/>
                <w:b/>
                <w:color w:val="000000"/>
                <w:sz w:val="16"/>
                <w:szCs w:val="16"/>
                <w:rtl/>
                <w:lang w:val="he-IL" w:eastAsia="he-IL"/>
              </w:rPr>
            </w:pPr>
            <w:del w:id="348"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328</w:delText>
              </w:r>
            </w:del>
          </w:p>
          <w:p w14:paraId="6A747FB1" w14:textId="3FC21C60" w:rsidR="00502261" w:rsidRPr="00FA17C3" w:rsidDel="00621825" w:rsidRDefault="00502261" w:rsidP="007E2F1E">
            <w:pPr>
              <w:widowControl w:val="0"/>
              <w:bidi w:val="0"/>
              <w:spacing w:before="0" w:beforeAutospacing="0" w:after="0" w:afterAutospacing="0" w:line="240" w:lineRule="auto"/>
              <w:ind w:left="50" w:right="78"/>
              <w:jc w:val="right"/>
              <w:rPr>
                <w:del w:id="349" w:author="מרול אטמן" w:date="2025-04-06T17:52:00Z" w16du:dateUtc="2025-04-06T14:52:00Z"/>
                <w:rFonts w:asciiTheme="minorBidi" w:eastAsia="Times New Roman" w:hAnsiTheme="minorBidi" w:cs="David"/>
                <w:b/>
                <w:color w:val="000000"/>
                <w:sz w:val="16"/>
                <w:szCs w:val="16"/>
                <w:rtl/>
                <w:lang w:val="he-IL" w:eastAsia="he-IL"/>
              </w:rPr>
            </w:pPr>
            <w:del w:id="350"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327</w:delText>
              </w:r>
            </w:del>
          </w:p>
          <w:p w14:paraId="12538803" w14:textId="4302EF64" w:rsidR="00502261" w:rsidRPr="00FA17C3" w:rsidDel="00621825" w:rsidRDefault="00502261" w:rsidP="007E2F1E">
            <w:pPr>
              <w:widowControl w:val="0"/>
              <w:bidi w:val="0"/>
              <w:spacing w:before="0" w:beforeAutospacing="0" w:after="0" w:afterAutospacing="0" w:line="240" w:lineRule="auto"/>
              <w:ind w:left="50" w:right="78"/>
              <w:jc w:val="right"/>
              <w:rPr>
                <w:del w:id="351" w:author="מרול אטמן" w:date="2025-04-06T17:52:00Z" w16du:dateUtc="2025-04-06T14:52:00Z"/>
                <w:rFonts w:asciiTheme="minorBidi" w:eastAsia="Times New Roman" w:hAnsiTheme="minorBidi" w:cs="David"/>
                <w:b/>
                <w:color w:val="000000"/>
                <w:sz w:val="16"/>
                <w:szCs w:val="16"/>
                <w:rtl/>
                <w:lang w:val="he-IL" w:eastAsia="he-IL"/>
              </w:rPr>
            </w:pPr>
            <w:del w:id="352"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332- 6  חודשים</w:delText>
              </w:r>
            </w:del>
          </w:p>
          <w:p w14:paraId="2995A558" w14:textId="2F2D62DD" w:rsidR="00502261" w:rsidRPr="00FA17C3" w:rsidDel="00621825" w:rsidRDefault="00502261" w:rsidP="007E2F1E">
            <w:pPr>
              <w:widowControl w:val="0"/>
              <w:bidi w:val="0"/>
              <w:spacing w:before="0" w:beforeAutospacing="0" w:after="0" w:afterAutospacing="0" w:line="240" w:lineRule="auto"/>
              <w:ind w:left="50" w:right="78"/>
              <w:jc w:val="right"/>
              <w:rPr>
                <w:del w:id="353" w:author="מרול אטמן" w:date="2025-04-06T17:52:00Z" w16du:dateUtc="2025-04-06T14:52:00Z"/>
                <w:rFonts w:asciiTheme="minorBidi" w:eastAsia="Times New Roman" w:hAnsiTheme="minorBidi" w:cs="David"/>
                <w:b/>
                <w:color w:val="000000"/>
                <w:sz w:val="16"/>
                <w:szCs w:val="16"/>
                <w:rtl/>
                <w:lang w:val="he-IL" w:eastAsia="he-IL"/>
              </w:rPr>
            </w:pPr>
            <w:del w:id="354"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303</w:delText>
              </w:r>
            </w:del>
          </w:p>
          <w:p w14:paraId="6CF4FB08" w14:textId="748E49F4" w:rsidR="00502261" w:rsidRPr="00FA17C3" w:rsidDel="00621825" w:rsidRDefault="00502261" w:rsidP="007E2F1E">
            <w:pPr>
              <w:widowControl w:val="0"/>
              <w:bidi w:val="0"/>
              <w:spacing w:before="0" w:beforeAutospacing="0" w:after="0" w:afterAutospacing="0" w:line="240" w:lineRule="auto"/>
              <w:ind w:left="50" w:right="78"/>
              <w:jc w:val="right"/>
              <w:rPr>
                <w:del w:id="355" w:author="מרול אטמן" w:date="2025-04-06T17:52:00Z" w16du:dateUtc="2025-04-06T14:52:00Z"/>
                <w:rFonts w:asciiTheme="minorBidi" w:eastAsia="Times New Roman" w:hAnsiTheme="minorBidi" w:cs="David"/>
                <w:b/>
                <w:color w:val="000000"/>
                <w:sz w:val="16"/>
                <w:szCs w:val="16"/>
                <w:rtl/>
                <w:lang w:val="he-IL" w:eastAsia="he-IL"/>
              </w:rPr>
            </w:pPr>
            <w:del w:id="356" w:author="מרול אטמן" w:date="2025-04-06T17:52:00Z" w16du:dateUtc="2025-04-06T14:52:00Z">
              <w:r w:rsidRPr="00FA17C3" w:rsidDel="00621825">
                <w:rPr>
                  <w:rFonts w:asciiTheme="minorBidi" w:eastAsia="Times New Roman" w:hAnsiTheme="minorBidi" w:cs="David"/>
                  <w:b/>
                  <w:color w:val="000000"/>
                  <w:sz w:val="16"/>
                  <w:szCs w:val="16"/>
                  <w:rtl/>
                  <w:lang w:val="he-IL" w:eastAsia="he-IL"/>
                </w:rPr>
                <w:delText>301</w:delText>
              </w:r>
            </w:del>
          </w:p>
        </w:tc>
      </w:tr>
    </w:tbl>
    <w:p w14:paraId="359C8A26" w14:textId="5CE8DFB3" w:rsidR="00502261" w:rsidRPr="00FA17C3" w:rsidDel="00621825" w:rsidRDefault="00502261" w:rsidP="00502261">
      <w:pPr>
        <w:widowControl w:val="0"/>
        <w:bidi w:val="0"/>
        <w:spacing w:before="0" w:beforeAutospacing="0" w:after="0" w:afterAutospacing="0" w:line="240" w:lineRule="auto"/>
        <w:jc w:val="right"/>
        <w:rPr>
          <w:del w:id="357" w:author="מרול אטמן" w:date="2025-04-06T17:52:00Z" w16du:dateUtc="2025-04-06T14:52:00Z"/>
          <w:rFonts w:ascii="Courier New" w:eastAsia="Times New Roman" w:hAnsi="Courier New" w:cs="Courier New"/>
          <w:color w:val="000000"/>
          <w:sz w:val="2"/>
          <w:szCs w:val="2"/>
          <w:rtl/>
          <w:lang w:val="he-IL" w:eastAsia="he-IL"/>
        </w:rPr>
      </w:pPr>
    </w:p>
    <w:p w14:paraId="516CAA1F" w14:textId="6CDAB795" w:rsidR="00502261" w:rsidRPr="00FA17C3" w:rsidDel="00621825" w:rsidRDefault="00502261" w:rsidP="00502261">
      <w:pPr>
        <w:widowControl w:val="0"/>
        <w:bidi w:val="0"/>
        <w:spacing w:before="0" w:beforeAutospacing="0" w:after="0" w:afterAutospacing="0" w:line="240" w:lineRule="auto"/>
        <w:ind w:left="84" w:hanging="41"/>
        <w:jc w:val="right"/>
        <w:rPr>
          <w:del w:id="358" w:author="מרול אטמן" w:date="2025-04-06T17:52:00Z" w16du:dateUtc="2025-04-06T14:52:00Z"/>
          <w:rFonts w:ascii="David" w:eastAsia="Times New Roman" w:hAnsi="David" w:cs="David"/>
          <w:color w:val="000000"/>
          <w:sz w:val="2"/>
          <w:szCs w:val="2"/>
          <w:rtl/>
          <w:lang w:val="he-IL" w:eastAsia="he-IL"/>
        </w:rPr>
      </w:pPr>
    </w:p>
    <w:tbl>
      <w:tblPr>
        <w:tblStyle w:val="a9"/>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502261" w:rsidRPr="00FA17C3" w:rsidDel="00621825" w14:paraId="08894391" w14:textId="4F7BCD55" w:rsidTr="007E2F1E">
        <w:trPr>
          <w:trHeight w:val="57"/>
          <w:tblHeader/>
          <w:del w:id="359" w:author="מרול אטמן" w:date="2025-04-06T17:52:00Z" w16du:dateUtc="2025-04-06T14:52:00Z"/>
        </w:trPr>
        <w:tc>
          <w:tcPr>
            <w:tcW w:w="11530" w:type="dxa"/>
            <w:shd w:val="clear" w:color="auto" w:fill="F2F2F2" w:themeFill="background1" w:themeFillShade="F2"/>
          </w:tcPr>
          <w:p w14:paraId="50C74AB1" w14:textId="39E63493" w:rsidR="00502261" w:rsidRPr="00FA17C3" w:rsidDel="00621825" w:rsidRDefault="00502261" w:rsidP="007E2F1E">
            <w:pPr>
              <w:widowControl w:val="0"/>
              <w:bidi w:val="0"/>
              <w:spacing w:before="0" w:beforeAutospacing="0" w:after="0" w:afterAutospacing="0" w:line="240" w:lineRule="auto"/>
              <w:ind w:left="50" w:right="78"/>
              <w:jc w:val="right"/>
              <w:rPr>
                <w:del w:id="360" w:author="מרול אטמן" w:date="2025-04-06T17:52:00Z" w16du:dateUtc="2025-04-06T14:52:00Z"/>
                <w:rFonts w:asciiTheme="minorBidi" w:eastAsia="Times New Roman" w:hAnsiTheme="minorBidi" w:cs="David"/>
                <w:b/>
                <w:color w:val="000000"/>
                <w:sz w:val="24"/>
                <w:szCs w:val="24"/>
                <w:rtl/>
                <w:lang w:val="he-IL" w:eastAsia="he-IL"/>
              </w:rPr>
            </w:pPr>
            <w:del w:id="361" w:author="מרול אטמן" w:date="2025-04-06T17:52:00Z" w16du:dateUtc="2025-04-06T14:52:00Z">
              <w:r w:rsidRPr="00FA17C3" w:rsidDel="00621825">
                <w:rPr>
                  <w:rFonts w:asciiTheme="minorBidi" w:eastAsia="Times New Roman" w:hAnsiTheme="minorBidi" w:cs="David"/>
                  <w:b/>
                  <w:color w:val="000000"/>
                  <w:sz w:val="24"/>
                  <w:szCs w:val="24"/>
                  <w:rtl/>
                  <w:lang w:val="he-IL" w:eastAsia="he-IL"/>
                </w:rPr>
                <w:lastRenderedPageBreak/>
                <w:delText xml:space="preserve">פירוט השירותים </w:delText>
              </w:r>
              <w:r w:rsidRPr="00FA17C3" w:rsidDel="00621825">
                <w:rPr>
                  <w:rFonts w:asciiTheme="minorBidi" w:eastAsia="Times New Roman" w:hAnsiTheme="minorBidi" w:cs="David"/>
                  <w:b/>
                  <w:color w:val="000000"/>
                  <w:sz w:val="16"/>
                  <w:szCs w:val="16"/>
                  <w:rtl/>
                  <w:lang w:val="he-IL" w:eastAsia="he-IL"/>
                </w:rPr>
                <w:delText xml:space="preserve">(בכפוף, לשירותים המפורטים בהסכם בין המבוטח למבקש האישור, יש לציין את קוד השירות מתוך הרשימה הסגורה המפורטת בנספח </w:delText>
              </w:r>
              <w:r w:rsidRPr="00FA17C3" w:rsidDel="00621825">
                <w:rPr>
                  <w:rFonts w:asciiTheme="minorBidi" w:eastAsia="Times New Roman" w:hAnsiTheme="minorBidi" w:cs="David"/>
                  <w:bCs/>
                  <w:color w:val="000000"/>
                  <w:sz w:val="16"/>
                  <w:szCs w:val="16"/>
                  <w:rtl/>
                  <w:lang w:val="he-IL" w:eastAsia="he-IL"/>
                </w:rPr>
                <w:delText>ג'</w:delText>
              </w:r>
              <w:r w:rsidRPr="00FA17C3" w:rsidDel="00621825">
                <w:rPr>
                  <w:rFonts w:ascii="David" w:eastAsia="Times New Roman" w:hAnsi="David" w:cs="David"/>
                  <w:color w:val="000000"/>
                  <w:sz w:val="16"/>
                  <w:szCs w:val="16"/>
                  <w:rtl/>
                  <w:lang w:val="he-IL" w:eastAsia="he-IL"/>
                </w:rPr>
                <w:delText xml:space="preserve"> כפי שמפורסם על ידי רשות שוק ההון, ביטוח וחסכון</w:delText>
              </w:r>
              <w:r w:rsidRPr="00FA17C3" w:rsidDel="00621825">
                <w:rPr>
                  <w:rFonts w:asciiTheme="minorBidi" w:eastAsia="Times New Roman" w:hAnsiTheme="minorBidi" w:cs="David"/>
                  <w:b/>
                  <w:color w:val="000000"/>
                  <w:sz w:val="16"/>
                  <w:szCs w:val="16"/>
                  <w:rtl/>
                  <w:lang w:val="he-IL" w:eastAsia="he-IL"/>
                </w:rPr>
                <w:delText xml:space="preserve">. </w:delText>
              </w:r>
              <w:r w:rsidRPr="00FA17C3" w:rsidDel="00621825">
                <w:rPr>
                  <w:rFonts w:ascii="David" w:eastAsia="Times New Roman" w:hAnsi="David" w:cs="David"/>
                  <w:color w:val="000000"/>
                  <w:sz w:val="16"/>
                  <w:szCs w:val="16"/>
                  <w:rtl/>
                  <w:lang w:val="he-IL" w:eastAsia="he-IL"/>
                </w:rPr>
                <w:delText>ניתן להציג בנוסף גם המלל המוצג לצד הקוד ברשימה הסגורה</w:delText>
              </w:r>
              <w:r w:rsidRPr="00FA17C3" w:rsidDel="00621825">
                <w:rPr>
                  <w:rFonts w:asciiTheme="minorBidi" w:eastAsia="Times New Roman" w:hAnsiTheme="minorBidi" w:cs="David"/>
                  <w:b/>
                  <w:color w:val="FF0000"/>
                  <w:sz w:val="16"/>
                  <w:szCs w:val="16"/>
                  <w:rtl/>
                  <w:lang w:val="he-IL" w:eastAsia="he-IL"/>
                </w:rPr>
                <w:delText>)*:</w:delText>
              </w:r>
            </w:del>
          </w:p>
        </w:tc>
      </w:tr>
      <w:tr w:rsidR="00502261" w:rsidRPr="00FA17C3" w:rsidDel="00621825" w14:paraId="090F978F" w14:textId="582F8EA9" w:rsidTr="007E2F1E">
        <w:trPr>
          <w:trHeight w:val="798"/>
          <w:del w:id="362" w:author="מרול אטמן" w:date="2025-04-06T17:52:00Z" w16du:dateUtc="2025-04-06T14:52:00Z"/>
        </w:trPr>
        <w:tc>
          <w:tcPr>
            <w:tcW w:w="11530" w:type="dxa"/>
          </w:tcPr>
          <w:p w14:paraId="14F1CE4C" w14:textId="0397DCC0" w:rsidR="00502261" w:rsidRPr="00FA17C3" w:rsidDel="00621825" w:rsidRDefault="00502261" w:rsidP="007E2F1E">
            <w:pPr>
              <w:widowControl w:val="0"/>
              <w:bidi w:val="0"/>
              <w:spacing w:before="0" w:beforeAutospacing="0" w:after="0" w:afterAutospacing="0" w:line="240" w:lineRule="auto"/>
              <w:ind w:right="78"/>
              <w:jc w:val="right"/>
              <w:rPr>
                <w:del w:id="363" w:author="מרול אטמן" w:date="2025-04-06T17:52:00Z" w16du:dateUtc="2025-04-06T14:52:00Z"/>
                <w:rFonts w:asciiTheme="minorBidi" w:eastAsia="Times New Roman" w:hAnsiTheme="minorBidi" w:cs="Arial"/>
                <w:b/>
                <w:bCs/>
                <w:color w:val="000000"/>
                <w:sz w:val="24"/>
                <w:szCs w:val="24"/>
                <w:rtl/>
                <w:lang w:val="he-IL" w:eastAsia="he-IL"/>
              </w:rPr>
            </w:pPr>
            <w:del w:id="364" w:author="מרול אטמן" w:date="2025-04-06T17:52:00Z" w16du:dateUtc="2025-04-06T14:52:00Z">
              <w:r w:rsidRPr="00FA17C3" w:rsidDel="00621825">
                <w:rPr>
                  <w:rFonts w:asciiTheme="minorBidi" w:eastAsia="Times New Roman" w:hAnsiTheme="minorBidi" w:cs="Arial"/>
                  <w:b/>
                  <w:bCs/>
                  <w:color w:val="000000"/>
                  <w:sz w:val="24"/>
                  <w:szCs w:val="24"/>
                  <w:rtl/>
                  <w:lang w:val="he-IL" w:eastAsia="he-IL"/>
                </w:rPr>
                <w:delText>38</w:delText>
              </w:r>
            </w:del>
          </w:p>
          <w:p w14:paraId="1B83EB11" w14:textId="3357242B" w:rsidR="00502261" w:rsidRPr="00FA17C3" w:rsidDel="00621825" w:rsidRDefault="00502261" w:rsidP="007E2F1E">
            <w:pPr>
              <w:widowControl w:val="0"/>
              <w:bidi w:val="0"/>
              <w:spacing w:before="0" w:beforeAutospacing="0" w:after="0" w:afterAutospacing="0" w:line="240" w:lineRule="auto"/>
              <w:ind w:right="78"/>
              <w:jc w:val="right"/>
              <w:rPr>
                <w:del w:id="365" w:author="מרול אטמן" w:date="2025-04-06T17:52:00Z" w16du:dateUtc="2025-04-06T14:52:00Z"/>
                <w:rFonts w:asciiTheme="minorBidi" w:eastAsia="Times New Roman" w:hAnsiTheme="minorBidi" w:cs="Arial"/>
                <w:b/>
                <w:bCs/>
                <w:color w:val="000000"/>
                <w:sz w:val="24"/>
                <w:szCs w:val="24"/>
                <w:rtl/>
                <w:lang w:val="he-IL" w:eastAsia="he-IL"/>
              </w:rPr>
            </w:pPr>
            <w:del w:id="366" w:author="מרול אטמן" w:date="2025-04-06T17:52:00Z" w16du:dateUtc="2025-04-06T14:52:00Z">
              <w:r w:rsidRPr="00FA17C3" w:rsidDel="00621825">
                <w:rPr>
                  <w:rFonts w:asciiTheme="minorBidi" w:eastAsia="Times New Roman" w:hAnsiTheme="minorBidi" w:cs="Arial"/>
                  <w:b/>
                  <w:bCs/>
                  <w:color w:val="000000"/>
                  <w:sz w:val="24"/>
                  <w:szCs w:val="24"/>
                  <w:rtl/>
                  <w:lang w:val="he-IL" w:eastAsia="he-IL"/>
                </w:rPr>
                <w:delText>84</w:delText>
              </w:r>
            </w:del>
          </w:p>
          <w:p w14:paraId="2EDD9A28" w14:textId="4D259BDA" w:rsidR="00502261" w:rsidRPr="00FA17C3" w:rsidDel="00621825" w:rsidRDefault="00502261" w:rsidP="007E2F1E">
            <w:pPr>
              <w:widowControl w:val="0"/>
              <w:bidi w:val="0"/>
              <w:spacing w:before="0" w:beforeAutospacing="0" w:after="0" w:afterAutospacing="0" w:line="240" w:lineRule="auto"/>
              <w:ind w:right="78"/>
              <w:jc w:val="right"/>
              <w:rPr>
                <w:del w:id="367" w:author="מרול אטמן" w:date="2025-04-06T17:52:00Z" w16du:dateUtc="2025-04-06T14:52:00Z"/>
                <w:rFonts w:asciiTheme="minorBidi" w:eastAsia="Times New Roman" w:hAnsiTheme="minorBidi" w:cs="Arial"/>
                <w:b/>
                <w:bCs/>
                <w:color w:val="000000"/>
                <w:sz w:val="24"/>
                <w:szCs w:val="24"/>
                <w:rtl/>
                <w:lang w:val="he-IL" w:eastAsia="he-IL"/>
              </w:rPr>
            </w:pPr>
            <w:del w:id="368" w:author="מרול אטמן" w:date="2025-04-06T17:52:00Z" w16du:dateUtc="2025-04-06T14:52:00Z">
              <w:r w:rsidRPr="00FA17C3" w:rsidDel="00621825">
                <w:rPr>
                  <w:rFonts w:asciiTheme="minorBidi" w:eastAsia="Times New Roman" w:hAnsiTheme="minorBidi" w:cs="Arial"/>
                  <w:b/>
                  <w:bCs/>
                  <w:color w:val="000000"/>
                  <w:sz w:val="24"/>
                  <w:szCs w:val="24"/>
                  <w:rtl/>
                  <w:lang w:val="he-IL" w:eastAsia="he-IL"/>
                </w:rPr>
                <w:delText>86</w:delText>
              </w:r>
            </w:del>
          </w:p>
          <w:p w14:paraId="066FC61A" w14:textId="385962C9" w:rsidR="00502261" w:rsidRPr="00FA17C3" w:rsidDel="00621825" w:rsidRDefault="00502261" w:rsidP="007E2F1E">
            <w:pPr>
              <w:widowControl w:val="0"/>
              <w:bidi w:val="0"/>
              <w:spacing w:before="0" w:beforeAutospacing="0" w:after="0" w:afterAutospacing="0" w:line="240" w:lineRule="auto"/>
              <w:ind w:right="78"/>
              <w:jc w:val="right"/>
              <w:rPr>
                <w:del w:id="369" w:author="מרול אטמן" w:date="2025-04-06T17:52:00Z" w16du:dateUtc="2025-04-06T14:52:00Z"/>
                <w:rFonts w:asciiTheme="minorBidi" w:eastAsia="Times New Roman" w:hAnsiTheme="minorBidi" w:cs="Arial"/>
                <w:b/>
                <w:bCs/>
                <w:color w:val="000000"/>
                <w:sz w:val="24"/>
                <w:szCs w:val="24"/>
                <w:rtl/>
                <w:lang w:val="he-IL" w:eastAsia="he-IL"/>
              </w:rPr>
            </w:pPr>
            <w:del w:id="370" w:author="מרול אטמן" w:date="2025-04-06T17:52:00Z" w16du:dateUtc="2025-04-06T14:52:00Z">
              <w:r w:rsidRPr="00FA17C3" w:rsidDel="00621825">
                <w:rPr>
                  <w:rFonts w:asciiTheme="minorBidi" w:eastAsia="Times New Roman" w:hAnsiTheme="minorBidi" w:cs="Arial"/>
                  <w:b/>
                  <w:bCs/>
                  <w:color w:val="000000"/>
                  <w:sz w:val="24"/>
                  <w:szCs w:val="24"/>
                  <w:rtl/>
                  <w:lang w:val="he-IL" w:eastAsia="he-IL"/>
                </w:rPr>
                <w:delText>040</w:delText>
              </w:r>
            </w:del>
          </w:p>
        </w:tc>
      </w:tr>
    </w:tbl>
    <w:p w14:paraId="363600B2" w14:textId="3380DAD6" w:rsidR="00502261" w:rsidRPr="00FA17C3" w:rsidDel="00621825" w:rsidRDefault="00502261" w:rsidP="00502261">
      <w:pPr>
        <w:widowControl w:val="0"/>
        <w:bidi w:val="0"/>
        <w:spacing w:before="0" w:beforeAutospacing="0" w:after="0" w:afterAutospacing="0" w:line="240" w:lineRule="auto"/>
        <w:jc w:val="right"/>
        <w:rPr>
          <w:del w:id="371" w:author="מרול אטמן" w:date="2025-04-06T17:52:00Z" w16du:dateUtc="2025-04-06T14:52:00Z"/>
          <w:rFonts w:ascii="Courier New" w:eastAsia="Times New Roman" w:hAnsi="Courier New" w:cs="Courier New"/>
          <w:color w:val="000000"/>
          <w:sz w:val="2"/>
          <w:szCs w:val="2"/>
          <w:rtl/>
          <w:lang w:val="he-IL" w:eastAsia="he-IL"/>
        </w:rPr>
      </w:pPr>
    </w:p>
    <w:p w14:paraId="50C58BE6" w14:textId="71581DBA" w:rsidR="00502261" w:rsidRPr="00FA17C3" w:rsidDel="00621825" w:rsidRDefault="00502261" w:rsidP="00502261">
      <w:pPr>
        <w:widowControl w:val="0"/>
        <w:bidi w:val="0"/>
        <w:spacing w:before="0" w:beforeAutospacing="0" w:after="0" w:afterAutospacing="0" w:line="240" w:lineRule="auto"/>
        <w:jc w:val="right"/>
        <w:rPr>
          <w:del w:id="372" w:author="מרול אטמן" w:date="2025-04-06T17:52:00Z" w16du:dateUtc="2025-04-06T14:52:00Z"/>
          <w:rFonts w:ascii="Courier New" w:eastAsia="Times New Roman" w:hAnsi="Courier New" w:cs="Courier New"/>
          <w:color w:val="000000"/>
          <w:sz w:val="2"/>
          <w:szCs w:val="2"/>
          <w:rtl/>
          <w:lang w:val="he-IL" w:eastAsia="he-IL"/>
        </w:rPr>
      </w:pPr>
    </w:p>
    <w:p w14:paraId="4594CB39" w14:textId="5C796E8A" w:rsidR="00502261" w:rsidRPr="00FA17C3" w:rsidDel="00621825" w:rsidRDefault="00502261" w:rsidP="00502261">
      <w:pPr>
        <w:widowControl w:val="0"/>
        <w:bidi w:val="0"/>
        <w:spacing w:before="0" w:beforeAutospacing="0" w:after="0" w:afterAutospacing="0" w:line="240" w:lineRule="auto"/>
        <w:jc w:val="right"/>
        <w:rPr>
          <w:del w:id="373" w:author="מרול אטמן" w:date="2025-04-06T17:52:00Z" w16du:dateUtc="2025-04-06T14:52:00Z"/>
          <w:rFonts w:ascii="Courier New" w:eastAsia="Times New Roman" w:hAnsi="Courier New" w:cs="Courier New"/>
          <w:color w:val="000000"/>
          <w:sz w:val="2"/>
          <w:szCs w:val="2"/>
          <w:rtl/>
          <w:lang w:val="he-IL" w:eastAsia="he-IL"/>
        </w:rPr>
      </w:pPr>
    </w:p>
    <w:tbl>
      <w:tblPr>
        <w:tblStyle w:val="a9"/>
        <w:tblpPr w:leftFromText="180" w:rightFromText="180" w:vertAnchor="page" w:horzAnchor="margin" w:tblpXSpec="center" w:tblpY="2523"/>
        <w:bidiVisual/>
        <w:tblW w:w="11530" w:type="dxa"/>
        <w:tblLayout w:type="fixed"/>
        <w:tblLook w:val="04A0" w:firstRow="1" w:lastRow="0" w:firstColumn="1" w:lastColumn="0" w:noHBand="0" w:noVBand="1"/>
      </w:tblPr>
      <w:tblGrid>
        <w:gridCol w:w="11530"/>
      </w:tblGrid>
      <w:tr w:rsidR="00502261" w:rsidRPr="00FA17C3" w:rsidDel="00621825" w14:paraId="10E732B9" w14:textId="1F8D1715" w:rsidTr="00502261">
        <w:trPr>
          <w:trHeight w:val="227"/>
          <w:tblHeader/>
          <w:del w:id="374" w:author="מרול אטמן" w:date="2025-04-06T17:52:00Z" w16du:dateUtc="2025-04-06T14:52:00Z"/>
        </w:trPr>
        <w:tc>
          <w:tcPr>
            <w:tcW w:w="11530" w:type="dxa"/>
            <w:shd w:val="clear" w:color="auto" w:fill="F2F2F2" w:themeFill="background1" w:themeFillShade="F2"/>
          </w:tcPr>
          <w:p w14:paraId="78452D49" w14:textId="4869D7EA" w:rsidR="00502261" w:rsidRPr="00FA17C3" w:rsidDel="00621825" w:rsidRDefault="00502261" w:rsidP="00502261">
            <w:pPr>
              <w:widowControl w:val="0"/>
              <w:bidi w:val="0"/>
              <w:spacing w:before="0" w:beforeAutospacing="0" w:after="0" w:afterAutospacing="0" w:line="240" w:lineRule="auto"/>
              <w:ind w:left="50" w:right="78"/>
              <w:jc w:val="right"/>
              <w:rPr>
                <w:del w:id="375" w:author="מרול אטמן" w:date="2025-04-06T17:52:00Z" w16du:dateUtc="2025-04-06T14:52:00Z"/>
                <w:rFonts w:asciiTheme="minorBidi" w:eastAsia="Times New Roman" w:hAnsiTheme="minorBidi" w:cs="David"/>
                <w:b/>
                <w:color w:val="000000"/>
                <w:sz w:val="24"/>
                <w:szCs w:val="24"/>
                <w:rtl/>
                <w:lang w:val="he-IL" w:eastAsia="he-IL"/>
              </w:rPr>
            </w:pPr>
            <w:del w:id="376" w:author="מרול אטמן" w:date="2025-04-06T17:52:00Z" w16du:dateUtc="2025-04-06T14:52:00Z">
              <w:r w:rsidRPr="00FA17C3" w:rsidDel="00621825">
                <w:rPr>
                  <w:rFonts w:asciiTheme="minorBidi" w:eastAsia="Times New Roman" w:hAnsiTheme="minorBidi" w:cs="David"/>
                  <w:b/>
                  <w:color w:val="000000"/>
                  <w:sz w:val="24"/>
                  <w:szCs w:val="24"/>
                  <w:rtl/>
                  <w:lang w:val="he-IL" w:eastAsia="he-IL"/>
                </w:rPr>
                <w:delText>ביטול/שינוי הפוליסה *</w:delText>
              </w:r>
            </w:del>
          </w:p>
        </w:tc>
      </w:tr>
      <w:tr w:rsidR="00502261" w:rsidRPr="00FA17C3" w:rsidDel="00621825" w14:paraId="3C7107B2" w14:textId="45064FAD" w:rsidTr="00502261">
        <w:trPr>
          <w:trHeight w:val="334"/>
          <w:del w:id="377" w:author="מרול אטמן" w:date="2025-04-06T17:52:00Z" w16du:dateUtc="2025-04-06T14:52:00Z"/>
        </w:trPr>
        <w:tc>
          <w:tcPr>
            <w:tcW w:w="11530" w:type="dxa"/>
            <w:vAlign w:val="center"/>
          </w:tcPr>
          <w:p w14:paraId="10919796" w14:textId="13F1F9BC" w:rsidR="00502261" w:rsidRPr="00FA17C3" w:rsidDel="00621825" w:rsidRDefault="00502261" w:rsidP="00502261">
            <w:pPr>
              <w:widowControl w:val="0"/>
              <w:bidi w:val="0"/>
              <w:spacing w:before="0" w:beforeAutospacing="0" w:after="0" w:afterAutospacing="0" w:line="240" w:lineRule="auto"/>
              <w:jc w:val="right"/>
              <w:rPr>
                <w:del w:id="378" w:author="מרול אטמן" w:date="2025-04-06T17:52:00Z" w16du:dateUtc="2025-04-06T14:52:00Z"/>
                <w:rFonts w:asciiTheme="minorBidi" w:eastAsia="Times New Roman" w:hAnsiTheme="minorBidi" w:cs="David"/>
                <w:bCs/>
                <w:color w:val="000000"/>
                <w:sz w:val="20"/>
                <w:szCs w:val="24"/>
                <w:rtl/>
                <w:lang w:val="he-IL" w:eastAsia="he-IL"/>
              </w:rPr>
            </w:pPr>
            <w:del w:id="379" w:author="מרול אטמן" w:date="2025-04-06T17:52:00Z" w16du:dateUtc="2025-04-06T14:52:00Z">
              <w:r w:rsidRPr="00FA17C3" w:rsidDel="00621825">
                <w:rPr>
                  <w:rFonts w:asciiTheme="minorBidi" w:eastAsia="Times New Roman" w:hAnsiTheme="minorBidi" w:cs="David"/>
                  <w:b/>
                  <w:color w:val="000000"/>
                  <w:sz w:val="20"/>
                  <w:szCs w:val="24"/>
                  <w:rtl/>
                  <w:lang w:val="he-IL" w:eastAsia="he-IL"/>
                </w:rPr>
                <w:delText xml:space="preserve">שינוי לרעת מבקש האישור או ביטול של פוליסת ביטוח,  לא ייכנס לתוקף אלא </w:delText>
              </w:r>
              <w:r w:rsidRPr="00FA17C3" w:rsidDel="00621825">
                <w:rPr>
                  <w:rFonts w:asciiTheme="minorBidi" w:eastAsia="Times New Roman" w:hAnsiTheme="minorBidi" w:cs="David"/>
                  <w:bCs/>
                  <w:color w:val="000000"/>
                  <w:sz w:val="20"/>
                  <w:szCs w:val="24"/>
                  <w:rtl/>
                  <w:lang w:val="he-IL" w:eastAsia="he-IL"/>
                </w:rPr>
                <w:delText>30 יום</w:delText>
              </w:r>
              <w:r w:rsidRPr="00FA17C3" w:rsidDel="00621825">
                <w:rPr>
                  <w:rFonts w:asciiTheme="minorBidi" w:eastAsia="Times New Roman" w:hAnsiTheme="minorBidi" w:cs="David"/>
                  <w:b/>
                  <w:color w:val="000000"/>
                  <w:sz w:val="20"/>
                  <w:szCs w:val="24"/>
                  <w:rtl/>
                  <w:lang w:val="he-IL" w:eastAsia="he-IL"/>
                </w:rPr>
                <w:delText xml:space="preserve"> לאחר משלוח הודעה למבקש האישור בדבר השינוי או הביטול.</w:delText>
              </w:r>
            </w:del>
          </w:p>
        </w:tc>
      </w:tr>
    </w:tbl>
    <w:p w14:paraId="574105F7" w14:textId="1E2B8A66" w:rsidR="00502261" w:rsidRPr="00835354" w:rsidDel="00621825" w:rsidRDefault="00502261" w:rsidP="00502261">
      <w:pPr>
        <w:widowControl w:val="0"/>
        <w:bidi w:val="0"/>
        <w:spacing w:before="0" w:beforeAutospacing="0" w:after="0" w:afterAutospacing="0" w:line="240" w:lineRule="auto"/>
        <w:contextualSpacing/>
        <w:jc w:val="right"/>
        <w:rPr>
          <w:del w:id="380" w:author="מרול אטמן" w:date="2025-04-06T17:52:00Z" w16du:dateUtc="2025-04-06T14:52:00Z"/>
          <w:rFonts w:ascii="David" w:eastAsia="Times New Roman" w:hAnsi="David" w:cs="David"/>
          <w:b/>
          <w:bCs/>
          <w:color w:val="000000"/>
          <w:sz w:val="24"/>
          <w:szCs w:val="24"/>
          <w:rtl/>
          <w:lang w:eastAsia="he-IL"/>
        </w:rPr>
      </w:pPr>
    </w:p>
    <w:tbl>
      <w:tblPr>
        <w:tblStyle w:val="a9"/>
        <w:tblpPr w:leftFromText="180" w:rightFromText="180" w:vertAnchor="page" w:horzAnchor="margin" w:tblpXSpec="center" w:tblpY="3584"/>
        <w:bidiVisual/>
        <w:tblW w:w="11530" w:type="dxa"/>
        <w:tblLayout w:type="fixed"/>
        <w:tblLook w:val="04A0" w:firstRow="1" w:lastRow="0" w:firstColumn="1" w:lastColumn="0" w:noHBand="0" w:noVBand="1"/>
      </w:tblPr>
      <w:tblGrid>
        <w:gridCol w:w="11530"/>
      </w:tblGrid>
      <w:tr w:rsidR="00502261" w:rsidRPr="00FA17C3" w:rsidDel="00621825" w14:paraId="1FBAD500" w14:textId="4FA1F941" w:rsidTr="00502261">
        <w:trPr>
          <w:trHeight w:val="227"/>
          <w:tblHeader/>
          <w:del w:id="381" w:author="מרול אטמן" w:date="2025-04-06T17:52:00Z" w16du:dateUtc="2025-04-06T14:52:00Z"/>
        </w:trPr>
        <w:tc>
          <w:tcPr>
            <w:tcW w:w="11530" w:type="dxa"/>
            <w:shd w:val="clear" w:color="auto" w:fill="F2F2F2" w:themeFill="background1" w:themeFillShade="F2"/>
          </w:tcPr>
          <w:p w14:paraId="748EA773" w14:textId="687445AD" w:rsidR="00502261" w:rsidRPr="00FA17C3" w:rsidDel="00621825" w:rsidRDefault="00502261" w:rsidP="00502261">
            <w:pPr>
              <w:widowControl w:val="0"/>
              <w:bidi w:val="0"/>
              <w:spacing w:before="0" w:beforeAutospacing="0" w:after="0" w:afterAutospacing="0" w:line="240" w:lineRule="auto"/>
              <w:ind w:left="50" w:right="78"/>
              <w:jc w:val="right"/>
              <w:rPr>
                <w:del w:id="382" w:author="מרול אטמן" w:date="2025-04-06T17:52:00Z" w16du:dateUtc="2025-04-06T14:52:00Z"/>
                <w:rFonts w:asciiTheme="minorBidi" w:eastAsia="Times New Roman" w:hAnsiTheme="minorBidi" w:cs="David"/>
                <w:b/>
                <w:color w:val="000000"/>
                <w:sz w:val="24"/>
                <w:szCs w:val="24"/>
                <w:rtl/>
                <w:lang w:val="he-IL" w:eastAsia="he-IL"/>
              </w:rPr>
            </w:pPr>
            <w:del w:id="383" w:author="מרול אטמן" w:date="2025-04-06T17:52:00Z" w16du:dateUtc="2025-04-06T14:52:00Z">
              <w:r w:rsidRPr="00FA17C3" w:rsidDel="00621825">
                <w:rPr>
                  <w:rFonts w:asciiTheme="minorBidi" w:eastAsia="Times New Roman" w:hAnsiTheme="minorBidi" w:cs="David"/>
                  <w:b/>
                  <w:color w:val="000000"/>
                  <w:sz w:val="24"/>
                  <w:szCs w:val="24"/>
                  <w:rtl/>
                  <w:lang w:val="he-IL" w:eastAsia="he-IL"/>
                </w:rPr>
                <w:delText>חתימת האישור</w:delText>
              </w:r>
            </w:del>
          </w:p>
        </w:tc>
      </w:tr>
      <w:tr w:rsidR="00502261" w:rsidRPr="00FA17C3" w:rsidDel="00621825" w14:paraId="165FD110" w14:textId="20744CE1" w:rsidTr="00502261">
        <w:trPr>
          <w:trHeight w:val="598"/>
          <w:del w:id="384" w:author="מרול אטמן" w:date="2025-04-06T17:52:00Z" w16du:dateUtc="2025-04-06T14:52:00Z"/>
        </w:trPr>
        <w:tc>
          <w:tcPr>
            <w:tcW w:w="11530" w:type="dxa"/>
          </w:tcPr>
          <w:p w14:paraId="5D8A1BF8" w14:textId="2FAD2514" w:rsidR="00502261" w:rsidRPr="00FA17C3" w:rsidDel="00621825" w:rsidRDefault="00502261" w:rsidP="00502261">
            <w:pPr>
              <w:widowControl w:val="0"/>
              <w:bidi w:val="0"/>
              <w:spacing w:before="0" w:beforeAutospacing="0" w:after="0" w:afterAutospacing="0" w:line="240" w:lineRule="auto"/>
              <w:ind w:left="50" w:right="78"/>
              <w:jc w:val="right"/>
              <w:rPr>
                <w:del w:id="385" w:author="מרול אטמן" w:date="2025-04-06T17:52:00Z" w16du:dateUtc="2025-04-06T14:52:00Z"/>
                <w:rFonts w:asciiTheme="minorBidi" w:eastAsia="Times New Roman" w:hAnsiTheme="minorBidi" w:cs="David"/>
                <w:b/>
                <w:color w:val="000000"/>
                <w:sz w:val="24"/>
                <w:szCs w:val="24"/>
                <w:rtl/>
                <w:lang w:val="he-IL" w:eastAsia="he-IL"/>
              </w:rPr>
            </w:pPr>
            <w:del w:id="386" w:author="מרול אטמן" w:date="2025-04-06T17:52:00Z" w16du:dateUtc="2025-04-06T14:52:00Z">
              <w:r w:rsidRPr="00FA17C3" w:rsidDel="00621825">
                <w:rPr>
                  <w:rFonts w:asciiTheme="minorBidi" w:eastAsia="Times New Roman" w:hAnsiTheme="minorBidi" w:cs="David"/>
                  <w:b/>
                  <w:color w:val="000000"/>
                  <w:sz w:val="24"/>
                  <w:szCs w:val="24"/>
                  <w:rtl/>
                  <w:lang w:val="he-IL" w:eastAsia="he-IL"/>
                </w:rPr>
                <w:delText>המבטח:</w:delText>
              </w:r>
            </w:del>
          </w:p>
        </w:tc>
      </w:tr>
    </w:tbl>
    <w:p w14:paraId="74E40FBA" w14:textId="28B61AB2" w:rsidR="00502261" w:rsidRPr="00FA17C3" w:rsidDel="00621825" w:rsidRDefault="00502261" w:rsidP="00502261">
      <w:pPr>
        <w:widowControl w:val="0"/>
        <w:bidi w:val="0"/>
        <w:spacing w:before="0" w:beforeAutospacing="0" w:after="0" w:afterAutospacing="0" w:line="240" w:lineRule="auto"/>
        <w:contextualSpacing/>
        <w:jc w:val="right"/>
        <w:rPr>
          <w:del w:id="387" w:author="מרול אטמן" w:date="2025-04-06T17:52:00Z" w16du:dateUtc="2025-04-06T14:52:00Z"/>
          <w:rFonts w:ascii="David" w:eastAsia="Times New Roman" w:hAnsi="David" w:cs="David"/>
          <w:b/>
          <w:bCs/>
          <w:color w:val="000000"/>
          <w:sz w:val="24"/>
          <w:szCs w:val="24"/>
          <w:rtl/>
          <w:lang w:eastAsia="he-IL"/>
        </w:rPr>
      </w:pPr>
    </w:p>
    <w:p w14:paraId="6C3C4642" w14:textId="6D2AF906" w:rsidR="00502261" w:rsidRPr="00FA17C3" w:rsidDel="00621825" w:rsidRDefault="00502261" w:rsidP="00502261">
      <w:pPr>
        <w:widowControl w:val="0"/>
        <w:bidi w:val="0"/>
        <w:spacing w:before="0" w:beforeAutospacing="0" w:after="0" w:afterAutospacing="0" w:line="240" w:lineRule="auto"/>
        <w:contextualSpacing/>
        <w:jc w:val="center"/>
        <w:rPr>
          <w:del w:id="388" w:author="מרול אטמן" w:date="2025-04-06T17:52:00Z" w16du:dateUtc="2025-04-06T14:52:00Z"/>
          <w:rFonts w:ascii="David" w:eastAsia="Times New Roman" w:hAnsi="David" w:cs="David"/>
          <w:b/>
          <w:bCs/>
          <w:color w:val="000000"/>
          <w:sz w:val="24"/>
          <w:szCs w:val="24"/>
          <w:lang w:eastAsia="he-IL"/>
        </w:rPr>
      </w:pPr>
    </w:p>
    <w:p w14:paraId="5F603D33" w14:textId="24A05DA2" w:rsidR="00502261" w:rsidDel="00621825" w:rsidRDefault="00502261" w:rsidP="00502261">
      <w:pPr>
        <w:widowControl w:val="0"/>
        <w:bidi w:val="0"/>
        <w:spacing w:before="0" w:beforeAutospacing="0" w:after="0" w:afterAutospacing="0" w:line="240" w:lineRule="auto"/>
        <w:contextualSpacing/>
        <w:jc w:val="right"/>
        <w:rPr>
          <w:del w:id="389" w:author="מרול אטמן" w:date="2025-04-06T17:52:00Z" w16du:dateUtc="2025-04-06T14:52:00Z"/>
          <w:rFonts w:ascii="David" w:eastAsia="Times New Roman" w:hAnsi="David" w:cs="David"/>
          <w:b/>
          <w:bCs/>
          <w:color w:val="000000"/>
          <w:sz w:val="24"/>
          <w:szCs w:val="24"/>
          <w:rtl/>
          <w:lang w:val="he-IL" w:eastAsia="he-IL"/>
        </w:rPr>
      </w:pPr>
    </w:p>
    <w:p w14:paraId="0A18A4AC" w14:textId="0FB1647E" w:rsidR="00502261" w:rsidRPr="00FA17C3" w:rsidDel="00621825" w:rsidRDefault="00502261" w:rsidP="00502261">
      <w:pPr>
        <w:widowControl w:val="0"/>
        <w:bidi w:val="0"/>
        <w:spacing w:before="0" w:beforeAutospacing="0" w:after="0" w:afterAutospacing="0" w:line="240" w:lineRule="auto"/>
        <w:contextualSpacing/>
        <w:jc w:val="right"/>
        <w:rPr>
          <w:del w:id="390" w:author="מרול אטמן" w:date="2025-04-06T17:52:00Z" w16du:dateUtc="2025-04-06T14:52:00Z"/>
          <w:rFonts w:ascii="David" w:eastAsia="Times New Roman" w:hAnsi="David" w:cs="David"/>
          <w:color w:val="000000"/>
          <w:sz w:val="24"/>
          <w:szCs w:val="24"/>
          <w:rtl/>
          <w:lang w:val="he-IL" w:eastAsia="he-IL"/>
        </w:rPr>
      </w:pPr>
      <w:del w:id="391" w:author="מרול אטמן" w:date="2025-04-06T17:52:00Z" w16du:dateUtc="2025-04-06T14:52:00Z">
        <w:r w:rsidRPr="00FA17C3" w:rsidDel="00621825">
          <w:rPr>
            <w:rFonts w:ascii="David" w:eastAsia="Times New Roman" w:hAnsi="David" w:cs="David"/>
            <w:b/>
            <w:bCs/>
            <w:color w:val="000000"/>
            <w:sz w:val="24"/>
            <w:szCs w:val="24"/>
            <w:rtl/>
            <w:lang w:val="he-IL" w:eastAsia="he-IL"/>
          </w:rPr>
          <w:delText xml:space="preserve">* באישור ביטוח כללי ואישור על הסכמה לעריכת ביטוח </w:delText>
        </w:r>
        <w:r w:rsidRPr="00FA17C3" w:rsidDel="00621825">
          <w:rPr>
            <w:rFonts w:ascii="David" w:eastAsia="Times New Roman" w:hAnsi="David" w:cs="David"/>
            <w:color w:val="000000"/>
            <w:sz w:val="24"/>
            <w:szCs w:val="24"/>
            <w:rtl/>
            <w:lang w:val="he-IL" w:eastAsia="he-IL"/>
          </w:rPr>
          <w:delText>ניתן לסמן שדות אלה כשדות שאינם בתוקף.</w:delText>
        </w:r>
      </w:del>
    </w:p>
    <w:p w14:paraId="6E721779" w14:textId="0A28152B" w:rsidR="00502261" w:rsidRPr="00FA17C3" w:rsidDel="00621825" w:rsidRDefault="00502261" w:rsidP="00502261">
      <w:pPr>
        <w:widowControl w:val="0"/>
        <w:bidi w:val="0"/>
        <w:spacing w:before="0" w:beforeAutospacing="0" w:after="0" w:afterAutospacing="0" w:line="240" w:lineRule="auto"/>
        <w:contextualSpacing/>
        <w:jc w:val="right"/>
        <w:rPr>
          <w:del w:id="392" w:author="מרול אטמן" w:date="2025-04-06T17:52:00Z" w16du:dateUtc="2025-04-06T14:52:00Z"/>
          <w:rFonts w:ascii="David" w:eastAsia="Times New Roman" w:hAnsi="David" w:cs="David"/>
          <w:b/>
          <w:bCs/>
          <w:color w:val="000000"/>
          <w:sz w:val="24"/>
          <w:szCs w:val="24"/>
          <w:rtl/>
          <w:lang w:val="he-IL" w:eastAsia="he-IL"/>
        </w:rPr>
      </w:pPr>
      <w:del w:id="393" w:author="מרול אטמן" w:date="2025-04-06T17:52:00Z" w16du:dateUtc="2025-04-06T14:52:00Z">
        <w:r w:rsidRPr="00FA17C3" w:rsidDel="00621825">
          <w:rPr>
            <w:rFonts w:ascii="David" w:eastAsia="Times New Roman" w:hAnsi="David" w:cs="David"/>
            <w:b/>
            <w:bCs/>
            <w:color w:val="000000"/>
            <w:sz w:val="24"/>
            <w:szCs w:val="24"/>
            <w:rtl/>
            <w:lang w:val="he-IL" w:eastAsia="he-IL"/>
          </w:rPr>
          <w:delText>** שדות אלה יופיעו באישור על הסכמה לעריכת ביטוח בלבד.</w:delText>
        </w:r>
      </w:del>
    </w:p>
    <w:p w14:paraId="29FB779E" w14:textId="13A45F49" w:rsidR="00502261" w:rsidRPr="00FA17C3" w:rsidDel="00621825" w:rsidRDefault="00502261" w:rsidP="00502261">
      <w:pPr>
        <w:widowControl w:val="0"/>
        <w:bidi w:val="0"/>
        <w:spacing w:before="0" w:beforeAutospacing="0" w:after="0" w:afterAutospacing="0" w:line="240" w:lineRule="auto"/>
        <w:contextualSpacing/>
        <w:jc w:val="right"/>
        <w:rPr>
          <w:del w:id="394" w:author="מרול אטמן" w:date="2025-04-06T17:52:00Z" w16du:dateUtc="2025-04-06T14:52:00Z"/>
          <w:rFonts w:ascii="David" w:eastAsia="Times New Roman" w:hAnsi="David" w:cs="David"/>
          <w:color w:val="000000"/>
          <w:sz w:val="24"/>
          <w:szCs w:val="24"/>
          <w:rtl/>
          <w:lang w:val="he-IL" w:eastAsia="he-IL"/>
        </w:rPr>
      </w:pPr>
      <w:del w:id="395" w:author="מרול אטמן" w:date="2025-04-06T17:52:00Z" w16du:dateUtc="2025-04-06T14:52:00Z">
        <w:r w:rsidRPr="00FA17C3" w:rsidDel="00621825">
          <w:rPr>
            <w:rFonts w:ascii="David" w:eastAsia="Times New Roman" w:hAnsi="David" w:cs="David"/>
            <w:b/>
            <w:bCs/>
            <w:color w:val="000000"/>
            <w:sz w:val="24"/>
            <w:szCs w:val="24"/>
            <w:rtl/>
            <w:lang w:val="he-IL" w:eastAsia="he-IL"/>
          </w:rPr>
          <w:delText>*** שדות אלה לא יופיעו באישור על הסכמה לעריכת ביטוח</w:delText>
        </w:r>
        <w:r w:rsidRPr="00FA17C3" w:rsidDel="00621825">
          <w:rPr>
            <w:rFonts w:ascii="David" w:eastAsia="Times New Roman" w:hAnsi="David" w:cs="David"/>
            <w:color w:val="000000"/>
            <w:sz w:val="24"/>
            <w:szCs w:val="24"/>
            <w:rtl/>
            <w:lang w:val="he-IL" w:eastAsia="he-IL"/>
          </w:rPr>
          <w:delText>.</w:delText>
        </w:r>
      </w:del>
    </w:p>
    <w:p w14:paraId="2F28A936" w14:textId="3AC130FF" w:rsidR="00502261" w:rsidRPr="00FA17C3" w:rsidDel="00621825" w:rsidRDefault="00502261" w:rsidP="00502261">
      <w:pPr>
        <w:widowControl w:val="0"/>
        <w:bidi w:val="0"/>
        <w:spacing w:before="0" w:beforeAutospacing="0" w:after="0" w:afterAutospacing="0" w:line="240" w:lineRule="auto"/>
        <w:contextualSpacing/>
        <w:jc w:val="right"/>
        <w:rPr>
          <w:del w:id="396" w:author="מרול אטמן" w:date="2025-04-06T17:52:00Z" w16du:dateUtc="2025-04-06T14:52:00Z"/>
          <w:rFonts w:ascii="David" w:eastAsia="Times New Roman" w:hAnsi="David" w:cs="David"/>
          <w:b/>
          <w:bCs/>
          <w:color w:val="000000"/>
          <w:sz w:val="24"/>
          <w:szCs w:val="24"/>
          <w:rtl/>
          <w:lang w:val="he-IL" w:eastAsia="he-IL"/>
        </w:rPr>
      </w:pPr>
      <w:del w:id="397" w:author="מרול אטמן" w:date="2025-04-06T17:52:00Z" w16du:dateUtc="2025-04-06T14:52:00Z">
        <w:r w:rsidRPr="00FA17C3" w:rsidDel="00621825">
          <w:rPr>
            <w:rFonts w:ascii="David" w:eastAsia="Times New Roman" w:hAnsi="David" w:cs="David"/>
            <w:b/>
            <w:bCs/>
            <w:color w:val="000000"/>
            <w:sz w:val="24"/>
            <w:szCs w:val="24"/>
            <w:rtl/>
            <w:lang w:val="he-IL" w:eastAsia="he-IL"/>
          </w:rPr>
          <w:delText>****</w:delText>
        </w:r>
        <w:r w:rsidRPr="00FA17C3" w:rsidDel="00621825">
          <w:rPr>
            <w:rFonts w:ascii="David" w:eastAsia="Times New Roman" w:hAnsi="David" w:cs="David"/>
            <w:color w:val="000000"/>
            <w:sz w:val="24"/>
            <w:szCs w:val="24"/>
            <w:rtl/>
            <w:lang w:val="he-IL" w:eastAsia="he-IL"/>
          </w:rPr>
          <w:delText xml:space="preserve"> </w:delText>
        </w:r>
        <w:r w:rsidRPr="00FA17C3" w:rsidDel="00621825">
          <w:rPr>
            <w:rFonts w:ascii="David" w:eastAsia="Times New Roman" w:hAnsi="David" w:cs="David"/>
            <w:b/>
            <w:bCs/>
            <w:color w:val="000000"/>
            <w:sz w:val="24"/>
            <w:szCs w:val="24"/>
            <w:rtl/>
            <w:lang w:val="he-IL" w:eastAsia="he-IL"/>
          </w:rPr>
          <w:delTex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delText>
        </w:r>
      </w:del>
    </w:p>
    <w:p w14:paraId="45F05B07" w14:textId="20817E4E" w:rsidR="00502261" w:rsidRPr="00FA17C3" w:rsidDel="00621825" w:rsidRDefault="00502261" w:rsidP="00502261">
      <w:pPr>
        <w:widowControl w:val="0"/>
        <w:bidi w:val="0"/>
        <w:spacing w:before="0" w:beforeAutospacing="0" w:after="0" w:afterAutospacing="0" w:line="240" w:lineRule="auto"/>
        <w:rPr>
          <w:del w:id="398" w:author="מרול אטמן" w:date="2025-04-06T17:52:00Z" w16du:dateUtc="2025-04-06T14:52:00Z"/>
          <w:rFonts w:ascii="David" w:eastAsia="Times New Roman" w:hAnsi="David" w:cs="David"/>
          <w:b/>
          <w:bCs/>
          <w:sz w:val="24"/>
          <w:szCs w:val="24"/>
          <w:u w:val="single"/>
        </w:rPr>
      </w:pPr>
    </w:p>
    <w:p w14:paraId="30E0F04A" w14:textId="77777777" w:rsidR="00502261" w:rsidRPr="00435A20" w:rsidRDefault="00502261" w:rsidP="0050226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06F0B1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F08704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1C748B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3DDC9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145531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91AB5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E6615F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D65B93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2803372"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B4297F9"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04CCF32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רשימת </w:t>
      </w:r>
      <w:proofErr w:type="spellStart"/>
      <w:r w:rsidRPr="00C140D3">
        <w:rPr>
          <w:rFonts w:ascii="Times New Roman" w:eastAsia="Times New Roman" w:hAnsi="Times New Roman" w:cs="David"/>
          <w:b/>
          <w:bCs/>
          <w:sz w:val="24"/>
          <w:szCs w:val="24"/>
          <w:u w:val="single"/>
          <w:rtl/>
        </w:rPr>
        <w:t>התכניות</w:t>
      </w:r>
      <w:proofErr w:type="spellEnd"/>
      <w:r w:rsidRPr="00C140D3">
        <w:rPr>
          <w:rFonts w:ascii="Times New Roman" w:eastAsia="Times New Roman" w:hAnsi="Times New Roman" w:cs="David"/>
          <w:b/>
          <w:bCs/>
          <w:sz w:val="24"/>
          <w:szCs w:val="24"/>
          <w:u w:val="single"/>
          <w:rtl/>
        </w:rPr>
        <w:t xml:space="preserve"> והמסמכים שעל היועץ להנפיק</w:t>
      </w:r>
    </w:p>
    <w:p w14:paraId="45996594"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8DAB802"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69D1E503"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344B9E73"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540A6D01"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 xml:space="preserve">כל </w:t>
      </w:r>
      <w:proofErr w:type="spellStart"/>
      <w:r w:rsidR="00045A8C">
        <w:rPr>
          <w:rFonts w:ascii="Times New Roman" w:eastAsia="Times New Roman" w:hAnsi="Times New Roman" w:cs="David"/>
          <w:sz w:val="24"/>
          <w:szCs w:val="24"/>
          <w:rtl/>
        </w:rPr>
        <w:t>ת</w:t>
      </w:r>
      <w:r w:rsidRPr="00C140D3">
        <w:rPr>
          <w:rFonts w:ascii="Times New Roman" w:eastAsia="Times New Roman" w:hAnsi="Times New Roman" w:cs="David"/>
          <w:sz w:val="24"/>
          <w:szCs w:val="24"/>
          <w:rtl/>
        </w:rPr>
        <w:t>כניות</w:t>
      </w:r>
      <w:proofErr w:type="spellEnd"/>
      <w:r w:rsidRPr="00C140D3">
        <w:rPr>
          <w:rFonts w:ascii="Times New Roman" w:eastAsia="Times New Roman" w:hAnsi="Times New Roman" w:cs="David"/>
          <w:sz w:val="24"/>
          <w:szCs w:val="24"/>
          <w:rtl/>
        </w:rPr>
        <w:t xml:space="preserve"> הביצוע המתחייבות מכל תקן ודין לרבות אך לא רק מחלקיו השונים של ת"י 1547 – "</w:t>
      </w:r>
      <w:proofErr w:type="spellStart"/>
      <w:r w:rsidRPr="00C140D3">
        <w:rPr>
          <w:rFonts w:ascii="Times New Roman" w:eastAsia="Times New Roman" w:hAnsi="Times New Roman" w:cs="David"/>
          <w:sz w:val="24"/>
          <w:szCs w:val="24"/>
          <w:rtl/>
        </w:rPr>
        <w:t>תכניות</w:t>
      </w:r>
      <w:proofErr w:type="spellEnd"/>
      <w:r w:rsidRPr="00C140D3">
        <w:rPr>
          <w:rFonts w:ascii="Times New Roman" w:eastAsia="Times New Roman" w:hAnsi="Times New Roman" w:cs="David"/>
          <w:sz w:val="24"/>
          <w:szCs w:val="24"/>
          <w:rtl/>
        </w:rPr>
        <w:t xml:space="preserve"> ביצוע לבניינים ולעבודות פיתוח סביבתי".</w:t>
      </w:r>
    </w:p>
    <w:p w14:paraId="2F04A74A"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6092993F"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730DFE2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7ADBBFBC"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5B577785"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5911CA2"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B043B3B"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61321C"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CC106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9DE3AF"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634871E" w14:textId="3907478A" w:rsidR="00C12F17" w:rsidRDefault="00621825"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99" w:author="Meryl Etman" w:date="2025-03-23T16:57:00Z">
            <w:r w:rsidR="00517B42">
              <w:rPr>
                <w:rFonts w:ascii="Times New Roman" w:eastAsia="Times New Roman" w:hAnsi="Times New Roman" w:cs="David" w:hint="cs"/>
                <w:color w:val="008000"/>
                <w:sz w:val="24"/>
                <w:szCs w:val="24"/>
                <w:rtl/>
                <w:lang w:eastAsia="he-IL"/>
              </w:rPr>
              <w:br/>
              <w:t>אפריקה התחדשות עירונית בע"מ</w:t>
            </w:r>
            <w:r w:rsidR="00517B42">
              <w:rPr>
                <w:rFonts w:ascii="Times New Roman" w:eastAsia="Times New Roman" w:hAnsi="Times New Roman" w:cs="David" w:hint="cs"/>
                <w:color w:val="008000"/>
                <w:sz w:val="24"/>
                <w:szCs w:val="24"/>
                <w:rtl/>
                <w:lang w:eastAsia="he-IL"/>
              </w:rPr>
              <w:br/>
            </w:r>
            <w:r w:rsidR="00517B42">
              <w:rPr>
                <w:rFonts w:ascii="Times New Roman" w:eastAsia="Times New Roman" w:hAnsi="Times New Roman" w:cs="David" w:hint="cs"/>
                <w:color w:val="008000"/>
                <w:sz w:val="24"/>
                <w:szCs w:val="24"/>
                <w:rtl/>
                <w:lang w:eastAsia="he-IL"/>
              </w:rPr>
              <w:br/>
              <w:t>514639525</w:t>
            </w:r>
            <w:r w:rsidR="00517B42">
              <w:rPr>
                <w:rFonts w:ascii="Times New Roman" w:eastAsia="Times New Roman" w:hAnsi="Times New Roman" w:cs="David" w:hint="cs"/>
                <w:color w:val="008000"/>
                <w:sz w:val="24"/>
                <w:szCs w:val="24"/>
                <w:rtl/>
                <w:lang w:eastAsia="he-IL"/>
              </w:rPr>
              <w:br/>
            </w:r>
            <w:r w:rsidR="00517B42">
              <w:rPr>
                <w:rFonts w:ascii="Times New Roman" w:eastAsia="Times New Roman" w:hAnsi="Times New Roman" w:cs="David" w:hint="cs"/>
                <w:color w:val="008000"/>
                <w:sz w:val="24"/>
                <w:szCs w:val="24"/>
                <w:rtl/>
                <w:lang w:eastAsia="he-IL"/>
              </w:rPr>
              <w:br/>
            </w:r>
            <w:proofErr w:type="spellStart"/>
            <w:r w:rsidR="00517B42">
              <w:rPr>
                <w:rFonts w:ascii="Times New Roman" w:eastAsia="Times New Roman" w:hAnsi="Times New Roman" w:cs="David" w:hint="cs"/>
                <w:color w:val="008000"/>
                <w:sz w:val="24"/>
                <w:szCs w:val="24"/>
                <w:rtl/>
                <w:lang w:eastAsia="he-IL"/>
              </w:rPr>
              <w:t>מצלאוי</w:t>
            </w:r>
            <w:proofErr w:type="spellEnd"/>
            <w:r w:rsidR="00517B42">
              <w:rPr>
                <w:rFonts w:ascii="Times New Roman" w:eastAsia="Times New Roman" w:hAnsi="Times New Roman" w:cs="David" w:hint="cs"/>
                <w:color w:val="008000"/>
                <w:sz w:val="24"/>
                <w:szCs w:val="24"/>
                <w:rtl/>
                <w:lang w:eastAsia="he-IL"/>
              </w:rPr>
              <w:t xml:space="preserve"> חברה </w:t>
            </w:r>
            <w:proofErr w:type="spellStart"/>
            <w:r w:rsidR="00517B42">
              <w:rPr>
                <w:rFonts w:ascii="Times New Roman" w:eastAsia="Times New Roman" w:hAnsi="Times New Roman" w:cs="David" w:hint="cs"/>
                <w:color w:val="008000"/>
                <w:sz w:val="24"/>
                <w:szCs w:val="24"/>
                <w:rtl/>
                <w:lang w:eastAsia="he-IL"/>
              </w:rPr>
              <w:t>לבנין</w:t>
            </w:r>
            <w:proofErr w:type="spellEnd"/>
            <w:r w:rsidR="00517B42">
              <w:rPr>
                <w:rFonts w:ascii="Times New Roman" w:eastAsia="Times New Roman" w:hAnsi="Times New Roman" w:cs="David" w:hint="cs"/>
                <w:color w:val="008000"/>
                <w:sz w:val="24"/>
                <w:szCs w:val="24"/>
                <w:rtl/>
                <w:lang w:eastAsia="he-IL"/>
              </w:rPr>
              <w:t xml:space="preserve"> בע"מ</w:t>
            </w:r>
            <w:r w:rsidR="00517B42">
              <w:rPr>
                <w:rFonts w:ascii="Times New Roman" w:eastAsia="Times New Roman" w:hAnsi="Times New Roman" w:cs="David" w:hint="cs"/>
                <w:color w:val="008000"/>
                <w:sz w:val="24"/>
                <w:szCs w:val="24"/>
                <w:rtl/>
                <w:lang w:eastAsia="he-IL"/>
              </w:rPr>
              <w:br/>
              <w:t xml:space="preserve">דרך רפאל איתן 1, </w:t>
            </w:r>
            <w:proofErr w:type="spellStart"/>
            <w:r w:rsidR="00517B42">
              <w:rPr>
                <w:rFonts w:ascii="Times New Roman" w:eastAsia="Times New Roman" w:hAnsi="Times New Roman" w:cs="David" w:hint="cs"/>
                <w:color w:val="008000"/>
                <w:sz w:val="24"/>
                <w:szCs w:val="24"/>
                <w:rtl/>
                <w:lang w:eastAsia="he-IL"/>
              </w:rPr>
              <w:t>קרית</w:t>
            </w:r>
            <w:proofErr w:type="spellEnd"/>
            <w:r w:rsidR="00517B42">
              <w:rPr>
                <w:rFonts w:ascii="Times New Roman" w:eastAsia="Times New Roman" w:hAnsi="Times New Roman" w:cs="David" w:hint="cs"/>
                <w:color w:val="008000"/>
                <w:sz w:val="24"/>
                <w:szCs w:val="24"/>
                <w:rtl/>
                <w:lang w:eastAsia="he-IL"/>
              </w:rPr>
              <w:t xml:space="preserve"> אונו</w:t>
            </w:r>
            <w:r w:rsidR="00517B42">
              <w:rPr>
                <w:rFonts w:ascii="Times New Roman" w:eastAsia="Times New Roman" w:hAnsi="Times New Roman" w:cs="David" w:hint="cs"/>
                <w:color w:val="008000"/>
                <w:sz w:val="24"/>
                <w:szCs w:val="24"/>
                <w:rtl/>
                <w:lang w:eastAsia="he-IL"/>
              </w:rPr>
              <w:br/>
              <w:t>512726712</w:t>
            </w:r>
            <w:r w:rsidR="00517B42">
              <w:rPr>
                <w:rFonts w:ascii="Times New Roman" w:eastAsia="Times New Roman" w:hAnsi="Times New Roman" w:cs="David" w:hint="cs"/>
                <w:color w:val="008000"/>
                <w:sz w:val="24"/>
                <w:szCs w:val="24"/>
                <w:rtl/>
                <w:lang w:eastAsia="he-IL"/>
              </w:rPr>
              <w:br/>
            </w:r>
          </w:ins>
        </w:sdtContent>
      </w:sdt>
      <w:r w:rsidR="00C12F17" w:rsidRPr="00B27B4C">
        <w:rPr>
          <w:rFonts w:ascii="Times New Roman" w:eastAsia="Times New Roman" w:hAnsi="Times New Roman" w:cs="David" w:hint="cs"/>
          <w:color w:val="008000"/>
          <w:sz w:val="24"/>
          <w:szCs w:val="24"/>
          <w:rtl/>
          <w:lang w:eastAsia="he-IL"/>
        </w:rPr>
        <w:br/>
      </w:r>
    </w:p>
    <w:p w14:paraId="48305BDF"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24148EA"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D96F6C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84F101"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1E8841"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5E1E19" w14:textId="5A25F5F4"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400" w:author="Meryl Etman" w:date="2025-03-23T16:58:00Z">
            <w:r w:rsidR="007C7B46">
              <w:rPr>
                <w:rFonts w:ascii="Times New Roman" w:eastAsia="Times New Roman" w:hAnsi="Times New Roman" w:cs="David"/>
                <w:color w:val="008000"/>
                <w:sz w:val="24"/>
                <w:szCs w:val="24"/>
                <w:rtl/>
                <w:lang w:eastAsia="he-IL"/>
              </w:rPr>
              <w:t>א.מ.ג</w:t>
            </w:r>
            <w:proofErr w:type="spellEnd"/>
            <w:r w:rsidR="007C7B46">
              <w:rPr>
                <w:rFonts w:ascii="Times New Roman" w:eastAsia="Times New Roman" w:hAnsi="Times New Roman" w:cs="David"/>
                <w:color w:val="008000"/>
                <w:sz w:val="24"/>
                <w:szCs w:val="24"/>
                <w:rtl/>
                <w:lang w:eastAsia="he-IL"/>
              </w:rPr>
              <w:t>. תכנון יעוץ וניהול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01" w:author="Meryl Etman" w:date="2025-03-23T16:27:00Z">
            <w:r w:rsidR="007E2F1E">
              <w:rPr>
                <w:rFonts w:ascii="Times New Roman" w:eastAsia="Times New Roman" w:hAnsi="Times New Roman" w:cs="David"/>
                <w:color w:val="008000"/>
                <w:sz w:val="24"/>
                <w:szCs w:val="24"/>
                <w:rtl/>
                <w:lang w:eastAsia="he-IL"/>
              </w:rPr>
              <w:t>הכוזרי הרצליה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8"/>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9B581EB"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345F03D"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1DFBCC"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519E52"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339F22"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6CB232"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FFCEFA5"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8271B8"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518572"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A794BF1" w14:textId="649FC5EA" w:rsidR="00C12F17" w:rsidRPr="00B27B4C" w:rsidRDefault="00621825"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402" w:author="Meryl Etman" w:date="2025-03-23T16:58:00Z">
            <w:r w:rsidR="007C7B46">
              <w:rPr>
                <w:rFonts w:ascii="Times New Roman" w:eastAsia="Times New Roman" w:hAnsi="Times New Roman" w:cs="David"/>
                <w:color w:val="00B0F0"/>
                <w:sz w:val="20"/>
                <w:szCs w:val="24"/>
                <w:u w:val="single"/>
                <w:rtl/>
                <w:lang w:eastAsia="he-IL"/>
              </w:rPr>
              <w:t>א.מ.ג</w:t>
            </w:r>
            <w:proofErr w:type="spellEnd"/>
            <w:r w:rsidR="007C7B46">
              <w:rPr>
                <w:rFonts w:ascii="Times New Roman" w:eastAsia="Times New Roman" w:hAnsi="Times New Roman" w:cs="David"/>
                <w:color w:val="00B0F0"/>
                <w:sz w:val="20"/>
                <w:szCs w:val="24"/>
                <w:u w:val="single"/>
                <w:rtl/>
                <w:lang w:eastAsia="he-IL"/>
              </w:rPr>
              <w:t>. תכנון יעוץ וניהול בע"מ</w:t>
            </w:r>
          </w:ins>
        </w:sdtContent>
      </w:sdt>
    </w:p>
    <w:p w14:paraId="2A633B1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BDF83D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8D22481"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0CF2855"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64AF296"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44936B1"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7C3ED3F" w14:textId="0D37CE54"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03" w:author="Meryl Etman" w:date="2025-03-23T16:57:00Z">
            <w:r w:rsidR="00517B42">
              <w:rPr>
                <w:rFonts w:ascii="Times New Roman" w:eastAsia="Times New Roman" w:hAnsi="Times New Roman" w:cs="David" w:hint="cs"/>
                <w:color w:val="008000"/>
                <w:sz w:val="24"/>
                <w:szCs w:val="24"/>
                <w:rtl/>
                <w:lang w:eastAsia="he-IL"/>
              </w:rPr>
              <w:br/>
              <w:t>אפריקה התחדשות עירונית בע"מ</w:t>
            </w:r>
            <w:r w:rsidR="00517B42">
              <w:rPr>
                <w:rFonts w:ascii="Times New Roman" w:eastAsia="Times New Roman" w:hAnsi="Times New Roman" w:cs="David" w:hint="cs"/>
                <w:color w:val="008000"/>
                <w:sz w:val="24"/>
                <w:szCs w:val="24"/>
                <w:rtl/>
                <w:lang w:eastAsia="he-IL"/>
              </w:rPr>
              <w:br/>
            </w:r>
            <w:r w:rsidR="00517B42">
              <w:rPr>
                <w:rFonts w:ascii="Times New Roman" w:eastAsia="Times New Roman" w:hAnsi="Times New Roman" w:cs="David" w:hint="cs"/>
                <w:color w:val="008000"/>
                <w:sz w:val="24"/>
                <w:szCs w:val="24"/>
                <w:rtl/>
                <w:lang w:eastAsia="he-IL"/>
              </w:rPr>
              <w:br/>
              <w:t>514639525</w:t>
            </w:r>
            <w:r w:rsidR="00517B42">
              <w:rPr>
                <w:rFonts w:ascii="Times New Roman" w:eastAsia="Times New Roman" w:hAnsi="Times New Roman" w:cs="David" w:hint="cs"/>
                <w:color w:val="008000"/>
                <w:sz w:val="24"/>
                <w:szCs w:val="24"/>
                <w:rtl/>
                <w:lang w:eastAsia="he-IL"/>
              </w:rPr>
              <w:br/>
            </w:r>
            <w:r w:rsidR="00517B42">
              <w:rPr>
                <w:rFonts w:ascii="Times New Roman" w:eastAsia="Times New Roman" w:hAnsi="Times New Roman" w:cs="David" w:hint="cs"/>
                <w:color w:val="008000"/>
                <w:sz w:val="24"/>
                <w:szCs w:val="24"/>
                <w:rtl/>
                <w:lang w:eastAsia="he-IL"/>
              </w:rPr>
              <w:br/>
            </w:r>
            <w:proofErr w:type="spellStart"/>
            <w:r w:rsidR="00517B42">
              <w:rPr>
                <w:rFonts w:ascii="Times New Roman" w:eastAsia="Times New Roman" w:hAnsi="Times New Roman" w:cs="David" w:hint="cs"/>
                <w:color w:val="008000"/>
                <w:sz w:val="24"/>
                <w:szCs w:val="24"/>
                <w:rtl/>
                <w:lang w:eastAsia="he-IL"/>
              </w:rPr>
              <w:t>מצלאוי</w:t>
            </w:r>
            <w:proofErr w:type="spellEnd"/>
            <w:r w:rsidR="00517B42">
              <w:rPr>
                <w:rFonts w:ascii="Times New Roman" w:eastAsia="Times New Roman" w:hAnsi="Times New Roman" w:cs="David" w:hint="cs"/>
                <w:color w:val="008000"/>
                <w:sz w:val="24"/>
                <w:szCs w:val="24"/>
                <w:rtl/>
                <w:lang w:eastAsia="he-IL"/>
              </w:rPr>
              <w:t xml:space="preserve"> חברה </w:t>
            </w:r>
            <w:proofErr w:type="spellStart"/>
            <w:r w:rsidR="00517B42">
              <w:rPr>
                <w:rFonts w:ascii="Times New Roman" w:eastAsia="Times New Roman" w:hAnsi="Times New Roman" w:cs="David" w:hint="cs"/>
                <w:color w:val="008000"/>
                <w:sz w:val="24"/>
                <w:szCs w:val="24"/>
                <w:rtl/>
                <w:lang w:eastAsia="he-IL"/>
              </w:rPr>
              <w:t>לבנין</w:t>
            </w:r>
            <w:proofErr w:type="spellEnd"/>
            <w:r w:rsidR="00517B42">
              <w:rPr>
                <w:rFonts w:ascii="Times New Roman" w:eastAsia="Times New Roman" w:hAnsi="Times New Roman" w:cs="David" w:hint="cs"/>
                <w:color w:val="008000"/>
                <w:sz w:val="24"/>
                <w:szCs w:val="24"/>
                <w:rtl/>
                <w:lang w:eastAsia="he-IL"/>
              </w:rPr>
              <w:t xml:space="preserve"> בע"מ</w:t>
            </w:r>
            <w:r w:rsidR="00517B42">
              <w:rPr>
                <w:rFonts w:ascii="Times New Roman" w:eastAsia="Times New Roman" w:hAnsi="Times New Roman" w:cs="David" w:hint="cs"/>
                <w:color w:val="008000"/>
                <w:sz w:val="24"/>
                <w:szCs w:val="24"/>
                <w:rtl/>
                <w:lang w:eastAsia="he-IL"/>
              </w:rPr>
              <w:br/>
              <w:t xml:space="preserve">דרך רפאל איתן 1, </w:t>
            </w:r>
            <w:proofErr w:type="spellStart"/>
            <w:r w:rsidR="00517B42">
              <w:rPr>
                <w:rFonts w:ascii="Times New Roman" w:eastAsia="Times New Roman" w:hAnsi="Times New Roman" w:cs="David" w:hint="cs"/>
                <w:color w:val="008000"/>
                <w:sz w:val="24"/>
                <w:szCs w:val="24"/>
                <w:rtl/>
                <w:lang w:eastAsia="he-IL"/>
              </w:rPr>
              <w:t>קרית</w:t>
            </w:r>
            <w:proofErr w:type="spellEnd"/>
            <w:r w:rsidR="00517B42">
              <w:rPr>
                <w:rFonts w:ascii="Times New Roman" w:eastAsia="Times New Roman" w:hAnsi="Times New Roman" w:cs="David" w:hint="cs"/>
                <w:color w:val="008000"/>
                <w:sz w:val="24"/>
                <w:szCs w:val="24"/>
                <w:rtl/>
                <w:lang w:eastAsia="he-IL"/>
              </w:rPr>
              <w:t xml:space="preserve"> אונו</w:t>
            </w:r>
            <w:r w:rsidR="00517B42">
              <w:rPr>
                <w:rFonts w:ascii="Times New Roman" w:eastAsia="Times New Roman" w:hAnsi="Times New Roman" w:cs="David" w:hint="cs"/>
                <w:color w:val="008000"/>
                <w:sz w:val="24"/>
                <w:szCs w:val="24"/>
                <w:rtl/>
                <w:lang w:eastAsia="he-IL"/>
              </w:rPr>
              <w:br/>
              <w:t>512726712</w:t>
            </w:r>
            <w:r w:rsidR="00517B42">
              <w:rPr>
                <w:rFonts w:ascii="Times New Roman" w:eastAsia="Times New Roman" w:hAnsi="Times New Roman" w:cs="David" w:hint="cs"/>
                <w:color w:val="008000"/>
                <w:sz w:val="24"/>
                <w:szCs w:val="24"/>
                <w:rtl/>
                <w:lang w:eastAsia="he-IL"/>
              </w:rPr>
              <w:br/>
            </w:r>
          </w:ins>
        </w:sdtContent>
      </w:sdt>
    </w:p>
    <w:p w14:paraId="227149E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2D64C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3B80AC9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69907E" w14:textId="071BEA79"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04" w:author="Meryl Etman" w:date="2025-03-23T16:27:00Z">
            <w:r w:rsidR="007E2F1E">
              <w:rPr>
                <w:rFonts w:ascii="Times New Roman" w:eastAsia="Times New Roman" w:hAnsi="Times New Roman" w:cs="David" w:hint="cs"/>
                <w:color w:val="008000"/>
                <w:sz w:val="24"/>
                <w:szCs w:val="24"/>
                <w:rtl/>
                <w:lang w:eastAsia="he-IL"/>
              </w:rPr>
              <w:t>הכוזרי הרצליה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8"/>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6D90CB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FCA75C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14C88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95CD0B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8BF936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86ECF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B3CFCE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BEB62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85E012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5E337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E94C5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A21DBC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FA248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A58662C"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C548DFC"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2D7DAE2"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DF4DDE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F0C90C" w14:textId="27206DD6"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ins w:id="405" w:author="Meryl Etman" w:date="2025-03-23T16:58:00Z">
            <w:r w:rsidR="007C7B46">
              <w:rPr>
                <w:rFonts w:ascii="Times New Roman" w:eastAsia="Times New Roman" w:hAnsi="Times New Roman" w:cs="David"/>
                <w:color w:val="00B0F0"/>
                <w:sz w:val="20"/>
                <w:szCs w:val="24"/>
                <w:u w:val="single"/>
                <w:rtl/>
                <w:lang w:eastAsia="he-IL"/>
              </w:rPr>
              <w:t>א.מ.ג</w:t>
            </w:r>
            <w:proofErr w:type="spellEnd"/>
            <w:r w:rsidR="007C7B46">
              <w:rPr>
                <w:rFonts w:ascii="Times New Roman" w:eastAsia="Times New Roman" w:hAnsi="Times New Roman" w:cs="David"/>
                <w:color w:val="00B0F0"/>
                <w:sz w:val="20"/>
                <w:szCs w:val="24"/>
                <w:u w:val="single"/>
                <w:rtl/>
                <w:lang w:eastAsia="he-IL"/>
              </w:rPr>
              <w:t>. תכנון יעוץ וניהול בע"מ</w:t>
            </w:r>
          </w:ins>
        </w:sdtContent>
      </w:sdt>
    </w:p>
    <w:p w14:paraId="715D8FC6" w14:textId="77777777" w:rsidR="00C12F17" w:rsidRPr="00B27B4C" w:rsidDel="00621825" w:rsidRDefault="00C12F17" w:rsidP="00C12F17">
      <w:pPr>
        <w:widowControl w:val="0"/>
        <w:spacing w:before="0" w:beforeAutospacing="0" w:after="0" w:afterAutospacing="0" w:line="240" w:lineRule="auto"/>
        <w:ind w:left="180"/>
        <w:rPr>
          <w:del w:id="406" w:author="מרול אטמן" w:date="2025-04-06T17:53:00Z" w16du:dateUtc="2025-04-06T14:53:00Z"/>
          <w:rFonts w:ascii="Times New Roman" w:eastAsia="Times New Roman" w:hAnsi="Times New Roman" w:cs="David"/>
          <w:b/>
          <w:bCs/>
          <w:sz w:val="24"/>
          <w:szCs w:val="24"/>
          <w:rtl/>
          <w:lang w:eastAsia="he-IL"/>
        </w:rPr>
      </w:pPr>
    </w:p>
    <w:p w14:paraId="2D618489" w14:textId="77777777" w:rsidR="00C12F17" w:rsidRPr="00B27B4C" w:rsidRDefault="00C12F17" w:rsidP="00621825">
      <w:pPr>
        <w:widowControl w:val="0"/>
        <w:spacing w:before="0" w:beforeAutospacing="0" w:after="0" w:afterAutospacing="0" w:line="240" w:lineRule="auto"/>
        <w:rPr>
          <w:rFonts w:ascii="Times New Roman" w:eastAsia="Times New Roman" w:hAnsi="Times New Roman" w:cs="David"/>
          <w:b/>
          <w:bCs/>
          <w:sz w:val="24"/>
          <w:szCs w:val="24"/>
          <w:rtl/>
          <w:lang w:eastAsia="he-IL"/>
        </w:rPr>
        <w:pPrChange w:id="407" w:author="מרול אטמן" w:date="2025-04-06T17:52:00Z" w16du:dateUtc="2025-04-06T14:52:00Z">
          <w:pPr>
            <w:widowControl w:val="0"/>
            <w:spacing w:before="0" w:beforeAutospacing="0" w:after="0" w:afterAutospacing="0" w:line="240" w:lineRule="auto"/>
            <w:ind w:left="180"/>
          </w:pPr>
        </w:pPrChange>
      </w:pPr>
    </w:p>
    <w:p w14:paraId="11263AF0"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2AFC16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B9AAF4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8433F76"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6E68EB2"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5FD3409"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DC1EA00"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33AECB2"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6572" w14:textId="77777777" w:rsidR="007E2F1E" w:rsidRDefault="007E2F1E" w:rsidP="00AF234B">
      <w:pPr>
        <w:spacing w:before="0" w:after="0" w:line="240" w:lineRule="auto"/>
      </w:pPr>
      <w:r>
        <w:separator/>
      </w:r>
    </w:p>
  </w:endnote>
  <w:endnote w:type="continuationSeparator" w:id="0">
    <w:p w14:paraId="0266F4AA" w14:textId="77777777" w:rsidR="007E2F1E" w:rsidRDefault="007E2F1E" w:rsidP="00AF234B">
      <w:pPr>
        <w:spacing w:before="0" w:after="0" w:line="240" w:lineRule="auto"/>
      </w:pPr>
      <w:r>
        <w:continuationSeparator/>
      </w:r>
    </w:p>
  </w:endnote>
  <w:endnote w:type="continuationNotice" w:id="1">
    <w:p w14:paraId="13CC9A47" w14:textId="77777777" w:rsidR="007E2F1E" w:rsidRDefault="007E2F1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86"/>
      <w:gridCol w:w="2810"/>
      <w:gridCol w:w="232"/>
      <w:gridCol w:w="1043"/>
      <w:gridCol w:w="1825"/>
    </w:tblGrid>
    <w:tr w:rsidR="007E2F1E" w:rsidRPr="00F9528C" w14:paraId="3552AF4C" w14:textId="77777777" w:rsidTr="007E2F1E">
      <w:tc>
        <w:tcPr>
          <w:tcW w:w="753" w:type="dxa"/>
        </w:tcPr>
        <w:p w14:paraId="3E7B4003"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9539360" w14:textId="5E9E8FE7" w:rsidR="007E2F1E" w:rsidRPr="00F9528C" w:rsidRDefault="007E2F1E" w:rsidP="007E2F1E">
              <w:pPr>
                <w:tabs>
                  <w:tab w:val="center" w:pos="4153"/>
                  <w:tab w:val="right" w:pos="8306"/>
                </w:tabs>
                <w:spacing w:before="0" w:after="0" w:line="240" w:lineRule="auto"/>
                <w:rPr>
                  <w:rFonts w:ascii="David" w:hAnsi="David"/>
                  <w:color w:val="00B0F0"/>
                  <w:sz w:val="20"/>
                  <w:szCs w:val="20"/>
                  <w:rtl/>
                </w:rPr>
              </w:pPr>
              <w:ins w:id="408" w:author="Meryl Etman" w:date="2025-03-23T16:27:00Z">
                <w:r>
                  <w:rPr>
                    <w:rFonts w:ascii="David" w:hAnsi="David"/>
                    <w:color w:val="00B0F0"/>
                    <w:sz w:val="20"/>
                    <w:szCs w:val="20"/>
                    <w:rtl/>
                  </w:rPr>
                  <w:t>הכוזרי</w:t>
                </w:r>
              </w:ins>
            </w:p>
          </w:tc>
        </w:sdtContent>
      </w:sdt>
      <w:tc>
        <w:tcPr>
          <w:tcW w:w="2232" w:type="dxa"/>
        </w:tcPr>
        <w:p w14:paraId="36498D03"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אלומיניום</w:t>
              </w:r>
            </w:sdtContent>
          </w:sdt>
        </w:p>
      </w:tc>
      <w:tc>
        <w:tcPr>
          <w:tcW w:w="236" w:type="dxa"/>
        </w:tcPr>
        <w:p w14:paraId="3EB37C57" w14:textId="77777777" w:rsidR="007E2F1E" w:rsidRPr="00F9528C" w:rsidRDefault="007E2F1E" w:rsidP="007E2F1E">
          <w:pPr>
            <w:tabs>
              <w:tab w:val="center" w:pos="4153"/>
              <w:tab w:val="right" w:pos="8306"/>
            </w:tabs>
            <w:spacing w:before="0" w:after="0" w:line="240" w:lineRule="auto"/>
            <w:rPr>
              <w:rFonts w:ascii="David" w:hAnsi="David"/>
              <w:sz w:val="16"/>
              <w:szCs w:val="16"/>
              <w:rtl/>
            </w:rPr>
          </w:pPr>
        </w:p>
      </w:tc>
      <w:tc>
        <w:tcPr>
          <w:tcW w:w="1129" w:type="dxa"/>
        </w:tcPr>
        <w:p w14:paraId="06B5DDB1"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A0678BD" w14:textId="6D888686" w:rsidR="007E2F1E" w:rsidRPr="00F9528C" w:rsidRDefault="007E2F1E" w:rsidP="007E2F1E">
              <w:pPr>
                <w:tabs>
                  <w:tab w:val="center" w:pos="4153"/>
                  <w:tab w:val="right" w:pos="8306"/>
                </w:tabs>
                <w:spacing w:before="0" w:after="0" w:line="240" w:lineRule="auto"/>
                <w:rPr>
                  <w:rFonts w:ascii="David" w:hAnsi="David"/>
                  <w:sz w:val="20"/>
                  <w:szCs w:val="20"/>
                  <w:rtl/>
                </w:rPr>
              </w:pPr>
              <w:del w:id="409" w:author="Meryl Etman" w:date="2025-03-24T10:03:00Z">
                <w:r w:rsidDel="004D65BD">
                  <w:rPr>
                    <w:rFonts w:ascii="David" w:hAnsi="David" w:hint="cs"/>
                    <w:sz w:val="20"/>
                    <w:szCs w:val="20"/>
                  </w:rPr>
                  <w:delText>CONT-5-575</w:delText>
                </w:r>
              </w:del>
              <w:ins w:id="410" w:author="Meryl Etman" w:date="2025-03-24T10:03:00Z">
                <w:r w:rsidR="004D65BD">
                  <w:rPr>
                    <w:rFonts w:ascii="David" w:hAnsi="David" w:hint="cs"/>
                    <w:sz w:val="20"/>
                    <w:szCs w:val="20"/>
                  </w:rPr>
                  <w:t>CO</w:t>
                </w:r>
                <w:r w:rsidR="004D65BD">
                  <w:rPr>
                    <w:rFonts w:ascii="David" w:hAnsi="David" w:hint="cs"/>
                    <w:sz w:val="20"/>
                    <w:szCs w:val="20"/>
                    <w:rtl/>
                  </w:rPr>
                  <w:t>NT-10-2436</w:t>
                </w:r>
              </w:ins>
            </w:p>
          </w:tc>
        </w:sdtContent>
      </w:sdt>
    </w:tr>
    <w:tr w:rsidR="007E2F1E" w:rsidRPr="00F9528C" w14:paraId="023BE99E" w14:textId="77777777" w:rsidTr="007E2F1E">
      <w:tc>
        <w:tcPr>
          <w:tcW w:w="753" w:type="dxa"/>
        </w:tcPr>
        <w:p w14:paraId="401BB8C5"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28C4652" w14:textId="6D232CC5" w:rsidR="007E2F1E" w:rsidRPr="00F9528C" w:rsidRDefault="007C7B46" w:rsidP="007E2F1E">
              <w:pPr>
                <w:tabs>
                  <w:tab w:val="center" w:pos="4153"/>
                  <w:tab w:val="right" w:pos="8306"/>
                </w:tabs>
                <w:spacing w:before="0" w:after="0" w:line="240" w:lineRule="auto"/>
                <w:rPr>
                  <w:rFonts w:ascii="David" w:hAnsi="David"/>
                  <w:color w:val="00B0F0"/>
                  <w:sz w:val="20"/>
                  <w:szCs w:val="20"/>
                  <w:rtl/>
                </w:rPr>
              </w:pPr>
              <w:proofErr w:type="spellStart"/>
              <w:ins w:id="411" w:author="Meryl Etman" w:date="2025-03-23T16:58:00Z">
                <w:r>
                  <w:rPr>
                    <w:rFonts w:ascii="David" w:hAnsi="David"/>
                    <w:color w:val="00B0F0"/>
                    <w:sz w:val="20"/>
                    <w:szCs w:val="20"/>
                    <w:rtl/>
                  </w:rPr>
                  <w:t>א.מ.ג</w:t>
                </w:r>
                <w:proofErr w:type="spellEnd"/>
                <w:r>
                  <w:rPr>
                    <w:rFonts w:ascii="David" w:hAnsi="David"/>
                    <w:color w:val="00B0F0"/>
                    <w:sz w:val="20"/>
                    <w:szCs w:val="20"/>
                    <w:rtl/>
                  </w:rPr>
                  <w:t>. תכנון יעוץ וניהול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E2F1E" w:rsidRPr="00F9528C" w14:paraId="093DFFFD" w14:textId="77777777" w:rsidTr="007E2F1E">
            <w:trPr>
              <w:trHeight w:val="201"/>
            </w:trPr>
            <w:tc>
              <w:tcPr>
                <w:tcW w:w="926" w:type="dxa"/>
              </w:tcPr>
              <w:p w14:paraId="5A7268B7"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22825C6" w14:textId="383D2A23" w:rsidR="007E2F1E" w:rsidRPr="00F9528C" w:rsidRDefault="004D65BD" w:rsidP="007E2F1E">
                    <w:pPr>
                      <w:tabs>
                        <w:tab w:val="center" w:pos="4153"/>
                        <w:tab w:val="right" w:pos="8306"/>
                      </w:tabs>
                      <w:spacing w:before="0" w:after="0" w:line="240" w:lineRule="auto"/>
                      <w:ind w:left="1" w:hanging="1"/>
                      <w:rPr>
                        <w:rFonts w:ascii="David" w:hAnsi="David"/>
                        <w:color w:val="00B0F0"/>
                        <w:sz w:val="20"/>
                        <w:szCs w:val="20"/>
                        <w:rtl/>
                      </w:rPr>
                    </w:pPr>
                    <w:ins w:id="412" w:author="Meryl Etman" w:date="2025-03-24T10:30:00Z">
                      <w:r>
                        <w:rPr>
                          <w:rFonts w:ascii="David" w:hAnsi="David"/>
                          <w:color w:val="00B0F0"/>
                          <w:sz w:val="20"/>
                          <w:szCs w:val="20"/>
                          <w:rtl/>
                        </w:rPr>
                        <w:t>0.2</w:t>
                      </w:r>
                    </w:ins>
                  </w:p>
                </w:tc>
              </w:sdtContent>
            </w:sdt>
          </w:tr>
        </w:tbl>
        <w:p w14:paraId="2A92457C"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p>
      </w:tc>
      <w:tc>
        <w:tcPr>
          <w:tcW w:w="236" w:type="dxa"/>
        </w:tcPr>
        <w:p w14:paraId="48805ED8"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p>
      </w:tc>
      <w:tc>
        <w:tcPr>
          <w:tcW w:w="1129" w:type="dxa"/>
        </w:tcPr>
        <w:p w14:paraId="7FC3522A"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03342353" w14:textId="117FF530" w:rsidR="007E2F1E" w:rsidRPr="00F9528C" w:rsidRDefault="00621825" w:rsidP="007E2F1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13" w:author="Meryl Etman" w:date="2025-03-24T10:30:00Z">
                <w:r w:rsidR="004D65BD">
                  <w:rPr>
                    <w:rFonts w:ascii="David" w:hAnsi="David"/>
                    <w:sz w:val="20"/>
                    <w:szCs w:val="20"/>
                    <w:rtl/>
                  </w:rPr>
                  <w:t>3;#</w:t>
                </w:r>
                <w:r w:rsidR="004D65BD">
                  <w:rPr>
                    <w:rFonts w:ascii="David" w:hAnsi="David"/>
                    <w:sz w:val="20"/>
                    <w:szCs w:val="20"/>
                  </w:rPr>
                  <w:t>Draft</w:t>
                </w:r>
              </w:ins>
            </w:sdtContent>
          </w:sdt>
        </w:p>
      </w:tc>
    </w:tr>
    <w:tr w:rsidR="007E2F1E" w:rsidRPr="00F9528C" w14:paraId="2BED93F3" w14:textId="77777777" w:rsidTr="007E2F1E">
      <w:trPr>
        <w:trHeight w:val="80"/>
      </w:trPr>
      <w:tc>
        <w:tcPr>
          <w:tcW w:w="753" w:type="dxa"/>
        </w:tcPr>
        <w:p w14:paraId="4F7E0A4C"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p>
      </w:tc>
      <w:tc>
        <w:tcPr>
          <w:tcW w:w="1883" w:type="dxa"/>
        </w:tcPr>
        <w:p w14:paraId="315DE36B" w14:textId="77777777" w:rsidR="007E2F1E" w:rsidRPr="00F9528C" w:rsidRDefault="007E2F1E" w:rsidP="007E2F1E">
          <w:pPr>
            <w:tabs>
              <w:tab w:val="center" w:pos="4153"/>
              <w:tab w:val="right" w:pos="8306"/>
            </w:tabs>
            <w:spacing w:before="0" w:after="0" w:line="240" w:lineRule="auto"/>
            <w:rPr>
              <w:rFonts w:ascii="David" w:hAnsi="David"/>
              <w:color w:val="00B0F0"/>
              <w:sz w:val="20"/>
              <w:szCs w:val="20"/>
              <w:rtl/>
            </w:rPr>
          </w:pPr>
        </w:p>
      </w:tc>
      <w:tc>
        <w:tcPr>
          <w:tcW w:w="2232" w:type="dxa"/>
        </w:tcPr>
        <w:p w14:paraId="79EA3B96"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p>
      </w:tc>
      <w:tc>
        <w:tcPr>
          <w:tcW w:w="236" w:type="dxa"/>
        </w:tcPr>
        <w:p w14:paraId="29FCE0C8"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p>
      </w:tc>
      <w:tc>
        <w:tcPr>
          <w:tcW w:w="1129" w:type="dxa"/>
        </w:tcPr>
        <w:p w14:paraId="654812B9"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p>
      </w:tc>
      <w:tc>
        <w:tcPr>
          <w:tcW w:w="2073" w:type="dxa"/>
        </w:tcPr>
        <w:p w14:paraId="19033AA5" w14:textId="77777777" w:rsidR="007E2F1E" w:rsidRPr="00F9528C" w:rsidRDefault="007E2F1E" w:rsidP="007E2F1E">
          <w:pPr>
            <w:tabs>
              <w:tab w:val="center" w:pos="4153"/>
              <w:tab w:val="right" w:pos="8306"/>
            </w:tabs>
            <w:spacing w:before="0" w:after="0" w:line="240" w:lineRule="auto"/>
            <w:rPr>
              <w:rFonts w:ascii="David" w:hAnsi="David"/>
              <w:sz w:val="20"/>
              <w:szCs w:val="20"/>
              <w:rtl/>
            </w:rPr>
          </w:pPr>
        </w:p>
      </w:tc>
    </w:tr>
  </w:tbl>
  <w:p w14:paraId="54519A1B" w14:textId="77777777" w:rsidR="007E2F1E" w:rsidRPr="005C4849" w:rsidRDefault="007E2F1E"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8FE24" w14:textId="77777777" w:rsidR="007E2F1E" w:rsidRDefault="007E2F1E" w:rsidP="00AF234B">
      <w:pPr>
        <w:spacing w:before="0" w:after="0" w:line="240" w:lineRule="auto"/>
      </w:pPr>
      <w:r>
        <w:separator/>
      </w:r>
    </w:p>
  </w:footnote>
  <w:footnote w:type="continuationSeparator" w:id="0">
    <w:p w14:paraId="7DC1EA5C" w14:textId="77777777" w:rsidR="007E2F1E" w:rsidRDefault="007E2F1E" w:rsidP="00AF234B">
      <w:pPr>
        <w:spacing w:before="0" w:after="0" w:line="240" w:lineRule="auto"/>
      </w:pPr>
      <w:r>
        <w:continuationSeparator/>
      </w:r>
    </w:p>
  </w:footnote>
  <w:footnote w:type="continuationNotice" w:id="1">
    <w:p w14:paraId="6B090740" w14:textId="77777777" w:rsidR="007E2F1E" w:rsidRDefault="007E2F1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6773FD84" w14:textId="77777777" w:rsidR="007E2F1E" w:rsidRDefault="007E2F1E">
        <w:pPr>
          <w:pStyle w:val="a4"/>
          <w:jc w:val="center"/>
        </w:pPr>
        <w:r>
          <w:fldChar w:fldCharType="begin"/>
        </w:r>
        <w:r>
          <w:instrText xml:space="preserve"> PAGE   \* MERGEFORMAT </w:instrText>
        </w:r>
        <w:r>
          <w:fldChar w:fldCharType="separate"/>
        </w:r>
        <w:r w:rsidR="004D65BD">
          <w:rPr>
            <w:noProof/>
            <w:rtl/>
          </w:rPr>
          <w:t>1</w:t>
        </w:r>
        <w:r>
          <w:rPr>
            <w:noProof/>
          </w:rPr>
          <w:fldChar w:fldCharType="end"/>
        </w:r>
      </w:p>
    </w:sdtContent>
  </w:sdt>
  <w:p w14:paraId="67D18E63" w14:textId="77777777" w:rsidR="007E2F1E" w:rsidRDefault="007E2F1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6"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22"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4"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5"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570"/>
        </w:tabs>
        <w:ind w:left="149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716612970">
    <w:abstractNumId w:val="29"/>
  </w:num>
  <w:num w:numId="2" w16cid:durableId="1672835964">
    <w:abstractNumId w:val="17"/>
  </w:num>
  <w:num w:numId="3" w16cid:durableId="1697345059">
    <w:abstractNumId w:val="7"/>
  </w:num>
  <w:num w:numId="4" w16cid:durableId="925110776">
    <w:abstractNumId w:val="20"/>
  </w:num>
  <w:num w:numId="5" w16cid:durableId="1508786909">
    <w:abstractNumId w:val="30"/>
  </w:num>
  <w:num w:numId="6" w16cid:durableId="737829443">
    <w:abstractNumId w:val="2"/>
  </w:num>
  <w:num w:numId="7" w16cid:durableId="67341075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5154414">
    <w:abstractNumId w:val="14"/>
  </w:num>
  <w:num w:numId="9" w16cid:durableId="124853515">
    <w:abstractNumId w:val="13"/>
  </w:num>
  <w:num w:numId="10" w16cid:durableId="1983343110">
    <w:abstractNumId w:val="1"/>
  </w:num>
  <w:num w:numId="11" w16cid:durableId="1625041969">
    <w:abstractNumId w:val="21"/>
  </w:num>
  <w:num w:numId="12" w16cid:durableId="12748232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76650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2834715">
    <w:abstractNumId w:val="10"/>
  </w:num>
  <w:num w:numId="15" w16cid:durableId="1548838337">
    <w:abstractNumId w:val="25"/>
  </w:num>
  <w:num w:numId="16" w16cid:durableId="932395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520634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7489820">
    <w:abstractNumId w:val="27"/>
  </w:num>
  <w:num w:numId="19" w16cid:durableId="1069034580">
    <w:abstractNumId w:val="0"/>
  </w:num>
  <w:num w:numId="20" w16cid:durableId="7946650">
    <w:abstractNumId w:val="26"/>
  </w:num>
  <w:num w:numId="21" w16cid:durableId="1187721238">
    <w:abstractNumId w:val="2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0794135">
    <w:abstractNumId w:val="28"/>
  </w:num>
  <w:num w:numId="23" w16cid:durableId="1837333595">
    <w:abstractNumId w:val="6"/>
  </w:num>
  <w:num w:numId="24" w16cid:durableId="857622651">
    <w:abstractNumId w:val="22"/>
  </w:num>
  <w:num w:numId="25" w16cid:durableId="1462725349">
    <w:abstractNumId w:val="3"/>
  </w:num>
  <w:num w:numId="26" w16cid:durableId="17137991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14085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4975233">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89851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51018661">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1770126">
    <w:abstractNumId w:val="30"/>
  </w:num>
  <w:num w:numId="32" w16cid:durableId="1633051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48927964">
    <w:abstractNumId w:val="9"/>
  </w:num>
  <w:num w:numId="34" w16cid:durableId="1171869874">
    <w:abstractNumId w:val="8"/>
  </w:num>
  <w:num w:numId="35" w16cid:durableId="1082333598">
    <w:abstractNumId w:val="3"/>
    <w:lvlOverride w:ilvl="0">
      <w:startOverride w:val="3"/>
    </w:lvlOverride>
    <w:lvlOverride w:ilvl="1">
      <w:startOverride w:val="5"/>
    </w:lvlOverride>
    <w:lvlOverride w:ilvl="2">
      <w:startOverride w:val="2"/>
    </w:lvlOverride>
  </w:num>
  <w:num w:numId="36" w16cid:durableId="913785852">
    <w:abstractNumId w:val="4"/>
  </w:num>
  <w:num w:numId="37" w16cid:durableId="902368240">
    <w:abstractNumId w:val="23"/>
  </w:num>
  <w:num w:numId="38" w16cid:durableId="14625755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20565049">
    <w:abstractNumId w:val="16"/>
  </w:num>
  <w:num w:numId="40" w16cid:durableId="690954865">
    <w:abstractNumId w:val="12"/>
  </w:num>
  <w:num w:numId="41" w16cid:durableId="153060896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מרול אטמן">
    <w15:presenceInfo w15:providerId="AD" w15:userId="S::meryle@africa-israel.com::5d3372e1-6610-4ed8-96d9-3804caaefa86"/>
  </w15:person>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45A8C"/>
    <w:rsid w:val="0006397D"/>
    <w:rsid w:val="000645C6"/>
    <w:rsid w:val="000B36FF"/>
    <w:rsid w:val="000F342B"/>
    <w:rsid w:val="001257A1"/>
    <w:rsid w:val="00134C85"/>
    <w:rsid w:val="00140124"/>
    <w:rsid w:val="001631CE"/>
    <w:rsid w:val="001A0C3C"/>
    <w:rsid w:val="001A69D5"/>
    <w:rsid w:val="00214ACF"/>
    <w:rsid w:val="002365CE"/>
    <w:rsid w:val="00291019"/>
    <w:rsid w:val="002959AE"/>
    <w:rsid w:val="002D43DF"/>
    <w:rsid w:val="002E281F"/>
    <w:rsid w:val="00335E3B"/>
    <w:rsid w:val="00370DA1"/>
    <w:rsid w:val="003811C6"/>
    <w:rsid w:val="003D3411"/>
    <w:rsid w:val="00467596"/>
    <w:rsid w:val="0047192B"/>
    <w:rsid w:val="004760B3"/>
    <w:rsid w:val="004A1F09"/>
    <w:rsid w:val="004A7CFB"/>
    <w:rsid w:val="004D65BD"/>
    <w:rsid w:val="00501673"/>
    <w:rsid w:val="00502261"/>
    <w:rsid w:val="0050641C"/>
    <w:rsid w:val="00517B42"/>
    <w:rsid w:val="005336F2"/>
    <w:rsid w:val="00552E11"/>
    <w:rsid w:val="005763BD"/>
    <w:rsid w:val="005824B9"/>
    <w:rsid w:val="0058321B"/>
    <w:rsid w:val="005C0DD1"/>
    <w:rsid w:val="005C4849"/>
    <w:rsid w:val="005C51E5"/>
    <w:rsid w:val="00621825"/>
    <w:rsid w:val="00685B66"/>
    <w:rsid w:val="006B4EB8"/>
    <w:rsid w:val="0072103C"/>
    <w:rsid w:val="007A10F8"/>
    <w:rsid w:val="007C2A85"/>
    <w:rsid w:val="007C7B46"/>
    <w:rsid w:val="007D4029"/>
    <w:rsid w:val="007E2F1E"/>
    <w:rsid w:val="0080240C"/>
    <w:rsid w:val="008666C7"/>
    <w:rsid w:val="008A47A2"/>
    <w:rsid w:val="008C64C6"/>
    <w:rsid w:val="00907836"/>
    <w:rsid w:val="00915F2E"/>
    <w:rsid w:val="009369E3"/>
    <w:rsid w:val="00942177"/>
    <w:rsid w:val="009705B3"/>
    <w:rsid w:val="00977E09"/>
    <w:rsid w:val="009834EB"/>
    <w:rsid w:val="009C0249"/>
    <w:rsid w:val="009D7E65"/>
    <w:rsid w:val="00A24A00"/>
    <w:rsid w:val="00A81F46"/>
    <w:rsid w:val="00A81FF2"/>
    <w:rsid w:val="00AF234B"/>
    <w:rsid w:val="00B001DE"/>
    <w:rsid w:val="00B3053B"/>
    <w:rsid w:val="00BC58C4"/>
    <w:rsid w:val="00BE17B4"/>
    <w:rsid w:val="00C01582"/>
    <w:rsid w:val="00C02FFD"/>
    <w:rsid w:val="00C12F17"/>
    <w:rsid w:val="00C140D3"/>
    <w:rsid w:val="00C969AE"/>
    <w:rsid w:val="00D8516B"/>
    <w:rsid w:val="00DE0F01"/>
    <w:rsid w:val="00E3435D"/>
    <w:rsid w:val="00E43D7A"/>
    <w:rsid w:val="00E679C7"/>
    <w:rsid w:val="00E972B1"/>
    <w:rsid w:val="00EC37B6"/>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4FB1B6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b">
    <w:name w:val="Revision"/>
    <w:hidden/>
    <w:uiPriority w:val="99"/>
    <w:semiHidden/>
    <w:rsid w:val="0050641C"/>
    <w:pPr>
      <w:spacing w:after="0" w:line="240" w:lineRule="auto"/>
    </w:pPr>
  </w:style>
  <w:style w:type="table" w:customStyle="1" w:styleId="23">
    <w:name w:val="רשת טבלה2"/>
    <w:basedOn w:val="a2"/>
    <w:next w:val="a9"/>
    <w:uiPriority w:val="59"/>
    <w:rsid w:val="005064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a3"/>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AE1"/>
    <w:rsid w:val="000D0456"/>
    <w:rsid w:val="00104FD7"/>
    <w:rsid w:val="00135E8C"/>
    <w:rsid w:val="00175749"/>
    <w:rsid w:val="0047192B"/>
    <w:rsid w:val="006865A5"/>
    <w:rsid w:val="006C2ECE"/>
    <w:rsid w:val="00700202"/>
    <w:rsid w:val="007A56EA"/>
    <w:rsid w:val="00860755"/>
    <w:rsid w:val="008B6851"/>
    <w:rsid w:val="00A81F46"/>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7" ma:contentTypeDescription="צור מסמך חדש." ma:contentTypeScope="" ma:versionID="d1af2cc7deafa6125949c521c271ee1a">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31bef981f71d3f3b2e96fa7bd872237c"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תגיות תמונה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xsi:nil="true"/>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1767E-8875-46DE-A78A-0E852FF8FCCF}">
  <ds:schemaRefs>
    <ds:schemaRef ds:uri="http://schemas.microsoft.com/office/2006/metadata/customXsn"/>
  </ds:schemaRefs>
</ds:datastoreItem>
</file>

<file path=customXml/itemProps2.xml><?xml version="1.0" encoding="utf-8"?>
<ds:datastoreItem xmlns:ds="http://schemas.openxmlformats.org/officeDocument/2006/customXml" ds:itemID="{9C766028-7B70-4EAB-B427-46769ECF558A}"/>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1E331E75-6601-4131-A71B-F3AE9D789C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schemas.microsoft.com/office/2006/metadata/properties"/>
    <ds:schemaRef ds:uri="http://purl.org/dc/terms/"/>
    <ds:schemaRef ds:uri="http://schemas.microsoft.com/sharepoint/v3"/>
    <ds:schemaRef ds:uri="http://www.w3.org/XML/1998/namespace"/>
    <ds:schemaRef ds:uri="http://schemas.microsoft.com/office/2006/documentManagement/types"/>
    <ds:schemaRef ds:uri="http://schemas.microsoft.com/office/infopath/2007/PartnerControls"/>
    <ds:schemaRef ds:uri="http://purl.org/dc/dcmitype/"/>
    <ds:schemaRef ds:uri="e82e0497-401b-493b-ab66-61f85c09ed30"/>
    <ds:schemaRef ds:uri="http://schemas.openxmlformats.org/package/2006/metadata/core-properties"/>
    <ds:schemaRef ds:uri="http://purl.org/dc/elements/1.1/"/>
  </ds:schemaRefs>
</ds:datastoreItem>
</file>

<file path=customXml/itemProps6.xml><?xml version="1.0" encoding="utf-8"?>
<ds:datastoreItem xmlns:ds="http://schemas.openxmlformats.org/officeDocument/2006/customXml" ds:itemID="{5C2651EF-BC05-4B72-89C7-A74D287A6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31</Pages>
  <Words>9572</Words>
  <Characters>47862</Characters>
  <Application>Microsoft Office Word</Application>
  <DocSecurity>0</DocSecurity>
  <Lines>398</Lines>
  <Paragraphs>114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מרול אטמן</cp:lastModifiedBy>
  <cp:revision>8</cp:revision>
  <dcterms:created xsi:type="dcterms:W3CDTF">2025-03-23T14:26:00Z</dcterms:created>
  <dcterms:modified xsi:type="dcterms:W3CDTF">2025-04-06T14:54:00Z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53470541-fbd4-4858-abdd-4a7266366ef4</vt:lpwstr>
  </property>
</Properties>
</file>