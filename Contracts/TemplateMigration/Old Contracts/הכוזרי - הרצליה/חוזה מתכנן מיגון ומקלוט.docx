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4EBEE0"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3FFD6FA4"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8B0BF5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5A5D56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5F932D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20AB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646F035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E1408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758643"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CAC7E8B"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07FA245" w14:textId="7B9112A9" w:rsidR="00217E81" w:rsidRPr="00F9121E" w:rsidRDefault="00C85786"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הכוזרי</w:t>
          </w:r>
        </w:p>
      </w:sdtContent>
    </w:sdt>
    <w:p w14:paraId="3B80E9A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B8FF160"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C2BC90A" w14:textId="3FDD901A" w:rsidR="00217E81" w:rsidRPr="00F9121E" w:rsidRDefault="00C85786"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הכוזרי הרצליה</w:t>
          </w:r>
        </w:p>
      </w:sdtContent>
    </w:sdt>
    <w:p w14:paraId="76CC6450"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A314F8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C5525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F50BC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D1BD6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5C69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46F1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BA94D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EBD95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FE8A8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15D47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845DC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0F5E6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A4B8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44443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F95C7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5D892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62F53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66B96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E30C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753F3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05FE2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F4500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AFBE7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29C5F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9CC1E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C718E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131DE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6FD5ED"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6ED438" w14:textId="77777777" w:rsidR="00312E8B" w:rsidRDefault="00312E8B"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43889E" w14:textId="77777777" w:rsidR="009737FD" w:rsidRDefault="009737FD">
      <w:pPr>
        <w:bidi w:val="0"/>
        <w:spacing w:before="0" w:beforeAutospacing="0" w:after="160" w:afterAutospacing="0" w:line="259" w:lineRule="auto"/>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03D02A23" w14:textId="3EB85938"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lastRenderedPageBreak/>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63ED204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1AFB6FE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AFFAD6E" w14:textId="530100E2"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10-09T00:00:00Z">
            <w:dateFormat w:val="dd/MM/yyyy"/>
            <w:lid w:val="he-IL"/>
            <w:storeMappedDataAs w:val="dateTime"/>
            <w:calendar w:val="gregorian"/>
          </w:date>
        </w:sdtPr>
        <w:sdtEndPr>
          <w:rPr>
            <w:rFonts w:hint="cs"/>
          </w:rPr>
        </w:sdtEndPr>
        <w:sdtContent>
          <w:ins w:id="1" w:author="Meryl Etman" w:date="2024-10-09T10:25:00Z">
            <w:r w:rsidR="0003283F">
              <w:rPr>
                <w:rFonts w:ascii="Times New Roman" w:eastAsia="Times New Roman" w:hAnsi="Times New Roman" w:cs="David" w:hint="cs"/>
                <w:color w:val="800080"/>
                <w:sz w:val="24"/>
                <w:szCs w:val="24"/>
                <w:rtl/>
                <w:lang w:eastAsia="he-IL"/>
              </w:rPr>
              <w:t>‏09/10/2024</w:t>
            </w:r>
          </w:ins>
        </w:sdtContent>
      </w:sdt>
    </w:p>
    <w:p w14:paraId="7DAD329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787BD98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55BD54"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E4D27E3" w14:textId="0159C06A" w:rsidR="00217E81" w:rsidRPr="00217E81" w:rsidRDefault="009737FD"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רח' </w:t>
          </w:r>
          <w:r w:rsidRPr="008F6788">
            <w:rPr>
              <w:rFonts w:ascii="Times New Roman" w:eastAsia="Times New Roman" w:hAnsi="Times New Roman" w:cs="David"/>
              <w:color w:val="800080"/>
              <w:sz w:val="24"/>
              <w:szCs w:val="24"/>
              <w:rtl/>
            </w:rPr>
            <w:t>יוני נתניהו 1, אור יהודה</w:t>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מצלאוי חברה לבנין בע"מ</w:t>
          </w:r>
          <w:r>
            <w:rPr>
              <w:rFonts w:ascii="Times New Roman" w:eastAsia="Times New Roman" w:hAnsi="Times New Roman" w:cs="David"/>
              <w:color w:val="800080"/>
              <w:sz w:val="24"/>
              <w:szCs w:val="24"/>
              <w:rtl/>
            </w:rPr>
            <w:br/>
            <w:t>דרך רפאל איתן 1, קרית אונו</w:t>
          </w:r>
          <w:r>
            <w:rPr>
              <w:rFonts w:ascii="Times New Roman" w:eastAsia="Times New Roman" w:hAnsi="Times New Roman" w:cs="David"/>
              <w:color w:val="800080"/>
              <w:sz w:val="24"/>
              <w:szCs w:val="24"/>
              <w:rtl/>
            </w:rPr>
            <w:br/>
            <w:t>512726712</w:t>
          </w:r>
          <w:r>
            <w:rPr>
              <w:rFonts w:ascii="Times New Roman" w:eastAsia="Times New Roman" w:hAnsi="Times New Roman" w:cs="David"/>
              <w:color w:val="800080"/>
              <w:sz w:val="24"/>
              <w:szCs w:val="24"/>
              <w:rtl/>
            </w:rPr>
            <w:br/>
          </w:r>
        </w:p>
      </w:sdtContent>
    </w:sdt>
    <w:p w14:paraId="210030A5"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1F56E31D"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635399B6"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93CD494"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4DB3F61A"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BF5101A" w14:textId="22877159" w:rsidR="00135869" w:rsidRDefault="0003283F"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021564">
            <w:rPr>
              <w:rStyle w:val="PlaceholderText"/>
              <w:color w:val="00B0F0"/>
              <w:rtl/>
            </w:rPr>
            <w:br/>
            <w:t>קרפל ייעוץ והנדסת מיגון</w:t>
          </w:r>
          <w:r w:rsidR="009737FD">
            <w:rPr>
              <w:rStyle w:val="PlaceholderText"/>
              <w:color w:val="00B0F0"/>
              <w:rtl/>
            </w:rPr>
            <w:br/>
          </w:r>
          <w:r w:rsidR="009737FD">
            <w:rPr>
              <w:rStyle w:val="PlaceholderText"/>
              <w:rFonts w:hint="cs"/>
              <w:color w:val="00B0F0"/>
              <w:rtl/>
            </w:rPr>
            <w:t>רח' הנפת הדגל 5, נס ציונה</w:t>
          </w:r>
          <w:r w:rsidR="00021564">
            <w:rPr>
              <w:rStyle w:val="PlaceholderText"/>
              <w:color w:val="00B0F0"/>
              <w:rtl/>
            </w:rPr>
            <w:br/>
          </w:r>
          <w:r w:rsidR="00021564">
            <w:rPr>
              <w:rStyle w:val="PlaceholderText"/>
              <w:color w:val="00B0F0"/>
              <w:rtl/>
            </w:rPr>
            <w:br/>
          </w:r>
        </w:sdtContent>
      </w:sdt>
    </w:p>
    <w:p w14:paraId="537761F4"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5F5A36F"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5B8BB256"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945855B"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B19AE0E"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43371931"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33CE38EE"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096ACAE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60F765A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0E0367B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AE021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3591F6F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3BBBD1F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73F7EF"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EFB4C9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B507C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0F74FF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C413F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w:t>
      </w:r>
      <w:r w:rsidRPr="00217E81">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4F3FDFD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7C5DB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1E24A21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7E6BB11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04766E1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69556C"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9FEE28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4459A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132F95D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94017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000A2BF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2144AF58"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30780EF"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31EA409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BDC78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459CC05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298AAC5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021F9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14835846"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0DDE3C8A"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1C53C1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269E526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22CB5D4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EC576C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286AAD4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1F862F5F"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79D41A4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59016D5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26CD529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2DE64179"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56A97E5"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5521D5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0A3C2A83"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413794E5"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0C57DC9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21B6B76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79A6610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7EE614D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5BBBB79B"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B7F943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7866EDA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1FB9204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1C18053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608C8BA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AD792B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0B243DA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085E6BA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955287C"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42FEDAB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461964C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573B753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F0C99C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174E04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3BCCF45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0C65A5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4847FF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3A2D0D3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6D6056C2"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23ED4CA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61A1BBF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14B3E54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546F3DF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AA8110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2CA2288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63F903C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313C3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085285B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60DFCDC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4E5925A"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762C385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197B7EC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31BAC83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659EF95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ED0238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1F07A6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194219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5AD8D6A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BB06F6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AAECA5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2E95321D"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2CB0597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0464859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F65D284"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2049D192"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AF989A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6223C88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11D0C79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11860948"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5E1EDAA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0B8490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18D5BEF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5B0C29D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CAE706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4B1B01F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66269BB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7230D6E1"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6B06B4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491142A9"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637377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7F58BE6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0A8D694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E0BDBEB"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800C97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313EE22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477DEC5" w14:textId="5AC2DCA8"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 xml:space="preserve">נדרשו השינויים לאחר שלב </w:t>
      </w:r>
      <w:del w:id="2" w:author="מרול אטמן" w:date="2024-06-23T12:15:00Z">
        <w:r w:rsidRPr="00027EF2" w:rsidDel="00E531A0">
          <w:rPr>
            <w:rFonts w:ascii="Times New Roman" w:eastAsia="Times New Roman" w:hAnsi="Times New Roman" w:cs="David"/>
            <w:sz w:val="20"/>
            <w:szCs w:val="24"/>
            <w:rtl/>
            <w:lang w:eastAsia="he-IL"/>
          </w:rPr>
          <w:delText>התכנון המפורט</w:delText>
        </w:r>
      </w:del>
      <w:ins w:id="3" w:author="מרול אטמן" w:date="2024-06-23T12:15:00Z">
        <w:r w:rsidR="00E531A0">
          <w:rPr>
            <w:rFonts w:ascii="Times New Roman" w:eastAsia="Times New Roman" w:hAnsi="Times New Roman" w:cs="David" w:hint="cs"/>
            <w:sz w:val="20"/>
            <w:szCs w:val="24"/>
            <w:rtl/>
            <w:lang w:eastAsia="he-IL"/>
          </w:rPr>
          <w:t>קבלת אישור פיקוד העורך</w:t>
        </w:r>
      </w:ins>
      <w:r w:rsidRPr="00027EF2">
        <w:rPr>
          <w:rFonts w:ascii="Times New Roman" w:eastAsia="Times New Roman" w:hAnsi="Times New Roman" w:cs="David"/>
          <w:sz w:val="20"/>
          <w:szCs w:val="24"/>
          <w:rtl/>
          <w:lang w:eastAsia="he-IL"/>
        </w:rPr>
        <w:t xml:space="preserve">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15AA002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35D5018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47A79F2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0492A87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954ACC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10750AD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52D8496"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6E446E5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52491522"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8BC8EFE" w14:textId="77777777" w:rsidR="00A37B0F" w:rsidRPr="00013687" w:rsidRDefault="00A37B0F" w:rsidP="00A37B0F">
      <w:pPr>
        <w:pStyle w:val="a4"/>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4C697B7" w14:textId="77777777" w:rsidR="00A37B0F" w:rsidRPr="00013687" w:rsidRDefault="00A37B0F" w:rsidP="00A37B0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1B72178" w14:textId="77777777" w:rsidR="00A37B0F" w:rsidRPr="00013687" w:rsidRDefault="00A37B0F" w:rsidP="00A37B0F">
      <w:pPr>
        <w:pStyle w:val="a4"/>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F2140A" w14:textId="77777777" w:rsidR="00A37B0F" w:rsidRDefault="00A37B0F" w:rsidP="009737FD">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
    </w:p>
    <w:p w14:paraId="25F7929C"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5C02F62"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8E68BBB"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F8B699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25D90FB"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A8FB49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60FE2AB"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A777D7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515BCD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3DFA3FF9"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475125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A4C859D"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4AED03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176DBAD"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7D61B7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BE89718"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4F96A7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0F76C6C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5AB48ED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5BD7CF8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142361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4217FA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742AC9BC"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88A3313"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58D62A7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2B279A1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294EC75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E42E2F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7709458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9BDA0F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AD5EC71"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3BDC7F6C"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151119F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4C1D05DF"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10771541"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43771EE7"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BE957E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51DE773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5E9120B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00A13094"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42D1494D"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71F5D6E7"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7F424F9B" w14:textId="77777777" w:rsidR="00F17CB0" w:rsidRDefault="00217E81" w:rsidP="00F17CB0">
      <w:pPr>
        <w:widowControl w:val="0"/>
        <w:numPr>
          <w:ilvl w:val="3"/>
          <w:numId w:val="32"/>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הפר את הוראת סעיף 7.5 לעיל.</w:t>
      </w:r>
      <w:r w:rsidR="00F17CB0" w:rsidRPr="00F17CB0">
        <w:rPr>
          <w:rFonts w:ascii="Times New Roman" w:eastAsia="Times New Roman" w:hAnsi="Times New Roman" w:cs="David"/>
          <w:sz w:val="20"/>
          <w:szCs w:val="24"/>
          <w:rtl/>
          <w:lang w:eastAsia="he-IL"/>
        </w:rPr>
        <w:t xml:space="preserve"> </w:t>
      </w:r>
    </w:p>
    <w:p w14:paraId="2DF4D888" w14:textId="77777777" w:rsidR="00F17CB0" w:rsidRPr="00F17CB0" w:rsidRDefault="00F17CB0" w:rsidP="00F17CB0">
      <w:pPr>
        <w:widowControl w:val="0"/>
        <w:numPr>
          <w:ilvl w:val="3"/>
          <w:numId w:val="32"/>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2523B08D"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6538CE36" w14:textId="77777777" w:rsidR="00F17CB0" w:rsidRPr="00F17CB0" w:rsidRDefault="00F17CB0" w:rsidP="00F17CB0">
      <w:pPr>
        <w:widowControl w:val="0"/>
        <w:numPr>
          <w:ilvl w:val="3"/>
          <w:numId w:val="32"/>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חל שינוי בהחזקת המניות ו/או בהרכב המנהלים של היועץ.</w:t>
      </w:r>
    </w:p>
    <w:p w14:paraId="4F4BE846"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2E1AAC88" w14:textId="77777777" w:rsidR="00217E81" w:rsidRPr="00217E81" w:rsidRDefault="00F17CB0" w:rsidP="00F17CB0">
      <w:pPr>
        <w:widowControl w:val="0"/>
        <w:numPr>
          <w:ilvl w:val="3"/>
          <w:numId w:val="32"/>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F17CB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5059B4D9"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C7BC1B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52C2B3D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127A015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6D92565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206815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E9C189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568C8C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FEB4572"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FD40773"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542E82D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175F726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43B5185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15736E3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08570434"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D48ED6D"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41C91A5B"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5B04F1E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7C0BA0D"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67AE791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2B681E3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45B893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6AC7C3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322542E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5A83C532"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0C30FAF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4E197DFF"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4303816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888C14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316BD81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114D208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56E69E4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85320EC"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5822E5B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DD43BA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20083A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48C67FCB"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02217374"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856E169"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181262C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464FAF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00FB7FF7"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4B68D1B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43238B"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DB74F4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6A4BF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4EFFF8B"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762B4A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DC4D6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1F931735"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EE002D"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D89B9D5"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7AAE10A" w14:textId="50A3AA26"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21564">
            <w:rPr>
              <w:rFonts w:ascii="Times New Roman" w:eastAsia="Times New Roman" w:hAnsi="Times New Roman" w:cs="David"/>
              <w:sz w:val="20"/>
              <w:szCs w:val="24"/>
              <w:rtl/>
              <w:lang w:eastAsia="he-IL"/>
            </w:rPr>
            <w:t>קרפל ייעוץ והנדסת מיגון</w:t>
          </w:r>
        </w:sdtContent>
      </w:sdt>
      <w:r w:rsidRPr="00217E81">
        <w:rPr>
          <w:rFonts w:ascii="Times New Roman" w:eastAsia="Times New Roman" w:hAnsi="Times New Roman" w:cs="David"/>
          <w:sz w:val="20"/>
          <w:szCs w:val="24"/>
          <w:rtl/>
          <w:lang w:eastAsia="he-IL"/>
        </w:rPr>
        <w:tab/>
      </w:r>
      <w:sdt>
        <w:sdtPr>
          <w:rPr>
            <w:rStyle w:val="PlaceholderText"/>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DefaultParagraphFont"/>
            <w:rFonts w:ascii="Times New Roman" w:eastAsia="Times New Roman" w:hAnsi="Times New Roman" w:cs="David"/>
            <w:color w:val="auto"/>
            <w:sz w:val="20"/>
            <w:szCs w:val="24"/>
            <w:lang w:eastAsia="he-IL"/>
          </w:rPr>
        </w:sdtEndPr>
        <w:sdtContent>
          <w:r w:rsidR="00021564" w:rsidRPr="00E20F7F">
            <w:rPr>
              <w:rStyle w:val="PlaceholderText"/>
              <w:rtl/>
            </w:rPr>
            <w:t>[שם צד א]</w:t>
          </w:r>
        </w:sdtContent>
      </w:sdt>
    </w:p>
    <w:p w14:paraId="71883377"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112B5FB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045A6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0C261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6F1DF49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3CC2C1"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1508630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7DCB88D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4E5C2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7546ABC" w14:textId="77777777" w:rsidR="009737FD" w:rsidRDefault="009737FD">
      <w:pPr>
        <w:bidi w:val="0"/>
        <w:spacing w:before="0" w:beforeAutospacing="0" w:after="160" w:afterAutospacing="0" w:line="259" w:lineRule="auto"/>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D32244D" w14:textId="5985A694"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17A7798A"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0EEE554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6849B2A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584753" w14:textId="5B63DFE6"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 xml:space="preserve">פרויקט </w:t>
      </w:r>
      <w:ins w:id="4" w:author="מרול אטמן" w:date="2024-05-19T10:08:00Z">
        <w:r w:rsidR="009737FD" w:rsidRPr="0059256C">
          <w:rPr>
            <w:rFonts w:ascii="David" w:hAnsi="David" w:cs="David"/>
            <w:sz w:val="24"/>
            <w:szCs w:val="24"/>
            <w:rtl/>
            <w:lang w:eastAsia="he-IL"/>
          </w:rPr>
          <w:t>פינוי בינוי במסגרת התחדשות עירונית הכולל הריסת 3 בניינים קיימים ובניית 6 בניינים חדשים בהם כ- 204 יחידות דיור</w:t>
        </w:r>
      </w:ins>
      <w:del w:id="5" w:author="מרול אטמן" w:date="2024-05-19T10:08:00Z">
        <w:r w:rsidRPr="00EB38F9" w:rsidDel="009737FD">
          <w:rPr>
            <w:rFonts w:ascii="Times New Roman" w:eastAsia="Times New Roman" w:hAnsi="Times New Roman" w:cs="David" w:hint="cs"/>
            <w:sz w:val="24"/>
            <w:szCs w:val="24"/>
            <w:rtl/>
            <w:lang w:eastAsia="he-IL"/>
          </w:rPr>
          <w:delText>לבניית יחידות דיור</w:delText>
        </w:r>
      </w:del>
      <w:r w:rsidRPr="00EB38F9">
        <w:rPr>
          <w:rFonts w:ascii="Times New Roman" w:eastAsia="Times New Roman" w:hAnsi="Times New Roman" w:cs="David" w:hint="cs"/>
          <w:sz w:val="24"/>
          <w:szCs w:val="24"/>
          <w:rtl/>
          <w:lang w:eastAsia="he-IL"/>
        </w:rPr>
        <w:t>, שטחי מסחר</w:t>
      </w:r>
      <w:del w:id="6" w:author="מרול אטמן" w:date="2024-05-19T10:08:00Z">
        <w:r w:rsidRPr="00EB38F9" w:rsidDel="009737FD">
          <w:rPr>
            <w:rFonts w:ascii="Times New Roman" w:eastAsia="Times New Roman" w:hAnsi="Times New Roman" w:cs="David" w:hint="cs"/>
            <w:sz w:val="24"/>
            <w:szCs w:val="24"/>
            <w:rtl/>
            <w:lang w:eastAsia="he-IL"/>
          </w:rPr>
          <w:delText xml:space="preserve"> ומשרדים</w:delText>
        </w:r>
      </w:del>
      <w:r w:rsidRPr="00EB38F9">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C85786">
            <w:rPr>
              <w:rFonts w:ascii="Times New Roman" w:eastAsia="Times New Roman" w:hAnsi="Times New Roman" w:cs="David" w:hint="cs"/>
              <w:color w:val="00B0F0"/>
              <w:sz w:val="24"/>
              <w:szCs w:val="24"/>
              <w:rtl/>
              <w:lang w:eastAsia="he-IL"/>
            </w:rPr>
            <w:t>הרצליה</w:t>
          </w:r>
        </w:sdtContent>
      </w:sdt>
      <w:r w:rsidRPr="00EB38F9">
        <w:rPr>
          <w:rFonts w:ascii="Times New Roman" w:eastAsia="Times New Roman" w:hAnsi="Times New Roman" w:cs="David" w:hint="cs"/>
          <w:color w:val="00B0F0"/>
          <w:sz w:val="24"/>
          <w:szCs w:val="24"/>
          <w:rtl/>
          <w:lang w:eastAsia="he-IL"/>
        </w:rPr>
        <w:t xml:space="preserve"> </w:t>
      </w:r>
      <w:del w:id="7" w:author="מרול אטמן" w:date="2024-05-19T10:08:00Z">
        <w:r w:rsidRPr="00EB38F9" w:rsidDel="009737FD">
          <w:rPr>
            <w:rFonts w:ascii="Times New Roman" w:eastAsia="Times New Roman" w:hAnsi="Times New Roman" w:cs="David" w:hint="cs"/>
            <w:color w:val="00B0F0"/>
            <w:sz w:val="24"/>
            <w:szCs w:val="24"/>
            <w:rtl/>
            <w:lang w:eastAsia="he-IL"/>
          </w:rPr>
          <w:delText xml:space="preserve">- </w:delText>
        </w:r>
      </w:del>
      <w:customXmlDelRangeStart w:id="8" w:author="מרול אטמן" w:date="2024-05-19T10:08:00Z"/>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8"/>
          <w:del w:id="9" w:author="מרול אטמן" w:date="2024-05-19T10:08:00Z">
            <w:r w:rsidR="00C85786" w:rsidDel="009737FD">
              <w:rPr>
                <w:rFonts w:ascii="Times New Roman" w:eastAsia="Times New Roman" w:hAnsi="Times New Roman" w:cs="David" w:hint="cs"/>
                <w:color w:val="00B0F0"/>
                <w:sz w:val="24"/>
                <w:szCs w:val="24"/>
                <w:rtl/>
              </w:rPr>
              <w:delText>הכוזרי הרצליה</w:delText>
            </w:r>
          </w:del>
          <w:customXmlDelRangeStart w:id="10" w:author="מרול אטמן" w:date="2024-05-19T10:08:00Z"/>
        </w:sdtContent>
      </w:sdt>
      <w:customXmlDelRangeEnd w:id="10"/>
      <w:del w:id="11" w:author="מרול אטמן" w:date="2024-05-19T10:08:00Z">
        <w:r w:rsidRPr="00EB38F9" w:rsidDel="009737FD">
          <w:rPr>
            <w:rFonts w:ascii="Times New Roman" w:eastAsia="Times New Roman" w:hAnsi="Times New Roman" w:cs="David" w:hint="cs"/>
            <w:color w:val="00B0F0"/>
            <w:sz w:val="24"/>
            <w:szCs w:val="24"/>
            <w:rtl/>
            <w:lang w:eastAsia="he-IL"/>
          </w:rPr>
          <w:delText xml:space="preserve">, </w:delText>
        </w:r>
      </w:del>
      <w:customXmlDelRangeStart w:id="12" w:author="מרול אטמן" w:date="2024-05-19T10:08:00Z"/>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12"/>
          <w:del w:id="13" w:author="מרול אטמן" w:date="2024-05-19T10:08:00Z">
            <w:r w:rsidR="00C85786" w:rsidDel="009737FD">
              <w:rPr>
                <w:rFonts w:ascii="Times New Roman" w:eastAsia="Times New Roman" w:hAnsi="Times New Roman" w:cs="David" w:hint="cs"/>
                <w:color w:val="00B0F0"/>
                <w:sz w:val="24"/>
                <w:szCs w:val="24"/>
                <w:rtl/>
              </w:rPr>
              <w:delText>הכוזרי</w:delText>
            </w:r>
          </w:del>
          <w:customXmlDelRangeStart w:id="14" w:author="מרול אטמן" w:date="2024-05-19T10:08:00Z"/>
        </w:sdtContent>
      </w:sdt>
      <w:customXmlDelRangeEnd w:id="14"/>
      <w:r w:rsidRPr="00EB38F9">
        <w:rPr>
          <w:rFonts w:ascii="Times New Roman" w:eastAsia="Times New Roman" w:hAnsi="Times New Roman" w:cs="David" w:hint="cs"/>
          <w:sz w:val="24"/>
          <w:szCs w:val="24"/>
          <w:rtl/>
          <w:lang w:eastAsia="he-IL"/>
        </w:rPr>
        <w:t xml:space="preserve"> </w:t>
      </w:r>
      <w:ins w:id="15" w:author="מרול אטמן" w:date="2024-05-19T10:09:00Z">
        <w:r w:rsidR="009737FD">
          <w:rPr>
            <w:rFonts w:ascii="Times New Roman" w:eastAsia="Times New Roman" w:hAnsi="Times New Roman" w:cs="David" w:hint="cs"/>
            <w:sz w:val="24"/>
            <w:szCs w:val="24"/>
            <w:rtl/>
            <w:lang w:eastAsia="he-IL"/>
          </w:rPr>
          <w:t>רח' הכוזרי פינת רח' מאז"ה,</w:t>
        </w:r>
        <w:r w:rsidR="009737FD" w:rsidRPr="00B27B4C">
          <w:rPr>
            <w:rFonts w:ascii="Times New Roman" w:eastAsia="Times New Roman" w:hAnsi="Times New Roman" w:cs="David" w:hint="cs"/>
            <w:sz w:val="24"/>
            <w:szCs w:val="24"/>
            <w:rtl/>
            <w:lang w:eastAsia="he-IL"/>
          </w:rPr>
          <w:t xml:space="preserve"> </w:t>
        </w:r>
      </w:ins>
      <w:r w:rsidRPr="00EB38F9">
        <w:rPr>
          <w:rFonts w:ascii="Times New Roman" w:eastAsia="Times New Roman" w:hAnsi="Times New Roman" w:cs="David" w:hint="cs"/>
          <w:sz w:val="24"/>
          <w:szCs w:val="24"/>
          <w:rtl/>
          <w:lang w:eastAsia="he-IL"/>
        </w:rPr>
        <w:t>לרבות</w:t>
      </w:r>
      <w:ins w:id="16" w:author="מרול אטמן" w:date="2024-05-19T10:09:00Z">
        <w:r w:rsidR="009737FD">
          <w:rPr>
            <w:rFonts w:ascii="Times New Roman" w:eastAsia="Times New Roman" w:hAnsi="Times New Roman" w:cs="David" w:hint="cs"/>
            <w:sz w:val="24"/>
            <w:szCs w:val="24"/>
            <w:rtl/>
            <w:lang w:eastAsia="he-IL"/>
          </w:rPr>
          <w:t xml:space="preserve"> </w:t>
        </w:r>
        <w:r w:rsidR="009737FD" w:rsidRPr="0059256C">
          <w:rPr>
            <w:rFonts w:ascii="David" w:eastAsia="Times New Roman" w:hAnsi="David" w:cs="David" w:hint="eastAsia"/>
            <w:sz w:val="24"/>
            <w:szCs w:val="24"/>
            <w:rtl/>
            <w:lang w:eastAsia="he-IL"/>
          </w:rPr>
          <w:t>שיפוץ</w:t>
        </w:r>
        <w:r w:rsidR="009737FD" w:rsidRPr="0059256C">
          <w:rPr>
            <w:rFonts w:ascii="David" w:eastAsia="Times New Roman" w:hAnsi="David" w:cs="David"/>
            <w:sz w:val="24"/>
            <w:szCs w:val="24"/>
            <w:rtl/>
            <w:lang w:eastAsia="he-IL"/>
          </w:rPr>
          <w:t xml:space="preserve"> </w:t>
        </w:r>
        <w:r w:rsidR="009737FD" w:rsidRPr="0059256C">
          <w:rPr>
            <w:rFonts w:ascii="David" w:eastAsia="Times New Roman" w:hAnsi="David" w:cs="David" w:hint="eastAsia"/>
            <w:sz w:val="24"/>
            <w:szCs w:val="24"/>
            <w:rtl/>
            <w:lang w:eastAsia="he-IL"/>
          </w:rPr>
          <w:t>והרחבת</w:t>
        </w:r>
        <w:r w:rsidR="009737FD" w:rsidRPr="0059256C">
          <w:rPr>
            <w:rFonts w:ascii="David" w:eastAsia="Times New Roman" w:hAnsi="David" w:cs="David"/>
            <w:sz w:val="24"/>
            <w:szCs w:val="24"/>
            <w:rtl/>
            <w:lang w:eastAsia="he-IL"/>
          </w:rPr>
          <w:t xml:space="preserve"> </w:t>
        </w:r>
        <w:r w:rsidR="009737FD" w:rsidRPr="0059256C">
          <w:rPr>
            <w:rFonts w:ascii="David" w:eastAsia="Times New Roman" w:hAnsi="David" w:cs="David" w:hint="eastAsia"/>
            <w:sz w:val="24"/>
            <w:szCs w:val="24"/>
            <w:rtl/>
            <w:lang w:eastAsia="he-IL"/>
          </w:rPr>
          <w:t>בית</w:t>
        </w:r>
        <w:r w:rsidR="009737FD" w:rsidRPr="0059256C">
          <w:rPr>
            <w:rFonts w:ascii="David" w:eastAsia="Times New Roman" w:hAnsi="David" w:cs="David"/>
            <w:sz w:val="24"/>
            <w:szCs w:val="24"/>
            <w:rtl/>
            <w:lang w:eastAsia="he-IL"/>
          </w:rPr>
          <w:t xml:space="preserve"> </w:t>
        </w:r>
        <w:r w:rsidR="009737FD" w:rsidRPr="0059256C">
          <w:rPr>
            <w:rFonts w:ascii="David" w:eastAsia="Times New Roman" w:hAnsi="David" w:cs="David" w:hint="eastAsia"/>
            <w:sz w:val="24"/>
            <w:szCs w:val="24"/>
            <w:rtl/>
            <w:lang w:eastAsia="he-IL"/>
          </w:rPr>
          <w:t>כנסת</w:t>
        </w:r>
        <w:r w:rsidR="009737FD" w:rsidRPr="0059256C">
          <w:rPr>
            <w:rFonts w:ascii="David" w:eastAsia="Times New Roman" w:hAnsi="David" w:cs="David"/>
            <w:sz w:val="24"/>
            <w:szCs w:val="24"/>
            <w:rtl/>
            <w:lang w:eastAsia="he-IL"/>
          </w:rPr>
          <w:t xml:space="preserve"> </w:t>
        </w:r>
        <w:r w:rsidR="009737FD" w:rsidRPr="0059256C">
          <w:rPr>
            <w:rFonts w:ascii="David" w:eastAsia="Times New Roman" w:hAnsi="David" w:cs="David" w:hint="eastAsia"/>
            <w:sz w:val="24"/>
            <w:szCs w:val="24"/>
            <w:rtl/>
            <w:lang w:eastAsia="he-IL"/>
          </w:rPr>
          <w:t>קיים</w:t>
        </w:r>
        <w:r w:rsidR="009737FD" w:rsidRPr="00B27B4C">
          <w:rPr>
            <w:rFonts w:ascii="Times New Roman" w:eastAsia="Times New Roman" w:hAnsi="Times New Roman" w:cs="David" w:hint="cs"/>
            <w:sz w:val="24"/>
            <w:szCs w:val="24"/>
            <w:rtl/>
            <w:lang w:eastAsia="he-IL"/>
          </w:rPr>
          <w:t xml:space="preserve"> </w:t>
        </w:r>
        <w:r w:rsidR="009737FD">
          <w:rPr>
            <w:rFonts w:ascii="Times New Roman" w:eastAsia="Times New Roman" w:hAnsi="Times New Roman" w:cs="David" w:hint="cs"/>
            <w:sz w:val="24"/>
            <w:szCs w:val="24"/>
            <w:rtl/>
            <w:lang w:eastAsia="he-IL"/>
          </w:rPr>
          <w:t>ולרבות</w:t>
        </w:r>
      </w:ins>
      <w:r w:rsidRPr="00EB38F9">
        <w:rPr>
          <w:rFonts w:ascii="Times New Roman" w:eastAsia="Times New Roman" w:hAnsi="Times New Roman" w:cs="David" w:hint="cs"/>
          <w:sz w:val="24"/>
          <w:szCs w:val="24"/>
          <w:rtl/>
          <w:lang w:eastAsia="he-IL"/>
        </w:rPr>
        <w:t xml:space="preserve"> עבודות פיתוח על</w:t>
      </w:r>
      <w:ins w:id="17" w:author="מרול אטמן" w:date="2024-05-19T10:09:00Z">
        <w:r w:rsidR="009737FD" w:rsidRPr="009737FD">
          <w:rPr>
            <w:rFonts w:ascii="Times New Roman" w:eastAsia="Times New Roman" w:hAnsi="Times New Roman" w:cs="David" w:hint="cs"/>
            <w:sz w:val="24"/>
            <w:szCs w:val="24"/>
            <w:rtl/>
            <w:lang w:eastAsia="he-IL"/>
          </w:rPr>
          <w:t xml:space="preserve"> </w:t>
        </w:r>
        <w:r w:rsidR="009737FD">
          <w:rPr>
            <w:rFonts w:ascii="Times New Roman" w:eastAsia="Times New Roman" w:hAnsi="Times New Roman" w:cs="David" w:hint="cs"/>
            <w:sz w:val="24"/>
            <w:szCs w:val="24"/>
            <w:rtl/>
            <w:lang w:eastAsia="he-IL"/>
          </w:rPr>
          <w:t>כולל כיכר עירונית</w:t>
        </w:r>
      </w:ins>
      <w:r w:rsidRPr="00EB38F9">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4BB528F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F2A390" w14:textId="1B5D178B"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021564">
            <w:rPr>
              <w:rFonts w:ascii="Times New Roman" w:eastAsia="Times New Roman" w:hAnsi="Times New Roman" w:cs="David" w:hint="cs"/>
              <w:color w:val="008000"/>
              <w:sz w:val="24"/>
              <w:szCs w:val="24"/>
              <w:rtl/>
            </w:rPr>
            <w:t>504-0138628</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del w:id="18" w:author="מרול אטמן" w:date="2024-05-19T10:09:00Z">
            <w:r w:rsidR="009737FD" w:rsidDel="009737FD">
              <w:rPr>
                <w:rFonts w:ascii="Times New Roman" w:eastAsia="Times New Roman" w:hAnsi="Times New Roman" w:cs="David" w:hint="cs"/>
                <w:sz w:val="24"/>
                <w:szCs w:val="24"/>
                <w:rtl/>
                <w:lang w:eastAsia="he-IL"/>
              </w:rPr>
              <w:delText>6538</w:delText>
            </w:r>
          </w:del>
          <w:ins w:id="19" w:author="מרול אטמן" w:date="2024-05-19T10:09:00Z">
            <w:r w:rsidR="009737FD">
              <w:rPr>
                <w:rFonts w:ascii="Times New Roman" w:eastAsia="Times New Roman" w:hAnsi="Times New Roman" w:cs="David" w:hint="cs"/>
                <w:sz w:val="24"/>
                <w:szCs w:val="24"/>
                <w:rtl/>
                <w:lang w:eastAsia="he-IL"/>
              </w:rPr>
              <w:t>גוש 6538</w:t>
            </w:r>
          </w:ins>
        </w:sdtContent>
      </w:sdt>
      <w:ins w:id="20" w:author="מרול אטמן" w:date="2024-05-19T10:10:00Z">
        <w:r w:rsidR="009737FD">
          <w:rPr>
            <w:rFonts w:ascii="Times New Roman" w:eastAsia="Times New Roman" w:hAnsi="Times New Roman" w:cs="David" w:hint="cs"/>
            <w:sz w:val="24"/>
            <w:szCs w:val="24"/>
            <w:rtl/>
            <w:lang w:eastAsia="he-IL"/>
          </w:rPr>
          <w:t>, חלקות 420-423.</w:t>
        </w:r>
      </w:ins>
      <w:del w:id="21" w:author="מרול אטמן" w:date="2024-05-19T10:10:00Z">
        <w:r w:rsidRPr="00EB38F9" w:rsidDel="009737FD">
          <w:rPr>
            <w:rFonts w:ascii="Times New Roman" w:eastAsia="Times New Roman" w:hAnsi="Times New Roman" w:cs="David" w:hint="cs"/>
            <w:sz w:val="24"/>
            <w:szCs w:val="24"/>
            <w:rtl/>
            <w:lang w:eastAsia="he-IL"/>
          </w:rPr>
          <w:delText>.</w:delText>
        </w:r>
      </w:del>
    </w:p>
    <w:p w14:paraId="1A79BEDB"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B9B8EA1"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9BBA3BC" w14:textId="3119E656"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C85786">
            <w:rPr>
              <w:rFonts w:ascii="Times New Roman" w:eastAsia="Times New Roman" w:hAnsi="Times New Roman" w:cs="David" w:hint="cs"/>
              <w:color w:val="008000"/>
              <w:sz w:val="24"/>
              <w:szCs w:val="24"/>
              <w:rtl/>
            </w:rPr>
            <w:t>הרצליה</w:t>
          </w:r>
        </w:sdtContent>
      </w:sdt>
      <w:r w:rsidRPr="00EB38F9">
        <w:rPr>
          <w:rFonts w:ascii="Times New Roman" w:eastAsia="Times New Roman" w:hAnsi="Times New Roman" w:cs="David" w:hint="cs"/>
          <w:color w:val="008000"/>
          <w:sz w:val="24"/>
          <w:szCs w:val="24"/>
          <w:rtl/>
        </w:rPr>
        <w:t>.</w:t>
      </w:r>
    </w:p>
    <w:p w14:paraId="1E8536B2"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77900481"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6B09D1C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C0D3EB" w14:textId="2EC243BD"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021564">
            <w:rPr>
              <w:rFonts w:ascii="Times New Roman" w:eastAsia="Times New Roman" w:hAnsi="Times New Roman" w:cs="David" w:hint="cs"/>
              <w:sz w:val="24"/>
              <w:szCs w:val="24"/>
              <w:rtl/>
              <w:lang w:eastAsia="he-IL"/>
            </w:rPr>
            <w:t>מרול אטמן</w:t>
          </w:r>
        </w:sdtContent>
      </w:sdt>
    </w:p>
    <w:p w14:paraId="6A8ED37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79447BB" w14:textId="2B8ED21D" w:rsidR="009737FD" w:rsidRPr="009737FD" w:rsidRDefault="00EB38F9" w:rsidP="009737FD">
      <w:pPr>
        <w:widowControl w:val="0"/>
        <w:spacing w:before="0" w:beforeAutospacing="0" w:after="0" w:afterAutospacing="0" w:line="240" w:lineRule="auto"/>
        <w:ind w:left="720" w:right="720" w:hanging="720"/>
        <w:jc w:val="both"/>
        <w:rPr>
          <w:ins w:id="22" w:author="מרול אטמן" w:date="2024-05-19T10:10:00Z"/>
          <w:rFonts w:ascii="Times New Roman" w:eastAsia="Times New Roman" w:hAnsi="Times New Roman" w:cs="David"/>
          <w:sz w:val="24"/>
          <w:szCs w:val="24"/>
          <w:rtl/>
          <w:lang w:eastAsia="he-IL"/>
          <w:rPrChange w:id="23" w:author="מרול אטמן" w:date="2024-05-19T10:11:00Z">
            <w:rPr>
              <w:ins w:id="24" w:author="מרול אטמן" w:date="2024-05-19T10:10:00Z"/>
              <w:rFonts w:ascii="Times New Roman" w:eastAsia="Times New Roman" w:hAnsi="Times New Roman" w:cs="David"/>
              <w:color w:val="FF0000"/>
              <w:sz w:val="24"/>
              <w:szCs w:val="24"/>
              <w:rtl/>
              <w:lang w:eastAsia="he-IL"/>
            </w:rPr>
          </w:rPrChange>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r>
      <w:ins w:id="25" w:author="מרול אטמן" w:date="2024-05-19T10:10:00Z">
        <w:r w:rsidR="009737FD" w:rsidRPr="001C0853">
          <w:rPr>
            <w:rFonts w:ascii="Times New Roman" w:eastAsia="Times New Roman" w:hAnsi="Times New Roman" w:cs="David"/>
            <w:sz w:val="24"/>
            <w:szCs w:val="24"/>
            <w:rtl/>
            <w:lang w:eastAsia="he-IL"/>
          </w:rPr>
          <w:t xml:space="preserve">התכנון יתבצע במודל תלת מימד ע"י תוכנת </w:t>
        </w:r>
        <w:r w:rsidR="009737FD" w:rsidRPr="001C0853">
          <w:rPr>
            <w:rFonts w:ascii="Times New Roman" w:eastAsia="Times New Roman" w:hAnsi="Times New Roman" w:cs="David"/>
            <w:sz w:val="24"/>
            <w:szCs w:val="24"/>
            <w:lang w:eastAsia="he-IL"/>
          </w:rPr>
          <w:t>REVIT</w:t>
        </w:r>
        <w:r w:rsidR="009737FD" w:rsidRPr="001C0853">
          <w:rPr>
            <w:rFonts w:ascii="Times New Roman" w:eastAsia="Times New Roman" w:hAnsi="Times New Roman" w:cs="David"/>
            <w:sz w:val="24"/>
            <w:szCs w:val="24"/>
            <w:rtl/>
            <w:lang w:eastAsia="he-IL"/>
          </w:rPr>
          <w:t xml:space="preserve">, במתודולוגיית </w:t>
        </w:r>
        <w:r w:rsidR="009737FD" w:rsidRPr="001C0853">
          <w:rPr>
            <w:rFonts w:ascii="Times New Roman" w:eastAsia="Times New Roman" w:hAnsi="Times New Roman" w:cs="David"/>
            <w:sz w:val="24"/>
            <w:szCs w:val="24"/>
            <w:lang w:eastAsia="he-IL"/>
          </w:rPr>
          <w:t>BIM</w:t>
        </w:r>
        <w:r w:rsidR="009737FD" w:rsidRPr="001C0853">
          <w:rPr>
            <w:rFonts w:ascii="Times New Roman" w:eastAsia="Times New Roman" w:hAnsi="Times New Roman" w:cs="David"/>
            <w:sz w:val="24"/>
            <w:szCs w:val="24"/>
            <w:rtl/>
            <w:lang w:eastAsia="he-IL"/>
          </w:rPr>
          <w:t>, בענן – "</w:t>
        </w:r>
        <w:r w:rsidR="009737FD" w:rsidRPr="001C0853">
          <w:rPr>
            <w:rFonts w:ascii="Times New Roman" w:eastAsia="Times New Roman" w:hAnsi="Times New Roman" w:cs="David"/>
            <w:sz w:val="24"/>
            <w:szCs w:val="24"/>
            <w:lang w:eastAsia="he-IL"/>
          </w:rPr>
          <w:t>BIM360</w:t>
        </w:r>
        <w:r w:rsidR="009737FD" w:rsidRPr="001C0853">
          <w:rPr>
            <w:rFonts w:ascii="Times New Roman" w:eastAsia="Times New Roman" w:hAnsi="Times New Roman" w:cs="David"/>
            <w:sz w:val="24"/>
            <w:szCs w:val="24"/>
            <w:rtl/>
            <w:lang w:eastAsia="he-IL"/>
          </w:rPr>
          <w:t xml:space="preserve">" שם ישמרו כל קבצי ה </w:t>
        </w:r>
        <w:r w:rsidR="009737FD" w:rsidRPr="001C0853">
          <w:rPr>
            <w:rFonts w:ascii="Times New Roman" w:eastAsia="Times New Roman" w:hAnsi="Times New Roman" w:cs="David"/>
            <w:sz w:val="24"/>
            <w:szCs w:val="24"/>
            <w:lang w:eastAsia="he-IL"/>
          </w:rPr>
          <w:t>REVIT</w:t>
        </w:r>
        <w:r w:rsidR="009737FD"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9737FD" w:rsidRPr="001C0853">
          <w:rPr>
            <w:rFonts w:ascii="Times New Roman" w:eastAsia="Times New Roman" w:hAnsi="Times New Roman" w:cs="David"/>
            <w:sz w:val="24"/>
            <w:szCs w:val="24"/>
            <w:lang w:eastAsia="he-IL"/>
          </w:rPr>
          <w:t>BIM360</w:t>
        </w:r>
        <w:r w:rsidR="009737FD"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9737FD" w:rsidRPr="001C0853">
          <w:rPr>
            <w:rFonts w:ascii="Times New Roman" w:eastAsia="Times New Roman" w:hAnsi="Times New Roman" w:cs="David"/>
            <w:sz w:val="24"/>
            <w:szCs w:val="24"/>
            <w:lang w:eastAsia="he-IL"/>
          </w:rPr>
          <w:t>BEP</w:t>
        </w:r>
        <w:r w:rsidR="009737FD"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9737FD" w:rsidRPr="001C0853">
          <w:rPr>
            <w:rFonts w:ascii="Times New Roman" w:eastAsia="Times New Roman" w:hAnsi="Times New Roman" w:cs="David"/>
            <w:sz w:val="24"/>
            <w:szCs w:val="24"/>
            <w:lang w:eastAsia="he-IL"/>
          </w:rPr>
          <w:t>PLT/PDF/DWG</w:t>
        </w:r>
        <w:r w:rsidR="009737FD"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9737FD" w:rsidRPr="001C0853">
          <w:rPr>
            <w:rFonts w:ascii="Times New Roman" w:eastAsia="Times New Roman" w:hAnsi="Times New Roman" w:cs="David"/>
            <w:sz w:val="24"/>
            <w:szCs w:val="24"/>
            <w:lang w:eastAsia="he-IL"/>
          </w:rPr>
          <w:t>view</w:t>
        </w:r>
        <w:r w:rsidR="009737FD"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ins>
    </w:p>
    <w:p w14:paraId="0454124B" w14:textId="4AF47678" w:rsidR="00EB38F9" w:rsidRPr="00EB38F9" w:rsidDel="009737FD" w:rsidRDefault="00EB38F9" w:rsidP="00EB38F9">
      <w:pPr>
        <w:widowControl w:val="0"/>
        <w:spacing w:before="0" w:beforeAutospacing="0" w:after="0" w:afterAutospacing="0" w:line="240" w:lineRule="auto"/>
        <w:ind w:left="720" w:right="720" w:hanging="720"/>
        <w:jc w:val="both"/>
        <w:rPr>
          <w:del w:id="26" w:author="מרול אטמן" w:date="2024-05-19T10:11:00Z"/>
          <w:rFonts w:ascii="Times New Roman" w:eastAsia="Times New Roman" w:hAnsi="Times New Roman" w:cs="David"/>
          <w:sz w:val="24"/>
          <w:szCs w:val="24"/>
          <w:rtl/>
          <w:lang w:eastAsia="he-IL"/>
        </w:rPr>
      </w:pPr>
      <w:del w:id="27" w:author="מרול אטמן" w:date="2024-05-19T10:10:00Z">
        <w:r w:rsidRPr="00EB38F9" w:rsidDel="009737FD">
          <w:rPr>
            <w:rFonts w:ascii="Times New Roman" w:eastAsia="Times New Roman" w:hAnsi="Times New Roman" w:cs="David" w:hint="cs"/>
            <w:sz w:val="24"/>
            <w:szCs w:val="24"/>
            <w:rtl/>
            <w:lang w:eastAsia="he-IL"/>
          </w:rPr>
          <w:delText xml:space="preserve">התכנון יתבצע בסביבת תוכנת </w:delText>
        </w:r>
        <w:r w:rsidRPr="00EB38F9" w:rsidDel="009737FD">
          <w:rPr>
            <w:rFonts w:ascii="Times New Roman" w:eastAsia="Times New Roman" w:hAnsi="Times New Roman" w:cs="David"/>
            <w:sz w:val="24"/>
            <w:szCs w:val="24"/>
            <w:lang w:eastAsia="he-IL"/>
          </w:rPr>
          <w:delText>REVIT</w:delText>
        </w:r>
        <w:r w:rsidRPr="00EB38F9" w:rsidDel="009737FD">
          <w:rPr>
            <w:rFonts w:ascii="Times New Roman" w:eastAsia="Times New Roman" w:hAnsi="Times New Roman" w:cs="David" w:hint="cs"/>
            <w:sz w:val="24"/>
            <w:szCs w:val="24"/>
            <w:rtl/>
            <w:lang w:eastAsia="he-IL"/>
          </w:rPr>
          <w:delText xml:space="preserve"> בתלת-מימד, תוך שיתוף, תיאום וקליטת הקבצים ממתכננים ויועצים אחרים באמצעות תוכנה כדוגמת - </w:delText>
        </w:r>
        <w:r w:rsidRPr="00EB38F9" w:rsidDel="009737FD">
          <w:rPr>
            <w:rFonts w:ascii="Times New Roman" w:eastAsia="Times New Roman" w:hAnsi="Times New Roman" w:cs="David"/>
            <w:sz w:val="24"/>
            <w:szCs w:val="24"/>
            <w:lang w:eastAsia="he-IL"/>
          </w:rPr>
          <w:delText>@view</w:delText>
        </w:r>
        <w:r w:rsidRPr="00EB38F9" w:rsidDel="009737FD">
          <w:rPr>
            <w:rFonts w:ascii="Times New Roman" w:eastAsia="Times New Roman" w:hAnsi="Times New Roman" w:cs="David" w:hint="cs"/>
            <w:sz w:val="24"/>
            <w:szCs w:val="24"/>
            <w:rtl/>
            <w:lang w:eastAsia="he-IL"/>
          </w:rPr>
          <w:delText xml:space="preserve">. </w:delText>
        </w:r>
        <w:r w:rsidRPr="00EB38F9" w:rsidDel="009737FD">
          <w:rPr>
            <w:rFonts w:ascii="Times New Roman" w:eastAsia="Times New Roman" w:hAnsi="Times New Roman" w:cs="David"/>
            <w:sz w:val="24"/>
            <w:szCs w:val="24"/>
            <w:rtl/>
            <w:lang w:eastAsia="he-IL"/>
          </w:rPr>
          <w:delText>כל תעבורת הקבצים תבוצע באמצע</w:delText>
        </w:r>
        <w:r w:rsidRPr="00EB38F9" w:rsidDel="009737FD">
          <w:rPr>
            <w:rFonts w:ascii="Times New Roman" w:eastAsia="Times New Roman" w:hAnsi="Times New Roman" w:cs="David" w:hint="cs"/>
            <w:sz w:val="24"/>
            <w:szCs w:val="24"/>
            <w:rtl/>
            <w:lang w:eastAsia="he-IL"/>
          </w:rPr>
          <w:delText>ות התוכנה בלבד או תוכנה אחרת לפי החלטת המזמין</w:delText>
        </w:r>
      </w:del>
      <w:del w:id="28" w:author="מרול אטמן" w:date="2024-05-19T10:11:00Z">
        <w:r w:rsidRPr="00EB38F9" w:rsidDel="009737FD">
          <w:rPr>
            <w:rFonts w:ascii="Times New Roman" w:eastAsia="Times New Roman" w:hAnsi="Times New Roman" w:cs="David" w:hint="cs"/>
            <w:sz w:val="24"/>
            <w:szCs w:val="24"/>
            <w:rtl/>
            <w:lang w:eastAsia="he-IL"/>
          </w:rPr>
          <w:delText>.</w:delText>
        </w:r>
      </w:del>
    </w:p>
    <w:p w14:paraId="284E7D59"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62B785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2CB4F74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802050" w14:textId="627A48EC"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021564">
            <w:rPr>
              <w:rFonts w:ascii="Times New Roman" w:eastAsia="Times New Roman" w:hAnsi="Times New Roman" w:cs="David"/>
              <w:color w:val="008000"/>
              <w:sz w:val="24"/>
              <w:szCs w:val="24"/>
              <w:rtl/>
              <w:lang w:eastAsia="he-IL"/>
            </w:rPr>
            <w:t>ערן קרפל</w:t>
          </w:r>
        </w:sdtContent>
      </w:sdt>
    </w:p>
    <w:p w14:paraId="0F6460A7"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18DC940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2699B7" w14:textId="0BA39F4C"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021564">
            <w:rPr>
              <w:rFonts w:ascii="Times New Roman" w:eastAsia="Times New Roman" w:hAnsi="Times New Roman" w:cs="David"/>
              <w:color w:val="008000"/>
              <w:sz w:val="24"/>
              <w:szCs w:val="24"/>
              <w:rtl/>
              <w:lang w:eastAsia="he-IL"/>
            </w:rPr>
            <w:t>ערן קרפל</w:t>
          </w:r>
        </w:sdtContent>
      </w:sdt>
    </w:p>
    <w:p w14:paraId="20E3F9E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F675B2"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5E0E0DA5"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2E66E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7B2F993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6C14D9BF"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76F2526B"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4950D19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3C84D43C"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ECEE7D9"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010F98A9" w14:textId="77777777" w:rsidTr="00EB38F9">
        <w:tc>
          <w:tcPr>
            <w:tcW w:w="3366" w:type="dxa"/>
          </w:tcPr>
          <w:p w14:paraId="72A158CE" w14:textId="28F14F57" w:rsidR="00EB38F9" w:rsidRPr="00EB38F9" w:rsidRDefault="0003283F"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21564">
                  <w:rPr>
                    <w:rFonts w:ascii="Times New Roman" w:eastAsia="Times New Roman" w:hAnsi="Times New Roman" w:cs="David" w:hint="cs"/>
                    <w:color w:val="008000"/>
                    <w:sz w:val="24"/>
                    <w:szCs w:val="24"/>
                    <w:rtl/>
                    <w:lang w:eastAsia="he-IL"/>
                  </w:rPr>
                  <w:t>50%</w:t>
                </w:r>
              </w:sdtContent>
            </w:sdt>
          </w:p>
          <w:p w14:paraId="32D8C309"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40BEEED6" w14:textId="77777777" w:rsidR="00EB38F9" w:rsidRPr="00EB38F9" w:rsidRDefault="00EB38F9" w:rsidP="00EB38F9">
            <w:pPr>
              <w:widowControl w:val="0"/>
              <w:spacing w:before="0" w:beforeAutospacing="0" w:after="0" w:afterAutospacing="0" w:line="240" w:lineRule="auto"/>
              <w:ind w:left="720"/>
              <w:outlineLvl w:val="2"/>
            </w:pPr>
          </w:p>
          <w:p w14:paraId="77DD54EA"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E60446A"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E2D791D"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18C3457" w14:textId="77777777" w:rsidR="00EB38F9" w:rsidDel="009737FD" w:rsidRDefault="00EB38F9" w:rsidP="00027EF2">
      <w:pPr>
        <w:keepNext/>
        <w:widowControl w:val="0"/>
        <w:spacing w:before="0" w:beforeAutospacing="0" w:after="0" w:afterAutospacing="0" w:line="240" w:lineRule="auto"/>
        <w:jc w:val="center"/>
        <w:outlineLvl w:val="2"/>
        <w:rPr>
          <w:del w:id="29" w:author="מרול אטמן" w:date="2024-05-19T10:11:00Z"/>
          <w:rFonts w:ascii="Times New Roman" w:eastAsia="Times New Roman" w:hAnsi="Times New Roman" w:cs="David"/>
          <w:b/>
          <w:bCs/>
          <w:sz w:val="24"/>
          <w:szCs w:val="24"/>
          <w:u w:val="single"/>
          <w:rtl/>
          <w:lang w:eastAsia="he-IL"/>
        </w:rPr>
      </w:pPr>
    </w:p>
    <w:p w14:paraId="4AC0A92C" w14:textId="77777777" w:rsidR="00EB38F9" w:rsidDel="009737FD" w:rsidRDefault="00EB38F9" w:rsidP="00027EF2">
      <w:pPr>
        <w:keepNext/>
        <w:widowControl w:val="0"/>
        <w:spacing w:before="0" w:beforeAutospacing="0" w:after="0" w:afterAutospacing="0" w:line="240" w:lineRule="auto"/>
        <w:jc w:val="center"/>
        <w:outlineLvl w:val="2"/>
        <w:rPr>
          <w:del w:id="30" w:author="מרול אטמן" w:date="2024-05-19T10:11:00Z"/>
          <w:rFonts w:ascii="Times New Roman" w:eastAsia="Times New Roman" w:hAnsi="Times New Roman" w:cs="David"/>
          <w:b/>
          <w:bCs/>
          <w:sz w:val="24"/>
          <w:szCs w:val="24"/>
          <w:u w:val="single"/>
          <w:rtl/>
          <w:lang w:eastAsia="he-IL"/>
        </w:rPr>
      </w:pPr>
    </w:p>
    <w:p w14:paraId="5C26E655" w14:textId="77777777" w:rsidR="00EB38F9" w:rsidDel="009737FD" w:rsidRDefault="00EB38F9" w:rsidP="00027EF2">
      <w:pPr>
        <w:keepNext/>
        <w:widowControl w:val="0"/>
        <w:spacing w:before="0" w:beforeAutospacing="0" w:after="0" w:afterAutospacing="0" w:line="240" w:lineRule="auto"/>
        <w:jc w:val="center"/>
        <w:outlineLvl w:val="2"/>
        <w:rPr>
          <w:del w:id="31" w:author="מרול אטמן" w:date="2024-05-19T10:11:00Z"/>
          <w:rFonts w:ascii="Times New Roman" w:eastAsia="Times New Roman" w:hAnsi="Times New Roman" w:cs="David"/>
          <w:b/>
          <w:bCs/>
          <w:sz w:val="24"/>
          <w:szCs w:val="24"/>
          <w:u w:val="single"/>
          <w:rtl/>
          <w:lang w:eastAsia="he-IL"/>
        </w:rPr>
      </w:pPr>
    </w:p>
    <w:p w14:paraId="5B5F338D" w14:textId="2BC89775" w:rsidR="00EB38F9" w:rsidDel="009737FD" w:rsidRDefault="00EB38F9">
      <w:pPr>
        <w:keepNext/>
        <w:widowControl w:val="0"/>
        <w:spacing w:before="0" w:beforeAutospacing="0" w:after="0" w:afterAutospacing="0" w:line="240" w:lineRule="auto"/>
        <w:outlineLvl w:val="2"/>
        <w:rPr>
          <w:del w:id="32" w:author="מרול אטמן" w:date="2024-05-19T10:11:00Z"/>
          <w:rFonts w:ascii="Times New Roman" w:eastAsia="Times New Roman" w:hAnsi="Times New Roman" w:cs="David"/>
          <w:b/>
          <w:bCs/>
          <w:sz w:val="24"/>
          <w:szCs w:val="24"/>
          <w:u w:val="single"/>
          <w:rtl/>
          <w:lang w:eastAsia="he-IL"/>
        </w:rPr>
        <w:pPrChange w:id="33" w:author="מרול אטמן" w:date="2024-05-19T10:11:00Z">
          <w:pPr>
            <w:keepNext/>
            <w:widowControl w:val="0"/>
            <w:spacing w:before="0" w:beforeAutospacing="0" w:after="0" w:afterAutospacing="0" w:line="240" w:lineRule="auto"/>
            <w:jc w:val="center"/>
            <w:outlineLvl w:val="2"/>
          </w:pPr>
        </w:pPrChange>
      </w:pPr>
    </w:p>
    <w:p w14:paraId="6E499EE8" w14:textId="77777777" w:rsidR="00EB38F9" w:rsidRDefault="00EB38F9">
      <w:pPr>
        <w:keepNext/>
        <w:widowControl w:val="0"/>
        <w:spacing w:before="0" w:beforeAutospacing="0" w:after="0" w:afterAutospacing="0" w:line="240" w:lineRule="auto"/>
        <w:outlineLvl w:val="2"/>
        <w:rPr>
          <w:rFonts w:ascii="Times New Roman" w:eastAsia="Times New Roman" w:hAnsi="Times New Roman" w:cs="David"/>
          <w:b/>
          <w:bCs/>
          <w:sz w:val="24"/>
          <w:szCs w:val="24"/>
          <w:u w:val="single"/>
          <w:rtl/>
          <w:lang w:eastAsia="he-IL"/>
        </w:rPr>
        <w:pPrChange w:id="34" w:author="מרול אטמן" w:date="2024-05-19T10:11:00Z">
          <w:pPr>
            <w:keepNext/>
            <w:widowControl w:val="0"/>
            <w:spacing w:before="0" w:beforeAutospacing="0" w:after="0" w:afterAutospacing="0" w:line="240" w:lineRule="auto"/>
            <w:jc w:val="center"/>
            <w:outlineLvl w:val="2"/>
          </w:pPr>
        </w:pPrChange>
      </w:pPr>
    </w:p>
    <w:p w14:paraId="19621FB2"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466BB6A"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5430C3D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D63CB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4EE40D0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DD38EA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58141B0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65D68C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188A8672"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15549490"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68D4274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2DF40698"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05ADBE5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756C40F5"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5504F508"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3A3921D4"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3CD38766"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19FE358A"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858AEAC"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0D31D787"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4C25FDC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6884B94A" w14:textId="77777777" w:rsidR="00217E81" w:rsidDel="009737FD" w:rsidRDefault="00217E81" w:rsidP="00217E81">
      <w:pPr>
        <w:spacing w:before="0" w:beforeAutospacing="0" w:after="0" w:afterAutospacing="0" w:line="276" w:lineRule="auto"/>
        <w:ind w:left="2160" w:hanging="720"/>
        <w:jc w:val="both"/>
        <w:rPr>
          <w:del w:id="35" w:author="מרול אטמן" w:date="2024-05-19T10:12:00Z"/>
          <w:rFonts w:ascii="Times New Roman" w:eastAsia="Times New Roman" w:hAnsi="Times New Roman" w:cs="David"/>
          <w:sz w:val="24"/>
          <w:szCs w:val="24"/>
          <w:rtl/>
          <w:lang w:eastAsia="he-IL"/>
        </w:rPr>
      </w:pPr>
    </w:p>
    <w:p w14:paraId="46C54677" w14:textId="77777777" w:rsidR="00EB38F9" w:rsidRDefault="00EB38F9">
      <w:pPr>
        <w:spacing w:before="0" w:beforeAutospacing="0" w:after="0" w:afterAutospacing="0" w:line="276" w:lineRule="auto"/>
        <w:jc w:val="both"/>
        <w:rPr>
          <w:rFonts w:ascii="Times New Roman" w:eastAsia="Times New Roman" w:hAnsi="Times New Roman" w:cs="David"/>
          <w:sz w:val="24"/>
          <w:szCs w:val="24"/>
          <w:rtl/>
          <w:lang w:eastAsia="he-IL"/>
        </w:rPr>
        <w:pPrChange w:id="36" w:author="מרול אטמן" w:date="2024-05-19T10:12:00Z">
          <w:pPr>
            <w:spacing w:before="0" w:beforeAutospacing="0" w:after="0" w:afterAutospacing="0" w:line="276" w:lineRule="auto"/>
            <w:ind w:left="2160" w:hanging="720"/>
            <w:jc w:val="both"/>
          </w:pPr>
        </w:pPrChange>
      </w:pPr>
    </w:p>
    <w:p w14:paraId="192D235E"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3B28258"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23F68D3"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37" w:name="OLE_LINK5"/>
      <w:bookmarkStart w:id="38"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39" w:name="OLE_LINK7"/>
      <w:bookmarkStart w:id="40"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75A52E0E"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CE4D342"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518974B3"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214EDC2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37"/>
    <w:bookmarkEnd w:id="38"/>
    <w:bookmarkEnd w:id="39"/>
    <w:bookmarkEnd w:id="40"/>
    <w:p w14:paraId="6961B2CA"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414E6A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0E20E8F"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4B552EA8"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1DEBD16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7ACD253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2B1AD10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ED0FB97"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72509CB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99999B6"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34AAA49F"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17A48D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1B4A561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DD4E03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3AA93747"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8BA6E3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7323227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5EF5F4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6B269ABA"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430AC86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0FB71AEC"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7E907ABD"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07C1AEE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2C5FB2B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6E57749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2180FB"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1C5DDDD9"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58149E4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09F35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5AC87A9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13B89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079E3D00"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C96D3EF"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214D54BD"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2EB89321"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79F122D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D37C3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7651DEB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8FE6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48A55212"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94A586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42E356C"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7BC42714"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2F1C28F9"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5C91E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0857172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101FF5C8"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3524BF7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5DD30356" w14:textId="77777777" w:rsidR="00217E81" w:rsidRDefault="00217E81" w:rsidP="00217E81">
      <w:pPr>
        <w:widowControl w:val="0"/>
        <w:numPr>
          <w:ilvl w:val="0"/>
          <w:numId w:val="19"/>
        </w:numPr>
        <w:spacing w:before="240" w:beforeAutospacing="0" w:after="0" w:afterAutospacing="0" w:line="240" w:lineRule="auto"/>
        <w:jc w:val="both"/>
        <w:rPr>
          <w:ins w:id="41" w:author="מרול אטמן" w:date="2024-05-19T10:13:00Z"/>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43168B42" w14:textId="7B7E5750" w:rsidR="009737FD" w:rsidRPr="00217E81" w:rsidRDefault="009737FD"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ins w:id="42" w:author="מרול אטמן" w:date="2024-05-19T10:13:00Z">
        <w:r>
          <w:rPr>
            <w:rFonts w:ascii="Times New Roman" w:eastAsia="Times New Roman" w:hAnsi="Times New Roman" w:cs="David" w:hint="cs"/>
            <w:sz w:val="24"/>
            <w:szCs w:val="24"/>
            <w:rtl/>
            <w:lang w:val="x-none" w:eastAsia="x-none"/>
          </w:rPr>
          <w:t>שרטוט נספח 1:50 מלא (וקנסטרוקציה ואדריכלות) לחתימת האדריכל והקונסטרוקטור טרם קבלת האישור.</w:t>
        </w:r>
      </w:ins>
    </w:p>
    <w:p w14:paraId="0333EDC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7A35EEF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021C72D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186F54A4"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020ECE95"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0D17DAB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72D3A06"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D17EFD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2A588C02"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21FFE31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B7FCA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5D64E3A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7DFB5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362046F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F4F766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767F3EB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0A96BE44"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40DF5D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369E2435"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BDFE7E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07D19E2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0FAC3DD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5DCC4EF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1FF5ED6"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3CE5F52F"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5CFBE3D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465FAE4E"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AEB6F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4CADBFE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A8C8A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26269B8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229D40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09B8C52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07109A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5B8BBE8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1A2F9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56A0A42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C7108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4ED24ED4"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5270CF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7629DD9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6AC9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49B8FD3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D8172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74FE098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BFE39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6C8A30F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C85D7F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05BADD00"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CBCFA4D"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28DB49B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A8DBE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0C0943FA"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5A81887D"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365E05DE"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013E30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5FA358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AE5352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16358F6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FCA777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3557154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8D761D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29D0446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5DDD79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1AA4E5C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310751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6968ACC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FB820D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05D0787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9AAA5C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12A6ABB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F1779C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2A8AF3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C57F4C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5557526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2015C6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59421E6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8961AF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1195F1C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069ADB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313A55C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5FA207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7BB64C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B15AB9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49657BE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54F2CE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597A67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7E3203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6F583E0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74FFD5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42B6BD0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77DDDB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32B006E8"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05C022"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45A8A7A0"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723385B4"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3D9D4FC3"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5709D1F7"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EC8E0A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6B600E8F"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F1B6940"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39A1AC45"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A5A9BC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5115CF91"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4CC8DE11"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50FC1DB2"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730C289A"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347E8E36"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7622879A"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25B924E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ACA1C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6B4E94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66A6F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E1FCE2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33D2F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031BEE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F76587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A2CF3A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98BEB0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7C4C045"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210BE4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775F9D6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255CF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766B672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607E8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DE318EC"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C3FF6B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E7BFCA"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71B579E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A1284BC"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37AF6D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C681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711962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BAAD71"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7C9C75E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64256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31FC2F25"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2A97DE7" w14:textId="44C69F9A"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del w:id="43" w:author="מרול אטמן" w:date="2024-05-19T10:15:00Z">
        <w:r w:rsidRPr="00217E81" w:rsidDel="0010698C">
          <w:rPr>
            <w:rFonts w:ascii="Times New Roman" w:eastAsia="Times New Roman" w:hAnsi="Times New Roman" w:cs="David" w:hint="cs"/>
            <w:sz w:val="20"/>
            <w:szCs w:val="24"/>
            <w:u w:val="single"/>
            <w:rtl/>
            <w:lang w:eastAsia="he-IL"/>
          </w:rPr>
          <w:delText>לו"ז עקרוני</w:delText>
        </w:r>
        <w:r w:rsidRPr="00217E81" w:rsidDel="0010698C">
          <w:rPr>
            <w:rFonts w:ascii="Times New Roman" w:eastAsia="Times New Roman" w:hAnsi="Times New Roman" w:cs="David" w:hint="cs"/>
            <w:sz w:val="20"/>
            <w:szCs w:val="24"/>
            <w:rtl/>
            <w:lang w:eastAsia="he-IL"/>
          </w:rPr>
          <w:delText>:</w:delText>
        </w:r>
      </w:del>
      <w:ins w:id="44" w:author="מרול אטמן" w:date="2024-05-19T10:15:00Z">
        <w:r w:rsidR="0010698C">
          <w:rPr>
            <w:rFonts w:ascii="Times New Roman" w:eastAsia="Times New Roman" w:hAnsi="Times New Roman" w:cs="David" w:hint="cs"/>
            <w:sz w:val="20"/>
            <w:szCs w:val="24"/>
            <w:u w:val="single"/>
            <w:rtl/>
            <w:lang w:eastAsia="he-IL"/>
          </w:rPr>
          <w:t>מבוטל</w:t>
        </w:r>
      </w:ins>
    </w:p>
    <w:p w14:paraId="2B4FCA21" w14:textId="36D98D31" w:rsidR="00217E81" w:rsidRPr="00217E81" w:rsidDel="0010698C" w:rsidRDefault="00217E81" w:rsidP="00217E81">
      <w:pPr>
        <w:widowControl w:val="0"/>
        <w:bidi w:val="0"/>
        <w:spacing w:before="0" w:beforeAutospacing="0" w:after="0" w:afterAutospacing="0" w:line="240" w:lineRule="auto"/>
        <w:ind w:left="720"/>
        <w:rPr>
          <w:del w:id="45" w:author="מרול אטמן" w:date="2024-05-19T10:15:00Z"/>
          <w:rFonts w:ascii="Times New Roman" w:eastAsia="Times New Roman" w:hAnsi="Times New Roman" w:cs="David"/>
          <w:sz w:val="20"/>
          <w:szCs w:val="24"/>
          <w:rtl/>
          <w:lang w:eastAsia="he-IL"/>
        </w:rPr>
      </w:pPr>
    </w:p>
    <w:p w14:paraId="2F0A2B35" w14:textId="35A4235A" w:rsidR="00217E81" w:rsidRPr="00217E81" w:rsidDel="0010698C" w:rsidRDefault="00217E81" w:rsidP="00217E81">
      <w:pPr>
        <w:widowControl w:val="0"/>
        <w:numPr>
          <w:ilvl w:val="1"/>
          <w:numId w:val="14"/>
        </w:numPr>
        <w:spacing w:before="0" w:beforeAutospacing="0" w:after="0" w:afterAutospacing="0" w:line="240" w:lineRule="auto"/>
        <w:jc w:val="both"/>
        <w:rPr>
          <w:del w:id="46" w:author="מרול אטמן" w:date="2024-05-19T10:15:00Z"/>
          <w:rFonts w:ascii="Times New Roman" w:eastAsia="Times New Roman" w:hAnsi="Times New Roman" w:cs="David"/>
          <w:sz w:val="20"/>
          <w:szCs w:val="24"/>
          <w:lang w:eastAsia="he-IL"/>
        </w:rPr>
      </w:pPr>
      <w:del w:id="47" w:author="מרול אטמן" w:date="2024-05-19T10:15:00Z">
        <w:r w:rsidRPr="00217E81" w:rsidDel="0010698C">
          <w:rPr>
            <w:rFonts w:ascii="Times New Roman" w:eastAsia="Times New Roman" w:hAnsi="Times New Roman" w:cs="David" w:hint="cs"/>
            <w:sz w:val="20"/>
            <w:szCs w:val="24"/>
            <w:rtl/>
            <w:lang w:eastAsia="he-IL"/>
          </w:rPr>
          <w:delText xml:space="preserve">השלמת תכנון מוקדם </w:delText>
        </w:r>
        <w:r w:rsidRPr="00217E81" w:rsidDel="0010698C">
          <w:rPr>
            <w:rFonts w:ascii="Times New Roman" w:eastAsia="Times New Roman" w:hAnsi="Times New Roman" w:cs="David"/>
            <w:sz w:val="20"/>
            <w:szCs w:val="24"/>
            <w:rtl/>
            <w:lang w:eastAsia="he-IL"/>
          </w:rPr>
          <w:delText>–</w:delText>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lang w:eastAsia="he-IL"/>
          </w:rPr>
          <w:delText>XX</w:delText>
        </w:r>
        <w:r w:rsidRPr="00217E81" w:rsidDel="0010698C">
          <w:rPr>
            <w:rFonts w:ascii="Times New Roman" w:eastAsia="Times New Roman" w:hAnsi="Times New Roman" w:cs="David"/>
            <w:sz w:val="20"/>
            <w:szCs w:val="24"/>
            <w:lang w:eastAsia="he-IL"/>
          </w:rPr>
          <w:delText>/XXXX</w:delText>
        </w:r>
        <w:r w:rsidRPr="00217E81" w:rsidDel="0010698C">
          <w:rPr>
            <w:rFonts w:ascii="Times New Roman" w:eastAsia="Times New Roman" w:hAnsi="Times New Roman" w:cs="David" w:hint="cs"/>
            <w:sz w:val="20"/>
            <w:szCs w:val="24"/>
            <w:rtl/>
            <w:lang w:eastAsia="he-IL"/>
          </w:rPr>
          <w:tab/>
        </w:r>
      </w:del>
    </w:p>
    <w:p w14:paraId="34285437" w14:textId="00B3221D" w:rsidR="00217E81" w:rsidRPr="00217E81" w:rsidDel="0010698C" w:rsidRDefault="00217E81" w:rsidP="00217E81">
      <w:pPr>
        <w:widowControl w:val="0"/>
        <w:numPr>
          <w:ilvl w:val="1"/>
          <w:numId w:val="14"/>
        </w:numPr>
        <w:spacing w:before="0" w:beforeAutospacing="0" w:after="0" w:afterAutospacing="0" w:line="240" w:lineRule="auto"/>
        <w:jc w:val="both"/>
        <w:rPr>
          <w:del w:id="48" w:author="מרול אטמן" w:date="2024-05-19T10:15:00Z"/>
          <w:rFonts w:ascii="Times New Roman" w:eastAsia="Times New Roman" w:hAnsi="Times New Roman" w:cs="David"/>
          <w:sz w:val="20"/>
          <w:szCs w:val="24"/>
          <w:lang w:eastAsia="he-IL"/>
        </w:rPr>
      </w:pPr>
      <w:del w:id="49" w:author="מרול אטמן" w:date="2024-05-19T10:15:00Z">
        <w:r w:rsidRPr="00217E81" w:rsidDel="0010698C">
          <w:rPr>
            <w:rFonts w:ascii="Times New Roman" w:eastAsia="Times New Roman" w:hAnsi="Times New Roman" w:cs="David" w:hint="cs"/>
            <w:sz w:val="20"/>
            <w:szCs w:val="24"/>
            <w:rtl/>
            <w:lang w:eastAsia="he-IL"/>
          </w:rPr>
          <w:delText xml:space="preserve">השלמת תכנון סופי להיתרים </w:delText>
        </w:r>
        <w:r w:rsidRPr="00217E81" w:rsidDel="0010698C">
          <w:rPr>
            <w:rFonts w:ascii="Times New Roman" w:eastAsia="Times New Roman" w:hAnsi="Times New Roman" w:cs="David"/>
            <w:sz w:val="20"/>
            <w:szCs w:val="24"/>
            <w:rtl/>
            <w:lang w:eastAsia="he-IL"/>
          </w:rPr>
          <w:delText>–</w:delText>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lang w:eastAsia="he-IL"/>
          </w:rPr>
          <w:delText>XX</w:delText>
        </w:r>
        <w:r w:rsidRPr="00217E81" w:rsidDel="0010698C">
          <w:rPr>
            <w:rFonts w:ascii="Times New Roman" w:eastAsia="Times New Roman" w:hAnsi="Times New Roman" w:cs="David"/>
            <w:sz w:val="20"/>
            <w:szCs w:val="24"/>
            <w:lang w:eastAsia="he-IL"/>
          </w:rPr>
          <w:delText>/XXXX</w:delText>
        </w:r>
      </w:del>
    </w:p>
    <w:p w14:paraId="0A339228" w14:textId="12C6B6D5" w:rsidR="00217E81" w:rsidRPr="00217E81" w:rsidDel="0010698C" w:rsidRDefault="00217E81" w:rsidP="00217E81">
      <w:pPr>
        <w:widowControl w:val="0"/>
        <w:numPr>
          <w:ilvl w:val="1"/>
          <w:numId w:val="14"/>
        </w:numPr>
        <w:spacing w:before="0" w:beforeAutospacing="0" w:after="0" w:afterAutospacing="0" w:line="240" w:lineRule="auto"/>
        <w:jc w:val="both"/>
        <w:rPr>
          <w:del w:id="50" w:author="מרול אטמן" w:date="2024-05-19T10:15:00Z"/>
          <w:rFonts w:ascii="Times New Roman" w:eastAsia="Times New Roman" w:hAnsi="Times New Roman" w:cs="David"/>
          <w:sz w:val="20"/>
          <w:szCs w:val="24"/>
          <w:lang w:eastAsia="he-IL"/>
        </w:rPr>
      </w:pPr>
      <w:del w:id="51" w:author="מרול אטמן" w:date="2024-05-19T10:15:00Z">
        <w:r w:rsidRPr="00217E81" w:rsidDel="0010698C">
          <w:rPr>
            <w:rFonts w:ascii="Times New Roman" w:eastAsia="Times New Roman" w:hAnsi="Times New Roman" w:cs="David" w:hint="cs"/>
            <w:sz w:val="20"/>
            <w:szCs w:val="24"/>
            <w:rtl/>
            <w:lang w:eastAsia="he-IL"/>
          </w:rPr>
          <w:delText xml:space="preserve">השלמת תכנון מפורט למכרזים </w:delText>
        </w:r>
        <w:r w:rsidRPr="00217E81" w:rsidDel="0010698C">
          <w:rPr>
            <w:rFonts w:ascii="Times New Roman" w:eastAsia="Times New Roman" w:hAnsi="Times New Roman" w:cs="David"/>
            <w:sz w:val="20"/>
            <w:szCs w:val="24"/>
            <w:rtl/>
            <w:lang w:eastAsia="he-IL"/>
          </w:rPr>
          <w:delText>–</w:delText>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lang w:eastAsia="he-IL"/>
          </w:rPr>
          <w:delText>XX/XXXX</w:delText>
        </w:r>
        <w:r w:rsidRPr="00217E81" w:rsidDel="0010698C">
          <w:rPr>
            <w:rFonts w:ascii="Times New Roman" w:eastAsia="Times New Roman" w:hAnsi="Times New Roman" w:cs="David" w:hint="cs"/>
            <w:sz w:val="20"/>
            <w:szCs w:val="24"/>
            <w:rtl/>
            <w:lang w:eastAsia="he-IL"/>
          </w:rPr>
          <w:tab/>
        </w:r>
      </w:del>
    </w:p>
    <w:p w14:paraId="777AC9A4" w14:textId="50B290D6" w:rsidR="00217E81" w:rsidRPr="00217E81" w:rsidDel="0010698C" w:rsidRDefault="00217E81" w:rsidP="00217E81">
      <w:pPr>
        <w:widowControl w:val="0"/>
        <w:numPr>
          <w:ilvl w:val="1"/>
          <w:numId w:val="14"/>
        </w:numPr>
        <w:spacing w:before="0" w:beforeAutospacing="0" w:after="0" w:afterAutospacing="0" w:line="240" w:lineRule="auto"/>
        <w:jc w:val="both"/>
        <w:rPr>
          <w:del w:id="52" w:author="מרול אטמן" w:date="2024-05-19T10:15:00Z"/>
          <w:rFonts w:ascii="Times New Roman" w:eastAsia="Times New Roman" w:hAnsi="Times New Roman" w:cs="David"/>
          <w:sz w:val="20"/>
          <w:szCs w:val="24"/>
          <w:lang w:eastAsia="he-IL"/>
        </w:rPr>
      </w:pPr>
      <w:del w:id="53" w:author="מרול אטמן" w:date="2024-05-19T10:15:00Z">
        <w:r w:rsidRPr="00217E81" w:rsidDel="0010698C">
          <w:rPr>
            <w:rFonts w:ascii="Times New Roman" w:eastAsia="Times New Roman" w:hAnsi="Times New Roman" w:cs="David" w:hint="cs"/>
            <w:sz w:val="20"/>
            <w:szCs w:val="24"/>
            <w:rtl/>
            <w:lang w:eastAsia="he-IL"/>
          </w:rPr>
          <w:delText xml:space="preserve">יציאה למכרזים </w:delText>
        </w:r>
        <w:r w:rsidRPr="00217E81" w:rsidDel="0010698C">
          <w:rPr>
            <w:rFonts w:ascii="Times New Roman" w:eastAsia="Times New Roman" w:hAnsi="Times New Roman" w:cs="David"/>
            <w:sz w:val="20"/>
            <w:szCs w:val="24"/>
            <w:rtl/>
            <w:lang w:eastAsia="he-IL"/>
          </w:rPr>
          <w:delText>–</w:delText>
        </w:r>
        <w:r w:rsidRPr="00217E81" w:rsidDel="0010698C">
          <w:rPr>
            <w:rFonts w:ascii="Times New Roman" w:eastAsia="Times New Roman" w:hAnsi="Times New Roman" w:cs="David" w:hint="cs"/>
            <w:sz w:val="20"/>
            <w:szCs w:val="24"/>
            <w:rtl/>
            <w:lang w:eastAsia="he-IL"/>
          </w:rPr>
          <w:delText xml:space="preserve"> </w:delText>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lang w:eastAsia="he-IL"/>
          </w:rPr>
          <w:delText>XX/XXXX</w:delText>
        </w:r>
        <w:r w:rsidRPr="00217E81" w:rsidDel="0010698C">
          <w:rPr>
            <w:rFonts w:ascii="Times New Roman" w:eastAsia="Times New Roman" w:hAnsi="Times New Roman" w:cs="David" w:hint="cs"/>
            <w:sz w:val="20"/>
            <w:szCs w:val="24"/>
            <w:rtl/>
            <w:lang w:eastAsia="he-IL"/>
          </w:rPr>
          <w:tab/>
        </w:r>
      </w:del>
    </w:p>
    <w:p w14:paraId="3C9692DD" w14:textId="18FCAA01" w:rsidR="00217E81" w:rsidRPr="00217E81" w:rsidDel="0010698C" w:rsidRDefault="00217E81" w:rsidP="00217E81">
      <w:pPr>
        <w:widowControl w:val="0"/>
        <w:numPr>
          <w:ilvl w:val="1"/>
          <w:numId w:val="14"/>
        </w:numPr>
        <w:spacing w:before="0" w:beforeAutospacing="0" w:after="0" w:afterAutospacing="0" w:line="240" w:lineRule="auto"/>
        <w:jc w:val="both"/>
        <w:rPr>
          <w:del w:id="54" w:author="מרול אטמן" w:date="2024-05-19T10:15:00Z"/>
          <w:rFonts w:ascii="Times New Roman" w:eastAsia="Times New Roman" w:hAnsi="Times New Roman" w:cs="David"/>
          <w:sz w:val="20"/>
          <w:szCs w:val="24"/>
          <w:rtl/>
          <w:lang w:eastAsia="he-IL"/>
        </w:rPr>
      </w:pPr>
      <w:del w:id="55" w:author="מרול אטמן" w:date="2024-05-19T10:15:00Z">
        <w:r w:rsidRPr="00217E81" w:rsidDel="0010698C">
          <w:rPr>
            <w:rFonts w:ascii="Times New Roman" w:eastAsia="Times New Roman" w:hAnsi="Times New Roman" w:cs="David" w:hint="cs"/>
            <w:sz w:val="20"/>
            <w:szCs w:val="24"/>
            <w:rtl/>
            <w:lang w:eastAsia="he-IL"/>
          </w:rPr>
          <w:delText xml:space="preserve">השלמת תכנון לביצוע </w:delText>
        </w:r>
        <w:r w:rsidRPr="00217E81" w:rsidDel="0010698C">
          <w:rPr>
            <w:rFonts w:ascii="Times New Roman" w:eastAsia="Times New Roman" w:hAnsi="Times New Roman" w:cs="David"/>
            <w:sz w:val="20"/>
            <w:szCs w:val="24"/>
            <w:rtl/>
            <w:lang w:eastAsia="he-IL"/>
          </w:rPr>
          <w:delText>–</w:delText>
        </w:r>
        <w:r w:rsidRPr="00217E81" w:rsidDel="0010698C">
          <w:rPr>
            <w:rFonts w:ascii="Times New Roman" w:eastAsia="Times New Roman" w:hAnsi="Times New Roman" w:cs="David" w:hint="cs"/>
            <w:sz w:val="20"/>
            <w:szCs w:val="24"/>
            <w:rtl/>
            <w:lang w:eastAsia="he-IL"/>
          </w:rPr>
          <w:delText xml:space="preserve"> </w:delText>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rtl/>
            <w:lang w:eastAsia="he-IL"/>
          </w:rPr>
          <w:tab/>
        </w:r>
        <w:r w:rsidRPr="00217E81" w:rsidDel="0010698C">
          <w:rPr>
            <w:rFonts w:ascii="Times New Roman" w:eastAsia="Times New Roman" w:hAnsi="Times New Roman" w:cs="David" w:hint="cs"/>
            <w:sz w:val="20"/>
            <w:szCs w:val="24"/>
            <w:lang w:eastAsia="he-IL"/>
          </w:rPr>
          <w:delText>XX/XXXX</w:delText>
        </w:r>
        <w:r w:rsidRPr="00217E81" w:rsidDel="0010698C">
          <w:rPr>
            <w:rFonts w:ascii="Times New Roman" w:eastAsia="Times New Roman" w:hAnsi="Times New Roman" w:cs="David" w:hint="cs"/>
            <w:sz w:val="20"/>
            <w:szCs w:val="24"/>
            <w:rtl/>
            <w:lang w:eastAsia="he-IL"/>
          </w:rPr>
          <w:tab/>
        </w:r>
      </w:del>
    </w:p>
    <w:p w14:paraId="778CEC8B"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745B7C8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C5B7A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22CBA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EB5448"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t>נספח ד'</w:t>
      </w:r>
    </w:p>
    <w:p w14:paraId="2C0D11B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6E79B9"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05405D9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1522F5D" w14:textId="4E5AED90"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w:t>
      </w:r>
      <w:del w:id="56" w:author="מרול אטמן" w:date="2024-05-19T10:15:00Z">
        <w:r w:rsidRPr="00217E81" w:rsidDel="0010698C">
          <w:rPr>
            <w:rFonts w:ascii="Times New Roman" w:eastAsia="Times New Roman" w:hAnsi="Times New Roman" w:cs="David" w:hint="cs"/>
            <w:sz w:val="24"/>
            <w:szCs w:val="24"/>
            <w:rtl/>
            <w:lang w:eastAsia="he-IL"/>
          </w:rPr>
          <w:delText>___________________________</w:delText>
        </w:r>
      </w:del>
      <w:ins w:id="57" w:author="מרול אטמן" w:date="2024-05-19T10:15:00Z">
        <w:r w:rsidR="0010698C">
          <w:rPr>
            <w:rFonts w:ascii="Times New Roman" w:eastAsia="Times New Roman" w:hAnsi="Times New Roman" w:cs="David" w:hint="cs"/>
            <w:sz w:val="24"/>
            <w:szCs w:val="24"/>
            <w:rtl/>
            <w:lang w:eastAsia="he-IL"/>
          </w:rPr>
          <w:t xml:space="preserve">25,550 </w:t>
        </w:r>
      </w:ins>
      <w:r w:rsidRPr="00217E81">
        <w:rPr>
          <w:rFonts w:ascii="Times New Roman" w:eastAsia="Times New Roman" w:hAnsi="Times New Roman" w:cs="David" w:hint="cs"/>
          <w:sz w:val="24"/>
          <w:szCs w:val="24"/>
          <w:rtl/>
          <w:lang w:eastAsia="he-IL"/>
        </w:rPr>
        <w:t xml:space="preserve">ש"ח (במילים: </w:t>
      </w:r>
      <w:del w:id="58" w:author="מרול אטמן" w:date="2024-05-19T10:15:00Z">
        <w:r w:rsidRPr="00217E81" w:rsidDel="0010698C">
          <w:rPr>
            <w:rFonts w:ascii="Times New Roman" w:eastAsia="Times New Roman" w:hAnsi="Times New Roman" w:cs="David" w:hint="cs"/>
            <w:sz w:val="24"/>
            <w:szCs w:val="24"/>
            <w:rtl/>
            <w:lang w:eastAsia="he-IL"/>
          </w:rPr>
          <w:delText>________________________</w:delText>
        </w:r>
      </w:del>
      <w:ins w:id="59" w:author="מרול אטמן" w:date="2024-05-19T10:15:00Z">
        <w:r w:rsidR="0010698C">
          <w:rPr>
            <w:rFonts w:ascii="Times New Roman" w:eastAsia="Times New Roman" w:hAnsi="Times New Roman" w:cs="David" w:hint="cs"/>
            <w:sz w:val="24"/>
            <w:szCs w:val="24"/>
            <w:rtl/>
            <w:lang w:eastAsia="he-IL"/>
          </w:rPr>
          <w:t xml:space="preserve">עשרים וחמישה אלף, חמש מאות וחמישים </w:t>
        </w:r>
      </w:ins>
      <w:r w:rsidRPr="00217E81">
        <w:rPr>
          <w:rFonts w:ascii="Times New Roman" w:eastAsia="Times New Roman" w:hAnsi="Times New Roman" w:cs="David" w:hint="cs"/>
          <w:sz w:val="24"/>
          <w:szCs w:val="24"/>
          <w:rtl/>
          <w:lang w:eastAsia="he-IL"/>
        </w:rPr>
        <w:t xml:space="preserve">שקלים חדשים).ֹֹֹֹֹֹֹֹֹֹֹֹֹֹֹֹֹֹֹֹֹֹֹֹֹ </w:t>
      </w:r>
    </w:p>
    <w:p w14:paraId="18EFB24B" w14:textId="3894EFA9"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הפרויקט והתכנון יכלול </w:t>
      </w:r>
      <w:del w:id="60" w:author="מרול אטמן" w:date="2024-05-19T10:20:00Z">
        <w:r w:rsidRPr="00217E81" w:rsidDel="0010698C">
          <w:rPr>
            <w:rFonts w:ascii="Times New Roman" w:eastAsia="Times New Roman" w:hAnsi="Times New Roman" w:cs="David" w:hint="cs"/>
            <w:sz w:val="24"/>
            <w:szCs w:val="24"/>
            <w:rtl/>
            <w:lang w:eastAsia="he-IL"/>
          </w:rPr>
          <w:delText>_____</w:delText>
        </w:r>
      </w:del>
      <w:ins w:id="61" w:author="מרול אטמן" w:date="2024-05-19T10:20:00Z">
        <w:r w:rsidR="0010698C">
          <w:rPr>
            <w:rFonts w:ascii="Times New Roman" w:eastAsia="Times New Roman" w:hAnsi="Times New Roman" w:cs="David" w:hint="cs"/>
            <w:sz w:val="24"/>
            <w:szCs w:val="24"/>
            <w:rtl/>
            <w:lang w:eastAsia="he-IL"/>
          </w:rPr>
          <w:t xml:space="preserve">כ-204 </w:t>
        </w:r>
      </w:ins>
      <w:r w:rsidRPr="00217E81">
        <w:rPr>
          <w:rFonts w:ascii="Times New Roman" w:eastAsia="Times New Roman" w:hAnsi="Times New Roman" w:cs="David" w:hint="cs"/>
          <w:sz w:val="24"/>
          <w:szCs w:val="24"/>
          <w:rtl/>
          <w:lang w:eastAsia="he-IL"/>
        </w:rPr>
        <w:t xml:space="preserve">יח"ד </w:t>
      </w:r>
      <w:del w:id="62" w:author="מרול אטמן" w:date="2024-05-19T10:20:00Z">
        <w:r w:rsidRPr="00217E81" w:rsidDel="0010698C">
          <w:rPr>
            <w:rFonts w:ascii="Times New Roman" w:eastAsia="Times New Roman" w:hAnsi="Times New Roman" w:cs="David" w:hint="cs"/>
            <w:sz w:val="24"/>
            <w:szCs w:val="24"/>
            <w:rtl/>
            <w:lang w:eastAsia="he-IL"/>
          </w:rPr>
          <w:delText>בהיקף שטחים כמפורט להלן:</w:delText>
        </w:r>
      </w:del>
      <w:ins w:id="63" w:author="מרול אטמן" w:date="2024-05-19T10:20:00Z">
        <w:r w:rsidR="0010698C">
          <w:rPr>
            <w:rFonts w:ascii="Times New Roman" w:eastAsia="Times New Roman" w:hAnsi="Times New Roman" w:cs="David" w:hint="cs"/>
            <w:sz w:val="24"/>
            <w:szCs w:val="24"/>
            <w:rtl/>
            <w:lang w:eastAsia="he-IL"/>
          </w:rPr>
          <w:t>ושיפוץ וה</w:t>
        </w:r>
      </w:ins>
      <w:ins w:id="64" w:author="מרול אטמן" w:date="2024-05-19T10:21:00Z">
        <w:r w:rsidR="0010698C">
          <w:rPr>
            <w:rFonts w:ascii="Times New Roman" w:eastAsia="Times New Roman" w:hAnsi="Times New Roman" w:cs="David" w:hint="cs"/>
            <w:sz w:val="24"/>
            <w:szCs w:val="24"/>
            <w:rtl/>
            <w:lang w:eastAsia="he-IL"/>
          </w:rPr>
          <w:t>רחבת בית כנסת קיים, כוללת הוספת קומה.</w:t>
        </w:r>
      </w:ins>
    </w:p>
    <w:p w14:paraId="3E97A0DE" w14:textId="0C8FD467" w:rsidR="00217E81" w:rsidRPr="00217E81" w:rsidDel="0010698C" w:rsidRDefault="00217E81" w:rsidP="00217E81">
      <w:pPr>
        <w:widowControl w:val="0"/>
        <w:spacing w:before="0" w:beforeAutospacing="0" w:after="0" w:afterAutospacing="0" w:line="240" w:lineRule="auto"/>
        <w:ind w:left="720"/>
        <w:jc w:val="both"/>
        <w:rPr>
          <w:del w:id="65" w:author="מרול אטמן" w:date="2024-05-19T10:21:00Z"/>
          <w:rFonts w:ascii="Times New Roman" w:eastAsia="Times New Roman" w:hAnsi="Times New Roman" w:cs="David"/>
          <w:sz w:val="24"/>
          <w:szCs w:val="24"/>
          <w:rtl/>
          <w:lang w:eastAsia="he-IL"/>
        </w:rPr>
      </w:pPr>
    </w:p>
    <w:p w14:paraId="5A033246" w14:textId="76083D97" w:rsidR="00217E81" w:rsidRPr="00217E81" w:rsidDel="0010698C" w:rsidRDefault="00217E81" w:rsidP="00217E81">
      <w:pPr>
        <w:widowControl w:val="0"/>
        <w:spacing w:before="0" w:beforeAutospacing="0" w:after="0" w:afterAutospacing="0" w:line="240" w:lineRule="auto"/>
        <w:ind w:left="720"/>
        <w:jc w:val="both"/>
        <w:rPr>
          <w:del w:id="66" w:author="מרול אטמן" w:date="2024-05-19T10:21:00Z"/>
          <w:rFonts w:ascii="Times New Roman" w:eastAsia="Times New Roman" w:hAnsi="Times New Roman" w:cs="David"/>
          <w:sz w:val="24"/>
          <w:szCs w:val="24"/>
          <w:rtl/>
          <w:lang w:eastAsia="he-IL"/>
        </w:rPr>
      </w:pPr>
      <w:del w:id="67" w:author="מרול אטמן" w:date="2024-05-19T10:21:00Z">
        <w:r w:rsidRPr="00217E81" w:rsidDel="0010698C">
          <w:rPr>
            <w:rFonts w:ascii="Times New Roman" w:eastAsia="Times New Roman" w:hAnsi="Times New Roman" w:cs="David" w:hint="cs"/>
            <w:sz w:val="24"/>
            <w:szCs w:val="24"/>
            <w:rtl/>
            <w:lang w:eastAsia="he-IL"/>
          </w:rPr>
          <w:delText>2.1</w:delText>
        </w:r>
        <w:r w:rsidRPr="00217E81" w:rsidDel="0010698C">
          <w:rPr>
            <w:rFonts w:ascii="Times New Roman" w:eastAsia="Times New Roman" w:hAnsi="Times New Roman" w:cs="David" w:hint="cs"/>
            <w:sz w:val="24"/>
            <w:szCs w:val="24"/>
            <w:rtl/>
            <w:lang w:eastAsia="he-IL"/>
          </w:rPr>
          <w:tab/>
          <w:delText xml:space="preserve">שטחי מגורים כ </w:delText>
        </w:r>
        <w:r w:rsidRPr="00217E81" w:rsidDel="0010698C">
          <w:rPr>
            <w:rFonts w:ascii="Times New Roman" w:eastAsia="Times New Roman" w:hAnsi="Times New Roman" w:cs="David"/>
            <w:sz w:val="24"/>
            <w:szCs w:val="24"/>
            <w:rtl/>
            <w:lang w:eastAsia="he-IL"/>
          </w:rPr>
          <w:delText>–</w:delText>
        </w:r>
        <w:r w:rsidRPr="00217E81" w:rsidDel="0010698C">
          <w:rPr>
            <w:rFonts w:ascii="Times New Roman" w:eastAsia="Times New Roman" w:hAnsi="Times New Roman" w:cs="David" w:hint="cs"/>
            <w:sz w:val="24"/>
            <w:szCs w:val="24"/>
            <w:rtl/>
            <w:lang w:eastAsia="he-IL"/>
          </w:rPr>
          <w:delText xml:space="preserve"> __________</w:delText>
        </w:r>
      </w:del>
    </w:p>
    <w:p w14:paraId="47AC8829" w14:textId="4838CE29" w:rsidR="00217E81" w:rsidRPr="00217E81" w:rsidDel="0010698C" w:rsidRDefault="00217E81" w:rsidP="00217E81">
      <w:pPr>
        <w:widowControl w:val="0"/>
        <w:spacing w:before="0" w:beforeAutospacing="0" w:after="0" w:afterAutospacing="0" w:line="240" w:lineRule="auto"/>
        <w:ind w:left="720"/>
        <w:jc w:val="both"/>
        <w:rPr>
          <w:del w:id="68" w:author="מרול אטמן" w:date="2024-05-19T10:21:00Z"/>
          <w:rFonts w:ascii="Times New Roman" w:eastAsia="Times New Roman" w:hAnsi="Times New Roman" w:cs="David"/>
          <w:sz w:val="24"/>
          <w:szCs w:val="24"/>
          <w:rtl/>
          <w:lang w:eastAsia="he-IL"/>
        </w:rPr>
      </w:pPr>
      <w:del w:id="69" w:author="מרול אטמן" w:date="2024-05-19T10:21:00Z">
        <w:r w:rsidRPr="00217E81" w:rsidDel="0010698C">
          <w:rPr>
            <w:rFonts w:ascii="Times New Roman" w:eastAsia="Times New Roman" w:hAnsi="Times New Roman" w:cs="David" w:hint="cs"/>
            <w:sz w:val="24"/>
            <w:szCs w:val="24"/>
            <w:rtl/>
            <w:lang w:eastAsia="he-IL"/>
          </w:rPr>
          <w:delText>2.2</w:delText>
        </w:r>
        <w:r w:rsidRPr="00217E81" w:rsidDel="0010698C">
          <w:rPr>
            <w:rFonts w:ascii="Times New Roman" w:eastAsia="Times New Roman" w:hAnsi="Times New Roman" w:cs="David" w:hint="cs"/>
            <w:sz w:val="24"/>
            <w:szCs w:val="24"/>
            <w:rtl/>
            <w:lang w:eastAsia="he-IL"/>
          </w:rPr>
          <w:tab/>
          <w:delText>שטחי מסחר כ</w:delText>
        </w:r>
        <w:r w:rsidRPr="00217E81" w:rsidDel="0010698C">
          <w:rPr>
            <w:rFonts w:ascii="Times New Roman" w:eastAsia="Times New Roman" w:hAnsi="Times New Roman" w:cs="David"/>
            <w:sz w:val="24"/>
            <w:szCs w:val="24"/>
            <w:rtl/>
            <w:lang w:eastAsia="he-IL"/>
          </w:rPr>
          <w:delText>–</w:delText>
        </w:r>
        <w:r w:rsidRPr="00217E81" w:rsidDel="0010698C">
          <w:rPr>
            <w:rFonts w:ascii="Times New Roman" w:eastAsia="Times New Roman" w:hAnsi="Times New Roman" w:cs="David" w:hint="cs"/>
            <w:sz w:val="24"/>
            <w:szCs w:val="24"/>
            <w:rtl/>
            <w:lang w:eastAsia="he-IL"/>
          </w:rPr>
          <w:delText>___________</w:delText>
        </w:r>
      </w:del>
    </w:p>
    <w:p w14:paraId="40F079D7" w14:textId="7D7B9F45"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del w:id="70" w:author="מרול אטמן" w:date="2024-05-19T10:21:00Z">
        <w:r w:rsidRPr="00217E81" w:rsidDel="0010698C">
          <w:rPr>
            <w:rFonts w:ascii="Times New Roman" w:eastAsia="Times New Roman" w:hAnsi="Times New Roman" w:cs="David" w:hint="cs"/>
            <w:sz w:val="24"/>
            <w:szCs w:val="24"/>
            <w:rtl/>
            <w:lang w:eastAsia="he-IL"/>
          </w:rPr>
          <w:delText>2.3</w:delText>
        </w:r>
        <w:r w:rsidRPr="00217E81" w:rsidDel="0010698C">
          <w:rPr>
            <w:rFonts w:ascii="Times New Roman" w:eastAsia="Times New Roman" w:hAnsi="Times New Roman" w:cs="David" w:hint="cs"/>
            <w:sz w:val="24"/>
            <w:szCs w:val="24"/>
            <w:rtl/>
            <w:lang w:eastAsia="he-IL"/>
          </w:rPr>
          <w:tab/>
          <w:delText>מרתפים כ</w:delText>
        </w:r>
        <w:r w:rsidRPr="00217E81" w:rsidDel="0010698C">
          <w:rPr>
            <w:rFonts w:ascii="Times New Roman" w:eastAsia="Times New Roman" w:hAnsi="Times New Roman" w:cs="David"/>
            <w:sz w:val="24"/>
            <w:szCs w:val="24"/>
            <w:rtl/>
            <w:lang w:eastAsia="he-IL"/>
          </w:rPr>
          <w:delText>–</w:delText>
        </w:r>
        <w:r w:rsidRPr="00217E81" w:rsidDel="0010698C">
          <w:rPr>
            <w:rFonts w:ascii="Times New Roman" w:eastAsia="Times New Roman" w:hAnsi="Times New Roman" w:cs="David" w:hint="cs"/>
            <w:sz w:val="24"/>
            <w:szCs w:val="24"/>
            <w:rtl/>
            <w:lang w:eastAsia="he-IL"/>
          </w:rPr>
          <w:delText>______________</w:delText>
        </w:r>
      </w:del>
    </w:p>
    <w:p w14:paraId="647F0AF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8D57C99"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311A00F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A4595A"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3504A61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E63A1E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1F462E6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6FBE79"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73EB0E9B"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1B9C4AAB"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55E94D6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4C1720" w14:textId="17AFB1B0" w:rsidR="00217E81" w:rsidRPr="00217E81" w:rsidDel="0010698C" w:rsidRDefault="00217E81" w:rsidP="00217E81">
      <w:pPr>
        <w:widowControl w:val="0"/>
        <w:spacing w:before="0" w:beforeAutospacing="0" w:after="0" w:afterAutospacing="0" w:line="240" w:lineRule="auto"/>
        <w:ind w:left="1388" w:hanging="709"/>
        <w:jc w:val="both"/>
        <w:rPr>
          <w:del w:id="71" w:author="מרול אטמן" w:date="2024-05-19T10:21:00Z"/>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r>
      <w:del w:id="72" w:author="מרול אטמן" w:date="2024-05-19T10:21:00Z">
        <w:r w:rsidRPr="00217E81" w:rsidDel="0010698C">
          <w:rPr>
            <w:rFonts w:ascii="Times New Roman" w:eastAsia="Times New Roman" w:hAnsi="Times New Roman" w:cs="David" w:hint="cs"/>
            <w:sz w:val="24"/>
            <w:szCs w:val="24"/>
            <w:rtl/>
            <w:lang w:eastAsia="he-I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6C20203B" w14:textId="4A405ED7" w:rsidR="00217E81" w:rsidRPr="00217E81" w:rsidDel="0010698C" w:rsidRDefault="00217E81" w:rsidP="00217E81">
      <w:pPr>
        <w:widowControl w:val="0"/>
        <w:spacing w:before="0" w:beforeAutospacing="0" w:after="0" w:afterAutospacing="0" w:line="240" w:lineRule="auto"/>
        <w:jc w:val="both"/>
        <w:rPr>
          <w:del w:id="73" w:author="מרול אטמן" w:date="2024-05-19T10:21:00Z"/>
          <w:rFonts w:ascii="Times New Roman" w:eastAsia="Times New Roman" w:hAnsi="Times New Roman" w:cs="David"/>
          <w:sz w:val="24"/>
          <w:szCs w:val="24"/>
          <w:rtl/>
          <w:lang w:eastAsia="he-IL"/>
        </w:rPr>
      </w:pPr>
    </w:p>
    <w:p w14:paraId="27817025" w14:textId="55AF9CB7" w:rsidR="00217E81" w:rsidRPr="00217E81" w:rsidDel="0010698C" w:rsidRDefault="00217E81" w:rsidP="00217E81">
      <w:pPr>
        <w:widowControl w:val="0"/>
        <w:spacing w:before="0" w:beforeAutospacing="0" w:after="0" w:afterAutospacing="0" w:line="276" w:lineRule="auto"/>
        <w:ind w:left="1388" w:hanging="709"/>
        <w:jc w:val="both"/>
        <w:rPr>
          <w:del w:id="74" w:author="מרול אטמן" w:date="2024-05-19T10:21:00Z"/>
          <w:rFonts w:ascii="Times New Roman" w:eastAsia="Times New Roman" w:hAnsi="Times New Roman" w:cs="David"/>
          <w:sz w:val="24"/>
          <w:szCs w:val="24"/>
          <w:rtl/>
          <w:lang w:eastAsia="he-IL"/>
        </w:rPr>
      </w:pPr>
      <w:del w:id="75" w:author="מרול אטמן" w:date="2024-05-19T10:21:00Z">
        <w:r w:rsidRPr="00217E81" w:rsidDel="0010698C">
          <w:rPr>
            <w:rFonts w:ascii="Times New Roman" w:eastAsia="Times New Roman" w:hAnsi="Times New Roman" w:cs="David"/>
            <w:sz w:val="24"/>
            <w:szCs w:val="24"/>
            <w:rtl/>
            <w:lang w:eastAsia="he-IL"/>
          </w:rPr>
          <w:tab/>
        </w:r>
        <w:r w:rsidRPr="00217E81" w:rsidDel="0010698C">
          <w:rPr>
            <w:rFonts w:ascii="Times New Roman" w:eastAsia="Times New Roman" w:hAnsi="Times New Roman" w:cs="David" w:hint="cs"/>
            <w:sz w:val="24"/>
            <w:szCs w:val="24"/>
            <w:rtl/>
            <w:lang w:eastAsia="he-IL"/>
          </w:rPr>
          <w:delText>3.5.1</w:delText>
        </w:r>
        <w:r w:rsidRPr="00217E81" w:rsidDel="0010698C">
          <w:rPr>
            <w:rFonts w:ascii="Times New Roman" w:eastAsia="Times New Roman" w:hAnsi="Times New Roman" w:cs="David" w:hint="cs"/>
            <w:sz w:val="24"/>
            <w:szCs w:val="24"/>
            <w:rtl/>
            <w:lang w:eastAsia="he-IL"/>
          </w:rPr>
          <w:tab/>
          <w:delText>____</w:delText>
        </w:r>
        <w:r w:rsidRPr="00217E81" w:rsidDel="0010698C">
          <w:rPr>
            <w:rFonts w:ascii="Times New Roman" w:eastAsia="Times New Roman" w:hAnsi="Times New Roman" w:cs="David"/>
            <w:sz w:val="24"/>
            <w:szCs w:val="24"/>
            <w:rtl/>
            <w:lang w:eastAsia="he-IL"/>
          </w:rPr>
          <w:delText xml:space="preserve"> ש"ח לכל</w:delText>
        </w:r>
        <w:r w:rsidRPr="00217E81" w:rsidDel="0010698C">
          <w:rPr>
            <w:rFonts w:ascii="Times New Roman" w:eastAsia="Times New Roman" w:hAnsi="Times New Roman" w:cs="David" w:hint="cs"/>
            <w:sz w:val="24"/>
            <w:szCs w:val="24"/>
            <w:rtl/>
            <w:lang w:eastAsia="he-IL"/>
          </w:rPr>
          <w:delText xml:space="preserve"> </w:delText>
        </w:r>
        <w:r w:rsidRPr="00217E81" w:rsidDel="0010698C">
          <w:rPr>
            <w:rFonts w:ascii="Times New Roman" w:eastAsia="Times New Roman" w:hAnsi="Times New Roman" w:cs="David"/>
            <w:sz w:val="24"/>
            <w:szCs w:val="24"/>
            <w:rtl/>
            <w:lang w:eastAsia="he-IL"/>
          </w:rPr>
          <w:delText>יחידת דיור</w:delText>
        </w:r>
        <w:r w:rsidRPr="00217E81" w:rsidDel="0010698C">
          <w:rPr>
            <w:rFonts w:ascii="Times New Roman" w:eastAsia="Times New Roman" w:hAnsi="Times New Roman" w:cs="David" w:hint="cs"/>
            <w:sz w:val="24"/>
            <w:szCs w:val="24"/>
            <w:rtl/>
            <w:lang w:eastAsia="he-IL"/>
          </w:rPr>
          <w:delText>.</w:delText>
        </w:r>
      </w:del>
    </w:p>
    <w:p w14:paraId="2BB806E5" w14:textId="4D1BFD55" w:rsidR="00217E81" w:rsidRPr="00217E81" w:rsidDel="0010698C" w:rsidRDefault="00217E81" w:rsidP="00217E81">
      <w:pPr>
        <w:widowControl w:val="0"/>
        <w:spacing w:before="0" w:beforeAutospacing="0" w:after="0" w:afterAutospacing="0" w:line="276" w:lineRule="auto"/>
        <w:ind w:left="1388" w:hanging="709"/>
        <w:jc w:val="both"/>
        <w:rPr>
          <w:del w:id="76" w:author="מרול אטמן" w:date="2024-05-19T10:21:00Z"/>
          <w:rFonts w:ascii="Times New Roman" w:eastAsia="Times New Roman" w:hAnsi="Times New Roman" w:cs="David"/>
          <w:sz w:val="24"/>
          <w:szCs w:val="24"/>
          <w:rtl/>
          <w:lang w:eastAsia="he-IL"/>
        </w:rPr>
      </w:pPr>
    </w:p>
    <w:p w14:paraId="4DED55A8" w14:textId="5EA3EE2A" w:rsidR="00217E81" w:rsidRPr="00217E81" w:rsidDel="0010698C" w:rsidRDefault="00217E81" w:rsidP="00217E81">
      <w:pPr>
        <w:widowControl w:val="0"/>
        <w:spacing w:before="0" w:beforeAutospacing="0" w:after="0" w:afterAutospacing="0" w:line="276" w:lineRule="auto"/>
        <w:ind w:left="1388" w:hanging="709"/>
        <w:jc w:val="both"/>
        <w:rPr>
          <w:del w:id="77" w:author="מרול אטמן" w:date="2024-05-19T10:21:00Z"/>
          <w:rFonts w:ascii="Times New Roman" w:eastAsia="Times New Roman" w:hAnsi="Times New Roman" w:cs="David"/>
          <w:sz w:val="24"/>
          <w:szCs w:val="24"/>
          <w:rtl/>
          <w:lang w:eastAsia="he-IL"/>
        </w:rPr>
      </w:pPr>
      <w:del w:id="78" w:author="מרול אטמן" w:date="2024-05-19T10:21:00Z">
        <w:r w:rsidRPr="00217E81" w:rsidDel="0010698C">
          <w:rPr>
            <w:rFonts w:ascii="Times New Roman" w:eastAsia="Times New Roman" w:hAnsi="Times New Roman" w:cs="David" w:hint="cs"/>
            <w:sz w:val="24"/>
            <w:szCs w:val="24"/>
            <w:rtl/>
            <w:lang w:eastAsia="he-IL"/>
          </w:rPr>
          <w:tab/>
          <w:delText>3.5.2</w:delText>
        </w:r>
        <w:r w:rsidRPr="00217E81" w:rsidDel="0010698C">
          <w:rPr>
            <w:rFonts w:ascii="Times New Roman" w:eastAsia="Times New Roman" w:hAnsi="Times New Roman" w:cs="David" w:hint="cs"/>
            <w:sz w:val="24"/>
            <w:szCs w:val="24"/>
            <w:rtl/>
            <w:lang w:eastAsia="he-IL"/>
          </w:rPr>
          <w:tab/>
          <w:delText xml:space="preserve">_____ ש"ח </w:delText>
        </w:r>
        <w:r w:rsidRPr="00217E81" w:rsidDel="0010698C">
          <w:rPr>
            <w:rFonts w:ascii="Times New Roman" w:eastAsia="Times New Roman" w:hAnsi="Times New Roman" w:cs="David"/>
            <w:sz w:val="24"/>
            <w:szCs w:val="24"/>
            <w:rtl/>
            <w:lang w:eastAsia="he-IL"/>
          </w:rPr>
          <w:delText xml:space="preserve">כל מ"ר בנוי ומקורה </w:delText>
        </w:r>
        <w:r w:rsidRPr="00217E81" w:rsidDel="0010698C">
          <w:rPr>
            <w:rFonts w:ascii="Times New Roman" w:eastAsia="Times New Roman" w:hAnsi="Times New Roman" w:cs="David" w:hint="cs"/>
            <w:sz w:val="24"/>
            <w:szCs w:val="24"/>
            <w:rtl/>
            <w:lang w:eastAsia="he-IL"/>
          </w:rPr>
          <w:delText>של המסחר (עילי ותת קרקעי)</w:delText>
        </w:r>
        <w:r w:rsidRPr="00217E81" w:rsidDel="0010698C">
          <w:rPr>
            <w:rFonts w:ascii="Times New Roman" w:eastAsia="Times New Roman" w:hAnsi="Times New Roman" w:cs="David"/>
            <w:sz w:val="24"/>
            <w:szCs w:val="24"/>
            <w:rtl/>
            <w:lang w:eastAsia="he-IL"/>
          </w:rPr>
          <w:delText>.</w:delText>
        </w:r>
      </w:del>
    </w:p>
    <w:p w14:paraId="24FBFF66" w14:textId="51F4A8F5" w:rsidR="00217E81" w:rsidRPr="00217E81" w:rsidDel="0010698C" w:rsidRDefault="00217E81" w:rsidP="00217E81">
      <w:pPr>
        <w:widowControl w:val="0"/>
        <w:spacing w:before="0" w:beforeAutospacing="0" w:after="0" w:afterAutospacing="0" w:line="276" w:lineRule="auto"/>
        <w:ind w:left="1388" w:hanging="709"/>
        <w:jc w:val="both"/>
        <w:rPr>
          <w:del w:id="79" w:author="מרול אטמן" w:date="2024-05-19T10:21:00Z"/>
          <w:rFonts w:ascii="Times New Roman" w:eastAsia="Times New Roman" w:hAnsi="Times New Roman" w:cs="David"/>
          <w:sz w:val="24"/>
          <w:szCs w:val="24"/>
          <w:rtl/>
          <w:lang w:eastAsia="he-IL"/>
        </w:rPr>
      </w:pPr>
    </w:p>
    <w:p w14:paraId="2A616DEC" w14:textId="77777777" w:rsidR="0010698C" w:rsidRDefault="00217E81" w:rsidP="0010698C">
      <w:pPr>
        <w:widowControl w:val="0"/>
        <w:spacing w:before="0" w:beforeAutospacing="0" w:after="0" w:afterAutospacing="0" w:line="240" w:lineRule="auto"/>
        <w:ind w:left="1388" w:hanging="709"/>
        <w:jc w:val="both"/>
        <w:rPr>
          <w:ins w:id="80" w:author="מרול אטמן" w:date="2024-05-19T10:23:00Z"/>
          <w:rFonts w:ascii="Times New Roman" w:eastAsia="Times New Roman" w:hAnsi="Times New Roman" w:cs="David"/>
          <w:sz w:val="24"/>
          <w:szCs w:val="24"/>
          <w:rtl/>
          <w:lang w:eastAsia="he-IL"/>
        </w:rPr>
      </w:pPr>
      <w:del w:id="81" w:author="מרול אטמן" w:date="2024-05-19T10:21:00Z">
        <w:r w:rsidRPr="00217E81" w:rsidDel="0010698C">
          <w:rPr>
            <w:rFonts w:ascii="Times New Roman" w:eastAsia="Times New Roman" w:hAnsi="Times New Roman" w:cs="David" w:hint="cs"/>
            <w:sz w:val="24"/>
            <w:szCs w:val="24"/>
            <w:rtl/>
            <w:lang w:eastAsia="he-IL"/>
          </w:rPr>
          <w:tab/>
          <w:delText>3.5.3</w:delText>
        </w:r>
        <w:r w:rsidRPr="00217E81" w:rsidDel="0010698C">
          <w:rPr>
            <w:rFonts w:ascii="Times New Roman" w:eastAsia="Times New Roman" w:hAnsi="Times New Roman" w:cs="David" w:hint="cs"/>
            <w:sz w:val="24"/>
            <w:szCs w:val="24"/>
            <w:rtl/>
            <w:lang w:eastAsia="he-IL"/>
          </w:rPr>
          <w:tab/>
          <w:delText>______</w:delText>
        </w:r>
        <w:r w:rsidRPr="00217E81" w:rsidDel="0010698C">
          <w:rPr>
            <w:rFonts w:ascii="Times New Roman" w:eastAsia="Times New Roman" w:hAnsi="Times New Roman" w:cs="David"/>
            <w:sz w:val="24"/>
            <w:szCs w:val="24"/>
            <w:rtl/>
            <w:lang w:eastAsia="he-IL"/>
          </w:rPr>
          <w:delText xml:space="preserve"> ש"ח לכל מ"ר </w:delText>
        </w:r>
        <w:r w:rsidRPr="00217E81" w:rsidDel="0010698C">
          <w:rPr>
            <w:rFonts w:ascii="Times New Roman" w:eastAsia="Times New Roman" w:hAnsi="Times New Roman" w:cs="David" w:hint="cs"/>
            <w:sz w:val="24"/>
            <w:szCs w:val="24"/>
            <w:rtl/>
            <w:lang w:eastAsia="he-IL"/>
          </w:rPr>
          <w:delText>ב</w:delText>
        </w:r>
        <w:r w:rsidRPr="00217E81" w:rsidDel="0010698C">
          <w:rPr>
            <w:rFonts w:ascii="Times New Roman" w:eastAsia="Times New Roman" w:hAnsi="Times New Roman" w:cs="David"/>
            <w:sz w:val="24"/>
            <w:szCs w:val="24"/>
            <w:rtl/>
            <w:lang w:eastAsia="he-IL"/>
          </w:rPr>
          <w:delText xml:space="preserve">נוי ומקורה </w:delText>
        </w:r>
        <w:r w:rsidRPr="00217E81" w:rsidDel="0010698C">
          <w:rPr>
            <w:rFonts w:ascii="Times New Roman" w:eastAsia="Times New Roman" w:hAnsi="Times New Roman" w:cs="David" w:hint="cs"/>
            <w:sz w:val="24"/>
            <w:szCs w:val="24"/>
            <w:rtl/>
            <w:lang w:eastAsia="he-IL"/>
          </w:rPr>
          <w:delText>של המרתפים</w:delText>
        </w:r>
      </w:del>
      <w:ins w:id="82" w:author="מרול אטמן" w:date="2024-05-19T10:21:00Z">
        <w:r w:rsidR="0010698C">
          <w:rPr>
            <w:rFonts w:ascii="Times New Roman" w:eastAsia="Times New Roman" w:hAnsi="Times New Roman" w:cs="David" w:hint="cs"/>
            <w:sz w:val="24"/>
            <w:szCs w:val="24"/>
            <w:rtl/>
            <w:lang w:eastAsia="he-IL"/>
          </w:rPr>
          <w:t>מבוטל</w:t>
        </w:r>
      </w:ins>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p>
    <w:p w14:paraId="3250653D" w14:textId="77777777" w:rsidR="007B0BF9" w:rsidRDefault="0010698C" w:rsidP="0010698C">
      <w:pPr>
        <w:widowControl w:val="0"/>
        <w:spacing w:before="0" w:beforeAutospacing="0" w:after="0" w:afterAutospacing="0" w:line="240" w:lineRule="auto"/>
        <w:ind w:left="1388" w:hanging="709"/>
        <w:jc w:val="both"/>
        <w:rPr>
          <w:ins w:id="83" w:author="מרול אטמן" w:date="2024-05-19T10:25:00Z"/>
          <w:rFonts w:ascii="Times New Roman" w:eastAsia="Times New Roman" w:hAnsi="Times New Roman" w:cs="David"/>
          <w:sz w:val="24"/>
          <w:szCs w:val="24"/>
          <w:rtl/>
          <w:lang w:eastAsia="he-IL"/>
        </w:rPr>
      </w:pPr>
      <w:ins w:id="84" w:author="מרול אטמן" w:date="2024-05-19T10:23:00Z">
        <w:r>
          <w:rPr>
            <w:rFonts w:ascii="Times New Roman" w:eastAsia="Times New Roman" w:hAnsi="Times New Roman" w:cs="David" w:hint="cs"/>
            <w:sz w:val="24"/>
            <w:szCs w:val="24"/>
            <w:rtl/>
            <w:lang w:eastAsia="he-IL"/>
          </w:rPr>
          <w:t>3.6</w:t>
        </w:r>
        <w:r>
          <w:rPr>
            <w:rFonts w:ascii="Times New Roman" w:eastAsia="Times New Roman" w:hAnsi="Times New Roman" w:cs="David"/>
            <w:sz w:val="24"/>
            <w:szCs w:val="24"/>
            <w:rtl/>
            <w:lang w:eastAsia="he-IL"/>
          </w:rPr>
          <w:tab/>
        </w:r>
      </w:ins>
      <w:ins w:id="85" w:author="מרול אטמן" w:date="2024-05-19T10:25:00Z">
        <w:r w:rsidR="007B0BF9">
          <w:rPr>
            <w:rFonts w:ascii="Times New Roman" w:eastAsia="Times New Roman" w:hAnsi="Times New Roman" w:cs="David" w:hint="cs"/>
            <w:sz w:val="24"/>
            <w:szCs w:val="24"/>
            <w:rtl/>
            <w:lang w:eastAsia="he-IL"/>
          </w:rPr>
          <w:t>על אף האמור לעיל, בעבור הסעיפים שלהלן ישולם שכר כדלקמן:</w:t>
        </w:r>
      </w:ins>
    </w:p>
    <w:p w14:paraId="0B6520D3" w14:textId="6C0D57A6" w:rsidR="0010698C" w:rsidRDefault="007B0BF9">
      <w:pPr>
        <w:widowControl w:val="0"/>
        <w:spacing w:before="0" w:beforeAutospacing="0" w:after="0" w:afterAutospacing="0" w:line="240" w:lineRule="auto"/>
        <w:ind w:left="1388"/>
        <w:jc w:val="both"/>
        <w:rPr>
          <w:ins w:id="86" w:author="מרול אטמן" w:date="2024-05-19T10:23:00Z"/>
          <w:rFonts w:ascii="Times New Roman" w:eastAsia="Times New Roman" w:hAnsi="Times New Roman" w:cs="David"/>
          <w:sz w:val="24"/>
          <w:szCs w:val="24"/>
          <w:rtl/>
          <w:lang w:eastAsia="he-IL"/>
        </w:rPr>
        <w:pPrChange w:id="87" w:author="מרול אטמן" w:date="2024-05-19T10:25:00Z">
          <w:pPr>
            <w:widowControl w:val="0"/>
            <w:spacing w:before="0" w:beforeAutospacing="0" w:after="0" w:afterAutospacing="0" w:line="240" w:lineRule="auto"/>
            <w:ind w:left="1388" w:hanging="709"/>
            <w:jc w:val="both"/>
          </w:pPr>
        </w:pPrChange>
      </w:pPr>
      <w:ins w:id="88" w:author="מרול אטמן" w:date="2024-05-19T10:25:00Z">
        <w:r>
          <w:rPr>
            <w:rFonts w:ascii="Times New Roman" w:eastAsia="Times New Roman" w:hAnsi="Times New Roman" w:cs="David" w:hint="cs"/>
            <w:sz w:val="24"/>
            <w:szCs w:val="24"/>
            <w:rtl/>
            <w:lang w:eastAsia="he-IL"/>
          </w:rPr>
          <w:t>א.</w:t>
        </w:r>
      </w:ins>
      <w:ins w:id="89" w:author="מרול אטמן" w:date="2024-05-19T10:26:00Z">
        <w:r>
          <w:rPr>
            <w:rFonts w:ascii="Times New Roman" w:eastAsia="Times New Roman" w:hAnsi="Times New Roman" w:cs="David"/>
            <w:sz w:val="24"/>
            <w:szCs w:val="24"/>
            <w:rtl/>
            <w:lang w:eastAsia="he-IL"/>
          </w:rPr>
          <w:tab/>
        </w:r>
      </w:ins>
      <w:ins w:id="90" w:author="מרול אטמן" w:date="2024-05-19T10:23:00Z">
        <w:r w:rsidR="0010698C">
          <w:rPr>
            <w:rFonts w:ascii="Times New Roman" w:eastAsia="Times New Roman" w:hAnsi="Times New Roman" w:cs="David" w:hint="cs"/>
            <w:sz w:val="24"/>
            <w:szCs w:val="24"/>
            <w:rtl/>
            <w:lang w:eastAsia="he-IL"/>
          </w:rPr>
          <w:t xml:space="preserve">עבור פיקוח עליון / ביקור טופס 4 </w:t>
        </w:r>
        <w:r w:rsidR="0010698C">
          <w:rPr>
            <w:rFonts w:ascii="Times New Roman" w:eastAsia="Times New Roman" w:hAnsi="Times New Roman" w:cs="David"/>
            <w:sz w:val="24"/>
            <w:szCs w:val="24"/>
            <w:rtl/>
            <w:lang w:eastAsia="he-IL"/>
          </w:rPr>
          <w:t>–</w:t>
        </w:r>
        <w:r w:rsidR="0010698C">
          <w:rPr>
            <w:rFonts w:ascii="Times New Roman" w:eastAsia="Times New Roman" w:hAnsi="Times New Roman" w:cs="David" w:hint="cs"/>
            <w:sz w:val="24"/>
            <w:szCs w:val="24"/>
            <w:rtl/>
            <w:lang w:eastAsia="he-IL"/>
          </w:rPr>
          <w:t xml:space="preserve"> ישולם 1,500 ₪ + מע"מ לביקור.</w:t>
        </w:r>
      </w:ins>
    </w:p>
    <w:p w14:paraId="5E28E821" w14:textId="77777777" w:rsidR="007B0BF9" w:rsidRDefault="007B0BF9" w:rsidP="007B0BF9">
      <w:pPr>
        <w:widowControl w:val="0"/>
        <w:spacing w:before="0" w:beforeAutospacing="0" w:after="0" w:afterAutospacing="0" w:line="240" w:lineRule="auto"/>
        <w:ind w:left="2153" w:hanging="765"/>
        <w:jc w:val="both"/>
        <w:rPr>
          <w:ins w:id="91" w:author="מרול אטמן" w:date="2024-05-19T10:26:00Z"/>
          <w:rFonts w:ascii="Times New Roman" w:eastAsia="Times New Roman" w:hAnsi="Times New Roman" w:cs="David"/>
          <w:sz w:val="24"/>
          <w:szCs w:val="24"/>
          <w:rtl/>
          <w:lang w:eastAsia="he-IL"/>
        </w:rPr>
      </w:pPr>
      <w:ins w:id="92" w:author="מרול אטמן" w:date="2024-05-19T10:26:00Z">
        <w:r>
          <w:rPr>
            <w:rFonts w:ascii="Times New Roman" w:eastAsia="Times New Roman" w:hAnsi="Times New Roman" w:cs="David" w:hint="cs"/>
            <w:sz w:val="24"/>
            <w:szCs w:val="24"/>
            <w:rtl/>
            <w:lang w:eastAsia="he-IL"/>
          </w:rPr>
          <w:t>ב.</w:t>
        </w:r>
        <w:r>
          <w:rPr>
            <w:rFonts w:ascii="Times New Roman" w:eastAsia="Times New Roman" w:hAnsi="Times New Roman" w:cs="David"/>
            <w:sz w:val="24"/>
            <w:szCs w:val="24"/>
            <w:rtl/>
            <w:lang w:eastAsia="he-IL"/>
          </w:rPr>
          <w:tab/>
        </w:r>
      </w:ins>
      <w:ins w:id="93" w:author="מרול אטמן" w:date="2024-05-19T10:23:00Z">
        <w:r w:rsidR="0010698C">
          <w:rPr>
            <w:rFonts w:ascii="Times New Roman" w:eastAsia="Times New Roman" w:hAnsi="Times New Roman" w:cs="David" w:hint="cs"/>
            <w:sz w:val="24"/>
            <w:szCs w:val="24"/>
            <w:rtl/>
            <w:lang w:eastAsia="he-IL"/>
          </w:rPr>
          <w:t>במ</w:t>
        </w:r>
      </w:ins>
      <w:ins w:id="94" w:author="מרול אטמן" w:date="2024-05-19T10:24:00Z">
        <w:r w:rsidR="0010698C">
          <w:rPr>
            <w:rFonts w:ascii="Times New Roman" w:eastAsia="Times New Roman" w:hAnsi="Times New Roman" w:cs="David" w:hint="cs"/>
            <w:sz w:val="24"/>
            <w:szCs w:val="24"/>
            <w:rtl/>
            <w:lang w:eastAsia="he-IL"/>
          </w:rPr>
          <w:t xml:space="preserve">ידה </w:t>
        </w:r>
        <w:r>
          <w:rPr>
            <w:rFonts w:ascii="Times New Roman" w:eastAsia="Times New Roman" w:hAnsi="Times New Roman" w:cs="David" w:hint="cs"/>
            <w:sz w:val="24"/>
            <w:szCs w:val="24"/>
            <w:rtl/>
            <w:lang w:eastAsia="he-IL"/>
          </w:rPr>
          <w:t>ו</w:t>
        </w:r>
        <w:r w:rsidR="0010698C">
          <w:rPr>
            <w:rFonts w:ascii="Times New Roman" w:eastAsia="Times New Roman" w:hAnsi="Times New Roman" w:cs="David" w:hint="cs"/>
            <w:sz w:val="24"/>
            <w:szCs w:val="24"/>
            <w:rtl/>
            <w:lang w:eastAsia="he-IL"/>
          </w:rPr>
          <w:t>יהיה פיצול היתרים בהפרש של למעלה מחודש בין הי</w:t>
        </w:r>
      </w:ins>
      <w:ins w:id="95" w:author="מרול אטמן" w:date="2024-05-19T10:26:00Z">
        <w:r>
          <w:rPr>
            <w:rFonts w:ascii="Times New Roman" w:eastAsia="Times New Roman" w:hAnsi="Times New Roman" w:cs="David" w:hint="cs"/>
            <w:sz w:val="24"/>
            <w:szCs w:val="24"/>
            <w:rtl/>
            <w:lang w:eastAsia="he-IL"/>
          </w:rPr>
          <w:t>ת</w:t>
        </w:r>
      </w:ins>
      <w:ins w:id="96" w:author="מרול אטמן" w:date="2024-05-19T10:24:00Z">
        <w:r w:rsidR="0010698C">
          <w:rPr>
            <w:rFonts w:ascii="Times New Roman" w:eastAsia="Times New Roman" w:hAnsi="Times New Roman" w:cs="David" w:hint="cs"/>
            <w:sz w:val="24"/>
            <w:szCs w:val="24"/>
            <w:rtl/>
            <w:lang w:eastAsia="he-IL"/>
          </w:rPr>
          <w:t>ר להיתר, תשולם תוספת של 1,500 ₪ החל מההיתר השלישי.</w:t>
        </w:r>
      </w:ins>
    </w:p>
    <w:p w14:paraId="7281BF13" w14:textId="38273227" w:rsidR="00217E81" w:rsidRPr="00217E81" w:rsidRDefault="007B0BF9">
      <w:pPr>
        <w:widowControl w:val="0"/>
        <w:spacing w:before="0" w:beforeAutospacing="0" w:after="0" w:afterAutospacing="0" w:line="240" w:lineRule="auto"/>
        <w:ind w:left="2153" w:hanging="765"/>
        <w:jc w:val="both"/>
        <w:rPr>
          <w:rFonts w:ascii="Times New Roman" w:eastAsia="Times New Roman" w:hAnsi="Times New Roman" w:cs="David"/>
          <w:sz w:val="24"/>
          <w:szCs w:val="24"/>
          <w:rtl/>
          <w:lang w:eastAsia="he-IL"/>
        </w:rPr>
        <w:pPrChange w:id="97" w:author="מרול אטמן" w:date="2024-05-19T10:26:00Z">
          <w:pPr>
            <w:widowControl w:val="0"/>
            <w:spacing w:before="0" w:beforeAutospacing="0" w:after="0" w:afterAutospacing="0" w:line="276" w:lineRule="auto"/>
            <w:ind w:left="1388" w:hanging="709"/>
            <w:jc w:val="both"/>
          </w:pPr>
        </w:pPrChange>
      </w:pPr>
      <w:ins w:id="98" w:author="מרול אטמן" w:date="2024-05-19T10:26:00Z">
        <w:r>
          <w:rPr>
            <w:rFonts w:ascii="Times New Roman" w:eastAsia="Times New Roman" w:hAnsi="Times New Roman" w:cs="David" w:hint="cs"/>
            <w:sz w:val="24"/>
            <w:szCs w:val="24"/>
            <w:rtl/>
            <w:lang w:eastAsia="he-IL"/>
          </w:rPr>
          <w:t>ג.</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במידה ויידרש עדכון אישור פיקוד העורף לקבלת אישור אכלוס, </w:t>
        </w:r>
      </w:ins>
      <w:ins w:id="99" w:author="מרול אטמן" w:date="2024-05-19T10:27:00Z">
        <w:r>
          <w:rPr>
            <w:rFonts w:ascii="Times New Roman" w:eastAsia="Times New Roman" w:hAnsi="Times New Roman" w:cs="David" w:hint="cs"/>
            <w:sz w:val="24"/>
            <w:szCs w:val="24"/>
            <w:rtl/>
            <w:lang w:eastAsia="he-IL"/>
          </w:rPr>
          <w:t>תשולם תוספת שכר שתסוכם מראש ובכתב.</w:t>
        </w:r>
      </w:ins>
      <w:r w:rsidR="00217E81" w:rsidRPr="00217E81">
        <w:rPr>
          <w:rFonts w:ascii="Times New Roman" w:eastAsia="Times New Roman" w:hAnsi="Times New Roman" w:cs="David" w:hint="cs"/>
          <w:sz w:val="24"/>
          <w:szCs w:val="24"/>
          <w:rtl/>
          <w:lang w:eastAsia="he-IL"/>
        </w:rPr>
        <w:tab/>
      </w:r>
      <w:r w:rsidR="00217E81" w:rsidRPr="00217E81">
        <w:rPr>
          <w:rFonts w:ascii="Times New Roman" w:eastAsia="Times New Roman" w:hAnsi="Times New Roman" w:cs="David" w:hint="cs"/>
          <w:sz w:val="24"/>
          <w:szCs w:val="24"/>
          <w:rtl/>
          <w:lang w:eastAsia="he-IL"/>
        </w:rPr>
        <w:tab/>
      </w:r>
      <w:r w:rsidR="00217E81" w:rsidRPr="00217E81">
        <w:rPr>
          <w:rFonts w:ascii="Times New Roman" w:eastAsia="Times New Roman" w:hAnsi="Times New Roman" w:cs="David" w:hint="cs"/>
          <w:sz w:val="24"/>
          <w:szCs w:val="24"/>
          <w:rtl/>
          <w:lang w:eastAsia="he-IL"/>
        </w:rPr>
        <w:tab/>
      </w:r>
    </w:p>
    <w:p w14:paraId="768C1FA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8A65AB2" w14:textId="316F4C4C"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21564">
            <w:rPr>
              <w:rFonts w:ascii="Times New Roman" w:eastAsia="Times New Roman" w:hAnsi="Times New Roman" w:cs="David"/>
              <w:color w:val="008000"/>
              <w:sz w:val="24"/>
              <w:szCs w:val="24"/>
              <w:rtl/>
            </w:rPr>
            <w:t>מדד נומינלי</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20F25E92"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0D22BCEA"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08B6277E"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F15AF04"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0DE806A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19549C4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5DFBEE3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EE841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6D4DD3C5"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DC22AF8"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CF7566A"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4F7D78C7" w14:textId="77777777" w:rsidTr="00217E81">
        <w:tc>
          <w:tcPr>
            <w:tcW w:w="1586" w:type="dxa"/>
            <w:vAlign w:val="bottom"/>
          </w:tcPr>
          <w:p w14:paraId="37BB170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F6FE8A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233BFD9F"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4FA56390" w14:textId="77777777" w:rsidTr="00217E81">
        <w:trPr>
          <w:trHeight w:val="340"/>
        </w:trPr>
        <w:tc>
          <w:tcPr>
            <w:tcW w:w="1586" w:type="dxa"/>
          </w:tcPr>
          <w:p w14:paraId="1B8F5717" w14:textId="1140E26D"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del w:id="100" w:author="מרול אטמן" w:date="2024-05-19T10:29:00Z">
              <w:r w:rsidRPr="00217E81" w:rsidDel="001A49FA">
                <w:rPr>
                  <w:rFonts w:ascii="Times New Roman" w:eastAsia="Times New Roman" w:hAnsi="Times New Roman" w:cs="David" w:hint="cs"/>
                  <w:sz w:val="24"/>
                  <w:szCs w:val="24"/>
                  <w:rtl/>
                  <w:lang w:eastAsia="he-IL"/>
                </w:rPr>
                <w:delText>20%</w:delText>
              </w:r>
            </w:del>
            <w:ins w:id="101" w:author="מרול אטמן" w:date="2024-05-19T10:29:00Z">
              <w:r w:rsidR="001A49FA">
                <w:rPr>
                  <w:rFonts w:ascii="Times New Roman" w:eastAsia="Times New Roman" w:hAnsi="Times New Roman" w:cs="David" w:hint="cs"/>
                  <w:sz w:val="24"/>
                  <w:szCs w:val="24"/>
                  <w:rtl/>
                  <w:lang w:eastAsia="he-IL"/>
                </w:rPr>
                <w:t>30%</w:t>
              </w:r>
            </w:ins>
          </w:p>
        </w:tc>
        <w:tc>
          <w:tcPr>
            <w:tcW w:w="6117" w:type="dxa"/>
          </w:tcPr>
          <w:p w14:paraId="650CDD4D"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3992CBE8"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043527BE" w14:textId="77777777" w:rsidTr="00217E81">
        <w:trPr>
          <w:trHeight w:val="340"/>
        </w:trPr>
        <w:tc>
          <w:tcPr>
            <w:tcW w:w="1586" w:type="dxa"/>
          </w:tcPr>
          <w:p w14:paraId="16E974D0" w14:textId="3C58D061"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102" w:author="מרול אטמן" w:date="2024-05-19T10:30:00Z">
              <w:r w:rsidRPr="00217E81" w:rsidDel="001A49FA">
                <w:rPr>
                  <w:rFonts w:ascii="Times New Roman" w:eastAsia="Times New Roman" w:hAnsi="Times New Roman" w:cs="David" w:hint="cs"/>
                  <w:sz w:val="24"/>
                  <w:szCs w:val="24"/>
                  <w:rtl/>
                  <w:lang w:eastAsia="he-IL"/>
                </w:rPr>
                <w:delText>20%</w:delText>
              </w:r>
            </w:del>
            <w:ins w:id="103" w:author="מרול אטמן" w:date="2024-06-23T12:22:00Z">
              <w:r w:rsidR="00E531A0">
                <w:rPr>
                  <w:rFonts w:ascii="Times New Roman" w:eastAsia="Times New Roman" w:hAnsi="Times New Roman" w:cs="David" w:hint="cs"/>
                  <w:sz w:val="24"/>
                  <w:szCs w:val="24"/>
                  <w:rtl/>
                  <w:lang w:eastAsia="he-IL"/>
                </w:rPr>
                <w:t>6</w:t>
              </w:r>
            </w:ins>
            <w:ins w:id="104" w:author="מרול אטמן" w:date="2024-05-19T10:30:00Z">
              <w:r w:rsidR="001A49FA">
                <w:rPr>
                  <w:rFonts w:ascii="Times New Roman" w:eastAsia="Times New Roman" w:hAnsi="Times New Roman" w:cs="David" w:hint="cs"/>
                  <w:sz w:val="24"/>
                  <w:szCs w:val="24"/>
                  <w:rtl/>
                  <w:lang w:eastAsia="he-IL"/>
                </w:rPr>
                <w:t>0%</w:t>
              </w:r>
            </w:ins>
          </w:p>
        </w:tc>
        <w:tc>
          <w:tcPr>
            <w:tcW w:w="6117" w:type="dxa"/>
          </w:tcPr>
          <w:p w14:paraId="15331FD0" w14:textId="7B607D7B"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w:t>
            </w:r>
            <w:del w:id="105" w:author="מרול אטמן" w:date="2024-05-19T10:30:00Z">
              <w:r w:rsidRPr="00217E81" w:rsidDel="001A49FA">
                <w:rPr>
                  <w:rFonts w:ascii="Times New Roman" w:eastAsia="Times New Roman" w:hAnsi="Times New Roman" w:cs="David"/>
                  <w:sz w:val="24"/>
                  <w:szCs w:val="24"/>
                  <w:rtl/>
                  <w:lang w:eastAsia="he-IL"/>
                </w:rPr>
                <w:delText>גמר הי</w:delText>
              </w:r>
              <w:r w:rsidRPr="00217E81" w:rsidDel="001A49FA">
                <w:rPr>
                  <w:rFonts w:ascii="Times New Roman" w:eastAsia="Times New Roman" w:hAnsi="Times New Roman" w:cs="David" w:hint="cs"/>
                  <w:sz w:val="24"/>
                  <w:szCs w:val="24"/>
                  <w:rtl/>
                  <w:lang w:eastAsia="he-IL"/>
                </w:rPr>
                <w:delText>י</w:delText>
              </w:r>
              <w:r w:rsidRPr="00217E81" w:rsidDel="001A49FA">
                <w:rPr>
                  <w:rFonts w:ascii="Times New Roman" w:eastAsia="Times New Roman" w:hAnsi="Times New Roman" w:cs="David"/>
                  <w:sz w:val="24"/>
                  <w:szCs w:val="24"/>
                  <w:rtl/>
                  <w:lang w:eastAsia="he-IL"/>
                </w:rPr>
                <w:delText>עוץ הסופי</w:delText>
              </w:r>
            </w:del>
            <w:ins w:id="106" w:author="מרול אטמן" w:date="2024-05-19T10:30:00Z">
              <w:r w:rsidR="001A49FA">
                <w:rPr>
                  <w:rFonts w:ascii="Times New Roman" w:eastAsia="Times New Roman" w:hAnsi="Times New Roman" w:cs="David" w:hint="cs"/>
                  <w:sz w:val="24"/>
                  <w:szCs w:val="24"/>
                  <w:rtl/>
                  <w:lang w:eastAsia="he-IL"/>
                </w:rPr>
                <w:t>קבלת אישור פיקוד העורף לבקשות להיתרים</w:t>
              </w:r>
            </w:ins>
          </w:p>
        </w:tc>
        <w:tc>
          <w:tcPr>
            <w:tcW w:w="1533" w:type="dxa"/>
          </w:tcPr>
          <w:p w14:paraId="655836A4"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5B98AF88" w14:textId="77777777" w:rsidTr="00217E81">
        <w:trPr>
          <w:trHeight w:val="340"/>
        </w:trPr>
        <w:tc>
          <w:tcPr>
            <w:tcW w:w="1586" w:type="dxa"/>
          </w:tcPr>
          <w:p w14:paraId="064268A9" w14:textId="686950C0"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107" w:author="מרול אטמן" w:date="2024-05-19T10:32:00Z">
              <w:r w:rsidRPr="00217E81" w:rsidDel="001A49FA">
                <w:rPr>
                  <w:rFonts w:ascii="Times New Roman" w:eastAsia="Times New Roman" w:hAnsi="Times New Roman" w:cs="David" w:hint="cs"/>
                  <w:sz w:val="24"/>
                  <w:szCs w:val="24"/>
                  <w:rtl/>
                  <w:lang w:eastAsia="he-IL"/>
                </w:rPr>
                <w:delText>25</w:delText>
              </w:r>
            </w:del>
            <w:ins w:id="108" w:author="מרול אטמן" w:date="2024-05-19T10:32:00Z">
              <w:r w:rsidR="001A49FA">
                <w:rPr>
                  <w:rFonts w:ascii="Times New Roman" w:eastAsia="Times New Roman" w:hAnsi="Times New Roman" w:cs="David" w:hint="cs"/>
                  <w:sz w:val="24"/>
                  <w:szCs w:val="24"/>
                  <w:rtl/>
                  <w:lang w:eastAsia="he-IL"/>
                </w:rPr>
                <w:t>10</w:t>
              </w:r>
            </w:ins>
            <w:r w:rsidRPr="00217E81">
              <w:rPr>
                <w:rFonts w:ascii="Times New Roman" w:eastAsia="Times New Roman" w:hAnsi="Times New Roman" w:cs="David" w:hint="cs"/>
                <w:sz w:val="24"/>
                <w:szCs w:val="24"/>
                <w:rtl/>
                <w:lang w:eastAsia="he-IL"/>
              </w:rPr>
              <w:t>%</w:t>
            </w:r>
          </w:p>
        </w:tc>
        <w:tc>
          <w:tcPr>
            <w:tcW w:w="6117" w:type="dxa"/>
          </w:tcPr>
          <w:p w14:paraId="3CB5DD8F" w14:textId="5040AD1C" w:rsidR="00217E81" w:rsidRPr="00217E81" w:rsidRDefault="001A49FA" w:rsidP="00217E81">
            <w:pPr>
              <w:widowControl w:val="0"/>
              <w:spacing w:before="0" w:beforeAutospacing="0" w:after="0" w:afterAutospacing="0" w:line="240" w:lineRule="auto"/>
              <w:ind w:left="397" w:right="360"/>
              <w:rPr>
                <w:rFonts w:ascii="Times New Roman" w:eastAsia="Times New Roman" w:hAnsi="Times New Roman" w:cs="David"/>
                <w:sz w:val="24"/>
                <w:szCs w:val="24"/>
              </w:rPr>
            </w:pPr>
            <w:ins w:id="109" w:author="מרול אטמן" w:date="2024-05-19T10:32:00Z">
              <w:r w:rsidRPr="00217E81">
                <w:rPr>
                  <w:rFonts w:ascii="Times New Roman" w:eastAsia="Times New Roman" w:hAnsi="Times New Roman" w:cs="David"/>
                  <w:sz w:val="24"/>
                  <w:szCs w:val="24"/>
                  <w:rtl/>
                  <w:lang w:eastAsia="he-IL"/>
                </w:rPr>
                <w:t>במהלך הפיקוח העליון</w:t>
              </w:r>
            </w:ins>
            <w:ins w:id="110" w:author="מרול אטמן" w:date="2024-06-23T12:22:00Z">
              <w:r w:rsidR="00E531A0">
                <w:rPr>
                  <w:rFonts w:ascii="Times New Roman" w:eastAsia="Times New Roman" w:hAnsi="Times New Roman" w:cs="David" w:hint="cs"/>
                  <w:sz w:val="24"/>
                  <w:szCs w:val="24"/>
                  <w:rtl/>
                  <w:lang w:eastAsia="he-IL"/>
                </w:rPr>
                <w:t xml:space="preserve"> ולאחר </w:t>
              </w:r>
            </w:ins>
            <w:ins w:id="111" w:author="מרול אטמן" w:date="2024-06-23T12:23:00Z">
              <w:r w:rsidR="00E531A0">
                <w:rPr>
                  <w:rFonts w:ascii="Times New Roman" w:eastAsia="Times New Roman" w:hAnsi="Times New Roman" w:cs="David" w:hint="cs"/>
                  <w:sz w:val="24"/>
                  <w:szCs w:val="24"/>
                  <w:rtl/>
                  <w:lang w:eastAsia="he-IL"/>
                </w:rPr>
                <w:t>קבלת אישור הרשויות ל</w:t>
              </w:r>
            </w:ins>
            <w:ins w:id="112" w:author="מרול אטמן" w:date="2024-06-23T12:22:00Z">
              <w:r w:rsidR="00E531A0">
                <w:rPr>
                  <w:rFonts w:ascii="Times New Roman" w:eastAsia="Times New Roman" w:hAnsi="Times New Roman" w:cs="David" w:hint="cs"/>
                  <w:sz w:val="24"/>
                  <w:szCs w:val="24"/>
                  <w:rtl/>
                  <w:lang w:eastAsia="he-IL"/>
                </w:rPr>
                <w:t>אכלוס</w:t>
              </w:r>
            </w:ins>
            <w:del w:id="113" w:author="מרול אטמן" w:date="2024-05-19T10:32:00Z">
              <w:r w:rsidR="00217E81" w:rsidRPr="00217E81" w:rsidDel="001A49FA">
                <w:rPr>
                  <w:rFonts w:ascii="Times New Roman" w:eastAsia="Times New Roman" w:hAnsi="Times New Roman" w:cs="David"/>
                  <w:sz w:val="24"/>
                  <w:szCs w:val="24"/>
                  <w:rtl/>
                  <w:lang w:eastAsia="he-IL"/>
                </w:rPr>
                <w:delText>לאחר גמר הי</w:delText>
              </w:r>
              <w:r w:rsidR="00217E81" w:rsidRPr="00217E81" w:rsidDel="001A49FA">
                <w:rPr>
                  <w:rFonts w:ascii="Times New Roman" w:eastAsia="Times New Roman" w:hAnsi="Times New Roman" w:cs="David" w:hint="cs"/>
                  <w:sz w:val="24"/>
                  <w:szCs w:val="24"/>
                  <w:rtl/>
                  <w:lang w:eastAsia="he-IL"/>
                </w:rPr>
                <w:delText>י</w:delText>
              </w:r>
              <w:r w:rsidR="00217E81" w:rsidRPr="00217E81" w:rsidDel="001A49FA">
                <w:rPr>
                  <w:rFonts w:ascii="Times New Roman" w:eastAsia="Times New Roman" w:hAnsi="Times New Roman" w:cs="David"/>
                  <w:sz w:val="24"/>
                  <w:szCs w:val="24"/>
                  <w:rtl/>
                  <w:lang w:eastAsia="he-IL"/>
                </w:rPr>
                <w:delText>עוץ בשלבי התכנון המפורט של המבנה</w:delText>
              </w:r>
            </w:del>
          </w:p>
        </w:tc>
        <w:tc>
          <w:tcPr>
            <w:tcW w:w="1533" w:type="dxa"/>
          </w:tcPr>
          <w:p w14:paraId="28017956"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3B678A4C" w14:textId="77777777" w:rsidTr="00217E81">
        <w:trPr>
          <w:trHeight w:val="340"/>
        </w:trPr>
        <w:tc>
          <w:tcPr>
            <w:tcW w:w="1586" w:type="dxa"/>
          </w:tcPr>
          <w:p w14:paraId="0B92E5B4" w14:textId="18CCB326"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114" w:author="מרול אטמן" w:date="2024-05-19T10:33:00Z">
              <w:r w:rsidRPr="00217E81" w:rsidDel="001A49FA">
                <w:rPr>
                  <w:rFonts w:ascii="Times New Roman" w:eastAsia="Times New Roman" w:hAnsi="Times New Roman" w:cs="David" w:hint="cs"/>
                  <w:sz w:val="24"/>
                  <w:szCs w:val="24"/>
                  <w:rtl/>
                  <w:lang w:eastAsia="he-IL"/>
                </w:rPr>
                <w:delText>15</w:delText>
              </w:r>
            </w:del>
            <w:del w:id="115" w:author="מרול אטמן" w:date="2024-06-23T12:23:00Z">
              <w:r w:rsidRPr="00217E81" w:rsidDel="00E531A0">
                <w:rPr>
                  <w:rFonts w:ascii="Times New Roman" w:eastAsia="Times New Roman" w:hAnsi="Times New Roman" w:cs="David" w:hint="cs"/>
                  <w:sz w:val="24"/>
                  <w:szCs w:val="24"/>
                  <w:rtl/>
                  <w:lang w:eastAsia="he-IL"/>
                </w:rPr>
                <w:delText>%</w:delText>
              </w:r>
            </w:del>
          </w:p>
        </w:tc>
        <w:tc>
          <w:tcPr>
            <w:tcW w:w="6117" w:type="dxa"/>
          </w:tcPr>
          <w:p w14:paraId="1D82D015" w14:textId="0FF5F461"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del w:id="116" w:author="מרול אטמן" w:date="2024-05-19T10:32:00Z">
              <w:r w:rsidRPr="00217E81" w:rsidDel="001A49FA">
                <w:rPr>
                  <w:rFonts w:ascii="Times New Roman" w:eastAsia="Times New Roman" w:hAnsi="Times New Roman" w:cs="David"/>
                  <w:sz w:val="24"/>
                  <w:szCs w:val="24"/>
                  <w:rtl/>
                  <w:lang w:eastAsia="he-IL"/>
                </w:rPr>
                <w:delText>במהלך הפיקוח העליון</w:delText>
              </w:r>
            </w:del>
          </w:p>
        </w:tc>
        <w:tc>
          <w:tcPr>
            <w:tcW w:w="1533" w:type="dxa"/>
          </w:tcPr>
          <w:p w14:paraId="3E75771E" w14:textId="2F735223"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del w:id="117" w:author="מרול אטמן" w:date="2024-06-23T12:23:00Z">
              <w:r w:rsidRPr="00217E81" w:rsidDel="00E531A0">
                <w:rPr>
                  <w:rFonts w:ascii="Times New Roman" w:eastAsia="Times New Roman" w:hAnsi="Times New Roman" w:cs="David"/>
                  <w:sz w:val="24"/>
                  <w:szCs w:val="24"/>
                  <w:rtl/>
                </w:rPr>
                <w:delText>1.</w:delText>
              </w:r>
              <w:r w:rsidRPr="00217E81" w:rsidDel="00E531A0">
                <w:rPr>
                  <w:rFonts w:ascii="Times New Roman" w:eastAsia="Times New Roman" w:hAnsi="Times New Roman" w:cs="David" w:hint="cs"/>
                  <w:sz w:val="24"/>
                  <w:szCs w:val="24"/>
                  <w:rtl/>
                </w:rPr>
                <w:delText>4</w:delText>
              </w:r>
            </w:del>
          </w:p>
        </w:tc>
      </w:tr>
      <w:tr w:rsidR="00217E81" w:rsidRPr="00217E81" w14:paraId="174AF682" w14:textId="77777777" w:rsidTr="00217E81">
        <w:trPr>
          <w:trHeight w:val="340"/>
        </w:trPr>
        <w:tc>
          <w:tcPr>
            <w:tcW w:w="1586" w:type="dxa"/>
          </w:tcPr>
          <w:p w14:paraId="0E315BA1" w14:textId="042D6425"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118" w:author="מרול אטמן" w:date="2024-05-19T10:33:00Z">
              <w:r w:rsidRPr="00217E81" w:rsidDel="001A49FA">
                <w:rPr>
                  <w:rFonts w:ascii="Times New Roman" w:eastAsia="Times New Roman" w:hAnsi="Times New Roman" w:cs="David" w:hint="cs"/>
                  <w:sz w:val="24"/>
                  <w:szCs w:val="24"/>
                  <w:rtl/>
                  <w:lang w:eastAsia="he-IL"/>
                </w:rPr>
                <w:delText>10%</w:delText>
              </w:r>
            </w:del>
          </w:p>
        </w:tc>
        <w:tc>
          <w:tcPr>
            <w:tcW w:w="6117" w:type="dxa"/>
          </w:tcPr>
          <w:p w14:paraId="1694F70C" w14:textId="20757D49" w:rsidR="00217E81" w:rsidRPr="00217E81" w:rsidRDefault="00217E81">
            <w:pPr>
              <w:widowControl w:val="0"/>
              <w:spacing w:before="0" w:beforeAutospacing="0" w:after="0" w:afterAutospacing="0" w:line="240" w:lineRule="auto"/>
              <w:ind w:right="360"/>
              <w:rPr>
                <w:rFonts w:ascii="Times New Roman" w:eastAsia="Times New Roman" w:hAnsi="Times New Roman" w:cs="David"/>
                <w:sz w:val="24"/>
                <w:szCs w:val="24"/>
              </w:rPr>
              <w:pPrChange w:id="119" w:author="מרול אטמן" w:date="2024-06-23T12:24:00Z">
                <w:pPr>
                  <w:widowControl w:val="0"/>
                  <w:spacing w:before="0" w:beforeAutospacing="0" w:after="0" w:afterAutospacing="0" w:line="240" w:lineRule="auto"/>
                  <w:ind w:left="397" w:right="360"/>
                </w:pPr>
              </w:pPrChange>
            </w:pPr>
            <w:del w:id="120" w:author="מרול אטמן" w:date="2024-05-19T10:33:00Z">
              <w:r w:rsidRPr="00217E81" w:rsidDel="001A49FA">
                <w:rPr>
                  <w:rFonts w:ascii="Times New Roman" w:eastAsia="Times New Roman" w:hAnsi="Times New Roman" w:cs="David"/>
                  <w:sz w:val="24"/>
                  <w:szCs w:val="24"/>
                  <w:rtl/>
                  <w:lang w:eastAsia="he-IL"/>
                </w:rPr>
                <w:delText xml:space="preserve">לאחר השתתפות בסיורי בקורת של גורמי </w:delText>
              </w:r>
              <w:r w:rsidRPr="00217E81" w:rsidDel="001A49FA">
                <w:rPr>
                  <w:rFonts w:ascii="Times New Roman" w:eastAsia="Times New Roman" w:hAnsi="Times New Roman" w:cs="David" w:hint="cs"/>
                  <w:sz w:val="24"/>
                  <w:szCs w:val="24"/>
                  <w:rtl/>
                  <w:lang w:eastAsia="he-IL"/>
                </w:rPr>
                <w:delText>פיקוד העורף</w:delText>
              </w:r>
              <w:r w:rsidRPr="00217E81" w:rsidDel="001A49FA">
                <w:rPr>
                  <w:rFonts w:ascii="Times New Roman" w:eastAsia="Times New Roman" w:hAnsi="Times New Roman" w:cs="David"/>
                  <w:sz w:val="24"/>
                  <w:szCs w:val="24"/>
                  <w:rtl/>
                  <w:lang w:eastAsia="he-IL"/>
                </w:rPr>
                <w:delText xml:space="preserve"> ו/או </w:delText>
              </w:r>
            </w:del>
          </w:p>
        </w:tc>
        <w:tc>
          <w:tcPr>
            <w:tcW w:w="1533" w:type="dxa"/>
          </w:tcPr>
          <w:p w14:paraId="6BD64CBE" w14:textId="4A8A9BBC"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del w:id="121" w:author="מרול אטמן" w:date="2024-05-19T10:33:00Z">
              <w:r w:rsidRPr="00217E81" w:rsidDel="001A49FA">
                <w:rPr>
                  <w:rFonts w:ascii="Times New Roman" w:eastAsia="Times New Roman" w:hAnsi="Times New Roman" w:cs="David"/>
                  <w:sz w:val="24"/>
                  <w:szCs w:val="24"/>
                  <w:rtl/>
                </w:rPr>
                <w:delText>1.</w:delText>
              </w:r>
              <w:r w:rsidRPr="00217E81" w:rsidDel="001A49FA">
                <w:rPr>
                  <w:rFonts w:ascii="Times New Roman" w:eastAsia="Times New Roman" w:hAnsi="Times New Roman" w:cs="David" w:hint="cs"/>
                  <w:sz w:val="24"/>
                  <w:szCs w:val="24"/>
                  <w:rtl/>
                </w:rPr>
                <w:delText>5</w:delText>
              </w:r>
            </w:del>
          </w:p>
        </w:tc>
      </w:tr>
      <w:tr w:rsidR="00217E81" w:rsidRPr="00217E81" w:rsidDel="006B5C5C" w14:paraId="741E5BF6" w14:textId="0ACA6AAE" w:rsidTr="00217E81">
        <w:trPr>
          <w:trHeight w:val="340"/>
          <w:del w:id="122" w:author="מרול אטמן" w:date="2024-05-19T10:37:00Z"/>
        </w:trPr>
        <w:tc>
          <w:tcPr>
            <w:tcW w:w="1586" w:type="dxa"/>
          </w:tcPr>
          <w:p w14:paraId="31DF98D8" w14:textId="47149ED0" w:rsidR="00217E81" w:rsidRPr="00217E81" w:rsidDel="006B5C5C" w:rsidRDefault="00217E81" w:rsidP="00217E81">
            <w:pPr>
              <w:widowControl w:val="0"/>
              <w:spacing w:before="0" w:beforeAutospacing="0" w:after="0" w:afterAutospacing="0" w:line="240" w:lineRule="auto"/>
              <w:ind w:right="360"/>
              <w:jc w:val="center"/>
              <w:rPr>
                <w:del w:id="123" w:author="מרול אטמן" w:date="2024-05-19T10:37:00Z"/>
                <w:rFonts w:ascii="Times New Roman" w:eastAsia="Times New Roman" w:hAnsi="Times New Roman" w:cs="David"/>
                <w:sz w:val="24"/>
                <w:szCs w:val="24"/>
              </w:rPr>
            </w:pPr>
          </w:p>
        </w:tc>
        <w:tc>
          <w:tcPr>
            <w:tcW w:w="6117" w:type="dxa"/>
          </w:tcPr>
          <w:p w14:paraId="69F7521C" w14:textId="7D1D6554" w:rsidR="00217E81" w:rsidRPr="00217E81" w:rsidDel="006B5C5C" w:rsidRDefault="00217E81" w:rsidP="00217E81">
            <w:pPr>
              <w:widowControl w:val="0"/>
              <w:spacing w:before="0" w:beforeAutospacing="0" w:after="0" w:afterAutospacing="0" w:line="240" w:lineRule="auto"/>
              <w:ind w:left="397" w:right="360"/>
              <w:rPr>
                <w:del w:id="124" w:author="מרול אטמן" w:date="2024-05-19T10:37:00Z"/>
                <w:rFonts w:ascii="Times New Roman" w:eastAsia="Times New Roman" w:hAnsi="Times New Roman" w:cs="David"/>
                <w:sz w:val="24"/>
                <w:szCs w:val="24"/>
              </w:rPr>
            </w:pPr>
            <w:del w:id="125" w:author="מרול אטמן" w:date="2024-05-19T10:33:00Z">
              <w:r w:rsidRPr="00217E81" w:rsidDel="001A49FA">
                <w:rPr>
                  <w:rFonts w:ascii="Times New Roman" w:eastAsia="Times New Roman" w:hAnsi="Times New Roman" w:cs="David"/>
                  <w:sz w:val="24"/>
                  <w:szCs w:val="24"/>
                  <w:rtl/>
                  <w:lang w:eastAsia="he-IL"/>
                </w:rPr>
                <w:delText>רשויות אחרות למתן אישור אכלוס, והסדרת אישור זה</w:delText>
              </w:r>
            </w:del>
          </w:p>
        </w:tc>
        <w:tc>
          <w:tcPr>
            <w:tcW w:w="1533" w:type="dxa"/>
          </w:tcPr>
          <w:p w14:paraId="5015EC7D" w14:textId="6BC54A90" w:rsidR="00217E81" w:rsidRPr="00217E81" w:rsidDel="006B5C5C" w:rsidRDefault="00217E81" w:rsidP="00217E81">
            <w:pPr>
              <w:widowControl w:val="0"/>
              <w:spacing w:before="0" w:beforeAutospacing="0" w:after="0" w:afterAutospacing="0" w:line="240" w:lineRule="auto"/>
              <w:jc w:val="right"/>
              <w:rPr>
                <w:del w:id="126" w:author="מרול אטמן" w:date="2024-05-19T10:37:00Z"/>
                <w:rFonts w:ascii="Times New Roman" w:eastAsia="Times New Roman" w:hAnsi="Times New Roman" w:cs="David"/>
                <w:sz w:val="24"/>
                <w:szCs w:val="24"/>
              </w:rPr>
            </w:pPr>
          </w:p>
        </w:tc>
      </w:tr>
      <w:tr w:rsidR="00217E81" w:rsidRPr="00217E81" w:rsidDel="006B5C5C" w14:paraId="09E41B9C" w14:textId="43D5905D" w:rsidTr="00217E81">
        <w:trPr>
          <w:trHeight w:val="340"/>
          <w:del w:id="127" w:author="מרול אטמן" w:date="2024-05-19T10:37:00Z"/>
        </w:trPr>
        <w:tc>
          <w:tcPr>
            <w:tcW w:w="1586" w:type="dxa"/>
          </w:tcPr>
          <w:p w14:paraId="4BBAE36E" w14:textId="126B4C23" w:rsidR="00217E81" w:rsidRPr="00217E81" w:rsidDel="006B5C5C" w:rsidRDefault="00217E81" w:rsidP="00217E81">
            <w:pPr>
              <w:widowControl w:val="0"/>
              <w:spacing w:before="0" w:beforeAutospacing="0" w:after="0" w:afterAutospacing="0" w:line="240" w:lineRule="auto"/>
              <w:ind w:right="360"/>
              <w:jc w:val="center"/>
              <w:rPr>
                <w:del w:id="128" w:author="מרול אטמן" w:date="2024-05-19T10:37:00Z"/>
                <w:rFonts w:ascii="Times New Roman" w:eastAsia="Times New Roman" w:hAnsi="Times New Roman" w:cs="David"/>
                <w:sz w:val="24"/>
                <w:szCs w:val="24"/>
              </w:rPr>
            </w:pPr>
            <w:del w:id="129" w:author="מרול אטמן" w:date="2024-05-19T10:33:00Z">
              <w:r w:rsidRPr="00217E81" w:rsidDel="001A49FA">
                <w:rPr>
                  <w:rFonts w:ascii="Times New Roman" w:eastAsia="Times New Roman" w:hAnsi="Times New Roman" w:cs="David" w:hint="cs"/>
                  <w:sz w:val="24"/>
                  <w:szCs w:val="24"/>
                  <w:rtl/>
                  <w:lang w:eastAsia="he-IL"/>
                </w:rPr>
                <w:delText>5%</w:delText>
              </w:r>
            </w:del>
          </w:p>
        </w:tc>
        <w:tc>
          <w:tcPr>
            <w:tcW w:w="6117" w:type="dxa"/>
          </w:tcPr>
          <w:p w14:paraId="5BB3BE90" w14:textId="395493A9" w:rsidR="00217E81" w:rsidRPr="00217E81" w:rsidDel="006B5C5C" w:rsidRDefault="00217E81" w:rsidP="00217E81">
            <w:pPr>
              <w:widowControl w:val="0"/>
              <w:spacing w:before="0" w:beforeAutospacing="0" w:after="0" w:afterAutospacing="0" w:line="240" w:lineRule="auto"/>
              <w:ind w:left="397" w:right="360"/>
              <w:rPr>
                <w:del w:id="130" w:author="מרול אטמן" w:date="2024-05-19T10:37:00Z"/>
                <w:rFonts w:ascii="Times New Roman" w:eastAsia="Times New Roman" w:hAnsi="Times New Roman" w:cs="David"/>
                <w:sz w:val="24"/>
                <w:szCs w:val="24"/>
              </w:rPr>
            </w:pPr>
            <w:del w:id="131" w:author="מרול אטמן" w:date="2024-05-19T10:33:00Z">
              <w:r w:rsidRPr="00217E81" w:rsidDel="001A49FA">
                <w:rPr>
                  <w:rFonts w:ascii="Times New Roman" w:eastAsia="Times New Roman" w:hAnsi="Times New Roman" w:cs="David"/>
                  <w:sz w:val="24"/>
                  <w:szCs w:val="24"/>
                  <w:rtl/>
                  <w:lang w:eastAsia="he-IL"/>
                </w:rPr>
                <w:delText>לאחר סיום התחייבויות המתכנן לפי הסכם זה, השתתפות</w:delText>
              </w:r>
            </w:del>
          </w:p>
        </w:tc>
        <w:tc>
          <w:tcPr>
            <w:tcW w:w="1533" w:type="dxa"/>
          </w:tcPr>
          <w:p w14:paraId="19A27EB8" w14:textId="7CB19607" w:rsidR="00217E81" w:rsidRPr="00217E81" w:rsidDel="006B5C5C" w:rsidRDefault="00217E81" w:rsidP="00217E81">
            <w:pPr>
              <w:widowControl w:val="0"/>
              <w:spacing w:before="0" w:beforeAutospacing="0" w:after="0" w:afterAutospacing="0" w:line="240" w:lineRule="auto"/>
              <w:jc w:val="right"/>
              <w:rPr>
                <w:del w:id="132" w:author="מרול אטמן" w:date="2024-05-19T10:37:00Z"/>
                <w:rFonts w:ascii="Times New Roman" w:eastAsia="Times New Roman" w:hAnsi="Times New Roman" w:cs="David"/>
                <w:sz w:val="24"/>
                <w:szCs w:val="24"/>
              </w:rPr>
            </w:pPr>
            <w:del w:id="133" w:author="מרול אטמן" w:date="2024-05-19T10:33:00Z">
              <w:r w:rsidRPr="00217E81" w:rsidDel="001A49FA">
                <w:rPr>
                  <w:rFonts w:ascii="Times New Roman" w:eastAsia="Times New Roman" w:hAnsi="Times New Roman" w:cs="David"/>
                  <w:sz w:val="24"/>
                  <w:szCs w:val="24"/>
                  <w:rtl/>
                </w:rPr>
                <w:delText>1.</w:delText>
              </w:r>
              <w:r w:rsidRPr="00217E81" w:rsidDel="001A49FA">
                <w:rPr>
                  <w:rFonts w:ascii="Times New Roman" w:eastAsia="Times New Roman" w:hAnsi="Times New Roman" w:cs="David" w:hint="cs"/>
                  <w:sz w:val="24"/>
                  <w:szCs w:val="24"/>
                  <w:rtl/>
                </w:rPr>
                <w:delText>6</w:delText>
              </w:r>
            </w:del>
          </w:p>
        </w:tc>
      </w:tr>
      <w:tr w:rsidR="00217E81" w:rsidRPr="00217E81" w:rsidDel="006B5C5C" w14:paraId="1FE2FAEC" w14:textId="039AE675" w:rsidTr="00217E81">
        <w:trPr>
          <w:trHeight w:val="340"/>
          <w:del w:id="134" w:author="מרול אטמן" w:date="2024-05-19T10:37:00Z"/>
        </w:trPr>
        <w:tc>
          <w:tcPr>
            <w:tcW w:w="1586" w:type="dxa"/>
          </w:tcPr>
          <w:p w14:paraId="0F03DD15" w14:textId="73102982" w:rsidR="00217E81" w:rsidRPr="00217E81" w:rsidDel="006B5C5C" w:rsidRDefault="00217E81" w:rsidP="00217E81">
            <w:pPr>
              <w:widowControl w:val="0"/>
              <w:spacing w:before="0" w:beforeAutospacing="0" w:after="0" w:afterAutospacing="0" w:line="240" w:lineRule="auto"/>
              <w:ind w:right="360"/>
              <w:jc w:val="center"/>
              <w:rPr>
                <w:del w:id="135" w:author="מרול אטמן" w:date="2024-05-19T10:37:00Z"/>
                <w:rFonts w:ascii="Times New Roman" w:eastAsia="Times New Roman" w:hAnsi="Times New Roman" w:cs="David"/>
                <w:sz w:val="24"/>
                <w:szCs w:val="24"/>
              </w:rPr>
            </w:pPr>
          </w:p>
        </w:tc>
        <w:tc>
          <w:tcPr>
            <w:tcW w:w="6117" w:type="dxa"/>
          </w:tcPr>
          <w:p w14:paraId="224524F4" w14:textId="4E154561" w:rsidR="00217E81" w:rsidRPr="00217E81" w:rsidDel="006B5C5C" w:rsidRDefault="00217E81" w:rsidP="00217E81">
            <w:pPr>
              <w:widowControl w:val="0"/>
              <w:spacing w:before="0" w:beforeAutospacing="0" w:after="0" w:afterAutospacing="0" w:line="240" w:lineRule="auto"/>
              <w:ind w:left="397" w:right="360"/>
              <w:rPr>
                <w:del w:id="136" w:author="מרול אטמן" w:date="2024-05-19T10:37:00Z"/>
                <w:rFonts w:ascii="Times New Roman" w:eastAsia="Times New Roman" w:hAnsi="Times New Roman" w:cs="David"/>
                <w:sz w:val="24"/>
                <w:szCs w:val="24"/>
              </w:rPr>
            </w:pPr>
            <w:del w:id="137" w:author="מרול אטמן" w:date="2024-05-19T10:33:00Z">
              <w:r w:rsidRPr="00217E81" w:rsidDel="001A49FA">
                <w:rPr>
                  <w:rFonts w:ascii="Times New Roman" w:eastAsia="Times New Roman" w:hAnsi="Times New Roman" w:cs="David"/>
                  <w:sz w:val="24"/>
                  <w:szCs w:val="24"/>
                  <w:rtl/>
                  <w:lang w:eastAsia="he-IL"/>
                </w:rPr>
                <w:delText xml:space="preserve">בסיור ביקורת של גורמי </w:delText>
              </w:r>
              <w:r w:rsidRPr="00217E81" w:rsidDel="001A49FA">
                <w:rPr>
                  <w:rFonts w:ascii="Times New Roman" w:eastAsia="Times New Roman" w:hAnsi="Times New Roman" w:cs="David" w:hint="cs"/>
                  <w:sz w:val="24"/>
                  <w:szCs w:val="24"/>
                  <w:rtl/>
                  <w:lang w:eastAsia="he-IL"/>
                </w:rPr>
                <w:delText xml:space="preserve">פיקוד העורף </w:delText>
              </w:r>
              <w:r w:rsidRPr="00217E81" w:rsidDel="001A49FA">
                <w:rPr>
                  <w:rFonts w:ascii="Times New Roman" w:eastAsia="Times New Roman" w:hAnsi="Times New Roman" w:cs="David"/>
                  <w:sz w:val="24"/>
                  <w:szCs w:val="24"/>
                  <w:rtl/>
                  <w:lang w:eastAsia="he-IL"/>
                </w:rPr>
                <w:delText xml:space="preserve">ו/או רשויות אחרות </w:delText>
              </w:r>
            </w:del>
          </w:p>
        </w:tc>
        <w:tc>
          <w:tcPr>
            <w:tcW w:w="1533" w:type="dxa"/>
          </w:tcPr>
          <w:p w14:paraId="51A77291" w14:textId="21137C79" w:rsidR="00217E81" w:rsidRPr="00217E81" w:rsidDel="006B5C5C" w:rsidRDefault="00217E81" w:rsidP="00217E81">
            <w:pPr>
              <w:widowControl w:val="0"/>
              <w:spacing w:before="0" w:beforeAutospacing="0" w:after="0" w:afterAutospacing="0" w:line="240" w:lineRule="auto"/>
              <w:jc w:val="right"/>
              <w:rPr>
                <w:del w:id="138" w:author="מרול אטמן" w:date="2024-05-19T10:37:00Z"/>
                <w:rFonts w:ascii="Times New Roman" w:eastAsia="Times New Roman" w:hAnsi="Times New Roman" w:cs="David"/>
                <w:sz w:val="24"/>
                <w:szCs w:val="24"/>
              </w:rPr>
            </w:pPr>
          </w:p>
        </w:tc>
      </w:tr>
      <w:tr w:rsidR="00217E81" w:rsidRPr="00217E81" w:rsidDel="006B5C5C" w14:paraId="3164D2C1" w14:textId="6BF2610A" w:rsidTr="00217E81">
        <w:trPr>
          <w:trHeight w:val="340"/>
          <w:del w:id="139" w:author="מרול אטמן" w:date="2024-05-19T10:37:00Z"/>
        </w:trPr>
        <w:tc>
          <w:tcPr>
            <w:tcW w:w="1586" w:type="dxa"/>
          </w:tcPr>
          <w:p w14:paraId="61C0E5D5" w14:textId="6887C854" w:rsidR="00217E81" w:rsidRPr="00217E81" w:rsidDel="006B5C5C" w:rsidRDefault="00217E81" w:rsidP="00217E81">
            <w:pPr>
              <w:widowControl w:val="0"/>
              <w:spacing w:before="0" w:beforeAutospacing="0" w:after="0" w:afterAutospacing="0" w:line="240" w:lineRule="auto"/>
              <w:ind w:right="360"/>
              <w:jc w:val="center"/>
              <w:rPr>
                <w:del w:id="140" w:author="מרול אטמן" w:date="2024-05-19T10:37:00Z"/>
                <w:rFonts w:ascii="Times New Roman" w:eastAsia="Times New Roman" w:hAnsi="Times New Roman" w:cs="David"/>
                <w:sz w:val="24"/>
                <w:szCs w:val="24"/>
                <w:rtl/>
              </w:rPr>
            </w:pPr>
          </w:p>
        </w:tc>
        <w:tc>
          <w:tcPr>
            <w:tcW w:w="6117" w:type="dxa"/>
          </w:tcPr>
          <w:p w14:paraId="403DFBC3" w14:textId="3C1D36B3" w:rsidR="00217E81" w:rsidRPr="00217E81" w:rsidDel="006B5C5C" w:rsidRDefault="00217E81" w:rsidP="00217E81">
            <w:pPr>
              <w:widowControl w:val="0"/>
              <w:spacing w:before="0" w:beforeAutospacing="0" w:after="0" w:afterAutospacing="0" w:line="240" w:lineRule="auto"/>
              <w:ind w:left="397" w:right="360"/>
              <w:rPr>
                <w:del w:id="141" w:author="מרול אטמן" w:date="2024-05-19T10:37:00Z"/>
                <w:rFonts w:ascii="Times New Roman" w:eastAsia="Times New Roman" w:hAnsi="Times New Roman" w:cs="David"/>
                <w:sz w:val="24"/>
                <w:szCs w:val="24"/>
              </w:rPr>
            </w:pPr>
            <w:del w:id="142" w:author="מרול אטמן" w:date="2024-05-19T10:33:00Z">
              <w:r w:rsidRPr="00217E81" w:rsidDel="001A49FA">
                <w:rPr>
                  <w:rFonts w:ascii="Times New Roman" w:eastAsia="Times New Roman" w:hAnsi="Times New Roman" w:cs="David"/>
                  <w:sz w:val="24"/>
                  <w:szCs w:val="24"/>
                  <w:rtl/>
                  <w:lang w:eastAsia="he-IL"/>
                </w:rPr>
                <w:delText>למתן תעודת גמר, הסדרת אישו</w:delText>
              </w:r>
              <w:r w:rsidRPr="00217E81" w:rsidDel="001A49FA">
                <w:rPr>
                  <w:rFonts w:ascii="Times New Roman" w:eastAsia="Times New Roman" w:hAnsi="Times New Roman" w:cs="David" w:hint="cs"/>
                  <w:sz w:val="24"/>
                  <w:szCs w:val="24"/>
                  <w:rtl/>
                  <w:lang w:eastAsia="he-IL"/>
                </w:rPr>
                <w:delText>ר</w:delText>
              </w:r>
              <w:r w:rsidRPr="00217E81" w:rsidDel="001A49FA">
                <w:rPr>
                  <w:rFonts w:ascii="Times New Roman" w:eastAsia="Times New Roman" w:hAnsi="Times New Roman" w:cs="David"/>
                  <w:sz w:val="24"/>
                  <w:szCs w:val="24"/>
                  <w:rtl/>
                  <w:lang w:eastAsia="he-IL"/>
                </w:rPr>
                <w:delText xml:space="preserve"> זה ואישור המתכנן בכתב</w:delText>
              </w:r>
            </w:del>
          </w:p>
        </w:tc>
        <w:tc>
          <w:tcPr>
            <w:tcW w:w="1533" w:type="dxa"/>
          </w:tcPr>
          <w:p w14:paraId="24F04A73" w14:textId="47C8585A" w:rsidR="00217E81" w:rsidRPr="00217E81" w:rsidDel="006B5C5C" w:rsidRDefault="00217E81" w:rsidP="00217E81">
            <w:pPr>
              <w:widowControl w:val="0"/>
              <w:spacing w:before="0" w:beforeAutospacing="0" w:after="0" w:afterAutospacing="0" w:line="240" w:lineRule="auto"/>
              <w:jc w:val="right"/>
              <w:rPr>
                <w:del w:id="143" w:author="מרול אטמן" w:date="2024-05-19T10:37:00Z"/>
                <w:rFonts w:ascii="Times New Roman" w:eastAsia="Times New Roman" w:hAnsi="Times New Roman" w:cs="David"/>
                <w:sz w:val="24"/>
                <w:szCs w:val="24"/>
              </w:rPr>
            </w:pPr>
          </w:p>
        </w:tc>
      </w:tr>
      <w:tr w:rsidR="00217E81" w:rsidRPr="00217E81" w:rsidDel="006B5C5C" w14:paraId="69051F24" w14:textId="7FD5C193" w:rsidTr="00217E81">
        <w:trPr>
          <w:trHeight w:val="340"/>
          <w:del w:id="144" w:author="מרול אטמן" w:date="2024-05-19T10:37:00Z"/>
        </w:trPr>
        <w:tc>
          <w:tcPr>
            <w:tcW w:w="1586" w:type="dxa"/>
          </w:tcPr>
          <w:p w14:paraId="03F5F9B4" w14:textId="4C81AF7F" w:rsidR="00217E81" w:rsidRPr="00217E81" w:rsidDel="006B5C5C" w:rsidRDefault="00217E81" w:rsidP="00217E81">
            <w:pPr>
              <w:widowControl w:val="0"/>
              <w:spacing w:before="0" w:beforeAutospacing="0" w:after="0" w:afterAutospacing="0" w:line="240" w:lineRule="auto"/>
              <w:ind w:right="360"/>
              <w:jc w:val="center"/>
              <w:rPr>
                <w:del w:id="145" w:author="מרול אטמן" w:date="2024-05-19T10:37:00Z"/>
                <w:rFonts w:ascii="Times New Roman" w:eastAsia="Times New Roman" w:hAnsi="Times New Roman" w:cs="David"/>
                <w:sz w:val="24"/>
                <w:szCs w:val="24"/>
                <w:rtl/>
              </w:rPr>
            </w:pPr>
          </w:p>
        </w:tc>
        <w:tc>
          <w:tcPr>
            <w:tcW w:w="6117" w:type="dxa"/>
          </w:tcPr>
          <w:p w14:paraId="0E791BBA" w14:textId="26368683" w:rsidR="00217E81" w:rsidRPr="00217E81" w:rsidDel="006B5C5C" w:rsidRDefault="00217E81" w:rsidP="00217E81">
            <w:pPr>
              <w:widowControl w:val="0"/>
              <w:spacing w:before="0" w:beforeAutospacing="0" w:after="0" w:afterAutospacing="0" w:line="240" w:lineRule="auto"/>
              <w:ind w:left="397" w:right="360"/>
              <w:rPr>
                <w:del w:id="146" w:author="מרול אטמן" w:date="2024-05-19T10:37:00Z"/>
                <w:rFonts w:ascii="Times New Roman" w:eastAsia="Times New Roman" w:hAnsi="Times New Roman" w:cs="David"/>
                <w:sz w:val="24"/>
                <w:szCs w:val="24"/>
                <w:rtl/>
              </w:rPr>
            </w:pPr>
            <w:del w:id="147" w:author="מרול אטמן" w:date="2024-05-19T10:33:00Z">
              <w:r w:rsidRPr="00217E81" w:rsidDel="001A49FA">
                <w:rPr>
                  <w:rFonts w:ascii="Times New Roman" w:eastAsia="Times New Roman" w:hAnsi="Times New Roman" w:cs="David"/>
                  <w:sz w:val="24"/>
                  <w:szCs w:val="24"/>
                  <w:rtl/>
                  <w:lang w:eastAsia="he-IL"/>
                </w:rPr>
                <w:delText>לביצוע העבודות בהתאם לתכניותיו, הנחיותיו, תקנים</w:delText>
              </w:r>
              <w:r w:rsidRPr="00217E81" w:rsidDel="001A49FA">
                <w:rPr>
                  <w:rFonts w:ascii="Times New Roman" w:eastAsia="Times New Roman" w:hAnsi="Times New Roman" w:cs="David" w:hint="cs"/>
                  <w:sz w:val="24"/>
                  <w:szCs w:val="24"/>
                  <w:rtl/>
                </w:rPr>
                <w:delText xml:space="preserve"> רלוונטיים ולשביעות רצונו</w:delText>
              </w:r>
            </w:del>
          </w:p>
        </w:tc>
        <w:tc>
          <w:tcPr>
            <w:tcW w:w="1533" w:type="dxa"/>
          </w:tcPr>
          <w:p w14:paraId="57295DED" w14:textId="14D30E3C" w:rsidR="00217E81" w:rsidRPr="00217E81" w:rsidDel="006B5C5C" w:rsidRDefault="00217E81" w:rsidP="00217E81">
            <w:pPr>
              <w:widowControl w:val="0"/>
              <w:spacing w:before="0" w:beforeAutospacing="0" w:after="0" w:afterAutospacing="0" w:line="240" w:lineRule="auto"/>
              <w:jc w:val="right"/>
              <w:rPr>
                <w:del w:id="148" w:author="מרול אטמן" w:date="2024-05-19T10:37:00Z"/>
                <w:rFonts w:ascii="Times New Roman" w:eastAsia="Times New Roman" w:hAnsi="Times New Roman" w:cs="David"/>
                <w:sz w:val="24"/>
                <w:szCs w:val="24"/>
                <w:rtl/>
              </w:rPr>
            </w:pPr>
          </w:p>
        </w:tc>
      </w:tr>
      <w:tr w:rsidR="00217E81" w:rsidRPr="00217E81" w:rsidDel="006B5C5C" w14:paraId="1738C59F" w14:textId="01960C97" w:rsidTr="00217E81">
        <w:trPr>
          <w:trHeight w:val="340"/>
          <w:del w:id="149" w:author="מרול אטמן" w:date="2024-05-19T10:37:00Z"/>
        </w:trPr>
        <w:tc>
          <w:tcPr>
            <w:tcW w:w="1586" w:type="dxa"/>
          </w:tcPr>
          <w:p w14:paraId="0488A450" w14:textId="21343F49" w:rsidR="00217E81" w:rsidRPr="00217E81" w:rsidDel="001A49FA" w:rsidRDefault="00217E81" w:rsidP="00217E81">
            <w:pPr>
              <w:widowControl w:val="0"/>
              <w:spacing w:before="0" w:beforeAutospacing="0" w:after="0" w:afterAutospacing="0" w:line="240" w:lineRule="auto"/>
              <w:ind w:right="360"/>
              <w:jc w:val="center"/>
              <w:rPr>
                <w:del w:id="150" w:author="מרול אטמן" w:date="2024-05-19T10:33:00Z"/>
                <w:rFonts w:ascii="Times New Roman" w:eastAsia="Times New Roman" w:hAnsi="Times New Roman" w:cs="David"/>
                <w:sz w:val="14"/>
                <w:szCs w:val="14"/>
                <w:rtl/>
              </w:rPr>
            </w:pPr>
          </w:p>
          <w:p w14:paraId="09144AB0" w14:textId="467023EE" w:rsidR="00217E81" w:rsidRPr="00217E81" w:rsidDel="006B5C5C" w:rsidRDefault="00217E81" w:rsidP="00217E81">
            <w:pPr>
              <w:widowControl w:val="0"/>
              <w:spacing w:before="0" w:beforeAutospacing="0" w:after="0" w:afterAutospacing="0" w:line="240" w:lineRule="auto"/>
              <w:ind w:right="360"/>
              <w:jc w:val="center"/>
              <w:rPr>
                <w:del w:id="151" w:author="מרול אטמן" w:date="2024-05-19T10:37:00Z"/>
                <w:rFonts w:ascii="Times New Roman" w:eastAsia="Times New Roman" w:hAnsi="Times New Roman" w:cs="David"/>
                <w:sz w:val="24"/>
                <w:szCs w:val="24"/>
                <w:rtl/>
              </w:rPr>
            </w:pPr>
            <w:del w:id="152" w:author="מרול אטמן" w:date="2024-05-19T10:33:00Z">
              <w:r w:rsidRPr="00217E81" w:rsidDel="001A49FA">
                <w:rPr>
                  <w:rFonts w:ascii="Times New Roman" w:eastAsia="Times New Roman" w:hAnsi="Times New Roman" w:cs="David" w:hint="cs"/>
                  <w:sz w:val="24"/>
                  <w:szCs w:val="24"/>
                  <w:rtl/>
                </w:rPr>
                <w:delText>5%</w:delText>
              </w:r>
            </w:del>
          </w:p>
        </w:tc>
        <w:tc>
          <w:tcPr>
            <w:tcW w:w="6117" w:type="dxa"/>
          </w:tcPr>
          <w:p w14:paraId="6A81E933" w14:textId="5C89E76E" w:rsidR="00217E81" w:rsidRPr="00217E81" w:rsidDel="001A49FA" w:rsidRDefault="00217E81" w:rsidP="00217E81">
            <w:pPr>
              <w:widowControl w:val="0"/>
              <w:spacing w:before="0" w:beforeAutospacing="0" w:after="0" w:afterAutospacing="0" w:line="240" w:lineRule="auto"/>
              <w:ind w:left="397" w:right="360"/>
              <w:rPr>
                <w:del w:id="153" w:author="מרול אטמן" w:date="2024-05-19T10:33:00Z"/>
                <w:rFonts w:ascii="Times New Roman" w:eastAsia="Times New Roman" w:hAnsi="Times New Roman" w:cs="David"/>
                <w:sz w:val="14"/>
                <w:szCs w:val="14"/>
                <w:rtl/>
                <w:lang w:eastAsia="he-IL"/>
              </w:rPr>
            </w:pPr>
          </w:p>
          <w:p w14:paraId="14DC2A43" w14:textId="571F414B" w:rsidR="00217E81" w:rsidRPr="00217E81" w:rsidDel="006B5C5C" w:rsidRDefault="00217E81" w:rsidP="00217E81">
            <w:pPr>
              <w:widowControl w:val="0"/>
              <w:spacing w:before="0" w:beforeAutospacing="0" w:after="0" w:afterAutospacing="0" w:line="240" w:lineRule="auto"/>
              <w:ind w:left="397" w:right="360"/>
              <w:rPr>
                <w:del w:id="154" w:author="מרול אטמן" w:date="2024-05-19T10:37:00Z"/>
                <w:rFonts w:ascii="Times New Roman" w:eastAsia="Times New Roman" w:hAnsi="Times New Roman" w:cs="David"/>
                <w:sz w:val="24"/>
                <w:szCs w:val="24"/>
                <w:rtl/>
                <w:lang w:eastAsia="he-IL"/>
              </w:rPr>
            </w:pPr>
            <w:del w:id="155" w:author="מרול אטמן" w:date="2024-05-19T10:33:00Z">
              <w:r w:rsidRPr="00217E81" w:rsidDel="001A49FA">
                <w:rPr>
                  <w:rFonts w:ascii="Times New Roman" w:eastAsia="Times New Roman" w:hAnsi="Times New Roman" w:cs="David" w:hint="cs"/>
                  <w:sz w:val="24"/>
                  <w:szCs w:val="24"/>
                  <w:rtl/>
                  <w:lang w:eastAsia="he-IL"/>
                </w:rPr>
                <w:delText>בתום שנת הבדק</w:delText>
              </w:r>
            </w:del>
          </w:p>
        </w:tc>
        <w:tc>
          <w:tcPr>
            <w:tcW w:w="1533" w:type="dxa"/>
          </w:tcPr>
          <w:p w14:paraId="5D4E12EC" w14:textId="6518C04C" w:rsidR="00217E81" w:rsidRPr="00217E81" w:rsidDel="006B5C5C" w:rsidRDefault="00217E81" w:rsidP="00217E81">
            <w:pPr>
              <w:widowControl w:val="0"/>
              <w:spacing w:before="0" w:beforeAutospacing="0" w:after="0" w:afterAutospacing="0" w:line="240" w:lineRule="auto"/>
              <w:jc w:val="right"/>
              <w:rPr>
                <w:del w:id="156" w:author="מרול אטמן" w:date="2024-05-19T10:37:00Z"/>
                <w:rFonts w:ascii="Times New Roman" w:eastAsia="Times New Roman" w:hAnsi="Times New Roman" w:cs="David"/>
                <w:sz w:val="24"/>
                <w:szCs w:val="24"/>
                <w:rtl/>
              </w:rPr>
            </w:pPr>
            <w:del w:id="157" w:author="מרול אטמן" w:date="2024-05-19T10:33:00Z">
              <w:r w:rsidRPr="00217E81" w:rsidDel="001A49FA">
                <w:rPr>
                  <w:rFonts w:ascii="Times New Roman" w:eastAsia="Times New Roman" w:hAnsi="Times New Roman" w:cs="David"/>
                  <w:sz w:val="24"/>
                  <w:szCs w:val="24"/>
                  <w:rtl/>
                </w:rPr>
                <w:delText>1.</w:delText>
              </w:r>
              <w:r w:rsidRPr="00217E81" w:rsidDel="001A49FA">
                <w:rPr>
                  <w:rFonts w:ascii="Times New Roman" w:eastAsia="Times New Roman" w:hAnsi="Times New Roman" w:cs="David" w:hint="cs"/>
                  <w:sz w:val="24"/>
                  <w:szCs w:val="24"/>
                  <w:rtl/>
                </w:rPr>
                <w:delText>7</w:delText>
              </w:r>
            </w:del>
          </w:p>
        </w:tc>
      </w:tr>
      <w:tr w:rsidR="00217E81" w:rsidRPr="00217E81" w:rsidDel="006B5C5C" w14:paraId="155CCA82" w14:textId="3148FB14" w:rsidTr="00217E81">
        <w:trPr>
          <w:del w:id="158" w:author="מרול אטמן" w:date="2024-05-19T10:37:00Z"/>
        </w:trPr>
        <w:tc>
          <w:tcPr>
            <w:tcW w:w="1586" w:type="dxa"/>
          </w:tcPr>
          <w:p w14:paraId="78022F16" w14:textId="746D9C53" w:rsidR="00217E81" w:rsidRPr="00217E81" w:rsidDel="006B5C5C" w:rsidRDefault="00217E81" w:rsidP="00217E81">
            <w:pPr>
              <w:widowControl w:val="0"/>
              <w:spacing w:before="0" w:beforeAutospacing="0" w:after="0" w:afterAutospacing="0" w:line="240" w:lineRule="auto"/>
              <w:ind w:right="360"/>
              <w:rPr>
                <w:del w:id="159" w:author="מרול אטמן" w:date="2024-05-19T10:37:00Z"/>
                <w:rFonts w:ascii="Times New Roman" w:eastAsia="Times New Roman" w:hAnsi="Times New Roman" w:cs="David"/>
                <w:sz w:val="24"/>
                <w:szCs w:val="24"/>
              </w:rPr>
            </w:pPr>
          </w:p>
        </w:tc>
        <w:tc>
          <w:tcPr>
            <w:tcW w:w="6117" w:type="dxa"/>
          </w:tcPr>
          <w:p w14:paraId="06D56664" w14:textId="2C130115" w:rsidR="00217E81" w:rsidRPr="00217E81" w:rsidDel="006B5C5C" w:rsidRDefault="00217E81" w:rsidP="00217E81">
            <w:pPr>
              <w:widowControl w:val="0"/>
              <w:spacing w:before="0" w:beforeAutospacing="0" w:after="0" w:afterAutospacing="0" w:line="240" w:lineRule="auto"/>
              <w:ind w:right="360"/>
              <w:rPr>
                <w:del w:id="160" w:author="מרול אטמן" w:date="2024-05-19T10:37:00Z"/>
                <w:rFonts w:ascii="Times New Roman" w:eastAsia="Times New Roman" w:hAnsi="Times New Roman" w:cs="David"/>
                <w:sz w:val="24"/>
                <w:szCs w:val="24"/>
              </w:rPr>
            </w:pPr>
          </w:p>
        </w:tc>
        <w:tc>
          <w:tcPr>
            <w:tcW w:w="1533" w:type="dxa"/>
          </w:tcPr>
          <w:p w14:paraId="43C5C67F" w14:textId="701D5B6B" w:rsidR="00217E81" w:rsidRPr="00217E81" w:rsidDel="006B5C5C" w:rsidRDefault="00217E81" w:rsidP="00217E81">
            <w:pPr>
              <w:widowControl w:val="0"/>
              <w:spacing w:before="0" w:beforeAutospacing="0" w:after="0" w:afterAutospacing="0" w:line="240" w:lineRule="auto"/>
              <w:jc w:val="right"/>
              <w:rPr>
                <w:del w:id="161" w:author="מרול אטמן" w:date="2024-05-19T10:37:00Z"/>
                <w:rFonts w:ascii="Times New Roman" w:eastAsia="Times New Roman" w:hAnsi="Times New Roman" w:cs="David"/>
                <w:sz w:val="24"/>
                <w:szCs w:val="24"/>
              </w:rPr>
            </w:pPr>
          </w:p>
        </w:tc>
      </w:tr>
    </w:tbl>
    <w:p w14:paraId="23D1A4EF" w14:textId="77777777" w:rsidR="00217E81" w:rsidRPr="00217E81" w:rsidRDefault="00217E81">
      <w:pPr>
        <w:widowControl w:val="0"/>
        <w:spacing w:before="0" w:beforeAutospacing="0" w:after="0" w:afterAutospacing="0" w:line="240" w:lineRule="auto"/>
        <w:ind w:right="360"/>
        <w:rPr>
          <w:rFonts w:ascii="Times New Roman" w:eastAsia="Times New Roman" w:hAnsi="Times New Roman" w:cs="David"/>
          <w:color w:val="008000"/>
          <w:sz w:val="24"/>
          <w:szCs w:val="24"/>
          <w:rtl/>
          <w:lang w:eastAsia="he-IL"/>
        </w:rPr>
        <w:pPrChange w:id="162" w:author="מרול אטמן" w:date="2024-06-23T12:24:00Z">
          <w:pPr>
            <w:widowControl w:val="0"/>
            <w:spacing w:before="0" w:beforeAutospacing="0" w:after="0" w:afterAutospacing="0" w:line="240" w:lineRule="auto"/>
            <w:ind w:left="720" w:right="360"/>
          </w:pPr>
        </w:pPrChange>
      </w:pPr>
    </w:p>
    <w:p w14:paraId="3CB13825"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75C3BCA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2A45DC"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7DC7036D"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6DB6C33"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3AD2C741"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4332E394"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12516BE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8A4325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2E2AFAE9"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1E879F0"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E9AB5F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044A7E4"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t>נספח "ו''</w:t>
      </w:r>
    </w:p>
    <w:p w14:paraId="44E9AEC5" w14:textId="5244D3EC"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10-09T00:00:00Z">
            <w:dateFormat w:val="dd/MM/yyyy"/>
            <w:lid w:val="he-IL"/>
            <w:storeMappedDataAs w:val="dateTime"/>
            <w:calendar w:val="gregorian"/>
          </w:date>
        </w:sdtPr>
        <w:sdtEndPr>
          <w:rPr>
            <w:rFonts w:hint="cs"/>
          </w:rPr>
        </w:sdtEndPr>
        <w:sdtContent>
          <w:ins w:id="163" w:author="Meryl Etman" w:date="2024-10-09T10:25:00Z">
            <w:r w:rsidR="0003283F">
              <w:rPr>
                <w:rFonts w:ascii="Times New Roman" w:eastAsia="Times New Roman" w:hAnsi="Times New Roman" w:cs="David" w:hint="cs"/>
                <w:color w:val="008000"/>
                <w:sz w:val="24"/>
                <w:szCs w:val="24"/>
                <w:rtl/>
                <w:lang w:eastAsia="he-IL"/>
              </w:rPr>
              <w:t>‏09/10/2024</w:t>
            </w:r>
          </w:ins>
        </w:sdtContent>
      </w:sdt>
      <w:r w:rsidRPr="00AA7633">
        <w:rPr>
          <w:rFonts w:ascii="Times New Roman" w:eastAsia="Times New Roman" w:hAnsi="Times New Roman" w:cs="David" w:hint="cs"/>
          <w:bCs/>
          <w:color w:val="FF0000"/>
          <w:sz w:val="24"/>
          <w:szCs w:val="24"/>
          <w:rtl/>
          <w:lang w:eastAsia="he-IL"/>
        </w:rPr>
        <w:br/>
      </w:r>
    </w:p>
    <w:p w14:paraId="53E2865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448C273" w14:textId="713580EA" w:rsidR="00AA7633" w:rsidRPr="00AA7633" w:rsidRDefault="009737F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64" w:author="מרול אטמן" w:date="2024-05-19T10:33:00Z">
              <w:pPr>
                <w:widowControl w:val="0"/>
                <w:spacing w:before="0" w:beforeAutospacing="0" w:after="0" w:afterAutospacing="0" w:line="240" w:lineRule="auto"/>
                <w:jc w:val="both"/>
              </w:pPr>
            </w:pPrChange>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רח' יוני נתניהו 1,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מצלאוי חברה לבנין בע"מ</w:t>
          </w:r>
          <w:r>
            <w:rPr>
              <w:rFonts w:ascii="Times New Roman" w:eastAsia="Times New Roman" w:hAnsi="Times New Roman" w:cs="David"/>
              <w:color w:val="008000"/>
              <w:sz w:val="24"/>
              <w:szCs w:val="24"/>
              <w:rtl/>
              <w:lang w:eastAsia="he-IL"/>
            </w:rPr>
            <w:br/>
            <w:t>דרך רפאל איתן 1, קרית אונו</w:t>
          </w:r>
          <w:r>
            <w:rPr>
              <w:rFonts w:ascii="Times New Roman" w:eastAsia="Times New Roman" w:hAnsi="Times New Roman" w:cs="David"/>
              <w:color w:val="008000"/>
              <w:sz w:val="24"/>
              <w:szCs w:val="24"/>
              <w:rtl/>
              <w:lang w:eastAsia="he-IL"/>
            </w:rPr>
            <w:br/>
            <w:t>512726712</w:t>
          </w:r>
          <w:r>
            <w:rPr>
              <w:rFonts w:ascii="Times New Roman" w:eastAsia="Times New Roman" w:hAnsi="Times New Roman" w:cs="David"/>
              <w:color w:val="008000"/>
              <w:sz w:val="24"/>
              <w:szCs w:val="24"/>
              <w:rtl/>
              <w:lang w:eastAsia="he-IL"/>
            </w:rPr>
            <w:br/>
          </w:r>
        </w:p>
      </w:sdtContent>
    </w:sdt>
    <w:p w14:paraId="66587F81" w14:textId="77777777" w:rsidR="00AA7633" w:rsidRPr="00AA7633" w:rsidRDefault="00AA7633">
      <w:pPr>
        <w:widowControl w:val="0"/>
        <w:spacing w:before="0" w:beforeAutospacing="0" w:after="0" w:afterAutospacing="0" w:line="240" w:lineRule="auto"/>
        <w:rPr>
          <w:rFonts w:ascii="Times New Roman" w:eastAsia="Times New Roman" w:hAnsi="Times New Roman" w:cs="David"/>
          <w:sz w:val="24"/>
          <w:szCs w:val="24"/>
          <w:rtl/>
          <w:lang w:eastAsia="he-IL"/>
        </w:rPr>
        <w:pPrChange w:id="165" w:author="מרול אטמן" w:date="2024-05-19T10:33:00Z">
          <w:pPr>
            <w:widowControl w:val="0"/>
            <w:spacing w:before="0" w:beforeAutospacing="0" w:after="0" w:afterAutospacing="0" w:line="240" w:lineRule="auto"/>
            <w:jc w:val="both"/>
          </w:pPr>
        </w:pPrChange>
      </w:pPr>
      <w:r w:rsidRPr="00AA7633">
        <w:rPr>
          <w:rFonts w:ascii="Times New Roman" w:eastAsia="Times New Roman" w:hAnsi="Times New Roman" w:cs="David" w:hint="cs"/>
          <w:sz w:val="24"/>
          <w:szCs w:val="24"/>
          <w:rtl/>
          <w:lang w:eastAsia="he-IL"/>
        </w:rPr>
        <w:t>א.נ.,</w:t>
      </w:r>
    </w:p>
    <w:p w14:paraId="6C206DD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3240770"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083E1E3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1B0019" w14:textId="1DBC00A5"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70DF952C"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6AADDF" w14:textId="35602B8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C85786">
            <w:rPr>
              <w:rFonts w:ascii="Times New Roman" w:eastAsia="Times New Roman" w:hAnsi="Times New Roman" w:cs="David" w:hint="cs"/>
              <w:bCs/>
              <w:color w:val="008000"/>
              <w:sz w:val="24"/>
              <w:szCs w:val="24"/>
              <w:rtl/>
              <w:lang w:eastAsia="he-IL"/>
            </w:rPr>
            <w:t>הכוזרי</w:t>
          </w:r>
        </w:sdtContent>
      </w:sdt>
      <w:r w:rsidRPr="00AA7633">
        <w:rPr>
          <w:rFonts w:ascii="Times New Roman" w:eastAsia="Times New Roman" w:hAnsi="Times New Roman" w:cs="David" w:hint="cs"/>
          <w:color w:val="008000"/>
          <w:sz w:val="24"/>
          <w:szCs w:val="24"/>
          <w:rtl/>
          <w:lang w:eastAsia="he-IL"/>
        </w:rPr>
        <w:t>.</w:t>
      </w:r>
    </w:p>
    <w:p w14:paraId="339D2BA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F9FEE13" w14:textId="2DB86E6E"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257D0AEC"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918C62B" w14:textId="71BEB4D9"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56772F92"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568C69C"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F982EF5"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4E3023"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E99A554"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684F99"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67C2706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95E243D"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1BA0FA53"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9B0048B"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40AAF96D" w14:textId="7D88C73C"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21564">
            <w:rPr>
              <w:rFonts w:ascii="Times New Roman" w:eastAsia="Times New Roman" w:hAnsi="Times New Roman" w:cs="David"/>
              <w:color w:val="008000"/>
              <w:sz w:val="24"/>
              <w:szCs w:val="24"/>
              <w:rtl/>
              <w:lang w:eastAsia="he-IL"/>
            </w:rPr>
            <w:t>קרפל ייעוץ והנדסת מיגון</w:t>
          </w:r>
        </w:sdtContent>
      </w:sdt>
    </w:p>
    <w:p w14:paraId="7A2F958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E88281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187708A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2993794F"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19A19D99"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6827BE8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C48FD0"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B69C5C0" w14:textId="77777777" w:rsidR="001A49FA" w:rsidRDefault="001A49FA">
      <w:pPr>
        <w:bidi w:val="0"/>
        <w:spacing w:before="0" w:beforeAutospacing="0" w:after="160" w:afterAutospacing="0" w:line="259" w:lineRule="auto"/>
        <w:rPr>
          <w:ins w:id="166" w:author="מרול אטמן" w:date="2024-05-19T10:33:00Z"/>
          <w:rFonts w:ascii="Times New Roman" w:eastAsia="Times New Roman" w:hAnsi="Times New Roman" w:cs="David"/>
          <w:bCs/>
          <w:sz w:val="20"/>
          <w:szCs w:val="24"/>
          <w:u w:val="single"/>
          <w:rtl/>
          <w:lang w:eastAsia="he-IL"/>
        </w:rPr>
      </w:pPr>
      <w:ins w:id="167" w:author="מרול אטמן" w:date="2024-05-19T10:33:00Z">
        <w:r>
          <w:rPr>
            <w:rFonts w:ascii="Times New Roman" w:eastAsia="Times New Roman" w:hAnsi="Times New Roman" w:cs="David"/>
            <w:bCs/>
            <w:sz w:val="20"/>
            <w:szCs w:val="24"/>
            <w:u w:val="single"/>
            <w:rtl/>
            <w:lang w:eastAsia="he-IL"/>
          </w:rPr>
          <w:br w:type="page"/>
        </w:r>
      </w:ins>
    </w:p>
    <w:p w14:paraId="2ACE11CE" w14:textId="09563632"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E8DCD40"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6107D9AE"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536C25B" w14:textId="77777777" w:rsidR="00C8173F" w:rsidRPr="00C8173F" w:rsidRDefault="00C8173F" w:rsidP="00C8173F">
      <w:pPr>
        <w:spacing w:before="0" w:beforeAutospacing="0" w:after="0" w:afterAutospacing="0" w:line="240" w:lineRule="auto"/>
        <w:ind w:left="540" w:hanging="540"/>
        <w:jc w:val="center"/>
        <w:rPr>
          <w:rFonts w:ascii="David" w:eastAsia="Times New Roman" w:hAnsi="David" w:cs="David"/>
          <w:sz w:val="24"/>
          <w:szCs w:val="24"/>
          <w:rtl/>
        </w:rPr>
      </w:pPr>
    </w:p>
    <w:p w14:paraId="20CABDE1" w14:textId="256B8B45" w:rsidR="00C8173F" w:rsidRPr="00C8173F" w:rsidDel="00286B90" w:rsidRDefault="00C8173F" w:rsidP="00C8173F">
      <w:pPr>
        <w:spacing w:before="0" w:beforeAutospacing="0" w:after="0" w:afterAutospacing="0" w:line="240" w:lineRule="auto"/>
        <w:jc w:val="right"/>
        <w:rPr>
          <w:del w:id="168" w:author="מרול אטמן" w:date="2024-08-12T10:11:00Z"/>
          <w:rFonts w:ascii="David" w:eastAsia="Times New Roman" w:hAnsi="David" w:cs="David"/>
          <w:sz w:val="24"/>
          <w:szCs w:val="24"/>
          <w:rtl/>
          <w:lang w:eastAsia="he-IL"/>
        </w:rPr>
      </w:pPr>
      <w:del w:id="169" w:author="מרול אטמן" w:date="2024-08-12T10:11:00Z">
        <w:r w:rsidRPr="00C8173F" w:rsidDel="00286B90">
          <w:rPr>
            <w:rFonts w:ascii="David" w:eastAsia="Times New Roman" w:hAnsi="David" w:cs="David" w:hint="eastAsia"/>
            <w:sz w:val="24"/>
            <w:szCs w:val="24"/>
            <w:rtl/>
            <w:lang w:eastAsia="he-IL"/>
          </w:rPr>
          <w:delText>תאריך</w:delText>
        </w:r>
        <w:r w:rsidRPr="00C8173F" w:rsidDel="00286B90">
          <w:rPr>
            <w:rFonts w:ascii="David" w:eastAsia="Times New Roman" w:hAnsi="David" w:cs="David"/>
            <w:sz w:val="24"/>
            <w:szCs w:val="24"/>
            <w:rtl/>
            <w:lang w:eastAsia="he-IL"/>
          </w:rPr>
          <w:delText>: ________________</w:delText>
        </w:r>
      </w:del>
    </w:p>
    <w:p w14:paraId="1CE329A5" w14:textId="5A8145DD" w:rsidR="00C8173F" w:rsidRPr="00C8173F" w:rsidDel="00286B90" w:rsidRDefault="00C8173F" w:rsidP="00C8173F">
      <w:pPr>
        <w:spacing w:before="0" w:beforeAutospacing="0" w:after="0" w:afterAutospacing="0" w:line="240" w:lineRule="auto"/>
        <w:jc w:val="both"/>
        <w:rPr>
          <w:del w:id="170" w:author="מרול אטמן" w:date="2024-08-12T10:11:00Z"/>
          <w:rFonts w:ascii="David" w:eastAsia="Times New Roman" w:hAnsi="David" w:cs="David"/>
          <w:sz w:val="24"/>
          <w:szCs w:val="24"/>
          <w:rtl/>
          <w:lang w:eastAsia="he-IL"/>
        </w:rPr>
      </w:pPr>
      <w:del w:id="171" w:author="מרול אטמן" w:date="2024-08-12T10:11:00Z">
        <w:r w:rsidRPr="00C8173F" w:rsidDel="00286B90">
          <w:rPr>
            <w:rFonts w:ascii="David" w:eastAsia="Times New Roman" w:hAnsi="David" w:cs="David" w:hint="eastAsia"/>
            <w:sz w:val="24"/>
            <w:szCs w:val="24"/>
            <w:rtl/>
            <w:lang w:eastAsia="he-IL"/>
          </w:rPr>
          <w:delText>לכבוד</w:delText>
        </w:r>
      </w:del>
    </w:p>
    <w:p w14:paraId="51C16EAA" w14:textId="4AA8044F" w:rsidR="00C8173F" w:rsidRPr="00C8173F" w:rsidDel="00286B90" w:rsidRDefault="00C8173F" w:rsidP="00C8173F">
      <w:pPr>
        <w:spacing w:before="0" w:beforeAutospacing="0" w:after="0" w:afterAutospacing="0" w:line="240" w:lineRule="auto"/>
        <w:jc w:val="both"/>
        <w:rPr>
          <w:del w:id="172" w:author="מרול אטמן" w:date="2024-08-12T10:11:00Z"/>
          <w:rFonts w:ascii="David" w:eastAsia="Times New Roman" w:hAnsi="David" w:cs="David"/>
          <w:b/>
          <w:bCs/>
          <w:sz w:val="24"/>
          <w:szCs w:val="24"/>
          <w:rtl/>
          <w:lang w:eastAsia="he-IL"/>
        </w:rPr>
      </w:pPr>
      <w:del w:id="173" w:author="מרול אטמן" w:date="2024-08-12T10:11:00Z">
        <w:r w:rsidRPr="00C8173F" w:rsidDel="00286B90">
          <w:rPr>
            <w:rFonts w:ascii="David" w:eastAsia="Times New Roman" w:hAnsi="David" w:cs="David" w:hint="cs"/>
            <w:b/>
            <w:bCs/>
            <w:sz w:val="24"/>
            <w:szCs w:val="24"/>
            <w:rtl/>
            <w:lang w:eastAsia="he-IL"/>
          </w:rPr>
          <w:delText>אפריקה ישראל מגורים בע"מ</w:delText>
        </w:r>
      </w:del>
    </w:p>
    <w:p w14:paraId="04BF53CB" w14:textId="3FE52D27" w:rsidR="00C8173F" w:rsidRPr="00C8173F" w:rsidDel="00286B90" w:rsidRDefault="00C8173F" w:rsidP="00C8173F">
      <w:pPr>
        <w:spacing w:before="0" w:beforeAutospacing="0" w:after="0" w:afterAutospacing="0" w:line="240" w:lineRule="auto"/>
        <w:jc w:val="both"/>
        <w:rPr>
          <w:del w:id="174" w:author="מרול אטמן" w:date="2024-08-12T10:11:00Z"/>
          <w:rFonts w:ascii="David" w:eastAsia="Times New Roman" w:hAnsi="David" w:cs="David"/>
          <w:b/>
          <w:bCs/>
          <w:sz w:val="24"/>
          <w:szCs w:val="24"/>
          <w:u w:val="single"/>
          <w:rtl/>
          <w:lang w:eastAsia="he-IL"/>
        </w:rPr>
      </w:pPr>
      <w:del w:id="175" w:author="מרול אטמן" w:date="2024-08-12T10:11:00Z">
        <w:r w:rsidRPr="00C8173F" w:rsidDel="00286B90">
          <w:rPr>
            <w:rFonts w:ascii="David" w:eastAsia="Times New Roman" w:hAnsi="David" w:cs="David" w:hint="cs"/>
            <w:b/>
            <w:bCs/>
            <w:sz w:val="24"/>
            <w:szCs w:val="24"/>
            <w:u w:val="single"/>
            <w:rtl/>
            <w:lang w:eastAsia="he-IL"/>
          </w:rPr>
          <w:delText>מרח' יהונתן נתניהו 1ג', אור-יהודה (להלן: "החברה")</w:delText>
        </w:r>
      </w:del>
    </w:p>
    <w:p w14:paraId="3AFE32AB" w14:textId="56020CA8" w:rsidR="00C8173F" w:rsidRPr="00C8173F" w:rsidDel="00286B90" w:rsidRDefault="00C8173F" w:rsidP="00C8173F">
      <w:pPr>
        <w:spacing w:before="0" w:beforeAutospacing="0" w:after="0" w:afterAutospacing="0" w:line="240" w:lineRule="auto"/>
        <w:jc w:val="both"/>
        <w:rPr>
          <w:del w:id="176" w:author="מרול אטמן" w:date="2024-08-12T10:11:00Z"/>
          <w:rFonts w:ascii="David" w:eastAsia="Times New Roman" w:hAnsi="David" w:cs="David"/>
          <w:sz w:val="24"/>
          <w:szCs w:val="24"/>
          <w:rtl/>
          <w:lang w:eastAsia="he-IL"/>
        </w:rPr>
      </w:pPr>
    </w:p>
    <w:p w14:paraId="44EA8C22" w14:textId="1005E71A" w:rsidR="00C8173F" w:rsidRPr="00C8173F" w:rsidDel="00286B90" w:rsidRDefault="00C8173F" w:rsidP="00C8173F">
      <w:pPr>
        <w:spacing w:before="0" w:beforeAutospacing="0" w:after="0" w:afterAutospacing="0" w:line="240" w:lineRule="auto"/>
        <w:jc w:val="both"/>
        <w:rPr>
          <w:del w:id="177" w:author="מרול אטמן" w:date="2024-08-12T10:11:00Z"/>
          <w:rFonts w:ascii="David" w:eastAsia="Times New Roman" w:hAnsi="David" w:cs="David"/>
          <w:sz w:val="24"/>
          <w:szCs w:val="24"/>
          <w:rtl/>
          <w:lang w:eastAsia="he-IL"/>
        </w:rPr>
      </w:pPr>
      <w:del w:id="178" w:author="מרול אטמן" w:date="2024-08-12T10:11:00Z">
        <w:r w:rsidRPr="00C8173F" w:rsidDel="00286B90">
          <w:rPr>
            <w:rFonts w:ascii="David" w:eastAsia="Times New Roman" w:hAnsi="David" w:cs="David" w:hint="eastAsia"/>
            <w:sz w:val="24"/>
            <w:szCs w:val="24"/>
            <w:rtl/>
            <w:lang w:eastAsia="he-IL"/>
          </w:rPr>
          <w:delText>א</w:delText>
        </w:r>
        <w:r w:rsidRPr="00C8173F" w:rsidDel="00286B90">
          <w:rPr>
            <w:rFonts w:ascii="David" w:eastAsia="Times New Roman" w:hAnsi="David" w:cs="David"/>
            <w:sz w:val="24"/>
            <w:szCs w:val="24"/>
            <w:rtl/>
            <w:lang w:eastAsia="he-IL"/>
          </w:rPr>
          <w:delText>.ג.נ.,</w:delText>
        </w:r>
      </w:del>
    </w:p>
    <w:p w14:paraId="750ECF29" w14:textId="4D7F9B73" w:rsidR="00C8173F" w:rsidRPr="00C8173F" w:rsidDel="00286B90" w:rsidRDefault="00C8173F" w:rsidP="00C8173F">
      <w:pPr>
        <w:spacing w:before="0" w:beforeAutospacing="0" w:after="0" w:afterAutospacing="0" w:line="240" w:lineRule="auto"/>
        <w:ind w:left="720"/>
        <w:jc w:val="both"/>
        <w:rPr>
          <w:del w:id="179" w:author="מרול אטמן" w:date="2024-08-12T10:11:00Z"/>
          <w:rFonts w:ascii="David" w:eastAsia="Times New Roman" w:hAnsi="David" w:cs="David"/>
          <w:sz w:val="24"/>
          <w:szCs w:val="24"/>
          <w:rtl/>
          <w:lang w:eastAsia="he-IL"/>
        </w:rPr>
      </w:pPr>
    </w:p>
    <w:p w14:paraId="542E5DCA" w14:textId="5F72AC30" w:rsidR="00C8173F" w:rsidRPr="00C8173F" w:rsidDel="00286B90" w:rsidRDefault="00C8173F" w:rsidP="00C8173F">
      <w:pPr>
        <w:spacing w:before="0" w:beforeAutospacing="0" w:after="0" w:afterAutospacing="0" w:line="240" w:lineRule="auto"/>
        <w:ind w:left="720"/>
        <w:jc w:val="both"/>
        <w:rPr>
          <w:del w:id="180" w:author="מרול אטמן" w:date="2024-08-12T10:11:00Z"/>
          <w:rFonts w:ascii="David" w:eastAsia="Times New Roman" w:hAnsi="David" w:cs="David"/>
          <w:sz w:val="24"/>
          <w:szCs w:val="24"/>
          <w:rtl/>
          <w:lang w:eastAsia="he-IL"/>
        </w:rPr>
      </w:pPr>
      <w:del w:id="181" w:author="מרול אטמן" w:date="2024-08-12T10:11:00Z">
        <w:r w:rsidRPr="00C8173F" w:rsidDel="00286B90">
          <w:rPr>
            <w:rFonts w:ascii="David" w:eastAsia="Times New Roman" w:hAnsi="David" w:cs="David" w:hint="eastAsia"/>
            <w:sz w:val="24"/>
            <w:szCs w:val="24"/>
            <w:rtl/>
            <w:lang w:eastAsia="he-IL"/>
          </w:rPr>
          <w:delText>הנדון</w:delText>
        </w:r>
        <w:r w:rsidRPr="00C8173F" w:rsidDel="00286B90">
          <w:rPr>
            <w:rFonts w:ascii="David" w:eastAsia="Times New Roman" w:hAnsi="David" w:cs="David"/>
            <w:sz w:val="24"/>
            <w:szCs w:val="24"/>
            <w:rtl/>
            <w:lang w:eastAsia="he-IL"/>
          </w:rPr>
          <w:delText>:</w:delText>
        </w:r>
        <w:r w:rsidRPr="00C8173F" w:rsidDel="00286B90">
          <w:rPr>
            <w:rFonts w:ascii="David" w:eastAsia="Times New Roman" w:hAnsi="David" w:cs="David"/>
            <w:sz w:val="24"/>
            <w:szCs w:val="24"/>
            <w:rtl/>
            <w:lang w:eastAsia="he-IL"/>
          </w:rPr>
          <w:tab/>
        </w:r>
        <w:r w:rsidRPr="00C8173F" w:rsidDel="00286B90">
          <w:rPr>
            <w:rFonts w:ascii="David" w:eastAsia="Times New Roman" w:hAnsi="David" w:cs="David" w:hint="eastAsia"/>
            <w:sz w:val="24"/>
            <w:szCs w:val="24"/>
            <w:rtl/>
            <w:lang w:eastAsia="he-IL"/>
          </w:rPr>
          <w:delText>מבוטחנו</w:delText>
        </w:r>
        <w:r w:rsidRPr="00C8173F" w:rsidDel="00286B90">
          <w:rPr>
            <w:rFonts w:ascii="David" w:eastAsia="Times New Roman" w:hAnsi="David" w:cs="David"/>
            <w:sz w:val="24"/>
            <w:szCs w:val="24"/>
            <w:rtl/>
            <w:lang w:eastAsia="he-IL"/>
          </w:rPr>
          <w:delText xml:space="preserve">: _____________________ (להלן: </w:delText>
        </w:r>
        <w:r w:rsidRPr="00C8173F" w:rsidDel="00286B90">
          <w:rPr>
            <w:rFonts w:ascii="David" w:eastAsia="Times New Roman" w:hAnsi="David" w:cs="David"/>
            <w:b/>
            <w:bCs/>
            <w:sz w:val="24"/>
            <w:szCs w:val="24"/>
            <w:rtl/>
            <w:lang w:eastAsia="he-IL"/>
          </w:rPr>
          <w:delText>"</w:delText>
        </w:r>
        <w:r w:rsidRPr="00C8173F" w:rsidDel="00286B90">
          <w:rPr>
            <w:rFonts w:ascii="David" w:eastAsia="Times New Roman" w:hAnsi="David" w:cs="David" w:hint="eastAsia"/>
            <w:b/>
            <w:bCs/>
            <w:sz w:val="24"/>
            <w:szCs w:val="24"/>
            <w:rtl/>
            <w:lang w:eastAsia="he-IL"/>
          </w:rPr>
          <w:delText>היועץ</w:delText>
        </w:r>
        <w:r w:rsidRPr="00C8173F" w:rsidDel="00286B90">
          <w:rPr>
            <w:rFonts w:ascii="David" w:eastAsia="Times New Roman" w:hAnsi="David" w:cs="David"/>
            <w:b/>
            <w:bCs/>
            <w:sz w:val="24"/>
            <w:szCs w:val="24"/>
            <w:rtl/>
            <w:lang w:eastAsia="he-IL"/>
          </w:rPr>
          <w:delText>"</w:delText>
        </w:r>
        <w:r w:rsidRPr="00C8173F" w:rsidDel="00286B90">
          <w:rPr>
            <w:rFonts w:ascii="David" w:eastAsia="Times New Roman" w:hAnsi="David" w:cs="David"/>
            <w:sz w:val="24"/>
            <w:szCs w:val="24"/>
            <w:rtl/>
            <w:lang w:eastAsia="he-IL"/>
          </w:rPr>
          <w:delText>)</w:delText>
        </w:r>
      </w:del>
    </w:p>
    <w:p w14:paraId="11D0FF01" w14:textId="55DA0DB0" w:rsidR="00C8173F" w:rsidRPr="00C8173F" w:rsidDel="00286B90" w:rsidRDefault="00C8173F" w:rsidP="00C8173F">
      <w:pPr>
        <w:spacing w:before="0" w:beforeAutospacing="0" w:after="0" w:afterAutospacing="0" w:line="240" w:lineRule="auto"/>
        <w:ind w:left="720"/>
        <w:jc w:val="both"/>
        <w:rPr>
          <w:del w:id="182" w:author="מרול אטמן" w:date="2024-08-12T10:11:00Z"/>
          <w:rFonts w:ascii="David" w:eastAsia="Times New Roman" w:hAnsi="David" w:cs="David"/>
          <w:sz w:val="24"/>
          <w:szCs w:val="24"/>
          <w:rtl/>
          <w:lang w:eastAsia="he-IL"/>
        </w:rPr>
      </w:pPr>
      <w:del w:id="183" w:author="מרול אטמן" w:date="2024-08-12T10:11:00Z">
        <w:r w:rsidRPr="00C8173F" w:rsidDel="00286B90">
          <w:rPr>
            <w:rFonts w:ascii="David" w:eastAsia="Times New Roman" w:hAnsi="David" w:cs="David"/>
            <w:sz w:val="24"/>
            <w:szCs w:val="24"/>
            <w:rtl/>
            <w:lang w:eastAsia="he-IL"/>
          </w:rPr>
          <w:tab/>
        </w:r>
        <w:r w:rsidRPr="00C8173F" w:rsidDel="00286B90">
          <w:rPr>
            <w:rFonts w:ascii="David" w:eastAsia="Times New Roman" w:hAnsi="David" w:cs="David" w:hint="eastAsia"/>
            <w:sz w:val="24"/>
            <w:szCs w:val="24"/>
            <w:rtl/>
            <w:lang w:eastAsia="he-IL"/>
          </w:rPr>
          <w:delText>אישור</w:delText>
        </w:r>
        <w:r w:rsidRPr="00C8173F" w:rsidDel="00286B90">
          <w:rPr>
            <w:rFonts w:ascii="David" w:eastAsia="Times New Roman" w:hAnsi="David" w:cs="David"/>
            <w:sz w:val="24"/>
            <w:szCs w:val="24"/>
            <w:rtl/>
            <w:lang w:eastAsia="he-IL"/>
          </w:rPr>
          <w:delText xml:space="preserve"> עריכת פוליסות ביטוח בקשר להסכם מיום __</w:delText>
        </w:r>
        <w:r w:rsidRPr="00C8173F" w:rsidDel="00286B90">
          <w:rPr>
            <w:rFonts w:ascii="David" w:eastAsia="Times New Roman" w:hAnsi="David" w:cs="David" w:hint="cs"/>
            <w:sz w:val="24"/>
            <w:szCs w:val="24"/>
            <w:rtl/>
            <w:lang w:eastAsia="he-IL"/>
          </w:rPr>
          <w:delText>_</w:delText>
        </w:r>
        <w:r w:rsidRPr="00C8173F" w:rsidDel="00286B90">
          <w:rPr>
            <w:rFonts w:ascii="David" w:eastAsia="Times New Roman" w:hAnsi="David" w:cs="David"/>
            <w:sz w:val="24"/>
            <w:szCs w:val="24"/>
            <w:rtl/>
            <w:lang w:eastAsia="he-IL"/>
          </w:rPr>
          <w:delText>______</w:delText>
        </w:r>
        <w:r w:rsidRPr="00C8173F" w:rsidDel="00286B90">
          <w:rPr>
            <w:rFonts w:ascii="David" w:eastAsia="Times New Roman" w:hAnsi="David" w:cs="David" w:hint="cs"/>
            <w:sz w:val="24"/>
            <w:szCs w:val="24"/>
            <w:rtl/>
            <w:lang w:eastAsia="he-IL"/>
          </w:rPr>
          <w:delText>____</w:delText>
        </w:r>
      </w:del>
    </w:p>
    <w:p w14:paraId="19D37D11" w14:textId="43114C8C" w:rsidR="00C8173F" w:rsidRPr="00C8173F" w:rsidDel="00286B90" w:rsidRDefault="00C8173F" w:rsidP="00C8173F">
      <w:pPr>
        <w:spacing w:before="0" w:beforeAutospacing="0" w:after="0" w:afterAutospacing="0" w:line="240" w:lineRule="auto"/>
        <w:ind w:left="1440"/>
        <w:rPr>
          <w:del w:id="184" w:author="מרול אטמן" w:date="2024-08-12T10:11:00Z"/>
          <w:rFonts w:ascii="David" w:eastAsia="Times New Roman" w:hAnsi="David" w:cs="David"/>
          <w:sz w:val="24"/>
          <w:szCs w:val="24"/>
          <w:rtl/>
          <w:lang w:eastAsia="he-IL"/>
        </w:rPr>
      </w:pPr>
      <w:del w:id="185" w:author="מרול אטמן" w:date="2024-08-12T10:11:00Z">
        <w:r w:rsidRPr="00C8173F" w:rsidDel="00286B90">
          <w:rPr>
            <w:rFonts w:ascii="David" w:eastAsia="Times New Roman" w:hAnsi="David" w:cs="David"/>
            <w:sz w:val="24"/>
            <w:szCs w:val="24"/>
            <w:rtl/>
            <w:lang w:eastAsia="he-IL"/>
          </w:rPr>
          <w:delText>ל</w:delText>
        </w:r>
        <w:r w:rsidRPr="00C8173F" w:rsidDel="00286B90">
          <w:rPr>
            <w:rFonts w:ascii="David" w:eastAsia="Times New Roman" w:hAnsi="David" w:cs="David" w:hint="cs"/>
            <w:sz w:val="24"/>
            <w:szCs w:val="24"/>
            <w:rtl/>
            <w:lang w:eastAsia="he-IL"/>
          </w:rPr>
          <w:delText>מתן שירותי ______________________</w:delText>
        </w:r>
        <w:r w:rsidRPr="00C8173F" w:rsidDel="00286B90">
          <w:rPr>
            <w:rFonts w:ascii="David" w:eastAsia="Times New Roman" w:hAnsi="David" w:cs="David"/>
            <w:sz w:val="24"/>
            <w:szCs w:val="24"/>
            <w:rtl/>
            <w:lang w:eastAsia="he-IL"/>
          </w:rPr>
          <w:delText xml:space="preserve"> (להלן: </w:delText>
        </w:r>
        <w:r w:rsidRPr="00C8173F" w:rsidDel="00286B90">
          <w:rPr>
            <w:rFonts w:ascii="David" w:eastAsia="Times New Roman" w:hAnsi="David" w:cs="David"/>
            <w:b/>
            <w:bCs/>
            <w:sz w:val="24"/>
            <w:szCs w:val="24"/>
            <w:rtl/>
            <w:lang w:eastAsia="he-IL"/>
          </w:rPr>
          <w:delText>"</w:delText>
        </w:r>
        <w:r w:rsidRPr="00C8173F" w:rsidDel="00286B90">
          <w:rPr>
            <w:rFonts w:ascii="David" w:eastAsia="Times New Roman" w:hAnsi="David" w:cs="David" w:hint="eastAsia"/>
            <w:b/>
            <w:bCs/>
            <w:sz w:val="24"/>
            <w:szCs w:val="24"/>
            <w:rtl/>
            <w:lang w:eastAsia="he-IL"/>
          </w:rPr>
          <w:delText>ה</w:delText>
        </w:r>
        <w:r w:rsidRPr="00C8173F" w:rsidDel="00286B90">
          <w:rPr>
            <w:rFonts w:ascii="David" w:eastAsia="Times New Roman" w:hAnsi="David" w:cs="David" w:hint="cs"/>
            <w:b/>
            <w:bCs/>
            <w:sz w:val="24"/>
            <w:szCs w:val="24"/>
            <w:rtl/>
            <w:lang w:eastAsia="he-IL"/>
          </w:rPr>
          <w:delText>שירותים</w:delText>
        </w:r>
        <w:r w:rsidRPr="00C8173F" w:rsidDel="00286B90">
          <w:rPr>
            <w:rFonts w:ascii="David" w:eastAsia="Times New Roman" w:hAnsi="David" w:cs="David"/>
            <w:b/>
            <w:bCs/>
            <w:sz w:val="24"/>
            <w:szCs w:val="24"/>
            <w:rtl/>
            <w:lang w:eastAsia="he-IL"/>
          </w:rPr>
          <w:delText xml:space="preserve">" </w:delText>
        </w:r>
        <w:r w:rsidRPr="00C8173F" w:rsidDel="00286B90">
          <w:rPr>
            <w:rFonts w:ascii="David" w:eastAsia="Times New Roman" w:hAnsi="David" w:cs="David" w:hint="eastAsia"/>
            <w:sz w:val="24"/>
            <w:szCs w:val="24"/>
            <w:rtl/>
            <w:lang w:eastAsia="he-IL"/>
          </w:rPr>
          <w:delText>ו</w:delText>
        </w:r>
        <w:r w:rsidRPr="00C8173F" w:rsidDel="00286B90">
          <w:rPr>
            <w:rFonts w:ascii="David" w:eastAsia="Times New Roman" w:hAnsi="David" w:cs="David"/>
            <w:sz w:val="24"/>
            <w:szCs w:val="24"/>
            <w:rtl/>
            <w:lang w:eastAsia="he-IL"/>
          </w:rPr>
          <w:delText xml:space="preserve">/או </w:delText>
        </w:r>
        <w:r w:rsidRPr="00C8173F" w:rsidDel="00286B90">
          <w:rPr>
            <w:rFonts w:ascii="David" w:eastAsia="Times New Roman" w:hAnsi="David" w:cs="David"/>
            <w:b/>
            <w:bCs/>
            <w:sz w:val="24"/>
            <w:szCs w:val="24"/>
            <w:rtl/>
            <w:lang w:eastAsia="he-IL"/>
          </w:rPr>
          <w:delText>"</w:delText>
        </w:r>
        <w:r w:rsidRPr="00C8173F" w:rsidDel="00286B90">
          <w:rPr>
            <w:rFonts w:ascii="David" w:eastAsia="Times New Roman" w:hAnsi="David" w:cs="David" w:hint="eastAsia"/>
            <w:b/>
            <w:bCs/>
            <w:sz w:val="24"/>
            <w:szCs w:val="24"/>
            <w:rtl/>
            <w:lang w:eastAsia="he-IL"/>
          </w:rPr>
          <w:delText>ההסכם</w:delText>
        </w:r>
        <w:r w:rsidRPr="00C8173F" w:rsidDel="00286B90">
          <w:rPr>
            <w:rFonts w:ascii="David" w:eastAsia="Times New Roman" w:hAnsi="David" w:cs="David"/>
            <w:b/>
            <w:bCs/>
            <w:sz w:val="24"/>
            <w:szCs w:val="24"/>
            <w:rtl/>
            <w:lang w:eastAsia="he-IL"/>
          </w:rPr>
          <w:delText>"</w:delText>
        </w:r>
        <w:r w:rsidRPr="00C8173F" w:rsidDel="00286B90">
          <w:rPr>
            <w:rFonts w:ascii="David" w:eastAsia="Times New Roman" w:hAnsi="David" w:cs="David"/>
            <w:sz w:val="24"/>
            <w:szCs w:val="24"/>
            <w:rtl/>
            <w:lang w:eastAsia="he-IL"/>
          </w:rPr>
          <w:delText xml:space="preserve">, </w:delText>
        </w:r>
        <w:r w:rsidRPr="00C8173F" w:rsidDel="00286B90">
          <w:rPr>
            <w:rFonts w:ascii="David" w:eastAsia="Times New Roman" w:hAnsi="David" w:cs="David" w:hint="eastAsia"/>
            <w:sz w:val="24"/>
            <w:szCs w:val="24"/>
            <w:rtl/>
            <w:lang w:eastAsia="he-IL"/>
          </w:rPr>
          <w:delText>לפי</w:delText>
        </w:r>
        <w:r w:rsidRPr="00C8173F" w:rsidDel="00286B90">
          <w:rPr>
            <w:rFonts w:ascii="David" w:eastAsia="Times New Roman" w:hAnsi="David" w:cs="David"/>
            <w:sz w:val="24"/>
            <w:szCs w:val="24"/>
            <w:rtl/>
            <w:lang w:eastAsia="he-IL"/>
          </w:rPr>
          <w:delText xml:space="preserve"> העניין)</w:delText>
        </w:r>
      </w:del>
    </w:p>
    <w:p w14:paraId="6171B563" w14:textId="09B26ED4" w:rsidR="00C8173F" w:rsidRPr="00C8173F" w:rsidDel="00286B90" w:rsidRDefault="00C8173F" w:rsidP="00C8173F">
      <w:pPr>
        <w:spacing w:before="0" w:beforeAutospacing="0" w:after="0" w:afterAutospacing="0" w:line="240" w:lineRule="auto"/>
        <w:jc w:val="both"/>
        <w:rPr>
          <w:del w:id="186" w:author="מרול אטמן" w:date="2024-08-12T10:11:00Z"/>
          <w:rFonts w:ascii="David" w:eastAsia="Times New Roman" w:hAnsi="David" w:cs="David"/>
          <w:sz w:val="24"/>
          <w:szCs w:val="24"/>
          <w:rtl/>
          <w:lang w:eastAsia="he-IL"/>
        </w:rPr>
      </w:pPr>
    </w:p>
    <w:p w14:paraId="62488A5A" w14:textId="1D5277EF" w:rsidR="00C8173F" w:rsidRPr="00C8173F" w:rsidDel="00286B90" w:rsidRDefault="00C8173F" w:rsidP="00C8173F">
      <w:pPr>
        <w:spacing w:before="0" w:beforeAutospacing="0" w:after="0" w:afterAutospacing="0" w:line="240" w:lineRule="auto"/>
        <w:jc w:val="both"/>
        <w:rPr>
          <w:del w:id="187" w:author="מרול אטמן" w:date="2024-08-12T10:11:00Z"/>
          <w:rFonts w:ascii="David" w:eastAsia="Times New Roman" w:hAnsi="David" w:cs="David"/>
          <w:sz w:val="24"/>
          <w:szCs w:val="24"/>
          <w:lang w:eastAsia="he-IL"/>
        </w:rPr>
      </w:pPr>
    </w:p>
    <w:p w14:paraId="13F09469" w14:textId="08B6B157" w:rsidR="00C8173F" w:rsidRPr="00C8173F" w:rsidDel="00286B90" w:rsidRDefault="00C8173F" w:rsidP="00C8173F">
      <w:pPr>
        <w:spacing w:before="0" w:beforeAutospacing="0" w:after="0" w:afterAutospacing="0" w:line="240" w:lineRule="auto"/>
        <w:jc w:val="both"/>
        <w:rPr>
          <w:del w:id="188" w:author="מרול אטמן" w:date="2024-08-12T10:11:00Z"/>
          <w:rFonts w:ascii="David" w:eastAsia="Times New Roman" w:hAnsi="David" w:cs="David"/>
          <w:sz w:val="24"/>
          <w:szCs w:val="24"/>
          <w:rtl/>
          <w:lang w:eastAsia="he-IL"/>
        </w:rPr>
      </w:pPr>
      <w:del w:id="189" w:author="מרול אטמן" w:date="2024-08-12T10:11:00Z">
        <w:r w:rsidRPr="00C8173F" w:rsidDel="00286B90">
          <w:rPr>
            <w:rFonts w:ascii="David" w:eastAsia="Times New Roman" w:hAnsi="David" w:cs="David" w:hint="eastAsia"/>
            <w:sz w:val="24"/>
            <w:szCs w:val="24"/>
            <w:rtl/>
            <w:lang w:eastAsia="he-IL"/>
          </w:rPr>
          <w:delText>הננו</w:delText>
        </w:r>
        <w:r w:rsidRPr="00C8173F" w:rsidDel="00286B90">
          <w:rPr>
            <w:rFonts w:ascii="David" w:eastAsia="Times New Roman" w:hAnsi="David" w:cs="David"/>
            <w:sz w:val="24"/>
            <w:szCs w:val="24"/>
            <w:rtl/>
            <w:lang w:eastAsia="he-IL"/>
          </w:rPr>
          <w:delText xml:space="preserve"> מאשרים בזאת כי החל מיום ________ ועד ליום ________ ערכנו את הביטוחים המפורטים להלן בגין פעילות ה</w:delText>
        </w:r>
        <w:r w:rsidRPr="00C8173F" w:rsidDel="00286B90">
          <w:rPr>
            <w:rFonts w:ascii="David" w:eastAsia="Times New Roman" w:hAnsi="David" w:cs="David" w:hint="cs"/>
            <w:sz w:val="24"/>
            <w:szCs w:val="24"/>
            <w:rtl/>
            <w:lang w:eastAsia="he-IL"/>
          </w:rPr>
          <w:delText>יועץ</w:delText>
        </w:r>
        <w:r w:rsidRPr="00C8173F" w:rsidDel="00286B90">
          <w:rPr>
            <w:rFonts w:ascii="David" w:eastAsia="Times New Roman" w:hAnsi="David" w:cs="David"/>
            <w:sz w:val="24"/>
            <w:szCs w:val="24"/>
            <w:rtl/>
            <w:lang w:eastAsia="he-IL"/>
          </w:rPr>
          <w:delText xml:space="preserve">, </w:delText>
        </w:r>
        <w:r w:rsidRPr="00C8173F" w:rsidDel="00286B90">
          <w:rPr>
            <w:rFonts w:ascii="David" w:eastAsia="Times New Roman" w:hAnsi="David" w:cs="David" w:hint="eastAsia"/>
            <w:sz w:val="24"/>
            <w:szCs w:val="24"/>
            <w:rtl/>
            <w:lang w:eastAsia="he-IL"/>
          </w:rPr>
          <w:delText>לרבות</w:delText>
        </w:r>
        <w:r w:rsidRPr="00C8173F" w:rsidDel="00286B90">
          <w:rPr>
            <w:rFonts w:ascii="David" w:eastAsia="Times New Roman" w:hAnsi="David" w:cs="David"/>
            <w:sz w:val="24"/>
            <w:szCs w:val="24"/>
            <w:rtl/>
            <w:lang w:eastAsia="he-IL"/>
          </w:rPr>
          <w:delText xml:space="preserve"> ב</w:delText>
        </w:r>
        <w:r w:rsidRPr="00C8173F" w:rsidDel="00286B90">
          <w:rPr>
            <w:rFonts w:ascii="David" w:eastAsia="Times New Roman" w:hAnsi="David" w:cs="David" w:hint="cs"/>
            <w:sz w:val="24"/>
            <w:szCs w:val="24"/>
            <w:rtl/>
            <w:lang w:eastAsia="he-IL"/>
          </w:rPr>
          <w:delText>גין השירותים הניתנים</w:delText>
        </w:r>
        <w:r w:rsidRPr="00C8173F" w:rsidDel="00286B90">
          <w:rPr>
            <w:rFonts w:ascii="David" w:eastAsia="Times New Roman" w:hAnsi="David" w:cs="David" w:hint="cs"/>
            <w:b/>
            <w:bCs/>
            <w:sz w:val="24"/>
            <w:szCs w:val="24"/>
            <w:rtl/>
            <w:lang w:eastAsia="he-IL"/>
          </w:rPr>
          <w:delText xml:space="preserve"> </w:delText>
        </w:r>
        <w:r w:rsidRPr="00C8173F" w:rsidDel="00286B90">
          <w:rPr>
            <w:rFonts w:ascii="David" w:eastAsia="Times New Roman" w:hAnsi="David" w:cs="David" w:hint="cs"/>
            <w:sz w:val="24"/>
            <w:szCs w:val="24"/>
            <w:rtl/>
            <w:lang w:eastAsia="he-IL"/>
          </w:rPr>
          <w:delText>לחברה</w:delText>
        </w:r>
        <w:r w:rsidRPr="00C8173F" w:rsidDel="00286B90">
          <w:rPr>
            <w:rFonts w:ascii="David" w:eastAsia="Times New Roman" w:hAnsi="David" w:cs="David"/>
            <w:sz w:val="24"/>
            <w:szCs w:val="24"/>
            <w:rtl/>
            <w:lang w:eastAsia="he-IL"/>
          </w:rPr>
          <w:delText>:-</w:delText>
        </w:r>
      </w:del>
    </w:p>
    <w:p w14:paraId="0F7A4156"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602934C4" w14:textId="4DDB6BDD" w:rsidR="00C8173F" w:rsidRPr="00C8173F" w:rsidRDefault="00C8173F" w:rsidP="00C8173F">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C8173F">
        <w:rPr>
          <w:rFonts w:ascii="David" w:eastAsia="Times New Roman" w:hAnsi="David" w:cs="David" w:hint="cs"/>
          <w:sz w:val="24"/>
          <w:szCs w:val="24"/>
          <w:rtl/>
          <w:lang w:eastAsia="he-IL"/>
        </w:rPr>
        <w:t>1.</w:t>
      </w:r>
      <w:r w:rsidRPr="00C8173F">
        <w:rPr>
          <w:rFonts w:ascii="David" w:eastAsia="Times New Roman" w:hAnsi="David" w:cs="David" w:hint="cs"/>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מקצועית</w:t>
      </w:r>
      <w:r w:rsidRPr="00C8173F">
        <w:rPr>
          <w:rFonts w:ascii="David" w:eastAsia="Times New Roman" w:hAnsi="David" w:cs="David" w:hint="cs"/>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אחריותו ש</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היועץ </w:t>
      </w:r>
      <w:r w:rsidRPr="00C8173F">
        <w:rPr>
          <w:rFonts w:ascii="David" w:eastAsia="Times New Roman" w:hAnsi="David" w:cs="David" w:hint="eastAsia"/>
          <w:sz w:val="24"/>
          <w:szCs w:val="24"/>
          <w:rtl/>
          <w:lang w:eastAsia="he-IL"/>
        </w:rPr>
        <w:t>על</w:t>
      </w:r>
      <w:r w:rsidRPr="00C8173F">
        <w:rPr>
          <w:rFonts w:ascii="David" w:eastAsia="Times New Roman" w:hAnsi="David" w:cs="David"/>
          <w:sz w:val="24"/>
          <w:szCs w:val="24"/>
          <w:rtl/>
          <w:lang w:eastAsia="he-IL"/>
        </w:rPr>
        <w:t xml:space="preserve"> פי דין בגין אובדן ו/או נזק העלולים להיגרם לכל אדם ו/או גוף כלשהו </w:t>
      </w:r>
      <w:r w:rsidRPr="00C8173F">
        <w:rPr>
          <w:rFonts w:ascii="David" w:eastAsia="Times New Roman" w:hAnsi="David" w:cs="David" w:hint="cs"/>
          <w:sz w:val="24"/>
          <w:szCs w:val="24"/>
          <w:rtl/>
          <w:lang w:eastAsia="he-IL"/>
        </w:rPr>
        <w:t>(</w:t>
      </w:r>
      <w:r w:rsidRPr="00C8173F">
        <w:rPr>
          <w:rFonts w:ascii="David" w:eastAsia="Times New Roman" w:hAnsi="David" w:cs="David"/>
          <w:sz w:val="24"/>
          <w:szCs w:val="24"/>
          <w:rtl/>
          <w:lang w:eastAsia="he-IL"/>
        </w:rPr>
        <w:t xml:space="preserve">לרבות </w:t>
      </w:r>
      <w:r w:rsidRPr="00C8173F">
        <w:rPr>
          <w:rFonts w:ascii="David" w:eastAsia="Times New Roman" w:hAnsi="David" w:cs="David" w:hint="cs"/>
          <w:sz w:val="24"/>
          <w:szCs w:val="24"/>
          <w:rtl/>
          <w:lang w:eastAsia="he-IL"/>
        </w:rPr>
        <w:t>במפורש</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ל</w:t>
      </w:r>
      <w:r w:rsidRPr="00C8173F">
        <w:rPr>
          <w:rFonts w:ascii="David" w:eastAsia="Times New Roman" w:hAnsi="David" w:cs="David"/>
          <w:sz w:val="24"/>
          <w:szCs w:val="24"/>
          <w:rtl/>
          <w:lang w:eastAsia="he-IL"/>
        </w:rPr>
        <w:t>חברה</w:t>
      </w:r>
      <w:r w:rsidRPr="00C8173F">
        <w:rPr>
          <w:rFonts w:ascii="David" w:eastAsia="Times New Roman" w:hAnsi="David" w:cs="David" w:hint="cs"/>
          <w:sz w:val="24"/>
          <w:szCs w:val="24"/>
          <w:rtl/>
          <w:lang w:eastAsia="he-IL"/>
        </w:rPr>
        <w:t>)</w:t>
      </w:r>
      <w:r w:rsidRPr="00C8173F">
        <w:rPr>
          <w:rFonts w:ascii="David" w:eastAsia="Times New Roman" w:hAnsi="David" w:cs="David"/>
          <w:sz w:val="24"/>
          <w:szCs w:val="24"/>
          <w:rtl/>
          <w:lang w:eastAsia="he-IL"/>
        </w:rPr>
        <w:t xml:space="preserve">, כתוצאה ממעשה ו/או מחדל מקצועי של </w:t>
      </w:r>
      <w:r w:rsidRPr="00C8173F">
        <w:rPr>
          <w:rFonts w:ascii="David" w:eastAsia="Times New Roman" w:hAnsi="David" w:cs="David" w:hint="eastAsia"/>
          <w:sz w:val="24"/>
          <w:szCs w:val="24"/>
          <w:rtl/>
          <w:lang w:eastAsia="he-IL"/>
        </w:rPr>
        <w:t>היועץ</w:t>
      </w:r>
      <w:r w:rsidRPr="00C8173F">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C8173F">
        <w:rPr>
          <w:rFonts w:ascii="David" w:eastAsia="Times New Roman" w:hAnsi="David" w:cs="David" w:hint="eastAsia"/>
          <w:sz w:val="24"/>
          <w:szCs w:val="24"/>
          <w:rtl/>
          <w:lang w:eastAsia="he-IL"/>
        </w:rPr>
        <w:t>בגבולות</w:t>
      </w:r>
      <w:r w:rsidRPr="00C8173F">
        <w:rPr>
          <w:rFonts w:ascii="David" w:eastAsia="Times New Roman" w:hAnsi="David" w:cs="David"/>
          <w:sz w:val="24"/>
          <w:szCs w:val="24"/>
          <w:rtl/>
          <w:lang w:eastAsia="he-IL"/>
        </w:rPr>
        <w:t xml:space="preserve"> אחריות של </w:t>
      </w:r>
      <w:del w:id="190" w:author="מרול אטמן" w:date="2024-08-12T10:11:00Z">
        <w:r w:rsidRPr="00C8173F" w:rsidDel="00286B90">
          <w:rPr>
            <w:rFonts w:ascii="David" w:eastAsia="Times New Roman" w:hAnsi="David" w:cs="David" w:hint="cs"/>
            <w:sz w:val="24"/>
            <w:szCs w:val="24"/>
            <w:rtl/>
            <w:lang w:eastAsia="he-IL"/>
          </w:rPr>
          <w:delText>4</w:delText>
        </w:r>
      </w:del>
      <w:ins w:id="191" w:author="מרול אטמן" w:date="2024-08-12T10:11:00Z">
        <w:r w:rsidR="00286B90">
          <w:rPr>
            <w:rFonts w:ascii="David" w:eastAsia="Times New Roman" w:hAnsi="David" w:cs="David" w:hint="cs"/>
            <w:sz w:val="24"/>
            <w:szCs w:val="24"/>
            <w:rtl/>
            <w:lang w:eastAsia="he-IL"/>
          </w:rPr>
          <w:t>2</w:t>
        </w:r>
      </w:ins>
      <w:r w:rsidRPr="00C8173F">
        <w:rPr>
          <w:rFonts w:ascii="David" w:eastAsia="Times New Roman" w:hAnsi="David" w:cs="David" w:hint="cs"/>
          <w:sz w:val="24"/>
          <w:szCs w:val="24"/>
          <w:rtl/>
          <w:lang w:eastAsia="he-IL"/>
        </w:rPr>
        <w:t xml:space="preserve">,000,000 ₪ </w:t>
      </w:r>
      <w:r w:rsidRPr="00C8173F">
        <w:rPr>
          <w:rFonts w:ascii="David" w:eastAsia="Times New Roman" w:hAnsi="David" w:cs="David"/>
          <w:sz w:val="24"/>
          <w:szCs w:val="24"/>
          <w:rtl/>
          <w:lang w:eastAsia="he-IL"/>
        </w:rPr>
        <w:t xml:space="preserve">למקרה ובמצטבר לתקופת </w:t>
      </w:r>
      <w:r w:rsidRPr="00C8173F">
        <w:rPr>
          <w:rFonts w:ascii="David" w:eastAsia="Times New Roman" w:hAnsi="David" w:cs="David" w:hint="cs"/>
          <w:sz w:val="24"/>
          <w:szCs w:val="24"/>
          <w:rtl/>
          <w:lang w:eastAsia="he-IL"/>
        </w:rPr>
        <w:t>ה</w:t>
      </w:r>
      <w:r w:rsidRPr="00C8173F">
        <w:rPr>
          <w:rFonts w:ascii="David" w:eastAsia="Times New Roman" w:hAnsi="David" w:cs="David"/>
          <w:sz w:val="24"/>
          <w:szCs w:val="24"/>
          <w:rtl/>
          <w:lang w:eastAsia="he-IL"/>
        </w:rPr>
        <w:t xml:space="preserve">ביטוח. הביטוח אינו </w:t>
      </w:r>
      <w:r w:rsidRPr="00C8173F">
        <w:rPr>
          <w:rFonts w:ascii="David" w:eastAsia="Times New Roman" w:hAnsi="David" w:cs="David" w:hint="eastAsia"/>
          <w:sz w:val="24"/>
          <w:szCs w:val="24"/>
          <w:rtl/>
          <w:lang w:eastAsia="he-IL"/>
        </w:rPr>
        <w:t>כולל</w:t>
      </w:r>
      <w:r w:rsidRPr="00C8173F">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C8173F">
        <w:rPr>
          <w:rFonts w:ascii="David" w:eastAsia="Times New Roman" w:hAnsi="David" w:cs="David" w:hint="eastAsia"/>
          <w:sz w:val="24"/>
          <w:szCs w:val="24"/>
          <w:rtl/>
          <w:lang w:eastAsia="he-IL"/>
        </w:rPr>
        <w:t>מסמכים</w:t>
      </w:r>
      <w:r w:rsidRPr="00C8173F">
        <w:rPr>
          <w:rFonts w:ascii="David" w:eastAsia="Times New Roman" w:hAnsi="David" w:cs="David"/>
          <w:sz w:val="24"/>
          <w:szCs w:val="24"/>
          <w:rtl/>
          <w:lang w:eastAsia="he-IL"/>
        </w:rPr>
        <w:t xml:space="preserve">, הפרת סודיות ואי יושר של עובדים. </w:t>
      </w:r>
    </w:p>
    <w:p w14:paraId="27DA29B5" w14:textId="77777777" w:rsidR="00C8173F" w:rsidRPr="00C8173F" w:rsidRDefault="00C8173F" w:rsidP="00C8173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הינו בעל תחולה רטרואקטיבית </w:t>
      </w:r>
      <w:r w:rsidRPr="00C8173F">
        <w:rPr>
          <w:rFonts w:ascii="David" w:eastAsia="Times New Roman" w:hAnsi="David" w:cs="David" w:hint="eastAsia"/>
          <w:sz w:val="24"/>
          <w:szCs w:val="24"/>
          <w:rtl/>
          <w:lang w:eastAsia="he-IL"/>
        </w:rPr>
        <w:t>מיום</w:t>
      </w:r>
      <w:r w:rsidRPr="00C8173F">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התאריך</w:t>
      </w:r>
      <w:r w:rsidRPr="00C8173F">
        <w:rPr>
          <w:rFonts w:ascii="David" w:eastAsia="Times New Roman" w:hAnsi="David" w:cs="David"/>
          <w:b/>
          <w:bCs/>
          <w:sz w:val="24"/>
          <w:szCs w:val="24"/>
          <w:rtl/>
          <w:lang w:eastAsia="he-IL"/>
        </w:rPr>
        <w:t xml:space="preserve"> הרטרואקטיבי"</w:t>
      </w:r>
      <w:r w:rsidRPr="00C8173F">
        <w:rPr>
          <w:rFonts w:ascii="David" w:eastAsia="Times New Roman" w:hAnsi="David" w:cs="David"/>
          <w:sz w:val="24"/>
          <w:szCs w:val="24"/>
          <w:rtl/>
          <w:lang w:eastAsia="he-IL"/>
        </w:rPr>
        <w:t xml:space="preserve">), וכולל תקופת גילוי </w:t>
      </w:r>
      <w:r w:rsidRPr="00C8173F">
        <w:rPr>
          <w:rFonts w:ascii="David" w:eastAsia="Times New Roman" w:hAnsi="David" w:cs="David" w:hint="eastAsia"/>
          <w:sz w:val="24"/>
          <w:szCs w:val="24"/>
          <w:rtl/>
          <w:lang w:eastAsia="he-IL"/>
        </w:rPr>
        <w:t>מורחבת</w:t>
      </w:r>
      <w:r w:rsidRPr="00C8173F">
        <w:rPr>
          <w:rFonts w:ascii="David" w:eastAsia="Times New Roman" w:hAnsi="David" w:cs="David"/>
          <w:sz w:val="24"/>
          <w:szCs w:val="24"/>
          <w:rtl/>
          <w:lang w:eastAsia="he-IL"/>
        </w:rPr>
        <w:t xml:space="preserve"> של </w:t>
      </w:r>
      <w:r w:rsidRPr="00C8173F">
        <w:rPr>
          <w:rFonts w:ascii="David" w:eastAsia="Times New Roman" w:hAnsi="David" w:cs="David" w:hint="cs"/>
          <w:sz w:val="24"/>
          <w:szCs w:val="24"/>
          <w:rtl/>
          <w:lang w:eastAsia="he-IL"/>
        </w:rPr>
        <w:t>6</w:t>
      </w:r>
      <w:r w:rsidRPr="00C8173F">
        <w:rPr>
          <w:rFonts w:ascii="David" w:eastAsia="Times New Roman" w:hAnsi="David" w:cs="David"/>
          <w:sz w:val="24"/>
          <w:szCs w:val="24"/>
          <w:rtl/>
          <w:lang w:eastAsia="he-IL"/>
        </w:rPr>
        <w:t xml:space="preserve"> חודשים.</w:t>
      </w:r>
    </w:p>
    <w:p w14:paraId="777ECACF" w14:textId="77777777" w:rsidR="00C8173F" w:rsidRPr="00C8173F" w:rsidRDefault="00C8173F" w:rsidP="00C8173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כאמור הורחב לכלול את </w:t>
      </w:r>
      <w:r w:rsidRPr="00C8173F">
        <w:rPr>
          <w:rFonts w:ascii="David" w:eastAsia="Times New Roman" w:hAnsi="David" w:cs="David" w:hint="eastAsia"/>
          <w:sz w:val="24"/>
          <w:szCs w:val="24"/>
          <w:rtl/>
          <w:lang w:eastAsia="he-IL"/>
        </w:rPr>
        <w:t xml:space="preserve">החברה </w:t>
      </w:r>
      <w:r w:rsidRPr="00C8173F">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C8173F">
        <w:rPr>
          <w:rFonts w:ascii="David" w:eastAsia="Times New Roman" w:hAnsi="David" w:cs="David" w:hint="eastAsia"/>
          <w:sz w:val="24"/>
          <w:szCs w:val="24"/>
          <w:rtl/>
          <w:lang w:eastAsia="he-IL"/>
        </w:rPr>
        <w:t>מטעמו</w:t>
      </w:r>
      <w:r w:rsidRPr="00C8173F">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C8173F">
        <w:rPr>
          <w:rFonts w:ascii="David" w:eastAsia="Times New Roman" w:hAnsi="David" w:cs="David" w:hint="eastAsia"/>
          <w:sz w:val="24"/>
          <w:szCs w:val="24"/>
          <w:rtl/>
          <w:lang w:eastAsia="he-IL"/>
        </w:rPr>
        <w:t>מיחידי</w:t>
      </w:r>
      <w:r w:rsidRPr="00C8173F">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C8173F">
        <w:rPr>
          <w:rFonts w:ascii="David" w:eastAsia="Times New Roman" w:hAnsi="David" w:cs="David" w:hint="eastAsia"/>
          <w:sz w:val="24"/>
          <w:szCs w:val="24"/>
          <w:rtl/>
          <w:lang w:eastAsia="he-IL"/>
        </w:rPr>
        <w:t>כלפי</w:t>
      </w:r>
      <w:r w:rsidRPr="00C8173F">
        <w:rPr>
          <w:rFonts w:ascii="David" w:eastAsia="Times New Roman" w:hAnsi="David" w:cs="David"/>
          <w:sz w:val="24"/>
          <w:szCs w:val="24"/>
          <w:rtl/>
          <w:lang w:eastAsia="he-IL"/>
        </w:rPr>
        <w:t xml:space="preserve"> היועץ.</w:t>
      </w:r>
    </w:p>
    <w:p w14:paraId="56376108"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2592573C" w14:textId="77777777" w:rsidR="00C8173F" w:rsidRPr="00C8173F" w:rsidRDefault="00C8173F" w:rsidP="00C8173F">
      <w:pPr>
        <w:spacing w:before="0" w:beforeAutospacing="0" w:after="0" w:afterAutospacing="0" w:line="240" w:lineRule="auto"/>
        <w:ind w:left="720" w:hanging="720"/>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2</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מעבידים</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חבותו</w:t>
      </w:r>
      <w:r w:rsidRPr="00C8173F">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C8173F">
        <w:rPr>
          <w:rFonts w:ascii="David" w:eastAsia="Times New Roman" w:hAnsi="David" w:cs="David" w:hint="eastAsia"/>
          <w:sz w:val="24"/>
          <w:szCs w:val="24"/>
          <w:rtl/>
          <w:lang w:eastAsia="he-IL"/>
        </w:rPr>
        <w:t>ם</w:t>
      </w:r>
      <w:r w:rsidRPr="00C8173F">
        <w:rPr>
          <w:rFonts w:ascii="David" w:eastAsia="Times New Roman" w:hAnsi="David" w:cs="David"/>
          <w:sz w:val="24"/>
          <w:szCs w:val="24"/>
          <w:rtl/>
          <w:lang w:eastAsia="he-IL"/>
        </w:rPr>
        <w:t xml:space="preserve">-1980 </w:t>
      </w:r>
      <w:r w:rsidRPr="00C8173F">
        <w:rPr>
          <w:rFonts w:ascii="David" w:eastAsia="Times New Roman" w:hAnsi="David" w:cs="David" w:hint="eastAsia"/>
          <w:sz w:val="24"/>
          <w:szCs w:val="24"/>
          <w:rtl/>
          <w:lang w:eastAsia="he-IL"/>
        </w:rPr>
        <w:t>כלפי</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8173F">
        <w:rPr>
          <w:rFonts w:ascii="David" w:eastAsia="Times New Roman" w:hAnsi="David" w:cs="David"/>
          <w:sz w:val="24"/>
          <w:szCs w:val="24"/>
          <w:rtl/>
          <w:lang w:eastAsia="he-IL"/>
        </w:rPr>
        <w:t>בגבולות אחריות של</w:t>
      </w:r>
      <w:r w:rsidRPr="00C8173F">
        <w:rPr>
          <w:rFonts w:ascii="David" w:eastAsia="Times New Roman" w:hAnsi="David" w:cs="David" w:hint="cs"/>
          <w:sz w:val="24"/>
          <w:szCs w:val="24"/>
          <w:rtl/>
          <w:lang w:eastAsia="he-IL"/>
        </w:rPr>
        <w:t xml:space="preserve"> 20,000,000 ₪ לתובע, </w:t>
      </w:r>
      <w:r w:rsidRPr="00C8173F">
        <w:rPr>
          <w:rFonts w:ascii="David" w:eastAsia="Times New Roman" w:hAnsi="David" w:cs="David" w:hint="eastAsia"/>
          <w:sz w:val="24"/>
          <w:szCs w:val="24"/>
          <w:rtl/>
          <w:lang w:eastAsia="he-IL"/>
        </w:rPr>
        <w:t>למקרה</w:t>
      </w:r>
      <w:r w:rsidRPr="00C8173F">
        <w:rPr>
          <w:rFonts w:ascii="David" w:eastAsia="Times New Roman" w:hAnsi="David" w:cs="David"/>
          <w:sz w:val="24"/>
          <w:szCs w:val="24"/>
          <w:rtl/>
          <w:lang w:eastAsia="he-IL"/>
        </w:rPr>
        <w:t xml:space="preserve"> ובמצטבר ל</w:t>
      </w:r>
      <w:r w:rsidRPr="00C8173F">
        <w:rPr>
          <w:rFonts w:ascii="David" w:eastAsia="Times New Roman" w:hAnsi="David" w:cs="David" w:hint="cs"/>
          <w:sz w:val="24"/>
          <w:szCs w:val="24"/>
          <w:rtl/>
          <w:lang w:eastAsia="he-IL"/>
        </w:rPr>
        <w:t>תקופת הביטוח</w:t>
      </w:r>
      <w:r w:rsidRPr="00C8173F">
        <w:rPr>
          <w:rFonts w:ascii="David" w:eastAsia="Times New Roman" w:hAnsi="David" w:cs="David"/>
          <w:sz w:val="24"/>
          <w:szCs w:val="24"/>
          <w:rtl/>
          <w:lang w:eastAsia="he-IL"/>
        </w:rPr>
        <w:t xml:space="preserve">. הביטוח אינו כולל כל סייג בדבר </w:t>
      </w:r>
      <w:r w:rsidRPr="00C8173F">
        <w:rPr>
          <w:rFonts w:ascii="David" w:eastAsia="Times New Roman" w:hAnsi="David" w:cs="David" w:hint="cs"/>
          <w:sz w:val="24"/>
          <w:szCs w:val="24"/>
          <w:rtl/>
          <w:lang w:eastAsia="he-IL"/>
        </w:rPr>
        <w:t xml:space="preserve">שעות עבודה, העסקת נוער וכן בדבר </w:t>
      </w:r>
      <w:r w:rsidRPr="00C8173F">
        <w:rPr>
          <w:rFonts w:ascii="David" w:eastAsia="Times New Roman" w:hAnsi="David" w:cs="David"/>
          <w:sz w:val="24"/>
          <w:szCs w:val="24"/>
          <w:rtl/>
          <w:lang w:eastAsia="he-IL"/>
        </w:rPr>
        <w:t xml:space="preserve">חבות היועץ כלפי קבלנים, </w:t>
      </w:r>
      <w:r w:rsidRPr="00C8173F">
        <w:rPr>
          <w:rFonts w:ascii="David" w:eastAsia="Times New Roman" w:hAnsi="David" w:cs="David" w:hint="eastAsia"/>
          <w:sz w:val="24"/>
          <w:szCs w:val="24"/>
          <w:rtl/>
          <w:lang w:eastAsia="he-IL"/>
        </w:rPr>
        <w:t>קבלני</w:t>
      </w:r>
      <w:r w:rsidRPr="00C8173F">
        <w:rPr>
          <w:rFonts w:ascii="David" w:eastAsia="Times New Roman" w:hAnsi="David" w:cs="David"/>
          <w:sz w:val="24"/>
          <w:szCs w:val="24"/>
          <w:rtl/>
          <w:lang w:eastAsia="he-IL"/>
        </w:rPr>
        <w:t xml:space="preserve"> משנה ועובדיהם</w:t>
      </w:r>
      <w:r w:rsidRPr="00C8173F">
        <w:rPr>
          <w:rFonts w:ascii="David" w:eastAsia="Times New Roman" w:hAnsi="David" w:cs="David" w:hint="cs"/>
          <w:sz w:val="24"/>
          <w:szCs w:val="24"/>
          <w:rtl/>
          <w:lang w:eastAsia="he-IL"/>
        </w:rPr>
        <w:t xml:space="preserve"> היה וייחשבו לעובדי היועץ</w:t>
      </w:r>
      <w:r w:rsidRPr="00C8173F">
        <w:rPr>
          <w:rFonts w:ascii="David" w:eastAsia="Times New Roman" w:hAnsi="David" w:cs="David"/>
          <w:sz w:val="24"/>
          <w:szCs w:val="24"/>
          <w:rtl/>
          <w:lang w:eastAsia="he-IL"/>
        </w:rPr>
        <w:t>. הביטוח מורחב ל</w:t>
      </w:r>
      <w:r w:rsidRPr="00C8173F">
        <w:rPr>
          <w:rFonts w:ascii="David" w:eastAsia="Times New Roman" w:hAnsi="David" w:cs="David" w:hint="cs"/>
          <w:sz w:val="24"/>
          <w:szCs w:val="24"/>
          <w:rtl/>
          <w:lang w:eastAsia="he-IL"/>
        </w:rPr>
        <w:t xml:space="preserve">שפות את החברה </w:t>
      </w:r>
      <w:r w:rsidRPr="00C8173F">
        <w:rPr>
          <w:rFonts w:ascii="David" w:eastAsia="Times New Roman" w:hAnsi="David" w:cs="David"/>
          <w:sz w:val="24"/>
          <w:szCs w:val="24"/>
          <w:rtl/>
          <w:lang w:eastAsia="he-IL"/>
        </w:rPr>
        <w:t xml:space="preserve">היה ותיחשב למעביד של </w:t>
      </w:r>
      <w:r w:rsidRPr="00C8173F">
        <w:rPr>
          <w:rFonts w:ascii="David" w:eastAsia="Times New Roman" w:hAnsi="David" w:cs="David" w:hint="eastAsia"/>
          <w:sz w:val="24"/>
          <w:szCs w:val="24"/>
          <w:rtl/>
          <w:lang w:eastAsia="he-IL"/>
        </w:rPr>
        <w:t>מי</w:t>
      </w:r>
      <w:r w:rsidRPr="00C8173F">
        <w:rPr>
          <w:rFonts w:ascii="David" w:eastAsia="Times New Roman" w:hAnsi="David" w:cs="David"/>
          <w:sz w:val="24"/>
          <w:szCs w:val="24"/>
          <w:rtl/>
          <w:lang w:eastAsia="he-IL"/>
        </w:rPr>
        <w:t xml:space="preserve"> מ</w:t>
      </w:r>
      <w:r w:rsidRPr="00C8173F">
        <w:rPr>
          <w:rFonts w:ascii="David" w:eastAsia="Times New Roman" w:hAnsi="David" w:cs="David" w:hint="cs"/>
          <w:sz w:val="24"/>
          <w:szCs w:val="24"/>
          <w:rtl/>
          <w:lang w:eastAsia="he-IL"/>
        </w:rPr>
        <w:t>עובדי</w:t>
      </w:r>
      <w:r w:rsidRPr="00C8173F">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C8173F">
        <w:rPr>
          <w:rFonts w:ascii="David" w:eastAsia="Times New Roman" w:hAnsi="David" w:cs="David" w:hint="eastAsia"/>
          <w:sz w:val="24"/>
          <w:szCs w:val="24"/>
          <w:rtl/>
          <w:lang w:eastAsia="he-IL"/>
        </w:rPr>
        <w:t>מי</w:t>
      </w:r>
      <w:r w:rsidRPr="00C8173F">
        <w:rPr>
          <w:rFonts w:ascii="David" w:eastAsia="Times New Roman" w:hAnsi="David" w:cs="David"/>
          <w:sz w:val="24"/>
          <w:szCs w:val="24"/>
          <w:rtl/>
          <w:lang w:eastAsia="he-IL"/>
        </w:rPr>
        <w:t xml:space="preserve"> מ</w:t>
      </w:r>
      <w:r w:rsidRPr="00C8173F">
        <w:rPr>
          <w:rFonts w:ascii="David" w:eastAsia="Times New Roman" w:hAnsi="David" w:cs="David" w:hint="cs"/>
          <w:sz w:val="24"/>
          <w:szCs w:val="24"/>
          <w:rtl/>
          <w:lang w:eastAsia="he-IL"/>
        </w:rPr>
        <w:t>עובדיו</w:t>
      </w:r>
      <w:r w:rsidRPr="00C8173F">
        <w:rPr>
          <w:rFonts w:ascii="David" w:eastAsia="Times New Roman" w:hAnsi="David" w:cs="David"/>
          <w:sz w:val="24"/>
          <w:szCs w:val="24"/>
          <w:rtl/>
          <w:lang w:eastAsia="he-IL"/>
        </w:rPr>
        <w:t>.</w:t>
      </w:r>
    </w:p>
    <w:p w14:paraId="7A295EC7"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2025EB29" w14:textId="092CAC9F" w:rsidR="00C8173F" w:rsidRPr="00C8173F" w:rsidRDefault="00C8173F" w:rsidP="00C8173F">
      <w:pPr>
        <w:spacing w:before="0" w:beforeAutospacing="0" w:after="0" w:afterAutospacing="0" w:line="240" w:lineRule="exact"/>
        <w:ind w:left="720" w:hanging="720"/>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3</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כלפי צד שלישי</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אחריות היועץ על פי דין </w:t>
      </w:r>
      <w:r w:rsidRPr="00C8173F">
        <w:rPr>
          <w:rFonts w:ascii="David" w:eastAsia="Times New Roman" w:hAnsi="David" w:cs="David" w:hint="eastAsia"/>
          <w:sz w:val="24"/>
          <w:szCs w:val="24"/>
          <w:rtl/>
          <w:lang w:eastAsia="he-IL"/>
        </w:rPr>
        <w:t>בגין</w:t>
      </w:r>
      <w:r w:rsidRPr="00C8173F">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C8173F">
        <w:rPr>
          <w:rFonts w:ascii="David" w:eastAsia="Times New Roman" w:hAnsi="David" w:cs="David" w:hint="cs"/>
          <w:sz w:val="24"/>
          <w:szCs w:val="24"/>
          <w:rtl/>
          <w:lang w:eastAsia="he-IL"/>
        </w:rPr>
        <w:t>(</w:t>
      </w:r>
      <w:r w:rsidRPr="00C8173F">
        <w:rPr>
          <w:rFonts w:ascii="David" w:eastAsia="Times New Roman" w:hAnsi="David" w:cs="David" w:hint="eastAsia"/>
          <w:sz w:val="24"/>
          <w:szCs w:val="24"/>
          <w:rtl/>
          <w:lang w:eastAsia="he-IL"/>
        </w:rPr>
        <w:t>לרבות</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במפורש החברה)</w:t>
      </w:r>
      <w:r w:rsidRPr="00C8173F">
        <w:rPr>
          <w:rFonts w:ascii="David" w:eastAsia="Times New Roman" w:hAnsi="David" w:cs="David"/>
          <w:sz w:val="24"/>
          <w:szCs w:val="24"/>
          <w:rtl/>
          <w:lang w:eastAsia="he-IL"/>
        </w:rPr>
        <w:t>, בג</w:t>
      </w:r>
      <w:r w:rsidRPr="00C8173F">
        <w:rPr>
          <w:rFonts w:ascii="David" w:eastAsia="Times New Roman" w:hAnsi="David" w:cs="David" w:hint="eastAsia"/>
          <w:sz w:val="24"/>
          <w:szCs w:val="24"/>
          <w:rtl/>
          <w:lang w:eastAsia="he-IL"/>
        </w:rPr>
        <w:t>בולות</w:t>
      </w:r>
      <w:r w:rsidRPr="00C8173F">
        <w:rPr>
          <w:rFonts w:ascii="David" w:eastAsia="Times New Roman" w:hAnsi="David" w:cs="David"/>
          <w:sz w:val="24"/>
          <w:szCs w:val="24"/>
          <w:rtl/>
          <w:lang w:eastAsia="he-IL"/>
        </w:rPr>
        <w:t xml:space="preserve"> אחריות של </w:t>
      </w:r>
      <w:del w:id="192" w:author="מרול אטמן" w:date="2024-08-12T10:12:00Z">
        <w:r w:rsidRPr="00C8173F" w:rsidDel="00286B90">
          <w:rPr>
            <w:rFonts w:ascii="David" w:eastAsia="Times New Roman" w:hAnsi="David" w:cs="David" w:hint="cs"/>
            <w:sz w:val="24"/>
            <w:szCs w:val="24"/>
            <w:rtl/>
            <w:lang w:eastAsia="he-IL"/>
          </w:rPr>
          <w:delText>4</w:delText>
        </w:r>
      </w:del>
      <w:ins w:id="193" w:author="מרול אטמן" w:date="2024-08-12T10:12:00Z">
        <w:r w:rsidR="00286B90">
          <w:rPr>
            <w:rFonts w:ascii="David" w:eastAsia="Times New Roman" w:hAnsi="David" w:cs="David" w:hint="cs"/>
            <w:sz w:val="24"/>
            <w:szCs w:val="24"/>
            <w:rtl/>
            <w:lang w:eastAsia="he-IL"/>
          </w:rPr>
          <w:t>1</w:t>
        </w:r>
      </w:ins>
      <w:r w:rsidRPr="00C8173F">
        <w:rPr>
          <w:rFonts w:ascii="David" w:eastAsia="Times New Roman" w:hAnsi="David" w:cs="David" w:hint="cs"/>
          <w:sz w:val="24"/>
          <w:szCs w:val="24"/>
          <w:rtl/>
          <w:lang w:eastAsia="he-IL"/>
        </w:rPr>
        <w:t xml:space="preserve">,000,000 ₪ </w:t>
      </w:r>
      <w:r w:rsidRPr="00C8173F">
        <w:rPr>
          <w:rFonts w:ascii="David" w:eastAsia="Times New Roman" w:hAnsi="David" w:cs="David"/>
          <w:sz w:val="24"/>
          <w:szCs w:val="24"/>
          <w:rtl/>
          <w:lang w:eastAsia="he-IL"/>
        </w:rPr>
        <w:t xml:space="preserve">למקרה ובמצטבר לתקופת </w:t>
      </w:r>
      <w:r w:rsidRPr="00C8173F">
        <w:rPr>
          <w:rFonts w:ascii="David" w:eastAsia="Times New Roman" w:hAnsi="David" w:cs="David" w:hint="eastAsia"/>
          <w:sz w:val="24"/>
          <w:szCs w:val="24"/>
          <w:rtl/>
          <w:lang w:eastAsia="he-IL"/>
        </w:rPr>
        <w:t>ביטוח</w:t>
      </w:r>
      <w:r w:rsidRPr="00C8173F">
        <w:rPr>
          <w:rFonts w:ascii="David" w:eastAsia="Times New Roman" w:hAnsi="David" w:cs="David"/>
          <w:sz w:val="24"/>
          <w:szCs w:val="24"/>
          <w:rtl/>
          <w:lang w:eastAsia="he-IL"/>
        </w:rPr>
        <w:t xml:space="preserve"> שנתית. </w:t>
      </w: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אינו כולל כל סייג בדבר חבות בגין וכלפי קבלנים, </w:t>
      </w:r>
      <w:r w:rsidRPr="00C8173F">
        <w:rPr>
          <w:rFonts w:ascii="David" w:eastAsia="Times New Roman" w:hAnsi="David" w:cs="David" w:hint="eastAsia"/>
          <w:sz w:val="24"/>
          <w:szCs w:val="24"/>
          <w:rtl/>
          <w:lang w:eastAsia="he-IL"/>
        </w:rPr>
        <w:t>קבלני</w:t>
      </w:r>
      <w:r w:rsidRPr="00C8173F">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C8173F">
        <w:rPr>
          <w:rFonts w:ascii="David" w:eastAsia="Times New Roman" w:hAnsi="David" w:cs="David" w:hint="cs"/>
          <w:sz w:val="24"/>
          <w:szCs w:val="24"/>
          <w:rtl/>
          <w:lang w:eastAsia="he-IL"/>
        </w:rPr>
        <w:t xml:space="preserve">שפות את החברה בגין </w:t>
      </w:r>
      <w:r w:rsidRPr="00C8173F">
        <w:rPr>
          <w:rFonts w:ascii="David" w:eastAsia="Times New Roman" w:hAnsi="David" w:cs="David"/>
          <w:sz w:val="24"/>
          <w:szCs w:val="24"/>
          <w:rtl/>
          <w:lang w:eastAsia="he-IL"/>
        </w:rPr>
        <w:t xml:space="preserve">אחריותה למעשי ו/או מחדלי היועץ ו/או מי מטעמו, בכפוף </w:t>
      </w:r>
      <w:r w:rsidRPr="00C8173F">
        <w:rPr>
          <w:rFonts w:ascii="David" w:eastAsia="Times New Roman" w:hAnsi="David" w:cs="David" w:hint="eastAsia"/>
          <w:sz w:val="24"/>
          <w:szCs w:val="24"/>
          <w:rtl/>
          <w:lang w:eastAsia="he-IL"/>
        </w:rPr>
        <w:t>לסעיף</w:t>
      </w:r>
      <w:r w:rsidRPr="00C8173F">
        <w:rPr>
          <w:rFonts w:ascii="David" w:eastAsia="Times New Roman" w:hAnsi="David" w:cs="David"/>
          <w:sz w:val="24"/>
          <w:szCs w:val="24"/>
          <w:rtl/>
          <w:lang w:eastAsia="he-IL"/>
        </w:rPr>
        <w:t xml:space="preserve"> אחריות צולבת.</w:t>
      </w:r>
    </w:p>
    <w:p w14:paraId="69BB48E7" w14:textId="77777777" w:rsidR="00C8173F" w:rsidRPr="00C8173F" w:rsidRDefault="00C8173F" w:rsidP="00C8173F">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50E8AAEC"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rtl/>
          <w:lang w:eastAsia="he-IL"/>
        </w:rPr>
      </w:pPr>
      <w:r w:rsidRPr="00C8173F">
        <w:rPr>
          <w:rFonts w:ascii="David" w:eastAsia="Times New Roman" w:hAnsi="David" w:cs="David" w:hint="eastAsia"/>
          <w:b/>
          <w:bCs/>
          <w:sz w:val="24"/>
          <w:szCs w:val="24"/>
          <w:u w:val="single"/>
          <w:rtl/>
          <w:lang w:eastAsia="he-IL"/>
        </w:rPr>
        <w:t>כללי</w:t>
      </w:r>
      <w:r w:rsidRPr="00C8173F">
        <w:rPr>
          <w:rFonts w:ascii="David" w:eastAsia="Times New Roman" w:hAnsi="David" w:cs="David"/>
          <w:b/>
          <w:bCs/>
          <w:sz w:val="24"/>
          <w:szCs w:val="24"/>
          <w:u w:val="single"/>
          <w:rtl/>
          <w:lang w:eastAsia="he-IL"/>
        </w:rPr>
        <w:t xml:space="preserve"> לכל הפוליסות</w:t>
      </w:r>
      <w:r w:rsidRPr="00C8173F">
        <w:rPr>
          <w:rFonts w:ascii="David" w:eastAsia="Times New Roman" w:hAnsi="David" w:cs="David"/>
          <w:b/>
          <w:bCs/>
          <w:sz w:val="24"/>
          <w:szCs w:val="24"/>
          <w:rtl/>
          <w:lang w:eastAsia="he-IL"/>
        </w:rPr>
        <w:t xml:space="preserve"> </w:t>
      </w:r>
      <w:r w:rsidRPr="00C8173F">
        <w:rPr>
          <w:rFonts w:ascii="David" w:eastAsia="Times New Roman" w:hAnsi="David" w:cs="David" w:hint="eastAsia"/>
          <w:b/>
          <w:bCs/>
          <w:sz w:val="24"/>
          <w:szCs w:val="24"/>
          <w:rtl/>
          <w:lang w:eastAsia="he-IL"/>
        </w:rPr>
        <w:t>–</w:t>
      </w:r>
      <w:r w:rsidRPr="00C8173F">
        <w:rPr>
          <w:rFonts w:ascii="David" w:eastAsia="Times New Roman" w:hAnsi="David" w:cs="David"/>
          <w:b/>
          <w:bCs/>
          <w:sz w:val="24"/>
          <w:szCs w:val="24"/>
          <w:rtl/>
          <w:lang w:eastAsia="he-IL"/>
        </w:rPr>
        <w:t xml:space="preserve"> </w:t>
      </w:r>
    </w:p>
    <w:p w14:paraId="08F1F3E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4525D7E7"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b/>
          <w:bCs/>
          <w:sz w:val="24"/>
          <w:szCs w:val="24"/>
          <w:rtl/>
          <w:lang w:eastAsia="he-IL"/>
        </w:rPr>
        <w:t>"</w:t>
      </w:r>
      <w:r w:rsidRPr="00C8173F">
        <w:rPr>
          <w:rFonts w:ascii="David" w:eastAsia="Times New Roman" w:hAnsi="David" w:cs="David" w:hint="cs"/>
          <w:b/>
          <w:bCs/>
          <w:sz w:val="24"/>
          <w:szCs w:val="24"/>
          <w:rtl/>
          <w:lang w:eastAsia="he-IL"/>
        </w:rPr>
        <w:t>החברה</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לצורך</w:t>
      </w:r>
      <w:r w:rsidRPr="00C8173F">
        <w:rPr>
          <w:rFonts w:ascii="David" w:eastAsia="Times New Roman" w:hAnsi="David" w:cs="David"/>
          <w:sz w:val="24"/>
          <w:szCs w:val="24"/>
          <w:rtl/>
          <w:lang w:eastAsia="he-IL"/>
        </w:rPr>
        <w:t xml:space="preserve">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ו</w:t>
      </w:r>
      <w:r w:rsidRPr="00C8173F">
        <w:rPr>
          <w:rFonts w:ascii="David" w:eastAsia="Times New Roman" w:hAnsi="David" w:cs="David"/>
          <w:sz w:val="24"/>
          <w:szCs w:val="24"/>
          <w:rtl/>
          <w:lang w:eastAsia="he-IL"/>
        </w:rPr>
        <w:t>/או אישור זה הינ</w:t>
      </w:r>
      <w:r w:rsidRPr="00C8173F">
        <w:rPr>
          <w:rFonts w:ascii="David" w:eastAsia="Times New Roman" w:hAnsi="David" w:cs="David" w:hint="cs"/>
          <w:sz w:val="24"/>
          <w:szCs w:val="24"/>
          <w:rtl/>
          <w:lang w:eastAsia="he-IL"/>
        </w:rPr>
        <w:t>ה</w:t>
      </w:r>
      <w:r w:rsidRPr="00C8173F">
        <w:rPr>
          <w:rFonts w:ascii="David" w:eastAsia="Times New Roman" w:hAnsi="David" w:cs="David"/>
          <w:sz w:val="24"/>
          <w:szCs w:val="24"/>
          <w:rtl/>
          <w:lang w:eastAsia="he-IL"/>
        </w:rPr>
        <w:t xml:space="preserve"> לרבות חברת אם ו/או חברות בנות ו/או חברות שלובות</w:t>
      </w:r>
      <w:r w:rsidRPr="00C8173F">
        <w:rPr>
          <w:rFonts w:ascii="David" w:eastAsia="Times New Roman" w:hAnsi="David" w:cs="David" w:hint="cs"/>
          <w:sz w:val="24"/>
          <w:szCs w:val="24"/>
          <w:rtl/>
          <w:lang w:eastAsia="he-IL"/>
        </w:rPr>
        <w:t xml:space="preserve"> ו/או עובדיהן ו/או מנהליהן</w:t>
      </w:r>
      <w:r w:rsidRPr="00C8173F">
        <w:rPr>
          <w:rFonts w:ascii="David" w:eastAsia="Times New Roman" w:hAnsi="David" w:cs="David"/>
          <w:sz w:val="24"/>
          <w:szCs w:val="24"/>
          <w:rtl/>
          <w:lang w:eastAsia="he-IL"/>
        </w:rPr>
        <w:t>.</w:t>
      </w:r>
    </w:p>
    <w:p w14:paraId="57D8989A" w14:textId="77777777" w:rsidR="00C8173F" w:rsidRPr="00C8173F" w:rsidRDefault="00C8173F" w:rsidP="00C8173F">
      <w:pPr>
        <w:spacing w:before="0" w:beforeAutospacing="0" w:after="0" w:afterAutospacing="0" w:line="240" w:lineRule="auto"/>
        <w:ind w:right="720"/>
        <w:jc w:val="both"/>
        <w:rPr>
          <w:rFonts w:ascii="David" w:eastAsia="Times New Roman" w:hAnsi="David" w:cs="David"/>
          <w:sz w:val="24"/>
          <w:szCs w:val="24"/>
          <w:lang w:eastAsia="he-IL"/>
        </w:rPr>
      </w:pPr>
    </w:p>
    <w:p w14:paraId="2B632410"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56B44AB" w14:textId="77777777" w:rsidR="00C8173F" w:rsidRPr="00C8173F" w:rsidRDefault="00C8173F" w:rsidP="00C8173F">
      <w:pPr>
        <w:spacing w:before="0" w:beforeAutospacing="0" w:after="0" w:afterAutospacing="0" w:line="240" w:lineRule="auto"/>
        <w:ind w:right="720"/>
        <w:jc w:val="both"/>
        <w:rPr>
          <w:rFonts w:ascii="David" w:eastAsia="Times New Roman" w:hAnsi="David" w:cs="David"/>
          <w:sz w:val="24"/>
          <w:szCs w:val="24"/>
          <w:rtl/>
          <w:lang w:eastAsia="he-IL"/>
        </w:rPr>
      </w:pPr>
    </w:p>
    <w:p w14:paraId="4F361934" w14:textId="1D52CA72"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del w:id="194" w:author="מרול אטמן" w:date="2024-08-12T10:12:00Z">
        <w:r w:rsidRPr="00C8173F" w:rsidDel="00286B90">
          <w:rPr>
            <w:rFonts w:ascii="David" w:eastAsia="Times New Roman" w:hAnsi="David" w:cs="David" w:hint="eastAsia"/>
            <w:sz w:val="24"/>
            <w:szCs w:val="24"/>
            <w:rtl/>
            <w:lang w:eastAsia="he-IL"/>
          </w:rPr>
          <w:delText>הננו</w:delText>
        </w:r>
        <w:r w:rsidRPr="00C8173F" w:rsidDel="00286B90">
          <w:rPr>
            <w:rFonts w:ascii="David" w:eastAsia="Times New Roman" w:hAnsi="David" w:cs="David"/>
            <w:sz w:val="24"/>
            <w:szCs w:val="24"/>
            <w:rtl/>
            <w:lang w:eastAsia="he-IL"/>
          </w:rPr>
          <w:delText xml:space="preserve"> מאשרים כי ידוע לנו ש</w:delText>
        </w:r>
      </w:del>
      <w:r w:rsidRPr="00C8173F">
        <w:rPr>
          <w:rFonts w:ascii="David" w:eastAsia="Times New Roman" w:hAnsi="David" w:cs="David"/>
          <w:sz w:val="24"/>
          <w:szCs w:val="24"/>
          <w:rtl/>
          <w:lang w:eastAsia="he-IL"/>
        </w:rPr>
        <w:t xml:space="preserve">האחריות </w:t>
      </w:r>
      <w:r w:rsidRPr="00C8173F">
        <w:rPr>
          <w:rFonts w:ascii="David" w:eastAsia="Times New Roman" w:hAnsi="David" w:cs="David" w:hint="eastAsia"/>
          <w:sz w:val="24"/>
          <w:szCs w:val="24"/>
          <w:rtl/>
          <w:lang w:eastAsia="he-IL"/>
        </w:rPr>
        <w:t>לתשלום</w:t>
      </w:r>
      <w:r w:rsidRPr="00C8173F">
        <w:rPr>
          <w:rFonts w:ascii="David" w:eastAsia="Times New Roman" w:hAnsi="David" w:cs="David"/>
          <w:sz w:val="24"/>
          <w:szCs w:val="24"/>
          <w:rtl/>
          <w:lang w:eastAsia="he-IL"/>
        </w:rPr>
        <w:t xml:space="preserve"> פרמיות הביטוח והשתתפות עצמית חלה על </w:t>
      </w:r>
      <w:r w:rsidRPr="00C8173F">
        <w:rPr>
          <w:rFonts w:ascii="David" w:eastAsia="Times New Roman" w:hAnsi="David" w:cs="David" w:hint="cs"/>
          <w:sz w:val="24"/>
          <w:szCs w:val="24"/>
          <w:rtl/>
          <w:lang w:eastAsia="he-IL"/>
        </w:rPr>
        <w:t>היועץ</w:t>
      </w:r>
      <w:r w:rsidRPr="00C8173F">
        <w:rPr>
          <w:rFonts w:ascii="David" w:eastAsia="Times New Roman" w:hAnsi="David" w:cs="David"/>
          <w:sz w:val="24"/>
          <w:szCs w:val="24"/>
          <w:rtl/>
          <w:lang w:eastAsia="he-IL"/>
        </w:rPr>
        <w:t xml:space="preserve"> בלבד</w:t>
      </w:r>
      <w:r w:rsidRPr="00C8173F">
        <w:rPr>
          <w:rFonts w:ascii="David" w:eastAsia="Times New Roman" w:hAnsi="David" w:cs="David" w:hint="cs"/>
          <w:sz w:val="24"/>
          <w:szCs w:val="24"/>
          <w:rtl/>
          <w:lang w:eastAsia="he-IL"/>
        </w:rPr>
        <w:t>, ובשום מקרה לא על החברה</w:t>
      </w:r>
      <w:r w:rsidRPr="00C8173F">
        <w:rPr>
          <w:rFonts w:ascii="David" w:eastAsia="Times New Roman" w:hAnsi="David" w:cs="David"/>
          <w:sz w:val="24"/>
          <w:szCs w:val="24"/>
          <w:rtl/>
          <w:lang w:eastAsia="he-IL"/>
        </w:rPr>
        <w:t>.</w:t>
      </w:r>
    </w:p>
    <w:p w14:paraId="6971CBDC" w14:textId="77777777" w:rsidR="00C8173F" w:rsidRPr="00C8173F" w:rsidRDefault="00C8173F" w:rsidP="00C8173F">
      <w:pPr>
        <w:spacing w:before="0" w:beforeAutospacing="0" w:after="0" w:afterAutospacing="0" w:line="240" w:lineRule="auto"/>
        <w:ind w:left="720"/>
        <w:rPr>
          <w:rFonts w:ascii="David" w:eastAsia="Times New Roman" w:hAnsi="David" w:cs="David"/>
          <w:sz w:val="24"/>
          <w:szCs w:val="24"/>
          <w:rtl/>
          <w:lang w:eastAsia="he-IL"/>
        </w:rPr>
      </w:pPr>
    </w:p>
    <w:p w14:paraId="4DA6AD4F" w14:textId="77777777" w:rsidR="00C8173F" w:rsidRPr="00C8173F" w:rsidRDefault="00C8173F" w:rsidP="00C8173F">
      <w:pPr>
        <w:numPr>
          <w:ilvl w:val="0"/>
          <w:numId w:val="46"/>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הפרת</w:t>
      </w:r>
      <w:r w:rsidRPr="00C8173F">
        <w:rPr>
          <w:rFonts w:ascii="David" w:eastAsia="Times New Roman" w:hAnsi="David" w:cs="David"/>
          <w:sz w:val="24"/>
          <w:szCs w:val="24"/>
          <w:rtl/>
          <w:lang w:eastAsia="he-IL"/>
        </w:rPr>
        <w:t xml:space="preserve"> תנאי הפוליסות על ידי </w:t>
      </w:r>
      <w:r w:rsidRPr="00C8173F">
        <w:rPr>
          <w:rFonts w:ascii="David" w:eastAsia="Times New Roman" w:hAnsi="David" w:cs="David" w:hint="cs"/>
          <w:sz w:val="24"/>
          <w:szCs w:val="24"/>
          <w:rtl/>
          <w:lang w:eastAsia="he-IL"/>
        </w:rPr>
        <w:t>היועץ</w:t>
      </w:r>
      <w:r w:rsidRPr="00C8173F">
        <w:rPr>
          <w:rFonts w:ascii="David" w:eastAsia="Times New Roman" w:hAnsi="David" w:cs="David"/>
          <w:sz w:val="24"/>
          <w:szCs w:val="24"/>
          <w:rtl/>
          <w:lang w:eastAsia="he-IL"/>
        </w:rPr>
        <w:t xml:space="preserve"> בתום </w:t>
      </w:r>
      <w:r w:rsidRPr="00C8173F">
        <w:rPr>
          <w:rFonts w:ascii="David" w:eastAsia="Times New Roman" w:hAnsi="David" w:cs="David" w:hint="eastAsia"/>
          <w:sz w:val="24"/>
          <w:szCs w:val="24"/>
          <w:rtl/>
          <w:lang w:eastAsia="he-IL"/>
        </w:rPr>
        <w:t>לב</w:t>
      </w:r>
      <w:r w:rsidRPr="00C8173F">
        <w:rPr>
          <w:rFonts w:ascii="David" w:eastAsia="Times New Roman" w:hAnsi="David" w:cs="David"/>
          <w:sz w:val="24"/>
          <w:szCs w:val="24"/>
          <w:rtl/>
          <w:lang w:eastAsia="he-IL"/>
        </w:rPr>
        <w:t xml:space="preserve"> לא תפגע בזכויות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 xml:space="preserve"> על פי הפוליסות.</w:t>
      </w:r>
    </w:p>
    <w:p w14:paraId="0E53893E"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35C4C553" w14:textId="60EC55CB"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del w:id="195" w:author="מרול אטמן" w:date="2024-08-12T10:12:00Z">
        <w:r w:rsidRPr="00C8173F" w:rsidDel="00286B90">
          <w:rPr>
            <w:rFonts w:ascii="David" w:eastAsia="Times New Roman" w:hAnsi="David" w:cs="David" w:hint="eastAsia"/>
            <w:sz w:val="24"/>
            <w:szCs w:val="24"/>
            <w:rtl/>
            <w:lang w:eastAsia="he-IL"/>
          </w:rPr>
          <w:delText>הננו</w:delText>
        </w:r>
        <w:r w:rsidRPr="00C8173F" w:rsidDel="00286B90">
          <w:rPr>
            <w:rFonts w:ascii="David" w:eastAsia="Times New Roman" w:hAnsi="David" w:cs="David"/>
            <w:sz w:val="24"/>
            <w:szCs w:val="24"/>
            <w:rtl/>
            <w:lang w:eastAsia="he-IL"/>
          </w:rPr>
          <w:delText xml:space="preserve"> מאשרים כי </w:delText>
        </w:r>
      </w:del>
      <w:r w:rsidRPr="00C8173F">
        <w:rPr>
          <w:rFonts w:ascii="David" w:eastAsia="Times New Roman" w:hAnsi="David" w:cs="David"/>
          <w:sz w:val="24"/>
          <w:szCs w:val="24"/>
          <w:rtl/>
          <w:lang w:eastAsia="he-IL"/>
        </w:rPr>
        <w:t>כל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הינם</w:t>
      </w:r>
      <w:r w:rsidRPr="00C8173F">
        <w:rPr>
          <w:rFonts w:ascii="David" w:eastAsia="Times New Roman" w:hAnsi="David" w:cs="David"/>
          <w:sz w:val="24"/>
          <w:szCs w:val="24"/>
          <w:rtl/>
          <w:lang w:eastAsia="he-IL"/>
        </w:rPr>
        <w:t xml:space="preserve"> ראשוניים וקודמים לכל ביטוח הנערך על ידי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 xml:space="preserve"> ו/או לטובתה, </w:t>
      </w:r>
      <w:del w:id="196" w:author="מרול אטמן" w:date="2024-08-12T10:12:00Z">
        <w:r w:rsidRPr="00C8173F" w:rsidDel="00286B90">
          <w:rPr>
            <w:rFonts w:ascii="David" w:eastAsia="Times New Roman" w:hAnsi="David" w:cs="David"/>
            <w:sz w:val="24"/>
            <w:szCs w:val="24"/>
            <w:rtl/>
            <w:lang w:eastAsia="he-IL"/>
          </w:rPr>
          <w:delText>ואנו מוותרים</w:delText>
        </w:r>
      </w:del>
      <w:ins w:id="197" w:author="מרול אטמן" w:date="2024-08-12T10:12:00Z">
        <w:r w:rsidR="00286B90">
          <w:rPr>
            <w:rFonts w:ascii="David" w:eastAsia="Times New Roman" w:hAnsi="David" w:cs="David" w:hint="cs"/>
            <w:sz w:val="24"/>
            <w:szCs w:val="24"/>
            <w:rtl/>
            <w:lang w:eastAsia="he-IL"/>
          </w:rPr>
          <w:t>המבטח מוותר</w:t>
        </w:r>
      </w:ins>
      <w:r w:rsidRPr="00C8173F">
        <w:rPr>
          <w:rFonts w:ascii="David" w:eastAsia="Times New Roman" w:hAnsi="David" w:cs="David"/>
          <w:sz w:val="24"/>
          <w:szCs w:val="24"/>
          <w:rtl/>
          <w:lang w:eastAsia="he-IL"/>
        </w:rPr>
        <w:t xml:space="preserve"> על </w:t>
      </w:r>
      <w:r w:rsidRPr="00C8173F">
        <w:rPr>
          <w:rFonts w:ascii="David" w:eastAsia="Times New Roman" w:hAnsi="David" w:cs="David" w:hint="eastAsia"/>
          <w:sz w:val="24"/>
          <w:szCs w:val="24"/>
          <w:rtl/>
          <w:lang w:eastAsia="he-IL"/>
        </w:rPr>
        <w:t>כל</w:t>
      </w:r>
      <w:r w:rsidRPr="00C8173F">
        <w:rPr>
          <w:rFonts w:ascii="David" w:eastAsia="Times New Roman" w:hAnsi="David" w:cs="David"/>
          <w:sz w:val="24"/>
          <w:szCs w:val="24"/>
          <w:rtl/>
          <w:lang w:eastAsia="he-IL"/>
        </w:rPr>
        <w:t xml:space="preserve"> טענה ו/או דרישה ו/או תביעה בדבר שיתוף ביטוחי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w:t>
      </w:r>
    </w:p>
    <w:p w14:paraId="58D2C4A9" w14:textId="77777777" w:rsidR="00C8173F" w:rsidRPr="00C8173F" w:rsidRDefault="00C8173F" w:rsidP="00C8173F">
      <w:pPr>
        <w:spacing w:before="0" w:beforeAutospacing="0" w:after="0" w:afterAutospacing="0" w:line="240" w:lineRule="auto"/>
        <w:ind w:left="720"/>
        <w:rPr>
          <w:rFonts w:ascii="David" w:eastAsia="Times New Roman" w:hAnsi="David" w:cs="David"/>
          <w:sz w:val="24"/>
          <w:szCs w:val="24"/>
          <w:rtl/>
          <w:lang w:eastAsia="he-IL"/>
        </w:rPr>
      </w:pPr>
    </w:p>
    <w:p w14:paraId="28CF7A7C"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3A9AC0E3"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5DE69623" w14:textId="01E0E7E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rtl/>
          <w:lang w:eastAsia="he-IL"/>
        </w:rPr>
      </w:pPr>
      <w:del w:id="198" w:author="מרול אטמן" w:date="2024-08-12T10:12:00Z">
        <w:r w:rsidRPr="00C8173F" w:rsidDel="00286B90">
          <w:rPr>
            <w:rFonts w:ascii="David" w:eastAsia="Times New Roman" w:hAnsi="David" w:cs="David" w:hint="eastAsia"/>
            <w:sz w:val="24"/>
            <w:szCs w:val="24"/>
            <w:rtl/>
            <w:lang w:eastAsia="he-IL"/>
          </w:rPr>
          <w:delText>הננו</w:delText>
        </w:r>
        <w:r w:rsidRPr="00C8173F" w:rsidDel="00286B90">
          <w:rPr>
            <w:rFonts w:ascii="David" w:eastAsia="Times New Roman" w:hAnsi="David" w:cs="David"/>
            <w:sz w:val="24"/>
            <w:szCs w:val="24"/>
            <w:rtl/>
            <w:lang w:eastAsia="he-IL"/>
          </w:rPr>
          <w:delText xml:space="preserve"> מתחייבים כי </w:delText>
        </w:r>
      </w:del>
      <w:r w:rsidRPr="00C8173F">
        <w:rPr>
          <w:rFonts w:ascii="David" w:eastAsia="Times New Roman" w:hAnsi="David" w:cs="David"/>
          <w:sz w:val="24"/>
          <w:szCs w:val="24"/>
          <w:rtl/>
          <w:lang w:eastAsia="he-IL"/>
        </w:rPr>
        <w:t>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לא</w:t>
      </w:r>
      <w:r w:rsidRPr="00C8173F">
        <w:rPr>
          <w:rFonts w:ascii="David" w:eastAsia="Times New Roman" w:hAnsi="David" w:cs="David"/>
          <w:sz w:val="24"/>
          <w:szCs w:val="24"/>
          <w:rtl/>
          <w:lang w:eastAsia="he-IL"/>
        </w:rPr>
        <w:t xml:space="preserve"> יבוטלו ולא יצומצמו במשך תקופת הביטוח, אלא בהודעה מראש של 60 יום </w:t>
      </w:r>
      <w:r w:rsidRPr="00C8173F">
        <w:rPr>
          <w:rFonts w:ascii="David" w:eastAsia="Times New Roman" w:hAnsi="David" w:cs="David" w:hint="cs"/>
          <w:sz w:val="24"/>
          <w:szCs w:val="24"/>
          <w:rtl/>
          <w:lang w:eastAsia="he-IL"/>
        </w:rPr>
        <w:t>לחברה</w:t>
      </w:r>
      <w:r w:rsidRPr="00C8173F">
        <w:rPr>
          <w:rFonts w:ascii="David" w:eastAsia="Times New Roman" w:hAnsi="David" w:cs="David"/>
          <w:sz w:val="24"/>
          <w:szCs w:val="24"/>
          <w:rtl/>
          <w:lang w:eastAsia="he-IL"/>
        </w:rPr>
        <w:t xml:space="preserve">, בכתב, </w:t>
      </w:r>
      <w:r w:rsidRPr="00C8173F">
        <w:rPr>
          <w:rFonts w:ascii="David" w:eastAsia="Times New Roman" w:hAnsi="David" w:cs="David" w:hint="eastAsia"/>
          <w:sz w:val="24"/>
          <w:szCs w:val="24"/>
          <w:rtl/>
          <w:lang w:eastAsia="he-IL"/>
        </w:rPr>
        <w:t>בדואר</w:t>
      </w:r>
      <w:r w:rsidRPr="00C8173F">
        <w:rPr>
          <w:rFonts w:ascii="David" w:eastAsia="Times New Roman" w:hAnsi="David" w:cs="David"/>
          <w:sz w:val="24"/>
          <w:szCs w:val="24"/>
          <w:rtl/>
          <w:lang w:eastAsia="he-IL"/>
        </w:rPr>
        <w:t xml:space="preserve"> רשום.</w:t>
      </w:r>
    </w:p>
    <w:p w14:paraId="721A961A" w14:textId="77777777" w:rsidR="00C8173F" w:rsidRPr="00C8173F" w:rsidDel="00286B90" w:rsidRDefault="00C8173F" w:rsidP="00C8173F">
      <w:pPr>
        <w:spacing w:before="0" w:beforeAutospacing="0" w:after="0" w:afterAutospacing="0" w:line="240" w:lineRule="auto"/>
        <w:jc w:val="both"/>
        <w:rPr>
          <w:del w:id="199" w:author="מרול אטמן" w:date="2024-08-12T10:14:00Z"/>
          <w:rFonts w:ascii="David" w:eastAsia="Times New Roman" w:hAnsi="David" w:cs="David"/>
          <w:sz w:val="24"/>
          <w:szCs w:val="24"/>
          <w:rtl/>
          <w:lang w:eastAsia="he-IL"/>
        </w:rPr>
      </w:pPr>
    </w:p>
    <w:p w14:paraId="00FD580A" w14:textId="77777777" w:rsidR="00C8173F" w:rsidRPr="00C8173F" w:rsidDel="00286B90" w:rsidRDefault="00C8173F" w:rsidP="00C8173F">
      <w:pPr>
        <w:spacing w:before="0" w:beforeAutospacing="0" w:after="0" w:afterAutospacing="0" w:line="240" w:lineRule="auto"/>
        <w:jc w:val="both"/>
        <w:rPr>
          <w:del w:id="200" w:author="מרול אטמן" w:date="2024-08-12T10:14:00Z"/>
          <w:rFonts w:ascii="David" w:eastAsia="Times New Roman" w:hAnsi="David" w:cs="David"/>
          <w:sz w:val="24"/>
          <w:szCs w:val="24"/>
          <w:rtl/>
          <w:lang w:eastAsia="he-IL"/>
        </w:rPr>
      </w:pPr>
    </w:p>
    <w:p w14:paraId="12271D06" w14:textId="325FEBB8" w:rsidR="00C8173F" w:rsidRPr="00C8173F" w:rsidDel="00286B90" w:rsidRDefault="00C8173F">
      <w:pPr>
        <w:spacing w:before="0" w:beforeAutospacing="0" w:after="0" w:afterAutospacing="0" w:line="240" w:lineRule="auto"/>
        <w:rPr>
          <w:del w:id="201" w:author="מרול אטמן" w:date="2024-08-12T10:12:00Z"/>
          <w:rFonts w:ascii="David" w:eastAsia="Times New Roman" w:hAnsi="David" w:cs="David"/>
          <w:sz w:val="24"/>
          <w:szCs w:val="24"/>
          <w:rtl/>
          <w:lang w:eastAsia="he-IL"/>
        </w:rPr>
        <w:pPrChange w:id="202" w:author="מרול אטמן" w:date="2024-08-12T10:14:00Z">
          <w:pPr>
            <w:spacing w:before="0" w:beforeAutospacing="0" w:after="0" w:afterAutospacing="0" w:line="240" w:lineRule="auto"/>
            <w:jc w:val="both"/>
          </w:pPr>
        </w:pPrChange>
      </w:pPr>
      <w:del w:id="203" w:author="מרול אטמן" w:date="2024-08-12T10:12:00Z">
        <w:r w:rsidRPr="00C8173F" w:rsidDel="00286B90">
          <w:rPr>
            <w:rFonts w:ascii="David" w:eastAsia="Times New Roman" w:hAnsi="David" w:cs="David" w:hint="eastAsia"/>
            <w:bCs/>
            <w:sz w:val="24"/>
            <w:szCs w:val="24"/>
            <w:rtl/>
            <w:lang w:eastAsia="he-IL"/>
          </w:rPr>
          <w:delText>אישורנו</w:delText>
        </w:r>
        <w:r w:rsidRPr="00C8173F" w:rsidDel="00286B90">
          <w:rPr>
            <w:rFonts w:ascii="David" w:eastAsia="Times New Roman" w:hAnsi="David" w:cs="David"/>
            <w:bCs/>
            <w:sz w:val="24"/>
            <w:szCs w:val="24"/>
            <w:rtl/>
            <w:lang w:eastAsia="he-IL"/>
          </w:rPr>
          <w:delText xml:space="preserve"> זה הינו בכפוף לתנאי </w:delText>
        </w:r>
        <w:r w:rsidRPr="00C8173F" w:rsidDel="00286B90">
          <w:rPr>
            <w:rFonts w:ascii="David" w:eastAsia="Times New Roman" w:hAnsi="David" w:cs="David" w:hint="eastAsia"/>
            <w:bCs/>
            <w:sz w:val="24"/>
            <w:szCs w:val="24"/>
            <w:rtl/>
            <w:lang w:eastAsia="he-IL"/>
          </w:rPr>
          <w:delText>פוליסות</w:delText>
        </w:r>
        <w:r w:rsidRPr="00C8173F" w:rsidDel="00286B90">
          <w:rPr>
            <w:rFonts w:ascii="David" w:eastAsia="Times New Roman" w:hAnsi="David" w:cs="David"/>
            <w:bCs/>
            <w:sz w:val="24"/>
            <w:szCs w:val="24"/>
            <w:rtl/>
            <w:lang w:eastAsia="he-IL"/>
          </w:rPr>
          <w:delText xml:space="preserve"> הביטוח המקוריות ולסייגיהן, עד כמה שלא שונו על פי האמור באישור זה.</w:delText>
        </w:r>
      </w:del>
    </w:p>
    <w:p w14:paraId="01913B2A" w14:textId="24E2B25C" w:rsidR="00C8173F" w:rsidRPr="00C8173F" w:rsidDel="00286B90" w:rsidRDefault="00C8173F">
      <w:pPr>
        <w:spacing w:before="0" w:beforeAutospacing="0" w:after="0" w:afterAutospacing="0" w:line="240" w:lineRule="auto"/>
        <w:rPr>
          <w:del w:id="204" w:author="מרול אטמן" w:date="2024-08-12T10:12:00Z"/>
          <w:rFonts w:ascii="David" w:eastAsia="Times New Roman" w:hAnsi="David" w:cs="David"/>
          <w:sz w:val="24"/>
          <w:szCs w:val="24"/>
          <w:rtl/>
          <w:lang w:eastAsia="he-IL"/>
        </w:rPr>
        <w:pPrChange w:id="205" w:author="מרול אטמן" w:date="2024-08-12T10:14:00Z">
          <w:pPr>
            <w:spacing w:before="0" w:beforeAutospacing="0" w:after="0" w:afterAutospacing="0" w:line="240" w:lineRule="auto"/>
            <w:jc w:val="both"/>
          </w:pPr>
        </w:pPrChange>
      </w:pPr>
    </w:p>
    <w:p w14:paraId="3B9759EA" w14:textId="27E135F6" w:rsidR="00C8173F" w:rsidRPr="00C8173F" w:rsidDel="00286B90" w:rsidRDefault="00C8173F">
      <w:pPr>
        <w:spacing w:before="0" w:beforeAutospacing="0" w:after="0" w:afterAutospacing="0" w:line="240" w:lineRule="auto"/>
        <w:rPr>
          <w:del w:id="206" w:author="מרול אטמן" w:date="2024-08-12T10:12:00Z"/>
          <w:rFonts w:ascii="David" w:eastAsia="Times New Roman" w:hAnsi="David" w:cs="David"/>
          <w:sz w:val="24"/>
          <w:szCs w:val="24"/>
          <w:rtl/>
          <w:lang w:eastAsia="he-IL"/>
        </w:rPr>
        <w:pPrChange w:id="207" w:author="מרול אטמן" w:date="2024-08-12T10:14:00Z">
          <w:pPr>
            <w:spacing w:before="0" w:beforeAutospacing="0" w:after="0" w:afterAutospacing="0" w:line="240" w:lineRule="auto"/>
            <w:jc w:val="both"/>
          </w:pPr>
        </w:pPrChange>
      </w:pPr>
    </w:p>
    <w:p w14:paraId="3861492D" w14:textId="05DFDD3C" w:rsidR="00C8173F" w:rsidRPr="00C8173F" w:rsidDel="00286B90" w:rsidRDefault="00C8173F">
      <w:pPr>
        <w:spacing w:before="0" w:beforeAutospacing="0" w:after="0" w:afterAutospacing="0" w:line="240" w:lineRule="auto"/>
        <w:rPr>
          <w:del w:id="208" w:author="מרול אטמן" w:date="2024-08-12T10:12:00Z"/>
          <w:rFonts w:ascii="David" w:eastAsia="Times New Roman" w:hAnsi="David" w:cs="David"/>
          <w:sz w:val="24"/>
          <w:szCs w:val="24"/>
          <w:rtl/>
          <w:lang w:eastAsia="he-IL"/>
        </w:rPr>
        <w:pPrChange w:id="209" w:author="מרול אטמן" w:date="2024-08-12T10:14:00Z">
          <w:pPr>
            <w:spacing w:before="0" w:beforeAutospacing="0" w:after="0" w:afterAutospacing="0" w:line="240" w:lineRule="auto"/>
            <w:jc w:val="both"/>
          </w:pPr>
        </w:pPrChange>
      </w:pPr>
    </w:p>
    <w:p w14:paraId="074124E8" w14:textId="7837097B" w:rsidR="00C8173F" w:rsidRPr="00C8173F" w:rsidDel="00286B90" w:rsidRDefault="00C8173F">
      <w:pPr>
        <w:spacing w:before="0" w:beforeAutospacing="0" w:after="0" w:afterAutospacing="0" w:line="240" w:lineRule="auto"/>
        <w:rPr>
          <w:del w:id="210" w:author="מרול אטמן" w:date="2024-08-12T10:12:00Z"/>
          <w:rFonts w:ascii="David" w:eastAsia="Times New Roman" w:hAnsi="David" w:cs="David"/>
          <w:sz w:val="24"/>
          <w:szCs w:val="24"/>
          <w:rtl/>
          <w:lang w:eastAsia="he-IL"/>
        </w:rPr>
        <w:pPrChange w:id="211" w:author="מרול אטמן" w:date="2024-08-12T10:14:00Z">
          <w:pPr>
            <w:spacing w:before="0" w:beforeAutospacing="0" w:after="0" w:afterAutospacing="0" w:line="240" w:lineRule="auto"/>
            <w:jc w:val="both"/>
          </w:pPr>
        </w:pPrChange>
      </w:pPr>
    </w:p>
    <w:p w14:paraId="69319EC9" w14:textId="59D4B3B7" w:rsidR="00C8173F" w:rsidRPr="00C8173F" w:rsidDel="00286B90" w:rsidRDefault="00C8173F">
      <w:pPr>
        <w:spacing w:before="0" w:beforeAutospacing="0" w:after="0" w:afterAutospacing="0" w:line="240" w:lineRule="auto"/>
        <w:rPr>
          <w:del w:id="212" w:author="מרול אטמן" w:date="2024-08-12T10:12:00Z"/>
          <w:rFonts w:ascii="David" w:eastAsia="Times New Roman" w:hAnsi="David" w:cs="David"/>
          <w:sz w:val="24"/>
          <w:szCs w:val="24"/>
          <w:lang w:eastAsia="he-IL"/>
        </w:rPr>
        <w:pPrChange w:id="213" w:author="מרול אטמן" w:date="2024-08-12T10:14:00Z">
          <w:pPr>
            <w:spacing w:before="0" w:beforeAutospacing="0" w:after="0" w:afterAutospacing="0" w:line="240" w:lineRule="auto"/>
            <w:jc w:val="both"/>
          </w:pPr>
        </w:pPrChange>
      </w:pPr>
      <w:del w:id="214" w:author="מרול אטמן" w:date="2024-08-12T10:12:00Z">
        <w:r w:rsidRPr="00C8173F" w:rsidDel="00286B90">
          <w:rPr>
            <w:rFonts w:ascii="David" w:eastAsia="Times New Roman" w:hAnsi="David" w:cs="David"/>
            <w:sz w:val="24"/>
            <w:szCs w:val="24"/>
            <w:rtl/>
            <w:lang w:eastAsia="he-IL"/>
          </w:rPr>
          <w:delText>______________</w:delText>
        </w:r>
        <w:r w:rsidRPr="00C8173F" w:rsidDel="00286B90">
          <w:rPr>
            <w:rFonts w:ascii="David" w:eastAsia="Times New Roman" w:hAnsi="David" w:cs="David"/>
            <w:sz w:val="24"/>
            <w:szCs w:val="24"/>
            <w:rtl/>
            <w:lang w:eastAsia="he-IL"/>
          </w:rPr>
          <w:tab/>
          <w:delText>______________</w:delText>
        </w:r>
        <w:r w:rsidRPr="00C8173F" w:rsidDel="00286B90">
          <w:rPr>
            <w:rFonts w:ascii="David" w:eastAsia="Times New Roman" w:hAnsi="David" w:cs="David"/>
            <w:sz w:val="24"/>
            <w:szCs w:val="24"/>
            <w:rtl/>
            <w:lang w:eastAsia="he-IL"/>
          </w:rPr>
          <w:tab/>
          <w:delText>______________</w:delText>
        </w:r>
        <w:r w:rsidRPr="00C8173F" w:rsidDel="00286B90">
          <w:rPr>
            <w:rFonts w:ascii="David" w:eastAsia="Times New Roman" w:hAnsi="David" w:cs="David"/>
            <w:sz w:val="24"/>
            <w:szCs w:val="24"/>
            <w:rtl/>
            <w:lang w:eastAsia="he-IL"/>
          </w:rPr>
          <w:tab/>
          <w:delText>______________</w:delText>
        </w:r>
      </w:del>
    </w:p>
    <w:p w14:paraId="2FA5824D" w14:textId="0649E003" w:rsidR="00C8173F" w:rsidRPr="00C8173F" w:rsidDel="00286B90" w:rsidRDefault="00C8173F">
      <w:pPr>
        <w:spacing w:before="0" w:beforeAutospacing="0" w:after="0" w:afterAutospacing="0" w:line="240" w:lineRule="auto"/>
        <w:rPr>
          <w:del w:id="215" w:author="מרול אטמן" w:date="2024-08-12T10:12:00Z"/>
          <w:rFonts w:ascii="David" w:eastAsia="Times New Roman" w:hAnsi="David" w:cs="David"/>
          <w:sz w:val="24"/>
          <w:szCs w:val="24"/>
          <w:rtl/>
          <w:lang w:eastAsia="he-IL"/>
        </w:rPr>
        <w:pPrChange w:id="216" w:author="מרול אטמן" w:date="2024-08-12T10:14:00Z">
          <w:pPr>
            <w:spacing w:before="0" w:beforeAutospacing="0" w:after="0" w:afterAutospacing="0" w:line="240" w:lineRule="auto"/>
            <w:jc w:val="both"/>
          </w:pPr>
        </w:pPrChange>
      </w:pPr>
      <w:del w:id="217" w:author="מרול אטמן" w:date="2024-08-12T10:12:00Z">
        <w:r w:rsidRPr="00C8173F" w:rsidDel="00286B90">
          <w:rPr>
            <w:rFonts w:ascii="David" w:eastAsia="Times New Roman" w:hAnsi="David" w:cs="David"/>
            <w:sz w:val="24"/>
            <w:szCs w:val="24"/>
            <w:rtl/>
            <w:lang w:eastAsia="he-IL"/>
          </w:rPr>
          <w:delText xml:space="preserve">(חותמת </w:delText>
        </w:r>
        <w:r w:rsidRPr="00C8173F" w:rsidDel="00286B90">
          <w:rPr>
            <w:rFonts w:ascii="David" w:eastAsia="Times New Roman" w:hAnsi="David" w:cs="David" w:hint="eastAsia"/>
            <w:sz w:val="24"/>
            <w:szCs w:val="24"/>
            <w:rtl/>
            <w:lang w:eastAsia="he-IL"/>
          </w:rPr>
          <w:delText>המבטח</w:delText>
        </w:r>
        <w:r w:rsidRPr="00C8173F" w:rsidDel="00286B90">
          <w:rPr>
            <w:rFonts w:ascii="David" w:eastAsia="Times New Roman" w:hAnsi="David" w:cs="David"/>
            <w:sz w:val="24"/>
            <w:szCs w:val="24"/>
            <w:rtl/>
            <w:lang w:eastAsia="he-IL"/>
          </w:rPr>
          <w:delText>)</w:delText>
        </w:r>
        <w:r w:rsidRPr="00C8173F" w:rsidDel="00286B90">
          <w:rPr>
            <w:rFonts w:ascii="David" w:eastAsia="Times New Roman" w:hAnsi="David" w:cs="David"/>
            <w:sz w:val="24"/>
            <w:szCs w:val="24"/>
            <w:rtl/>
            <w:lang w:eastAsia="he-IL"/>
          </w:rPr>
          <w:tab/>
          <w:delText>(חתימת המבטח)</w:delText>
        </w:r>
        <w:r w:rsidRPr="00C8173F" w:rsidDel="00286B90">
          <w:rPr>
            <w:rFonts w:ascii="David" w:eastAsia="Times New Roman" w:hAnsi="David" w:cs="David"/>
            <w:sz w:val="24"/>
            <w:szCs w:val="24"/>
            <w:rtl/>
            <w:lang w:eastAsia="he-IL"/>
          </w:rPr>
          <w:tab/>
          <w:delText>(שם החותם)</w:delText>
        </w:r>
        <w:r w:rsidRPr="00C8173F" w:rsidDel="00286B90">
          <w:rPr>
            <w:rFonts w:ascii="David" w:eastAsia="Times New Roman" w:hAnsi="David" w:cs="David"/>
            <w:sz w:val="24"/>
            <w:szCs w:val="24"/>
            <w:rtl/>
            <w:lang w:eastAsia="he-IL"/>
          </w:rPr>
          <w:tab/>
        </w:r>
        <w:r w:rsidRPr="00C8173F" w:rsidDel="00286B90">
          <w:rPr>
            <w:rFonts w:ascii="David" w:eastAsia="Times New Roman" w:hAnsi="David" w:cs="David"/>
            <w:sz w:val="24"/>
            <w:szCs w:val="24"/>
            <w:rtl/>
            <w:lang w:eastAsia="he-IL"/>
          </w:rPr>
          <w:tab/>
          <w:delText xml:space="preserve">(תפקיד החותם) </w:delText>
        </w:r>
      </w:del>
    </w:p>
    <w:p w14:paraId="7B84926B" w14:textId="5B2388D0" w:rsidR="00C8173F" w:rsidRPr="00C8173F" w:rsidDel="00286B90" w:rsidRDefault="00C8173F">
      <w:pPr>
        <w:spacing w:before="0" w:beforeAutospacing="0" w:after="0" w:afterAutospacing="0" w:line="240" w:lineRule="auto"/>
        <w:rPr>
          <w:del w:id="218" w:author="מרול אטמן" w:date="2024-08-12T10:12:00Z"/>
          <w:rFonts w:ascii="David" w:eastAsia="Times New Roman" w:hAnsi="David" w:cs="David"/>
          <w:sz w:val="24"/>
          <w:szCs w:val="24"/>
          <w:u w:val="single"/>
          <w:rtl/>
          <w:lang w:eastAsia="he-IL"/>
        </w:rPr>
        <w:pPrChange w:id="219" w:author="מרול אטמן" w:date="2024-08-12T10:14:00Z">
          <w:pPr>
            <w:spacing w:before="0" w:beforeAutospacing="0" w:after="0" w:afterAutospacing="0" w:line="240" w:lineRule="auto"/>
            <w:jc w:val="both"/>
          </w:pPr>
        </w:pPrChange>
      </w:pPr>
    </w:p>
    <w:p w14:paraId="27F219E5" w14:textId="7D447677" w:rsidR="00C8173F" w:rsidRPr="00C8173F" w:rsidDel="00286B90" w:rsidRDefault="00C8173F">
      <w:pPr>
        <w:spacing w:before="0" w:beforeAutospacing="0" w:after="0" w:afterAutospacing="0" w:line="360" w:lineRule="auto"/>
        <w:rPr>
          <w:del w:id="220" w:author="מרול אטמן" w:date="2024-08-12T10:12:00Z"/>
          <w:rFonts w:ascii="Times New Roman" w:eastAsia="Times New Roman" w:hAnsi="Times New Roman" w:cs="David"/>
          <w:sz w:val="25"/>
          <w:szCs w:val="25"/>
        </w:rPr>
        <w:pPrChange w:id="221" w:author="מרול אטמן" w:date="2024-08-12T10:14:00Z">
          <w:pPr>
            <w:spacing w:before="0" w:beforeAutospacing="0" w:after="0" w:afterAutospacing="0" w:line="360" w:lineRule="auto"/>
            <w:jc w:val="both"/>
          </w:pPr>
        </w:pPrChange>
      </w:pPr>
    </w:p>
    <w:p w14:paraId="0DD825F5" w14:textId="77777777" w:rsidR="00A37B0F" w:rsidRDefault="00A37B0F">
      <w:pPr>
        <w:widowControl w:val="0"/>
        <w:spacing w:before="0" w:beforeAutospacing="0" w:after="0" w:afterAutospacing="0" w:line="240" w:lineRule="auto"/>
        <w:rPr>
          <w:rFonts w:ascii="David" w:eastAsia="Calibri" w:hAnsi="David" w:cs="David"/>
          <w:sz w:val="24"/>
          <w:szCs w:val="24"/>
          <w:rtl/>
        </w:rPr>
        <w:pPrChange w:id="222" w:author="מרול אטמן" w:date="2024-08-12T10:14:00Z">
          <w:pPr>
            <w:widowControl w:val="0"/>
            <w:spacing w:before="0" w:beforeAutospacing="0" w:after="0" w:afterAutospacing="0" w:line="240" w:lineRule="auto"/>
            <w:jc w:val="center"/>
          </w:pPr>
        </w:pPrChange>
      </w:pPr>
      <w:r>
        <w:rPr>
          <w:rFonts w:ascii="David" w:eastAsia="Calibri" w:hAnsi="David" w:cs="David"/>
          <w:sz w:val="24"/>
          <w:szCs w:val="24"/>
          <w:rtl/>
        </w:rPr>
        <w:br w:type="page"/>
      </w:r>
    </w:p>
    <w:p w14:paraId="3834F196"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224C934" w14:textId="77777777" w:rsidR="00A37B0F" w:rsidRDefault="00A37B0F" w:rsidP="00A37B0F">
      <w:pPr>
        <w:widowControl w:val="0"/>
        <w:spacing w:before="0" w:beforeAutospacing="0" w:after="0" w:afterAutospacing="0" w:line="240" w:lineRule="auto"/>
        <w:jc w:val="center"/>
        <w:rPr>
          <w:ins w:id="223" w:author="מרול אטמן" w:date="2024-05-19T10:34:00Z"/>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599ECAEA" w14:textId="3F5572B1" w:rsidR="001A49FA" w:rsidRDefault="001A49FA"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ins w:id="224" w:author="מרול אטמן" w:date="2024-05-19T10:34:00Z">
        <w:r>
          <w:rPr>
            <w:rFonts w:ascii="Times New Roman" w:eastAsia="Times New Roman" w:hAnsi="Times New Roman" w:cs="David" w:hint="cs"/>
            <w:b/>
            <w:bCs/>
            <w:sz w:val="20"/>
            <w:szCs w:val="24"/>
            <w:u w:val="single"/>
            <w:rtl/>
            <w:lang w:eastAsia="he-IL"/>
          </w:rPr>
          <w:t>(יצורף בנפרד)</w:t>
        </w:r>
      </w:ins>
    </w:p>
    <w:p w14:paraId="3847B532" w14:textId="77777777" w:rsidR="00C8173F" w:rsidRPr="00C8173F" w:rsidRDefault="00C8173F" w:rsidP="00C8173F">
      <w:pPr>
        <w:bidi w:val="0"/>
        <w:spacing w:before="0" w:beforeAutospacing="0" w:after="0" w:afterAutospacing="0" w:line="240" w:lineRule="auto"/>
        <w:jc w:val="both"/>
        <w:rPr>
          <w:rFonts w:ascii="David" w:eastAsia="Times New Roman" w:hAnsi="David" w:cs="David"/>
          <w:sz w:val="24"/>
          <w:szCs w:val="24"/>
          <w:lang w:eastAsia="he-IL"/>
        </w:rPr>
      </w:pPr>
    </w:p>
    <w:p w14:paraId="31FF08D2" w14:textId="77777777" w:rsidR="00C8173F" w:rsidRPr="00C8173F" w:rsidRDefault="00C8173F" w:rsidP="00C8173F">
      <w:pPr>
        <w:spacing w:before="0" w:beforeAutospacing="0" w:after="0" w:afterAutospacing="0" w:line="240" w:lineRule="auto"/>
        <w:ind w:left="540" w:hanging="540"/>
        <w:jc w:val="center"/>
        <w:rPr>
          <w:rFonts w:ascii="David" w:eastAsia="Times New Roman" w:hAnsi="David" w:cs="David"/>
          <w:sz w:val="24"/>
          <w:szCs w:val="24"/>
          <w:rtl/>
        </w:rPr>
      </w:pPr>
    </w:p>
    <w:p w14:paraId="200228F9" w14:textId="371216B7" w:rsidR="00C8173F" w:rsidRPr="00C8173F" w:rsidDel="006B5C5C" w:rsidRDefault="00C8173F" w:rsidP="00C8173F">
      <w:pPr>
        <w:spacing w:before="0" w:beforeAutospacing="0" w:after="0" w:afterAutospacing="0" w:line="360" w:lineRule="auto"/>
        <w:jc w:val="center"/>
        <w:outlineLvl w:val="0"/>
        <w:rPr>
          <w:del w:id="225" w:author="מרול אטמן" w:date="2024-05-19T10:35:00Z"/>
          <w:rFonts w:ascii="David" w:eastAsia="Times New Roman" w:hAnsi="David" w:cs="David"/>
          <w:b/>
          <w:bCs/>
          <w:sz w:val="25"/>
          <w:szCs w:val="25"/>
          <w:u w:val="single"/>
          <w:rtl/>
        </w:rPr>
      </w:pPr>
      <w:del w:id="226" w:author="מרול אטמן" w:date="2024-05-19T10:35:00Z">
        <w:r w:rsidRPr="00C8173F" w:rsidDel="006B5C5C">
          <w:rPr>
            <w:rFonts w:ascii="David" w:eastAsia="Times New Roman" w:hAnsi="David" w:cs="David"/>
            <w:sz w:val="24"/>
            <w:szCs w:val="24"/>
            <w:rtl/>
          </w:rPr>
          <w:br w:type="page"/>
        </w:r>
      </w:del>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C8173F" w:rsidRPr="00C8173F" w:rsidDel="006B5C5C" w14:paraId="26486337" w14:textId="6BDB3C74" w:rsidTr="00120B1E">
        <w:trPr>
          <w:trHeight w:val="463"/>
          <w:tblHeader/>
          <w:del w:id="227" w:author="מרול אטמן" w:date="2024-05-19T10:35:00Z"/>
        </w:trPr>
        <w:tc>
          <w:tcPr>
            <w:tcW w:w="8435" w:type="dxa"/>
            <w:gridSpan w:val="3"/>
            <w:shd w:val="clear" w:color="auto" w:fill="F2F2F2"/>
          </w:tcPr>
          <w:p w14:paraId="0DEA9347" w14:textId="4BFE39E7" w:rsidR="00C8173F" w:rsidRPr="00C8173F" w:rsidDel="006B5C5C" w:rsidRDefault="00C8173F" w:rsidP="00C8173F">
            <w:pPr>
              <w:spacing w:before="0" w:beforeAutospacing="0" w:after="0" w:afterAutospacing="0" w:line="360" w:lineRule="auto"/>
              <w:jc w:val="center"/>
              <w:rPr>
                <w:del w:id="228" w:author="מרול אטמן" w:date="2024-05-19T10:35:00Z"/>
                <w:rFonts w:ascii="David" w:hAnsi="David" w:cs="David"/>
                <w:sz w:val="25"/>
                <w:szCs w:val="25"/>
                <w:rtl/>
              </w:rPr>
            </w:pPr>
            <w:del w:id="229" w:author="מרול אטמן" w:date="2024-05-19T10:34:00Z">
              <w:r w:rsidRPr="00C8173F" w:rsidDel="001A49FA">
                <w:rPr>
                  <w:rFonts w:ascii="David" w:hAnsi="David" w:cs="David"/>
                  <w:sz w:val="25"/>
                  <w:szCs w:val="25"/>
                  <w:rtl/>
                </w:rPr>
                <w:delText>אישור קיום ביטוחים</w:delText>
              </w:r>
            </w:del>
          </w:p>
        </w:tc>
        <w:tc>
          <w:tcPr>
            <w:tcW w:w="3690" w:type="dxa"/>
          </w:tcPr>
          <w:p w14:paraId="7B20D4D2" w14:textId="55BD4120" w:rsidR="00C8173F" w:rsidRPr="00C8173F" w:rsidDel="001A49FA" w:rsidRDefault="00C8173F" w:rsidP="00C8173F">
            <w:pPr>
              <w:spacing w:before="0" w:beforeAutospacing="0" w:after="0" w:afterAutospacing="0" w:line="360" w:lineRule="auto"/>
              <w:jc w:val="both"/>
              <w:rPr>
                <w:del w:id="230" w:author="מרול אטמן" w:date="2024-05-19T10:34:00Z"/>
                <w:rFonts w:ascii="David" w:hAnsi="David" w:cs="David"/>
                <w:sz w:val="25"/>
                <w:szCs w:val="25"/>
                <w:rtl/>
              </w:rPr>
            </w:pPr>
          </w:p>
          <w:p w14:paraId="359167D0" w14:textId="7300416F" w:rsidR="00C8173F" w:rsidRPr="00C8173F" w:rsidDel="006B5C5C" w:rsidRDefault="00C8173F" w:rsidP="00C8173F">
            <w:pPr>
              <w:spacing w:before="0" w:beforeAutospacing="0" w:after="0" w:afterAutospacing="0" w:line="360" w:lineRule="auto"/>
              <w:jc w:val="both"/>
              <w:rPr>
                <w:del w:id="231" w:author="מרול אטמן" w:date="2024-05-19T10:35:00Z"/>
                <w:rFonts w:ascii="David" w:hAnsi="David" w:cs="David"/>
                <w:sz w:val="25"/>
                <w:szCs w:val="25"/>
                <w:rtl/>
              </w:rPr>
            </w:pPr>
            <w:del w:id="232" w:author="מרול אטמן" w:date="2024-05-19T10:34:00Z">
              <w:r w:rsidRPr="00C8173F" w:rsidDel="001A49FA">
                <w:rPr>
                  <w:rFonts w:ascii="David" w:hAnsi="David" w:cs="David"/>
                  <w:sz w:val="25"/>
                  <w:szCs w:val="25"/>
                  <w:rtl/>
                </w:rPr>
                <w:delText>תאריך הנפקת האישור(</w:delText>
              </w:r>
              <w:r w:rsidRPr="00C8173F" w:rsidDel="001A49FA">
                <w:rPr>
                  <w:rFonts w:ascii="David" w:hAnsi="David" w:cs="David"/>
                  <w:sz w:val="25"/>
                  <w:szCs w:val="25"/>
                </w:rPr>
                <w:delText>DD/MM/YYYY</w:delText>
              </w:r>
              <w:r w:rsidRPr="00C8173F" w:rsidDel="001A49FA">
                <w:rPr>
                  <w:rFonts w:ascii="David" w:hAnsi="David" w:cs="David"/>
                  <w:sz w:val="25"/>
                  <w:szCs w:val="25"/>
                  <w:rtl/>
                </w:rPr>
                <w:delText>)</w:delText>
              </w:r>
            </w:del>
          </w:p>
        </w:tc>
      </w:tr>
      <w:tr w:rsidR="00C8173F" w:rsidRPr="00C8173F" w:rsidDel="006B5C5C" w14:paraId="6F210BFC" w14:textId="26EC30C3" w:rsidTr="00120B1E">
        <w:trPr>
          <w:trHeight w:val="315"/>
          <w:del w:id="233" w:author="מרול אטמן" w:date="2024-05-19T10:35:00Z"/>
        </w:trPr>
        <w:tc>
          <w:tcPr>
            <w:tcW w:w="12125" w:type="dxa"/>
            <w:gridSpan w:val="4"/>
          </w:tcPr>
          <w:p w14:paraId="421307DA" w14:textId="265F0915" w:rsidR="00C8173F" w:rsidRPr="00C8173F" w:rsidDel="006B5C5C" w:rsidRDefault="00C8173F" w:rsidP="00C8173F">
            <w:pPr>
              <w:spacing w:before="0" w:beforeAutospacing="0" w:after="0" w:afterAutospacing="0" w:line="360" w:lineRule="auto"/>
              <w:jc w:val="both"/>
              <w:rPr>
                <w:del w:id="234" w:author="מרול אטמן" w:date="2024-05-19T10:35:00Z"/>
                <w:rFonts w:ascii="David" w:hAnsi="David" w:cs="David"/>
                <w:sz w:val="25"/>
                <w:szCs w:val="25"/>
                <w:rtl/>
              </w:rPr>
            </w:pPr>
            <w:del w:id="235" w:author="מרול אטמן" w:date="2024-05-19T10:34:00Z">
              <w:r w:rsidRPr="00C8173F" w:rsidDel="001A49FA">
                <w:rPr>
                  <w:rFonts w:ascii="David" w:hAnsi="David" w:cs="David"/>
                  <w:sz w:val="25"/>
                  <w:szCs w:val="25"/>
                  <w:rtl/>
                </w:rPr>
                <w:delTex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delText>
              </w:r>
            </w:del>
          </w:p>
        </w:tc>
      </w:tr>
      <w:tr w:rsidR="00C8173F" w:rsidRPr="00C8173F" w:rsidDel="006B5C5C" w14:paraId="704A4C63" w14:textId="174FD670" w:rsidTr="00120B1E">
        <w:trPr>
          <w:trHeight w:val="278"/>
          <w:del w:id="236" w:author="מרול אטמן" w:date="2024-05-19T10:35:00Z"/>
        </w:trPr>
        <w:tc>
          <w:tcPr>
            <w:tcW w:w="2720" w:type="dxa"/>
            <w:shd w:val="clear" w:color="auto" w:fill="F2F2F2"/>
          </w:tcPr>
          <w:p w14:paraId="61D5C1EC" w14:textId="32873AB2" w:rsidR="00C8173F" w:rsidRPr="00C8173F" w:rsidDel="006B5C5C" w:rsidRDefault="00C8173F" w:rsidP="00C8173F">
            <w:pPr>
              <w:spacing w:before="0" w:beforeAutospacing="0" w:after="0" w:afterAutospacing="0" w:line="360" w:lineRule="auto"/>
              <w:jc w:val="center"/>
              <w:rPr>
                <w:del w:id="237" w:author="מרול אטמן" w:date="2024-05-19T10:35:00Z"/>
                <w:rFonts w:ascii="David" w:hAnsi="David" w:cs="David"/>
                <w:sz w:val="25"/>
                <w:szCs w:val="25"/>
                <w:rtl/>
              </w:rPr>
            </w:pPr>
            <w:del w:id="238" w:author="מרול אטמן" w:date="2024-05-19T10:34:00Z">
              <w:r w:rsidRPr="00C8173F" w:rsidDel="001A49FA">
                <w:rPr>
                  <w:rFonts w:ascii="David" w:hAnsi="David" w:cs="David"/>
                  <w:sz w:val="25"/>
                  <w:szCs w:val="25"/>
                  <w:rtl/>
                </w:rPr>
                <w:delText>מבקש האישור*</w:delText>
              </w:r>
            </w:del>
          </w:p>
        </w:tc>
        <w:tc>
          <w:tcPr>
            <w:tcW w:w="2817" w:type="dxa"/>
            <w:shd w:val="clear" w:color="auto" w:fill="F2F2F2"/>
          </w:tcPr>
          <w:p w14:paraId="607D72D8" w14:textId="08E39B94" w:rsidR="00C8173F" w:rsidRPr="00C8173F" w:rsidDel="006B5C5C" w:rsidRDefault="00C8173F" w:rsidP="00C8173F">
            <w:pPr>
              <w:spacing w:before="0" w:beforeAutospacing="0" w:after="0" w:afterAutospacing="0" w:line="360" w:lineRule="auto"/>
              <w:jc w:val="center"/>
              <w:rPr>
                <w:del w:id="239" w:author="מרול אטמן" w:date="2024-05-19T10:35:00Z"/>
                <w:rFonts w:ascii="David" w:hAnsi="David" w:cs="David"/>
                <w:sz w:val="25"/>
                <w:szCs w:val="25"/>
                <w:rtl/>
              </w:rPr>
            </w:pPr>
            <w:del w:id="240" w:author="מרול אטמן" w:date="2024-05-19T10:34:00Z">
              <w:r w:rsidRPr="00C8173F" w:rsidDel="001A49FA">
                <w:rPr>
                  <w:rFonts w:ascii="David" w:hAnsi="David" w:cs="David"/>
                  <w:sz w:val="25"/>
                  <w:szCs w:val="25"/>
                  <w:rtl/>
                </w:rPr>
                <w:delText>המבוטח</w:delText>
              </w:r>
            </w:del>
          </w:p>
        </w:tc>
        <w:tc>
          <w:tcPr>
            <w:tcW w:w="2898" w:type="dxa"/>
            <w:shd w:val="clear" w:color="auto" w:fill="F2F2F2"/>
          </w:tcPr>
          <w:p w14:paraId="47ABA8D4" w14:textId="1ED4393C" w:rsidR="00C8173F" w:rsidRPr="00C8173F" w:rsidDel="006B5C5C" w:rsidRDefault="00C8173F" w:rsidP="00C8173F">
            <w:pPr>
              <w:spacing w:before="0" w:beforeAutospacing="0" w:after="0" w:afterAutospacing="0" w:line="360" w:lineRule="auto"/>
              <w:jc w:val="center"/>
              <w:rPr>
                <w:del w:id="241" w:author="מרול אטמן" w:date="2024-05-19T10:35:00Z"/>
                <w:rFonts w:ascii="David" w:hAnsi="David" w:cs="David"/>
                <w:sz w:val="25"/>
                <w:szCs w:val="25"/>
                <w:rtl/>
              </w:rPr>
            </w:pPr>
            <w:del w:id="242" w:author="מרול אטמן" w:date="2024-05-19T10:34:00Z">
              <w:r w:rsidRPr="00C8173F" w:rsidDel="001A49FA">
                <w:rPr>
                  <w:rFonts w:ascii="David" w:hAnsi="David" w:cs="David"/>
                  <w:sz w:val="25"/>
                  <w:szCs w:val="25"/>
                  <w:rtl/>
                </w:rPr>
                <w:delText>אופי העסקה*</w:delText>
              </w:r>
            </w:del>
          </w:p>
        </w:tc>
        <w:tc>
          <w:tcPr>
            <w:tcW w:w="3690" w:type="dxa"/>
            <w:shd w:val="clear" w:color="auto" w:fill="F2F2F2"/>
          </w:tcPr>
          <w:p w14:paraId="1F78971F" w14:textId="4EA47CAD" w:rsidR="00C8173F" w:rsidRPr="00C8173F" w:rsidDel="006B5C5C" w:rsidRDefault="00C8173F" w:rsidP="00C8173F">
            <w:pPr>
              <w:spacing w:before="0" w:beforeAutospacing="0" w:after="0" w:afterAutospacing="0" w:line="360" w:lineRule="auto"/>
              <w:jc w:val="center"/>
              <w:rPr>
                <w:del w:id="243" w:author="מרול אטמן" w:date="2024-05-19T10:35:00Z"/>
                <w:rFonts w:ascii="David" w:hAnsi="David" w:cs="David"/>
                <w:sz w:val="25"/>
                <w:szCs w:val="25"/>
                <w:rtl/>
              </w:rPr>
            </w:pPr>
            <w:del w:id="244" w:author="מרול אטמן" w:date="2024-05-19T10:34:00Z">
              <w:r w:rsidRPr="00C8173F" w:rsidDel="001A49FA">
                <w:rPr>
                  <w:rFonts w:ascii="David" w:hAnsi="David" w:cs="David"/>
                  <w:sz w:val="25"/>
                  <w:szCs w:val="25"/>
                  <w:rtl/>
                </w:rPr>
                <w:delText>מעמד מבקש האישור*</w:delText>
              </w:r>
            </w:del>
          </w:p>
        </w:tc>
      </w:tr>
      <w:tr w:rsidR="00C8173F" w:rsidRPr="00C8173F" w:rsidDel="006B5C5C" w14:paraId="354998B8" w14:textId="15644EBB" w:rsidTr="00120B1E">
        <w:trPr>
          <w:trHeight w:val="551"/>
          <w:del w:id="245" w:author="מרול אטמן" w:date="2024-05-19T10:35:00Z"/>
        </w:trPr>
        <w:tc>
          <w:tcPr>
            <w:tcW w:w="2720" w:type="dxa"/>
          </w:tcPr>
          <w:p w14:paraId="6D6160C8" w14:textId="0754EE03" w:rsidR="00C8173F" w:rsidRPr="00C8173F" w:rsidDel="001A49FA" w:rsidRDefault="00C8173F" w:rsidP="00C8173F">
            <w:pPr>
              <w:spacing w:before="0" w:beforeAutospacing="0" w:after="0" w:afterAutospacing="0" w:line="220" w:lineRule="exact"/>
              <w:jc w:val="both"/>
              <w:rPr>
                <w:del w:id="246" w:author="מרול אטמן" w:date="2024-05-19T10:34:00Z"/>
                <w:rFonts w:ascii="David" w:hAnsi="David" w:cs="David"/>
                <w:sz w:val="25"/>
                <w:szCs w:val="25"/>
              </w:rPr>
            </w:pPr>
            <w:del w:id="247" w:author="מרול אטמן" w:date="2024-05-19T10:34:00Z">
              <w:r w:rsidRPr="00C8173F" w:rsidDel="001A49FA">
                <w:rPr>
                  <w:rFonts w:ascii="David" w:hAnsi="David" w:cs="David"/>
                  <w:sz w:val="25"/>
                  <w:szCs w:val="25"/>
                  <w:rtl/>
                </w:rPr>
                <w:delText xml:space="preserve">שם: </w:delText>
              </w:r>
              <w:r w:rsidRPr="00C8173F" w:rsidDel="001A49FA">
                <w:rPr>
                  <w:rFonts w:ascii="David" w:hAnsi="David" w:cs="David" w:hint="cs"/>
                  <w:sz w:val="25"/>
                  <w:szCs w:val="25"/>
                  <w:rtl/>
                </w:rPr>
                <w:delText>אפריקה י</w:delText>
              </w:r>
              <w:r w:rsidRPr="00C8173F" w:rsidDel="001A49FA">
                <w:rPr>
                  <w:rFonts w:ascii="David" w:hAnsi="David" w:cs="David"/>
                  <w:sz w:val="25"/>
                  <w:szCs w:val="25"/>
                  <w:rtl/>
                </w:rPr>
                <w:delText>שראל מג</w:delText>
              </w:r>
              <w:r w:rsidRPr="00C8173F" w:rsidDel="001A49FA">
                <w:rPr>
                  <w:rFonts w:ascii="David" w:hAnsi="David" w:cs="David" w:hint="cs"/>
                  <w:sz w:val="25"/>
                  <w:szCs w:val="25"/>
                  <w:rtl/>
                </w:rPr>
                <w:delText>ו</w:delText>
              </w:r>
              <w:r w:rsidRPr="00C8173F" w:rsidDel="001A49FA">
                <w:rPr>
                  <w:rFonts w:ascii="David" w:hAnsi="David" w:cs="David"/>
                  <w:sz w:val="25"/>
                  <w:szCs w:val="25"/>
                  <w:rtl/>
                </w:rPr>
                <w:delText xml:space="preserve">רים  בע"מ </w:delText>
              </w:r>
              <w:r w:rsidRPr="00C8173F" w:rsidDel="001A49FA">
                <w:rPr>
                  <w:rFonts w:ascii="David" w:hAnsi="David" w:cs="David" w:hint="cs"/>
                  <w:sz w:val="25"/>
                  <w:szCs w:val="25"/>
                  <w:rtl/>
                </w:rPr>
                <w:delText xml:space="preserve">ו/או </w:delText>
              </w:r>
              <w:r w:rsidRPr="00C8173F" w:rsidDel="001A49FA">
                <w:rPr>
                  <w:rFonts w:ascii="David" w:hAnsi="David" w:cs="David"/>
                  <w:sz w:val="25"/>
                  <w:szCs w:val="25"/>
                  <w:rtl/>
                </w:rPr>
                <w:delText xml:space="preserve">ו/או חברות בנות ו/או חברות שלובות </w:delText>
              </w:r>
            </w:del>
          </w:p>
          <w:p w14:paraId="4BCACB5F" w14:textId="3FB110B5" w:rsidR="00C8173F" w:rsidRPr="00C8173F" w:rsidDel="006B5C5C" w:rsidRDefault="00C8173F" w:rsidP="00C8173F">
            <w:pPr>
              <w:spacing w:before="0" w:beforeAutospacing="0" w:after="0" w:afterAutospacing="0" w:line="220" w:lineRule="exact"/>
              <w:jc w:val="both"/>
              <w:rPr>
                <w:del w:id="248" w:author="מרול אטמן" w:date="2024-05-19T10:35:00Z"/>
                <w:rFonts w:ascii="David" w:hAnsi="David" w:cs="David"/>
                <w:sz w:val="25"/>
                <w:szCs w:val="25"/>
                <w:rtl/>
              </w:rPr>
            </w:pPr>
            <w:del w:id="249" w:author="מרול אטמן" w:date="2024-05-19T10:34:00Z">
              <w:r w:rsidRPr="00C8173F" w:rsidDel="001A49FA">
                <w:rPr>
                  <w:rFonts w:ascii="David" w:hAnsi="David" w:cs="David"/>
                  <w:sz w:val="25"/>
                  <w:szCs w:val="25"/>
                  <w:rtl/>
                </w:rPr>
                <w:delText>ו/או חברות קשורות ו/או שותפויות</w:delText>
              </w:r>
            </w:del>
          </w:p>
        </w:tc>
        <w:tc>
          <w:tcPr>
            <w:tcW w:w="2817" w:type="dxa"/>
          </w:tcPr>
          <w:p w14:paraId="3DE8D8F3" w14:textId="06DABD29" w:rsidR="00C8173F" w:rsidRPr="00C8173F" w:rsidDel="006B5C5C" w:rsidRDefault="00C8173F" w:rsidP="00C8173F">
            <w:pPr>
              <w:spacing w:before="0" w:beforeAutospacing="0" w:after="0" w:afterAutospacing="0" w:line="360" w:lineRule="auto"/>
              <w:jc w:val="both"/>
              <w:rPr>
                <w:del w:id="250" w:author="מרול אטמן" w:date="2024-05-19T10:35:00Z"/>
                <w:rFonts w:ascii="David" w:hAnsi="David" w:cs="David"/>
                <w:sz w:val="25"/>
                <w:szCs w:val="25"/>
                <w:rtl/>
              </w:rPr>
            </w:pPr>
            <w:del w:id="251" w:author="מרול אטמן" w:date="2024-05-19T10:34:00Z">
              <w:r w:rsidRPr="00C8173F" w:rsidDel="001A49FA">
                <w:rPr>
                  <w:rFonts w:ascii="David" w:hAnsi="David" w:cs="David"/>
                  <w:sz w:val="25"/>
                  <w:szCs w:val="25"/>
                  <w:rtl/>
                </w:rPr>
                <w:delText>שם</w:delText>
              </w:r>
            </w:del>
          </w:p>
        </w:tc>
        <w:tc>
          <w:tcPr>
            <w:tcW w:w="2898" w:type="dxa"/>
            <w:vMerge w:val="restart"/>
            <w:shd w:val="clear" w:color="auto" w:fill="auto"/>
          </w:tcPr>
          <w:p w14:paraId="28D7A929" w14:textId="310A6B79" w:rsidR="00C8173F" w:rsidRPr="00C8173F" w:rsidDel="001A49FA" w:rsidRDefault="00C8173F" w:rsidP="00C8173F">
            <w:pPr>
              <w:spacing w:before="0" w:beforeAutospacing="0" w:after="0" w:afterAutospacing="0" w:line="360" w:lineRule="auto"/>
              <w:ind w:left="50" w:right="78"/>
              <w:jc w:val="both"/>
              <w:rPr>
                <w:del w:id="252" w:author="מרול אטמן" w:date="2024-05-19T10:34:00Z"/>
                <w:rFonts w:ascii="David" w:hAnsi="David" w:cs="David"/>
                <w:b/>
                <w:sz w:val="25"/>
                <w:szCs w:val="25"/>
                <w:rtl/>
              </w:rPr>
            </w:pPr>
          </w:p>
          <w:p w14:paraId="74815D49" w14:textId="237458B3" w:rsidR="00C8173F" w:rsidRPr="00C8173F" w:rsidDel="001A49FA" w:rsidRDefault="0003283F" w:rsidP="00C8173F">
            <w:pPr>
              <w:spacing w:before="0" w:beforeAutospacing="0" w:after="0" w:afterAutospacing="0" w:line="360" w:lineRule="auto"/>
              <w:ind w:left="50" w:right="78"/>
              <w:jc w:val="both"/>
              <w:rPr>
                <w:del w:id="253" w:author="מרול אטמן" w:date="2024-05-19T10:34:00Z"/>
                <w:rFonts w:ascii="David" w:hAnsi="David" w:cs="David"/>
                <w:b/>
                <w:sz w:val="25"/>
                <w:szCs w:val="25"/>
                <w:rtl/>
              </w:rPr>
            </w:pPr>
            <w:customXmlDelRangeStart w:id="254" w:author="מרול אטמן" w:date="2024-05-19T10:34:00Z"/>
            <w:sdt>
              <w:sdtPr>
                <w:rPr>
                  <w:rFonts w:ascii="David" w:hAnsi="David" w:cs="David"/>
                  <w:b/>
                  <w:sz w:val="25"/>
                  <w:szCs w:val="25"/>
                  <w:rtl/>
                </w:rPr>
                <w:id w:val="1563300434"/>
                <w14:checkbox>
                  <w14:checked w14:val="0"/>
                  <w14:checkedState w14:val="2612" w14:font="MS Gothic"/>
                  <w14:uncheckedState w14:val="2610" w14:font="MS Gothic"/>
                </w14:checkbox>
              </w:sdtPr>
              <w:sdtEndPr/>
              <w:sdtContent>
                <w:customXmlDelRangeEnd w:id="254"/>
                <w:del w:id="255" w:author="מרול אטמן" w:date="2024-05-19T10:34:00Z">
                  <w:r w:rsidR="00C8173F" w:rsidRPr="00C8173F" w:rsidDel="001A49FA">
                    <w:rPr>
                      <w:rFonts w:ascii="Segoe UI Symbol" w:hAnsi="Segoe UI Symbol" w:cs="Segoe UI Symbol" w:hint="cs"/>
                      <w:b/>
                      <w:sz w:val="25"/>
                      <w:szCs w:val="25"/>
                      <w:rtl/>
                    </w:rPr>
                    <w:delText>☐</w:delText>
                  </w:r>
                </w:del>
                <w:customXmlDelRangeStart w:id="256" w:author="מרול אטמן" w:date="2024-05-19T10:34:00Z"/>
              </w:sdtContent>
            </w:sdt>
            <w:customXmlDelRangeEnd w:id="256"/>
            <w:del w:id="257" w:author="מרול אטמן" w:date="2024-05-19T10:34:00Z">
              <w:r w:rsidR="00C8173F" w:rsidRPr="00C8173F" w:rsidDel="001A49FA">
                <w:rPr>
                  <w:rFonts w:ascii="David" w:hAnsi="David" w:cs="David"/>
                  <w:b/>
                  <w:sz w:val="25"/>
                  <w:szCs w:val="25"/>
                  <w:rtl/>
                </w:rPr>
                <w:delText>נדל"ן</w:delText>
              </w:r>
            </w:del>
          </w:p>
          <w:p w14:paraId="21E4C018" w14:textId="64CD3478" w:rsidR="00C8173F" w:rsidRPr="00C8173F" w:rsidDel="001A49FA" w:rsidRDefault="0003283F" w:rsidP="00C8173F">
            <w:pPr>
              <w:spacing w:before="0" w:beforeAutospacing="0" w:after="0" w:afterAutospacing="0" w:line="360" w:lineRule="auto"/>
              <w:ind w:left="50" w:right="78"/>
              <w:jc w:val="both"/>
              <w:rPr>
                <w:del w:id="258" w:author="מרול אטמן" w:date="2024-05-19T10:34:00Z"/>
                <w:rFonts w:ascii="David" w:hAnsi="David" w:cs="David"/>
                <w:b/>
                <w:sz w:val="25"/>
                <w:szCs w:val="25"/>
                <w:rtl/>
              </w:rPr>
            </w:pPr>
            <w:customXmlDelRangeStart w:id="259" w:author="מרול אטמן" w:date="2024-05-19T10:34:00Z"/>
            <w:sdt>
              <w:sdtPr>
                <w:rPr>
                  <w:rFonts w:ascii="David" w:hAnsi="David" w:cs="David"/>
                  <w:b/>
                  <w:sz w:val="25"/>
                  <w:szCs w:val="25"/>
                  <w:rtl/>
                </w:rPr>
                <w:id w:val="819157208"/>
                <w14:checkbox>
                  <w14:checked w14:val="1"/>
                  <w14:checkedState w14:val="2612" w14:font="MS Gothic"/>
                  <w14:uncheckedState w14:val="2610" w14:font="MS Gothic"/>
                </w14:checkbox>
              </w:sdtPr>
              <w:sdtEndPr/>
              <w:sdtContent>
                <w:customXmlDelRangeEnd w:id="259"/>
                <w:del w:id="260" w:author="מרול אטמן" w:date="2024-05-19T10:34:00Z">
                  <w:r w:rsidR="00C8173F" w:rsidRPr="00C8173F" w:rsidDel="001A49FA">
                    <w:rPr>
                      <w:rFonts w:ascii="Segoe UI Symbol" w:hAnsi="Segoe UI Symbol" w:cs="Segoe UI Symbol" w:hint="cs"/>
                      <w:b/>
                      <w:sz w:val="25"/>
                      <w:szCs w:val="25"/>
                      <w:rtl/>
                    </w:rPr>
                    <w:delText>☒</w:delText>
                  </w:r>
                </w:del>
                <w:customXmlDelRangeStart w:id="261" w:author="מרול אטמן" w:date="2024-05-19T10:34:00Z"/>
              </w:sdtContent>
            </w:sdt>
            <w:customXmlDelRangeEnd w:id="261"/>
            <w:del w:id="262" w:author="מרול אטמן" w:date="2024-05-19T10:34:00Z">
              <w:r w:rsidR="00C8173F" w:rsidRPr="00C8173F" w:rsidDel="001A49FA">
                <w:rPr>
                  <w:rFonts w:ascii="David" w:hAnsi="David" w:cs="David"/>
                  <w:b/>
                  <w:sz w:val="25"/>
                  <w:szCs w:val="25"/>
                  <w:rtl/>
                </w:rPr>
                <w:delText xml:space="preserve">שירותים </w:delText>
              </w:r>
            </w:del>
          </w:p>
          <w:p w14:paraId="5FAA14E2" w14:textId="7232C645" w:rsidR="00C8173F" w:rsidRPr="00C8173F" w:rsidDel="001A49FA" w:rsidRDefault="0003283F" w:rsidP="00C8173F">
            <w:pPr>
              <w:spacing w:before="0" w:beforeAutospacing="0" w:after="0" w:afterAutospacing="0" w:line="360" w:lineRule="auto"/>
              <w:ind w:left="50" w:right="78"/>
              <w:jc w:val="both"/>
              <w:rPr>
                <w:del w:id="263" w:author="מרול אטמן" w:date="2024-05-19T10:34:00Z"/>
                <w:rFonts w:ascii="David" w:hAnsi="David" w:cs="David"/>
                <w:b/>
                <w:sz w:val="25"/>
                <w:szCs w:val="25"/>
                <w:rtl/>
              </w:rPr>
            </w:pPr>
            <w:customXmlDelRangeStart w:id="264" w:author="מרול אטמן" w:date="2024-05-19T10:34:00Z"/>
            <w:sdt>
              <w:sdtPr>
                <w:rPr>
                  <w:rFonts w:ascii="David" w:hAnsi="David" w:cs="David"/>
                  <w:b/>
                  <w:sz w:val="25"/>
                  <w:szCs w:val="25"/>
                  <w:rtl/>
                </w:rPr>
                <w:id w:val="-1082979763"/>
                <w14:checkbox>
                  <w14:checked w14:val="0"/>
                  <w14:checkedState w14:val="2612" w14:font="MS Gothic"/>
                  <w14:uncheckedState w14:val="2610" w14:font="MS Gothic"/>
                </w14:checkbox>
              </w:sdtPr>
              <w:sdtEndPr/>
              <w:sdtContent>
                <w:customXmlDelRangeEnd w:id="264"/>
                <w:del w:id="265" w:author="מרול אטמן" w:date="2024-05-19T10:34:00Z">
                  <w:r w:rsidR="00C8173F" w:rsidRPr="00C8173F" w:rsidDel="001A49FA">
                    <w:rPr>
                      <w:rFonts w:ascii="Segoe UI Symbol" w:hAnsi="Segoe UI Symbol" w:cs="Segoe UI Symbol" w:hint="cs"/>
                      <w:b/>
                      <w:sz w:val="25"/>
                      <w:szCs w:val="25"/>
                      <w:rtl/>
                    </w:rPr>
                    <w:delText>☐</w:delText>
                  </w:r>
                </w:del>
                <w:customXmlDelRangeStart w:id="266" w:author="מרול אטמן" w:date="2024-05-19T10:34:00Z"/>
              </w:sdtContent>
            </w:sdt>
            <w:customXmlDelRangeEnd w:id="266"/>
            <w:del w:id="267" w:author="מרול אטמן" w:date="2024-05-19T10:34:00Z">
              <w:r w:rsidR="00C8173F" w:rsidRPr="00C8173F" w:rsidDel="001A49FA">
                <w:rPr>
                  <w:rFonts w:ascii="David" w:hAnsi="David" w:cs="David"/>
                  <w:b/>
                  <w:sz w:val="25"/>
                  <w:szCs w:val="25"/>
                  <w:rtl/>
                </w:rPr>
                <w:delText>אספקת מוצרים</w:delText>
              </w:r>
            </w:del>
          </w:p>
          <w:p w14:paraId="1AF01CD6" w14:textId="708DDC57" w:rsidR="00C8173F" w:rsidRPr="00C8173F" w:rsidDel="001A49FA" w:rsidRDefault="0003283F" w:rsidP="00C8173F">
            <w:pPr>
              <w:spacing w:before="0" w:beforeAutospacing="0" w:after="0" w:afterAutospacing="0" w:line="360" w:lineRule="auto"/>
              <w:ind w:left="50" w:right="78"/>
              <w:jc w:val="both"/>
              <w:rPr>
                <w:del w:id="268" w:author="מרול אטמן" w:date="2024-05-19T10:34:00Z"/>
                <w:rFonts w:ascii="David" w:hAnsi="David" w:cs="David"/>
                <w:b/>
                <w:sz w:val="25"/>
                <w:szCs w:val="25"/>
                <w:rtl/>
              </w:rPr>
            </w:pPr>
            <w:customXmlDelRangeStart w:id="269" w:author="מרול אטמן" w:date="2024-05-19T10:34:00Z"/>
            <w:sdt>
              <w:sdtPr>
                <w:rPr>
                  <w:rFonts w:ascii="David" w:hAnsi="David" w:cs="David"/>
                  <w:b/>
                  <w:sz w:val="25"/>
                  <w:szCs w:val="25"/>
                  <w:rtl/>
                </w:rPr>
                <w:id w:val="1795552756"/>
                <w14:checkbox>
                  <w14:checked w14:val="0"/>
                  <w14:checkedState w14:val="2612" w14:font="MS Gothic"/>
                  <w14:uncheckedState w14:val="2610" w14:font="MS Gothic"/>
                </w14:checkbox>
              </w:sdtPr>
              <w:sdtEndPr/>
              <w:sdtContent>
                <w:customXmlDelRangeEnd w:id="269"/>
                <w:del w:id="270" w:author="מרול אטמן" w:date="2024-05-19T10:34:00Z">
                  <w:r w:rsidR="00C8173F" w:rsidRPr="00C8173F" w:rsidDel="001A49FA">
                    <w:rPr>
                      <w:rFonts w:ascii="Segoe UI Symbol" w:hAnsi="Segoe UI Symbol" w:cs="Segoe UI Symbol" w:hint="cs"/>
                      <w:b/>
                      <w:sz w:val="25"/>
                      <w:szCs w:val="25"/>
                      <w:rtl/>
                    </w:rPr>
                    <w:delText>☐</w:delText>
                  </w:r>
                </w:del>
                <w:customXmlDelRangeStart w:id="271" w:author="מרול אטמן" w:date="2024-05-19T10:34:00Z"/>
              </w:sdtContent>
            </w:sdt>
            <w:customXmlDelRangeEnd w:id="271"/>
            <w:del w:id="272" w:author="מרול אטמן" w:date="2024-05-19T10:34:00Z">
              <w:r w:rsidR="00C8173F" w:rsidRPr="00C8173F" w:rsidDel="001A49FA">
                <w:rPr>
                  <w:rFonts w:ascii="David" w:hAnsi="David" w:cs="David"/>
                  <w:b/>
                  <w:sz w:val="25"/>
                  <w:szCs w:val="25"/>
                  <w:rtl/>
                </w:rPr>
                <w:delText xml:space="preserve">אחר: </w:delText>
              </w:r>
            </w:del>
            <w:customXmlDelRangeStart w:id="273" w:author="מרול אטמן" w:date="2024-05-19T10:34:00Z"/>
            <w:sdt>
              <w:sdtPr>
                <w:rPr>
                  <w:rFonts w:ascii="David" w:hAnsi="David" w:cs="David"/>
                  <w:b/>
                  <w:sz w:val="25"/>
                  <w:szCs w:val="25"/>
                  <w:rtl/>
                </w:rPr>
                <w:id w:val="-165097029"/>
              </w:sdtPr>
              <w:sdtEndPr/>
              <w:sdtContent>
                <w:customXmlDelRangeEnd w:id="273"/>
                <w:del w:id="274" w:author="מרול אטמן" w:date="2024-05-19T10:34:00Z">
                  <w:r w:rsidR="00C8173F" w:rsidRPr="00C8173F" w:rsidDel="001A49FA">
                    <w:rPr>
                      <w:rFonts w:ascii="David" w:hAnsi="David" w:cs="David"/>
                      <w:b/>
                      <w:sz w:val="25"/>
                      <w:szCs w:val="25"/>
                      <w:rtl/>
                    </w:rPr>
                    <w:delText>שכירות נכס ברחוב___________</w:delText>
                  </w:r>
                </w:del>
                <w:customXmlDelRangeStart w:id="275" w:author="מרול אטמן" w:date="2024-05-19T10:34:00Z"/>
              </w:sdtContent>
            </w:sdt>
            <w:customXmlDelRangeEnd w:id="275"/>
          </w:p>
          <w:p w14:paraId="088F0574" w14:textId="0D4AF091" w:rsidR="00C8173F" w:rsidRPr="00C8173F" w:rsidDel="001A49FA" w:rsidRDefault="00C8173F" w:rsidP="00C8173F">
            <w:pPr>
              <w:spacing w:before="0" w:beforeAutospacing="0" w:after="0" w:afterAutospacing="0" w:line="360" w:lineRule="auto"/>
              <w:ind w:left="50" w:right="78"/>
              <w:jc w:val="both"/>
              <w:rPr>
                <w:del w:id="276" w:author="מרול אטמן" w:date="2024-05-19T10:34:00Z"/>
                <w:rFonts w:ascii="David" w:hAnsi="David" w:cs="David"/>
                <w:b/>
                <w:sz w:val="25"/>
                <w:szCs w:val="25"/>
                <w:rtl/>
              </w:rPr>
            </w:pPr>
          </w:p>
          <w:p w14:paraId="71D0E018" w14:textId="4BCD211F" w:rsidR="00C8173F" w:rsidRPr="00C8173F" w:rsidDel="006B5C5C" w:rsidRDefault="00C8173F" w:rsidP="00C8173F">
            <w:pPr>
              <w:spacing w:before="0" w:beforeAutospacing="0" w:after="0" w:afterAutospacing="0" w:line="360" w:lineRule="auto"/>
              <w:ind w:left="50" w:right="78"/>
              <w:jc w:val="both"/>
              <w:rPr>
                <w:del w:id="277" w:author="מרול אטמן" w:date="2024-05-19T10:35:00Z"/>
                <w:rFonts w:ascii="David" w:hAnsi="David" w:cs="David"/>
                <w:b/>
                <w:sz w:val="25"/>
                <w:szCs w:val="25"/>
                <w:rtl/>
              </w:rPr>
            </w:pPr>
          </w:p>
        </w:tc>
        <w:tc>
          <w:tcPr>
            <w:tcW w:w="3690" w:type="dxa"/>
            <w:vMerge w:val="restart"/>
          </w:tcPr>
          <w:p w14:paraId="7531F852" w14:textId="298C9B1F" w:rsidR="00C8173F" w:rsidRPr="00C8173F" w:rsidDel="001A49FA" w:rsidRDefault="00C8173F" w:rsidP="00C8173F">
            <w:pPr>
              <w:spacing w:before="0" w:beforeAutospacing="0" w:after="0" w:afterAutospacing="0" w:line="360" w:lineRule="auto"/>
              <w:ind w:left="50" w:right="78"/>
              <w:jc w:val="both"/>
              <w:rPr>
                <w:del w:id="278" w:author="מרול אטמן" w:date="2024-05-19T10:34:00Z"/>
                <w:rFonts w:ascii="David" w:hAnsi="David" w:cs="David"/>
                <w:b/>
                <w:sz w:val="25"/>
                <w:szCs w:val="25"/>
                <w:rtl/>
              </w:rPr>
            </w:pPr>
          </w:p>
          <w:p w14:paraId="19104885" w14:textId="1DF7EE05" w:rsidR="00C8173F" w:rsidRPr="00C8173F" w:rsidDel="001A49FA" w:rsidRDefault="0003283F" w:rsidP="00C8173F">
            <w:pPr>
              <w:spacing w:before="0" w:beforeAutospacing="0" w:after="0" w:afterAutospacing="0" w:line="360" w:lineRule="auto"/>
              <w:ind w:left="50" w:right="78"/>
              <w:jc w:val="both"/>
              <w:rPr>
                <w:del w:id="279" w:author="מרול אטמן" w:date="2024-05-19T10:34:00Z"/>
                <w:rFonts w:ascii="David" w:hAnsi="David" w:cs="David"/>
                <w:b/>
                <w:sz w:val="25"/>
                <w:szCs w:val="25"/>
                <w:rtl/>
              </w:rPr>
            </w:pPr>
            <w:customXmlDelRangeStart w:id="280" w:author="מרול אטמן" w:date="2024-05-19T10:34:00Z"/>
            <w:sdt>
              <w:sdtPr>
                <w:rPr>
                  <w:rFonts w:ascii="David" w:hAnsi="David" w:cs="David"/>
                  <w:b/>
                  <w:sz w:val="25"/>
                  <w:szCs w:val="25"/>
                  <w:rtl/>
                </w:rPr>
                <w:id w:val="-1159690115"/>
                <w14:checkbox>
                  <w14:checked w14:val="0"/>
                  <w14:checkedState w14:val="2612" w14:font="MS Gothic"/>
                  <w14:uncheckedState w14:val="2610" w14:font="MS Gothic"/>
                </w14:checkbox>
              </w:sdtPr>
              <w:sdtEndPr/>
              <w:sdtContent>
                <w:customXmlDelRangeEnd w:id="280"/>
                <w:del w:id="281" w:author="מרול אטמן" w:date="2024-05-19T10:34:00Z">
                  <w:r w:rsidR="00C8173F" w:rsidRPr="00C8173F" w:rsidDel="001A49FA">
                    <w:rPr>
                      <w:rFonts w:ascii="Segoe UI Symbol" w:hAnsi="Segoe UI Symbol" w:cs="Segoe UI Symbol" w:hint="cs"/>
                      <w:b/>
                      <w:sz w:val="25"/>
                      <w:szCs w:val="25"/>
                      <w:rtl/>
                    </w:rPr>
                    <w:delText>☐</w:delText>
                  </w:r>
                </w:del>
                <w:customXmlDelRangeStart w:id="282" w:author="מרול אטמן" w:date="2024-05-19T10:34:00Z"/>
              </w:sdtContent>
            </w:sdt>
            <w:customXmlDelRangeEnd w:id="282"/>
            <w:del w:id="283" w:author="מרול אטמן" w:date="2024-05-19T10:34:00Z">
              <w:r w:rsidR="00C8173F" w:rsidRPr="00C8173F" w:rsidDel="001A49FA">
                <w:rPr>
                  <w:rFonts w:ascii="David" w:hAnsi="David" w:cs="David"/>
                  <w:b/>
                  <w:sz w:val="25"/>
                  <w:szCs w:val="25"/>
                  <w:rtl/>
                </w:rPr>
                <w:delText>משכיר</w:delText>
              </w:r>
            </w:del>
          </w:p>
          <w:p w14:paraId="20BACAFE" w14:textId="45B1E609" w:rsidR="00C8173F" w:rsidRPr="00C8173F" w:rsidDel="001A49FA" w:rsidRDefault="0003283F" w:rsidP="00C8173F">
            <w:pPr>
              <w:spacing w:before="0" w:beforeAutospacing="0" w:after="0" w:afterAutospacing="0" w:line="360" w:lineRule="auto"/>
              <w:ind w:left="50" w:right="78"/>
              <w:jc w:val="both"/>
              <w:rPr>
                <w:del w:id="284" w:author="מרול אטמן" w:date="2024-05-19T10:34:00Z"/>
                <w:rFonts w:ascii="David" w:hAnsi="David" w:cs="David"/>
                <w:b/>
                <w:sz w:val="25"/>
                <w:szCs w:val="25"/>
                <w:rtl/>
              </w:rPr>
            </w:pPr>
            <w:customXmlDelRangeStart w:id="285" w:author="מרול אטמן" w:date="2024-05-19T10:34:00Z"/>
            <w:sdt>
              <w:sdtPr>
                <w:rPr>
                  <w:rFonts w:ascii="David" w:hAnsi="David" w:cs="David"/>
                  <w:b/>
                  <w:sz w:val="25"/>
                  <w:szCs w:val="25"/>
                  <w:rtl/>
                </w:rPr>
                <w:id w:val="704603622"/>
                <w14:checkbox>
                  <w14:checked w14:val="0"/>
                  <w14:checkedState w14:val="2612" w14:font="MS Gothic"/>
                  <w14:uncheckedState w14:val="2610" w14:font="MS Gothic"/>
                </w14:checkbox>
              </w:sdtPr>
              <w:sdtEndPr/>
              <w:sdtContent>
                <w:customXmlDelRangeEnd w:id="285"/>
                <w:del w:id="286" w:author="מרול אטמן" w:date="2024-05-19T10:34:00Z">
                  <w:r w:rsidR="00C8173F" w:rsidRPr="00C8173F" w:rsidDel="001A49FA">
                    <w:rPr>
                      <w:rFonts w:ascii="Segoe UI Symbol" w:hAnsi="Segoe UI Symbol" w:cs="Segoe UI Symbol" w:hint="cs"/>
                      <w:b/>
                      <w:sz w:val="25"/>
                      <w:szCs w:val="25"/>
                      <w:rtl/>
                    </w:rPr>
                    <w:delText>☐</w:delText>
                  </w:r>
                </w:del>
                <w:customXmlDelRangeStart w:id="287" w:author="מרול אטמן" w:date="2024-05-19T10:34:00Z"/>
              </w:sdtContent>
            </w:sdt>
            <w:customXmlDelRangeEnd w:id="287"/>
            <w:del w:id="288" w:author="מרול אטמן" w:date="2024-05-19T10:34:00Z">
              <w:r w:rsidR="00C8173F" w:rsidRPr="00C8173F" w:rsidDel="001A49FA">
                <w:rPr>
                  <w:rFonts w:ascii="David" w:hAnsi="David" w:cs="David"/>
                  <w:b/>
                  <w:sz w:val="25"/>
                  <w:szCs w:val="25"/>
                  <w:rtl/>
                </w:rPr>
                <w:delText>שוכר</w:delText>
              </w:r>
            </w:del>
          </w:p>
          <w:p w14:paraId="390A4059" w14:textId="358E904D" w:rsidR="00C8173F" w:rsidRPr="00C8173F" w:rsidDel="001A49FA" w:rsidRDefault="0003283F" w:rsidP="00C8173F">
            <w:pPr>
              <w:spacing w:before="0" w:beforeAutospacing="0" w:after="0" w:afterAutospacing="0" w:line="360" w:lineRule="auto"/>
              <w:ind w:left="50" w:right="78"/>
              <w:jc w:val="both"/>
              <w:rPr>
                <w:del w:id="289" w:author="מרול אטמן" w:date="2024-05-19T10:34:00Z"/>
                <w:rFonts w:ascii="David" w:hAnsi="David" w:cs="David"/>
                <w:b/>
                <w:sz w:val="25"/>
                <w:szCs w:val="25"/>
                <w:rtl/>
              </w:rPr>
            </w:pPr>
            <w:customXmlDelRangeStart w:id="290" w:author="מרול אטמן" w:date="2024-05-19T10:34:00Z"/>
            <w:sdt>
              <w:sdtPr>
                <w:rPr>
                  <w:rFonts w:ascii="David" w:hAnsi="David" w:cs="David"/>
                  <w:b/>
                  <w:sz w:val="25"/>
                  <w:szCs w:val="25"/>
                  <w:rtl/>
                </w:rPr>
                <w:id w:val="-1507819856"/>
                <w14:checkbox>
                  <w14:checked w14:val="0"/>
                  <w14:checkedState w14:val="2612" w14:font="MS Gothic"/>
                  <w14:uncheckedState w14:val="2610" w14:font="MS Gothic"/>
                </w14:checkbox>
              </w:sdtPr>
              <w:sdtEndPr/>
              <w:sdtContent>
                <w:customXmlDelRangeEnd w:id="290"/>
                <w:del w:id="291" w:author="מרול אטמן" w:date="2024-05-19T10:34:00Z">
                  <w:r w:rsidR="00C8173F" w:rsidRPr="00C8173F" w:rsidDel="001A49FA">
                    <w:rPr>
                      <w:rFonts w:ascii="Segoe UI Symbol" w:hAnsi="Segoe UI Symbol" w:cs="Segoe UI Symbol" w:hint="cs"/>
                      <w:b/>
                      <w:sz w:val="25"/>
                      <w:szCs w:val="25"/>
                      <w:rtl/>
                    </w:rPr>
                    <w:delText>☐</w:delText>
                  </w:r>
                </w:del>
                <w:customXmlDelRangeStart w:id="292" w:author="מרול אטמן" w:date="2024-05-19T10:34:00Z"/>
              </w:sdtContent>
            </w:sdt>
            <w:customXmlDelRangeEnd w:id="292"/>
            <w:del w:id="293" w:author="מרול אטמן" w:date="2024-05-19T10:34:00Z">
              <w:r w:rsidR="00C8173F" w:rsidRPr="00C8173F" w:rsidDel="001A49FA">
                <w:rPr>
                  <w:rFonts w:ascii="David" w:hAnsi="David" w:cs="David"/>
                  <w:b/>
                  <w:sz w:val="25"/>
                  <w:szCs w:val="25"/>
                  <w:rtl/>
                </w:rPr>
                <w:delText>זכיין</w:delText>
              </w:r>
            </w:del>
          </w:p>
          <w:p w14:paraId="59537A83" w14:textId="4E0A1D44" w:rsidR="00C8173F" w:rsidRPr="00C8173F" w:rsidDel="001A49FA" w:rsidRDefault="0003283F" w:rsidP="00C8173F">
            <w:pPr>
              <w:spacing w:before="0" w:beforeAutospacing="0" w:after="0" w:afterAutospacing="0" w:line="360" w:lineRule="auto"/>
              <w:ind w:left="50" w:right="78"/>
              <w:jc w:val="both"/>
              <w:rPr>
                <w:del w:id="294" w:author="מרול אטמן" w:date="2024-05-19T10:34:00Z"/>
                <w:rFonts w:ascii="David" w:hAnsi="David" w:cs="David"/>
                <w:b/>
                <w:sz w:val="25"/>
                <w:szCs w:val="25"/>
                <w:rtl/>
              </w:rPr>
            </w:pPr>
            <w:customXmlDelRangeStart w:id="295" w:author="מרול אטמן" w:date="2024-05-19T10:34:00Z"/>
            <w:sdt>
              <w:sdtPr>
                <w:rPr>
                  <w:rFonts w:ascii="David" w:hAnsi="David" w:cs="David"/>
                  <w:b/>
                  <w:sz w:val="25"/>
                  <w:szCs w:val="25"/>
                  <w:rtl/>
                </w:rPr>
                <w:id w:val="1702819348"/>
                <w14:checkbox>
                  <w14:checked w14:val="0"/>
                  <w14:checkedState w14:val="2612" w14:font="MS Gothic"/>
                  <w14:uncheckedState w14:val="2610" w14:font="MS Gothic"/>
                </w14:checkbox>
              </w:sdtPr>
              <w:sdtEndPr/>
              <w:sdtContent>
                <w:customXmlDelRangeEnd w:id="295"/>
                <w:del w:id="296" w:author="מרול אטמן" w:date="2024-05-19T10:34:00Z">
                  <w:r w:rsidR="00C8173F" w:rsidRPr="00C8173F" w:rsidDel="001A49FA">
                    <w:rPr>
                      <w:rFonts w:ascii="Segoe UI Symbol" w:hAnsi="Segoe UI Symbol" w:cs="Segoe UI Symbol" w:hint="cs"/>
                      <w:b/>
                      <w:sz w:val="25"/>
                      <w:szCs w:val="25"/>
                      <w:rtl/>
                    </w:rPr>
                    <w:delText>☐</w:delText>
                  </w:r>
                </w:del>
                <w:customXmlDelRangeStart w:id="297" w:author="מרול אטמן" w:date="2024-05-19T10:34:00Z"/>
              </w:sdtContent>
            </w:sdt>
            <w:customXmlDelRangeEnd w:id="297"/>
            <w:del w:id="298" w:author="מרול אטמן" w:date="2024-05-19T10:34:00Z">
              <w:r w:rsidR="00C8173F" w:rsidRPr="00C8173F" w:rsidDel="001A49FA">
                <w:rPr>
                  <w:rFonts w:ascii="David" w:hAnsi="David" w:cs="David"/>
                  <w:b/>
                  <w:sz w:val="25"/>
                  <w:szCs w:val="25"/>
                  <w:rtl/>
                </w:rPr>
                <w:delText>קבלני משנה</w:delText>
              </w:r>
            </w:del>
          </w:p>
          <w:p w14:paraId="728FC7CE" w14:textId="71211614" w:rsidR="00C8173F" w:rsidRPr="00C8173F" w:rsidDel="001A49FA" w:rsidRDefault="0003283F" w:rsidP="00C8173F">
            <w:pPr>
              <w:spacing w:before="0" w:beforeAutospacing="0" w:after="0" w:afterAutospacing="0" w:line="360" w:lineRule="auto"/>
              <w:ind w:left="50" w:right="78"/>
              <w:jc w:val="both"/>
              <w:rPr>
                <w:del w:id="299" w:author="מרול אטמן" w:date="2024-05-19T10:34:00Z"/>
                <w:rFonts w:ascii="David" w:hAnsi="David" w:cs="David"/>
                <w:b/>
                <w:sz w:val="25"/>
                <w:szCs w:val="25"/>
                <w:rtl/>
              </w:rPr>
            </w:pPr>
            <w:customXmlDelRangeStart w:id="300" w:author="מרול אטמן" w:date="2024-05-19T10:34:00Z"/>
            <w:sdt>
              <w:sdtPr>
                <w:rPr>
                  <w:rFonts w:ascii="David" w:hAnsi="David" w:cs="David"/>
                  <w:b/>
                  <w:sz w:val="25"/>
                  <w:szCs w:val="25"/>
                  <w:rtl/>
                </w:rPr>
                <w:id w:val="-174735466"/>
                <w14:checkbox>
                  <w14:checked w14:val="1"/>
                  <w14:checkedState w14:val="2612" w14:font="MS Gothic"/>
                  <w14:uncheckedState w14:val="2610" w14:font="MS Gothic"/>
                </w14:checkbox>
              </w:sdtPr>
              <w:sdtEndPr/>
              <w:sdtContent>
                <w:customXmlDelRangeEnd w:id="300"/>
                <w:del w:id="301" w:author="מרול אטמן" w:date="2024-05-19T10:34:00Z">
                  <w:r w:rsidR="00C8173F" w:rsidRPr="00C8173F" w:rsidDel="001A49FA">
                    <w:rPr>
                      <w:rFonts w:ascii="Segoe UI Symbol" w:hAnsi="Segoe UI Symbol" w:cs="Segoe UI Symbol" w:hint="cs"/>
                      <w:b/>
                      <w:sz w:val="25"/>
                      <w:szCs w:val="25"/>
                      <w:rtl/>
                    </w:rPr>
                    <w:delText>☒</w:delText>
                  </w:r>
                </w:del>
                <w:customXmlDelRangeStart w:id="302" w:author="מרול אטמן" w:date="2024-05-19T10:34:00Z"/>
              </w:sdtContent>
            </w:sdt>
            <w:customXmlDelRangeEnd w:id="302"/>
            <w:del w:id="303" w:author="מרול אטמן" w:date="2024-05-19T10:34:00Z">
              <w:r w:rsidR="00C8173F" w:rsidRPr="00C8173F" w:rsidDel="001A49FA">
                <w:rPr>
                  <w:rFonts w:ascii="David" w:hAnsi="David" w:cs="David"/>
                  <w:b/>
                  <w:sz w:val="25"/>
                  <w:szCs w:val="25"/>
                  <w:rtl/>
                </w:rPr>
                <w:delText>מזמין שירותים</w:delText>
              </w:r>
            </w:del>
          </w:p>
          <w:p w14:paraId="10F13056" w14:textId="348521A7" w:rsidR="00C8173F" w:rsidRPr="00C8173F" w:rsidDel="001A49FA" w:rsidRDefault="0003283F" w:rsidP="00C8173F">
            <w:pPr>
              <w:spacing w:before="0" w:beforeAutospacing="0" w:after="0" w:afterAutospacing="0" w:line="360" w:lineRule="auto"/>
              <w:ind w:left="50" w:right="78"/>
              <w:jc w:val="both"/>
              <w:rPr>
                <w:del w:id="304" w:author="מרול אטמן" w:date="2024-05-19T10:34:00Z"/>
                <w:rFonts w:ascii="David" w:hAnsi="David" w:cs="David"/>
                <w:b/>
                <w:sz w:val="25"/>
                <w:szCs w:val="25"/>
                <w:rtl/>
              </w:rPr>
            </w:pPr>
            <w:customXmlDelRangeStart w:id="305" w:author="מרול אטמן" w:date="2024-05-19T10:34:00Z"/>
            <w:sdt>
              <w:sdtPr>
                <w:rPr>
                  <w:rFonts w:ascii="David" w:hAnsi="David" w:cs="David"/>
                  <w:b/>
                  <w:sz w:val="25"/>
                  <w:szCs w:val="25"/>
                  <w:rtl/>
                </w:rPr>
                <w:id w:val="576176948"/>
                <w14:checkbox>
                  <w14:checked w14:val="0"/>
                  <w14:checkedState w14:val="2612" w14:font="MS Gothic"/>
                  <w14:uncheckedState w14:val="2610" w14:font="MS Gothic"/>
                </w14:checkbox>
              </w:sdtPr>
              <w:sdtEndPr/>
              <w:sdtContent>
                <w:customXmlDelRangeEnd w:id="305"/>
                <w:del w:id="306" w:author="מרול אטמן" w:date="2024-05-19T10:34:00Z">
                  <w:r w:rsidR="00C8173F" w:rsidRPr="00C8173F" w:rsidDel="001A49FA">
                    <w:rPr>
                      <w:rFonts w:ascii="Segoe UI Symbol" w:hAnsi="Segoe UI Symbol" w:cs="Segoe UI Symbol" w:hint="cs"/>
                      <w:b/>
                      <w:sz w:val="25"/>
                      <w:szCs w:val="25"/>
                      <w:rtl/>
                    </w:rPr>
                    <w:delText>☐</w:delText>
                  </w:r>
                </w:del>
                <w:customXmlDelRangeStart w:id="307" w:author="מרול אטמן" w:date="2024-05-19T10:34:00Z"/>
              </w:sdtContent>
            </w:sdt>
            <w:customXmlDelRangeEnd w:id="307"/>
            <w:del w:id="308" w:author="מרול אטמן" w:date="2024-05-19T10:34:00Z">
              <w:r w:rsidR="00C8173F" w:rsidRPr="00C8173F" w:rsidDel="001A49FA">
                <w:rPr>
                  <w:rFonts w:ascii="David" w:hAnsi="David" w:cs="David"/>
                  <w:b/>
                  <w:sz w:val="25"/>
                  <w:szCs w:val="25"/>
                  <w:rtl/>
                </w:rPr>
                <w:delText>מזמין מוצרים</w:delText>
              </w:r>
            </w:del>
          </w:p>
          <w:p w14:paraId="0FD80885" w14:textId="2E8EA2DB" w:rsidR="00C8173F" w:rsidRPr="00C8173F" w:rsidDel="001A49FA" w:rsidRDefault="0003283F" w:rsidP="00C8173F">
            <w:pPr>
              <w:spacing w:before="0" w:beforeAutospacing="0" w:after="0" w:afterAutospacing="0" w:line="360" w:lineRule="auto"/>
              <w:ind w:left="50" w:right="78"/>
              <w:jc w:val="both"/>
              <w:rPr>
                <w:del w:id="309" w:author="מרול אטמן" w:date="2024-05-19T10:34:00Z"/>
                <w:rFonts w:ascii="David" w:hAnsi="David" w:cs="David"/>
                <w:b/>
                <w:sz w:val="25"/>
                <w:szCs w:val="25"/>
                <w:rtl/>
              </w:rPr>
            </w:pPr>
            <w:customXmlDelRangeStart w:id="310" w:author="מרול אטמן" w:date="2024-05-19T10:34:00Z"/>
            <w:sdt>
              <w:sdtPr>
                <w:rPr>
                  <w:rFonts w:ascii="David" w:hAnsi="David" w:cs="David"/>
                  <w:b/>
                  <w:sz w:val="25"/>
                  <w:szCs w:val="25"/>
                  <w:rtl/>
                </w:rPr>
                <w:id w:val="-582527796"/>
                <w14:checkbox>
                  <w14:checked w14:val="0"/>
                  <w14:checkedState w14:val="2612" w14:font="MS Gothic"/>
                  <w14:uncheckedState w14:val="2610" w14:font="MS Gothic"/>
                </w14:checkbox>
              </w:sdtPr>
              <w:sdtEndPr/>
              <w:sdtContent>
                <w:customXmlDelRangeEnd w:id="310"/>
                <w:del w:id="311" w:author="מרול אטמן" w:date="2024-05-19T10:34:00Z">
                  <w:r w:rsidR="00C8173F" w:rsidRPr="00C8173F" w:rsidDel="001A49FA">
                    <w:rPr>
                      <w:rFonts w:ascii="Segoe UI Symbol" w:hAnsi="Segoe UI Symbol" w:cs="Segoe UI Symbol" w:hint="cs"/>
                      <w:b/>
                      <w:sz w:val="25"/>
                      <w:szCs w:val="25"/>
                      <w:rtl/>
                    </w:rPr>
                    <w:delText>☐</w:delText>
                  </w:r>
                </w:del>
                <w:customXmlDelRangeStart w:id="312" w:author="מרול אטמן" w:date="2024-05-19T10:34:00Z"/>
              </w:sdtContent>
            </w:sdt>
            <w:customXmlDelRangeEnd w:id="312"/>
            <w:del w:id="313" w:author="מרול אטמן" w:date="2024-05-19T10:34:00Z">
              <w:r w:rsidR="00C8173F" w:rsidRPr="00C8173F" w:rsidDel="001A49FA">
                <w:rPr>
                  <w:rFonts w:ascii="David" w:hAnsi="David" w:cs="David"/>
                  <w:b/>
                  <w:sz w:val="25"/>
                  <w:szCs w:val="25"/>
                  <w:rtl/>
                </w:rPr>
                <w:delText xml:space="preserve">אחר: </w:delText>
              </w:r>
            </w:del>
            <w:customXmlDelRangeStart w:id="314" w:author="מרול אטמן" w:date="2024-05-19T10:34:00Z"/>
            <w:sdt>
              <w:sdtPr>
                <w:rPr>
                  <w:rFonts w:ascii="David" w:hAnsi="David" w:cs="David"/>
                  <w:b/>
                  <w:sz w:val="25"/>
                  <w:szCs w:val="25"/>
                  <w:rtl/>
                </w:rPr>
                <w:id w:val="121199404"/>
              </w:sdtPr>
              <w:sdtEndPr/>
              <w:sdtContent>
                <w:customXmlDelRangeEnd w:id="314"/>
                <w:customXmlDelRangeStart w:id="315" w:author="מרול אטמן" w:date="2024-05-19T10:34:00Z"/>
              </w:sdtContent>
            </w:sdt>
            <w:customXmlDelRangeEnd w:id="315"/>
          </w:p>
          <w:p w14:paraId="6DCB8F69" w14:textId="2D5E4AB2" w:rsidR="00C8173F" w:rsidRPr="00C8173F" w:rsidDel="006B5C5C" w:rsidRDefault="00C8173F" w:rsidP="00C8173F">
            <w:pPr>
              <w:spacing w:before="0" w:beforeAutospacing="0" w:after="0" w:afterAutospacing="0" w:line="360" w:lineRule="auto"/>
              <w:ind w:left="50" w:right="78"/>
              <w:jc w:val="both"/>
              <w:rPr>
                <w:del w:id="316" w:author="מרול אטמן" w:date="2024-05-19T10:35:00Z"/>
                <w:rFonts w:ascii="David" w:hAnsi="David" w:cs="David"/>
                <w:b/>
                <w:sz w:val="25"/>
                <w:szCs w:val="25"/>
                <w:rtl/>
              </w:rPr>
            </w:pPr>
          </w:p>
        </w:tc>
      </w:tr>
      <w:tr w:rsidR="00C8173F" w:rsidRPr="00C8173F" w:rsidDel="006B5C5C" w14:paraId="522EC815" w14:textId="5E4F4C62" w:rsidTr="00120B1E">
        <w:trPr>
          <w:trHeight w:val="571"/>
          <w:del w:id="317" w:author="מרול אטמן" w:date="2024-05-19T10:35:00Z"/>
        </w:trPr>
        <w:tc>
          <w:tcPr>
            <w:tcW w:w="2720" w:type="dxa"/>
          </w:tcPr>
          <w:p w14:paraId="6374A222" w14:textId="6E726F93" w:rsidR="00C8173F" w:rsidRPr="00C8173F" w:rsidDel="001A49FA" w:rsidRDefault="00C8173F" w:rsidP="00C8173F">
            <w:pPr>
              <w:spacing w:before="0" w:beforeAutospacing="0" w:after="0" w:afterAutospacing="0" w:line="360" w:lineRule="auto"/>
              <w:jc w:val="both"/>
              <w:rPr>
                <w:del w:id="318" w:author="מרול אטמן" w:date="2024-05-19T10:34:00Z"/>
                <w:rFonts w:ascii="David" w:eastAsia="Calibri" w:hAnsi="David" w:cs="Arial"/>
                <w:sz w:val="25"/>
                <w:szCs w:val="25"/>
                <w:rtl/>
              </w:rPr>
            </w:pPr>
            <w:del w:id="319" w:author="מרול אטמן" w:date="2024-05-19T10:34:00Z">
              <w:r w:rsidRPr="00C8173F" w:rsidDel="001A49FA">
                <w:rPr>
                  <w:rFonts w:ascii="David" w:eastAsia="Calibri" w:hAnsi="David" w:cs="Arial"/>
                  <w:sz w:val="25"/>
                  <w:szCs w:val="25"/>
                  <w:rtl/>
                </w:rPr>
                <w:delText>ת.ז./ח.פ.</w:delText>
              </w:r>
            </w:del>
          </w:p>
          <w:p w14:paraId="0C7CE3A6" w14:textId="29F0F4E4" w:rsidR="00C8173F" w:rsidRPr="00C8173F" w:rsidDel="001A49FA" w:rsidRDefault="00C8173F" w:rsidP="00C8173F">
            <w:pPr>
              <w:spacing w:before="0" w:beforeAutospacing="0" w:after="0" w:afterAutospacing="0" w:line="360" w:lineRule="auto"/>
              <w:jc w:val="both"/>
              <w:rPr>
                <w:del w:id="320" w:author="מרול אטמן" w:date="2024-05-19T10:34:00Z"/>
                <w:rFonts w:ascii="David" w:eastAsia="Calibri" w:hAnsi="David" w:cs="Arial"/>
                <w:sz w:val="25"/>
                <w:szCs w:val="25"/>
                <w:rtl/>
              </w:rPr>
            </w:pPr>
            <w:del w:id="321" w:author="מרול אטמן" w:date="2024-05-19T10:34:00Z">
              <w:r w:rsidRPr="00C8173F" w:rsidDel="001A49FA">
                <w:rPr>
                  <w:rFonts w:ascii="David" w:eastAsia="Calibri" w:hAnsi="David" w:cs="Arial" w:hint="cs"/>
                  <w:sz w:val="25"/>
                  <w:szCs w:val="25"/>
                  <w:rtl/>
                </w:rPr>
                <w:delText>520034760</w:delText>
              </w:r>
            </w:del>
          </w:p>
          <w:p w14:paraId="2E35FCFF" w14:textId="71E13A6D" w:rsidR="00C8173F" w:rsidRPr="00C8173F" w:rsidDel="006B5C5C" w:rsidRDefault="00C8173F" w:rsidP="00C8173F">
            <w:pPr>
              <w:spacing w:before="0" w:beforeAutospacing="0" w:after="0" w:afterAutospacing="0" w:line="360" w:lineRule="auto"/>
              <w:jc w:val="both"/>
              <w:rPr>
                <w:del w:id="322" w:author="מרול אטמן" w:date="2024-05-19T10:35:00Z"/>
                <w:rFonts w:ascii="David" w:eastAsia="Calibri" w:hAnsi="David" w:cs="Arial"/>
                <w:sz w:val="25"/>
                <w:szCs w:val="25"/>
                <w:rtl/>
              </w:rPr>
            </w:pPr>
            <w:del w:id="323" w:author="מרול אטמן" w:date="2024-05-19T10:34:00Z">
              <w:r w:rsidRPr="00C8173F" w:rsidDel="001A49FA">
                <w:rPr>
                  <w:rFonts w:ascii="David" w:eastAsia="Calibri" w:hAnsi="David" w:cs="Arial" w:hint="cs"/>
                  <w:sz w:val="25"/>
                  <w:szCs w:val="25"/>
                  <w:rtl/>
                </w:rPr>
                <w:delText>516438462</w:delText>
              </w:r>
            </w:del>
          </w:p>
        </w:tc>
        <w:tc>
          <w:tcPr>
            <w:tcW w:w="2817" w:type="dxa"/>
          </w:tcPr>
          <w:p w14:paraId="6837841F" w14:textId="688B64CD" w:rsidR="00C8173F" w:rsidRPr="00C8173F" w:rsidDel="006B5C5C" w:rsidRDefault="00C8173F" w:rsidP="00C8173F">
            <w:pPr>
              <w:spacing w:before="0" w:beforeAutospacing="0" w:after="0" w:afterAutospacing="0" w:line="360" w:lineRule="auto"/>
              <w:jc w:val="both"/>
              <w:rPr>
                <w:del w:id="324" w:author="מרול אטמן" w:date="2024-05-19T10:35:00Z"/>
                <w:rFonts w:ascii="David" w:hAnsi="David" w:cs="David"/>
                <w:sz w:val="25"/>
                <w:szCs w:val="25"/>
                <w:rtl/>
              </w:rPr>
            </w:pPr>
            <w:del w:id="325" w:author="מרול אטמן" w:date="2024-05-19T10:34:00Z">
              <w:r w:rsidRPr="00C8173F" w:rsidDel="001A49FA">
                <w:rPr>
                  <w:rFonts w:ascii="David" w:hAnsi="David" w:cs="David"/>
                  <w:sz w:val="25"/>
                  <w:szCs w:val="25"/>
                  <w:rtl/>
                </w:rPr>
                <w:delText>ת.ז./ח.פ.</w:delText>
              </w:r>
            </w:del>
          </w:p>
        </w:tc>
        <w:tc>
          <w:tcPr>
            <w:tcW w:w="2898" w:type="dxa"/>
            <w:vMerge/>
            <w:shd w:val="clear" w:color="auto" w:fill="auto"/>
          </w:tcPr>
          <w:p w14:paraId="34D49006" w14:textId="46A6FA64" w:rsidR="00C8173F" w:rsidRPr="00C8173F" w:rsidDel="006B5C5C" w:rsidRDefault="00C8173F" w:rsidP="00C8173F">
            <w:pPr>
              <w:spacing w:before="0" w:beforeAutospacing="0" w:after="0" w:afterAutospacing="0" w:line="360" w:lineRule="auto"/>
              <w:ind w:left="50" w:right="78"/>
              <w:jc w:val="both"/>
              <w:rPr>
                <w:del w:id="326" w:author="מרול אטמן" w:date="2024-05-19T10:35:00Z"/>
                <w:rFonts w:ascii="David" w:hAnsi="David" w:cs="David"/>
                <w:b/>
                <w:sz w:val="25"/>
                <w:szCs w:val="25"/>
                <w:rtl/>
              </w:rPr>
            </w:pPr>
          </w:p>
        </w:tc>
        <w:tc>
          <w:tcPr>
            <w:tcW w:w="3690" w:type="dxa"/>
            <w:vMerge/>
          </w:tcPr>
          <w:p w14:paraId="59A60C32" w14:textId="0EE0BA14" w:rsidR="00C8173F" w:rsidRPr="00C8173F" w:rsidDel="006B5C5C" w:rsidRDefault="00C8173F" w:rsidP="00C8173F">
            <w:pPr>
              <w:spacing w:before="0" w:beforeAutospacing="0" w:after="0" w:afterAutospacing="0" w:line="360" w:lineRule="auto"/>
              <w:ind w:left="50" w:right="78"/>
              <w:jc w:val="both"/>
              <w:rPr>
                <w:del w:id="327" w:author="מרול אטמן" w:date="2024-05-19T10:35:00Z"/>
                <w:rFonts w:ascii="David" w:hAnsi="David" w:cs="David"/>
                <w:b/>
                <w:sz w:val="25"/>
                <w:szCs w:val="25"/>
                <w:rtl/>
              </w:rPr>
            </w:pPr>
          </w:p>
        </w:tc>
      </w:tr>
      <w:tr w:rsidR="00C8173F" w:rsidRPr="00C8173F" w:rsidDel="006B5C5C" w14:paraId="3F3A47E1" w14:textId="540F782D" w:rsidTr="00120B1E">
        <w:trPr>
          <w:trHeight w:val="391"/>
          <w:del w:id="328" w:author="מרול אטמן" w:date="2024-05-19T10:35:00Z"/>
        </w:trPr>
        <w:tc>
          <w:tcPr>
            <w:tcW w:w="2720" w:type="dxa"/>
          </w:tcPr>
          <w:p w14:paraId="67BEB960" w14:textId="4858B18A" w:rsidR="00C8173F" w:rsidRPr="00C8173F" w:rsidDel="001A49FA" w:rsidRDefault="00C8173F" w:rsidP="00C8173F">
            <w:pPr>
              <w:spacing w:before="0" w:beforeAutospacing="0" w:after="0" w:afterAutospacing="0" w:line="220" w:lineRule="exact"/>
              <w:jc w:val="both"/>
              <w:rPr>
                <w:del w:id="329" w:author="מרול אטמן" w:date="2024-05-19T10:34:00Z"/>
                <w:rFonts w:ascii="David" w:hAnsi="David" w:cs="David"/>
                <w:sz w:val="25"/>
                <w:szCs w:val="25"/>
                <w:rtl/>
              </w:rPr>
            </w:pPr>
            <w:del w:id="330" w:author="מרול אטמן" w:date="2024-05-19T10:34:00Z">
              <w:r w:rsidRPr="00C8173F" w:rsidDel="001A49FA">
                <w:rPr>
                  <w:rFonts w:ascii="David" w:hAnsi="David" w:cs="David"/>
                  <w:sz w:val="25"/>
                  <w:szCs w:val="25"/>
                  <w:rtl/>
                </w:rPr>
                <w:delText xml:space="preserve">מען </w:delText>
              </w:r>
            </w:del>
          </w:p>
          <w:p w14:paraId="1ADA795C" w14:textId="4769A9C0" w:rsidR="00C8173F" w:rsidRPr="00C8173F" w:rsidDel="001A49FA" w:rsidRDefault="00C8173F" w:rsidP="00C8173F">
            <w:pPr>
              <w:spacing w:before="0" w:beforeAutospacing="0" w:after="0" w:afterAutospacing="0" w:line="220" w:lineRule="exact"/>
              <w:jc w:val="both"/>
              <w:rPr>
                <w:del w:id="331" w:author="מרול אטמן" w:date="2024-05-19T10:34:00Z"/>
                <w:rFonts w:ascii="David" w:hAnsi="David" w:cs="David"/>
                <w:sz w:val="25"/>
                <w:szCs w:val="25"/>
                <w:rtl/>
              </w:rPr>
            </w:pPr>
            <w:del w:id="332" w:author="מרול אטמן" w:date="2024-05-19T10:34:00Z">
              <w:r w:rsidRPr="00C8173F" w:rsidDel="001A49FA">
                <w:rPr>
                  <w:rFonts w:ascii="David" w:hAnsi="David" w:cs="David" w:hint="cs"/>
                  <w:sz w:val="25"/>
                  <w:szCs w:val="25"/>
                  <w:rtl/>
                </w:rPr>
                <w:delText>דרך החורש 4, יהוד</w:delText>
              </w:r>
            </w:del>
          </w:p>
          <w:p w14:paraId="4A6E7DF6" w14:textId="5B41397B" w:rsidR="00C8173F" w:rsidRPr="00C8173F" w:rsidDel="006B5C5C" w:rsidRDefault="00C8173F" w:rsidP="00C8173F">
            <w:pPr>
              <w:spacing w:before="0" w:beforeAutospacing="0" w:after="0" w:afterAutospacing="0" w:line="360" w:lineRule="auto"/>
              <w:jc w:val="both"/>
              <w:rPr>
                <w:del w:id="333" w:author="מרול אטמן" w:date="2024-05-19T10:35:00Z"/>
                <w:rFonts w:ascii="David" w:hAnsi="David" w:cs="David"/>
                <w:sz w:val="25"/>
                <w:szCs w:val="25"/>
                <w:rtl/>
              </w:rPr>
            </w:pPr>
          </w:p>
        </w:tc>
        <w:tc>
          <w:tcPr>
            <w:tcW w:w="2817" w:type="dxa"/>
          </w:tcPr>
          <w:p w14:paraId="0BE32169" w14:textId="704706D0" w:rsidR="00C8173F" w:rsidRPr="00C8173F" w:rsidDel="006B5C5C" w:rsidRDefault="00C8173F" w:rsidP="00C8173F">
            <w:pPr>
              <w:spacing w:before="0" w:beforeAutospacing="0" w:after="0" w:afterAutospacing="0" w:line="360" w:lineRule="auto"/>
              <w:jc w:val="both"/>
              <w:rPr>
                <w:del w:id="334" w:author="מרול אטמן" w:date="2024-05-19T10:35:00Z"/>
                <w:rFonts w:ascii="David" w:hAnsi="David" w:cs="David"/>
                <w:sz w:val="25"/>
                <w:szCs w:val="25"/>
              </w:rPr>
            </w:pPr>
            <w:del w:id="335" w:author="מרול אטמן" w:date="2024-05-19T10:34:00Z">
              <w:r w:rsidRPr="00C8173F" w:rsidDel="001A49FA">
                <w:rPr>
                  <w:rFonts w:ascii="David" w:hAnsi="David" w:cs="David"/>
                  <w:sz w:val="25"/>
                  <w:szCs w:val="25"/>
                  <w:rtl/>
                </w:rPr>
                <w:delText>מען</w:delText>
              </w:r>
            </w:del>
          </w:p>
        </w:tc>
        <w:tc>
          <w:tcPr>
            <w:tcW w:w="2898" w:type="dxa"/>
            <w:vMerge/>
            <w:shd w:val="clear" w:color="auto" w:fill="auto"/>
          </w:tcPr>
          <w:p w14:paraId="238560DC" w14:textId="6FDD3F50" w:rsidR="00C8173F" w:rsidRPr="00C8173F" w:rsidDel="006B5C5C" w:rsidRDefault="00C8173F" w:rsidP="00C8173F">
            <w:pPr>
              <w:spacing w:before="0" w:beforeAutospacing="0" w:after="0" w:afterAutospacing="0" w:line="360" w:lineRule="auto"/>
              <w:ind w:left="50" w:right="78"/>
              <w:jc w:val="both"/>
              <w:rPr>
                <w:del w:id="336" w:author="מרול אטמן" w:date="2024-05-19T10:35:00Z"/>
                <w:rFonts w:ascii="David" w:hAnsi="David" w:cs="David"/>
                <w:b/>
                <w:sz w:val="25"/>
                <w:szCs w:val="25"/>
                <w:rtl/>
              </w:rPr>
            </w:pPr>
          </w:p>
        </w:tc>
        <w:tc>
          <w:tcPr>
            <w:tcW w:w="3690" w:type="dxa"/>
            <w:vMerge/>
          </w:tcPr>
          <w:p w14:paraId="4EE195BD" w14:textId="15D2D3AE" w:rsidR="00C8173F" w:rsidRPr="00C8173F" w:rsidDel="006B5C5C" w:rsidRDefault="00C8173F" w:rsidP="00C8173F">
            <w:pPr>
              <w:spacing w:before="0" w:beforeAutospacing="0" w:after="0" w:afterAutospacing="0" w:line="360" w:lineRule="auto"/>
              <w:ind w:left="50" w:right="78"/>
              <w:jc w:val="both"/>
              <w:rPr>
                <w:del w:id="337" w:author="מרול אטמן" w:date="2024-05-19T10:35:00Z"/>
                <w:rFonts w:ascii="David" w:hAnsi="David" w:cs="David"/>
                <w:b/>
                <w:sz w:val="25"/>
                <w:szCs w:val="25"/>
                <w:rtl/>
              </w:rPr>
            </w:pPr>
          </w:p>
        </w:tc>
      </w:tr>
      <w:tr w:rsidR="00C8173F" w:rsidRPr="00C8173F" w:rsidDel="006B5C5C" w14:paraId="73D51159" w14:textId="4EE767EF" w:rsidTr="00120B1E">
        <w:trPr>
          <w:trHeight w:val="303"/>
          <w:tblHeader/>
          <w:del w:id="338" w:author="מרול אטמן" w:date="2024-05-19T10:35:00Z"/>
        </w:trPr>
        <w:tc>
          <w:tcPr>
            <w:tcW w:w="12125" w:type="dxa"/>
            <w:gridSpan w:val="4"/>
          </w:tcPr>
          <w:p w14:paraId="39E462DF" w14:textId="3BA20471" w:rsidR="00C8173F" w:rsidDel="001A49FA" w:rsidRDefault="00C8173F" w:rsidP="00C8173F">
            <w:pPr>
              <w:spacing w:before="0" w:beforeAutospacing="0" w:after="0" w:afterAutospacing="0" w:line="360" w:lineRule="auto"/>
              <w:jc w:val="both"/>
              <w:rPr>
                <w:del w:id="339" w:author="מרול אטמן" w:date="2024-05-19T10:34:00Z"/>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120B1E" w:rsidRPr="00120B1E" w:rsidDel="001A49FA" w14:paraId="08013FE5" w14:textId="69C9AA24" w:rsidTr="00ED7A7E">
              <w:trPr>
                <w:trHeight w:val="268"/>
                <w:tblHeader/>
                <w:del w:id="340" w:author="מרול אטמן" w:date="2024-05-19T10:34:00Z"/>
              </w:trPr>
              <w:tc>
                <w:tcPr>
                  <w:tcW w:w="11482" w:type="dxa"/>
                  <w:gridSpan w:val="11"/>
                </w:tcPr>
                <w:p w14:paraId="09B1E094" w14:textId="4889CEA7" w:rsidR="00120B1E" w:rsidRPr="00120B1E" w:rsidDel="001A49FA" w:rsidRDefault="00120B1E" w:rsidP="0003283F">
                  <w:pPr>
                    <w:framePr w:hSpace="180" w:wrap="around" w:vAnchor="page" w:hAnchor="margin" w:xAlign="center" w:y="1"/>
                    <w:rPr>
                      <w:del w:id="341" w:author="מרול אטמן" w:date="2024-05-19T10:34:00Z"/>
                      <w:rFonts w:ascii="David" w:eastAsia="Times New Roman" w:hAnsi="David" w:cs="David"/>
                      <w:color w:val="000000"/>
                      <w:sz w:val="24"/>
                      <w:szCs w:val="24"/>
                      <w:rtl/>
                      <w:lang w:val="he-IL" w:eastAsia="he-IL"/>
                    </w:rPr>
                  </w:pPr>
                  <w:del w:id="342" w:author="מרול אטמן" w:date="2024-05-19T10:34:00Z">
                    <w:r w:rsidRPr="00120B1E" w:rsidDel="001A49FA">
                      <w:rPr>
                        <w:rFonts w:ascii="David" w:eastAsia="Times New Roman" w:hAnsi="David" w:cs="David"/>
                        <w:color w:val="000000"/>
                        <w:sz w:val="24"/>
                        <w:szCs w:val="24"/>
                        <w:rtl/>
                        <w:lang w:val="he-IL" w:eastAsia="he-IL"/>
                      </w:rPr>
                      <w:delText>כיסויים</w:delText>
                    </w:r>
                  </w:del>
                </w:p>
              </w:tc>
            </w:tr>
            <w:tr w:rsidR="00120B1E" w:rsidRPr="00120B1E" w:rsidDel="001A49FA" w14:paraId="008D1181" w14:textId="28601790" w:rsidTr="00ED7A7E">
              <w:trPr>
                <w:gridBefore w:val="1"/>
                <w:wBefore w:w="7" w:type="dxa"/>
                <w:trHeight w:val="431"/>
                <w:del w:id="343" w:author="מרול אטמן" w:date="2024-05-19T10:34:00Z"/>
              </w:trPr>
              <w:tc>
                <w:tcPr>
                  <w:tcW w:w="1277" w:type="dxa"/>
                  <w:vMerge w:val="restart"/>
                  <w:shd w:val="clear" w:color="auto" w:fill="F2F2F2" w:themeFill="background1" w:themeFillShade="F2"/>
                </w:tcPr>
                <w:p w14:paraId="32FCFB86" w14:textId="728E92FB"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44" w:author="מרול אטמן" w:date="2024-05-19T10:34:00Z"/>
                      <w:rFonts w:ascii="David" w:eastAsia="Times New Roman" w:hAnsi="David" w:cs="David"/>
                      <w:color w:val="000000"/>
                      <w:sz w:val="24"/>
                      <w:szCs w:val="24"/>
                      <w:rtl/>
                      <w:lang w:val="he-IL" w:eastAsia="he-IL"/>
                    </w:rPr>
                  </w:pPr>
                  <w:del w:id="345" w:author="מרול אטמן" w:date="2024-05-19T10:34:00Z">
                    <w:r w:rsidRPr="00120B1E" w:rsidDel="001A49FA">
                      <w:rPr>
                        <w:rFonts w:ascii="David" w:eastAsia="Times New Roman" w:hAnsi="David" w:cs="David"/>
                        <w:color w:val="000000"/>
                        <w:sz w:val="24"/>
                        <w:szCs w:val="24"/>
                        <w:rtl/>
                        <w:lang w:val="he-IL" w:eastAsia="he-IL"/>
                      </w:rPr>
                      <w:delText>סוג הביטוח</w:delText>
                    </w:r>
                  </w:del>
                </w:p>
                <w:p w14:paraId="2E4A1A86" w14:textId="2205CD0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46" w:author="מרול אטמן" w:date="2024-05-19T10:34:00Z"/>
                      <w:rFonts w:ascii="David" w:eastAsia="Times New Roman" w:hAnsi="David" w:cs="David"/>
                      <w:color w:val="000000"/>
                      <w:sz w:val="24"/>
                      <w:szCs w:val="24"/>
                      <w:rtl/>
                      <w:lang w:val="he-IL" w:eastAsia="he-IL"/>
                    </w:rPr>
                  </w:pPr>
                  <w:del w:id="347" w:author="מרול אטמן" w:date="2024-05-19T10:34:00Z">
                    <w:r w:rsidRPr="00120B1E" w:rsidDel="001A49FA">
                      <w:rPr>
                        <w:rFonts w:ascii="David" w:eastAsia="Times New Roman" w:hAnsi="David" w:cs="David"/>
                        <w:color w:val="000000"/>
                        <w:sz w:val="16"/>
                        <w:szCs w:val="16"/>
                        <w:rtl/>
                        <w:lang w:val="he-IL" w:eastAsia="he-IL"/>
                      </w:rPr>
                      <w:delText>חלוקה לפי גבולות אחריות או סכומי ביטוח</w:delText>
                    </w:r>
                  </w:del>
                </w:p>
              </w:tc>
              <w:tc>
                <w:tcPr>
                  <w:tcW w:w="992" w:type="dxa"/>
                  <w:vMerge w:val="restart"/>
                  <w:shd w:val="clear" w:color="auto" w:fill="F2F2F2" w:themeFill="background1" w:themeFillShade="F2"/>
                </w:tcPr>
                <w:p w14:paraId="6BE84E29" w14:textId="68400B5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48" w:author="מרול אטמן" w:date="2024-05-19T10:34:00Z"/>
                      <w:rFonts w:ascii="David" w:eastAsia="Times New Roman" w:hAnsi="David" w:cs="David"/>
                      <w:color w:val="000000"/>
                      <w:sz w:val="24"/>
                      <w:szCs w:val="24"/>
                      <w:rtl/>
                      <w:lang w:val="he-IL" w:eastAsia="he-IL"/>
                    </w:rPr>
                  </w:pPr>
                  <w:del w:id="349" w:author="מרול אטמן" w:date="2024-05-19T10:34:00Z">
                    <w:r w:rsidRPr="00120B1E" w:rsidDel="001A49FA">
                      <w:rPr>
                        <w:rFonts w:ascii="David" w:eastAsia="Times New Roman" w:hAnsi="David" w:cs="David"/>
                        <w:color w:val="000000"/>
                        <w:sz w:val="24"/>
                        <w:szCs w:val="24"/>
                        <w:rtl/>
                        <w:lang w:val="he-IL" w:eastAsia="he-IL"/>
                      </w:rPr>
                      <w:delText xml:space="preserve">מספר הפוליסה*** </w:delText>
                    </w:r>
                  </w:del>
                </w:p>
              </w:tc>
              <w:tc>
                <w:tcPr>
                  <w:tcW w:w="992" w:type="dxa"/>
                  <w:vMerge w:val="restart"/>
                  <w:shd w:val="clear" w:color="auto" w:fill="F2F2F2" w:themeFill="background1" w:themeFillShade="F2"/>
                </w:tcPr>
                <w:p w14:paraId="4A0B5FAC" w14:textId="70CB1AB0"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50" w:author="מרול אטמן" w:date="2024-05-19T10:34:00Z"/>
                      <w:rFonts w:ascii="David" w:eastAsia="Times New Roman" w:hAnsi="David" w:cs="David"/>
                      <w:color w:val="000000"/>
                      <w:sz w:val="24"/>
                      <w:szCs w:val="24"/>
                      <w:rtl/>
                      <w:lang w:val="he-IL" w:eastAsia="he-IL"/>
                    </w:rPr>
                  </w:pPr>
                  <w:del w:id="351" w:author="מרול אטמן" w:date="2024-05-19T10:34:00Z">
                    <w:r w:rsidRPr="00120B1E" w:rsidDel="001A49FA">
                      <w:rPr>
                        <w:rFonts w:ascii="David" w:eastAsia="Times New Roman" w:hAnsi="David" w:cs="David"/>
                        <w:color w:val="000000"/>
                        <w:sz w:val="24"/>
                        <w:szCs w:val="24"/>
                        <w:rtl/>
                        <w:lang w:val="he-IL" w:eastAsia="he-IL"/>
                      </w:rPr>
                      <w:delText>נוסח ומהדורת הפוליסה</w:delText>
                    </w:r>
                    <w:r w:rsidRPr="00120B1E" w:rsidDel="001A49FA">
                      <w:rPr>
                        <w:rFonts w:ascii="David" w:eastAsia="Times New Roman" w:hAnsi="David" w:cs="David"/>
                        <w:color w:val="000000"/>
                        <w:sz w:val="20"/>
                        <w:szCs w:val="20"/>
                        <w:rtl/>
                        <w:lang w:val="he-IL" w:eastAsia="he-IL"/>
                      </w:rPr>
                      <w:delText>***</w:delText>
                    </w:r>
                  </w:del>
                </w:p>
              </w:tc>
              <w:tc>
                <w:tcPr>
                  <w:tcW w:w="1276" w:type="dxa"/>
                  <w:vMerge w:val="restart"/>
                  <w:shd w:val="clear" w:color="auto" w:fill="F2F2F2" w:themeFill="background1" w:themeFillShade="F2"/>
                </w:tcPr>
                <w:p w14:paraId="31622F2A" w14:textId="37B127C1"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52" w:author="מרול אטמן" w:date="2024-05-19T10:34:00Z"/>
                      <w:rFonts w:ascii="David" w:eastAsia="Times New Roman" w:hAnsi="David" w:cs="David"/>
                      <w:color w:val="000000"/>
                      <w:sz w:val="24"/>
                      <w:szCs w:val="24"/>
                      <w:rtl/>
                      <w:lang w:val="he-IL" w:eastAsia="he-IL"/>
                    </w:rPr>
                  </w:pPr>
                  <w:del w:id="353" w:author="מרול אטמן" w:date="2024-05-19T10:34:00Z">
                    <w:r w:rsidRPr="00120B1E" w:rsidDel="001A49FA">
                      <w:rPr>
                        <w:rFonts w:ascii="David" w:eastAsia="Times New Roman" w:hAnsi="David" w:cs="David"/>
                        <w:color w:val="000000"/>
                        <w:sz w:val="24"/>
                        <w:szCs w:val="24"/>
                        <w:rtl/>
                        <w:lang w:val="he-IL" w:eastAsia="he-IL"/>
                      </w:rPr>
                      <w:delText>תאריך תחילה</w:delText>
                    </w:r>
                  </w:del>
                </w:p>
                <w:p w14:paraId="1EB82465" w14:textId="49C0AF5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54" w:author="מרול אטמן" w:date="2024-05-19T10:34:00Z"/>
                      <w:rFonts w:ascii="David" w:eastAsia="Times New Roman" w:hAnsi="David" w:cs="David"/>
                      <w:color w:val="000000"/>
                      <w:sz w:val="24"/>
                      <w:szCs w:val="24"/>
                      <w:rtl/>
                      <w:lang w:val="he-IL" w:eastAsia="he-IL"/>
                    </w:rPr>
                  </w:pPr>
                  <w:del w:id="355" w:author="מרול אטמן" w:date="2024-05-19T10:34:00Z">
                    <w:r w:rsidRPr="00120B1E" w:rsidDel="001A49FA">
                      <w:rPr>
                        <w:rFonts w:ascii="David" w:eastAsia="Times New Roman" w:hAnsi="David" w:cs="David"/>
                        <w:color w:val="000000"/>
                        <w:sz w:val="16"/>
                        <w:szCs w:val="16"/>
                        <w:rtl/>
                        <w:lang w:val="he-IL" w:eastAsia="he-IL"/>
                      </w:rPr>
                      <w:delText>(ניתן להזין תאריך רטרואקטיבי)</w:delText>
                    </w:r>
                  </w:del>
                </w:p>
              </w:tc>
              <w:tc>
                <w:tcPr>
                  <w:tcW w:w="1134" w:type="dxa"/>
                  <w:vMerge w:val="restart"/>
                  <w:shd w:val="clear" w:color="auto" w:fill="F2F2F2" w:themeFill="background1" w:themeFillShade="F2"/>
                </w:tcPr>
                <w:p w14:paraId="1958EAC5" w14:textId="02EDC509"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56" w:author="מרול אטמן" w:date="2024-05-19T10:34:00Z"/>
                      <w:rFonts w:ascii="David" w:eastAsia="Times New Roman" w:hAnsi="David" w:cs="David"/>
                      <w:color w:val="000000"/>
                      <w:sz w:val="24"/>
                      <w:szCs w:val="24"/>
                      <w:rtl/>
                      <w:lang w:val="he-IL" w:eastAsia="he-IL"/>
                    </w:rPr>
                  </w:pPr>
                  <w:del w:id="357" w:author="מרול אטמן" w:date="2024-05-19T10:34:00Z">
                    <w:r w:rsidRPr="00120B1E" w:rsidDel="001A49FA">
                      <w:rPr>
                        <w:rFonts w:ascii="David" w:eastAsia="Times New Roman" w:hAnsi="David" w:cs="David"/>
                        <w:color w:val="000000"/>
                        <w:sz w:val="24"/>
                        <w:szCs w:val="24"/>
                        <w:rtl/>
                        <w:lang w:val="he-IL" w:eastAsia="he-IL"/>
                      </w:rPr>
                      <w:delText>תאריך סיום</w:delText>
                    </w:r>
                  </w:del>
                </w:p>
                <w:p w14:paraId="03334443" w14:textId="58FBF430"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58" w:author="מרול אטמן" w:date="2024-05-19T10:34:00Z"/>
                      <w:rFonts w:ascii="David" w:eastAsia="Times New Roman" w:hAnsi="David" w:cs="David"/>
                      <w:color w:val="000000"/>
                      <w:sz w:val="24"/>
                      <w:szCs w:val="24"/>
                      <w:rtl/>
                      <w:lang w:val="he-IL" w:eastAsia="he-IL"/>
                    </w:rPr>
                  </w:pPr>
                  <w:del w:id="359" w:author="מרול אטמן" w:date="2024-05-19T10:34:00Z">
                    <w:r w:rsidRPr="00120B1E" w:rsidDel="001A49FA">
                      <w:rPr>
                        <w:rFonts w:ascii="David" w:eastAsia="Times New Roman" w:hAnsi="David" w:cs="David"/>
                        <w:color w:val="000000"/>
                        <w:sz w:val="16"/>
                        <w:szCs w:val="16"/>
                        <w:rtl/>
                        <w:lang w:val="he-IL" w:eastAsia="he-IL"/>
                      </w:rPr>
                      <w:delText>(ניתן להזין תאריך רטרואקטיבי)</w:delText>
                    </w:r>
                  </w:del>
                </w:p>
              </w:tc>
              <w:tc>
                <w:tcPr>
                  <w:tcW w:w="2260" w:type="dxa"/>
                  <w:gridSpan w:val="2"/>
                  <w:shd w:val="clear" w:color="auto" w:fill="F2F2F2" w:themeFill="background1" w:themeFillShade="F2"/>
                </w:tcPr>
                <w:p w14:paraId="60CE76C2" w14:textId="583A257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60" w:author="מרול אטמן" w:date="2024-05-19T10:34:00Z"/>
                      <w:rFonts w:ascii="David" w:eastAsia="Times New Roman" w:hAnsi="David" w:cs="David"/>
                      <w:color w:val="000000"/>
                      <w:sz w:val="16"/>
                      <w:szCs w:val="16"/>
                      <w:rtl/>
                      <w:lang w:val="he-IL" w:eastAsia="he-IL"/>
                    </w:rPr>
                  </w:pPr>
                  <w:del w:id="361" w:author="מרול אטמן" w:date="2024-05-19T10:34:00Z">
                    <w:r w:rsidRPr="00120B1E" w:rsidDel="001A49FA">
                      <w:rPr>
                        <w:rFonts w:ascii="David" w:eastAsia="Times New Roman" w:hAnsi="David" w:cs="David"/>
                        <w:color w:val="000000"/>
                        <w:sz w:val="18"/>
                        <w:szCs w:val="18"/>
                        <w:rtl/>
                        <w:lang w:val="he-IL" w:eastAsia="he-IL"/>
                      </w:rPr>
                      <w:delText xml:space="preserve">גבול אחריות לכלל פעילות המבוטח/ סכום ביטוח </w:delText>
                    </w:r>
                  </w:del>
                </w:p>
              </w:tc>
              <w:tc>
                <w:tcPr>
                  <w:tcW w:w="1138" w:type="dxa"/>
                  <w:vMerge w:val="restart"/>
                  <w:shd w:val="clear" w:color="auto" w:fill="F2F2F2" w:themeFill="background1" w:themeFillShade="F2"/>
                </w:tcPr>
                <w:p w14:paraId="6BAEE810" w14:textId="769F54A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62" w:author="מרול אטמן" w:date="2024-05-19T10:34:00Z"/>
                      <w:rFonts w:ascii="David" w:eastAsia="Times New Roman" w:hAnsi="David" w:cs="David"/>
                      <w:color w:val="000000"/>
                      <w:sz w:val="24"/>
                      <w:szCs w:val="24"/>
                      <w:rtl/>
                      <w:lang w:val="he-IL" w:eastAsia="he-IL"/>
                    </w:rPr>
                  </w:pPr>
                  <w:del w:id="363" w:author="מרול אטמן" w:date="2024-05-19T10:34:00Z">
                    <w:r w:rsidRPr="00120B1E" w:rsidDel="001A49FA">
                      <w:rPr>
                        <w:rFonts w:ascii="David" w:eastAsia="Times New Roman" w:hAnsi="David" w:cs="David"/>
                        <w:color w:val="000000"/>
                        <w:sz w:val="24"/>
                        <w:szCs w:val="24"/>
                        <w:rtl/>
                        <w:lang w:val="he-IL" w:eastAsia="he-IL"/>
                      </w:rPr>
                      <w:delText>השתתפות עצמית</w:delText>
                    </w:r>
                  </w:del>
                </w:p>
                <w:p w14:paraId="30099AC2" w14:textId="25AED97A"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64" w:author="מרול אטמן" w:date="2024-05-19T10:34:00Z"/>
                      <w:rFonts w:ascii="David" w:eastAsia="Times New Roman" w:hAnsi="David" w:cs="David"/>
                      <w:color w:val="000000"/>
                      <w:sz w:val="16"/>
                      <w:szCs w:val="16"/>
                      <w:rtl/>
                      <w:lang w:val="he-IL" w:eastAsia="he-IL"/>
                    </w:rPr>
                  </w:pPr>
                  <w:del w:id="365" w:author="מרול אטמן" w:date="2024-05-19T10:34:00Z">
                    <w:r w:rsidRPr="00120B1E" w:rsidDel="001A49FA">
                      <w:rPr>
                        <w:rFonts w:ascii="David" w:eastAsia="Times New Roman" w:hAnsi="David" w:cs="David"/>
                        <w:color w:val="000000"/>
                        <w:sz w:val="18"/>
                        <w:szCs w:val="18"/>
                        <w:rtl/>
                        <w:lang w:val="he-IL" w:eastAsia="he-IL"/>
                      </w:rPr>
                      <w:delText>(</w:delText>
                    </w:r>
                    <w:r w:rsidRPr="00120B1E" w:rsidDel="001A49FA">
                      <w:rPr>
                        <w:rFonts w:ascii="David" w:eastAsia="Times New Roman" w:hAnsi="David" w:cs="David"/>
                        <w:color w:val="000000"/>
                        <w:sz w:val="16"/>
                        <w:szCs w:val="16"/>
                        <w:rtl/>
                        <w:lang w:val="he-IL" w:eastAsia="he-IL"/>
                      </w:rPr>
                      <w:delText>אין חובה להציג נתון זה)</w:delText>
                    </w:r>
                  </w:del>
                </w:p>
              </w:tc>
              <w:tc>
                <w:tcPr>
                  <w:tcW w:w="567" w:type="dxa"/>
                  <w:vMerge w:val="restart"/>
                  <w:shd w:val="clear" w:color="auto" w:fill="F2F2F2" w:themeFill="background1" w:themeFillShade="F2"/>
                </w:tcPr>
                <w:p w14:paraId="7B82E282" w14:textId="22B02DD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66" w:author="מרול אטמן" w:date="2024-05-19T10:34:00Z"/>
                      <w:rFonts w:ascii="David" w:eastAsia="Times New Roman" w:hAnsi="David" w:cs="David"/>
                      <w:color w:val="000000"/>
                      <w:sz w:val="24"/>
                      <w:szCs w:val="24"/>
                      <w:rtl/>
                      <w:lang w:val="he-IL" w:eastAsia="he-IL"/>
                    </w:rPr>
                  </w:pPr>
                  <w:del w:id="367" w:author="מרול אטמן" w:date="2024-05-19T10:34:00Z">
                    <w:r w:rsidRPr="00120B1E" w:rsidDel="001A49FA">
                      <w:rPr>
                        <w:rFonts w:ascii="David" w:eastAsia="Times New Roman" w:hAnsi="David" w:cs="David"/>
                        <w:color w:val="000000"/>
                        <w:sz w:val="16"/>
                        <w:szCs w:val="16"/>
                        <w:rtl/>
                        <w:lang w:val="he-IL" w:eastAsia="he-IL"/>
                      </w:rPr>
                      <w:delText>מטבע</w:delText>
                    </w:r>
                  </w:del>
                </w:p>
              </w:tc>
              <w:tc>
                <w:tcPr>
                  <w:tcW w:w="1839" w:type="dxa"/>
                  <w:vMerge w:val="restart"/>
                  <w:shd w:val="clear" w:color="auto" w:fill="F2F2F2" w:themeFill="background1" w:themeFillShade="F2"/>
                </w:tcPr>
                <w:p w14:paraId="673893DA" w14:textId="34908C3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68" w:author="מרול אטמן" w:date="2024-05-19T10:34:00Z"/>
                      <w:rFonts w:ascii="David" w:eastAsia="Times New Roman" w:hAnsi="David" w:cs="David"/>
                      <w:b/>
                      <w:bCs/>
                      <w:color w:val="000000"/>
                      <w:sz w:val="16"/>
                      <w:szCs w:val="16"/>
                      <w:rtl/>
                      <w:lang w:val="he-IL" w:eastAsia="he-IL"/>
                    </w:rPr>
                  </w:pPr>
                  <w:del w:id="369" w:author="מרול אטמן" w:date="2024-05-19T10:34:00Z">
                    <w:r w:rsidRPr="00120B1E" w:rsidDel="001A49FA">
                      <w:rPr>
                        <w:rFonts w:ascii="David" w:eastAsia="Times New Roman" w:hAnsi="David" w:cs="David"/>
                        <w:color w:val="000000"/>
                        <w:sz w:val="24"/>
                        <w:szCs w:val="24"/>
                        <w:rtl/>
                        <w:lang w:val="he-IL" w:eastAsia="he-IL"/>
                      </w:rPr>
                      <w:delText xml:space="preserve">כיסויים נוספים בתוקף וביטול חריגים </w:delText>
                    </w:r>
                    <w:r w:rsidRPr="00120B1E" w:rsidDel="001A49FA">
                      <w:rPr>
                        <w:rFonts w:ascii="David" w:eastAsia="Times New Roman" w:hAnsi="David" w:cs="David"/>
                        <w:color w:val="000000"/>
                        <w:sz w:val="16"/>
                        <w:szCs w:val="16"/>
                        <w:rtl/>
                        <w:lang w:val="he-IL" w:eastAsia="he-IL"/>
                      </w:rPr>
                      <w:delText xml:space="preserve">**** </w:delText>
                    </w:r>
                  </w:del>
                </w:p>
              </w:tc>
            </w:tr>
            <w:tr w:rsidR="00120B1E" w:rsidRPr="00120B1E" w:rsidDel="001A49FA" w14:paraId="187A4C2C" w14:textId="67DFB3CA" w:rsidTr="00ED7A7E">
              <w:trPr>
                <w:gridBefore w:val="1"/>
                <w:wBefore w:w="7" w:type="dxa"/>
                <w:trHeight w:val="367"/>
                <w:del w:id="370" w:author="מרול אטמן" w:date="2024-05-19T10:34:00Z"/>
              </w:trPr>
              <w:tc>
                <w:tcPr>
                  <w:tcW w:w="1277" w:type="dxa"/>
                  <w:vMerge/>
                  <w:shd w:val="clear" w:color="auto" w:fill="F2F2F2" w:themeFill="background1" w:themeFillShade="F2"/>
                </w:tcPr>
                <w:p w14:paraId="3EE52647" w14:textId="0974C1AA"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1" w:author="מרול אטמן" w:date="2024-05-19T10:34: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7FA5645" w14:textId="5F363BC5"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2" w:author="מרול אטמן" w:date="2024-05-19T10:34:00Z"/>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9CC909F" w14:textId="3E9FEA6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3" w:author="מרול אטמן" w:date="2024-05-19T10:34:00Z"/>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7D511D6" w14:textId="17F14D17"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4" w:author="מרול אטמן" w:date="2024-05-19T10:34:00Z"/>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419EBB3" w14:textId="1F2717A4"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5" w:author="מרול אטמן" w:date="2024-05-19T10:34:00Z"/>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1740B44" w14:textId="7CD24D9B"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6" w:author="מרול אטמן" w:date="2024-05-19T10:34:00Z"/>
                      <w:rFonts w:ascii="David" w:eastAsia="Times New Roman" w:hAnsi="David" w:cs="David"/>
                      <w:color w:val="000000"/>
                      <w:sz w:val="16"/>
                      <w:szCs w:val="16"/>
                      <w:rtl/>
                      <w:lang w:val="he-IL" w:eastAsia="he-IL"/>
                    </w:rPr>
                  </w:pPr>
                  <w:del w:id="377" w:author="מרול אטמן" w:date="2024-05-19T10:34:00Z">
                    <w:r w:rsidRPr="00120B1E" w:rsidDel="001A49FA">
                      <w:rPr>
                        <w:rFonts w:ascii="David" w:eastAsia="Times New Roman" w:hAnsi="David" w:cs="David"/>
                        <w:color w:val="000000"/>
                        <w:sz w:val="16"/>
                        <w:szCs w:val="16"/>
                        <w:rtl/>
                        <w:lang w:val="he-IL" w:eastAsia="he-IL"/>
                      </w:rPr>
                      <w:delText xml:space="preserve">לתקופה </w:delText>
                    </w:r>
                  </w:del>
                </w:p>
              </w:tc>
              <w:tc>
                <w:tcPr>
                  <w:tcW w:w="1126" w:type="dxa"/>
                  <w:shd w:val="clear" w:color="auto" w:fill="F2F2F2" w:themeFill="background1" w:themeFillShade="F2"/>
                </w:tcPr>
                <w:p w14:paraId="6BE1165A" w14:textId="0D7B6A2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78" w:author="מרול אטמן" w:date="2024-05-19T10:34:00Z"/>
                      <w:rFonts w:ascii="David" w:eastAsia="Times New Roman" w:hAnsi="David" w:cs="David"/>
                      <w:color w:val="000000"/>
                      <w:sz w:val="16"/>
                      <w:szCs w:val="16"/>
                      <w:rtl/>
                      <w:lang w:val="he-IL" w:eastAsia="he-IL"/>
                    </w:rPr>
                  </w:pPr>
                  <w:del w:id="379" w:author="מרול אטמן" w:date="2024-05-19T10:34:00Z">
                    <w:r w:rsidRPr="00120B1E" w:rsidDel="001A49FA">
                      <w:rPr>
                        <w:rFonts w:ascii="David" w:eastAsia="Times New Roman" w:hAnsi="David" w:cs="David"/>
                        <w:color w:val="000000"/>
                        <w:sz w:val="16"/>
                        <w:szCs w:val="16"/>
                        <w:rtl/>
                        <w:lang w:val="he-IL" w:eastAsia="he-IL"/>
                      </w:rPr>
                      <w:delText xml:space="preserve">למקרה* </w:delText>
                    </w:r>
                  </w:del>
                </w:p>
              </w:tc>
              <w:tc>
                <w:tcPr>
                  <w:tcW w:w="1138" w:type="dxa"/>
                  <w:vMerge/>
                  <w:shd w:val="clear" w:color="auto" w:fill="F2F2F2" w:themeFill="background1" w:themeFillShade="F2"/>
                </w:tcPr>
                <w:p w14:paraId="3523750E" w14:textId="52A4D52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0" w:author="מרול אטמן" w:date="2024-05-19T10:34:00Z"/>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C4E6564" w14:textId="18930C39"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1" w:author="מרול אטמן" w:date="2024-05-19T10:34:00Z"/>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69475DC" w14:textId="5C489742"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2" w:author="מרול אטמן" w:date="2024-05-19T10:34:00Z"/>
                      <w:rFonts w:ascii="David" w:eastAsia="Times New Roman" w:hAnsi="David" w:cs="David"/>
                      <w:color w:val="000000"/>
                      <w:sz w:val="24"/>
                      <w:szCs w:val="24"/>
                      <w:rtl/>
                      <w:lang w:val="he-IL" w:eastAsia="he-IL"/>
                    </w:rPr>
                  </w:pPr>
                </w:p>
              </w:tc>
            </w:tr>
            <w:tr w:rsidR="00120B1E" w:rsidRPr="00120B1E" w:rsidDel="001A49FA" w14:paraId="050E5541" w14:textId="723A14A7" w:rsidTr="00ED7A7E">
              <w:trPr>
                <w:gridBefore w:val="1"/>
                <w:wBefore w:w="7" w:type="dxa"/>
                <w:trHeight w:val="624"/>
                <w:del w:id="383" w:author="מרול אטמן" w:date="2024-05-19T10:34:00Z"/>
              </w:trPr>
              <w:tc>
                <w:tcPr>
                  <w:tcW w:w="1277" w:type="dxa"/>
                  <w:shd w:val="clear" w:color="auto" w:fill="FFFFFF" w:themeFill="background1"/>
                </w:tcPr>
                <w:p w14:paraId="26C8DFE5" w14:textId="2429BE9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4" w:author="מרול אטמן" w:date="2024-05-19T10:34:00Z"/>
                      <w:rFonts w:ascii="David" w:eastAsia="Times New Roman" w:hAnsi="David" w:cs="David"/>
                      <w:color w:val="000000"/>
                      <w:sz w:val="24"/>
                      <w:szCs w:val="24"/>
                      <w:rtl/>
                      <w:lang w:val="he-IL" w:eastAsia="he-IL"/>
                    </w:rPr>
                  </w:pPr>
                  <w:del w:id="385" w:author="מרול אטמן" w:date="2024-05-19T10:34:00Z">
                    <w:r w:rsidRPr="00120B1E" w:rsidDel="001A49FA">
                      <w:rPr>
                        <w:rFonts w:ascii="David" w:eastAsia="Times New Roman" w:hAnsi="David" w:cs="David"/>
                        <w:color w:val="000000"/>
                        <w:sz w:val="24"/>
                        <w:szCs w:val="24"/>
                        <w:rtl/>
                        <w:lang w:val="he-IL" w:eastAsia="he-IL"/>
                      </w:rPr>
                      <w:delText>רכוש "אש מורחב"</w:delText>
                    </w:r>
                  </w:del>
                </w:p>
              </w:tc>
              <w:tc>
                <w:tcPr>
                  <w:tcW w:w="992" w:type="dxa"/>
                  <w:shd w:val="clear" w:color="auto" w:fill="FFFFFF" w:themeFill="background1"/>
                </w:tcPr>
                <w:p w14:paraId="0342189B" w14:textId="708248A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6" w:author="מרול אטמן" w:date="2024-05-19T10:34:00Z"/>
                      <w:rFonts w:ascii="David" w:eastAsia="Times New Roman" w:hAnsi="David" w:cs="David"/>
                      <w:color w:val="000000"/>
                      <w:sz w:val="24"/>
                      <w:szCs w:val="24"/>
                      <w:rtl/>
                      <w:lang w:val="he-IL" w:eastAsia="he-IL"/>
                    </w:rPr>
                  </w:pPr>
                </w:p>
              </w:tc>
              <w:tc>
                <w:tcPr>
                  <w:tcW w:w="992" w:type="dxa"/>
                  <w:shd w:val="clear" w:color="auto" w:fill="FFFFFF" w:themeFill="background1"/>
                </w:tcPr>
                <w:p w14:paraId="19B69F91" w14:textId="512B052A"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7" w:author="מרול אטמן" w:date="2024-05-19T10:34:00Z"/>
                      <w:rFonts w:ascii="David" w:eastAsia="Times New Roman" w:hAnsi="David" w:cs="David"/>
                      <w:color w:val="000000"/>
                      <w:sz w:val="24"/>
                      <w:szCs w:val="24"/>
                      <w:rtl/>
                      <w:lang w:val="he-IL" w:eastAsia="he-IL"/>
                    </w:rPr>
                  </w:pPr>
                </w:p>
              </w:tc>
              <w:tc>
                <w:tcPr>
                  <w:tcW w:w="1276" w:type="dxa"/>
                  <w:shd w:val="clear" w:color="auto" w:fill="FFFFFF" w:themeFill="background1"/>
                </w:tcPr>
                <w:p w14:paraId="0E144C6E" w14:textId="7A7200E2"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8"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3BC4DEC5" w14:textId="0298DC23"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89"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0AA2F7FF" w14:textId="3D41CBE9"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90" w:author="מרול אטמן" w:date="2024-05-19T10:34:00Z"/>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2910AF9B" w14:textId="20386F0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91" w:author="מרול אטמן" w:date="2024-05-19T10:34:00Z"/>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002D891B" w14:textId="30085807"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92" w:author="מרול אטמן" w:date="2024-05-19T10:3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DF18255" w14:textId="0744221B"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393" w:author="מרול אטמן" w:date="2024-05-19T10:34:00Z"/>
                      <w:rFonts w:ascii="David" w:eastAsia="Times New Roman" w:hAnsi="David" w:cs="David"/>
                      <w:color w:val="000000"/>
                      <w:sz w:val="24"/>
                      <w:szCs w:val="24"/>
                      <w:rtl/>
                      <w:lang w:val="he-IL" w:eastAsia="he-IL"/>
                    </w:rPr>
                  </w:pPr>
                  <w:del w:id="394" w:author="מרול אטמן" w:date="2024-05-19T10:34:00Z">
                    <w:r w:rsidRPr="00120B1E" w:rsidDel="001A49FA">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6521F98E" w14:textId="4A59ABA0"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395" w:author="מרול אטמן" w:date="2024-05-19T10:34:00Z"/>
                      <w:rFonts w:asciiTheme="minorBidi" w:eastAsia="Times New Roman" w:hAnsiTheme="minorBidi" w:cs="Arial"/>
                      <w:b/>
                      <w:bCs/>
                      <w:color w:val="000000"/>
                      <w:sz w:val="16"/>
                      <w:szCs w:val="16"/>
                      <w:rtl/>
                      <w:lang w:val="he-IL" w:eastAsia="he-IL"/>
                    </w:rPr>
                  </w:pPr>
                  <w:del w:id="396" w:author="מרול אטמן" w:date="2024-05-19T10:34:00Z">
                    <w:r w:rsidRPr="00120B1E" w:rsidDel="001A49FA">
                      <w:rPr>
                        <w:rFonts w:asciiTheme="minorBidi" w:eastAsia="Times New Roman" w:hAnsiTheme="minorBidi" w:cs="Arial"/>
                        <w:b/>
                        <w:bCs/>
                        <w:color w:val="000000"/>
                        <w:sz w:val="16"/>
                        <w:szCs w:val="16"/>
                        <w:rtl/>
                        <w:lang w:val="he-IL" w:eastAsia="he-IL"/>
                      </w:rPr>
                      <w:delText>328</w:delText>
                    </w:r>
                  </w:del>
                </w:p>
                <w:p w14:paraId="636F9C6B" w14:textId="175141F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397" w:author="מרול אטמן" w:date="2024-05-19T10:34:00Z"/>
                      <w:rFonts w:asciiTheme="minorBidi" w:eastAsia="Times New Roman" w:hAnsiTheme="minorBidi" w:cs="Arial"/>
                      <w:b/>
                      <w:bCs/>
                      <w:color w:val="000000"/>
                      <w:sz w:val="16"/>
                      <w:szCs w:val="16"/>
                      <w:rtl/>
                      <w:lang w:val="he-IL" w:eastAsia="he-IL"/>
                    </w:rPr>
                  </w:pPr>
                  <w:del w:id="398" w:author="מרול אטמן" w:date="2024-05-19T10:34:00Z">
                    <w:r w:rsidRPr="00120B1E" w:rsidDel="001A49FA">
                      <w:rPr>
                        <w:rFonts w:asciiTheme="minorBidi" w:eastAsia="Times New Roman" w:hAnsiTheme="minorBidi" w:cs="Arial"/>
                        <w:b/>
                        <w:bCs/>
                        <w:color w:val="000000"/>
                        <w:sz w:val="16"/>
                        <w:szCs w:val="16"/>
                        <w:rtl/>
                        <w:lang w:val="he-IL" w:eastAsia="he-IL"/>
                      </w:rPr>
                      <w:delText>309</w:delText>
                    </w:r>
                  </w:del>
                </w:p>
                <w:p w14:paraId="4BD09AEC" w14:textId="51246E1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399" w:author="מרול אטמן" w:date="2024-05-19T10:34:00Z"/>
                      <w:rFonts w:asciiTheme="minorBidi" w:eastAsia="Times New Roman" w:hAnsiTheme="minorBidi" w:cs="Arial"/>
                      <w:b/>
                      <w:bCs/>
                      <w:color w:val="000000"/>
                      <w:sz w:val="16"/>
                      <w:szCs w:val="16"/>
                      <w:rtl/>
                      <w:lang w:val="he-IL" w:eastAsia="he-IL"/>
                    </w:rPr>
                  </w:pPr>
                  <w:del w:id="400" w:author="מרול אטמן" w:date="2024-05-19T10:34:00Z">
                    <w:r w:rsidRPr="00120B1E" w:rsidDel="001A49FA">
                      <w:rPr>
                        <w:rFonts w:asciiTheme="minorBidi" w:eastAsia="Times New Roman" w:hAnsiTheme="minorBidi" w:cs="Arial"/>
                        <w:b/>
                        <w:bCs/>
                        <w:color w:val="000000"/>
                        <w:sz w:val="16"/>
                        <w:szCs w:val="16"/>
                        <w:rtl/>
                        <w:lang w:val="he-IL" w:eastAsia="he-IL"/>
                      </w:rPr>
                      <w:delText>316</w:delText>
                    </w:r>
                  </w:del>
                </w:p>
                <w:p w14:paraId="1CD438B6" w14:textId="264CADF4"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01" w:author="מרול אטמן" w:date="2024-05-19T10:34:00Z"/>
                      <w:rFonts w:asciiTheme="minorBidi" w:eastAsia="Times New Roman" w:hAnsiTheme="minorBidi" w:cs="Arial"/>
                      <w:b/>
                      <w:bCs/>
                      <w:color w:val="000000"/>
                      <w:sz w:val="16"/>
                      <w:szCs w:val="16"/>
                      <w:rtl/>
                      <w:lang w:val="he-IL" w:eastAsia="he-IL"/>
                    </w:rPr>
                  </w:pPr>
                  <w:del w:id="402" w:author="מרול אטמן" w:date="2024-05-19T10:34:00Z">
                    <w:r w:rsidRPr="00120B1E" w:rsidDel="001A49FA">
                      <w:rPr>
                        <w:rFonts w:asciiTheme="minorBidi" w:eastAsia="Times New Roman" w:hAnsiTheme="minorBidi" w:cs="Arial"/>
                        <w:b/>
                        <w:bCs/>
                        <w:color w:val="000000"/>
                        <w:sz w:val="16"/>
                        <w:szCs w:val="16"/>
                        <w:rtl/>
                        <w:lang w:val="he-IL" w:eastAsia="he-IL"/>
                      </w:rPr>
                      <w:delText>313</w:delText>
                    </w:r>
                  </w:del>
                </w:p>
                <w:p w14:paraId="149063F4" w14:textId="0D1E580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03" w:author="מרול אטמן" w:date="2024-05-19T10:34:00Z"/>
                      <w:rFonts w:asciiTheme="minorBidi" w:eastAsia="Times New Roman" w:hAnsiTheme="minorBidi" w:cs="Arial"/>
                      <w:b/>
                      <w:bCs/>
                      <w:color w:val="000000"/>
                      <w:sz w:val="16"/>
                      <w:szCs w:val="16"/>
                      <w:rtl/>
                      <w:lang w:val="he-IL" w:eastAsia="he-IL"/>
                    </w:rPr>
                  </w:pPr>
                  <w:del w:id="404" w:author="מרול אטמן" w:date="2024-05-19T10:34:00Z">
                    <w:r w:rsidRPr="00120B1E" w:rsidDel="001A49FA">
                      <w:rPr>
                        <w:rFonts w:asciiTheme="minorBidi" w:eastAsia="Times New Roman" w:hAnsiTheme="minorBidi" w:cs="Arial"/>
                        <w:b/>
                        <w:bCs/>
                        <w:color w:val="000000"/>
                        <w:sz w:val="16"/>
                        <w:szCs w:val="16"/>
                        <w:rtl/>
                        <w:lang w:val="he-IL" w:eastAsia="he-IL"/>
                      </w:rPr>
                      <w:delText>314</w:delText>
                    </w:r>
                  </w:del>
                </w:p>
                <w:p w14:paraId="02574636" w14:textId="4DDCFF9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05" w:author="מרול אטמן" w:date="2024-05-19T10:34:00Z"/>
                      <w:rFonts w:asciiTheme="minorBidi" w:eastAsia="Times New Roman" w:hAnsiTheme="minorBidi" w:cs="Arial"/>
                      <w:b/>
                      <w:bCs/>
                      <w:color w:val="000000"/>
                      <w:sz w:val="16"/>
                      <w:szCs w:val="16"/>
                      <w:rtl/>
                      <w:lang w:val="he-IL" w:eastAsia="he-IL"/>
                    </w:rPr>
                  </w:pPr>
                  <w:del w:id="406" w:author="מרול אטמן" w:date="2024-05-19T10:34:00Z">
                    <w:r w:rsidRPr="00120B1E" w:rsidDel="001A49FA">
                      <w:rPr>
                        <w:rFonts w:asciiTheme="minorBidi" w:eastAsia="Times New Roman" w:hAnsiTheme="minorBidi" w:cs="Arial"/>
                        <w:b/>
                        <w:bCs/>
                        <w:color w:val="000000"/>
                        <w:sz w:val="16"/>
                        <w:szCs w:val="16"/>
                        <w:rtl/>
                        <w:lang w:val="he-IL" w:eastAsia="he-IL"/>
                      </w:rPr>
                      <w:delText>345</w:delText>
                    </w:r>
                  </w:del>
                </w:p>
                <w:p w14:paraId="692D2C6E" w14:textId="32473E9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07" w:author="מרול אטמן" w:date="2024-05-19T10:34:00Z"/>
                      <w:rFonts w:asciiTheme="minorBidi" w:eastAsia="Times New Roman" w:hAnsiTheme="minorBidi" w:cs="David"/>
                      <w:b/>
                      <w:color w:val="000000"/>
                      <w:sz w:val="16"/>
                      <w:szCs w:val="16"/>
                      <w:rtl/>
                      <w:lang w:val="he-IL" w:eastAsia="he-IL"/>
                    </w:rPr>
                  </w:pPr>
                </w:p>
              </w:tc>
            </w:tr>
            <w:tr w:rsidR="00120B1E" w:rsidRPr="00120B1E" w:rsidDel="001A49FA" w14:paraId="28D5742B" w14:textId="514C3272" w:rsidTr="00ED7A7E">
              <w:trPr>
                <w:gridBefore w:val="1"/>
                <w:wBefore w:w="7" w:type="dxa"/>
                <w:trHeight w:val="624"/>
                <w:del w:id="408" w:author="מרול אטמן" w:date="2024-05-19T10:34:00Z"/>
              </w:trPr>
              <w:tc>
                <w:tcPr>
                  <w:tcW w:w="1277" w:type="dxa"/>
                  <w:shd w:val="clear" w:color="auto" w:fill="FFFFFF" w:themeFill="background1"/>
                </w:tcPr>
                <w:p w14:paraId="11E94834" w14:textId="17ECEE0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09" w:author="מרול אטמן" w:date="2024-05-19T10:34:00Z"/>
                      <w:rFonts w:ascii="David" w:eastAsia="Times New Roman" w:hAnsi="David" w:cs="David"/>
                      <w:color w:val="000000"/>
                      <w:sz w:val="24"/>
                      <w:szCs w:val="24"/>
                      <w:rtl/>
                      <w:lang w:val="he-IL" w:eastAsia="he-IL"/>
                    </w:rPr>
                  </w:pPr>
                  <w:del w:id="410" w:author="מרול אטמן" w:date="2024-05-19T10:34:00Z">
                    <w:r w:rsidRPr="00120B1E" w:rsidDel="001A49FA">
                      <w:rPr>
                        <w:rFonts w:ascii="David" w:eastAsia="Times New Roman" w:hAnsi="David" w:cs="David"/>
                        <w:color w:val="000000"/>
                        <w:sz w:val="24"/>
                        <w:szCs w:val="24"/>
                        <w:rtl/>
                        <w:lang w:val="he-IL" w:eastAsia="he-IL"/>
                      </w:rPr>
                      <w:delText xml:space="preserve">ביטוח חבות המוצר </w:delText>
                    </w:r>
                  </w:del>
                </w:p>
              </w:tc>
              <w:tc>
                <w:tcPr>
                  <w:tcW w:w="992" w:type="dxa"/>
                  <w:shd w:val="clear" w:color="auto" w:fill="FFFFFF" w:themeFill="background1"/>
                </w:tcPr>
                <w:p w14:paraId="3D839F19" w14:textId="777409B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1" w:author="מרול אטמן" w:date="2024-05-19T10:34:00Z"/>
                      <w:rFonts w:ascii="David" w:eastAsia="Times New Roman" w:hAnsi="David" w:cs="David"/>
                      <w:color w:val="000000"/>
                      <w:sz w:val="24"/>
                      <w:szCs w:val="24"/>
                      <w:rtl/>
                      <w:lang w:val="he-IL" w:eastAsia="he-IL"/>
                    </w:rPr>
                  </w:pPr>
                </w:p>
              </w:tc>
              <w:tc>
                <w:tcPr>
                  <w:tcW w:w="992" w:type="dxa"/>
                  <w:shd w:val="clear" w:color="auto" w:fill="FFFFFF" w:themeFill="background1"/>
                </w:tcPr>
                <w:p w14:paraId="7D7B625D" w14:textId="39A65BE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2" w:author="מרול אטמן" w:date="2024-05-19T10:34:00Z"/>
                      <w:rFonts w:ascii="David" w:eastAsia="Times New Roman" w:hAnsi="David" w:cs="David"/>
                      <w:color w:val="000000"/>
                      <w:sz w:val="24"/>
                      <w:szCs w:val="24"/>
                      <w:rtl/>
                      <w:lang w:val="he-IL" w:eastAsia="he-IL"/>
                    </w:rPr>
                  </w:pPr>
                </w:p>
              </w:tc>
              <w:tc>
                <w:tcPr>
                  <w:tcW w:w="1276" w:type="dxa"/>
                  <w:shd w:val="clear" w:color="auto" w:fill="FFFFFF" w:themeFill="background1"/>
                </w:tcPr>
                <w:p w14:paraId="0179734A" w14:textId="3E21327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3"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2B4887C5" w14:textId="1A9AE9B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4"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188D58A7" w14:textId="273B7E22"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5" w:author="מרול אטמן" w:date="2024-05-19T10:34:00Z"/>
                      <w:rFonts w:ascii="David" w:eastAsia="Times New Roman" w:hAnsi="David" w:cs="David"/>
                      <w:color w:val="000000"/>
                      <w:sz w:val="24"/>
                      <w:szCs w:val="24"/>
                      <w:rtl/>
                      <w:lang w:val="he-IL" w:eastAsia="he-IL"/>
                    </w:rPr>
                  </w:pPr>
                  <w:del w:id="416" w:author="מרול אטמן" w:date="2024-05-19T10:34:00Z">
                    <w:r w:rsidRPr="00120B1E" w:rsidDel="001A49FA">
                      <w:rPr>
                        <w:rFonts w:ascii="David" w:eastAsia="Times New Roman" w:hAnsi="David" w:cs="David"/>
                        <w:color w:val="000000"/>
                        <w:sz w:val="24"/>
                        <w:szCs w:val="24"/>
                        <w:rtl/>
                        <w:lang w:val="he-IL" w:eastAsia="he-IL"/>
                      </w:rPr>
                      <w:delText>16,000,000</w:delText>
                    </w:r>
                  </w:del>
                </w:p>
              </w:tc>
              <w:tc>
                <w:tcPr>
                  <w:tcW w:w="1126" w:type="dxa"/>
                  <w:shd w:val="clear" w:color="auto" w:fill="F2F2F2" w:themeFill="background1" w:themeFillShade="F2"/>
                </w:tcPr>
                <w:p w14:paraId="018EB39C" w14:textId="51DA342B"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7" w:author="מרול אטמן" w:date="2024-05-19T10:34:00Z"/>
                      <w:rFonts w:ascii="David" w:eastAsia="Times New Roman" w:hAnsi="David" w:cs="David"/>
                      <w:color w:val="000000"/>
                      <w:sz w:val="24"/>
                      <w:szCs w:val="24"/>
                      <w:rtl/>
                      <w:lang w:val="he-IL" w:eastAsia="he-IL"/>
                    </w:rPr>
                  </w:pPr>
                  <w:del w:id="418" w:author="מרול אטמן" w:date="2024-05-19T10:34:00Z">
                    <w:r w:rsidRPr="00120B1E" w:rsidDel="001A49FA">
                      <w:rPr>
                        <w:rFonts w:ascii="David" w:eastAsia="Times New Roman" w:hAnsi="David" w:cs="David"/>
                        <w:color w:val="000000"/>
                        <w:sz w:val="24"/>
                        <w:szCs w:val="24"/>
                        <w:rtl/>
                        <w:lang w:val="he-IL" w:eastAsia="he-IL"/>
                      </w:rPr>
                      <w:delText>16,000,000</w:delText>
                    </w:r>
                  </w:del>
                </w:p>
              </w:tc>
              <w:tc>
                <w:tcPr>
                  <w:tcW w:w="1138" w:type="dxa"/>
                  <w:shd w:val="clear" w:color="auto" w:fill="F2F2F2" w:themeFill="background1" w:themeFillShade="F2"/>
                </w:tcPr>
                <w:p w14:paraId="5A8D1497" w14:textId="3B103335"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19" w:author="מרול אטמן" w:date="2024-05-19T10:3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15BCDCB" w14:textId="695E9D0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20" w:author="מרול אטמן" w:date="2024-05-19T10:34:00Z"/>
                      <w:rFonts w:ascii="David" w:eastAsia="Times New Roman" w:hAnsi="David" w:cs="David"/>
                      <w:color w:val="000000"/>
                      <w:sz w:val="24"/>
                      <w:szCs w:val="24"/>
                      <w:rtl/>
                      <w:lang w:val="he-IL" w:eastAsia="he-IL"/>
                    </w:rPr>
                  </w:pPr>
                  <w:del w:id="421" w:author="מרול אטמן" w:date="2024-05-19T10:34:00Z">
                    <w:r w:rsidRPr="00120B1E" w:rsidDel="001A49FA">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69F2C5C7" w14:textId="60D0785A"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22" w:author="מרול אטמן" w:date="2024-05-19T10:34:00Z"/>
                      <w:rFonts w:asciiTheme="minorBidi" w:eastAsia="Times New Roman" w:hAnsiTheme="minorBidi" w:cs="Arial"/>
                      <w:b/>
                      <w:bCs/>
                      <w:color w:val="000000"/>
                      <w:sz w:val="16"/>
                      <w:szCs w:val="16"/>
                      <w:rtl/>
                      <w:lang w:val="he-IL" w:eastAsia="he-IL"/>
                    </w:rPr>
                  </w:pPr>
                  <w:del w:id="423" w:author="מרול אטמן" w:date="2024-05-19T10:34:00Z">
                    <w:r w:rsidRPr="00120B1E" w:rsidDel="001A49FA">
                      <w:rPr>
                        <w:rFonts w:asciiTheme="minorBidi" w:eastAsia="Times New Roman" w:hAnsiTheme="minorBidi" w:cs="David"/>
                        <w:b/>
                        <w:color w:val="000000"/>
                        <w:sz w:val="16"/>
                        <w:szCs w:val="16"/>
                        <w:rtl/>
                        <w:lang w:val="he-IL" w:eastAsia="he-IL"/>
                      </w:rPr>
                      <w:delText>328</w:delText>
                    </w:r>
                  </w:del>
                </w:p>
                <w:p w14:paraId="219A45D3" w14:textId="38A6089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24" w:author="מרול אטמן" w:date="2024-05-19T10:34:00Z"/>
                      <w:rFonts w:asciiTheme="minorBidi" w:eastAsia="Times New Roman" w:hAnsiTheme="minorBidi" w:cs="David"/>
                      <w:b/>
                      <w:color w:val="000000"/>
                      <w:sz w:val="16"/>
                      <w:szCs w:val="16"/>
                      <w:rtl/>
                      <w:lang w:val="he-IL" w:eastAsia="he-IL"/>
                    </w:rPr>
                  </w:pPr>
                </w:p>
                <w:p w14:paraId="36758406" w14:textId="5E26ED64"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25" w:author="מרול אטמן" w:date="2024-05-19T10:34:00Z"/>
                      <w:rFonts w:asciiTheme="minorBidi" w:eastAsia="Times New Roman" w:hAnsiTheme="minorBidi" w:cs="David"/>
                      <w:b/>
                      <w:color w:val="000000"/>
                      <w:sz w:val="16"/>
                      <w:szCs w:val="16"/>
                      <w:rtl/>
                      <w:lang w:val="he-IL" w:eastAsia="he-IL"/>
                    </w:rPr>
                  </w:pPr>
                  <w:del w:id="426" w:author="מרול אטמן" w:date="2024-05-19T10:34:00Z">
                    <w:r w:rsidRPr="00120B1E" w:rsidDel="001A49FA">
                      <w:rPr>
                        <w:rFonts w:asciiTheme="minorBidi" w:eastAsia="Times New Roman" w:hAnsiTheme="minorBidi" w:cs="Arial"/>
                        <w:b/>
                        <w:bCs/>
                        <w:color w:val="000000"/>
                        <w:sz w:val="16"/>
                        <w:szCs w:val="16"/>
                        <w:rtl/>
                        <w:lang w:val="he-IL" w:eastAsia="he-IL"/>
                      </w:rPr>
                      <w:delText>321</w:delText>
                    </w:r>
                  </w:del>
                </w:p>
                <w:p w14:paraId="5556A1E3" w14:textId="166DF2D7"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27" w:author="מרול אטמן" w:date="2024-05-19T10:34:00Z"/>
                      <w:rFonts w:asciiTheme="minorBidi" w:eastAsia="Times New Roman" w:hAnsiTheme="minorBidi" w:cs="David"/>
                      <w:b/>
                      <w:color w:val="000000"/>
                      <w:sz w:val="16"/>
                      <w:szCs w:val="16"/>
                      <w:rtl/>
                      <w:lang w:val="he-IL" w:eastAsia="he-IL"/>
                    </w:rPr>
                  </w:pPr>
                </w:p>
                <w:p w14:paraId="778D54C8" w14:textId="7F47594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28" w:author="מרול אטמן" w:date="2024-05-19T10:34:00Z"/>
                      <w:rFonts w:asciiTheme="minorBidi" w:eastAsia="Times New Roman" w:hAnsiTheme="minorBidi" w:cs="Arial"/>
                      <w:b/>
                      <w:bCs/>
                      <w:color w:val="000000"/>
                      <w:sz w:val="16"/>
                      <w:szCs w:val="16"/>
                      <w:rtl/>
                      <w:lang w:val="he-IL" w:eastAsia="he-IL"/>
                    </w:rPr>
                  </w:pPr>
                  <w:del w:id="429" w:author="מרול אטמן" w:date="2024-05-19T10:34:00Z">
                    <w:r w:rsidRPr="00120B1E" w:rsidDel="001A49FA">
                      <w:rPr>
                        <w:rFonts w:asciiTheme="minorBidi" w:eastAsia="Times New Roman" w:hAnsiTheme="minorBidi" w:cs="David"/>
                        <w:b/>
                        <w:color w:val="000000"/>
                        <w:sz w:val="16"/>
                        <w:szCs w:val="16"/>
                        <w:rtl/>
                        <w:lang w:val="he-IL" w:eastAsia="he-IL"/>
                      </w:rPr>
                      <w:delText>302</w:delText>
                    </w:r>
                  </w:del>
                </w:p>
                <w:p w14:paraId="03FA7C43" w14:textId="72F816F5"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30" w:author="מרול אטמן" w:date="2024-05-19T10:34:00Z"/>
                      <w:rFonts w:asciiTheme="minorBidi" w:eastAsia="Times New Roman" w:hAnsiTheme="minorBidi" w:cs="David"/>
                      <w:b/>
                      <w:color w:val="000000"/>
                      <w:sz w:val="16"/>
                      <w:szCs w:val="16"/>
                      <w:rtl/>
                      <w:lang w:val="he-IL" w:eastAsia="he-IL"/>
                    </w:rPr>
                  </w:pPr>
                  <w:del w:id="431" w:author="מרול אטמן" w:date="2024-05-19T10:34:00Z">
                    <w:r w:rsidRPr="00120B1E" w:rsidDel="001A49FA">
                      <w:rPr>
                        <w:rFonts w:asciiTheme="minorBidi" w:eastAsia="Times New Roman" w:hAnsiTheme="minorBidi" w:cs="David"/>
                        <w:b/>
                        <w:color w:val="000000"/>
                        <w:sz w:val="16"/>
                        <w:szCs w:val="16"/>
                        <w:rtl/>
                        <w:lang w:val="he-IL" w:eastAsia="he-IL"/>
                      </w:rPr>
                      <w:delText>332 (12 חודשים)</w:delText>
                    </w:r>
                  </w:del>
                </w:p>
                <w:p w14:paraId="3B7DD6B4" w14:textId="317B64DA"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32" w:author="מרול אטמן" w:date="2024-05-19T10:34:00Z"/>
                      <w:rFonts w:asciiTheme="minorBidi" w:eastAsia="Times New Roman" w:hAnsiTheme="minorBidi" w:cs="Arial"/>
                      <w:b/>
                      <w:bCs/>
                      <w:color w:val="000000"/>
                      <w:sz w:val="16"/>
                      <w:szCs w:val="16"/>
                      <w:rtl/>
                      <w:lang w:val="he-IL" w:eastAsia="he-IL"/>
                    </w:rPr>
                  </w:pPr>
                  <w:del w:id="433" w:author="מרול אטמן" w:date="2024-05-19T10:34:00Z">
                    <w:r w:rsidRPr="00120B1E" w:rsidDel="001A49FA">
                      <w:rPr>
                        <w:rFonts w:asciiTheme="minorBidi" w:eastAsia="Times New Roman" w:hAnsiTheme="minorBidi" w:cs="David"/>
                        <w:b/>
                        <w:color w:val="000000"/>
                        <w:sz w:val="16"/>
                        <w:szCs w:val="16"/>
                        <w:rtl/>
                        <w:lang w:val="he-IL" w:eastAsia="he-IL"/>
                      </w:rPr>
                      <w:delText>347</w:delText>
                    </w:r>
                  </w:del>
                </w:p>
                <w:p w14:paraId="65A2925A" w14:textId="47E9040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rPr>
                      <w:del w:id="434" w:author="מרול אטמן" w:date="2024-05-19T10:34:00Z"/>
                      <w:rFonts w:ascii="David" w:eastAsia="Times New Roman" w:hAnsi="David" w:cs="David"/>
                      <w:bCs/>
                      <w:color w:val="000000"/>
                      <w:sz w:val="16"/>
                      <w:szCs w:val="16"/>
                      <w:rtl/>
                      <w:lang w:val="he-IL" w:eastAsia="he-IL"/>
                    </w:rPr>
                  </w:pPr>
                  <w:del w:id="435" w:author="מרול אטמן" w:date="2024-05-19T10:34:00Z">
                    <w:r w:rsidRPr="00120B1E" w:rsidDel="001A49FA">
                      <w:rPr>
                        <w:rFonts w:ascii="David" w:eastAsia="Times New Roman" w:hAnsi="David" w:cs="David"/>
                        <w:bCs/>
                        <w:color w:val="000000"/>
                        <w:sz w:val="16"/>
                        <w:szCs w:val="16"/>
                        <w:rtl/>
                        <w:lang w:val="he-IL" w:eastAsia="he-IL"/>
                      </w:rPr>
                      <w:delText>309</w:delText>
                    </w:r>
                  </w:del>
                </w:p>
              </w:tc>
            </w:tr>
            <w:tr w:rsidR="00120B1E" w:rsidRPr="00120B1E" w:rsidDel="001A49FA" w14:paraId="7D0570B9" w14:textId="760E9571" w:rsidTr="00ED7A7E">
              <w:trPr>
                <w:gridBefore w:val="1"/>
                <w:wBefore w:w="7" w:type="dxa"/>
                <w:trHeight w:val="624"/>
                <w:del w:id="436" w:author="מרול אטמן" w:date="2024-05-19T10:34:00Z"/>
              </w:trPr>
              <w:tc>
                <w:tcPr>
                  <w:tcW w:w="1277" w:type="dxa"/>
                  <w:shd w:val="clear" w:color="auto" w:fill="FFFFFF" w:themeFill="background1"/>
                </w:tcPr>
                <w:p w14:paraId="1FD6578F" w14:textId="4A05661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37" w:author="מרול אטמן" w:date="2024-05-19T10:34:00Z"/>
                      <w:rFonts w:ascii="David" w:eastAsia="Times New Roman" w:hAnsi="David" w:cs="David"/>
                      <w:color w:val="000000"/>
                      <w:sz w:val="24"/>
                      <w:szCs w:val="24"/>
                      <w:rtl/>
                      <w:lang w:val="he-IL" w:eastAsia="he-IL"/>
                    </w:rPr>
                  </w:pPr>
                  <w:del w:id="438" w:author="מרול אטמן" w:date="2024-05-19T10:34:00Z">
                    <w:r w:rsidRPr="00120B1E" w:rsidDel="001A49FA">
                      <w:rPr>
                        <w:rFonts w:ascii="David" w:eastAsia="Times New Roman" w:hAnsi="David" w:cs="David"/>
                        <w:color w:val="000000"/>
                        <w:sz w:val="24"/>
                        <w:szCs w:val="24"/>
                        <w:rtl/>
                        <w:lang w:val="he-IL" w:eastAsia="he-IL"/>
                      </w:rPr>
                      <w:delText>אחריות מקצועית</w:delText>
                    </w:r>
                  </w:del>
                </w:p>
              </w:tc>
              <w:tc>
                <w:tcPr>
                  <w:tcW w:w="992" w:type="dxa"/>
                  <w:shd w:val="clear" w:color="auto" w:fill="FFFFFF" w:themeFill="background1"/>
                </w:tcPr>
                <w:p w14:paraId="7CE9DCCA" w14:textId="4C2A9370"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39" w:author="מרול אטמן" w:date="2024-05-19T10:34:00Z"/>
                      <w:rFonts w:ascii="David" w:eastAsia="Times New Roman" w:hAnsi="David" w:cs="David"/>
                      <w:color w:val="000000"/>
                      <w:sz w:val="24"/>
                      <w:szCs w:val="24"/>
                      <w:rtl/>
                      <w:lang w:val="he-IL" w:eastAsia="he-IL"/>
                    </w:rPr>
                  </w:pPr>
                </w:p>
              </w:tc>
              <w:tc>
                <w:tcPr>
                  <w:tcW w:w="992" w:type="dxa"/>
                  <w:shd w:val="clear" w:color="auto" w:fill="FFFFFF" w:themeFill="background1"/>
                </w:tcPr>
                <w:p w14:paraId="32C83B67" w14:textId="18671F09"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0" w:author="מרול אטמן" w:date="2024-05-19T10:34:00Z"/>
                      <w:rFonts w:ascii="David" w:eastAsia="Times New Roman" w:hAnsi="David" w:cs="David"/>
                      <w:color w:val="000000"/>
                      <w:sz w:val="24"/>
                      <w:szCs w:val="24"/>
                      <w:rtl/>
                      <w:lang w:val="he-IL" w:eastAsia="he-IL"/>
                    </w:rPr>
                  </w:pPr>
                </w:p>
              </w:tc>
              <w:tc>
                <w:tcPr>
                  <w:tcW w:w="1276" w:type="dxa"/>
                  <w:shd w:val="clear" w:color="auto" w:fill="FFFFFF" w:themeFill="background1"/>
                </w:tcPr>
                <w:p w14:paraId="469BA85F" w14:textId="471E4C99"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1"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5C972910" w14:textId="706D697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2"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2E0F41E0" w14:textId="0BF9D9E5"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3" w:author="מרול אטמן" w:date="2024-05-19T10:34:00Z"/>
                      <w:rFonts w:ascii="David" w:eastAsia="Times New Roman" w:hAnsi="David" w:cs="David"/>
                      <w:color w:val="000000"/>
                      <w:sz w:val="24"/>
                      <w:szCs w:val="24"/>
                      <w:rtl/>
                      <w:lang w:val="he-IL" w:eastAsia="he-IL"/>
                    </w:rPr>
                  </w:pPr>
                  <w:del w:id="444" w:author="מרול אטמן" w:date="2024-05-19T10:34:00Z">
                    <w:r w:rsidRPr="00120B1E" w:rsidDel="001A49FA">
                      <w:rPr>
                        <w:rFonts w:ascii="David" w:eastAsia="Times New Roman" w:hAnsi="David" w:cs="David"/>
                        <w:color w:val="000000"/>
                        <w:sz w:val="24"/>
                        <w:szCs w:val="24"/>
                        <w:rtl/>
                        <w:lang w:val="he-IL" w:eastAsia="he-IL"/>
                      </w:rPr>
                      <w:delText>6,000,000</w:delText>
                    </w:r>
                  </w:del>
                </w:p>
              </w:tc>
              <w:tc>
                <w:tcPr>
                  <w:tcW w:w="1126" w:type="dxa"/>
                  <w:shd w:val="clear" w:color="auto" w:fill="F2F2F2" w:themeFill="background1" w:themeFillShade="F2"/>
                </w:tcPr>
                <w:p w14:paraId="1A5EF9E8" w14:textId="374D7CA6"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5" w:author="מרול אטמן" w:date="2024-05-19T10:34:00Z"/>
                      <w:rFonts w:ascii="David" w:eastAsia="Times New Roman" w:hAnsi="David" w:cs="David"/>
                      <w:color w:val="000000"/>
                      <w:sz w:val="24"/>
                      <w:szCs w:val="24"/>
                      <w:rtl/>
                      <w:lang w:val="he-IL" w:eastAsia="he-IL"/>
                    </w:rPr>
                  </w:pPr>
                  <w:del w:id="446" w:author="מרול אטמן" w:date="2024-05-19T10:34:00Z">
                    <w:r w:rsidRPr="00120B1E" w:rsidDel="001A49FA">
                      <w:rPr>
                        <w:rFonts w:ascii="David" w:eastAsia="Times New Roman" w:hAnsi="David" w:cs="David"/>
                        <w:color w:val="000000"/>
                        <w:sz w:val="24"/>
                        <w:szCs w:val="24"/>
                        <w:rtl/>
                        <w:lang w:val="he-IL" w:eastAsia="he-IL"/>
                      </w:rPr>
                      <w:delText>6,000,000</w:delText>
                    </w:r>
                  </w:del>
                </w:p>
              </w:tc>
              <w:tc>
                <w:tcPr>
                  <w:tcW w:w="1138" w:type="dxa"/>
                  <w:shd w:val="clear" w:color="auto" w:fill="F2F2F2" w:themeFill="background1" w:themeFillShade="F2"/>
                </w:tcPr>
                <w:p w14:paraId="48A5F05A" w14:textId="32B3CB9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7" w:author="מרול אטמן" w:date="2024-05-19T10:3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10299F1" w14:textId="5EF3A2F1"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48" w:author="מרול אטמן" w:date="2024-05-19T10:34:00Z"/>
                      <w:rFonts w:ascii="David" w:eastAsia="Times New Roman" w:hAnsi="David" w:cs="David"/>
                      <w:color w:val="000000"/>
                      <w:sz w:val="24"/>
                      <w:szCs w:val="24"/>
                      <w:rtl/>
                      <w:lang w:val="he-IL" w:eastAsia="he-IL"/>
                    </w:rPr>
                  </w:pPr>
                  <w:del w:id="449" w:author="מרול אטמן" w:date="2024-05-19T10:34:00Z">
                    <w:r w:rsidRPr="00120B1E" w:rsidDel="001A49FA">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7BD885F1" w14:textId="0CCF5FD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50" w:author="מרול אטמן" w:date="2024-05-19T10:34:00Z"/>
                      <w:rFonts w:asciiTheme="minorBidi" w:eastAsia="Times New Roman" w:hAnsiTheme="minorBidi" w:cs="David"/>
                      <w:b/>
                      <w:color w:val="000000"/>
                      <w:sz w:val="16"/>
                      <w:szCs w:val="16"/>
                      <w:rtl/>
                      <w:lang w:val="he-IL" w:eastAsia="he-IL"/>
                    </w:rPr>
                  </w:pPr>
                  <w:del w:id="451" w:author="מרול אטמן" w:date="2024-05-19T10:34:00Z">
                    <w:r w:rsidRPr="00120B1E" w:rsidDel="001A49FA">
                      <w:rPr>
                        <w:rFonts w:asciiTheme="minorBidi" w:eastAsia="Times New Roman" w:hAnsiTheme="minorBidi" w:cs="David"/>
                        <w:b/>
                        <w:color w:val="000000"/>
                        <w:sz w:val="16"/>
                        <w:szCs w:val="16"/>
                        <w:rtl/>
                        <w:lang w:val="he-IL" w:eastAsia="he-IL"/>
                      </w:rPr>
                      <w:delText>321</w:delText>
                    </w:r>
                  </w:del>
                </w:p>
                <w:p w14:paraId="3C97751F" w14:textId="36833D23"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52" w:author="מרול אטמן" w:date="2024-05-19T10:34:00Z"/>
                      <w:rFonts w:asciiTheme="minorBidi" w:eastAsia="Times New Roman" w:hAnsiTheme="minorBidi" w:cs="David"/>
                      <w:b/>
                      <w:color w:val="000000"/>
                      <w:sz w:val="16"/>
                      <w:szCs w:val="16"/>
                      <w:rtl/>
                      <w:lang w:val="he-IL" w:eastAsia="he-IL"/>
                    </w:rPr>
                  </w:pPr>
                  <w:del w:id="453" w:author="מרול אטמן" w:date="2024-05-19T10:34:00Z">
                    <w:r w:rsidRPr="00120B1E" w:rsidDel="001A49FA">
                      <w:rPr>
                        <w:rFonts w:asciiTheme="minorBidi" w:eastAsia="Times New Roman" w:hAnsiTheme="minorBidi" w:cs="David"/>
                        <w:b/>
                        <w:color w:val="000000"/>
                        <w:sz w:val="16"/>
                        <w:szCs w:val="16"/>
                        <w:rtl/>
                        <w:lang w:val="he-IL" w:eastAsia="he-IL"/>
                      </w:rPr>
                      <w:delText>328</w:delText>
                    </w:r>
                  </w:del>
                </w:p>
                <w:p w14:paraId="197508CC" w14:textId="50A420EF"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54" w:author="מרול אטמן" w:date="2024-05-19T10:34:00Z"/>
                      <w:rFonts w:asciiTheme="minorBidi" w:eastAsia="Times New Roman" w:hAnsiTheme="minorBidi" w:cs="David"/>
                      <w:b/>
                      <w:color w:val="000000"/>
                      <w:sz w:val="16"/>
                      <w:szCs w:val="16"/>
                      <w:rtl/>
                      <w:lang w:val="he-IL" w:eastAsia="he-IL"/>
                    </w:rPr>
                  </w:pPr>
                  <w:del w:id="455" w:author="מרול אטמן" w:date="2024-05-19T10:34:00Z">
                    <w:r w:rsidRPr="00120B1E" w:rsidDel="001A49FA">
                      <w:rPr>
                        <w:rFonts w:asciiTheme="minorBidi" w:eastAsia="Times New Roman" w:hAnsiTheme="minorBidi" w:cs="David"/>
                        <w:b/>
                        <w:color w:val="000000"/>
                        <w:sz w:val="16"/>
                        <w:szCs w:val="16"/>
                        <w:rtl/>
                        <w:lang w:val="he-IL" w:eastAsia="he-IL"/>
                      </w:rPr>
                      <w:delText>327</w:delText>
                    </w:r>
                  </w:del>
                </w:p>
                <w:p w14:paraId="39DF281E" w14:textId="14111077"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56" w:author="מרול אטמן" w:date="2024-05-19T10:34:00Z"/>
                      <w:rFonts w:asciiTheme="minorBidi" w:eastAsia="Times New Roman" w:hAnsiTheme="minorBidi" w:cs="David"/>
                      <w:b/>
                      <w:color w:val="000000"/>
                      <w:sz w:val="16"/>
                      <w:szCs w:val="16"/>
                      <w:rtl/>
                      <w:lang w:val="he-IL" w:eastAsia="he-IL"/>
                    </w:rPr>
                  </w:pPr>
                  <w:del w:id="457" w:author="מרול אטמן" w:date="2024-05-19T10:34:00Z">
                    <w:r w:rsidRPr="00120B1E" w:rsidDel="001A49FA">
                      <w:rPr>
                        <w:rFonts w:asciiTheme="minorBidi" w:eastAsia="Times New Roman" w:hAnsiTheme="minorBidi" w:cs="David"/>
                        <w:b/>
                        <w:color w:val="000000"/>
                        <w:sz w:val="16"/>
                        <w:szCs w:val="16"/>
                        <w:rtl/>
                        <w:lang w:val="he-IL" w:eastAsia="he-IL"/>
                      </w:rPr>
                      <w:delText>332- 6 חודשים</w:delText>
                    </w:r>
                  </w:del>
                </w:p>
                <w:p w14:paraId="4112CE9B" w14:textId="4737AE57"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58" w:author="מרול אטמן" w:date="2024-05-19T10:34:00Z"/>
                      <w:rFonts w:ascii="David" w:eastAsia="Times New Roman" w:hAnsi="David" w:cs="David"/>
                      <w:bCs/>
                      <w:color w:val="000000"/>
                      <w:sz w:val="16"/>
                      <w:szCs w:val="16"/>
                      <w:rtl/>
                      <w:lang w:val="he-IL" w:eastAsia="he-IL"/>
                    </w:rPr>
                  </w:pPr>
                  <w:del w:id="459" w:author="מרול אטמן" w:date="2024-05-19T10:34:00Z">
                    <w:r w:rsidRPr="00120B1E" w:rsidDel="001A49FA">
                      <w:rPr>
                        <w:rFonts w:ascii="David" w:eastAsia="Times New Roman" w:hAnsi="David" w:cs="David"/>
                        <w:bCs/>
                        <w:color w:val="000000"/>
                        <w:sz w:val="16"/>
                        <w:szCs w:val="16"/>
                        <w:rtl/>
                        <w:lang w:val="he-IL" w:eastAsia="he-IL"/>
                      </w:rPr>
                      <w:delText>309</w:delText>
                    </w:r>
                  </w:del>
                </w:p>
                <w:p w14:paraId="098CE3A2" w14:textId="23CC776F"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60" w:author="מרול אטמן" w:date="2024-05-19T10:34:00Z"/>
                      <w:rFonts w:asciiTheme="minorBidi" w:eastAsia="Times New Roman" w:hAnsiTheme="minorBidi" w:cs="David"/>
                      <w:b/>
                      <w:color w:val="000000"/>
                      <w:sz w:val="16"/>
                      <w:szCs w:val="16"/>
                      <w:rtl/>
                      <w:lang w:val="he-IL" w:eastAsia="he-IL"/>
                    </w:rPr>
                  </w:pPr>
                  <w:del w:id="461" w:author="מרול אטמן" w:date="2024-05-19T10:34:00Z">
                    <w:r w:rsidRPr="00120B1E" w:rsidDel="001A49FA">
                      <w:rPr>
                        <w:rFonts w:asciiTheme="minorBidi" w:eastAsia="Times New Roman" w:hAnsiTheme="minorBidi" w:cs="David"/>
                        <w:b/>
                        <w:color w:val="000000"/>
                        <w:sz w:val="16"/>
                        <w:szCs w:val="16"/>
                        <w:rtl/>
                        <w:lang w:val="he-IL" w:eastAsia="he-IL"/>
                      </w:rPr>
                      <w:delText>301</w:delText>
                    </w:r>
                  </w:del>
                </w:p>
              </w:tc>
            </w:tr>
            <w:tr w:rsidR="00120B1E" w:rsidRPr="00120B1E" w:rsidDel="001A49FA" w14:paraId="5ADE8305" w14:textId="3B53A929" w:rsidTr="00ED7A7E">
              <w:trPr>
                <w:gridBefore w:val="1"/>
                <w:wBefore w:w="7" w:type="dxa"/>
                <w:trHeight w:val="624"/>
                <w:del w:id="462" w:author="מרול אטמן" w:date="2024-05-19T10:34:00Z"/>
              </w:trPr>
              <w:tc>
                <w:tcPr>
                  <w:tcW w:w="1277" w:type="dxa"/>
                  <w:shd w:val="clear" w:color="auto" w:fill="FFFFFF" w:themeFill="background1"/>
                </w:tcPr>
                <w:p w14:paraId="54C27639" w14:textId="072C3C0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63" w:author="מרול אטמן" w:date="2024-05-19T10:34:00Z"/>
                      <w:rFonts w:ascii="David" w:eastAsia="Times New Roman" w:hAnsi="David" w:cs="David"/>
                      <w:color w:val="000000"/>
                      <w:sz w:val="24"/>
                      <w:szCs w:val="24"/>
                      <w:rtl/>
                      <w:lang w:val="he-IL" w:eastAsia="he-IL"/>
                    </w:rPr>
                  </w:pPr>
                  <w:del w:id="464" w:author="מרול אטמן" w:date="2024-05-19T10:34:00Z">
                    <w:r w:rsidRPr="00120B1E" w:rsidDel="001A49FA">
                      <w:rPr>
                        <w:rFonts w:ascii="David" w:eastAsia="Times New Roman" w:hAnsi="David" w:cs="David"/>
                        <w:color w:val="000000"/>
                        <w:sz w:val="24"/>
                        <w:szCs w:val="24"/>
                        <w:rtl/>
                        <w:lang w:val="he-IL" w:eastAsia="he-IL"/>
                      </w:rPr>
                      <w:delText xml:space="preserve">צמ"ה </w:delText>
                    </w:r>
                  </w:del>
                </w:p>
              </w:tc>
              <w:tc>
                <w:tcPr>
                  <w:tcW w:w="992" w:type="dxa"/>
                  <w:shd w:val="clear" w:color="auto" w:fill="FFFFFF" w:themeFill="background1"/>
                </w:tcPr>
                <w:p w14:paraId="433E3CDA" w14:textId="4708A42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65" w:author="מרול אטמן" w:date="2024-05-19T10:34:00Z"/>
                      <w:rFonts w:ascii="David" w:eastAsia="Times New Roman" w:hAnsi="David" w:cs="David"/>
                      <w:color w:val="000000"/>
                      <w:sz w:val="24"/>
                      <w:szCs w:val="24"/>
                      <w:rtl/>
                      <w:lang w:val="he-IL" w:eastAsia="he-IL"/>
                    </w:rPr>
                  </w:pPr>
                </w:p>
              </w:tc>
              <w:tc>
                <w:tcPr>
                  <w:tcW w:w="992" w:type="dxa"/>
                  <w:shd w:val="clear" w:color="auto" w:fill="FFFFFF" w:themeFill="background1"/>
                </w:tcPr>
                <w:p w14:paraId="45B1505C" w14:textId="318F29F1"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66" w:author="מרול אטמן" w:date="2024-05-19T10:34:00Z"/>
                      <w:rFonts w:ascii="David" w:eastAsia="Times New Roman" w:hAnsi="David" w:cs="David"/>
                      <w:color w:val="000000"/>
                      <w:sz w:val="24"/>
                      <w:szCs w:val="24"/>
                      <w:rtl/>
                      <w:lang w:val="he-IL" w:eastAsia="he-IL"/>
                    </w:rPr>
                  </w:pPr>
                </w:p>
              </w:tc>
              <w:tc>
                <w:tcPr>
                  <w:tcW w:w="1276" w:type="dxa"/>
                  <w:shd w:val="clear" w:color="auto" w:fill="FFFFFF" w:themeFill="background1"/>
                </w:tcPr>
                <w:p w14:paraId="3E64B91B" w14:textId="5C48C2F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67"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391E18ED" w14:textId="6E6D45D7"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68" w:author="מרול אטמן" w:date="2024-05-19T10:34:00Z"/>
                      <w:rFonts w:ascii="David" w:eastAsia="Times New Roman" w:hAnsi="David" w:cs="David"/>
                      <w:color w:val="000000"/>
                      <w:sz w:val="24"/>
                      <w:szCs w:val="24"/>
                      <w:rtl/>
                      <w:lang w:val="he-IL" w:eastAsia="he-IL"/>
                    </w:rPr>
                  </w:pPr>
                </w:p>
              </w:tc>
              <w:tc>
                <w:tcPr>
                  <w:tcW w:w="1134" w:type="dxa"/>
                  <w:shd w:val="clear" w:color="auto" w:fill="FFFFFF" w:themeFill="background1"/>
                </w:tcPr>
                <w:p w14:paraId="52AF06F3" w14:textId="711D3274"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69" w:author="מרול אטמן" w:date="2024-05-19T10:34:00Z"/>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1FAA83BA" w14:textId="082574F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70" w:author="מרול אטמן" w:date="2024-05-19T10:34:00Z"/>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6B8C3C2D" w14:textId="20050611"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71" w:author="מרול אטמן" w:date="2024-05-19T10:34:00Z"/>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DED80BB" w14:textId="0A5A63F3"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72" w:author="מרול אטמן" w:date="2024-05-19T10:34:00Z"/>
                      <w:rFonts w:ascii="David" w:eastAsia="Times New Roman" w:hAnsi="David" w:cs="David"/>
                      <w:color w:val="000000"/>
                      <w:sz w:val="24"/>
                      <w:szCs w:val="24"/>
                      <w:rtl/>
                      <w:lang w:val="he-IL" w:eastAsia="he-IL"/>
                    </w:rPr>
                  </w:pPr>
                  <w:del w:id="473" w:author="מרול אטמן" w:date="2024-05-19T10:34:00Z">
                    <w:r w:rsidRPr="00120B1E" w:rsidDel="001A49FA">
                      <w:rPr>
                        <w:rFonts w:ascii="David" w:eastAsia="Times New Roman" w:hAnsi="David" w:cs="David"/>
                        <w:color w:val="000000"/>
                        <w:sz w:val="24"/>
                        <w:szCs w:val="24"/>
                        <w:rtl/>
                        <w:lang w:val="he-IL" w:eastAsia="he-IL"/>
                      </w:rPr>
                      <w:delText xml:space="preserve">₪ </w:delText>
                    </w:r>
                  </w:del>
                </w:p>
              </w:tc>
              <w:tc>
                <w:tcPr>
                  <w:tcW w:w="1839" w:type="dxa"/>
                  <w:shd w:val="clear" w:color="auto" w:fill="FFFFFF" w:themeFill="background1"/>
                </w:tcPr>
                <w:p w14:paraId="1B7085D7" w14:textId="0101AEE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74" w:author="מרול אטמן" w:date="2024-05-19T10:34:00Z"/>
                      <w:rFonts w:asciiTheme="minorBidi" w:eastAsia="Times New Roman" w:hAnsiTheme="minorBidi" w:cs="David"/>
                      <w:b/>
                      <w:color w:val="000000"/>
                      <w:sz w:val="16"/>
                      <w:szCs w:val="16"/>
                      <w:rtl/>
                      <w:lang w:val="he-IL" w:eastAsia="he-IL"/>
                    </w:rPr>
                  </w:pPr>
                  <w:del w:id="475" w:author="מרול אטמן" w:date="2024-05-19T10:34:00Z">
                    <w:r w:rsidRPr="00120B1E" w:rsidDel="001A49FA">
                      <w:rPr>
                        <w:rFonts w:asciiTheme="minorBidi" w:eastAsia="Times New Roman" w:hAnsiTheme="minorBidi" w:cs="David"/>
                        <w:b/>
                        <w:color w:val="000000"/>
                        <w:sz w:val="16"/>
                        <w:szCs w:val="16"/>
                        <w:rtl/>
                        <w:lang w:val="he-IL" w:eastAsia="he-IL"/>
                      </w:rPr>
                      <w:delText>328</w:delText>
                    </w:r>
                  </w:del>
                </w:p>
                <w:p w14:paraId="46CB3EFB" w14:textId="629A28F9"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76" w:author="מרול אטמן" w:date="2024-05-19T10:34:00Z"/>
                      <w:rFonts w:asciiTheme="minorBidi" w:eastAsia="Times New Roman" w:hAnsiTheme="minorBidi" w:cs="David"/>
                      <w:b/>
                      <w:color w:val="000000"/>
                      <w:sz w:val="16"/>
                      <w:szCs w:val="16"/>
                      <w:rtl/>
                      <w:lang w:val="he-IL" w:eastAsia="he-IL"/>
                    </w:rPr>
                  </w:pPr>
                  <w:del w:id="477" w:author="מרול אטמן" w:date="2024-05-19T10:34:00Z">
                    <w:r w:rsidRPr="00120B1E" w:rsidDel="001A49FA">
                      <w:rPr>
                        <w:rFonts w:asciiTheme="minorBidi" w:eastAsia="Times New Roman" w:hAnsiTheme="minorBidi" w:cs="David"/>
                        <w:b/>
                        <w:color w:val="000000"/>
                        <w:sz w:val="16"/>
                        <w:szCs w:val="16"/>
                        <w:rtl/>
                        <w:lang w:val="he-IL" w:eastAsia="he-IL"/>
                      </w:rPr>
                      <w:delText>321</w:delText>
                    </w:r>
                  </w:del>
                </w:p>
                <w:p w14:paraId="7E3BEDA9" w14:textId="0429DC3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78" w:author="מרול אטמן" w:date="2024-05-19T10:34:00Z"/>
                      <w:rFonts w:asciiTheme="minorBidi" w:eastAsia="Times New Roman" w:hAnsiTheme="minorBidi" w:cs="David"/>
                      <w:b/>
                      <w:color w:val="000000"/>
                      <w:sz w:val="16"/>
                      <w:szCs w:val="16"/>
                      <w:rtl/>
                      <w:lang w:val="he-IL" w:eastAsia="he-IL"/>
                    </w:rPr>
                  </w:pPr>
                  <w:del w:id="479" w:author="מרול אטמן" w:date="2024-05-19T10:34:00Z">
                    <w:r w:rsidRPr="00120B1E" w:rsidDel="001A49FA">
                      <w:rPr>
                        <w:rFonts w:asciiTheme="minorBidi" w:eastAsia="Times New Roman" w:hAnsiTheme="minorBidi" w:cs="David"/>
                        <w:b/>
                        <w:color w:val="000000"/>
                        <w:sz w:val="16"/>
                        <w:szCs w:val="16"/>
                        <w:rtl/>
                        <w:lang w:val="he-IL" w:eastAsia="he-IL"/>
                      </w:rPr>
                      <w:delText>312</w:delText>
                    </w:r>
                  </w:del>
                </w:p>
                <w:p w14:paraId="5C195B5D" w14:textId="7F92FE0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80" w:author="מרול אטמן" w:date="2024-05-19T10:34:00Z"/>
                      <w:rFonts w:asciiTheme="minorBidi" w:eastAsia="Times New Roman" w:hAnsiTheme="minorBidi" w:cs="David"/>
                      <w:b/>
                      <w:color w:val="000000"/>
                      <w:sz w:val="16"/>
                      <w:szCs w:val="16"/>
                      <w:rtl/>
                      <w:lang w:val="he-IL" w:eastAsia="he-IL"/>
                    </w:rPr>
                  </w:pPr>
                  <w:del w:id="481" w:author="מרול אטמן" w:date="2024-05-19T10:34:00Z">
                    <w:r w:rsidRPr="00120B1E" w:rsidDel="001A49FA">
                      <w:rPr>
                        <w:rFonts w:asciiTheme="minorBidi" w:eastAsia="Times New Roman" w:hAnsiTheme="minorBidi" w:cs="David"/>
                        <w:b/>
                        <w:color w:val="000000"/>
                        <w:sz w:val="16"/>
                        <w:szCs w:val="16"/>
                        <w:rtl/>
                        <w:lang w:val="he-IL" w:eastAsia="he-IL"/>
                      </w:rPr>
                      <w:delText>307</w:delText>
                    </w:r>
                  </w:del>
                </w:p>
                <w:p w14:paraId="53D2D913" w14:textId="45286FBE"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82" w:author="מרול אטמן" w:date="2024-05-19T10:34:00Z"/>
                      <w:rFonts w:asciiTheme="minorBidi" w:eastAsia="Times New Roman" w:hAnsiTheme="minorBidi" w:cs="David"/>
                      <w:b/>
                      <w:color w:val="000000"/>
                      <w:sz w:val="16"/>
                      <w:szCs w:val="16"/>
                      <w:rtl/>
                      <w:lang w:val="he-IL" w:eastAsia="he-IL"/>
                    </w:rPr>
                  </w:pPr>
                </w:p>
              </w:tc>
            </w:tr>
          </w:tbl>
          <w:p w14:paraId="25553DD8" w14:textId="138D5B45" w:rsidR="00120B1E" w:rsidRPr="00120B1E" w:rsidDel="001A49FA" w:rsidRDefault="00120B1E" w:rsidP="00120B1E">
            <w:pPr>
              <w:widowControl w:val="0"/>
              <w:bidi w:val="0"/>
              <w:spacing w:before="0" w:beforeAutospacing="0" w:after="0" w:afterAutospacing="0" w:line="240" w:lineRule="auto"/>
              <w:ind w:left="84" w:hanging="41"/>
              <w:jc w:val="right"/>
              <w:rPr>
                <w:del w:id="483" w:author="מרול אטמן" w:date="2024-05-19T10:34:00Z"/>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120B1E" w:rsidRPr="00120B1E" w:rsidDel="001A49FA" w14:paraId="70649589" w14:textId="5245A53E" w:rsidTr="00ED7A7E">
              <w:trPr>
                <w:trHeight w:val="57"/>
                <w:tblHeader/>
                <w:del w:id="484" w:author="מרול אטמן" w:date="2024-05-19T10:34:00Z"/>
              </w:trPr>
              <w:tc>
                <w:tcPr>
                  <w:tcW w:w="11530" w:type="dxa"/>
                  <w:shd w:val="clear" w:color="auto" w:fill="F2F2F2" w:themeFill="background1" w:themeFillShade="F2"/>
                </w:tcPr>
                <w:p w14:paraId="523257F1" w14:textId="3F8AFE2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85" w:author="מרול אטמן" w:date="2024-05-19T10:34:00Z"/>
                      <w:rFonts w:asciiTheme="minorBidi" w:eastAsia="Times New Roman" w:hAnsiTheme="minorBidi" w:cs="David"/>
                      <w:b/>
                      <w:color w:val="000000"/>
                      <w:sz w:val="24"/>
                      <w:szCs w:val="24"/>
                      <w:rtl/>
                      <w:lang w:val="he-IL" w:eastAsia="he-IL"/>
                    </w:rPr>
                  </w:pPr>
                  <w:del w:id="486" w:author="מרול אטמן" w:date="2024-05-19T10:34:00Z">
                    <w:r w:rsidRPr="00120B1E" w:rsidDel="001A49FA">
                      <w:rPr>
                        <w:rFonts w:asciiTheme="minorBidi" w:eastAsia="Times New Roman" w:hAnsiTheme="minorBidi" w:cs="David"/>
                        <w:b/>
                        <w:color w:val="000000"/>
                        <w:sz w:val="24"/>
                        <w:szCs w:val="24"/>
                        <w:rtl/>
                        <w:lang w:val="he-IL" w:eastAsia="he-IL"/>
                      </w:rPr>
                      <w:delText xml:space="preserve">פירוט השירותים </w:delText>
                    </w:r>
                    <w:r w:rsidRPr="00120B1E" w:rsidDel="001A49FA">
                      <w:rPr>
                        <w:rFonts w:asciiTheme="minorBidi" w:eastAsia="Times New Roman" w:hAnsiTheme="minorBidi" w:cs="David"/>
                        <w:b/>
                        <w:color w:val="000000"/>
                        <w:sz w:val="16"/>
                        <w:szCs w:val="16"/>
                        <w:rtl/>
                        <w:lang w:val="he-IL" w:eastAsia="he-IL"/>
                      </w:rPr>
                      <w:delText xml:space="preserve">(בכפוף, לשירותים המפורטים בהסכם בין המבוטח למבקש האישור, יש לציין את קוד השירות מתוך הרשימה הסגורה המפורטת בנספח </w:delText>
                    </w:r>
                    <w:r w:rsidRPr="00120B1E" w:rsidDel="001A49FA">
                      <w:rPr>
                        <w:rFonts w:asciiTheme="minorBidi" w:eastAsia="Times New Roman" w:hAnsiTheme="minorBidi" w:cs="David"/>
                        <w:bCs/>
                        <w:color w:val="000000"/>
                        <w:sz w:val="16"/>
                        <w:szCs w:val="16"/>
                        <w:rtl/>
                        <w:lang w:val="he-IL" w:eastAsia="he-IL"/>
                      </w:rPr>
                      <w:delText>ג'</w:delText>
                    </w:r>
                    <w:r w:rsidRPr="00120B1E" w:rsidDel="001A49FA">
                      <w:rPr>
                        <w:rFonts w:ascii="David" w:eastAsia="Times New Roman" w:hAnsi="David" w:cs="David"/>
                        <w:color w:val="000000"/>
                        <w:sz w:val="16"/>
                        <w:szCs w:val="16"/>
                        <w:rtl/>
                        <w:lang w:val="he-IL" w:eastAsia="he-IL"/>
                      </w:rPr>
                      <w:delText xml:space="preserve"> כפי שמפורסם על ידי רשות שוק ההון, ביטוח וחסכון</w:delText>
                    </w:r>
                    <w:r w:rsidRPr="00120B1E" w:rsidDel="001A49FA">
                      <w:rPr>
                        <w:rFonts w:asciiTheme="minorBidi" w:eastAsia="Times New Roman" w:hAnsiTheme="minorBidi" w:cs="David"/>
                        <w:b/>
                        <w:color w:val="000000"/>
                        <w:sz w:val="16"/>
                        <w:szCs w:val="16"/>
                        <w:rtl/>
                        <w:lang w:val="he-IL" w:eastAsia="he-IL"/>
                      </w:rPr>
                      <w:delText xml:space="preserve">. </w:delText>
                    </w:r>
                    <w:r w:rsidRPr="00120B1E" w:rsidDel="001A49FA">
                      <w:rPr>
                        <w:rFonts w:ascii="David" w:eastAsia="Times New Roman" w:hAnsi="David" w:cs="David"/>
                        <w:color w:val="000000"/>
                        <w:sz w:val="16"/>
                        <w:szCs w:val="16"/>
                        <w:rtl/>
                        <w:lang w:val="he-IL" w:eastAsia="he-IL"/>
                      </w:rPr>
                      <w:delText>ניתן להציג בנוסף גם המלל המוצג לצד הקוד ברשימה הסגורה</w:delText>
                    </w:r>
                    <w:r w:rsidRPr="00120B1E" w:rsidDel="001A49FA">
                      <w:rPr>
                        <w:rFonts w:asciiTheme="minorBidi" w:eastAsia="Times New Roman" w:hAnsiTheme="minorBidi" w:cs="David"/>
                        <w:b/>
                        <w:color w:val="FF0000"/>
                        <w:sz w:val="16"/>
                        <w:szCs w:val="16"/>
                        <w:rtl/>
                        <w:lang w:val="he-IL" w:eastAsia="he-IL"/>
                      </w:rPr>
                      <w:delText>)*:</w:delText>
                    </w:r>
                  </w:del>
                </w:p>
              </w:tc>
            </w:tr>
            <w:tr w:rsidR="00120B1E" w:rsidRPr="00120B1E" w:rsidDel="001A49FA" w14:paraId="1908B0CD" w14:textId="1E21F870" w:rsidTr="00ED7A7E">
              <w:trPr>
                <w:trHeight w:val="798"/>
                <w:del w:id="487" w:author="מרול אטמן" w:date="2024-05-19T10:34:00Z"/>
              </w:trPr>
              <w:tc>
                <w:tcPr>
                  <w:tcW w:w="11530" w:type="dxa"/>
                </w:tcPr>
                <w:p w14:paraId="5DC99291" w14:textId="587F13A8"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right="78"/>
                    <w:jc w:val="right"/>
                    <w:rPr>
                      <w:del w:id="488" w:author="מרול אטמן" w:date="2024-05-19T10:34:00Z"/>
                      <w:rFonts w:asciiTheme="minorBidi" w:eastAsia="Times New Roman" w:hAnsiTheme="minorBidi" w:cs="David"/>
                      <w:b/>
                      <w:color w:val="000000"/>
                      <w:sz w:val="24"/>
                      <w:szCs w:val="24"/>
                      <w:rtl/>
                      <w:lang w:val="he-IL" w:eastAsia="he-IL"/>
                    </w:rPr>
                  </w:pPr>
                  <w:del w:id="489" w:author="מרול אטמן" w:date="2024-05-19T10:34:00Z">
                    <w:r w:rsidRPr="00120B1E" w:rsidDel="001A49FA">
                      <w:rPr>
                        <w:rFonts w:asciiTheme="minorBidi" w:eastAsia="Times New Roman" w:hAnsiTheme="minorBidi" w:cs="David"/>
                        <w:b/>
                        <w:color w:val="000000"/>
                        <w:sz w:val="24"/>
                        <w:szCs w:val="24"/>
                        <w:rtl/>
                        <w:lang w:val="he-IL" w:eastAsia="he-IL"/>
                      </w:rPr>
                      <w:delText>009</w:delText>
                    </w:r>
                  </w:del>
                </w:p>
              </w:tc>
            </w:tr>
          </w:tbl>
          <w:p w14:paraId="7D736011" w14:textId="1844A374" w:rsidR="00120B1E" w:rsidRPr="00120B1E" w:rsidDel="001A49FA" w:rsidRDefault="00120B1E" w:rsidP="00120B1E">
            <w:pPr>
              <w:widowControl w:val="0"/>
              <w:bidi w:val="0"/>
              <w:spacing w:before="0" w:beforeAutospacing="0" w:after="0" w:afterAutospacing="0" w:line="240" w:lineRule="auto"/>
              <w:jc w:val="right"/>
              <w:rPr>
                <w:del w:id="490" w:author="מרול אטמן" w:date="2024-05-19T10:34:00Z"/>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120B1E" w:rsidRPr="00120B1E" w:rsidDel="001A49FA" w14:paraId="0AB7E5BB" w14:textId="1AB2D9CA" w:rsidTr="00ED7A7E">
              <w:trPr>
                <w:trHeight w:val="227"/>
                <w:tblHeader/>
                <w:del w:id="491" w:author="מרול אטמן" w:date="2024-05-19T10:34:00Z"/>
              </w:trPr>
              <w:tc>
                <w:tcPr>
                  <w:tcW w:w="11530" w:type="dxa"/>
                  <w:shd w:val="clear" w:color="auto" w:fill="F2F2F2" w:themeFill="background1" w:themeFillShade="F2"/>
                </w:tcPr>
                <w:p w14:paraId="4E3963D6" w14:textId="4282458C"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492" w:author="מרול אטמן" w:date="2024-05-19T10:34:00Z"/>
                      <w:rFonts w:asciiTheme="minorBidi" w:eastAsia="Times New Roman" w:hAnsiTheme="minorBidi" w:cs="David"/>
                      <w:b/>
                      <w:color w:val="000000"/>
                      <w:sz w:val="24"/>
                      <w:szCs w:val="24"/>
                      <w:rtl/>
                      <w:lang w:val="he-IL" w:eastAsia="he-IL"/>
                    </w:rPr>
                  </w:pPr>
                  <w:del w:id="493" w:author="מרול אטמן" w:date="2024-05-19T10:34:00Z">
                    <w:r w:rsidRPr="00120B1E" w:rsidDel="001A49FA">
                      <w:rPr>
                        <w:rFonts w:asciiTheme="minorBidi" w:eastAsia="Times New Roman" w:hAnsiTheme="minorBidi" w:cs="David"/>
                        <w:b/>
                        <w:color w:val="000000"/>
                        <w:sz w:val="24"/>
                        <w:szCs w:val="24"/>
                        <w:rtl/>
                        <w:lang w:val="he-IL" w:eastAsia="he-IL"/>
                      </w:rPr>
                      <w:delText>ביטול/שינוי הפוליסה *</w:delText>
                    </w:r>
                  </w:del>
                </w:p>
              </w:tc>
            </w:tr>
            <w:tr w:rsidR="00120B1E" w:rsidRPr="00120B1E" w:rsidDel="001A49FA" w14:paraId="1035D446" w14:textId="10D08199" w:rsidTr="00ED7A7E">
              <w:trPr>
                <w:trHeight w:val="334"/>
                <w:del w:id="494" w:author="מרול אטמן" w:date="2024-05-19T10:34:00Z"/>
              </w:trPr>
              <w:tc>
                <w:tcPr>
                  <w:tcW w:w="11530" w:type="dxa"/>
                  <w:vAlign w:val="center"/>
                </w:tcPr>
                <w:p w14:paraId="4BF4FA5E" w14:textId="20C7172B"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jc w:val="right"/>
                    <w:rPr>
                      <w:del w:id="495" w:author="מרול אטמן" w:date="2024-05-19T10:34:00Z"/>
                      <w:rFonts w:asciiTheme="minorBidi" w:eastAsia="Times New Roman" w:hAnsiTheme="minorBidi" w:cs="David"/>
                      <w:bCs/>
                      <w:color w:val="000000"/>
                      <w:sz w:val="20"/>
                      <w:szCs w:val="24"/>
                      <w:rtl/>
                      <w:lang w:val="he-IL" w:eastAsia="he-IL"/>
                    </w:rPr>
                  </w:pPr>
                  <w:del w:id="496" w:author="מרול אטמן" w:date="2024-05-19T10:34:00Z">
                    <w:r w:rsidRPr="00120B1E" w:rsidDel="001A49FA">
                      <w:rPr>
                        <w:rFonts w:asciiTheme="minorBidi" w:eastAsia="Times New Roman" w:hAnsiTheme="minorBidi" w:cs="David"/>
                        <w:b/>
                        <w:color w:val="000000"/>
                        <w:sz w:val="20"/>
                        <w:szCs w:val="24"/>
                        <w:rtl/>
                        <w:lang w:val="he-IL" w:eastAsia="he-IL"/>
                      </w:rPr>
                      <w:delText xml:space="preserve">שינוי לרעת מבקש האישור או ביטול של פוליסת ביטוח,  לא ייכנס לתוקף אלא </w:delText>
                    </w:r>
                    <w:r w:rsidRPr="00120B1E" w:rsidDel="001A49FA">
                      <w:rPr>
                        <w:rFonts w:asciiTheme="minorBidi" w:eastAsia="Times New Roman" w:hAnsiTheme="minorBidi" w:cs="David"/>
                        <w:bCs/>
                        <w:color w:val="000000"/>
                        <w:sz w:val="20"/>
                        <w:szCs w:val="24"/>
                        <w:rtl/>
                        <w:lang w:val="he-IL" w:eastAsia="he-IL"/>
                      </w:rPr>
                      <w:delText>30 יום</w:delText>
                    </w:r>
                    <w:r w:rsidRPr="00120B1E" w:rsidDel="001A49FA">
                      <w:rPr>
                        <w:rFonts w:asciiTheme="minorBidi" w:eastAsia="Times New Roman" w:hAnsiTheme="minorBidi" w:cs="David"/>
                        <w:b/>
                        <w:color w:val="000000"/>
                        <w:sz w:val="20"/>
                        <w:szCs w:val="24"/>
                        <w:rtl/>
                        <w:lang w:val="he-IL" w:eastAsia="he-IL"/>
                      </w:rPr>
                      <w:delText xml:space="preserve"> לאחר משלוח הודעה למבקש האישור בדבר השינוי או הביטול.</w:delText>
                    </w:r>
                  </w:del>
                </w:p>
              </w:tc>
            </w:tr>
          </w:tbl>
          <w:p w14:paraId="7C1D3906" w14:textId="2A088E2B" w:rsidR="00120B1E" w:rsidRPr="00120B1E" w:rsidDel="001A49FA" w:rsidRDefault="00120B1E" w:rsidP="00120B1E">
            <w:pPr>
              <w:widowControl w:val="0"/>
              <w:bidi w:val="0"/>
              <w:spacing w:before="0" w:beforeAutospacing="0" w:after="0" w:afterAutospacing="0" w:line="240" w:lineRule="auto"/>
              <w:jc w:val="right"/>
              <w:rPr>
                <w:del w:id="497" w:author="מרול אטמן" w:date="2024-05-19T10:34:00Z"/>
                <w:rFonts w:ascii="Courier New" w:hAnsi="Courier New" w:cs="Courier New"/>
                <w:color w:val="000000"/>
                <w:sz w:val="2"/>
                <w:szCs w:val="2"/>
                <w:rtl/>
                <w:lang w:val="he-IL" w:eastAsia="he-IL"/>
              </w:rPr>
            </w:pPr>
          </w:p>
          <w:p w14:paraId="082192D8" w14:textId="2542DB51" w:rsidR="00120B1E" w:rsidRPr="00120B1E" w:rsidDel="001A49FA" w:rsidRDefault="00120B1E" w:rsidP="00120B1E">
            <w:pPr>
              <w:widowControl w:val="0"/>
              <w:bidi w:val="0"/>
              <w:spacing w:before="0" w:beforeAutospacing="0" w:after="0" w:afterAutospacing="0" w:line="240" w:lineRule="auto"/>
              <w:jc w:val="right"/>
              <w:rPr>
                <w:del w:id="498" w:author="מרול אטמן" w:date="2024-05-19T10:34:00Z"/>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120B1E" w:rsidRPr="00120B1E" w:rsidDel="001A49FA" w14:paraId="44B49F27" w14:textId="1E702248" w:rsidTr="00ED7A7E">
              <w:trPr>
                <w:trHeight w:val="227"/>
                <w:tblHeader/>
                <w:del w:id="499" w:author="מרול אטמן" w:date="2024-05-19T10:34:00Z"/>
              </w:trPr>
              <w:tc>
                <w:tcPr>
                  <w:tcW w:w="11530" w:type="dxa"/>
                  <w:shd w:val="clear" w:color="auto" w:fill="F2F2F2" w:themeFill="background1" w:themeFillShade="F2"/>
                </w:tcPr>
                <w:p w14:paraId="0B0B1F18" w14:textId="2A47C57D"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500" w:author="מרול אטמן" w:date="2024-05-19T10:34:00Z"/>
                      <w:rFonts w:asciiTheme="minorBidi" w:eastAsia="Times New Roman" w:hAnsiTheme="minorBidi" w:cs="David"/>
                      <w:b/>
                      <w:color w:val="000000"/>
                      <w:sz w:val="24"/>
                      <w:szCs w:val="24"/>
                      <w:rtl/>
                      <w:lang w:val="he-IL" w:eastAsia="he-IL"/>
                    </w:rPr>
                  </w:pPr>
                  <w:del w:id="501" w:author="מרול אטמן" w:date="2024-05-19T10:34:00Z">
                    <w:r w:rsidRPr="00120B1E" w:rsidDel="001A49FA">
                      <w:rPr>
                        <w:rFonts w:asciiTheme="minorBidi" w:eastAsia="Times New Roman" w:hAnsiTheme="minorBidi" w:cs="David"/>
                        <w:b/>
                        <w:color w:val="000000"/>
                        <w:sz w:val="24"/>
                        <w:szCs w:val="24"/>
                        <w:rtl/>
                        <w:lang w:val="he-IL" w:eastAsia="he-IL"/>
                      </w:rPr>
                      <w:delText>חתימת האישור</w:delText>
                    </w:r>
                  </w:del>
                </w:p>
              </w:tc>
            </w:tr>
            <w:tr w:rsidR="00120B1E" w:rsidRPr="00120B1E" w:rsidDel="001A49FA" w14:paraId="2634FFD8" w14:textId="6433601A" w:rsidTr="00ED7A7E">
              <w:trPr>
                <w:trHeight w:val="598"/>
                <w:del w:id="502" w:author="מרול אטמן" w:date="2024-05-19T10:34:00Z"/>
              </w:trPr>
              <w:tc>
                <w:tcPr>
                  <w:tcW w:w="11530" w:type="dxa"/>
                </w:tcPr>
                <w:p w14:paraId="604A874A" w14:textId="7D4BE8EA" w:rsidR="00120B1E" w:rsidRPr="00120B1E" w:rsidDel="001A49FA" w:rsidRDefault="00120B1E" w:rsidP="0003283F">
                  <w:pPr>
                    <w:framePr w:hSpace="180" w:wrap="around" w:vAnchor="page" w:hAnchor="margin" w:xAlign="center" w:y="1"/>
                    <w:widowControl w:val="0"/>
                    <w:bidi w:val="0"/>
                    <w:spacing w:before="0" w:beforeAutospacing="0" w:after="0" w:afterAutospacing="0" w:line="240" w:lineRule="auto"/>
                    <w:ind w:left="50" w:right="78"/>
                    <w:jc w:val="right"/>
                    <w:rPr>
                      <w:del w:id="503" w:author="מרול אטמן" w:date="2024-05-19T10:34:00Z"/>
                      <w:rFonts w:asciiTheme="minorBidi" w:eastAsia="Times New Roman" w:hAnsiTheme="minorBidi" w:cs="David"/>
                      <w:b/>
                      <w:color w:val="000000"/>
                      <w:sz w:val="24"/>
                      <w:szCs w:val="24"/>
                      <w:rtl/>
                      <w:lang w:val="he-IL" w:eastAsia="he-IL"/>
                    </w:rPr>
                  </w:pPr>
                  <w:del w:id="504" w:author="מרול אטמן" w:date="2024-05-19T10:34:00Z">
                    <w:r w:rsidRPr="00120B1E" w:rsidDel="001A49FA">
                      <w:rPr>
                        <w:rFonts w:asciiTheme="minorBidi" w:eastAsia="Times New Roman" w:hAnsiTheme="minorBidi" w:cs="David"/>
                        <w:b/>
                        <w:color w:val="000000"/>
                        <w:sz w:val="24"/>
                        <w:szCs w:val="24"/>
                        <w:rtl/>
                        <w:lang w:val="he-IL" w:eastAsia="he-IL"/>
                      </w:rPr>
                      <w:delText>המבטח:</w:delText>
                    </w:r>
                  </w:del>
                </w:p>
              </w:tc>
            </w:tr>
          </w:tbl>
          <w:p w14:paraId="5A47D2C4" w14:textId="16156634" w:rsidR="00120B1E" w:rsidRPr="00120B1E" w:rsidDel="001A49FA" w:rsidRDefault="00120B1E" w:rsidP="00120B1E">
            <w:pPr>
              <w:widowControl w:val="0"/>
              <w:bidi w:val="0"/>
              <w:spacing w:before="0" w:beforeAutospacing="0" w:after="0" w:afterAutospacing="0" w:line="240" w:lineRule="auto"/>
              <w:contextualSpacing/>
              <w:jc w:val="right"/>
              <w:rPr>
                <w:del w:id="505" w:author="מרול אטמן" w:date="2024-05-19T10:34:00Z"/>
                <w:rFonts w:ascii="David" w:hAnsi="David" w:cs="David"/>
                <w:color w:val="000000"/>
                <w:sz w:val="24"/>
                <w:szCs w:val="24"/>
                <w:rtl/>
                <w:lang w:val="he-IL" w:eastAsia="he-IL"/>
              </w:rPr>
            </w:pPr>
            <w:del w:id="506" w:author="מרול אטמן" w:date="2024-05-19T10:34:00Z">
              <w:r w:rsidRPr="00120B1E" w:rsidDel="001A49FA">
                <w:rPr>
                  <w:rFonts w:ascii="David" w:hAnsi="David" w:cs="David"/>
                  <w:b/>
                  <w:bCs/>
                  <w:color w:val="000000"/>
                  <w:sz w:val="24"/>
                  <w:szCs w:val="24"/>
                  <w:rtl/>
                  <w:lang w:val="he-IL" w:eastAsia="he-IL"/>
                </w:rPr>
                <w:delText xml:space="preserve">* באישור ביטוח כללי ואישור על הסכמה לעריכת ביטוח </w:delText>
              </w:r>
              <w:r w:rsidRPr="00120B1E" w:rsidDel="001A49FA">
                <w:rPr>
                  <w:rFonts w:ascii="David" w:hAnsi="David" w:cs="David"/>
                  <w:color w:val="000000"/>
                  <w:sz w:val="24"/>
                  <w:szCs w:val="24"/>
                  <w:rtl/>
                  <w:lang w:val="he-IL" w:eastAsia="he-IL"/>
                </w:rPr>
                <w:delText>ניתן לסמן שדות אלה כשדות שאינם בתוקף.</w:delText>
              </w:r>
            </w:del>
          </w:p>
          <w:p w14:paraId="106D861E" w14:textId="123BEFA3" w:rsidR="00120B1E" w:rsidRPr="00120B1E" w:rsidDel="001A49FA" w:rsidRDefault="00120B1E" w:rsidP="00120B1E">
            <w:pPr>
              <w:widowControl w:val="0"/>
              <w:bidi w:val="0"/>
              <w:spacing w:before="0" w:beforeAutospacing="0" w:after="0" w:afterAutospacing="0" w:line="240" w:lineRule="auto"/>
              <w:contextualSpacing/>
              <w:jc w:val="right"/>
              <w:rPr>
                <w:del w:id="507" w:author="מרול אטמן" w:date="2024-05-19T10:34:00Z"/>
                <w:rFonts w:ascii="David" w:hAnsi="David" w:cs="David"/>
                <w:b/>
                <w:bCs/>
                <w:color w:val="000000"/>
                <w:sz w:val="24"/>
                <w:szCs w:val="24"/>
                <w:rtl/>
                <w:lang w:val="he-IL" w:eastAsia="he-IL"/>
              </w:rPr>
            </w:pPr>
            <w:del w:id="508" w:author="מרול אטמן" w:date="2024-05-19T10:34:00Z">
              <w:r w:rsidRPr="00120B1E" w:rsidDel="001A49FA">
                <w:rPr>
                  <w:rFonts w:ascii="David" w:hAnsi="David" w:cs="David"/>
                  <w:b/>
                  <w:bCs/>
                  <w:color w:val="000000"/>
                  <w:sz w:val="24"/>
                  <w:szCs w:val="24"/>
                  <w:rtl/>
                  <w:lang w:val="he-IL" w:eastAsia="he-IL"/>
                </w:rPr>
                <w:delText>** שדות אלה יופיעו באישור על הסכמה לעריכת ביטוח בלבד.</w:delText>
              </w:r>
            </w:del>
          </w:p>
          <w:p w14:paraId="54BEE95D" w14:textId="57555594" w:rsidR="00120B1E" w:rsidRPr="00120B1E" w:rsidDel="001A49FA" w:rsidRDefault="00120B1E" w:rsidP="00120B1E">
            <w:pPr>
              <w:widowControl w:val="0"/>
              <w:bidi w:val="0"/>
              <w:spacing w:before="0" w:beforeAutospacing="0" w:after="0" w:afterAutospacing="0" w:line="240" w:lineRule="auto"/>
              <w:contextualSpacing/>
              <w:jc w:val="right"/>
              <w:rPr>
                <w:del w:id="509" w:author="מרול אטמן" w:date="2024-05-19T10:34:00Z"/>
                <w:rFonts w:ascii="David" w:hAnsi="David" w:cs="David"/>
                <w:color w:val="000000"/>
                <w:sz w:val="24"/>
                <w:szCs w:val="24"/>
                <w:rtl/>
                <w:lang w:val="he-IL" w:eastAsia="he-IL"/>
              </w:rPr>
            </w:pPr>
            <w:del w:id="510" w:author="מרול אטמן" w:date="2024-05-19T10:34:00Z">
              <w:r w:rsidRPr="00120B1E" w:rsidDel="001A49FA">
                <w:rPr>
                  <w:rFonts w:ascii="David" w:hAnsi="David" w:cs="David"/>
                  <w:b/>
                  <w:bCs/>
                  <w:color w:val="000000"/>
                  <w:sz w:val="24"/>
                  <w:szCs w:val="24"/>
                  <w:rtl/>
                  <w:lang w:val="he-IL" w:eastAsia="he-IL"/>
                </w:rPr>
                <w:delText>*** שדות אלה לא יופיעו באישור על הסכמה לעריכת ביטוח</w:delText>
              </w:r>
              <w:r w:rsidRPr="00120B1E" w:rsidDel="001A49FA">
                <w:rPr>
                  <w:rFonts w:ascii="David" w:hAnsi="David" w:cs="David"/>
                  <w:color w:val="000000"/>
                  <w:sz w:val="24"/>
                  <w:szCs w:val="24"/>
                  <w:rtl/>
                  <w:lang w:val="he-IL" w:eastAsia="he-IL"/>
                </w:rPr>
                <w:delText>.</w:delText>
              </w:r>
            </w:del>
          </w:p>
          <w:p w14:paraId="3B0B8507" w14:textId="68A09EE6" w:rsidR="00120B1E" w:rsidRPr="00120B1E" w:rsidDel="001A49FA" w:rsidRDefault="00120B1E" w:rsidP="00120B1E">
            <w:pPr>
              <w:widowControl w:val="0"/>
              <w:bidi w:val="0"/>
              <w:spacing w:before="0" w:beforeAutospacing="0" w:after="0" w:afterAutospacing="0" w:line="240" w:lineRule="auto"/>
              <w:contextualSpacing/>
              <w:jc w:val="right"/>
              <w:rPr>
                <w:del w:id="511" w:author="מרול אטמן" w:date="2024-05-19T10:34:00Z"/>
                <w:rFonts w:ascii="David" w:hAnsi="David" w:cs="David"/>
                <w:b/>
                <w:bCs/>
                <w:color w:val="000000"/>
                <w:sz w:val="24"/>
                <w:szCs w:val="24"/>
                <w:rtl/>
                <w:lang w:val="he-IL" w:eastAsia="he-IL"/>
              </w:rPr>
            </w:pPr>
            <w:del w:id="512" w:author="מרול אטמן" w:date="2024-05-19T10:34:00Z">
              <w:r w:rsidRPr="00120B1E" w:rsidDel="001A49FA">
                <w:rPr>
                  <w:rFonts w:ascii="David" w:hAnsi="David" w:cs="David"/>
                  <w:b/>
                  <w:bCs/>
                  <w:color w:val="000000"/>
                  <w:sz w:val="24"/>
                  <w:szCs w:val="24"/>
                  <w:rtl/>
                  <w:lang w:val="he-IL" w:eastAsia="he-IL"/>
                </w:rPr>
                <w:delText>****</w:delText>
              </w:r>
              <w:r w:rsidRPr="00120B1E" w:rsidDel="001A49FA">
                <w:rPr>
                  <w:rFonts w:ascii="David" w:hAnsi="David" w:cs="David"/>
                  <w:color w:val="000000"/>
                  <w:sz w:val="24"/>
                  <w:szCs w:val="24"/>
                  <w:rtl/>
                  <w:lang w:val="he-IL" w:eastAsia="he-IL"/>
                </w:rPr>
                <w:delText xml:space="preserve"> </w:delText>
              </w:r>
              <w:r w:rsidRPr="00120B1E" w:rsidDel="001A49FA">
                <w:rPr>
                  <w:rFonts w:ascii="David" w:hAnsi="David" w:cs="David"/>
                  <w:b/>
                  <w:bCs/>
                  <w:color w:val="000000"/>
                  <w:sz w:val="24"/>
                  <w:szCs w:val="24"/>
                  <w:rtl/>
                  <w:lang w:val="he-IL" w:eastAsia="he-IL"/>
                </w:rPr>
                <w:delTex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delText>
              </w:r>
            </w:del>
          </w:p>
          <w:p w14:paraId="43FB3B21" w14:textId="2397CFDE" w:rsidR="00120B1E" w:rsidRPr="00120B1E" w:rsidDel="001A49FA" w:rsidRDefault="00120B1E" w:rsidP="00120B1E">
            <w:pPr>
              <w:spacing w:before="0" w:beforeAutospacing="0" w:after="200" w:afterAutospacing="0" w:line="276" w:lineRule="auto"/>
              <w:ind w:left="84" w:hanging="41"/>
              <w:jc w:val="center"/>
              <w:outlineLvl w:val="0"/>
              <w:rPr>
                <w:del w:id="513" w:author="מרול אטמן" w:date="2024-05-19T10:34:00Z"/>
                <w:rFonts w:ascii="Courier New" w:hAnsi="Courier New" w:cs="David"/>
                <w:b/>
                <w:bCs/>
                <w:sz w:val="24"/>
                <w:szCs w:val="24"/>
                <w:u w:val="single"/>
                <w:rtl/>
              </w:rPr>
            </w:pPr>
            <w:del w:id="514" w:author="מרול אטמן" w:date="2024-05-19T10:34:00Z">
              <w:r w:rsidRPr="00120B1E" w:rsidDel="001A49FA">
                <w:rPr>
                  <w:rFonts w:ascii="David" w:hAnsi="David" w:cs="David"/>
                  <w:b/>
                  <w:bCs/>
                  <w:color w:val="000000"/>
                  <w:sz w:val="24"/>
                  <w:szCs w:val="24"/>
                  <w:rtl/>
                  <w:lang w:val="he-IL" w:eastAsia="he-IL"/>
                </w:rPr>
                <w:br w:type="page"/>
              </w:r>
            </w:del>
          </w:p>
          <w:p w14:paraId="181835CF" w14:textId="1D8693F9" w:rsidR="00120B1E" w:rsidRPr="00C8173F" w:rsidDel="006B5C5C" w:rsidRDefault="00120B1E" w:rsidP="00C8173F">
            <w:pPr>
              <w:spacing w:before="0" w:beforeAutospacing="0" w:after="0" w:afterAutospacing="0" w:line="360" w:lineRule="auto"/>
              <w:jc w:val="both"/>
              <w:rPr>
                <w:del w:id="515" w:author="מרול אטמן" w:date="2024-05-19T10:35:00Z"/>
                <w:rFonts w:ascii="David" w:hAnsi="David" w:cs="David"/>
                <w:sz w:val="25"/>
                <w:szCs w:val="25"/>
                <w:rtl/>
              </w:rPr>
            </w:pPr>
          </w:p>
        </w:tc>
      </w:tr>
    </w:tbl>
    <w:p w14:paraId="50078AA7"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C5F044E" w14:textId="77777777" w:rsidR="00120B1E" w:rsidRDefault="00120B1E"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A661C15" w14:textId="77777777" w:rsidR="006B5C5C" w:rsidRDefault="006B5C5C">
      <w:pPr>
        <w:bidi w:val="0"/>
        <w:spacing w:before="0" w:beforeAutospacing="0" w:after="160" w:afterAutospacing="0" w:line="259" w:lineRule="auto"/>
        <w:rPr>
          <w:ins w:id="516" w:author="מרול אטמן" w:date="2024-05-19T10:36:00Z"/>
          <w:rFonts w:ascii="Times New Roman" w:eastAsia="Times New Roman" w:hAnsi="Times New Roman" w:cs="David"/>
          <w:bCs/>
          <w:sz w:val="20"/>
          <w:szCs w:val="24"/>
          <w:u w:val="single"/>
          <w:rtl/>
          <w:lang w:eastAsia="he-IL"/>
        </w:rPr>
      </w:pPr>
      <w:ins w:id="517" w:author="מרול אטמן" w:date="2024-05-19T10:36:00Z">
        <w:r>
          <w:rPr>
            <w:rFonts w:ascii="Times New Roman" w:eastAsia="Times New Roman" w:hAnsi="Times New Roman" w:cs="David"/>
            <w:bCs/>
            <w:sz w:val="20"/>
            <w:szCs w:val="24"/>
            <w:u w:val="single"/>
            <w:rtl/>
            <w:lang w:eastAsia="he-IL"/>
          </w:rPr>
          <w:br w:type="page"/>
        </w:r>
      </w:ins>
    </w:p>
    <w:p w14:paraId="743503CB" w14:textId="15E4ED08"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30DF6C5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4B5D1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143EB98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616F0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45EC3AD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29A8D9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36D63C" w14:textId="77777777" w:rsidR="00217E81" w:rsidRDefault="00217E81" w:rsidP="00217E81">
      <w:pPr>
        <w:widowControl w:val="0"/>
        <w:numPr>
          <w:ilvl w:val="0"/>
          <w:numId w:val="7"/>
        </w:numPr>
        <w:spacing w:before="0" w:beforeAutospacing="0" w:after="0" w:afterAutospacing="0" w:line="240" w:lineRule="auto"/>
        <w:ind w:right="720"/>
        <w:jc w:val="both"/>
        <w:rPr>
          <w:ins w:id="518" w:author="מרול אטמן" w:date="2024-05-19T10:35:00Z"/>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4748326C" w14:textId="77777777" w:rsidR="006B5C5C" w:rsidRDefault="006B5C5C">
      <w:pPr>
        <w:widowControl w:val="0"/>
        <w:spacing w:before="0" w:beforeAutospacing="0" w:after="0" w:afterAutospacing="0" w:line="240" w:lineRule="auto"/>
        <w:ind w:left="720" w:right="720"/>
        <w:jc w:val="both"/>
        <w:rPr>
          <w:ins w:id="519" w:author="מרול אטמן" w:date="2024-05-19T10:34:00Z"/>
          <w:rFonts w:ascii="Times New Roman" w:eastAsia="Times New Roman" w:hAnsi="Times New Roman" w:cs="David"/>
          <w:sz w:val="24"/>
          <w:szCs w:val="24"/>
          <w:lang w:eastAsia="he-IL"/>
        </w:rPr>
        <w:pPrChange w:id="520" w:author="מרול אטמן" w:date="2024-05-19T10:35:00Z">
          <w:pPr>
            <w:widowControl w:val="0"/>
            <w:numPr>
              <w:numId w:val="7"/>
            </w:numPr>
            <w:tabs>
              <w:tab w:val="num" w:pos="720"/>
            </w:tabs>
            <w:spacing w:before="0" w:beforeAutospacing="0" w:after="0" w:afterAutospacing="0" w:line="240" w:lineRule="auto"/>
            <w:ind w:left="720" w:right="720" w:hanging="720"/>
            <w:jc w:val="both"/>
          </w:pPr>
        </w:pPrChange>
      </w:pPr>
    </w:p>
    <w:p w14:paraId="2297FB19" w14:textId="464958BE" w:rsidR="001A49FA" w:rsidRPr="00217E81" w:rsidRDefault="001A49FA"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ins w:id="521" w:author="מרול אטמן" w:date="2024-05-19T10:34:00Z">
        <w:r>
          <w:rPr>
            <w:rFonts w:ascii="Times New Roman" w:eastAsia="Times New Roman" w:hAnsi="Times New Roman" w:cs="David" w:hint="cs"/>
            <w:sz w:val="24"/>
            <w:szCs w:val="24"/>
            <w:rtl/>
            <w:lang w:eastAsia="he-IL"/>
          </w:rPr>
          <w:t xml:space="preserve">נספח 1:50 מלא </w:t>
        </w:r>
      </w:ins>
      <w:ins w:id="522" w:author="מרול אטמן" w:date="2024-05-19T10:35:00Z">
        <w:r w:rsidR="006B5C5C">
          <w:rPr>
            <w:rFonts w:ascii="Times New Roman" w:eastAsia="Times New Roman" w:hAnsi="Times New Roman" w:cs="David" w:hint="cs"/>
            <w:sz w:val="24"/>
            <w:szCs w:val="24"/>
            <w:rtl/>
            <w:lang w:eastAsia="he-IL"/>
          </w:rPr>
          <w:t xml:space="preserve">להיתרים </w:t>
        </w:r>
      </w:ins>
      <w:ins w:id="523" w:author="מרול אטמן" w:date="2024-05-19T10:34:00Z">
        <w:r>
          <w:rPr>
            <w:rFonts w:ascii="Times New Roman" w:eastAsia="Times New Roman" w:hAnsi="Times New Roman" w:cs="David" w:hint="cs"/>
            <w:sz w:val="24"/>
            <w:szCs w:val="24"/>
            <w:rtl/>
            <w:lang w:eastAsia="he-IL"/>
          </w:rPr>
          <w:t>(קונסטרוקציה ואדריכלות</w:t>
        </w:r>
      </w:ins>
      <w:ins w:id="524" w:author="מרול אטמן" w:date="2024-05-19T10:35:00Z">
        <w:r w:rsidR="006B5C5C">
          <w:rPr>
            <w:rFonts w:ascii="Times New Roman" w:eastAsia="Times New Roman" w:hAnsi="Times New Roman" w:cs="David" w:hint="cs"/>
            <w:sz w:val="24"/>
            <w:szCs w:val="24"/>
            <w:rtl/>
            <w:lang w:eastAsia="he-IL"/>
          </w:rPr>
          <w:t>).</w:t>
        </w:r>
      </w:ins>
    </w:p>
    <w:p w14:paraId="28C5A9B8"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20CBD3A"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7DC43B8C"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C2D761F"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71984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033BE9"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2C1E1E6E"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t>נספח "ט"</w:t>
      </w:r>
    </w:p>
    <w:p w14:paraId="1A823210"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FC749F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B6D140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A6D43E"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293E3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45A3B1"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5CA5AEF7" w14:textId="3B817258" w:rsidR="00AA7633" w:rsidRPr="00AA7633" w:rsidRDefault="0003283F"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9737FD">
            <w:rPr>
              <w:rFonts w:ascii="Times New Roman" w:eastAsia="Times New Roman" w:hAnsi="Times New Roman" w:cs="David" w:hint="cs"/>
              <w:color w:val="008000"/>
              <w:sz w:val="24"/>
              <w:szCs w:val="24"/>
              <w:rtl/>
              <w:lang w:eastAsia="he-IL"/>
            </w:rPr>
            <w:br/>
            <w:t>אפריקה התחדשות עירונית בע"מ</w:t>
          </w:r>
          <w:r w:rsidR="009737FD">
            <w:rPr>
              <w:rFonts w:ascii="Times New Roman" w:eastAsia="Times New Roman" w:hAnsi="Times New Roman" w:cs="David" w:hint="cs"/>
              <w:color w:val="008000"/>
              <w:sz w:val="24"/>
              <w:szCs w:val="24"/>
              <w:rtl/>
              <w:lang w:eastAsia="he-IL"/>
            </w:rPr>
            <w:br/>
            <w:t>רח' יוני נתניהו 1, אור יהודה</w:t>
          </w:r>
          <w:r w:rsidR="009737FD">
            <w:rPr>
              <w:rFonts w:ascii="Times New Roman" w:eastAsia="Times New Roman" w:hAnsi="Times New Roman" w:cs="David" w:hint="cs"/>
              <w:color w:val="008000"/>
              <w:sz w:val="24"/>
              <w:szCs w:val="24"/>
              <w:rtl/>
              <w:lang w:eastAsia="he-IL"/>
            </w:rPr>
            <w:br/>
            <w:t>514639525</w:t>
          </w:r>
          <w:r w:rsidR="009737FD">
            <w:rPr>
              <w:rFonts w:ascii="Times New Roman" w:eastAsia="Times New Roman" w:hAnsi="Times New Roman" w:cs="David" w:hint="cs"/>
              <w:color w:val="008000"/>
              <w:sz w:val="24"/>
              <w:szCs w:val="24"/>
              <w:rtl/>
              <w:lang w:eastAsia="he-IL"/>
            </w:rPr>
            <w:br/>
          </w:r>
          <w:r w:rsidR="009737FD">
            <w:rPr>
              <w:rFonts w:ascii="Times New Roman" w:eastAsia="Times New Roman" w:hAnsi="Times New Roman" w:cs="David" w:hint="cs"/>
              <w:color w:val="008000"/>
              <w:sz w:val="24"/>
              <w:szCs w:val="24"/>
              <w:rtl/>
              <w:lang w:eastAsia="he-IL"/>
            </w:rPr>
            <w:br/>
          </w:r>
          <w:r w:rsidR="009737FD">
            <w:rPr>
              <w:rFonts w:ascii="Times New Roman" w:eastAsia="Times New Roman" w:hAnsi="Times New Roman" w:cs="David" w:hint="cs"/>
              <w:color w:val="008000"/>
              <w:sz w:val="24"/>
              <w:szCs w:val="24"/>
              <w:rtl/>
              <w:lang w:eastAsia="he-IL"/>
            </w:rPr>
            <w:br/>
            <w:t>מצלאוי חברה לבנין בע"מ</w:t>
          </w:r>
          <w:r w:rsidR="009737FD">
            <w:rPr>
              <w:rFonts w:ascii="Times New Roman" w:eastAsia="Times New Roman" w:hAnsi="Times New Roman" w:cs="David" w:hint="cs"/>
              <w:color w:val="008000"/>
              <w:sz w:val="24"/>
              <w:szCs w:val="24"/>
              <w:rtl/>
              <w:lang w:eastAsia="he-IL"/>
            </w:rPr>
            <w:br/>
            <w:t>דרך רפאל איתן 1, קרית אונו</w:t>
          </w:r>
          <w:r w:rsidR="009737FD">
            <w:rPr>
              <w:rFonts w:ascii="Times New Roman" w:eastAsia="Times New Roman" w:hAnsi="Times New Roman" w:cs="David" w:hint="cs"/>
              <w:color w:val="008000"/>
              <w:sz w:val="24"/>
              <w:szCs w:val="24"/>
              <w:rtl/>
              <w:lang w:eastAsia="he-IL"/>
            </w:rPr>
            <w:br/>
            <w:t>512726712</w:t>
          </w:r>
          <w:r w:rsidR="009737FD">
            <w:rPr>
              <w:rFonts w:ascii="Times New Roman" w:eastAsia="Times New Roman" w:hAnsi="Times New Roman" w:cs="David" w:hint="cs"/>
              <w:color w:val="008000"/>
              <w:sz w:val="24"/>
              <w:szCs w:val="24"/>
              <w:rtl/>
              <w:lang w:eastAsia="he-IL"/>
            </w:rPr>
            <w:br/>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5B3628B3"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7C4353E"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D3B59A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8EC06A1"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C744F4" w14:textId="3B2434A0"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21564">
            <w:rPr>
              <w:rFonts w:ascii="Times New Roman" w:eastAsia="Times New Roman" w:hAnsi="Times New Roman" w:cs="David"/>
              <w:color w:val="008000"/>
              <w:sz w:val="24"/>
              <w:szCs w:val="24"/>
              <w:rtl/>
              <w:lang w:eastAsia="he-IL"/>
            </w:rPr>
            <w:t>קרפל ייעוץ והנדסת מיגון</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85786">
            <w:rPr>
              <w:rFonts w:ascii="Times New Roman" w:eastAsia="Times New Roman" w:hAnsi="Times New Roman" w:cs="David"/>
              <w:color w:val="008000"/>
              <w:sz w:val="24"/>
              <w:szCs w:val="24"/>
              <w:rtl/>
              <w:lang w:eastAsia="he-IL"/>
            </w:rPr>
            <w:t>הכוזרי הרצליה</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85786">
            <w:rPr>
              <w:rFonts w:ascii="Times New Roman" w:eastAsia="Times New Roman" w:hAnsi="Times New Roman" w:cs="David" w:hint="cs"/>
              <w:color w:val="008000"/>
              <w:sz w:val="24"/>
              <w:szCs w:val="24"/>
              <w:rtl/>
            </w:rPr>
            <w:t>ייעוץ מיגון</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24ACFED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BBA1CE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F4BC9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F3B66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AAA86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0B365C"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5F313113"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3494F1"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42E91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52F52E2F" w14:textId="50442D67" w:rsidR="00AA7633" w:rsidRPr="00AA7633" w:rsidRDefault="0003283F"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21564">
            <w:rPr>
              <w:rFonts w:ascii="Times New Roman" w:eastAsia="Times New Roman" w:hAnsi="Times New Roman" w:cs="David"/>
              <w:color w:val="008000"/>
              <w:sz w:val="24"/>
              <w:szCs w:val="24"/>
              <w:rtl/>
              <w:lang w:eastAsia="he-IL"/>
            </w:rPr>
            <w:t>קרפל ייעוץ והנדסת מיגון</w:t>
          </w:r>
        </w:sdtContent>
      </w:sdt>
    </w:p>
    <w:p w14:paraId="22F9B391"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606A8A21"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24206A0"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t xml:space="preserve">נספח "י" </w:t>
      </w:r>
    </w:p>
    <w:p w14:paraId="6A0524E1"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264B636"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4CAF13BA"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394A5CD" w14:textId="4221964B"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9737FD">
            <w:rPr>
              <w:rFonts w:ascii="Times New Roman" w:eastAsia="Times New Roman" w:hAnsi="Times New Roman" w:cs="David"/>
              <w:color w:val="00B0F0"/>
              <w:sz w:val="24"/>
              <w:szCs w:val="24"/>
              <w:rtl/>
              <w:lang w:eastAsia="he-IL"/>
            </w:rPr>
            <w:br/>
            <w:t>אפריקה התחדשות עירונית בע"מ</w:t>
          </w:r>
          <w:r w:rsidR="009737FD">
            <w:rPr>
              <w:rFonts w:ascii="Times New Roman" w:eastAsia="Times New Roman" w:hAnsi="Times New Roman" w:cs="David"/>
              <w:color w:val="00B0F0"/>
              <w:sz w:val="24"/>
              <w:szCs w:val="24"/>
              <w:rtl/>
              <w:lang w:eastAsia="he-IL"/>
            </w:rPr>
            <w:br/>
            <w:t>רח' יוני נתניהו 1, אור יהודה</w:t>
          </w:r>
          <w:r w:rsidR="009737FD">
            <w:rPr>
              <w:rFonts w:ascii="Times New Roman" w:eastAsia="Times New Roman" w:hAnsi="Times New Roman" w:cs="David"/>
              <w:color w:val="00B0F0"/>
              <w:sz w:val="24"/>
              <w:szCs w:val="24"/>
              <w:rtl/>
              <w:lang w:eastAsia="he-IL"/>
            </w:rPr>
            <w:br/>
            <w:t>514639525</w:t>
          </w:r>
          <w:r w:rsidR="009737FD">
            <w:rPr>
              <w:rFonts w:ascii="Times New Roman" w:eastAsia="Times New Roman" w:hAnsi="Times New Roman" w:cs="David"/>
              <w:color w:val="00B0F0"/>
              <w:sz w:val="24"/>
              <w:szCs w:val="24"/>
              <w:rtl/>
              <w:lang w:eastAsia="he-IL"/>
            </w:rPr>
            <w:br/>
          </w:r>
          <w:r w:rsidR="009737FD">
            <w:rPr>
              <w:rFonts w:ascii="Times New Roman" w:eastAsia="Times New Roman" w:hAnsi="Times New Roman" w:cs="David"/>
              <w:color w:val="00B0F0"/>
              <w:sz w:val="24"/>
              <w:szCs w:val="24"/>
              <w:rtl/>
              <w:lang w:eastAsia="he-IL"/>
            </w:rPr>
            <w:br/>
          </w:r>
          <w:r w:rsidR="009737FD">
            <w:rPr>
              <w:rFonts w:ascii="Times New Roman" w:eastAsia="Times New Roman" w:hAnsi="Times New Roman" w:cs="David"/>
              <w:color w:val="00B0F0"/>
              <w:sz w:val="24"/>
              <w:szCs w:val="24"/>
              <w:rtl/>
              <w:lang w:eastAsia="he-IL"/>
            </w:rPr>
            <w:br/>
            <w:t>מצלאוי חברה לבנין בע"מ</w:t>
          </w:r>
          <w:r w:rsidR="009737FD">
            <w:rPr>
              <w:rFonts w:ascii="Times New Roman" w:eastAsia="Times New Roman" w:hAnsi="Times New Roman" w:cs="David"/>
              <w:color w:val="00B0F0"/>
              <w:sz w:val="24"/>
              <w:szCs w:val="24"/>
              <w:rtl/>
              <w:lang w:eastAsia="he-IL"/>
            </w:rPr>
            <w:br/>
            <w:t>דרך רפאל איתן 1, קרית אונו</w:t>
          </w:r>
          <w:r w:rsidR="009737FD">
            <w:rPr>
              <w:rFonts w:ascii="Times New Roman" w:eastAsia="Times New Roman" w:hAnsi="Times New Roman" w:cs="David"/>
              <w:color w:val="00B0F0"/>
              <w:sz w:val="24"/>
              <w:szCs w:val="24"/>
              <w:rtl/>
              <w:lang w:eastAsia="he-IL"/>
            </w:rPr>
            <w:br/>
            <w:t>512726712</w:t>
          </w:r>
          <w:r w:rsidR="009737FD">
            <w:rPr>
              <w:rFonts w:ascii="Times New Roman" w:eastAsia="Times New Roman" w:hAnsi="Times New Roman" w:cs="David"/>
              <w:color w:val="00B0F0"/>
              <w:sz w:val="24"/>
              <w:szCs w:val="24"/>
              <w:rtl/>
              <w:lang w:eastAsia="he-IL"/>
            </w:rPr>
            <w:br/>
          </w:r>
        </w:sdtContent>
      </w:sdt>
    </w:p>
    <w:p w14:paraId="28A9A48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18CC9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456DB3F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C9EE9C6" w14:textId="0E55750D"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85786">
            <w:rPr>
              <w:rFonts w:ascii="Times New Roman" w:eastAsia="Times New Roman" w:hAnsi="Times New Roman" w:cs="David" w:hint="cs"/>
              <w:color w:val="008000"/>
              <w:sz w:val="24"/>
              <w:szCs w:val="24"/>
              <w:rtl/>
              <w:lang w:eastAsia="he-IL"/>
            </w:rPr>
            <w:t>הכוזרי הרצליה</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10-09T00:00:00Z">
            <w:dateFormat w:val="dd/MM/yyyy"/>
            <w:lid w:val="he-IL"/>
            <w:storeMappedDataAs w:val="dateTime"/>
            <w:calendar w:val="gregorian"/>
          </w:date>
        </w:sdtPr>
        <w:sdtEndPr>
          <w:rPr>
            <w:rFonts w:hint="cs"/>
          </w:rPr>
        </w:sdtEndPr>
        <w:sdtContent>
          <w:ins w:id="525" w:author="Meryl Etman" w:date="2024-10-09T10:25:00Z">
            <w:r w:rsidR="0003283F">
              <w:rPr>
                <w:rFonts w:ascii="Times New Roman" w:eastAsia="Times New Roman" w:hAnsi="Times New Roman" w:cs="David" w:hint="cs"/>
                <w:color w:val="008000"/>
                <w:sz w:val="24"/>
                <w:szCs w:val="24"/>
                <w:rtl/>
                <w:lang w:eastAsia="he-IL"/>
              </w:rPr>
              <w:t>‏09/10/2024</w:t>
            </w:r>
          </w:ins>
        </w:sdtContent>
      </w:sdt>
      <w:r w:rsidRPr="00AA7633">
        <w:rPr>
          <w:rFonts w:ascii="Times New Roman" w:eastAsia="Times New Roman" w:hAnsi="Times New Roman" w:cs="David" w:hint="cs"/>
          <w:sz w:val="24"/>
          <w:szCs w:val="24"/>
          <w:rtl/>
          <w:lang w:eastAsia="he-IL"/>
        </w:rPr>
        <w:t xml:space="preserve"> או עבור חלקן כמפורט להלן:</w:t>
      </w:r>
    </w:p>
    <w:p w14:paraId="177B03E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550BC5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56E54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1A7603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D22DC0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5F94F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6E1B55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F5E77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3BE013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42A42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9F628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4B93950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C9326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7C9F0209"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B1E200E"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4DC0C4FA"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77518974"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0E1310CB" w14:textId="24195CF3"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021564">
            <w:rPr>
              <w:rFonts w:ascii="Times New Roman" w:eastAsia="Times New Roman" w:hAnsi="Times New Roman" w:cs="David"/>
              <w:color w:val="008000"/>
              <w:sz w:val="24"/>
              <w:szCs w:val="24"/>
              <w:rtl/>
              <w:lang w:eastAsia="he-IL"/>
            </w:rPr>
            <w:t>קרפל ייעוץ והנדסת מיגון</w:t>
          </w:r>
        </w:sdtContent>
      </w:sdt>
    </w:p>
    <w:p w14:paraId="0C77F3B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CDA79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A4471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65473BF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8D3E53E"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40E610C"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66AE0E5B"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E69A2C8"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596B7CE"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2166248"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FC53528" w14:textId="77777777" w:rsidR="00AA7633" w:rsidRPr="00AA7633" w:rsidDel="006B5C5C" w:rsidRDefault="00AA7633" w:rsidP="00AA7633">
      <w:pPr>
        <w:spacing w:before="0" w:beforeAutospacing="0" w:after="0" w:afterAutospacing="0" w:line="240" w:lineRule="auto"/>
        <w:rPr>
          <w:del w:id="526" w:author="מרול אטמן" w:date="2024-05-19T10:36:00Z"/>
          <w:rFonts w:ascii="Times New Roman" w:eastAsia="Times New Roman" w:hAnsi="Times New Roman" w:cs="David"/>
          <w:sz w:val="20"/>
          <w:szCs w:val="24"/>
          <w:rtl/>
        </w:rPr>
      </w:pPr>
    </w:p>
    <w:p w14:paraId="6B950091" w14:textId="77777777" w:rsidR="00AA7633" w:rsidRPr="00AA7633" w:rsidDel="006B5C5C" w:rsidRDefault="00AA7633" w:rsidP="00AA7633">
      <w:pPr>
        <w:widowControl w:val="0"/>
        <w:bidi w:val="0"/>
        <w:spacing w:before="0" w:beforeAutospacing="0" w:after="0" w:afterAutospacing="0" w:line="240" w:lineRule="auto"/>
        <w:jc w:val="right"/>
        <w:rPr>
          <w:del w:id="527" w:author="מרול אטמן" w:date="2024-05-19T10:36:00Z"/>
          <w:rFonts w:ascii="Times New Roman" w:eastAsia="Times New Roman" w:hAnsi="Times New Roman" w:cs="David"/>
          <w:sz w:val="20"/>
          <w:szCs w:val="20"/>
          <w:rtl/>
          <w:lang w:eastAsia="he-IL"/>
        </w:rPr>
      </w:pPr>
    </w:p>
    <w:p w14:paraId="4E43ADFD" w14:textId="77777777" w:rsidR="00AA7633" w:rsidRPr="00AA7633" w:rsidDel="006B5C5C" w:rsidRDefault="00AA7633" w:rsidP="00AA7633">
      <w:pPr>
        <w:rPr>
          <w:del w:id="528" w:author="מרול אטמן" w:date="2024-05-19T10:36:00Z"/>
          <w:rFonts w:ascii="David" w:hAnsi="David" w:cs="David"/>
        </w:rPr>
      </w:pPr>
    </w:p>
    <w:p w14:paraId="1576B1BB" w14:textId="77777777" w:rsidR="001A69D5" w:rsidRPr="00CF334C" w:rsidRDefault="001A69D5">
      <w:pPr>
        <w:keepNext/>
        <w:widowControl w:val="0"/>
        <w:spacing w:before="0" w:beforeAutospacing="0" w:after="0" w:afterAutospacing="0" w:line="240" w:lineRule="auto"/>
        <w:outlineLvl w:val="7"/>
        <w:pPrChange w:id="529" w:author="מרול אטמן" w:date="2024-05-19T10:36:00Z">
          <w:pPr>
            <w:keepNext/>
            <w:widowControl w:val="0"/>
            <w:spacing w:before="0" w:beforeAutospacing="0" w:after="0" w:afterAutospacing="0" w:line="240" w:lineRule="auto"/>
            <w:jc w:val="center"/>
            <w:outlineLvl w:val="7"/>
          </w:pPr>
        </w:pPrChange>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40B090" w14:textId="77777777" w:rsidR="00476074" w:rsidRDefault="00476074" w:rsidP="00AF234B">
      <w:pPr>
        <w:spacing w:before="0" w:after="0" w:line="240" w:lineRule="auto"/>
      </w:pPr>
      <w:r>
        <w:separator/>
      </w:r>
    </w:p>
  </w:endnote>
  <w:endnote w:type="continuationSeparator" w:id="0">
    <w:p w14:paraId="73400F2D" w14:textId="77777777" w:rsidR="00476074" w:rsidRDefault="00476074"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797990" w:rsidRPr="00797990" w14:paraId="29F74958" w14:textId="77777777" w:rsidTr="00797990">
      <w:tc>
        <w:tcPr>
          <w:tcW w:w="815" w:type="dxa"/>
        </w:tcPr>
        <w:p w14:paraId="5BF7BA17"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49AAF160" w14:textId="64FF6D35" w:rsidR="00797990" w:rsidRPr="00797990" w:rsidRDefault="00C85786" w:rsidP="00797990">
              <w:pPr>
                <w:tabs>
                  <w:tab w:val="center" w:pos="4153"/>
                  <w:tab w:val="right" w:pos="8306"/>
                </w:tabs>
                <w:spacing w:before="0" w:after="0" w:line="240" w:lineRule="auto"/>
                <w:rPr>
                  <w:rFonts w:ascii="David" w:hAnsi="David"/>
                  <w:color w:val="00B0F0"/>
                  <w:rtl/>
                </w:rPr>
              </w:pPr>
              <w:r>
                <w:rPr>
                  <w:rFonts w:ascii="David" w:hAnsi="David"/>
                  <w:color w:val="00B0F0"/>
                  <w:rtl/>
                </w:rPr>
                <w:t>הכוזרי</w:t>
              </w:r>
            </w:p>
          </w:tc>
        </w:sdtContent>
      </w:sdt>
      <w:tc>
        <w:tcPr>
          <w:tcW w:w="2810" w:type="dxa"/>
        </w:tcPr>
        <w:p w14:paraId="3DFAD4BB"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5ABFD024" w14:textId="77777777" w:rsidR="00797990" w:rsidRPr="00797990" w:rsidRDefault="00797990" w:rsidP="00797990">
          <w:pPr>
            <w:tabs>
              <w:tab w:val="center" w:pos="4153"/>
              <w:tab w:val="right" w:pos="8306"/>
            </w:tabs>
            <w:spacing w:before="0" w:after="0" w:line="240" w:lineRule="auto"/>
            <w:rPr>
              <w:rFonts w:ascii="David" w:hAnsi="David"/>
              <w:sz w:val="16"/>
              <w:szCs w:val="16"/>
              <w:rtl/>
            </w:rPr>
          </w:pPr>
        </w:p>
      </w:tc>
      <w:tc>
        <w:tcPr>
          <w:tcW w:w="1040" w:type="dxa"/>
        </w:tcPr>
        <w:p w14:paraId="0BA0D67D" w14:textId="77777777" w:rsidR="00797990" w:rsidRPr="00797990" w:rsidRDefault="00797990"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345131FB" w14:textId="68B5A6AD" w:rsidR="00797990" w:rsidRPr="00797990" w:rsidRDefault="00C85786" w:rsidP="00797990">
              <w:pPr>
                <w:tabs>
                  <w:tab w:val="center" w:pos="4153"/>
                  <w:tab w:val="right" w:pos="8306"/>
                </w:tabs>
                <w:spacing w:before="0" w:after="0" w:line="240" w:lineRule="auto"/>
                <w:rPr>
                  <w:rFonts w:ascii="David" w:hAnsi="David"/>
                  <w:rtl/>
                </w:rPr>
              </w:pPr>
              <w:r>
                <w:rPr>
                  <w:rFonts w:ascii="David" w:hAnsi="David" w:hint="cs"/>
                </w:rPr>
                <w:t>CONT-10-2361</w:t>
              </w:r>
            </w:p>
          </w:tc>
        </w:sdtContent>
      </w:sdt>
    </w:tr>
    <w:tr w:rsidR="00797990" w:rsidRPr="00797990" w14:paraId="43B3FCA0" w14:textId="77777777" w:rsidTr="00797990">
      <w:tc>
        <w:tcPr>
          <w:tcW w:w="815" w:type="dxa"/>
        </w:tcPr>
        <w:p w14:paraId="0EC582AC"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4A32C1D2" w14:textId="1404FA63" w:rsidR="00797990" w:rsidRPr="00797990" w:rsidRDefault="00021564" w:rsidP="00797990">
              <w:pPr>
                <w:tabs>
                  <w:tab w:val="center" w:pos="4153"/>
                  <w:tab w:val="right" w:pos="8306"/>
                </w:tabs>
                <w:spacing w:before="0" w:after="0" w:line="240" w:lineRule="auto"/>
                <w:rPr>
                  <w:rFonts w:ascii="David" w:hAnsi="David"/>
                  <w:color w:val="00B0F0"/>
                  <w:rtl/>
                </w:rPr>
              </w:pPr>
              <w:r>
                <w:rPr>
                  <w:rFonts w:ascii="David" w:hAnsi="David"/>
                  <w:color w:val="00B0F0"/>
                  <w:rtl/>
                </w:rPr>
                <w:t>קרפל ייעוץ והנדסת מיגון</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7990" w:rsidRPr="00797990" w14:paraId="23AAE4EB" w14:textId="77777777" w:rsidTr="00623070">
            <w:trPr>
              <w:trHeight w:val="201"/>
            </w:trPr>
            <w:tc>
              <w:tcPr>
                <w:tcW w:w="926" w:type="dxa"/>
              </w:tcPr>
              <w:p w14:paraId="18427E1E"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9ECFCCB" w14:textId="083280FC" w:rsidR="00797990" w:rsidRPr="00797990" w:rsidRDefault="00C85786" w:rsidP="00797990">
                    <w:pPr>
                      <w:tabs>
                        <w:tab w:val="center" w:pos="4153"/>
                        <w:tab w:val="right" w:pos="8306"/>
                      </w:tabs>
                      <w:spacing w:before="0" w:after="0" w:line="240" w:lineRule="auto"/>
                      <w:ind w:left="1" w:hanging="1"/>
                      <w:rPr>
                        <w:rFonts w:ascii="David" w:hAnsi="David"/>
                        <w:color w:val="00B0F0"/>
                        <w:rtl/>
                      </w:rPr>
                    </w:pPr>
                    <w:del w:id="530" w:author="Meryl Etman" w:date="2024-10-09T10:25:00Z">
                      <w:r w:rsidDel="0003283F">
                        <w:rPr>
                          <w:rFonts w:ascii="David" w:hAnsi="David"/>
                          <w:color w:val="00B0F0"/>
                          <w:rtl/>
                        </w:rPr>
                        <w:delText>0.2</w:delText>
                      </w:r>
                    </w:del>
                    <w:ins w:id="531" w:author="Meryl Etman" w:date="2024-10-09T10:25:00Z">
                      <w:r w:rsidR="0003283F">
                        <w:rPr>
                          <w:rFonts w:ascii="David" w:hAnsi="David"/>
                          <w:color w:val="00B0F0"/>
                          <w:rtl/>
                        </w:rPr>
                        <w:t>0.6</w:t>
                      </w:r>
                    </w:ins>
                  </w:p>
                </w:tc>
              </w:sdtContent>
            </w:sdt>
          </w:tr>
        </w:tbl>
        <w:p w14:paraId="6E1CD7CC"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638F9170"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15CB57EC" w14:textId="77777777" w:rsidR="00797990" w:rsidRPr="00797990" w:rsidRDefault="00797990"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34F8B13B" w14:textId="21448066" w:rsidR="00797990" w:rsidRPr="00797990" w:rsidRDefault="0003283F"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85786">
                <w:rPr>
                  <w:rFonts w:ascii="David" w:hAnsi="David"/>
                  <w:rtl/>
                </w:rPr>
                <w:t>3;#</w:t>
              </w:r>
              <w:r w:rsidR="00C85786">
                <w:rPr>
                  <w:rFonts w:ascii="David" w:hAnsi="David"/>
                </w:rPr>
                <w:t>Draft</w:t>
              </w:r>
            </w:sdtContent>
          </w:sdt>
        </w:p>
      </w:tc>
    </w:tr>
    <w:tr w:rsidR="00797990" w:rsidRPr="00797990" w14:paraId="62BFEE69" w14:textId="77777777" w:rsidTr="00797990">
      <w:trPr>
        <w:trHeight w:val="80"/>
      </w:trPr>
      <w:tc>
        <w:tcPr>
          <w:tcW w:w="815" w:type="dxa"/>
        </w:tcPr>
        <w:p w14:paraId="6AEF57F2"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633" w:type="dxa"/>
        </w:tcPr>
        <w:p w14:paraId="7B0DC63D" w14:textId="77777777" w:rsidR="00797990" w:rsidRPr="00797990" w:rsidRDefault="00797990" w:rsidP="00797990">
          <w:pPr>
            <w:tabs>
              <w:tab w:val="center" w:pos="4153"/>
              <w:tab w:val="right" w:pos="8306"/>
            </w:tabs>
            <w:spacing w:before="0" w:after="0" w:line="240" w:lineRule="auto"/>
            <w:rPr>
              <w:rFonts w:ascii="David" w:hAnsi="David"/>
              <w:color w:val="00B0F0"/>
              <w:rtl/>
            </w:rPr>
          </w:pPr>
        </w:p>
      </w:tc>
      <w:tc>
        <w:tcPr>
          <w:tcW w:w="2810" w:type="dxa"/>
        </w:tcPr>
        <w:p w14:paraId="5A7AFE95" w14:textId="77777777" w:rsidR="00797990" w:rsidRPr="00797990" w:rsidRDefault="00797990" w:rsidP="00797990">
          <w:pPr>
            <w:tabs>
              <w:tab w:val="center" w:pos="4153"/>
              <w:tab w:val="right" w:pos="8306"/>
            </w:tabs>
            <w:spacing w:before="0" w:after="0" w:line="240" w:lineRule="auto"/>
            <w:rPr>
              <w:rFonts w:ascii="David" w:hAnsi="David"/>
              <w:rtl/>
            </w:rPr>
          </w:pPr>
        </w:p>
      </w:tc>
      <w:tc>
        <w:tcPr>
          <w:tcW w:w="232" w:type="dxa"/>
        </w:tcPr>
        <w:p w14:paraId="3B856DAD"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040" w:type="dxa"/>
        </w:tcPr>
        <w:p w14:paraId="08CD4DA2" w14:textId="77777777" w:rsidR="00797990" w:rsidRPr="00797990" w:rsidRDefault="00797990" w:rsidP="00797990">
          <w:pPr>
            <w:tabs>
              <w:tab w:val="center" w:pos="4153"/>
              <w:tab w:val="right" w:pos="8306"/>
            </w:tabs>
            <w:spacing w:before="0" w:after="0" w:line="240" w:lineRule="auto"/>
            <w:rPr>
              <w:rFonts w:ascii="David" w:hAnsi="David"/>
              <w:rtl/>
            </w:rPr>
          </w:pPr>
        </w:p>
      </w:tc>
      <w:tc>
        <w:tcPr>
          <w:tcW w:w="1776" w:type="dxa"/>
        </w:tcPr>
        <w:p w14:paraId="4727F3C7" w14:textId="77777777" w:rsidR="00797990" w:rsidRPr="00797990" w:rsidRDefault="00797990" w:rsidP="00797990">
          <w:pPr>
            <w:tabs>
              <w:tab w:val="center" w:pos="4153"/>
              <w:tab w:val="right" w:pos="8306"/>
            </w:tabs>
            <w:spacing w:before="0" w:after="0" w:line="240" w:lineRule="auto"/>
            <w:rPr>
              <w:rFonts w:ascii="David" w:hAnsi="David"/>
              <w:rtl/>
            </w:rPr>
          </w:pPr>
        </w:p>
      </w:tc>
    </w:tr>
  </w:tbl>
  <w:p w14:paraId="782A192B" w14:textId="77777777" w:rsidR="00797990" w:rsidRPr="00797990" w:rsidRDefault="00797990"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2716C5" w14:textId="77777777" w:rsidR="00476074" w:rsidRDefault="00476074" w:rsidP="00AF234B">
      <w:pPr>
        <w:spacing w:before="0" w:after="0" w:line="240" w:lineRule="auto"/>
      </w:pPr>
      <w:r>
        <w:separator/>
      </w:r>
    </w:p>
  </w:footnote>
  <w:footnote w:type="continuationSeparator" w:id="0">
    <w:p w14:paraId="3236823F" w14:textId="77777777" w:rsidR="00476074" w:rsidRDefault="00476074"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4B92FD2" w14:textId="77777777" w:rsidR="00EB38F9" w:rsidRDefault="00EB38F9" w:rsidP="00CF334C">
        <w:pPr>
          <w:pStyle w:val="Header"/>
          <w:jc w:val="center"/>
        </w:pPr>
        <w:r>
          <w:fldChar w:fldCharType="begin"/>
        </w:r>
        <w:r>
          <w:instrText xml:space="preserve"> PAGE   \* MERGEFORMAT </w:instrText>
        </w:r>
        <w:r>
          <w:fldChar w:fldCharType="separate"/>
        </w:r>
        <w:r w:rsidR="0003283F">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564"/>
    <w:rsid w:val="00025104"/>
    <w:rsid w:val="00027EF2"/>
    <w:rsid w:val="0003283F"/>
    <w:rsid w:val="0010698C"/>
    <w:rsid w:val="00120B1E"/>
    <w:rsid w:val="00134C85"/>
    <w:rsid w:val="00135869"/>
    <w:rsid w:val="001A0C3C"/>
    <w:rsid w:val="001A49FA"/>
    <w:rsid w:val="001A69D5"/>
    <w:rsid w:val="00214ACF"/>
    <w:rsid w:val="00217E81"/>
    <w:rsid w:val="00286B90"/>
    <w:rsid w:val="002910A0"/>
    <w:rsid w:val="002C1502"/>
    <w:rsid w:val="00312E8B"/>
    <w:rsid w:val="00320B3F"/>
    <w:rsid w:val="00476074"/>
    <w:rsid w:val="004F3038"/>
    <w:rsid w:val="004F6088"/>
    <w:rsid w:val="00552E11"/>
    <w:rsid w:val="005E4E19"/>
    <w:rsid w:val="0069710E"/>
    <w:rsid w:val="006B5C5C"/>
    <w:rsid w:val="0072103C"/>
    <w:rsid w:val="00785A7C"/>
    <w:rsid w:val="00797990"/>
    <w:rsid w:val="007B0BF9"/>
    <w:rsid w:val="00896EF9"/>
    <w:rsid w:val="008C64C6"/>
    <w:rsid w:val="00942177"/>
    <w:rsid w:val="009737FD"/>
    <w:rsid w:val="00A37B0F"/>
    <w:rsid w:val="00A74535"/>
    <w:rsid w:val="00AA7633"/>
    <w:rsid w:val="00AF234B"/>
    <w:rsid w:val="00B955C3"/>
    <w:rsid w:val="00BA32DF"/>
    <w:rsid w:val="00BE17B4"/>
    <w:rsid w:val="00C4024A"/>
    <w:rsid w:val="00C8173F"/>
    <w:rsid w:val="00C85786"/>
    <w:rsid w:val="00CD5A24"/>
    <w:rsid w:val="00CF334C"/>
    <w:rsid w:val="00E531A0"/>
    <w:rsid w:val="00E679C7"/>
    <w:rsid w:val="00EB38F9"/>
    <w:rsid w:val="00EC37B6"/>
    <w:rsid w:val="00F17CB0"/>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E1B772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17E8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217E8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217E8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217E8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217E8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217E8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217E8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217E8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217E81"/>
    <w:rPr>
      <w:rFonts w:ascii="Times New Roman" w:eastAsia="Times New Roman" w:hAnsi="Times New Roman" w:cs="David"/>
      <w:bCs/>
      <w:sz w:val="20"/>
      <w:szCs w:val="24"/>
      <w:u w:val="single"/>
      <w:lang w:eastAsia="he-IL"/>
    </w:rPr>
  </w:style>
  <w:style w:type="numbering" w:customStyle="1" w:styleId="NoList1">
    <w:name w:val="No List1"/>
    <w:next w:val="NoList"/>
    <w:semiHidden/>
    <w:rsid w:val="00217E81"/>
  </w:style>
  <w:style w:type="paragraph" w:styleId="BodyText">
    <w:name w:val="Body Text"/>
    <w:basedOn w:val="Normal"/>
    <w:link w:val="BodyTextChar"/>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17E81"/>
    <w:rPr>
      <w:rFonts w:ascii="Times New Roman" w:eastAsia="Times New Roman" w:hAnsi="Times New Roman" w:cs="David"/>
      <w:sz w:val="20"/>
      <w:szCs w:val="24"/>
      <w:lang w:eastAsia="he-IL"/>
    </w:rPr>
  </w:style>
  <w:style w:type="paragraph" w:styleId="Title">
    <w:name w:val="Title"/>
    <w:basedOn w:val="Normal"/>
    <w:link w:val="TitleChar"/>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17E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217E81"/>
  </w:style>
  <w:style w:type="paragraph" w:styleId="BlockText">
    <w:name w:val="Block Text"/>
    <w:basedOn w:val="Normal"/>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odyTextIndent3">
    <w:name w:val="Body Text Indent 3"/>
    <w:basedOn w:val="Normal"/>
    <w:link w:val="BodyTextIndent3Char"/>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BodyTextIndent3Char">
    <w:name w:val="Body Text Indent 3 Char"/>
    <w:basedOn w:val="DefaultParagraphFont"/>
    <w:link w:val="BodyTextIndent3"/>
    <w:rsid w:val="00217E81"/>
    <w:rPr>
      <w:rFonts w:ascii="Times New Roman" w:eastAsia="Times New Roman" w:hAnsi="Times New Roman" w:cs="David"/>
      <w:sz w:val="16"/>
      <w:szCs w:val="16"/>
      <w:lang w:eastAsia="he-IL"/>
    </w:rPr>
  </w:style>
  <w:style w:type="paragraph" w:customStyle="1" w:styleId="BodyTextIndent1">
    <w:name w:val="Body Text Indent1"/>
    <w:basedOn w:val="Normal"/>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217E81"/>
    <w:pPr>
      <w:ind w:left="540" w:hanging="540"/>
    </w:pPr>
    <w:rPr>
      <w:szCs w:val="22"/>
    </w:rPr>
  </w:style>
  <w:style w:type="paragraph" w:customStyle="1" w:styleId="a0">
    <w:name w:val="חתימה קו אחד"/>
    <w:basedOn w:val="1"/>
    <w:rsid w:val="00217E81"/>
    <w:pPr>
      <w:tabs>
        <w:tab w:val="left" w:pos="2880"/>
        <w:tab w:val="left" w:pos="5220"/>
        <w:tab w:val="left" w:pos="7740"/>
      </w:tabs>
      <w:ind w:left="360"/>
    </w:pPr>
    <w:rPr>
      <w:sz w:val="22"/>
      <w:szCs w:val="22"/>
    </w:rPr>
  </w:style>
  <w:style w:type="paragraph" w:customStyle="1" w:styleId="10">
    <w:name w:val="חתימה קו 1 נקודות"/>
    <w:basedOn w:val="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17E81"/>
    <w:rPr>
      <w:rFonts w:ascii="Tahoma" w:eastAsia="Times New Roman" w:hAnsi="Tahoma" w:cs="Tahoma"/>
      <w:sz w:val="16"/>
      <w:szCs w:val="16"/>
      <w:lang w:eastAsia="he-IL"/>
    </w:rPr>
  </w:style>
  <w:style w:type="paragraph" w:styleId="ListParagraph">
    <w:name w:val="List Paragraph"/>
    <w:basedOn w:val="Normal"/>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1">
    <w:name w:val="ביטול תו"/>
    <w:link w:val="a2"/>
    <w:locked/>
    <w:rsid w:val="00217E81"/>
    <w:rPr>
      <w:rFonts w:cs="David"/>
      <w:sz w:val="26"/>
      <w:szCs w:val="24"/>
    </w:rPr>
  </w:style>
  <w:style w:type="paragraph" w:customStyle="1" w:styleId="a2">
    <w:name w:val="ביטול"/>
    <w:basedOn w:val="Normal"/>
    <w:link w:val="a1"/>
    <w:rsid w:val="00217E81"/>
    <w:pPr>
      <w:spacing w:before="240" w:beforeAutospacing="0" w:after="0" w:afterAutospacing="0" w:line="240" w:lineRule="auto"/>
      <w:jc w:val="both"/>
    </w:pPr>
    <w:rPr>
      <w:rFonts w:cs="David"/>
      <w:sz w:val="26"/>
      <w:szCs w:val="24"/>
    </w:rPr>
  </w:style>
  <w:style w:type="paragraph" w:customStyle="1" w:styleId="Heading11">
    <w:name w:val="Heading 11"/>
    <w:basedOn w:val="Normal"/>
    <w:next w:val="Normal"/>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BodyTextIndent2">
    <w:name w:val="Body Text Indent 2"/>
    <w:basedOn w:val="Normal"/>
    <w:link w:val="BodyTextIndent2Char"/>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17E81"/>
    <w:rPr>
      <w:rFonts w:ascii="Times New Roman" w:eastAsia="Times New Roman" w:hAnsi="Times New Roman" w:cs="David"/>
      <w:sz w:val="20"/>
      <w:szCs w:val="24"/>
      <w:lang w:eastAsia="he-IL"/>
    </w:rPr>
  </w:style>
  <w:style w:type="paragraph" w:customStyle="1" w:styleId="a3">
    <w:name w:val="סגנון"/>
    <w:basedOn w:val="Normal"/>
    <w:next w:val="BlockText"/>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17E8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next w:val="TableGrid"/>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C8173F"/>
    <w:pPr>
      <w:spacing w:after="0" w:line="240" w:lineRule="auto"/>
    </w:pPr>
  </w:style>
  <w:style w:type="table" w:customStyle="1" w:styleId="2">
    <w:name w:val="רשת טבלה2"/>
    <w:basedOn w:val="TableNormal"/>
    <w:next w:val="TableGrid"/>
    <w:uiPriority w:val="59"/>
    <w:rsid w:val="00C81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2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PlaceholderText"/>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PlaceholderText"/>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PlaceholderText"/>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PlaceholderText"/>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PlaceholderText"/>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PlaceholderText"/>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PlaceholderText"/>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PlaceholderText"/>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PlaceholderText"/>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PlaceholderText"/>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PlaceholderText"/>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PlaceholderText"/>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PlaceholderText"/>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PlaceholderText"/>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PlaceholderText"/>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PlaceholderText"/>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PlaceholderText"/>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PlaceholderText"/>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PlaceholderText"/>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PlaceholderText"/>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PlaceholderText"/>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PlaceholderText"/>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PlaceholderText"/>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PlaceholderText"/>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PlaceholderText"/>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PlaceholderText"/>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PlaceholderText"/>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PlaceholderText"/>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PlaceholderText"/>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PlaceholderText"/>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PlaceholderText"/>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PlaceholderText"/>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PlaceholderText"/>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PlaceholderText"/>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PlaceholderText"/>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PlaceholderText"/>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PlaceholderText"/>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PlaceholderText"/>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PlaceholderText"/>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PlaceholderText"/>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PlaceholderText"/>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69710E"/>
    <w:rsid w:val="00785A7C"/>
    <w:rsid w:val="007B5954"/>
    <w:rsid w:val="00A33E23"/>
    <w:rsid w:val="00D87262"/>
    <w:rsid w:val="00EA4D8E"/>
    <w:rsid w:val="00ED0F32"/>
    <w:rsid w:val="00F531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7" ma:contentTypeDescription="צור מסמך חדש." ma:contentTypeScope="" ma:versionID="f215086d0ff278bac56519b3c12c189b">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260b317fbe7c852723accdc801164cb3"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E98A3-0A7A-4E35-BEA8-24539D042C8D}"/>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schemas.microsoft.com/office/2006/documentManagement/types"/>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elements/1.1/"/>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EBA7ECBC-6F28-4E1F-B761-63958B7C5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BEDADB3-193D-46FD-AF92-3B67227A4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39</Pages>
  <Words>10757</Words>
  <Characters>53785</Characters>
  <Application>Microsoft Office Word</Application>
  <DocSecurity>0</DocSecurity>
  <Lines>448</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8</cp:revision>
  <dcterms:created xsi:type="dcterms:W3CDTF">2024-05-19T06:43:00Z</dcterms:created>
  <dcterms:modified xsi:type="dcterms:W3CDTF">2024-10-09T07:25:00Z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c59835b0-4ffd-46c1-a03c-852cf0e4d5b1</vt:lpwstr>
  </property>
</Properties>
</file>