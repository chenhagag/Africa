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C425A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sz w:val="32"/>
          <w:szCs w:val="32"/>
          <w:u w:val="single"/>
          <w:rtl/>
          <w:lang w:eastAsia="he-IL"/>
        </w:rPr>
      </w:pPr>
      <w:bookmarkStart w:id="0" w:name="_GoBack"/>
      <w:bookmarkEnd w:id="0"/>
    </w:p>
    <w:p w14:paraId="17E636B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75CDCE7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7375953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0EA935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22305C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54A2BF8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664F8FA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1546B26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4366D0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702C445"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4798629AB2D743C59CB94D0A63AFAD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0307384" w14:textId="64819747" w:rsidR="00302486" w:rsidRPr="00B27B4C" w:rsidRDefault="00D6192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bCs/>
              <w:sz w:val="32"/>
              <w:szCs w:val="32"/>
              <w:u w:val="single"/>
              <w:rtl/>
              <w:lang w:eastAsia="he-IL"/>
            </w:rPr>
            <w:t>הכוזרי</w:t>
          </w:r>
        </w:p>
      </w:sdtContent>
    </w:sdt>
    <w:p w14:paraId="6DCC70BB"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9F074DA6E8F34A398DF78B5C68BA5C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70DB7B5" w14:textId="01667843" w:rsidR="00302486" w:rsidRPr="00B27B4C" w:rsidRDefault="00D6192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bCs/>
              <w:sz w:val="32"/>
              <w:szCs w:val="32"/>
              <w:u w:val="single"/>
              <w:rtl/>
              <w:lang w:eastAsia="he-IL"/>
            </w:rPr>
            <w:t>הכוזרי הרצליה</w:t>
          </w:r>
        </w:p>
      </w:sdtContent>
    </w:sdt>
    <w:p w14:paraId="444D8BAC"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DF4150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7D8B68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FDFC11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5FFA45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B4F6EC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15A6AD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4C2898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62414A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139457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D2B27F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BAA30F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B261B1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FEA68F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EC9D89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0872BA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CA2061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ED1C16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FF58D3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A37806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E45A7F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14A7412" w14:textId="77777777" w:rsidR="00590FDD" w:rsidRPr="00590FDD" w:rsidRDefault="00590FDD" w:rsidP="00C30116">
      <w:pPr>
        <w:widowControl w:val="0"/>
        <w:spacing w:before="0" w:beforeAutospacing="0" w:after="0" w:afterAutospacing="0" w:line="240" w:lineRule="auto"/>
        <w:rPr>
          <w:rFonts w:ascii="Times New Roman" w:eastAsia="Times New Roman" w:hAnsi="Times New Roman"/>
          <w:bCs/>
          <w:sz w:val="32"/>
          <w:szCs w:val="32"/>
          <w:u w:val="single"/>
          <w:lang w:eastAsia="he-IL"/>
        </w:rPr>
      </w:pPr>
    </w:p>
    <w:p w14:paraId="3053A46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4E526F1" w14:textId="77777777" w:rsidR="00196058" w:rsidRDefault="00196058">
      <w:pPr>
        <w:bidi w:val="0"/>
        <w:spacing w:before="0" w:beforeAutospacing="0" w:after="160" w:afterAutospacing="0" w:line="259" w:lineRule="auto"/>
        <w:rPr>
          <w:ins w:id="1" w:author="מרול אטמן" w:date="2024-01-11T15:20:00Z"/>
          <w:rFonts w:ascii="Times New Roman" w:eastAsia="Times New Roman" w:hAnsi="Times New Roman"/>
          <w:bCs/>
          <w:sz w:val="32"/>
          <w:szCs w:val="32"/>
          <w:u w:val="single"/>
          <w:rtl/>
          <w:lang w:eastAsia="he-IL"/>
        </w:rPr>
      </w:pPr>
      <w:ins w:id="2" w:author="מרול אטמן" w:date="2024-01-11T15:20:00Z">
        <w:r>
          <w:rPr>
            <w:rFonts w:ascii="Times New Roman" w:eastAsia="Times New Roman" w:hAnsi="Times New Roman"/>
            <w:bCs/>
            <w:sz w:val="32"/>
            <w:szCs w:val="32"/>
            <w:u w:val="single"/>
            <w:rtl/>
            <w:lang w:eastAsia="he-IL"/>
          </w:rPr>
          <w:br w:type="page"/>
        </w:r>
      </w:ins>
    </w:p>
    <w:p w14:paraId="13D65F9B" w14:textId="486B3BE2" w:rsidR="00590FDD" w:rsidRPr="00302486"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lastRenderedPageBreak/>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221E778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5DC550E" w14:textId="584DA69D"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7-07T00:00:00Z">
            <w:dateFormat w:val="dd/MM/yyyy"/>
            <w:lid w:val="he-IL"/>
            <w:storeMappedDataAs w:val="dateTime"/>
            <w:calendar w:val="gregorian"/>
          </w:date>
        </w:sdtPr>
        <w:sdtEndPr>
          <w:rPr>
            <w:rFonts w:hint="cs"/>
          </w:rPr>
        </w:sdtEndPr>
        <w:sdtContent>
          <w:ins w:id="3" w:author="Meryl Etman" w:date="2024-07-07T11:56:00Z">
            <w:r w:rsidR="004455A2">
              <w:rPr>
                <w:rFonts w:ascii="Times New Roman" w:eastAsia="Times New Roman" w:hAnsi="Times New Roman" w:hint="cs"/>
                <w:color w:val="800080"/>
                <w:sz w:val="24"/>
                <w:rtl/>
                <w:lang w:eastAsia="he-IL"/>
              </w:rPr>
              <w:t>‏07/07/2024</w:t>
            </w:r>
          </w:ins>
        </w:sdtContent>
      </w:sdt>
    </w:p>
    <w:p w14:paraId="70B7B9D9" w14:textId="77777777" w:rsidR="004E32D2"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p>
    <w:p w14:paraId="5361A9C6" w14:textId="77777777" w:rsidR="00590FDD" w:rsidRPr="00590FDD"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r>
        <w:rPr>
          <w:rFonts w:ascii="Times New Roman" w:eastAsia="Times New Roman" w:hAnsi="Times New Roman" w:hint="cs"/>
          <w:bCs/>
          <w:sz w:val="20"/>
          <w:rtl/>
          <w:lang w:eastAsia="he-IL"/>
        </w:rPr>
        <w:t>בין</w:t>
      </w:r>
    </w:p>
    <w:sdt>
      <w:sdtPr>
        <w:rPr>
          <w:rFonts w:ascii="Times New Roman" w:eastAsia="Times New Roman" w:hAnsi="Times New Roman"/>
          <w:color w:val="800080"/>
          <w:sz w:val="24"/>
          <w:rtl/>
        </w:rPr>
        <w:alias w:val="צד א בחוזה"/>
        <w:tag w:val="cntTzadA"/>
        <w:id w:val="-166326193"/>
        <w:placeholder>
          <w:docPart w:val="AF58AF63BCDB41ACBC3812FB010974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4BAF927" w14:textId="50CC4315" w:rsidR="00590FDD" w:rsidRPr="00590FDD" w:rsidRDefault="007C12E3" w:rsidP="007C12E3">
          <w:pPr>
            <w:widowControl w:val="0"/>
            <w:spacing w:before="0" w:beforeAutospacing="0" w:after="0" w:afterAutospacing="0" w:line="240" w:lineRule="auto"/>
            <w:ind w:left="3652" w:hanging="52"/>
            <w:rPr>
              <w:rFonts w:ascii="Times New Roman" w:eastAsia="Times New Roman" w:hAnsi="Times New Roman"/>
              <w:color w:val="008000"/>
              <w:sz w:val="24"/>
              <w:rtl/>
            </w:rPr>
          </w:pPr>
          <w:r>
            <w:rPr>
              <w:rFonts w:ascii="Times New Roman" w:eastAsia="Times New Roman" w:hAnsi="Times New Roman"/>
              <w:color w:val="800080"/>
              <w:sz w:val="24"/>
              <w:rtl/>
            </w:rPr>
            <w:br/>
            <w:t>אפריקה התחדשות עירונית בע"מ</w:t>
          </w:r>
          <w:r>
            <w:rPr>
              <w:rFonts w:ascii="Times New Roman" w:eastAsia="Times New Roman" w:hAnsi="Times New Roman"/>
              <w:color w:val="800080"/>
              <w:sz w:val="24"/>
              <w:rtl/>
            </w:rPr>
            <w:br/>
          </w:r>
          <w:r>
            <w:rPr>
              <w:rFonts w:ascii="Times New Roman" w:eastAsia="Times New Roman" w:hAnsi="Times New Roman" w:hint="cs"/>
              <w:color w:val="800080"/>
              <w:sz w:val="24"/>
              <w:rtl/>
            </w:rPr>
            <w:t>יהונתן נתניהו 1, אור יהודה</w:t>
          </w:r>
          <w:r>
            <w:rPr>
              <w:rFonts w:ascii="Times New Roman" w:eastAsia="Times New Roman" w:hAnsi="Times New Roman"/>
              <w:color w:val="800080"/>
              <w:sz w:val="24"/>
              <w:rtl/>
            </w:rPr>
            <w:br/>
            <w:t>514639525</w:t>
          </w:r>
          <w:r>
            <w:rPr>
              <w:rFonts w:ascii="Times New Roman" w:eastAsia="Times New Roman" w:hAnsi="Times New Roman"/>
              <w:color w:val="800080"/>
              <w:sz w:val="24"/>
              <w:rtl/>
            </w:rPr>
            <w:br/>
          </w:r>
          <w:r>
            <w:rPr>
              <w:rFonts w:ascii="Times New Roman" w:eastAsia="Times New Roman" w:hAnsi="Times New Roman"/>
              <w:color w:val="800080"/>
              <w:sz w:val="24"/>
              <w:rtl/>
            </w:rPr>
            <w:br/>
            <w:t>מצלאוי חברה לבנין בע"מ</w:t>
          </w:r>
          <w:r>
            <w:rPr>
              <w:rFonts w:ascii="Times New Roman" w:eastAsia="Times New Roman" w:hAnsi="Times New Roman"/>
              <w:color w:val="800080"/>
              <w:sz w:val="24"/>
              <w:rtl/>
            </w:rPr>
            <w:br/>
            <w:t>דרך רפאל איתן 1, קרית אונו</w:t>
          </w:r>
          <w:r>
            <w:rPr>
              <w:rFonts w:ascii="Times New Roman" w:eastAsia="Times New Roman" w:hAnsi="Times New Roman"/>
              <w:color w:val="800080"/>
              <w:sz w:val="24"/>
              <w:rtl/>
            </w:rPr>
            <w:br/>
            <w:t>512726712</w:t>
          </w:r>
          <w:r>
            <w:rPr>
              <w:rFonts w:ascii="Times New Roman" w:eastAsia="Times New Roman" w:hAnsi="Times New Roman"/>
              <w:color w:val="800080"/>
              <w:sz w:val="24"/>
              <w:rtl/>
            </w:rPr>
            <w:br/>
          </w:r>
        </w:p>
      </w:sdtContent>
    </w:sdt>
    <w:p w14:paraId="73F54068"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22B4BD8F"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0AD8E075"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3D27A340" w14:textId="77777777" w:rsidR="004E32D2" w:rsidRDefault="004E32D2"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p>
    <w:p w14:paraId="34AE9150" w14:textId="77777777" w:rsidR="00590FDD" w:rsidRPr="00590FDD" w:rsidRDefault="00590FDD"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2809735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607808449"/>
        <w:placeholder>
          <w:docPart w:val="1BF68FECFDA54328899FAFFC087358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0D9AC32D" w14:textId="5D416896" w:rsidR="00590FDD" w:rsidRPr="00590FDD" w:rsidRDefault="006D3D38" w:rsidP="00590FDD">
          <w:pPr>
            <w:widowControl w:val="0"/>
            <w:spacing w:before="0" w:beforeAutospacing="0" w:after="0" w:afterAutospacing="0" w:line="240" w:lineRule="auto"/>
            <w:ind w:left="3652" w:hanging="52"/>
            <w:rPr>
              <w:rFonts w:ascii="Times New Roman" w:eastAsia="Times New Roman" w:hAnsi="Times New Roman"/>
              <w:color w:val="800080"/>
              <w:sz w:val="24"/>
              <w:rtl/>
            </w:rPr>
          </w:pPr>
          <w:del w:id="4" w:author="Meryl Etman" w:date="2024-04-09T16:56:00Z">
            <w:r w:rsidDel="006D3D38">
              <w:rPr>
                <w:rFonts w:ascii="Times New Roman" w:eastAsia="Times New Roman" w:hAnsi="Times New Roman"/>
                <w:color w:val="800080"/>
                <w:sz w:val="24"/>
                <w:rtl/>
              </w:rPr>
              <w:br/>
              <w:delText>שילר אורן הנדסה בע"מ</w:delText>
            </w:r>
            <w:r w:rsidDel="006D3D38">
              <w:rPr>
                <w:rFonts w:ascii="Times New Roman" w:eastAsia="Times New Roman" w:hAnsi="Times New Roman"/>
                <w:color w:val="800080"/>
                <w:sz w:val="24"/>
                <w:rtl/>
              </w:rPr>
              <w:br/>
              <w:delText>רח' פנחס רוזן 12, תל אביב</w:delText>
            </w:r>
            <w:r w:rsidDel="006D3D38">
              <w:rPr>
                <w:rFonts w:ascii="Times New Roman" w:eastAsia="Times New Roman" w:hAnsi="Times New Roman"/>
                <w:color w:val="800080"/>
                <w:sz w:val="24"/>
                <w:rtl/>
              </w:rPr>
              <w:br/>
            </w:r>
            <w:r w:rsidDel="006D3D38">
              <w:rPr>
                <w:rFonts w:ascii="Times New Roman" w:eastAsia="Times New Roman" w:hAnsi="Times New Roman"/>
                <w:color w:val="800080"/>
                <w:sz w:val="24"/>
                <w:rtl/>
              </w:rPr>
              <w:br/>
            </w:r>
          </w:del>
          <w:ins w:id="5" w:author="Meryl Etman" w:date="2024-04-09T16:56:00Z">
            <w:r>
              <w:rPr>
                <w:rFonts w:ascii="Times New Roman" w:eastAsia="Times New Roman" w:hAnsi="Times New Roman"/>
                <w:color w:val="800080"/>
                <w:sz w:val="24"/>
                <w:rtl/>
              </w:rPr>
              <w:br/>
              <w:t>שילר אורן הנדסה בע"מ</w:t>
            </w:r>
            <w:r>
              <w:rPr>
                <w:rFonts w:ascii="Times New Roman" w:eastAsia="Times New Roman" w:hAnsi="Times New Roman"/>
                <w:color w:val="800080"/>
                <w:sz w:val="24"/>
                <w:rtl/>
              </w:rPr>
              <w:br/>
              <w:t>רח' משה סנה 21, תל אביב</w:t>
            </w:r>
            <w:r>
              <w:rPr>
                <w:rFonts w:ascii="Times New Roman" w:eastAsia="Times New Roman" w:hAnsi="Times New Roman"/>
                <w:color w:val="800080"/>
                <w:sz w:val="24"/>
                <w:rtl/>
              </w:rPr>
              <w:br/>
            </w:r>
            <w:r>
              <w:rPr>
                <w:rFonts w:ascii="Times New Roman" w:eastAsia="Times New Roman" w:hAnsi="Times New Roman"/>
                <w:color w:val="800080"/>
                <w:sz w:val="24"/>
                <w:rtl/>
              </w:rPr>
              <w:br/>
            </w:r>
          </w:ins>
        </w:p>
      </w:sdtContent>
    </w:sdt>
    <w:p w14:paraId="053E3E6A"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3FED0A4D"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03B102B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8C2F38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A05B7AC"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864005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F6E3F6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3825F66"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6B92D34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7AC10590"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59FF685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65385C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3D404D3B"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66DFA8C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2D5A93B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6E0A60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734DFAE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119FA87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50EC5C2"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lastRenderedPageBreak/>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12C565D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9E1A694"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0C046B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B64E6B8" w14:textId="64293942"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התכניות, החישובים, התיאורים, הביאורים, המדידות, התרשימים הדיאגרמות, השרטוטים, המפרטים, </w:t>
      </w:r>
      <w:del w:id="6" w:author="מרול אטמן" w:date="2024-04-17T17:11:00Z">
        <w:r w:rsidRPr="00590FDD" w:rsidDel="00EC2DFF">
          <w:rPr>
            <w:rFonts w:ascii="Times New Roman" w:eastAsia="Times New Roman" w:hAnsi="Times New Roman"/>
            <w:sz w:val="20"/>
            <w:rtl/>
            <w:lang w:eastAsia="he-IL"/>
          </w:rPr>
          <w:delText xml:space="preserve">כתבי הכמויות, </w:delText>
        </w:r>
      </w:del>
      <w:r w:rsidRPr="00590FDD">
        <w:rPr>
          <w:rFonts w:ascii="Times New Roman" w:eastAsia="Times New Roman" w:hAnsi="Times New Roman"/>
          <w:sz w:val="20"/>
          <w:rtl/>
          <w:lang w:eastAsia="he-IL"/>
        </w:rPr>
        <w:t>ההמלצות, 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38F3E25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F3EA74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21A424D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3125071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748EF5A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B729C6D"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6E7C13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3EC169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732CC21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71E5DD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03021224"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017EA22F"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722093E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6D709E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62A4062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498E316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F0A580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7AE08219"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11EBECB3"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22E44CF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2B6A8E6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31E6E9D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02A62C83"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3C0648AD"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581ED955"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32848379"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20B47A86"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46CD17AF"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45126679"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6DF1F7E3"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lastRenderedPageBreak/>
        <w:t>נספח ז</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r>
      <w:r w:rsidRPr="003E5958">
        <w:rPr>
          <w:rFonts w:ascii="Times New Roman" w:eastAsia="Times New Roman" w:hAnsi="Times New Roman" w:hint="cs"/>
          <w:sz w:val="20"/>
          <w:rtl/>
          <w:lang w:eastAsia="he-IL"/>
        </w:rPr>
        <w:t>מפרט</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ביטוחי</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המתכנן</w:t>
      </w:r>
      <w:r w:rsidRPr="003E5958">
        <w:rPr>
          <w:rFonts w:ascii="Times New Roman" w:eastAsia="Times New Roman" w:hAnsi="Times New Roman"/>
          <w:sz w:val="20"/>
          <w:rtl/>
          <w:lang w:eastAsia="he-IL"/>
        </w:rPr>
        <w:t>;</w:t>
      </w:r>
    </w:p>
    <w:p w14:paraId="76BFA7B0"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hint="cs"/>
          <w:bCs/>
          <w:sz w:val="20"/>
          <w:rtl/>
          <w:lang w:eastAsia="he-IL"/>
        </w:rPr>
        <w:t>1</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t>אישור על קיום ביטוחי המתכנן;</w:t>
      </w:r>
    </w:p>
    <w:p w14:paraId="3190FE41"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2276CC12"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427F9AD1"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34631A52"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58F57FD3"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5D3598C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33871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0FD2C4B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D26DD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שיון תקף לביצוע עפ"י דין של שירותי המתכנן, כי הוא בעל 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5ACC892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3B671E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393CE23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FBE570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41D909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40E42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2D7E347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AE9F5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המתכנן, הכל כפי שיקבע ע"י המנהל. כן מתחייב המתכנן להשתתף בתאום מראש בכל ישיבות התיאום אליהן יוזמן.</w:t>
      </w:r>
    </w:p>
    <w:p w14:paraId="0F232FE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3F1C1A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7CA0075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246EB0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15B4262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B290E4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w:t>
      </w:r>
      <w:r w:rsidRPr="00590FDD">
        <w:rPr>
          <w:rFonts w:ascii="Times New Roman" w:eastAsia="Times New Roman" w:hAnsi="Times New Roman"/>
          <w:sz w:val="20"/>
          <w:rtl/>
          <w:lang w:eastAsia="he-IL"/>
        </w:rPr>
        <w:lastRenderedPageBreak/>
        <w:t>בו, ומצא הכל מתאים למטרותיו, ויש בידיו את כל הנתונים הנוגעים לאתר, כנדרש לשם ביצוע שירותי המתכנן.</w:t>
      </w:r>
    </w:p>
    <w:p w14:paraId="311648C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EF406D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32B63CB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43380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71CA3E2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C08DC0" w14:textId="08B33A60"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ins w:id="7" w:author="מרול אטמן" w:date="2024-04-17T17:12:00Z">
        <w:r w:rsidR="00EC2DFF">
          <w:rPr>
            <w:rFonts w:ascii="Times New Roman" w:eastAsia="Times New Roman" w:hAnsi="Times New Roman" w:hint="cs"/>
            <w:sz w:val="20"/>
            <w:rtl/>
            <w:lang w:eastAsia="he-IL"/>
          </w:rPr>
          <w:t>, ומבלי לגרוע מהוראות סעיף 9 להלן.</w:t>
        </w:r>
      </w:ins>
      <w:del w:id="8" w:author="מרול אטמן" w:date="2024-04-17T17:12:00Z">
        <w:r w:rsidRPr="00590FDD" w:rsidDel="00EC2DFF">
          <w:rPr>
            <w:rFonts w:ascii="Times New Roman" w:eastAsia="Times New Roman" w:hAnsi="Times New Roman"/>
            <w:sz w:val="20"/>
            <w:rtl/>
            <w:lang w:eastAsia="he-IL"/>
          </w:rPr>
          <w:delText>.</w:delText>
        </w:r>
      </w:del>
    </w:p>
    <w:p w14:paraId="540B088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65397D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0FF4B05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91D5A3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361A9F5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5F784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079684C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6F99B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38698EE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49CD47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מהתחייבותו האמורה של המתכנן, רשאי המנהל - אם וכאשר יראה צורך בכך על פי שיקול דעתו - להורות למתכנן מזמן לזמן להגדיל את צוות עובדיו, על חשבונו ואחריותו של המתכנן, במספר, לתקופה ובמקומות אותם יציין המנהל בהוראותיו.</w:t>
      </w:r>
    </w:p>
    <w:p w14:paraId="4F8FC62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B28A3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316DEA2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0BBAEA8" w14:textId="77777777" w:rsidR="00302486" w:rsidRDefault="00590FDD" w:rsidP="004E32D2">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1B28457D" w14:textId="77777777" w:rsidR="00302486" w:rsidRPr="00590FDD" w:rsidRDefault="00302486"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FE99C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2C5F8C6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6899AB4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A4C793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12D221B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2637BC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לצייד על חשבונו את צוות עובדיו בכל הציוד הדרוש לבצוע שרותי המתכנן. האחזקה והשמירה על ציוד זה תהיה בידי המתכנן ועל חשבונו, והמזמין לא ישא בכל אחריות בגין אבדן או נזק כלשהו לציוד או לכל חלק ממנו מכל סיבה שהיא.</w:t>
      </w:r>
    </w:p>
    <w:p w14:paraId="5D90AAD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F76F6C"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5C7A503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64EB0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4998841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B0F5FE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17E032E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F0DDB7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יקבל כל החלטה ולא יפעל ולא יחייב את המזמין בכל עניין הכרוך בהתחייבות חוקית או כספית אלא באשורו המוקדם של המזמין.</w:t>
      </w:r>
    </w:p>
    <w:p w14:paraId="21A8BD9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7D480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אלא אם כן ורק במידה שיוסמך לכך ע"י המזמין בכתב לא יהיה המתכנן רשאי ליתן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1E40308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F92363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47366B9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C96B2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הוראותיו.</w:t>
      </w:r>
    </w:p>
    <w:p w14:paraId="031F6F1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F65FC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71C4867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67972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701E092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B513B03" w14:textId="5AC430A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ins w:id="9" w:author="מרול אטמן" w:date="2024-04-17T17:13:00Z">
        <w:r w:rsidR="00EC2DFF">
          <w:rPr>
            <w:rFonts w:ascii="Times New Roman" w:eastAsia="Times New Roman" w:hAnsi="Times New Roman" w:hint="cs"/>
            <w:sz w:val="20"/>
            <w:rtl/>
            <w:lang w:eastAsia="he-IL"/>
          </w:rPr>
          <w:t xml:space="preserve"> ומבלי לגרוע מהוראות סעיף 8 שלהלן</w:t>
        </w:r>
      </w:ins>
      <w:r w:rsidRPr="00590FDD">
        <w:rPr>
          <w:rFonts w:ascii="Times New Roman" w:eastAsia="Times New Roman" w:hAnsi="Times New Roman"/>
          <w:sz w:val="20"/>
          <w:rtl/>
          <w:lang w:eastAsia="he-IL"/>
        </w:rPr>
        <w:t>.</w:t>
      </w:r>
    </w:p>
    <w:p w14:paraId="0651BE0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8F3E78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אישר המנהל תכניות או מסמכים אחרים הקשורים בשרותי המתכנן על פי 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100565A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1A9CED"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2A030C5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FD09B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736AC6C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59F3C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2FE9E77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B60C53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A7A05A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36ABA3"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7A633DE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C4A3E1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573C4E9F"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3FA0FCE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1E14282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544286"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6988BB8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D905596" w14:textId="77777777" w:rsidR="00590FDD" w:rsidRPr="00590FDD" w:rsidRDefault="00302486"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65301FE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44B48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המנהל אישר כי האירוע הדוחה אכן מצדיק עיכוב בבצוע השירות ואת משך הדחייה.</w:t>
      </w:r>
    </w:p>
    <w:p w14:paraId="20CEE0E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B961446"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0794879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82179C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67489DC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DAC69E" w14:textId="315639C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del w:id="10" w:author="Meryl Etman" w:date="2024-04-09T16:59:00Z">
        <w:r w:rsidRPr="00590FDD" w:rsidDel="006D3D38">
          <w:rPr>
            <w:rFonts w:ascii="Times New Roman" w:eastAsia="Times New Roman" w:hAnsi="Times New Roman"/>
            <w:sz w:val="20"/>
            <w:rtl/>
            <w:lang w:eastAsia="he-IL"/>
          </w:rPr>
          <w:delText xml:space="preserve">ב- 1 לכל חודש גרגוריאני, וכן </w:delText>
        </w:r>
      </w:del>
      <w:r w:rsidRPr="00590FDD">
        <w:rPr>
          <w:rFonts w:ascii="Times New Roman" w:eastAsia="Times New Roman" w:hAnsi="Times New Roman"/>
          <w:sz w:val="20"/>
          <w:rtl/>
          <w:lang w:eastAsia="he-IL"/>
        </w:rPr>
        <w:t>בכל מועד שיידרש על ידי המזמין, ימסור המתכנן למזמין דו"ח על התקדמות ביצוע שרותי המתכנן, ועם תחילת ביצוע העבודות באתר גם דו"ח פיקוח על ביצוען.</w:t>
      </w:r>
    </w:p>
    <w:p w14:paraId="4F0292F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CDA37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5C05D95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708E4A"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640F8DF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C70C5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4631088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20C8E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בהוצאות הממשיות בשרותי העזר המפורטים להלן ישא המזמין:</w:t>
      </w:r>
    </w:p>
    <w:p w14:paraId="1EC7558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028E43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1BC74F4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39D71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6DFEA92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AC6F1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3B2FE16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E666B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400016F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7E8F7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3852EB3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015DFFD"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423ECC4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E303BD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1B74F58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0FC4C6D"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1A0CF2A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C4B5D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וכן כל תשלומי ביניים נוספים במידה והמזמין יחליט לשלמם לפי שקול דעתו הבלעדי.</w:t>
      </w:r>
    </w:p>
    <w:p w14:paraId="7E820C5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2162C4"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41D6D35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769E2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הוא סופי ומוחלט, והמתכנן לא יהיה זכאי 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069E071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7782339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5903652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724C75E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רשיון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7A5374C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B5000A"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30CF6D8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0AAA60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לפי דרישת המנהל לערוך בכל קטע מקטעי הפרוייקט ו/או בכל שלב משלבי התכנון או העבודה את כל השינויים בתכניות שיידרשו מבלי שיהיה זכאי לכל תשלום נוסף בעד עבודות אלו, אלא כפי שנקבע בסעיף 8.2 להלן.</w:t>
      </w:r>
    </w:p>
    <w:p w14:paraId="4DB0DC7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05E33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1DE9D09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F3885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72C1815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8CA2E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2251605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E9B1D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6E583C7A"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4A14F71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21577D5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6FC8C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3F77065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39FA7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בסתירה להיתרי הבניה ולכל דין. </w:t>
      </w:r>
    </w:p>
    <w:p w14:paraId="4F4B5591"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מחיר השינויים ותנאי התשלום בגין תכנון השינויים יסוכמו בין המתכנן לרוכשים. המתכנן יתקשר עם הרוכש בהסכם נפרד לתכנון השינויים. כל מחלוקת שתתעורר בין המתכנן לבין רוכש </w:t>
      </w:r>
      <w:r w:rsidRPr="00590FDD">
        <w:rPr>
          <w:rFonts w:ascii="Times New Roman" w:eastAsia="Times New Roman" w:hAnsi="Times New Roman" w:hint="cs"/>
          <w:sz w:val="20"/>
          <w:rtl/>
          <w:lang w:eastAsia="he-IL"/>
        </w:rPr>
        <w:t>בעניי</w:t>
      </w:r>
      <w:r w:rsidRPr="00590FDD">
        <w:rPr>
          <w:rFonts w:ascii="Times New Roman" w:eastAsia="Times New Roman" w:hAnsi="Times New Roman" w:hint="eastAsia"/>
          <w:sz w:val="20"/>
          <w:rtl/>
          <w:lang w:eastAsia="he-IL"/>
        </w:rPr>
        <w:t>ן</w:t>
      </w:r>
      <w:r w:rsidRPr="00590FDD">
        <w:rPr>
          <w:rFonts w:ascii="Times New Roman" w:eastAsia="Times New Roman" w:hAnsi="Times New Roman"/>
          <w:sz w:val="20"/>
          <w:rtl/>
          <w:lang w:eastAsia="he-IL"/>
        </w:rPr>
        <w:t xml:space="preserve"> קביעת מחיר השינויים תובא בפני המנהל והוא יהיה המוסמך להכריע בה.</w:t>
      </w:r>
    </w:p>
    <w:p w14:paraId="181E7272"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p>
    <w:p w14:paraId="63193FED"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5AB64FF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1F27CEDE" w14:textId="77777777" w:rsidR="003E5958" w:rsidRPr="003E5958" w:rsidRDefault="003E5958" w:rsidP="003E595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אחריות</w:t>
      </w:r>
    </w:p>
    <w:p w14:paraId="5537DD55"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B32F90B" w14:textId="77777777" w:rsidR="003E5958" w:rsidRPr="003E5958" w:rsidRDefault="003E5958" w:rsidP="003E5958">
      <w:pPr>
        <w:spacing w:before="0" w:beforeAutospacing="0" w:after="0" w:afterAutospacing="0" w:line="240" w:lineRule="auto"/>
        <w:ind w:left="792"/>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D88FBCE"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sz w:val="20"/>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B30DB64"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3C5D3EBB"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ביטוח</w:t>
      </w:r>
    </w:p>
    <w:p w14:paraId="603C56A3" w14:textId="77777777" w:rsidR="003E5958" w:rsidRPr="003E5958" w:rsidRDefault="003E5958" w:rsidP="003E595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מבלי לגרוע מאחריות המתכנן על פי הסכם זה או על פי כל דין, על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3E5958">
        <w:rPr>
          <w:rFonts w:ascii="Times New Roman" w:eastAsia="Times New Roman" w:hAnsi="Times New Roman" w:hint="eastAsia"/>
          <w:b/>
          <w:bCs/>
          <w:sz w:val="20"/>
          <w:u w:val="single"/>
          <w:rtl/>
          <w:lang w:eastAsia="he-IL"/>
        </w:rPr>
        <w:t>כ</w:t>
      </w:r>
      <w:r w:rsidRPr="003E5958">
        <w:rPr>
          <w:rFonts w:ascii="Times New Roman" w:eastAsia="Times New Roman" w:hAnsi="Times New Roman" w:hint="cs"/>
          <w:b/>
          <w:bCs/>
          <w:sz w:val="20"/>
          <w:u w:val="single"/>
          <w:rtl/>
          <w:lang w:eastAsia="he-IL"/>
        </w:rPr>
        <w:t xml:space="preserve">נספח </w:t>
      </w:r>
      <w:r w:rsidRPr="003E5958">
        <w:rPr>
          <w:rFonts w:ascii="Times New Roman" w:eastAsia="Times New Roman" w:hAnsi="Times New Roman" w:hint="eastAsia"/>
          <w:b/>
          <w:bCs/>
          <w:sz w:val="20"/>
          <w:u w:val="single"/>
          <w:rtl/>
          <w:lang w:eastAsia="he-IL"/>
        </w:rPr>
        <w:t>ז</w:t>
      </w:r>
      <w:r w:rsidRPr="003E5958">
        <w:rPr>
          <w:rFonts w:ascii="Times New Roman" w:eastAsia="Times New Roman" w:hAnsi="Times New Roman" w:hint="cs"/>
          <w:b/>
          <w:bCs/>
          <w:sz w:val="20"/>
          <w:u w:val="single"/>
          <w:rtl/>
          <w:lang w:eastAsia="he-IL"/>
        </w:rPr>
        <w:t>'</w:t>
      </w:r>
      <w:r w:rsidRPr="003E5958">
        <w:rPr>
          <w:rFonts w:ascii="Times New Roman" w:eastAsia="Times New Roman" w:hAnsi="Times New Roman" w:hint="cs"/>
          <w:sz w:val="20"/>
          <w:rtl/>
          <w:lang w:eastAsia="he-IL"/>
        </w:rPr>
        <w:t xml:space="preserve"> וכן אישור עריכת הביטוח המצורף להסכם זה כ</w:t>
      </w:r>
      <w:r w:rsidRPr="003E5958">
        <w:rPr>
          <w:rFonts w:ascii="Times New Roman" w:eastAsia="Times New Roman" w:hAnsi="Times New Roman" w:hint="cs"/>
          <w:b/>
          <w:bCs/>
          <w:sz w:val="20"/>
          <w:u w:val="single"/>
          <w:rtl/>
          <w:lang w:eastAsia="he-IL"/>
        </w:rPr>
        <w:t>נספח ז1'</w:t>
      </w:r>
      <w:r w:rsidRPr="003E5958">
        <w:rPr>
          <w:rFonts w:ascii="Times New Roman" w:eastAsia="Times New Roman" w:hAnsi="Times New Roman" w:hint="cs"/>
          <w:sz w:val="20"/>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 xml:space="preserve">שלא לערוך את הביטוח המצוין </w:t>
      </w:r>
      <w:r w:rsidRPr="003E5958">
        <w:rPr>
          <w:rFonts w:ascii="Times New Roman" w:eastAsia="Times New Roman" w:hAnsi="Times New Roman" w:hint="cs"/>
          <w:sz w:val="20"/>
          <w:rtl/>
          <w:lang w:eastAsia="he-IL"/>
        </w:rPr>
        <w:lastRenderedPageBreak/>
        <w:t>בסעיף א' לאישור עריכת הביטוח.</w:t>
      </w:r>
    </w:p>
    <w:p w14:paraId="05D488BB"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58E156C"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76D89F81"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6F6C1ECE"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מוסכם בזאת, כי למתכנן לא תהיה כל טענה כלפי המזמין או מי מטעם המזמין, בכל הקשור לגבולות האחריות כאמור.</w:t>
      </w:r>
    </w:p>
    <w:p w14:paraId="21E6CA49"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2DEB1954"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2F3777F2"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7E013CE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108965E6"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216DA3C"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41BEF3AF"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w:t>
      </w:r>
      <w:r w:rsidRPr="003E5958">
        <w:rPr>
          <w:rFonts w:ascii="Times New Roman" w:eastAsia="Times New Roman" w:hAnsi="Times New Roman" w:hint="cs"/>
          <w:sz w:val="20"/>
          <w:rtl/>
          <w:lang w:eastAsia="he-IL"/>
        </w:rPr>
        <w:lastRenderedPageBreak/>
        <w:t>אמורים היו להינתן על ידי קבלן המשנה כאמור, אם ייגרם, בין אם אובדן או נזק כאמור מכוסה במי מהפוליסות דלעיל ובין אם לאו.</w:t>
      </w:r>
    </w:p>
    <w:p w14:paraId="559749C8"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27F659E5"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0E370AC"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sz w:val="20"/>
          <w:rtl/>
          <w:lang w:eastAsia="he-IL"/>
        </w:rPr>
        <w:t>הפרת סעיף זה על כל תנאיו תיחשב להפרה יסודית של ההסכם.</w:t>
      </w:r>
    </w:p>
    <w:p w14:paraId="20663F1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8F2F93"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4920C23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8C6969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המצ"ב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458BC89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9B295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418EACD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98904E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הכל לפי העניין.</w:t>
      </w:r>
    </w:p>
    <w:p w14:paraId="388DDB2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51C1FDC"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אורגינלים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לפי בחירת המזמין, של כל 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12FF0E7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DAD96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2FD2122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290FAA6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w:t>
      </w:r>
      <w:r w:rsidR="00E078A7">
        <w:rPr>
          <w:rFonts w:ascii="Times New Roman" w:eastAsia="Times New Roman" w:hAnsi="Times New Roman"/>
          <w:sz w:val="20"/>
          <w:rtl/>
          <w:lang w:eastAsia="he-IL"/>
        </w:rPr>
        <w:t xml:space="preserve">כניות לצורך </w:t>
      </w:r>
      <w:r w:rsidR="00E078A7">
        <w:rPr>
          <w:rFonts w:ascii="Times New Roman" w:eastAsia="Times New Roman" w:hAnsi="Times New Roman"/>
          <w:sz w:val="20"/>
          <w:rtl/>
          <w:lang w:eastAsia="he-IL"/>
        </w:rPr>
        <w:lastRenderedPageBreak/>
        <w:t>תכנון ובניה של פרוי</w:t>
      </w:r>
      <w:r w:rsidRPr="00590FDD">
        <w:rPr>
          <w:rFonts w:ascii="Times New Roman" w:eastAsia="Times New Roman" w:hAnsi="Times New Roman"/>
          <w:sz w:val="20"/>
          <w:rtl/>
          <w:lang w:eastAsia="he-IL"/>
        </w:rPr>
        <w:t>קט אחר  שלא בהסכמת המזמין.</w:t>
      </w:r>
    </w:p>
    <w:p w14:paraId="59080BE6"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24BD6D65"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121A725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A050D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704AF40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8127F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לכל ענין ודבר. בכלל זה מוסכם ומובהר בין הצדדים כי המתכנן ו/או עובדיו לא יהיו זכאים כלפי המזמין לכל זכות החלה עפ"י הדין ו/או מכח צו הרחבה ו/או מכח הסכם כלשהו על עובד</w:t>
      </w:r>
      <w:r w:rsidRPr="00590FDD">
        <w:rPr>
          <w:rFonts w:ascii="Times New Roman" w:eastAsia="Times New Roman" w:hAnsi="Times New Roman"/>
          <w:sz w:val="20"/>
          <w:rtl/>
          <w:lang w:eastAsia="he-IL"/>
        </w:rPr>
        <w:t>.</w:t>
      </w:r>
    </w:p>
    <w:p w14:paraId="23E6B37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647F2DA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7E062DB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14901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ישא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05E958B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FD367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ישא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041ECF0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F996B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המתכנן 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מייד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p>
    <w:p w14:paraId="7E189DE8"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116ED7E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645D6DE4"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6F4DADC6"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12107EFE"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1DE485B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62EA236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4B5D1E8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4E69016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67968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הפרוייקט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7A065EC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6FF3A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1EE3406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F29CCF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51A8DFA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98947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36842C5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A5C54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7D8EB73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6717CB8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6E85210"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69A0FCF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0165332"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5382847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20F198"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את הוראת סעיף 7.5 לעיל.</w:t>
      </w:r>
    </w:p>
    <w:p w14:paraId="77E133A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885D6D" w14:textId="77777777" w:rsidR="00F71956" w:rsidRPr="00F71956" w:rsidRDefault="00F71956" w:rsidP="00F71956">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74CF87" w14:textId="77777777" w:rsidR="009B3621" w:rsidRPr="009B3621" w:rsidRDefault="009B3621" w:rsidP="009B3621">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9B3621">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3B4A38F9" w14:textId="77777777" w:rsidR="009B3621" w:rsidRPr="009B3621" w:rsidRDefault="009B3621" w:rsidP="009B3621">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29787483" w14:textId="77777777" w:rsidR="009B3621" w:rsidRPr="009B3621" w:rsidRDefault="009B3621" w:rsidP="009B3621">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lang w:eastAsia="he-IL"/>
        </w:rPr>
      </w:pPr>
      <w:r w:rsidRPr="009B3621">
        <w:rPr>
          <w:rFonts w:ascii="Times New Roman" w:eastAsia="Times New Roman" w:hAnsi="Times New Roman"/>
          <w:sz w:val="20"/>
          <w:rtl/>
          <w:lang w:eastAsia="he-IL"/>
        </w:rPr>
        <w:t>חל שינוי בהחזקת המניות ו/או בהרכב המנהלים של המתכנן.</w:t>
      </w:r>
    </w:p>
    <w:p w14:paraId="0D1A8715" w14:textId="77777777" w:rsidR="009B3621" w:rsidRPr="009B3621" w:rsidRDefault="009B3621" w:rsidP="009B3621">
      <w:pPr>
        <w:widowControl w:val="0"/>
        <w:tabs>
          <w:tab w:val="left" w:pos="2357"/>
        </w:tabs>
        <w:spacing w:before="0" w:beforeAutospacing="0" w:after="0" w:afterAutospacing="0" w:line="240" w:lineRule="auto"/>
        <w:ind w:left="2357"/>
        <w:jc w:val="both"/>
        <w:rPr>
          <w:rFonts w:ascii="Times New Roman" w:eastAsia="Times New Roman" w:hAnsi="Times New Roman"/>
          <w:sz w:val="20"/>
          <w:lang w:eastAsia="he-IL"/>
        </w:rPr>
      </w:pPr>
    </w:p>
    <w:p w14:paraId="4DBCDAAA" w14:textId="77777777" w:rsidR="009B3621" w:rsidRPr="009B3621" w:rsidRDefault="009B3621" w:rsidP="009B3621">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9B3621">
        <w:rPr>
          <w:rFonts w:ascii="Times New Roman" w:eastAsia="Times New Roman" w:hAnsi="Times New Roman"/>
          <w:sz w:val="20"/>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611D81C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40876D9"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r w:rsidRPr="00590FDD">
        <w:rPr>
          <w:rFonts w:ascii="Times New Roman" w:eastAsia="Times New Roman" w:hAnsi="Times New Roman"/>
          <w:bCs/>
          <w:sz w:val="20"/>
          <w:rtl/>
          <w:lang w:eastAsia="he-IL"/>
        </w:rPr>
        <w:t xml:space="preserve">ד'ו -ה' </w:t>
      </w:r>
      <w:r w:rsidRPr="00590FDD">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 וזאת לסילוק כל המגיע למתכנן מהמזמין.</w:t>
      </w:r>
    </w:p>
    <w:p w14:paraId="13C44E9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D07653F"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4FC407C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E6BAB6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739C1C4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6F6E6E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09041A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678C01" w14:textId="2B97C3C8"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לכך ולא יהיה זכאי לדבר בגין זאת</w:t>
      </w:r>
      <w:ins w:id="11" w:author="מרול אטמן" w:date="2024-04-17T17:16:00Z">
        <w:r w:rsidR="00EC2DFF">
          <w:rPr>
            <w:rFonts w:ascii="Times New Roman" w:eastAsia="Times New Roman" w:hAnsi="Times New Roman" w:hint="cs"/>
            <w:sz w:val="20"/>
            <w:rtl/>
            <w:lang w:eastAsia="he-IL"/>
          </w:rPr>
          <w:t xml:space="preserve"> ומבלי לגרוע מזכויות המתכנן לפי חוזה זה.</w:t>
        </w:r>
      </w:ins>
      <w:del w:id="12" w:author="מרול אטמן" w:date="2024-04-17T17:16:00Z">
        <w:r w:rsidRPr="00590FDD" w:rsidDel="00EC2DFF">
          <w:rPr>
            <w:rFonts w:ascii="Times New Roman" w:eastAsia="Times New Roman" w:hAnsi="Times New Roman"/>
            <w:sz w:val="20"/>
            <w:rtl/>
            <w:lang w:eastAsia="he-IL"/>
          </w:rPr>
          <w:delText>.</w:delText>
        </w:r>
      </w:del>
    </w:p>
    <w:p w14:paraId="0873002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EDA4A9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76B411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ACF3D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בזכותו על פי סעיף 12.7 לעיל, יהיה הוא רשאי לגבות מאת המתכנן או לנכות מכל סכום שיגיע לו את הסכומים שהמזמין נשא בהם בשל כך, בתוספת 15% לכסוי הוצאותיו הכלליות, וזאת מבלי שיהיה עליו להוכיח את הסכומים הנ"ל.</w:t>
      </w:r>
    </w:p>
    <w:p w14:paraId="2E13227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F1E4B9B"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3847565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C944E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7B65AD0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AB041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69C7A7A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77F40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ניתנה הסכמת המזמין לפי סעיפים 13.1 או 13.2 לעיל, הרי אין בכך כדי לפטור את המתכנן מאחריותו והתחייבויותיו לפי החוזה ומזכויות המזמין על פיו, והמתכנן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33D9B77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261156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יינתנו באמצעות המנהל הראשי אישית ובאמצעות צוות עובדיו של המתכנן בפיקוחו הישיר של המנהל הראשי. מבלי לגרוע מהתחיבות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217F900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5C4199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3F162AD7"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50765F6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683708CC"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2259692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5B23DE5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A15ECBA"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החוזה הובא לידי סיום או בוטל כאמור בסעיף 12 לעיל, והחל במועד הנקוב בהודעה שניתנה ע"י המזמין למתכנן במסגרת הוראות אותו סעיף.</w:t>
      </w:r>
    </w:p>
    <w:p w14:paraId="062760B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FB6B283" w14:textId="67D41C95"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ins w:id="13" w:author="מרול אטמן" w:date="2024-04-17T17:34:00Z">
        <w:r w:rsidR="00B72263">
          <w:rPr>
            <w:rFonts w:ascii="Times New Roman" w:eastAsia="Times New Roman" w:hAnsi="Times New Roman" w:hint="cs"/>
            <w:sz w:val="20"/>
            <w:rtl/>
            <w:lang w:eastAsia="he-IL"/>
          </w:rPr>
          <w:t>,</w:t>
        </w:r>
      </w:ins>
      <w:del w:id="14" w:author="מרול אטמן" w:date="2024-04-17T17:34:00Z">
        <w:r w:rsidRPr="00590FDD" w:rsidDel="00B72263">
          <w:rPr>
            <w:rFonts w:ascii="Times New Roman" w:eastAsia="Times New Roman" w:hAnsi="Times New Roman"/>
            <w:sz w:val="20"/>
            <w:rtl/>
            <w:lang w:eastAsia="he-IL"/>
          </w:rPr>
          <w:delText>.</w:delText>
        </w:r>
      </w:del>
      <w:ins w:id="15" w:author="מרול אטמן" w:date="2024-04-17T17:32:00Z">
        <w:r w:rsidR="002F4F64">
          <w:rPr>
            <w:rFonts w:ascii="Times New Roman" w:eastAsia="Times New Roman" w:hAnsi="Times New Roman" w:hint="cs"/>
            <w:sz w:val="20"/>
            <w:rtl/>
            <w:lang w:eastAsia="he-IL"/>
          </w:rPr>
          <w:t xml:space="preserve"> ולא לפני תום תקופת הבדק והאחריות הקבועות בחוק או ב</w:t>
        </w:r>
      </w:ins>
      <w:ins w:id="16" w:author="מרול אטמן" w:date="2024-04-17T17:33:00Z">
        <w:r w:rsidR="002F4F64">
          <w:rPr>
            <w:rFonts w:ascii="Times New Roman" w:eastAsia="Times New Roman" w:hAnsi="Times New Roman" w:hint="cs"/>
            <w:sz w:val="20"/>
            <w:rtl/>
            <w:lang w:eastAsia="he-IL"/>
          </w:rPr>
          <w:t>הסכמי המכ</w:t>
        </w:r>
      </w:ins>
      <w:ins w:id="17" w:author="מרול אטמן" w:date="2024-04-17T17:56:00Z">
        <w:r w:rsidR="00EB774A">
          <w:rPr>
            <w:rFonts w:ascii="Times New Roman" w:eastAsia="Times New Roman" w:hAnsi="Times New Roman" w:hint="cs"/>
            <w:sz w:val="20"/>
            <w:rtl/>
            <w:lang w:eastAsia="he-IL"/>
          </w:rPr>
          <w:t>ר</w:t>
        </w:r>
      </w:ins>
      <w:ins w:id="18" w:author="מרול אטמן" w:date="2024-04-17T17:33:00Z">
        <w:r w:rsidR="002F4F64">
          <w:rPr>
            <w:rFonts w:ascii="Times New Roman" w:eastAsia="Times New Roman" w:hAnsi="Times New Roman" w:hint="cs"/>
            <w:sz w:val="20"/>
            <w:rtl/>
            <w:lang w:eastAsia="he-IL"/>
          </w:rPr>
          <w:t xml:space="preserve"> של המזמין מול הרוכשים, לפי המאוחר.</w:t>
        </w:r>
      </w:ins>
    </w:p>
    <w:p w14:paraId="0EEB177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F116AF"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1B00369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723AA11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4E4384B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0F48314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5F9783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29138E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28400B8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06C9D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לפי דרישת המזמין ועם סיום שרותי המתכנן ימסור המתכנן לידי המזמין כל חומר בכתב ו/או במדיה ממוחשבת המצוי בידו והמתייחס לפרויקט, אשר נערך על ידו.</w:t>
      </w:r>
    </w:p>
    <w:p w14:paraId="6B7A968C"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8EE5758" w14:textId="77777777" w:rsidR="00E078A7" w:rsidRPr="00590FDD" w:rsidRDefault="00E078A7"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A99A6C1"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039F278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0BBB879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344C50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C90449" w14:textId="5C7C71CF"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מבלי לגרוע מזכויות </w:t>
      </w:r>
      <w:del w:id="19" w:author="מרול אטמן" w:date="2024-04-17T17:17:00Z">
        <w:r w:rsidRPr="00590FDD" w:rsidDel="00EC2DFF">
          <w:rPr>
            <w:rFonts w:ascii="Times New Roman" w:eastAsia="Times New Roman" w:hAnsi="Times New Roman"/>
            <w:sz w:val="20"/>
            <w:rtl/>
            <w:lang w:eastAsia="he-IL"/>
          </w:rPr>
          <w:delText xml:space="preserve">המזמין </w:delText>
        </w:r>
      </w:del>
      <w:ins w:id="20" w:author="מרול אטמן" w:date="2024-04-17T17:17:00Z">
        <w:r w:rsidR="00EC2DFF" w:rsidRPr="00590FDD">
          <w:rPr>
            <w:rFonts w:ascii="Times New Roman" w:eastAsia="Times New Roman" w:hAnsi="Times New Roman"/>
            <w:sz w:val="20"/>
            <w:rtl/>
            <w:lang w:eastAsia="he-IL"/>
          </w:rPr>
          <w:t>ה</w:t>
        </w:r>
        <w:r w:rsidR="00EC2DFF">
          <w:rPr>
            <w:rFonts w:ascii="Times New Roman" w:eastAsia="Times New Roman" w:hAnsi="Times New Roman" w:hint="cs"/>
            <w:sz w:val="20"/>
            <w:rtl/>
            <w:lang w:eastAsia="he-IL"/>
          </w:rPr>
          <w:t>צדדים</w:t>
        </w:r>
        <w:r w:rsidR="00EC2DFF" w:rsidRPr="00590FDD">
          <w:rPr>
            <w:rFonts w:ascii="Times New Roman" w:eastAsia="Times New Roman" w:hAnsi="Times New Roman"/>
            <w:sz w:val="20"/>
            <w:rtl/>
            <w:lang w:eastAsia="he-IL"/>
          </w:rPr>
          <w:t xml:space="preserve"> </w:t>
        </w:r>
      </w:ins>
      <w:r w:rsidRPr="00590FDD">
        <w:rPr>
          <w:rFonts w:ascii="Times New Roman" w:eastAsia="Times New Roman" w:hAnsi="Times New Roman"/>
          <w:sz w:val="20"/>
          <w:rtl/>
          <w:lang w:eastAsia="he-IL"/>
        </w:rPr>
        <w:t>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30B6583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62D47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עברת 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107E2364" w14:textId="77777777" w:rsidR="00590FDD" w:rsidDel="00F9400C" w:rsidRDefault="00590FDD" w:rsidP="00590FDD">
      <w:pPr>
        <w:widowControl w:val="0"/>
        <w:spacing w:before="0" w:beforeAutospacing="0" w:after="0" w:afterAutospacing="0" w:line="240" w:lineRule="auto"/>
        <w:ind w:left="360" w:hanging="360"/>
        <w:jc w:val="both"/>
        <w:rPr>
          <w:del w:id="21" w:author="מרול אטמן" w:date="2024-04-17T17:56:00Z"/>
          <w:rFonts w:ascii="Times New Roman" w:eastAsia="Times New Roman" w:hAnsi="Times New Roman"/>
          <w:sz w:val="20"/>
          <w:rtl/>
          <w:lang w:eastAsia="he-IL"/>
        </w:rPr>
      </w:pPr>
    </w:p>
    <w:p w14:paraId="5220695A" w14:textId="77777777" w:rsidR="00E078A7" w:rsidRDefault="00E078A7">
      <w:pPr>
        <w:widowControl w:val="0"/>
        <w:spacing w:before="0" w:beforeAutospacing="0" w:after="0" w:afterAutospacing="0" w:line="240" w:lineRule="auto"/>
        <w:jc w:val="both"/>
        <w:rPr>
          <w:rFonts w:ascii="Times New Roman" w:eastAsia="Times New Roman" w:hAnsi="Times New Roman"/>
          <w:sz w:val="20"/>
          <w:rtl/>
          <w:lang w:eastAsia="he-IL"/>
        </w:rPr>
        <w:pPrChange w:id="22" w:author="מרול אטמן" w:date="2024-04-17T17:56:00Z">
          <w:pPr>
            <w:widowControl w:val="0"/>
            <w:spacing w:before="0" w:beforeAutospacing="0" w:after="0" w:afterAutospacing="0" w:line="240" w:lineRule="auto"/>
            <w:ind w:left="360" w:hanging="360"/>
            <w:jc w:val="both"/>
          </w:pPr>
        </w:pPrChange>
      </w:pPr>
    </w:p>
    <w:p w14:paraId="40767A1C" w14:textId="77777777" w:rsidR="00E078A7" w:rsidRPr="00590FDD"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376AE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150CD48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41B96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הראשי במשרד המתכנן מתחייב לבצע את השירותים שעליו לבצע אישית עפ"י החוזה ואחראי וערב כלפי המזמין לבצוע התחייבויות המתכנן לפי החוזה.</w:t>
      </w:r>
    </w:p>
    <w:p w14:paraId="7C734C8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4BF79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736725C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720A10D"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19CF4944"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403A6B81"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1C3AF76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30EA9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זכאי לקזז כנגד כל סכום המגיע למתכנן מאת המזמין לפי החוזה כל סכום שלפי טענתו מגיע לו מהמתכנן, וכל זכות של המתכנן לתשלום מהמזמין כפופה לזכות הקיזוז הנ"ל.</w:t>
      </w:r>
    </w:p>
    <w:p w14:paraId="78A4EFC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A8FC3B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w:t>
      </w:r>
      <w:r w:rsidRPr="00590FDD">
        <w:rPr>
          <w:rFonts w:ascii="Times New Roman" w:eastAsia="Times New Roman" w:hAnsi="Times New Roman"/>
          <w:sz w:val="20"/>
          <w:rtl/>
          <w:lang w:eastAsia="he-IL"/>
        </w:rPr>
        <w:lastRenderedPageBreak/>
        <w:t>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כלשהי מהתחייבויותיו עד לאחר שהמתכנן קיים את התחייבויותיו כאמור.</w:t>
      </w:r>
    </w:p>
    <w:p w14:paraId="285336D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6BB24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0DA2C49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85C2E7E"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4370719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BC365B5"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2221AA2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0891BAC"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26F73AE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59A6F5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40AEBC14"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0A722E8D" w14:textId="77777777" w:rsid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לס"ק זה.</w:t>
      </w:r>
    </w:p>
    <w:p w14:paraId="59707E2F" w14:textId="77777777" w:rsidR="00E078A7" w:rsidRPr="00E078A7" w:rsidRDefault="00E078A7" w:rsidP="00E078A7">
      <w:pPr>
        <w:widowControl w:val="0"/>
        <w:spacing w:before="0" w:beforeAutospacing="0" w:after="0" w:afterAutospacing="0" w:line="240" w:lineRule="auto"/>
        <w:ind w:left="792"/>
        <w:jc w:val="both"/>
        <w:rPr>
          <w:rFonts w:ascii="Times New Roman" w:eastAsia="Times New Roman" w:hAnsi="Times New Roman"/>
          <w:sz w:val="24"/>
          <w:lang w:eastAsia="he-IL"/>
        </w:rPr>
      </w:pPr>
    </w:p>
    <w:p w14:paraId="4BA5BC4C"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303586A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7C773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11F7113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5C2B58"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40F7A9E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83EFCEE" w14:textId="0D74CCAD"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כל ההוצאות </w:t>
      </w:r>
      <w:del w:id="23" w:author="מרול אטמן" w:date="2024-07-07T11:43:00Z">
        <w:r w:rsidRPr="00590FDD" w:rsidDel="006126B3">
          <w:rPr>
            <w:rFonts w:ascii="Times New Roman" w:eastAsia="Times New Roman" w:hAnsi="Times New Roman"/>
            <w:sz w:val="24"/>
            <w:rtl/>
            <w:lang w:eastAsia="he-IL"/>
          </w:rPr>
          <w:delText xml:space="preserve">ומס הבולים </w:delText>
        </w:r>
      </w:del>
      <w:r w:rsidRPr="00590FDD">
        <w:rPr>
          <w:rFonts w:ascii="Times New Roman" w:eastAsia="Times New Roman" w:hAnsi="Times New Roman"/>
          <w:sz w:val="24"/>
          <w:rtl/>
          <w:lang w:eastAsia="he-IL"/>
        </w:rPr>
        <w:t xml:space="preserve">בגין </w:t>
      </w:r>
      <w:del w:id="24" w:author="מרול אטמן" w:date="2024-07-07T11:44:00Z">
        <w:r w:rsidRPr="00590FDD" w:rsidDel="006126B3">
          <w:rPr>
            <w:rFonts w:ascii="Times New Roman" w:eastAsia="Times New Roman" w:hAnsi="Times New Roman"/>
            <w:sz w:val="24"/>
            <w:rtl/>
            <w:lang w:eastAsia="he-IL"/>
          </w:rPr>
          <w:delText xml:space="preserve">החוזה ובגין כל </w:delText>
        </w:r>
      </w:del>
      <w:r w:rsidRPr="00590FDD">
        <w:rPr>
          <w:rFonts w:ascii="Times New Roman" w:eastAsia="Times New Roman" w:hAnsi="Times New Roman"/>
          <w:sz w:val="24"/>
          <w:rtl/>
          <w:lang w:eastAsia="he-IL"/>
        </w:rPr>
        <w:t>המסמכים</w:t>
      </w:r>
      <w:del w:id="25" w:author="מרול אטמן" w:date="2024-07-07T11:44:00Z">
        <w:r w:rsidRPr="00590FDD" w:rsidDel="006126B3">
          <w:rPr>
            <w:rFonts w:ascii="Times New Roman" w:eastAsia="Times New Roman" w:hAnsi="Times New Roman"/>
            <w:sz w:val="24"/>
            <w:rtl/>
            <w:lang w:eastAsia="he-IL"/>
          </w:rPr>
          <w:delText>, החשבונות</w:delText>
        </w:r>
      </w:del>
      <w:r w:rsidRPr="00590FDD">
        <w:rPr>
          <w:rFonts w:ascii="Times New Roman" w:eastAsia="Times New Roman" w:hAnsi="Times New Roman"/>
          <w:sz w:val="24"/>
          <w:rtl/>
          <w:lang w:eastAsia="he-IL"/>
        </w:rPr>
        <w:t xml:space="preserve"> והערבויות שיערכו על פי</w:t>
      </w:r>
      <w:del w:id="26" w:author="מרול אטמן" w:date="2024-07-07T11:44:00Z">
        <w:r w:rsidRPr="00590FDD" w:rsidDel="006126B3">
          <w:rPr>
            <w:rFonts w:ascii="Times New Roman" w:eastAsia="Times New Roman" w:hAnsi="Times New Roman"/>
            <w:sz w:val="24"/>
            <w:rtl/>
            <w:lang w:eastAsia="he-IL"/>
          </w:rPr>
          <w:delText>ו</w:delText>
        </w:r>
      </w:del>
      <w:r w:rsidRPr="00590FDD">
        <w:rPr>
          <w:rFonts w:ascii="Times New Roman" w:eastAsia="Times New Roman" w:hAnsi="Times New Roman"/>
          <w:sz w:val="24"/>
          <w:rtl/>
          <w:lang w:eastAsia="he-IL"/>
        </w:rPr>
        <w:t xml:space="preserve"> </w:t>
      </w:r>
      <w:ins w:id="27" w:author="מרול אטמן" w:date="2024-07-07T11:44:00Z">
        <w:r w:rsidR="006126B3">
          <w:rPr>
            <w:rFonts w:ascii="Times New Roman" w:eastAsia="Times New Roman" w:hAnsi="Times New Roman" w:hint="cs"/>
            <w:sz w:val="24"/>
            <w:rtl/>
            <w:lang w:eastAsia="he-IL"/>
          </w:rPr>
          <w:t>הוראות</w:t>
        </w:r>
      </w:ins>
      <w:ins w:id="28" w:author="מרול אטמן" w:date="2024-07-07T11:45:00Z">
        <w:r w:rsidR="006126B3">
          <w:rPr>
            <w:rFonts w:ascii="Times New Roman" w:eastAsia="Times New Roman" w:hAnsi="Times New Roman" w:hint="cs"/>
            <w:sz w:val="24"/>
            <w:rtl/>
            <w:lang w:eastAsia="he-IL"/>
          </w:rPr>
          <w:t xml:space="preserve"> החוזה </w:t>
        </w:r>
      </w:ins>
      <w:r w:rsidRPr="00590FDD">
        <w:rPr>
          <w:rFonts w:ascii="Times New Roman" w:eastAsia="Times New Roman" w:hAnsi="Times New Roman"/>
          <w:sz w:val="24"/>
          <w:rtl/>
          <w:lang w:eastAsia="he-IL"/>
        </w:rPr>
        <w:t>ובקשר אליו, חלות על המתכנן ותשולמנה על ידו.</w:t>
      </w:r>
    </w:p>
    <w:p w14:paraId="237A1EC3"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1EFAF2B0" w14:textId="77777777" w:rsid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חוזה זה על נספחיו יחייב את המזמין אך ורק בכפוף לחתימתו כדין ע"י מורשי החתימה של המזמין.</w:t>
      </w:r>
    </w:p>
    <w:p w14:paraId="1C3D073B" w14:textId="48F6345E" w:rsidR="00E078A7" w:rsidDel="00EC2DFF" w:rsidRDefault="00E078A7" w:rsidP="00E078A7">
      <w:pPr>
        <w:pStyle w:val="ListParagraph"/>
        <w:rPr>
          <w:del w:id="29" w:author="מרול אטמן" w:date="2024-04-17T17:18:00Z"/>
          <w:rFonts w:ascii="Times New Roman" w:eastAsia="Times New Roman" w:hAnsi="Times New Roman"/>
          <w:sz w:val="20"/>
          <w:rtl/>
          <w:lang w:eastAsia="he-IL"/>
        </w:rPr>
      </w:pPr>
    </w:p>
    <w:p w14:paraId="6C4B2C3C" w14:textId="2843E273" w:rsidR="00E078A7" w:rsidDel="00EC2DFF" w:rsidRDefault="00E078A7" w:rsidP="00E078A7">
      <w:pPr>
        <w:widowControl w:val="0"/>
        <w:spacing w:before="0" w:beforeAutospacing="0" w:after="0" w:afterAutospacing="0" w:line="240" w:lineRule="auto"/>
        <w:jc w:val="both"/>
        <w:rPr>
          <w:del w:id="30" w:author="מרול אטמן" w:date="2024-04-17T17:18:00Z"/>
          <w:rFonts w:ascii="Times New Roman" w:eastAsia="Times New Roman" w:hAnsi="Times New Roman"/>
          <w:sz w:val="20"/>
          <w:rtl/>
          <w:lang w:eastAsia="he-IL"/>
        </w:rPr>
      </w:pPr>
    </w:p>
    <w:p w14:paraId="1AECF6C8" w14:textId="4F53299F" w:rsidR="00E078A7" w:rsidDel="00EC2DFF" w:rsidRDefault="00E078A7" w:rsidP="00E078A7">
      <w:pPr>
        <w:widowControl w:val="0"/>
        <w:spacing w:before="0" w:beforeAutospacing="0" w:after="0" w:afterAutospacing="0" w:line="240" w:lineRule="auto"/>
        <w:jc w:val="both"/>
        <w:rPr>
          <w:del w:id="31" w:author="מרול אטמן" w:date="2024-04-17T17:18:00Z"/>
          <w:rFonts w:ascii="Times New Roman" w:eastAsia="Times New Roman" w:hAnsi="Times New Roman"/>
          <w:sz w:val="20"/>
          <w:rtl/>
          <w:lang w:eastAsia="he-IL"/>
        </w:rPr>
      </w:pPr>
    </w:p>
    <w:p w14:paraId="0FC4093C" w14:textId="44709C6B" w:rsidR="00E078A7" w:rsidDel="00EC2DFF" w:rsidRDefault="00E078A7" w:rsidP="00E078A7">
      <w:pPr>
        <w:widowControl w:val="0"/>
        <w:spacing w:before="0" w:beforeAutospacing="0" w:after="0" w:afterAutospacing="0" w:line="240" w:lineRule="auto"/>
        <w:jc w:val="both"/>
        <w:rPr>
          <w:del w:id="32" w:author="מרול אטמן" w:date="2024-04-17T17:18:00Z"/>
          <w:rFonts w:ascii="Times New Roman" w:eastAsia="Times New Roman" w:hAnsi="Times New Roman"/>
          <w:sz w:val="20"/>
          <w:rtl/>
          <w:lang w:eastAsia="he-IL"/>
        </w:rPr>
      </w:pPr>
    </w:p>
    <w:p w14:paraId="6EA30D93" w14:textId="2F2D7EAD" w:rsidR="00E078A7" w:rsidDel="00EC2DFF" w:rsidRDefault="00E078A7" w:rsidP="00E078A7">
      <w:pPr>
        <w:widowControl w:val="0"/>
        <w:spacing w:before="0" w:beforeAutospacing="0" w:after="0" w:afterAutospacing="0" w:line="240" w:lineRule="auto"/>
        <w:jc w:val="both"/>
        <w:rPr>
          <w:del w:id="33" w:author="מרול אטמן" w:date="2024-04-17T17:18:00Z"/>
          <w:rFonts w:ascii="Times New Roman" w:eastAsia="Times New Roman" w:hAnsi="Times New Roman"/>
          <w:sz w:val="20"/>
          <w:rtl/>
          <w:lang w:eastAsia="he-IL"/>
        </w:rPr>
      </w:pPr>
    </w:p>
    <w:p w14:paraId="004CA4E3" w14:textId="7F618976" w:rsidR="00E078A7" w:rsidDel="00EC2DFF" w:rsidRDefault="00E078A7" w:rsidP="00E078A7">
      <w:pPr>
        <w:widowControl w:val="0"/>
        <w:spacing w:before="0" w:beforeAutospacing="0" w:after="0" w:afterAutospacing="0" w:line="240" w:lineRule="auto"/>
        <w:jc w:val="both"/>
        <w:rPr>
          <w:del w:id="34" w:author="מרול אטמן" w:date="2024-04-17T17:18:00Z"/>
          <w:rFonts w:ascii="Times New Roman" w:eastAsia="Times New Roman" w:hAnsi="Times New Roman"/>
          <w:sz w:val="20"/>
          <w:rtl/>
          <w:lang w:eastAsia="he-IL"/>
        </w:rPr>
      </w:pPr>
    </w:p>
    <w:p w14:paraId="175E3BE9" w14:textId="5BE3732B" w:rsidR="00E078A7" w:rsidDel="00EC2DFF" w:rsidRDefault="00E078A7" w:rsidP="00E078A7">
      <w:pPr>
        <w:widowControl w:val="0"/>
        <w:spacing w:before="0" w:beforeAutospacing="0" w:after="0" w:afterAutospacing="0" w:line="240" w:lineRule="auto"/>
        <w:jc w:val="both"/>
        <w:rPr>
          <w:del w:id="35" w:author="מרול אטמן" w:date="2024-04-17T17:18:00Z"/>
          <w:rFonts w:ascii="Times New Roman" w:eastAsia="Times New Roman" w:hAnsi="Times New Roman"/>
          <w:sz w:val="20"/>
          <w:rtl/>
          <w:lang w:eastAsia="he-IL"/>
        </w:rPr>
      </w:pPr>
    </w:p>
    <w:p w14:paraId="152D09E7" w14:textId="07587F27" w:rsidR="00E078A7" w:rsidDel="00EC2DFF" w:rsidRDefault="00E078A7" w:rsidP="00E078A7">
      <w:pPr>
        <w:widowControl w:val="0"/>
        <w:spacing w:before="0" w:beforeAutospacing="0" w:after="0" w:afterAutospacing="0" w:line="240" w:lineRule="auto"/>
        <w:jc w:val="both"/>
        <w:rPr>
          <w:del w:id="36" w:author="מרול אטמן" w:date="2024-04-17T17:18:00Z"/>
          <w:rFonts w:ascii="Times New Roman" w:eastAsia="Times New Roman" w:hAnsi="Times New Roman"/>
          <w:sz w:val="20"/>
          <w:rtl/>
          <w:lang w:eastAsia="he-IL"/>
        </w:rPr>
      </w:pPr>
    </w:p>
    <w:p w14:paraId="7BE1A3DC" w14:textId="69129DA2" w:rsidR="00E078A7" w:rsidRPr="00590FDD" w:rsidDel="00EC2DFF" w:rsidRDefault="00E078A7" w:rsidP="00E078A7">
      <w:pPr>
        <w:widowControl w:val="0"/>
        <w:spacing w:before="0" w:beforeAutospacing="0" w:after="0" w:afterAutospacing="0" w:line="240" w:lineRule="auto"/>
        <w:jc w:val="both"/>
        <w:rPr>
          <w:del w:id="37" w:author="מרול אטמן" w:date="2024-04-17T17:18:00Z"/>
          <w:rFonts w:ascii="Times New Roman" w:eastAsia="Times New Roman" w:hAnsi="Times New Roman"/>
          <w:sz w:val="20"/>
          <w:rtl/>
          <w:lang w:eastAsia="he-IL"/>
        </w:rPr>
      </w:pPr>
    </w:p>
    <w:p w14:paraId="1A58231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2480D0A" w14:textId="2F93EA20" w:rsidR="000555DD" w:rsidRP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w:t>
      </w:r>
      <w:ins w:id="38" w:author="מרול אטמן" w:date="2024-04-17T17:18:00Z">
        <w:r w:rsidR="00EC2DFF">
          <w:rPr>
            <w:rFonts w:ascii="Times New Roman" w:eastAsia="Times New Roman" w:hAnsi="Times New Roman" w:hint="cs"/>
            <w:sz w:val="20"/>
            <w:rtl/>
            <w:lang w:eastAsia="he-IL"/>
          </w:rPr>
          <w:t xml:space="preserve"> ו/או בדואר אלקטרוני</w:t>
        </w:r>
      </w:ins>
      <w:r w:rsidRPr="00590FDD">
        <w:rPr>
          <w:rFonts w:ascii="Times New Roman" w:eastAsia="Times New Roman" w:hAnsi="Times New Roman"/>
          <w:sz w:val="20"/>
          <w:rtl/>
          <w:lang w:eastAsia="he-IL"/>
        </w:rPr>
        <w:t xml:space="preserve"> ביום עסקים בשעות העבודה או נמסרה ביד תחשב היא כמתקבלת ביום משלוח או מסירתה כאמור.</w:t>
      </w:r>
    </w:p>
    <w:p w14:paraId="61291BFC"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01238D35"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4BECEAFE"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5AFFE9B7"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6B5F5D0"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DA3E85B" w14:textId="77777777" w:rsidR="000555DD" w:rsidRPr="00E078A7" w:rsidRDefault="000555DD" w:rsidP="00E078A7">
      <w:pPr>
        <w:widowControl w:val="0"/>
        <w:spacing w:before="0" w:beforeAutospacing="0" w:after="0" w:afterAutospacing="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t>ולראיה</w:t>
      </w:r>
      <w:r w:rsidR="00E078A7">
        <w:rPr>
          <w:rFonts w:ascii="Times New Roman" w:eastAsia="Times New Roman" w:hAnsi="Times New Roman"/>
          <w:bCs/>
          <w:sz w:val="20"/>
          <w:rtl/>
          <w:lang w:eastAsia="he-IL"/>
        </w:rPr>
        <w:t xml:space="preserve"> באו הצדדים על החתום:</w:t>
      </w:r>
    </w:p>
    <w:p w14:paraId="0415C2F4" w14:textId="77777777" w:rsid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51E4C097" w14:textId="77777777" w:rsidR="00E078A7"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FBD324D" w14:textId="77777777" w:rsidR="00E078A7" w:rsidRPr="000555DD"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283F9ED2" w14:textId="5C3AA4AC" w:rsidR="000555DD" w:rsidRP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CCCF4A67E3664BCFAD5F906570B72F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62554">
            <w:rPr>
              <w:rFonts w:ascii="Times New Roman" w:eastAsia="Times New Roman" w:hAnsi="Times New Roman"/>
              <w:color w:val="00B0F0"/>
              <w:sz w:val="20"/>
              <w:u w:val="single"/>
              <w:rtl/>
              <w:lang w:eastAsia="he-IL"/>
            </w:rPr>
            <w:t>שילר אורן הנדסה בע"מ</w:t>
          </w:r>
        </w:sdtContent>
      </w:sdt>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181E78737A4B44B2A4FBF27088516C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7C12E3" w:rsidRPr="003E6FC4">
            <w:rPr>
              <w:rStyle w:val="PlaceholderText"/>
              <w:rtl/>
            </w:rPr>
            <w:t>[שם צד א]</w:t>
          </w:r>
        </w:sdtContent>
      </w:sdt>
    </w:p>
    <w:p w14:paraId="2BBCB8E1" w14:textId="77777777" w:rsidR="000555DD" w:rsidRDefault="000555DD"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020D5A5F" w14:textId="77777777" w:rsidR="00E078A7"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55509EB1" w14:textId="77777777" w:rsidR="00E078A7" w:rsidRPr="000555DD"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10E4BE4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32646955" w14:textId="77777777" w:rsid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5129BCEB" w14:textId="77777777" w:rsidR="00E078A7"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49415172" w14:textId="77777777" w:rsidR="00E078A7" w:rsidRPr="000555DD"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69DE669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1412A971"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2AFB0DD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7C4E0CD9"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94FDFA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8452A58"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0764FC7"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5DF6F05"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7B2D19B"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220096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215124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D6A01AE"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6CF67A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DC82A64"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30F0510"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241FC4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877CB85"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6C768BD" w14:textId="0C6BE2E6" w:rsidR="00590FDD" w:rsidRPr="00590FDD" w:rsidDel="00196058" w:rsidRDefault="00590FDD" w:rsidP="00590FDD">
      <w:pPr>
        <w:widowControl w:val="0"/>
        <w:bidi w:val="0"/>
        <w:spacing w:before="0" w:beforeAutospacing="0" w:after="0" w:afterAutospacing="0" w:line="240" w:lineRule="auto"/>
        <w:rPr>
          <w:del w:id="39" w:author="מרול אטמן" w:date="2024-01-11T15:21:00Z"/>
          <w:rFonts w:ascii="Times New Roman" w:eastAsia="Times New Roman" w:hAnsi="Times New Roman"/>
          <w:sz w:val="20"/>
          <w:szCs w:val="20"/>
          <w:lang w:eastAsia="he-IL"/>
        </w:rPr>
      </w:pPr>
    </w:p>
    <w:p w14:paraId="7B09CFB5" w14:textId="21EC50F2" w:rsidR="00590FDD" w:rsidRPr="00590FDD" w:rsidDel="00196058" w:rsidRDefault="00590FDD" w:rsidP="00590FDD">
      <w:pPr>
        <w:widowControl w:val="0"/>
        <w:bidi w:val="0"/>
        <w:spacing w:before="0" w:beforeAutospacing="0" w:after="0" w:afterAutospacing="0" w:line="240" w:lineRule="auto"/>
        <w:rPr>
          <w:del w:id="40" w:author="מרול אטמן" w:date="2024-01-11T15:21:00Z"/>
          <w:rFonts w:ascii="Times New Roman" w:eastAsia="Times New Roman" w:hAnsi="Times New Roman"/>
          <w:sz w:val="20"/>
          <w:szCs w:val="20"/>
          <w:lang w:eastAsia="he-IL"/>
        </w:rPr>
      </w:pPr>
    </w:p>
    <w:p w14:paraId="427243AC"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349AED22" w14:textId="5D91AEED" w:rsidR="00F9400C" w:rsidRDefault="00F9400C">
      <w:pPr>
        <w:bidi w:val="0"/>
        <w:spacing w:before="0" w:beforeAutospacing="0" w:after="160" w:afterAutospacing="0" w:line="259" w:lineRule="auto"/>
        <w:rPr>
          <w:ins w:id="41" w:author="מרול אטמן" w:date="2024-04-17T17:57:00Z"/>
          <w:rFonts w:ascii="Times New Roman" w:eastAsia="Times New Roman" w:hAnsi="Times New Roman"/>
          <w:sz w:val="20"/>
          <w:szCs w:val="20"/>
          <w:lang w:eastAsia="he-IL"/>
        </w:rPr>
      </w:pPr>
      <w:ins w:id="42" w:author="מרול אטמן" w:date="2024-04-17T17:57:00Z">
        <w:r>
          <w:rPr>
            <w:rFonts w:ascii="Times New Roman" w:eastAsia="Times New Roman" w:hAnsi="Times New Roman"/>
            <w:sz w:val="20"/>
            <w:szCs w:val="20"/>
            <w:lang w:eastAsia="he-IL"/>
          </w:rPr>
          <w:br w:type="page"/>
        </w:r>
      </w:ins>
    </w:p>
    <w:p w14:paraId="38F0A060" w14:textId="77777777" w:rsidR="00590FDD" w:rsidRPr="00590FDD" w:rsidDel="00196058" w:rsidRDefault="00590FDD" w:rsidP="00590FDD">
      <w:pPr>
        <w:widowControl w:val="0"/>
        <w:spacing w:before="0" w:beforeAutospacing="0" w:after="0" w:afterAutospacing="0" w:line="240" w:lineRule="auto"/>
        <w:jc w:val="center"/>
        <w:outlineLvl w:val="3"/>
        <w:rPr>
          <w:del w:id="43" w:author="מרול אטמן" w:date="2024-01-11T15:21:00Z"/>
          <w:rFonts w:ascii="Times New Roman" w:eastAsia="Times New Roman" w:hAnsi="Times New Roman"/>
          <w:sz w:val="20"/>
          <w:szCs w:val="20"/>
          <w:lang w:eastAsia="he-IL"/>
        </w:rPr>
      </w:pPr>
    </w:p>
    <w:p w14:paraId="36880E6A" w14:textId="351E6C8D" w:rsidR="00590FDD" w:rsidRPr="00590FDD" w:rsidDel="00196058" w:rsidRDefault="00590FDD" w:rsidP="00590FDD">
      <w:pPr>
        <w:widowControl w:val="0"/>
        <w:spacing w:before="0" w:beforeAutospacing="0" w:after="0" w:afterAutospacing="0" w:line="240" w:lineRule="auto"/>
        <w:jc w:val="center"/>
        <w:outlineLvl w:val="3"/>
        <w:rPr>
          <w:del w:id="44" w:author="מרול אטמן" w:date="2024-01-11T15:21:00Z"/>
          <w:rFonts w:ascii="Times New Roman" w:eastAsia="Times New Roman" w:hAnsi="Times New Roman"/>
          <w:sz w:val="20"/>
          <w:szCs w:val="20"/>
          <w:lang w:eastAsia="he-IL"/>
        </w:rPr>
      </w:pPr>
    </w:p>
    <w:p w14:paraId="1C9DC2EA" w14:textId="6B373902" w:rsidR="00590FDD" w:rsidRPr="00590FDD" w:rsidDel="00196058" w:rsidRDefault="00590FDD" w:rsidP="00590FDD">
      <w:pPr>
        <w:widowControl w:val="0"/>
        <w:spacing w:before="0" w:beforeAutospacing="0" w:after="0" w:afterAutospacing="0" w:line="240" w:lineRule="auto"/>
        <w:jc w:val="center"/>
        <w:outlineLvl w:val="3"/>
        <w:rPr>
          <w:del w:id="45" w:author="מרול אטמן" w:date="2024-01-11T15:21:00Z"/>
          <w:rFonts w:ascii="Times New Roman" w:eastAsia="Times New Roman" w:hAnsi="Times New Roman"/>
          <w:sz w:val="20"/>
          <w:szCs w:val="20"/>
          <w:lang w:eastAsia="he-IL"/>
        </w:rPr>
      </w:pPr>
    </w:p>
    <w:p w14:paraId="6B4B4CA5" w14:textId="4092EF1F" w:rsidR="00590FDD" w:rsidRPr="00590FDD" w:rsidDel="00196058" w:rsidRDefault="00590FDD" w:rsidP="00590FDD">
      <w:pPr>
        <w:widowControl w:val="0"/>
        <w:spacing w:before="0" w:beforeAutospacing="0" w:after="0" w:afterAutospacing="0" w:line="240" w:lineRule="auto"/>
        <w:jc w:val="center"/>
        <w:outlineLvl w:val="3"/>
        <w:rPr>
          <w:del w:id="46" w:author="מרול אטמן" w:date="2024-01-11T15:21:00Z"/>
          <w:rFonts w:ascii="Times New Roman" w:eastAsia="Times New Roman" w:hAnsi="Times New Roman"/>
          <w:sz w:val="20"/>
          <w:szCs w:val="20"/>
          <w:lang w:eastAsia="he-IL"/>
        </w:rPr>
      </w:pPr>
    </w:p>
    <w:p w14:paraId="42C83447" w14:textId="5FEC5998" w:rsidR="000555DD" w:rsidDel="00196058" w:rsidRDefault="000555DD" w:rsidP="00590FDD">
      <w:pPr>
        <w:widowControl w:val="0"/>
        <w:spacing w:before="0" w:beforeAutospacing="0" w:after="0" w:afterAutospacing="0" w:line="240" w:lineRule="auto"/>
        <w:jc w:val="center"/>
        <w:outlineLvl w:val="3"/>
        <w:rPr>
          <w:del w:id="47" w:author="מרול אטמן" w:date="2024-01-11T15:21:00Z"/>
          <w:rFonts w:ascii="Times New Roman" w:eastAsia="Times New Roman" w:hAnsi="Times New Roman"/>
          <w:bCs/>
          <w:sz w:val="20"/>
          <w:u w:val="single"/>
          <w:rtl/>
          <w:lang w:eastAsia="he-IL"/>
        </w:rPr>
      </w:pPr>
    </w:p>
    <w:p w14:paraId="158A55A5" w14:textId="0935F430" w:rsidR="000555DD" w:rsidDel="00196058" w:rsidRDefault="000555DD" w:rsidP="00590FDD">
      <w:pPr>
        <w:widowControl w:val="0"/>
        <w:spacing w:before="0" w:beforeAutospacing="0" w:after="0" w:afterAutospacing="0" w:line="240" w:lineRule="auto"/>
        <w:jc w:val="center"/>
        <w:outlineLvl w:val="3"/>
        <w:rPr>
          <w:del w:id="48" w:author="מרול אטמן" w:date="2024-01-11T15:21:00Z"/>
          <w:rFonts w:ascii="Times New Roman" w:eastAsia="Times New Roman" w:hAnsi="Times New Roman"/>
          <w:bCs/>
          <w:sz w:val="20"/>
          <w:u w:val="single"/>
          <w:rtl/>
          <w:lang w:eastAsia="he-IL"/>
        </w:rPr>
      </w:pPr>
    </w:p>
    <w:p w14:paraId="77046A36" w14:textId="75E5925A" w:rsidR="000555DD" w:rsidDel="00196058" w:rsidRDefault="000555DD" w:rsidP="00590FDD">
      <w:pPr>
        <w:widowControl w:val="0"/>
        <w:spacing w:before="0" w:beforeAutospacing="0" w:after="0" w:afterAutospacing="0" w:line="240" w:lineRule="auto"/>
        <w:jc w:val="center"/>
        <w:outlineLvl w:val="3"/>
        <w:rPr>
          <w:del w:id="49" w:author="מרול אטמן" w:date="2024-01-11T15:21:00Z"/>
          <w:rFonts w:ascii="Times New Roman" w:eastAsia="Times New Roman" w:hAnsi="Times New Roman"/>
          <w:bCs/>
          <w:sz w:val="20"/>
          <w:u w:val="single"/>
          <w:rtl/>
          <w:lang w:eastAsia="he-IL"/>
        </w:rPr>
      </w:pPr>
    </w:p>
    <w:p w14:paraId="7F6BA08F" w14:textId="232DE5C0" w:rsidR="00047BB3" w:rsidDel="00196058" w:rsidRDefault="00047BB3" w:rsidP="00E078A7">
      <w:pPr>
        <w:widowControl w:val="0"/>
        <w:spacing w:before="0" w:beforeAutospacing="0" w:after="0" w:afterAutospacing="0" w:line="240" w:lineRule="auto"/>
        <w:jc w:val="center"/>
        <w:outlineLvl w:val="3"/>
        <w:rPr>
          <w:del w:id="50" w:author="מרול אטמן" w:date="2024-01-11T15:21:00Z"/>
          <w:rFonts w:ascii="Times New Roman" w:eastAsia="Times New Roman" w:hAnsi="Times New Roman"/>
          <w:bCs/>
          <w:sz w:val="20"/>
          <w:u w:val="single"/>
          <w:rtl/>
          <w:lang w:eastAsia="he-IL"/>
        </w:rPr>
      </w:pPr>
      <w:del w:id="51" w:author="מרול אטמן" w:date="2024-01-11T15:21:00Z">
        <w:r w:rsidDel="00196058">
          <w:rPr>
            <w:rFonts w:ascii="Times New Roman" w:eastAsia="Times New Roman" w:hAnsi="Times New Roman"/>
            <w:bCs/>
            <w:sz w:val="20"/>
            <w:u w:val="single"/>
            <w:rtl/>
            <w:lang w:eastAsia="he-IL"/>
          </w:rPr>
          <w:br w:type="page"/>
        </w:r>
      </w:del>
    </w:p>
    <w:p w14:paraId="5EFB9365" w14:textId="77777777" w:rsidR="000555DD" w:rsidRPr="000555DD" w:rsidRDefault="000555DD"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0555DD">
        <w:rPr>
          <w:rFonts w:ascii="Times New Roman" w:eastAsia="Times New Roman" w:hAnsi="Times New Roman" w:hint="cs"/>
          <w:bCs/>
          <w:sz w:val="20"/>
          <w:u w:val="single"/>
          <w:rtl/>
          <w:lang w:eastAsia="he-IL"/>
        </w:rPr>
        <w:t>נספח ''א''</w:t>
      </w:r>
    </w:p>
    <w:p w14:paraId="745276DC" w14:textId="77777777" w:rsidR="000555DD" w:rsidRPr="000555DD" w:rsidRDefault="000555DD" w:rsidP="000555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1AA6C8B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0B6ED273"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358C4192" w14:textId="650B40C9"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ins w:id="52" w:author="מרול אטמן" w:date="2024-01-11T15:21:00Z">
        <w:r w:rsidR="0045718E" w:rsidRPr="0059256C">
          <w:rPr>
            <w:rFonts w:ascii="David" w:eastAsia="Times New Roman" w:hAnsi="David"/>
            <w:sz w:val="24"/>
            <w:rtl/>
            <w:lang w:eastAsia="he-IL"/>
          </w:rPr>
          <w:t xml:space="preserve">פרויקט </w:t>
        </w:r>
        <w:r w:rsidR="0045718E" w:rsidRPr="0059256C">
          <w:rPr>
            <w:rFonts w:ascii="David" w:hAnsi="David"/>
            <w:sz w:val="24"/>
            <w:rtl/>
            <w:lang w:eastAsia="he-IL"/>
          </w:rPr>
          <w:t>פינוי בינוי במסגרת התחדשות עירונית הכולל הריסת 3 בניינים קיימים ובניית 6 בניינים חדשים בהם כ- 204 יחידות דיור</w:t>
        </w:r>
      </w:ins>
      <w:del w:id="53" w:author="מרול אטמן" w:date="2024-01-11T15:21:00Z">
        <w:r w:rsidRPr="000555DD" w:rsidDel="0045718E">
          <w:rPr>
            <w:rFonts w:ascii="Times New Roman" w:eastAsia="Times New Roman" w:hAnsi="Times New Roman" w:hint="cs"/>
            <w:sz w:val="24"/>
            <w:rtl/>
            <w:lang w:eastAsia="he-IL"/>
          </w:rPr>
          <w:delText>פרויקט לבניית יחידות דיור</w:delText>
        </w:r>
      </w:del>
      <w:r w:rsidRPr="000555DD">
        <w:rPr>
          <w:rFonts w:ascii="Times New Roman" w:eastAsia="Times New Roman" w:hAnsi="Times New Roman" w:hint="cs"/>
          <w:sz w:val="24"/>
          <w:rtl/>
          <w:lang w:eastAsia="he-IL"/>
        </w:rPr>
        <w:t>, שטחי מסחר</w:t>
      </w:r>
      <w:del w:id="54" w:author="מרול אטמן" w:date="2024-01-11T15:21:00Z">
        <w:r w:rsidRPr="000555DD" w:rsidDel="0045718E">
          <w:rPr>
            <w:rFonts w:ascii="Times New Roman" w:eastAsia="Times New Roman" w:hAnsi="Times New Roman" w:hint="cs"/>
            <w:sz w:val="24"/>
            <w:rtl/>
            <w:lang w:eastAsia="he-IL"/>
          </w:rPr>
          <w:delText xml:space="preserve"> ומשרדים</w:delText>
        </w:r>
      </w:del>
      <w:r w:rsidRPr="000555DD">
        <w:rPr>
          <w:rFonts w:ascii="Times New Roman" w:eastAsia="Times New Roman" w:hAnsi="Times New Roman" w:hint="cs"/>
          <w:sz w:val="24"/>
          <w:rtl/>
          <w:lang w:eastAsia="he-IL"/>
        </w:rPr>
        <w:t>,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B56B34ED28AA4A3BAB483FF60DF5AB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D61926">
            <w:rPr>
              <w:rFonts w:ascii="Times New Roman" w:eastAsia="Times New Roman" w:hAnsi="Times New Roman" w:hint="cs"/>
              <w:color w:val="00B0F0"/>
              <w:sz w:val="24"/>
              <w:rtl/>
              <w:lang w:eastAsia="he-IL"/>
            </w:rPr>
            <w:t>הרצליה</w:t>
          </w:r>
        </w:sdtContent>
      </w:sdt>
      <w:r w:rsidRPr="000555DD">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255BCD959CDC4663A72F60C61E826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D61926">
            <w:rPr>
              <w:rFonts w:ascii="Times New Roman" w:eastAsia="Times New Roman" w:hAnsi="Times New Roman" w:hint="cs"/>
              <w:color w:val="00B0F0"/>
              <w:sz w:val="24"/>
              <w:rtl/>
            </w:rPr>
            <w:t>הכוזרי הרצליה</w:t>
          </w:r>
        </w:sdtContent>
      </w:sdt>
      <w:r w:rsidRPr="000555DD">
        <w:rPr>
          <w:rFonts w:ascii="Times New Roman" w:eastAsia="Times New Roman" w:hAnsi="Times New Roman" w:hint="cs"/>
          <w:color w:val="00B0F0"/>
          <w:sz w:val="24"/>
          <w:rtl/>
          <w:lang w:eastAsia="he-IL"/>
        </w:rPr>
        <w:t>,</w:t>
      </w:r>
      <w:ins w:id="55" w:author="מרול אטמן" w:date="2024-01-11T16:48:00Z">
        <w:r w:rsidR="0047530B">
          <w:rPr>
            <w:rFonts w:ascii="Times New Roman" w:eastAsia="Times New Roman" w:hAnsi="Times New Roman" w:hint="cs"/>
            <w:color w:val="00B0F0"/>
            <w:sz w:val="24"/>
            <w:rtl/>
            <w:lang w:eastAsia="he-IL"/>
          </w:rPr>
          <w:t xml:space="preserve"> רח' </w:t>
        </w:r>
      </w:ins>
      <w:r w:rsidRPr="000555DD">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AE6C6D9AC5B642BD8E014E2B8A80BB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D61926">
            <w:rPr>
              <w:rFonts w:ascii="Times New Roman" w:eastAsia="Times New Roman" w:hAnsi="Times New Roman" w:hint="cs"/>
              <w:color w:val="00B0F0"/>
              <w:sz w:val="24"/>
              <w:rtl/>
            </w:rPr>
            <w:t>הכוזרי</w:t>
          </w:r>
        </w:sdtContent>
      </w:sdt>
      <w:r w:rsidRPr="000555DD">
        <w:rPr>
          <w:rFonts w:ascii="Times New Roman" w:eastAsia="Times New Roman" w:hAnsi="Times New Roman" w:hint="cs"/>
          <w:sz w:val="24"/>
          <w:rtl/>
          <w:lang w:eastAsia="he-IL"/>
        </w:rPr>
        <w:t xml:space="preserve"> </w:t>
      </w:r>
      <w:ins w:id="56" w:author="מרול אטמן" w:date="2024-01-11T16:48:00Z">
        <w:r w:rsidR="0047530B">
          <w:rPr>
            <w:rFonts w:ascii="Times New Roman" w:eastAsia="Times New Roman" w:hAnsi="Times New Roman" w:hint="cs"/>
            <w:sz w:val="24"/>
            <w:rtl/>
            <w:lang w:eastAsia="he-IL"/>
          </w:rPr>
          <w:t xml:space="preserve">פינת רח' מזא"ה, </w:t>
        </w:r>
      </w:ins>
      <w:r w:rsidRPr="000555DD">
        <w:rPr>
          <w:rFonts w:ascii="Times New Roman" w:eastAsia="Times New Roman" w:hAnsi="Times New Roman" w:hint="cs"/>
          <w:sz w:val="24"/>
          <w:rtl/>
          <w:lang w:eastAsia="he-IL"/>
        </w:rPr>
        <w:t xml:space="preserve">לרבות </w:t>
      </w:r>
      <w:ins w:id="57" w:author="מרול אטמן" w:date="2024-01-11T15:25:00Z">
        <w:r w:rsidR="007D7F84" w:rsidRPr="0059256C">
          <w:rPr>
            <w:rFonts w:ascii="David" w:eastAsia="Times New Roman" w:hAnsi="David" w:hint="eastAsia"/>
            <w:sz w:val="24"/>
            <w:rtl/>
            <w:lang w:eastAsia="he-IL"/>
          </w:rPr>
          <w:t>לרבות</w:t>
        </w:r>
        <w:r w:rsidR="007D7F84" w:rsidRPr="0059256C">
          <w:rPr>
            <w:rFonts w:ascii="David" w:eastAsia="Times New Roman" w:hAnsi="David"/>
            <w:sz w:val="24"/>
            <w:rtl/>
            <w:lang w:eastAsia="he-IL"/>
          </w:rPr>
          <w:t xml:space="preserve"> </w:t>
        </w:r>
        <w:r w:rsidR="007D7F84" w:rsidRPr="0059256C">
          <w:rPr>
            <w:rFonts w:ascii="David" w:eastAsia="Times New Roman" w:hAnsi="David" w:hint="eastAsia"/>
            <w:sz w:val="24"/>
            <w:rtl/>
            <w:lang w:eastAsia="he-IL"/>
          </w:rPr>
          <w:t>שיפוץ</w:t>
        </w:r>
      </w:ins>
      <w:ins w:id="58" w:author="מרול אטמן" w:date="2024-01-11T16:52:00Z">
        <w:r w:rsidR="006903CC">
          <w:rPr>
            <w:rFonts w:ascii="David" w:eastAsia="Times New Roman" w:hAnsi="David" w:hint="cs"/>
            <w:sz w:val="24"/>
            <w:rtl/>
            <w:lang w:eastAsia="he-IL"/>
          </w:rPr>
          <w:t>, חיזוק</w:t>
        </w:r>
      </w:ins>
      <w:ins w:id="59" w:author="מרול אטמן" w:date="2024-01-11T15:25:00Z">
        <w:r w:rsidR="007D7F84" w:rsidRPr="0059256C">
          <w:rPr>
            <w:rFonts w:ascii="David" w:eastAsia="Times New Roman" w:hAnsi="David"/>
            <w:sz w:val="24"/>
            <w:rtl/>
            <w:lang w:eastAsia="he-IL"/>
          </w:rPr>
          <w:t xml:space="preserve"> </w:t>
        </w:r>
        <w:r w:rsidR="007D7F84" w:rsidRPr="0059256C">
          <w:rPr>
            <w:rFonts w:ascii="David" w:eastAsia="Times New Roman" w:hAnsi="David" w:hint="eastAsia"/>
            <w:sz w:val="24"/>
            <w:rtl/>
            <w:lang w:eastAsia="he-IL"/>
          </w:rPr>
          <w:t>והרחבת</w:t>
        </w:r>
        <w:r w:rsidR="007D7F84" w:rsidRPr="0059256C">
          <w:rPr>
            <w:rFonts w:ascii="David" w:eastAsia="Times New Roman" w:hAnsi="David"/>
            <w:sz w:val="24"/>
            <w:rtl/>
            <w:lang w:eastAsia="he-IL"/>
          </w:rPr>
          <w:t xml:space="preserve"> </w:t>
        </w:r>
        <w:r w:rsidR="007D7F84" w:rsidRPr="0059256C">
          <w:rPr>
            <w:rFonts w:ascii="David" w:eastAsia="Times New Roman" w:hAnsi="David" w:hint="eastAsia"/>
            <w:sz w:val="24"/>
            <w:rtl/>
            <w:lang w:eastAsia="he-IL"/>
          </w:rPr>
          <w:t>בית</w:t>
        </w:r>
        <w:r w:rsidR="007D7F84" w:rsidRPr="0059256C">
          <w:rPr>
            <w:rFonts w:ascii="David" w:eastAsia="Times New Roman" w:hAnsi="David"/>
            <w:sz w:val="24"/>
            <w:rtl/>
            <w:lang w:eastAsia="he-IL"/>
          </w:rPr>
          <w:t xml:space="preserve"> </w:t>
        </w:r>
        <w:r w:rsidR="007D7F84" w:rsidRPr="0059256C">
          <w:rPr>
            <w:rFonts w:ascii="David" w:eastAsia="Times New Roman" w:hAnsi="David" w:hint="eastAsia"/>
            <w:sz w:val="24"/>
            <w:rtl/>
            <w:lang w:eastAsia="he-IL"/>
          </w:rPr>
          <w:t>כנסת</w:t>
        </w:r>
        <w:r w:rsidR="007D7F84" w:rsidRPr="0059256C">
          <w:rPr>
            <w:rFonts w:ascii="David" w:eastAsia="Times New Roman" w:hAnsi="David"/>
            <w:sz w:val="24"/>
            <w:rtl/>
            <w:lang w:eastAsia="he-IL"/>
          </w:rPr>
          <w:t xml:space="preserve"> </w:t>
        </w:r>
        <w:r w:rsidR="007D7F84" w:rsidRPr="0059256C">
          <w:rPr>
            <w:rFonts w:ascii="David" w:eastAsia="Times New Roman" w:hAnsi="David" w:hint="eastAsia"/>
            <w:sz w:val="24"/>
            <w:rtl/>
            <w:lang w:eastAsia="he-IL"/>
          </w:rPr>
          <w:t>קיים</w:t>
        </w:r>
        <w:r w:rsidR="007D7F84" w:rsidRPr="0059256C">
          <w:rPr>
            <w:rFonts w:ascii="David" w:eastAsia="Times New Roman" w:hAnsi="David"/>
            <w:sz w:val="24"/>
            <w:rtl/>
            <w:lang w:eastAsia="he-IL"/>
          </w:rPr>
          <w:t xml:space="preserve"> </w:t>
        </w:r>
        <w:r w:rsidR="007D7F84">
          <w:rPr>
            <w:rFonts w:ascii="David" w:eastAsia="Times New Roman" w:hAnsi="David" w:hint="cs"/>
            <w:sz w:val="24"/>
            <w:rtl/>
            <w:lang w:eastAsia="he-IL"/>
          </w:rPr>
          <w:t xml:space="preserve">ולרבות </w:t>
        </w:r>
      </w:ins>
      <w:r w:rsidRPr="000555DD">
        <w:rPr>
          <w:rFonts w:ascii="Times New Roman" w:eastAsia="Times New Roman" w:hAnsi="Times New Roman" w:hint="cs"/>
          <w:sz w:val="24"/>
          <w:rtl/>
          <w:lang w:eastAsia="he-IL"/>
        </w:rPr>
        <w:t>עבודות פיתוח על</w:t>
      </w:r>
      <w:ins w:id="60" w:author="מרול אטמן" w:date="2024-01-11T15:25:00Z">
        <w:r w:rsidR="007D7F84">
          <w:rPr>
            <w:rFonts w:ascii="Times New Roman" w:eastAsia="Times New Roman" w:hAnsi="Times New Roman" w:hint="cs"/>
            <w:sz w:val="24"/>
            <w:rtl/>
            <w:lang w:eastAsia="he-IL"/>
          </w:rPr>
          <w:t xml:space="preserve"> כולל כיכר עירונית</w:t>
        </w:r>
      </w:ins>
      <w:r w:rsidRPr="000555DD">
        <w:rPr>
          <w:rFonts w:ascii="Times New Roman" w:eastAsia="Times New Roman" w:hAnsi="Times New Roman" w:hint="cs"/>
          <w:sz w:val="24"/>
          <w:rtl/>
          <w:lang w:eastAsia="he-IL"/>
        </w:rPr>
        <w:t>, אשר יתוכנן ו/או יבוצע עבור המזמין באתר בקטעים ובשלבים לפי שיקול דעתו.</w:t>
      </w:r>
    </w:p>
    <w:p w14:paraId="60BC55E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343967C6" w14:textId="494AB6A4"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6A09361AF0D244F08BA31F9FED7F43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7C12E3">
            <w:rPr>
              <w:rFonts w:ascii="Times New Roman" w:eastAsia="Times New Roman" w:hAnsi="Times New Roman" w:hint="cs"/>
              <w:color w:val="008000"/>
              <w:sz w:val="24"/>
              <w:rtl/>
            </w:rPr>
            <w:t>504-0138628</w:t>
          </w:r>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C1248346886F4EACAADD527A8E6C8C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7C12E3">
            <w:rPr>
              <w:rFonts w:ascii="Times New Roman" w:eastAsia="Times New Roman" w:hAnsi="Times New Roman" w:hint="cs"/>
              <w:sz w:val="24"/>
              <w:rtl/>
              <w:lang w:eastAsia="he-IL"/>
            </w:rPr>
            <w:t>6538</w:t>
          </w:r>
        </w:sdtContent>
      </w:sdt>
      <w:ins w:id="61" w:author="מרול אטמן" w:date="2024-01-11T16:49:00Z">
        <w:r w:rsidR="003C67D3">
          <w:rPr>
            <w:rFonts w:ascii="Times New Roman" w:eastAsia="Times New Roman" w:hAnsi="Times New Roman" w:hint="cs"/>
            <w:sz w:val="24"/>
            <w:rtl/>
            <w:lang w:eastAsia="he-IL"/>
          </w:rPr>
          <w:t>, חלקות 420-423</w:t>
        </w:r>
      </w:ins>
      <w:del w:id="62" w:author="מרול אטמן" w:date="2024-01-11T16:49:00Z">
        <w:r w:rsidRPr="000555DD" w:rsidDel="003C67D3">
          <w:rPr>
            <w:rFonts w:ascii="Times New Roman" w:eastAsia="Times New Roman" w:hAnsi="Times New Roman" w:hint="cs"/>
            <w:sz w:val="24"/>
            <w:rtl/>
            <w:lang w:eastAsia="he-IL"/>
          </w:rPr>
          <w:delText>.</w:delText>
        </w:r>
      </w:del>
    </w:p>
    <w:p w14:paraId="194EE861"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33595BA"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9BDB4CC" w14:textId="2A06B839" w:rsidR="000555DD" w:rsidRPr="000555DD" w:rsidRDefault="000555DD" w:rsidP="000555DD">
      <w:pPr>
        <w:spacing w:before="0" w:beforeAutospacing="0" w:after="0" w:afterAutospacing="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3246384E4BE546038F4B1559E7A98B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D61926">
            <w:rPr>
              <w:rFonts w:ascii="Times New Roman" w:eastAsia="Times New Roman" w:hAnsi="Times New Roman" w:hint="cs"/>
              <w:color w:val="008000"/>
              <w:sz w:val="24"/>
              <w:rtl/>
            </w:rPr>
            <w:t>הרצליה</w:t>
          </w:r>
        </w:sdtContent>
      </w:sdt>
      <w:r w:rsidRPr="000555DD">
        <w:rPr>
          <w:rFonts w:ascii="Times New Roman" w:eastAsia="Times New Roman" w:hAnsi="Times New Roman" w:hint="cs"/>
          <w:color w:val="008000"/>
          <w:sz w:val="24"/>
          <w:rtl/>
        </w:rPr>
        <w:t>.</w:t>
      </w:r>
    </w:p>
    <w:p w14:paraId="3DCDC0BE"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FF0000"/>
          <w:sz w:val="24"/>
          <w:rtl/>
        </w:rPr>
      </w:pPr>
    </w:p>
    <w:p w14:paraId="19680035" w14:textId="77777777" w:rsidR="000555DD" w:rsidRPr="000555DD" w:rsidRDefault="000555DD" w:rsidP="000555DD">
      <w:pPr>
        <w:spacing w:before="0" w:beforeAutospacing="0" w:after="0" w:afterAutospacing="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45DCBA29"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3FDE869E" w14:textId="086D970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6CACA939F8A44347B87F226F6EB800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7C12E3">
            <w:rPr>
              <w:rFonts w:ascii="Times New Roman" w:eastAsia="Times New Roman" w:hAnsi="Times New Roman" w:hint="cs"/>
              <w:sz w:val="24"/>
              <w:rtl/>
              <w:lang w:eastAsia="he-IL"/>
            </w:rPr>
            <w:t>מרול אטמן</w:t>
          </w:r>
        </w:sdtContent>
      </w:sdt>
    </w:p>
    <w:p w14:paraId="56DF3F6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sz w:val="24"/>
          <w:rtl/>
          <w:lang w:eastAsia="he-IL"/>
        </w:rPr>
      </w:pPr>
    </w:p>
    <w:p w14:paraId="4D91253E" w14:textId="77777777" w:rsidR="000555DD" w:rsidRDefault="000555DD"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r w:rsidR="00553085" w:rsidRPr="00553085">
        <w:rPr>
          <w:rFonts w:ascii="Times New Roman" w:eastAsia="Times New Roman" w:hAnsi="Times New Roman"/>
          <w:sz w:val="24"/>
          <w:rtl/>
          <w:lang w:eastAsia="he-IL"/>
        </w:rPr>
        <w:t xml:space="preserve">התכנון יתבצע במודל תלת מימד ע"י תוכנת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במתודולוגיית </w:t>
      </w:r>
      <w:r w:rsidR="00553085" w:rsidRPr="00553085">
        <w:rPr>
          <w:rFonts w:ascii="Times New Roman" w:eastAsia="Times New Roman" w:hAnsi="Times New Roman"/>
          <w:sz w:val="24"/>
          <w:lang w:eastAsia="he-IL"/>
        </w:rPr>
        <w:t>BIM</w:t>
      </w:r>
      <w:r w:rsidR="00553085" w:rsidRPr="00553085">
        <w:rPr>
          <w:rFonts w:ascii="Times New Roman" w:eastAsia="Times New Roman" w:hAnsi="Times New Roman"/>
          <w:sz w:val="24"/>
          <w:rtl/>
          <w:lang w:eastAsia="he-IL"/>
        </w:rPr>
        <w:t>, בענן –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שם ישמרו כל קבצי ה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העבודה במודל תהיה כפופה להוראות מנהל המודל ולמסמך ה </w:t>
      </w:r>
      <w:r w:rsidR="00553085" w:rsidRPr="00553085">
        <w:rPr>
          <w:rFonts w:ascii="Times New Roman" w:eastAsia="Times New Roman" w:hAnsi="Times New Roman"/>
          <w:sz w:val="24"/>
          <w:lang w:eastAsia="he-IL"/>
        </w:rPr>
        <w:t>BEP</w:t>
      </w:r>
      <w:r w:rsidR="00553085" w:rsidRPr="00553085">
        <w:rPr>
          <w:rFonts w:ascii="Times New Roman" w:eastAsia="Times New Roman" w:hAnsi="Times New Roman"/>
          <w:sz w:val="24"/>
          <w:rtl/>
          <w:lang w:eastAsia="he-IL"/>
        </w:rPr>
        <w:t xml:space="preserve"> שיופץ בהמשך ע"י מנהל המודל. שמירה, הדפסת תכניות וקבצים (</w:t>
      </w:r>
      <w:r w:rsidR="00553085" w:rsidRPr="00553085">
        <w:rPr>
          <w:rFonts w:ascii="Times New Roman" w:eastAsia="Times New Roman" w:hAnsi="Times New Roman"/>
          <w:sz w:val="24"/>
          <w:lang w:eastAsia="he-IL"/>
        </w:rPr>
        <w:t>PLT/PDF/DWG</w:t>
      </w:r>
      <w:r w:rsidR="00553085" w:rsidRPr="00553085">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553085" w:rsidRPr="00553085">
        <w:rPr>
          <w:rFonts w:ascii="Times New Roman" w:eastAsia="Times New Roman" w:hAnsi="Times New Roman"/>
          <w:sz w:val="24"/>
          <w:lang w:eastAsia="he-IL"/>
        </w:rPr>
        <w:t>view</w:t>
      </w:r>
      <w:r w:rsidR="00553085" w:rsidRPr="00553085">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544EA3E6" w14:textId="77777777" w:rsidR="00047BB3" w:rsidRPr="000555DD" w:rsidRDefault="00047BB3"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67F2895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3.2</w:t>
      </w:r>
      <w:r w:rsidRPr="000555DD">
        <w:rPr>
          <w:rFonts w:ascii="Times New Roman" w:eastAsia="Times New Roman" w:hAnsi="Times New Roman" w:hint="cs"/>
          <w:sz w:val="24"/>
          <w:rtl/>
          <w:lang w:eastAsia="he-IL"/>
        </w:rPr>
        <w:tab/>
        <w:t>בעלי המקצוע במשרד המתכנן הם:</w:t>
      </w:r>
    </w:p>
    <w:p w14:paraId="5E8CBAA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57E295C1" w14:textId="6A4D19D2"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6226702E87D24ED4BA07512D2DCD1D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7C12E3">
            <w:rPr>
              <w:rFonts w:ascii="Times New Roman" w:eastAsia="Times New Roman" w:hAnsi="Times New Roman"/>
              <w:color w:val="008000"/>
              <w:sz w:val="24"/>
              <w:rtl/>
              <w:lang w:eastAsia="he-IL"/>
            </w:rPr>
            <w:t>ערן שילר</w:t>
          </w:r>
        </w:sdtContent>
      </w:sdt>
    </w:p>
    <w:p w14:paraId="2A97E036" w14:textId="77777777" w:rsidR="000555DD" w:rsidRPr="000555DD" w:rsidRDefault="000555DD" w:rsidP="000555DD">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39056136E64D48CD835D6FEC03ACAB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0555DD">
            <w:rPr>
              <w:rFonts w:cstheme="minorBidi"/>
              <w:color w:val="00B0F0"/>
              <w:rtl/>
            </w:rPr>
            <w:t>[שדה נוסף 5]</w:t>
          </w:r>
        </w:sdtContent>
      </w:sdt>
    </w:p>
    <w:p w14:paraId="1F813BF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3BE5CC4B" w14:textId="5669E04E" w:rsidR="000555DD" w:rsidRPr="000555DD" w:rsidRDefault="000555DD" w:rsidP="000555DD">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0EC2C2A165C34F598CCF852A4B594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7C12E3">
            <w:rPr>
              <w:rFonts w:ascii="Times New Roman" w:eastAsia="Times New Roman" w:hAnsi="Times New Roman"/>
              <w:color w:val="008000"/>
              <w:sz w:val="24"/>
              <w:rtl/>
              <w:lang w:eastAsia="he-IL"/>
            </w:rPr>
            <w:t>ערן שילר</w:t>
          </w:r>
        </w:sdtContent>
      </w:sdt>
    </w:p>
    <w:p w14:paraId="79DB2C1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683850B0"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t>הנושאים הם:</w:t>
      </w:r>
    </w:p>
    <w:p w14:paraId="537C6F6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67CA280B"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התקדמות שרותי המתכנן.</w:t>
      </w:r>
    </w:p>
    <w:p w14:paraId="516F0A3B"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ב.</w:t>
      </w:r>
      <w:r w:rsidRPr="000555DD">
        <w:rPr>
          <w:rFonts w:ascii="Times New Roman" w:eastAsia="Times New Roman" w:hAnsi="Times New Roman" w:hint="cs"/>
          <w:sz w:val="24"/>
          <w:rtl/>
          <w:lang w:eastAsia="he-IL"/>
        </w:rPr>
        <w:tab/>
        <w:t>סטיות מלוח הזמנים לרבות סיבת הסטייה.</w:t>
      </w:r>
    </w:p>
    <w:p w14:paraId="2BE86A47"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lastRenderedPageBreak/>
        <w:t>ג.</w:t>
      </w:r>
      <w:r w:rsidRPr="000555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0E41EE67"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ד.</w:t>
      </w:r>
      <w:r w:rsidRPr="000555DD">
        <w:rPr>
          <w:rFonts w:ascii="Times New Roman" w:eastAsia="Times New Roman" w:hAnsi="Times New Roman" w:hint="cs"/>
          <w:sz w:val="24"/>
          <w:rtl/>
          <w:lang w:eastAsia="he-IL"/>
        </w:rPr>
        <w:tab/>
        <w:t>סטיות מהערכות ו/או תחזיות תקציביות והשלכותיהן.</w:t>
      </w:r>
    </w:p>
    <w:p w14:paraId="12639945"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w:t>
      </w:r>
      <w:r w:rsidRPr="000555DD">
        <w:rPr>
          <w:rFonts w:ascii="Times New Roman" w:eastAsia="Times New Roman" w:hAnsi="Times New Roman" w:hint="cs"/>
          <w:sz w:val="24"/>
          <w:rtl/>
          <w:lang w:eastAsia="he-IL"/>
        </w:rPr>
        <w:tab/>
        <w:t>ריכוז הוראות שנויים.</w:t>
      </w:r>
    </w:p>
    <w:p w14:paraId="11FBBA38" w14:textId="77777777" w:rsidR="000555DD" w:rsidRPr="000555DD" w:rsidRDefault="000555DD" w:rsidP="000555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0123BB22"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172E0D15" w14:textId="77777777" w:rsidTr="000555DD">
        <w:tc>
          <w:tcPr>
            <w:tcW w:w="3366" w:type="dxa"/>
          </w:tcPr>
          <w:p w14:paraId="52CEB116" w14:textId="08694D0D" w:rsidR="000555DD" w:rsidRPr="000555DD" w:rsidRDefault="004455A2" w:rsidP="000555DD">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9A34B4DDA7BE45B7B3AA0F4ADCC3D4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C12E3">
                  <w:rPr>
                    <w:rFonts w:ascii="Times New Roman" w:eastAsia="Times New Roman" w:hAnsi="Times New Roman" w:hint="cs"/>
                    <w:color w:val="008000"/>
                    <w:sz w:val="24"/>
                    <w:rtl/>
                    <w:lang w:eastAsia="he-IL"/>
                  </w:rPr>
                  <w:t>50%</w:t>
                </w:r>
              </w:sdtContent>
            </w:sdt>
          </w:p>
          <w:p w14:paraId="5E6C7980"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             </w:t>
            </w:r>
          </w:p>
        </w:tc>
        <w:tc>
          <w:tcPr>
            <w:tcW w:w="2163" w:type="dxa"/>
          </w:tcPr>
          <w:p w14:paraId="027E0702" w14:textId="77777777" w:rsidR="000555DD" w:rsidRPr="000555DD" w:rsidRDefault="000555DD" w:rsidP="000555DD">
            <w:pPr>
              <w:widowControl w:val="0"/>
              <w:spacing w:before="0" w:beforeAutospacing="0" w:after="0" w:afterAutospacing="0" w:line="240" w:lineRule="auto"/>
              <w:ind w:left="720"/>
              <w:outlineLvl w:val="2"/>
              <w:rPr>
                <w:rFonts w:cstheme="minorBidi"/>
                <w:szCs w:val="22"/>
              </w:rPr>
            </w:pPr>
          </w:p>
          <w:p w14:paraId="37DF9398"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5CB8A775"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32FD22A0" w14:textId="77777777" w:rsidR="00590FDD" w:rsidRPr="00590FDD" w:rsidDel="006903CC" w:rsidRDefault="00590FDD" w:rsidP="00590FDD">
      <w:pPr>
        <w:widowControl w:val="0"/>
        <w:bidi w:val="0"/>
        <w:spacing w:before="0" w:beforeAutospacing="0" w:after="0" w:afterAutospacing="0" w:line="240" w:lineRule="auto"/>
        <w:jc w:val="right"/>
        <w:rPr>
          <w:del w:id="63" w:author="מרול אטמן" w:date="2024-01-11T16:49:00Z"/>
          <w:rFonts w:ascii="Times New Roman" w:eastAsia="Times New Roman" w:hAnsi="Times New Roman"/>
          <w:sz w:val="20"/>
          <w:szCs w:val="20"/>
          <w:lang w:eastAsia="he-IL"/>
        </w:rPr>
      </w:pPr>
    </w:p>
    <w:p w14:paraId="342615EA" w14:textId="77777777" w:rsidR="000555DD" w:rsidRDefault="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Change w:id="64" w:author="מרול אטמן" w:date="2024-01-11T16:49:00Z">
          <w:pPr>
            <w:keepNext/>
            <w:widowControl w:val="0"/>
            <w:spacing w:before="0" w:beforeAutospacing="0" w:after="0" w:afterAutospacing="0" w:line="240" w:lineRule="auto"/>
            <w:jc w:val="center"/>
            <w:outlineLvl w:val="1"/>
          </w:pPr>
        </w:pPrChange>
      </w:pPr>
    </w:p>
    <w:p w14:paraId="5856058E" w14:textId="77777777" w:rsidR="006903CC" w:rsidRDefault="006903CC">
      <w:pPr>
        <w:bidi w:val="0"/>
        <w:spacing w:before="0" w:beforeAutospacing="0" w:after="160" w:afterAutospacing="0" w:line="259" w:lineRule="auto"/>
        <w:rPr>
          <w:ins w:id="65" w:author="מרול אטמן" w:date="2024-01-11T16:49:00Z"/>
          <w:rFonts w:ascii="Times New Roman" w:eastAsia="Times New Roman" w:hAnsi="Times New Roman"/>
          <w:bCs/>
          <w:sz w:val="24"/>
          <w:u w:val="single"/>
          <w:rtl/>
          <w:lang w:eastAsia="he-IL"/>
        </w:rPr>
      </w:pPr>
      <w:ins w:id="66" w:author="מרול אטמן" w:date="2024-01-11T16:49:00Z">
        <w:r>
          <w:rPr>
            <w:rFonts w:ascii="Times New Roman" w:eastAsia="Times New Roman" w:hAnsi="Times New Roman"/>
            <w:bCs/>
            <w:sz w:val="24"/>
            <w:u w:val="single"/>
            <w:rtl/>
            <w:lang w:eastAsia="he-IL"/>
          </w:rPr>
          <w:br w:type="page"/>
        </w:r>
      </w:ins>
    </w:p>
    <w:p w14:paraId="342377EB" w14:textId="2B8CEC67" w:rsidR="000555DD" w:rsidDel="006903CC" w:rsidRDefault="000555DD" w:rsidP="00590FDD">
      <w:pPr>
        <w:keepNext/>
        <w:widowControl w:val="0"/>
        <w:spacing w:before="0" w:beforeAutospacing="0" w:after="0" w:afterAutospacing="0" w:line="240" w:lineRule="auto"/>
        <w:jc w:val="center"/>
        <w:outlineLvl w:val="1"/>
        <w:rPr>
          <w:del w:id="67" w:author="מרול אטמן" w:date="2024-01-11T16:49:00Z"/>
          <w:rFonts w:ascii="Times New Roman" w:eastAsia="Times New Roman" w:hAnsi="Times New Roman"/>
          <w:bCs/>
          <w:sz w:val="24"/>
          <w:u w:val="single"/>
          <w:rtl/>
          <w:lang w:eastAsia="he-IL"/>
        </w:rPr>
      </w:pPr>
      <w:del w:id="68" w:author="מרול אטמן" w:date="2024-01-11T16:49:00Z">
        <w:r w:rsidDel="006903CC">
          <w:rPr>
            <w:rFonts w:ascii="Times New Roman" w:eastAsia="Times New Roman" w:hAnsi="Times New Roman"/>
            <w:bCs/>
            <w:sz w:val="24"/>
            <w:u w:val="single"/>
            <w:rtl/>
            <w:lang w:eastAsia="he-IL"/>
          </w:rPr>
          <w:lastRenderedPageBreak/>
          <w:br w:type="page"/>
        </w:r>
      </w:del>
    </w:p>
    <w:p w14:paraId="4FBC37E7" w14:textId="77777777" w:rsidR="000555DD" w:rsidRPr="00B27B4C" w:rsidRDefault="000555DD" w:rsidP="000555DD">
      <w:pPr>
        <w:widowControl w:val="0"/>
        <w:spacing w:before="0" w:beforeAutospacing="0" w:after="0" w:afterAutospacing="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02B98857" w14:textId="77777777" w:rsidR="000555DD" w:rsidRDefault="000555DD" w:rsidP="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
    </w:p>
    <w:p w14:paraId="22B028E8"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5B1E01B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29345AC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588BCFA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06A9EC19"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3FD337E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25154575"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3C16627C"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41CD05BD"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71620391"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582FBEB2"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p>
    <w:p w14:paraId="3AB39798"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16CB6F6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157D52FB"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03E52022"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080E6DA1"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2C907296"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3C88A7B4" w14:textId="77777777" w:rsidR="00590FDD" w:rsidRPr="00590FDD" w:rsidDel="00F9400C" w:rsidRDefault="00590FDD" w:rsidP="00590FDD">
      <w:pPr>
        <w:spacing w:before="0" w:beforeAutospacing="0" w:after="0" w:afterAutospacing="0" w:line="276" w:lineRule="auto"/>
        <w:ind w:left="1388" w:hanging="709"/>
        <w:jc w:val="both"/>
        <w:rPr>
          <w:del w:id="69" w:author="מרול אטמן" w:date="2024-04-17T17:58:00Z"/>
          <w:rFonts w:ascii="Times New Roman" w:eastAsia="Times New Roman" w:hAnsi="Times New Roman"/>
          <w:sz w:val="24"/>
          <w:rtl/>
          <w:lang w:eastAsia="he-IL"/>
        </w:rPr>
      </w:pPr>
      <w:bookmarkStart w:id="70" w:name="OLE_LINK5"/>
      <w:bookmarkStart w:id="71" w:name="OLE_LINK6"/>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72" w:name="OLE_LINK7"/>
      <w:bookmarkStart w:id="73"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61967B9B" w14:textId="77777777" w:rsidR="00590FDD" w:rsidRPr="00590FDD" w:rsidRDefault="00590FDD">
      <w:pPr>
        <w:spacing w:before="0" w:beforeAutospacing="0" w:after="0" w:afterAutospacing="0" w:line="276" w:lineRule="auto"/>
        <w:ind w:left="1388" w:hanging="709"/>
        <w:jc w:val="both"/>
        <w:rPr>
          <w:rFonts w:ascii="Times New Roman" w:eastAsia="Times New Roman" w:hAnsi="Times New Roman"/>
          <w:sz w:val="24"/>
          <w:rtl/>
          <w:lang w:eastAsia="he-IL"/>
        </w:rPr>
        <w:pPrChange w:id="74" w:author="מרול אטמן" w:date="2024-04-17T17:58:00Z">
          <w:pPr>
            <w:spacing w:before="0" w:beforeAutospacing="0" w:after="0" w:afterAutospacing="0" w:line="276" w:lineRule="auto"/>
            <w:ind w:left="2160" w:hanging="720"/>
            <w:jc w:val="both"/>
          </w:pPr>
        </w:pPrChange>
      </w:pPr>
    </w:p>
    <w:p w14:paraId="6510D3A1" w14:textId="77777777" w:rsidR="00590FDD" w:rsidRPr="00590FDD" w:rsidRDefault="00590FDD" w:rsidP="00553085">
      <w:pPr>
        <w:tabs>
          <w:tab w:val="left" w:pos="1954"/>
        </w:tabs>
        <w:spacing w:after="0" w:line="360" w:lineRule="auto"/>
        <w:ind w:left="1954" w:hanging="51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lastRenderedPageBreak/>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r w:rsidR="00553085">
        <w:rPr>
          <w:rFonts w:ascii="Times New Roman" w:eastAsia="Times New Roman" w:hAnsi="Times New Roman" w:hint="cs"/>
          <w:sz w:val="24"/>
          <w:rtl/>
          <w:lang w:eastAsia="he-IL"/>
        </w:rPr>
        <w:t xml:space="preserve"> </w:t>
      </w:r>
      <w:r w:rsidR="00553085" w:rsidRPr="00831588">
        <w:rPr>
          <w:rFonts w:ascii="Times New Roman" w:eastAsia="Times New Roman" w:hAnsi="Times New Roman" w:hint="cs"/>
          <w:sz w:val="24"/>
          <w:rtl/>
          <w:lang w:eastAsia="he-IL"/>
        </w:rPr>
        <w:t xml:space="preserve">ככל שיידרש ולפי החלטת המזמין, יתבצעו בנוסף לישיבות התכנון השוטפות, ישיבות שבועיות לתכנון ב </w:t>
      </w:r>
      <w:r w:rsidR="00553085" w:rsidRPr="00831588">
        <w:rPr>
          <w:rFonts w:ascii="Times New Roman" w:eastAsia="Times New Roman" w:hAnsi="Times New Roman" w:hint="cs"/>
          <w:sz w:val="24"/>
          <w:lang w:eastAsia="he-IL"/>
        </w:rPr>
        <w:t>BIM</w:t>
      </w:r>
      <w:r w:rsidR="00553085" w:rsidRPr="00831588">
        <w:rPr>
          <w:rFonts w:ascii="Times New Roman" w:eastAsia="Times New Roman" w:hAnsi="Times New Roman" w:hint="cs"/>
          <w:sz w:val="24"/>
          <w:rtl/>
          <w:lang w:eastAsia="he-IL"/>
        </w:rPr>
        <w:t xml:space="preserve"> על המודל.</w:t>
      </w:r>
    </w:p>
    <w:p w14:paraId="5193BE06" w14:textId="77777777" w:rsidR="00590FDD" w:rsidRPr="00590FDD" w:rsidRDefault="00590FDD" w:rsidP="00553085">
      <w:pPr>
        <w:spacing w:before="0" w:beforeAutospacing="0" w:after="0" w:afterAutospacing="0" w:line="360" w:lineRule="auto"/>
        <w:ind w:left="2028" w:hanging="58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2BEDD3A8"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5DDDA7F3"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1B80FFE7"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70"/>
    <w:bookmarkEnd w:id="71"/>
    <w:bookmarkEnd w:id="72"/>
    <w:bookmarkEnd w:id="73"/>
    <w:p w14:paraId="3EE6069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199818F1"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7B01849A"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04490AD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0131E6E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273C4A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תכנון אלטרנטיבות קונסטרוקטיביות ואומדנים לקבלת החלטות על חלופות</w:t>
      </w:r>
      <w:r w:rsidRPr="00590FDD">
        <w:rPr>
          <w:rFonts w:ascii="Times New Roman" w:eastAsia="Times New Roman" w:hAnsi="Times New Roman" w:hint="cs"/>
          <w:sz w:val="24"/>
          <w:rtl/>
          <w:lang w:eastAsia="he-IL"/>
        </w:rPr>
        <w:t>.</w:t>
      </w:r>
    </w:p>
    <w:p w14:paraId="5E4BC58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BE5E4D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5D88342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4D45197A"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6EEF335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991582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07F008B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E8B3CE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5EAD583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3B1F1DF0"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33CC4AB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3F5C2A9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4DDB05A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6758C5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p>
    <w:p w14:paraId="4697002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9ED209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המפורטים בנספחים א'-ח'.</w:t>
      </w:r>
    </w:p>
    <w:p w14:paraId="0907636C"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7B7DECA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28ED2C12"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2DC08130"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השלד.</w:t>
      </w:r>
    </w:p>
    <w:p w14:paraId="4D28CF53"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31A68888"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5CD09A07"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49B1E977"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49565BC9"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110C1AE5" w14:textId="54950935" w:rsidR="00590FDD" w:rsidRPr="00590FDD" w:rsidRDefault="00590FDD" w:rsidP="006D3D38">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w:t>
      </w:r>
      <w:del w:id="75" w:author="Meryl Etman" w:date="2024-04-09T17:03:00Z">
        <w:r w:rsidRPr="00590FDD" w:rsidDel="006D3D38">
          <w:rPr>
            <w:rFonts w:ascii="Times New Roman" w:eastAsia="Times New Roman" w:hAnsi="Times New Roman"/>
            <w:sz w:val="24"/>
            <w:rtl/>
            <w:lang w:eastAsia="he-IL"/>
          </w:rPr>
          <w:delText>כתבי כמויות וה</w:delText>
        </w:r>
      </w:del>
      <w:r w:rsidRPr="00590FDD">
        <w:rPr>
          <w:rFonts w:ascii="Times New Roman" w:eastAsia="Times New Roman" w:hAnsi="Times New Roman"/>
          <w:sz w:val="24"/>
          <w:rtl/>
          <w:lang w:eastAsia="he-IL"/>
        </w:rPr>
        <w:t>מסמכים וכל הדרוש לביצוע מכרזים בין הקבלנים ו/או לביצוע המבנים בשטח.</w:t>
      </w:r>
    </w:p>
    <w:p w14:paraId="187073BF"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2D1534D7"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2198D667"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7F65ED0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04432DE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04533F7"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לרבות להסדרי ביניים לבניה ואכלוס בשלבים. </w:t>
      </w:r>
    </w:p>
    <w:p w14:paraId="19E748EC"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58E5566E"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7131ABD9"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קירות ברנוביץ' – עד עובי 23 ס"מ.</w:t>
      </w:r>
    </w:p>
    <w:p w14:paraId="199AA7A2"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5D1DB8CF"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כמות ברזל למ"ק – 110-100 ק"ג למ"ק.</w:t>
      </w:r>
    </w:p>
    <w:p w14:paraId="5847B790"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5259EB66"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5EA88AF5"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02E7D038"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מרתף  - ממוצע של 120 ק"ג למ"ק. </w:t>
      </w:r>
    </w:p>
    <w:p w14:paraId="122BA773"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2FC3959C"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7D4F604E"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p>
    <w:p w14:paraId="692E79FC"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t>הנתונים הנ"ל ישולבו במכרז לקבלן ויחושבו ע"י הקונסטרוקטור במידת הצורך בתום השלד (לפי תכנון).</w:t>
      </w:r>
    </w:p>
    <w:p w14:paraId="370A96E2"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2C4B29E1"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5A92650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D3B3BB3"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246E20A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2FE7DD0B"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קבלת תדריך תכנון מנציג המזמין.</w:t>
      </w:r>
    </w:p>
    <w:p w14:paraId="6D17CD2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52743EA"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0E65388F"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קביעת עקרונות המערכת הקונסטרוקטיבית של המבנים בתיאום עם האדריכל והיועצים.</w:t>
      </w:r>
    </w:p>
    <w:p w14:paraId="5C37838A"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58BE2ACF"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127D33B3"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68350E1A"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566ADE80"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5CE6B34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978C8BF"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המבנה ושל חומרי הבניה, בתיאום עם האדריכל ובמספר חלופות לפי דרישת נציג המזמין והכנסת </w:t>
      </w:r>
      <w:r w:rsidRPr="00590FDD">
        <w:rPr>
          <w:rFonts w:ascii="Times New Roman" w:eastAsia="Times New Roman" w:hAnsi="Times New Roman"/>
          <w:sz w:val="24"/>
          <w:rtl/>
          <w:lang w:eastAsia="he-IL"/>
        </w:rPr>
        <w:lastRenderedPageBreak/>
        <w:t>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לרבות הצגת אומדנים. </w:t>
      </w:r>
    </w:p>
    <w:p w14:paraId="49B9F6F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E4448AE"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1CA52B1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7727F74" w14:textId="22D2CEEC" w:rsidR="00590FDD" w:rsidRPr="00590FDD" w:rsidRDefault="00590FDD" w:rsidP="006D3D38">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 תקציביים</w:t>
      </w:r>
      <w:del w:id="76" w:author="Meryl Etman" w:date="2024-04-09T17:04:00Z">
        <w:r w:rsidRPr="00590FDD" w:rsidDel="006D3D38">
          <w:rPr>
            <w:rFonts w:ascii="Times New Roman" w:eastAsia="Times New Roman" w:hAnsi="Times New Roman" w:hint="cs"/>
            <w:sz w:val="24"/>
            <w:rtl/>
            <w:lang w:eastAsia="he-IL"/>
          </w:rPr>
          <w:delText xml:space="preserve"> כולל כתבי כמויות,</w:delText>
        </w:r>
      </w:del>
      <w:r w:rsidRPr="00590FDD">
        <w:rPr>
          <w:rFonts w:ascii="Times New Roman" w:eastAsia="Times New Roman" w:hAnsi="Times New Roman" w:hint="cs"/>
          <w:sz w:val="24"/>
          <w:rtl/>
          <w:lang w:eastAsia="he-IL"/>
        </w:rPr>
        <w:t xml:space="preserve"> לצורך בדיקת חלופות תכנון, בהתאם לדרישת המזמין ונציגיו. ביצוע חישובים סטאטיים ועריכת אומדן ראשוני של ערך שלד המבנים.</w:t>
      </w:r>
    </w:p>
    <w:p w14:paraId="4E9028CE"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B7A525D"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77" w:name="OLE_LINK1"/>
      <w:bookmarkStart w:id="78"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77"/>
      <w:bookmarkEnd w:id="78"/>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6EB65FFF"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58DABE7"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070896E9"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F9221E3"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542AF8F9"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0F9E5DDF"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4983FFB0"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7F4EE4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3A6731B4"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23EA9A8A"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7A3752EE"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37757A82"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30E9A56B"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0E7BCBB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E422CA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0BB6E27A"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21B087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62205BCD"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E6EA583"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45D05B7F"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6552E6D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 xml:space="preserve">הכנסת תיקונים ושינויים בתוכניות ובמסמכים האחרים לפי דרישות המזמין ו/או לפי </w:t>
      </w:r>
      <w:r w:rsidRPr="00590FDD">
        <w:rPr>
          <w:rFonts w:ascii="Times New Roman" w:eastAsia="Times New Roman" w:hAnsi="Times New Roman"/>
          <w:sz w:val="24"/>
          <w:rtl/>
          <w:lang w:eastAsia="he-IL"/>
        </w:rPr>
        <w:lastRenderedPageBreak/>
        <w:t>דרישת הרשויות המוסמכות, בהסכמת המנהל, וטיפול באישורן כולל קבלת היתרי בניה מתוקנים.</w:t>
      </w:r>
    </w:p>
    <w:p w14:paraId="386F69F4"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5407BED"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ו.</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35DEF51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56E0DFC"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ז.</w:t>
      </w:r>
      <w:r w:rsidRPr="00590FDD">
        <w:rPr>
          <w:rFonts w:ascii="Times New Roman" w:eastAsia="Times New Roman" w:hAnsi="Times New Roman"/>
          <w:sz w:val="24"/>
          <w:rtl/>
          <w:lang w:eastAsia="he-IL"/>
        </w:rPr>
        <w:tab/>
        <w:t>אשור התכנון הסופי של היועצים.</w:t>
      </w:r>
    </w:p>
    <w:p w14:paraId="2A1B5C1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76A85BCE"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מפרטי ותוכניות המכר ואישור הנוסח וההתאמה לתכנון.</w:t>
      </w:r>
    </w:p>
    <w:p w14:paraId="33D6E74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56741305"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עדכון האומדן </w:t>
      </w:r>
      <w:r w:rsidRPr="00590FDD">
        <w:rPr>
          <w:rFonts w:ascii="Times New Roman" w:eastAsia="Times New Roman" w:hAnsi="Times New Roman" w:hint="cs"/>
          <w:sz w:val="24"/>
          <w:rtl/>
          <w:lang w:eastAsia="he-IL"/>
        </w:rPr>
        <w:t xml:space="preserve">הראשוני </w:t>
      </w:r>
      <w:r w:rsidRPr="00590FDD">
        <w:rPr>
          <w:rFonts w:ascii="Times New Roman" w:eastAsia="Times New Roman" w:hAnsi="Times New Roman"/>
          <w:sz w:val="24"/>
          <w:rtl/>
          <w:lang w:eastAsia="he-IL"/>
        </w:rPr>
        <w:t xml:space="preserve">המשוער של ערך </w:t>
      </w:r>
      <w:r w:rsidRPr="00590FDD">
        <w:rPr>
          <w:rFonts w:ascii="Times New Roman" w:eastAsia="Times New Roman" w:hAnsi="Times New Roman" w:hint="cs"/>
          <w:sz w:val="24"/>
          <w:rtl/>
          <w:lang w:eastAsia="he-IL"/>
        </w:rPr>
        <w:t>שלד המבנים השונים והעבודות הנלוות</w:t>
      </w:r>
      <w:r w:rsidRPr="00590FDD">
        <w:rPr>
          <w:rFonts w:ascii="Times New Roman" w:eastAsia="Times New Roman" w:hAnsi="Times New Roman"/>
          <w:sz w:val="24"/>
          <w:rtl/>
          <w:lang w:eastAsia="he-IL"/>
        </w:rPr>
        <w:t>.</w:t>
      </w:r>
    </w:p>
    <w:p w14:paraId="3E0A7A70"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 </w:t>
      </w:r>
    </w:p>
    <w:p w14:paraId="3307E970"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יתר הדרוש לתכנון סופי.</w:t>
      </w:r>
    </w:p>
    <w:p w14:paraId="519343DB"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199EFE0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3851C3B"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2498BF4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12EFCBD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146B8293"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B7CECD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02979B4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אישור תכנון תבניות בראנוביץ / טרומי / ככל ונדרש.</w:t>
      </w:r>
    </w:p>
    <w:p w14:paraId="0D2BAC50" w14:textId="09B357D7" w:rsidR="00590FDD" w:rsidRPr="00590FDD" w:rsidRDefault="00590FDD" w:rsidP="006D3D38">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פירוט הזיון בכל תכניות הקונסטרוקציה, יכיל </w:t>
      </w:r>
      <w:del w:id="79" w:author="Meryl Etman" w:date="2024-04-09T17:05:00Z">
        <w:r w:rsidRPr="00590FDD" w:rsidDel="006D3D38">
          <w:rPr>
            <w:rFonts w:ascii="Times New Roman" w:eastAsia="Times New Roman" w:hAnsi="Times New Roman"/>
            <w:sz w:val="24"/>
            <w:rtl/>
            <w:lang w:eastAsia="he-IL"/>
          </w:rPr>
          <w:delText xml:space="preserve">מספר מסוים ומדויק של הברזלים עם אורכם המדויק, כולל: </w:delText>
        </w:r>
      </w:del>
      <w:r w:rsidRPr="00590FDD">
        <w:rPr>
          <w:rFonts w:ascii="Times New Roman" w:eastAsia="Times New Roman" w:hAnsi="Times New Roman"/>
          <w:sz w:val="24"/>
          <w:rtl/>
          <w:lang w:eastAsia="he-IL"/>
        </w:rPr>
        <w:t xml:space="preserve">פירוט ברזל ראשי ומחלק, </w:t>
      </w:r>
      <w:del w:id="80" w:author="Meryl Etman" w:date="2024-04-09T17:05:00Z">
        <w:r w:rsidRPr="00590FDD" w:rsidDel="006D3D38">
          <w:rPr>
            <w:rFonts w:ascii="Times New Roman" w:eastAsia="Times New Roman" w:hAnsi="Times New Roman"/>
            <w:sz w:val="24"/>
            <w:rtl/>
            <w:lang w:eastAsia="he-IL"/>
          </w:rPr>
          <w:delText xml:space="preserve">מספר מדויק של חישוקים עם סימון </w:delText>
        </w:r>
      </w:del>
      <w:ins w:id="81" w:author="Meryl Etman" w:date="2024-04-09T17:05:00Z">
        <w:r w:rsidR="006D3D38">
          <w:rPr>
            <w:rFonts w:ascii="Times New Roman" w:eastAsia="Times New Roman" w:hAnsi="Times New Roman" w:hint="cs"/>
            <w:sz w:val="24"/>
            <w:rtl/>
            <w:lang w:eastAsia="he-IL"/>
          </w:rPr>
          <w:t xml:space="preserve"> </w:t>
        </w:r>
      </w:ins>
      <w:r w:rsidRPr="00590FDD">
        <w:rPr>
          <w:rFonts w:ascii="Times New Roman" w:eastAsia="Times New Roman" w:hAnsi="Times New Roman"/>
          <w:sz w:val="24"/>
          <w:rtl/>
          <w:lang w:eastAsia="he-IL"/>
        </w:rPr>
        <w:t xml:space="preserve">חלוקתם והמרחקים ביניהם </w:t>
      </w:r>
      <w:del w:id="82" w:author="Meryl Etman" w:date="2024-04-09T17:06:00Z">
        <w:r w:rsidRPr="00590FDD" w:rsidDel="006D3D38">
          <w:rPr>
            <w:rFonts w:ascii="Times New Roman" w:eastAsia="Times New Roman" w:hAnsi="Times New Roman"/>
            <w:sz w:val="24"/>
            <w:rtl/>
            <w:lang w:eastAsia="he-IL"/>
          </w:rPr>
          <w:delText>והיכן יתחיל החישוק הראשון, במיוחד בתקרת צלעות, אורך הזיון ומספר החישוקים בעמודי יסוד בהתאם להנחה של עומק הביסוס המשוער;</w:delText>
        </w:r>
        <w:r w:rsidRPr="00590FDD" w:rsidDel="006D3D38">
          <w:rPr>
            <w:rFonts w:ascii="Times New Roman" w:eastAsia="Times New Roman" w:hAnsi="Times New Roman" w:hint="cs"/>
            <w:sz w:val="24"/>
            <w:rtl/>
            <w:lang w:eastAsia="he-IL"/>
          </w:rPr>
          <w:delText xml:space="preserve"> </w:delText>
        </w:r>
      </w:del>
      <w:r w:rsidRPr="00590FDD">
        <w:rPr>
          <w:rFonts w:ascii="Times New Roman" w:eastAsia="Times New Roman" w:hAnsi="Times New Roman"/>
          <w:sz w:val="24"/>
          <w:rtl/>
          <w:lang w:eastAsia="he-IL"/>
        </w:rPr>
        <w:t>בנפרד או על כל גיליון של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 xml:space="preserve">ת קונסטרוקציה, </w:t>
      </w:r>
      <w:del w:id="83" w:author="מרול אטמן" w:date="2024-04-17T17:24:00Z">
        <w:r w:rsidRPr="00590FDD" w:rsidDel="00634B0F">
          <w:rPr>
            <w:rFonts w:ascii="Times New Roman" w:eastAsia="Times New Roman" w:hAnsi="Times New Roman"/>
            <w:sz w:val="24"/>
            <w:rtl/>
            <w:lang w:eastAsia="he-IL"/>
          </w:rPr>
          <w:delText xml:space="preserve">תופיע </w:delText>
        </w:r>
      </w:del>
      <w:ins w:id="84" w:author="מרול אטמן" w:date="2024-04-17T17:24:00Z">
        <w:r w:rsidR="00634B0F">
          <w:rPr>
            <w:rFonts w:ascii="Times New Roman" w:eastAsia="Times New Roman" w:hAnsi="Times New Roman" w:hint="cs"/>
            <w:sz w:val="24"/>
            <w:rtl/>
            <w:lang w:eastAsia="he-IL"/>
          </w:rPr>
          <w:t>י</w:t>
        </w:r>
        <w:r w:rsidR="00634B0F" w:rsidRPr="00590FDD">
          <w:rPr>
            <w:rFonts w:ascii="Times New Roman" w:eastAsia="Times New Roman" w:hAnsi="Times New Roman"/>
            <w:sz w:val="24"/>
            <w:rtl/>
            <w:lang w:eastAsia="he-IL"/>
          </w:rPr>
          <w:t xml:space="preserve">ופיע </w:t>
        </w:r>
      </w:ins>
      <w:del w:id="85" w:author="מרול אטמן" w:date="2024-04-17T17:24:00Z">
        <w:r w:rsidRPr="00590FDD" w:rsidDel="00634B0F">
          <w:rPr>
            <w:rFonts w:ascii="Times New Roman" w:eastAsia="Times New Roman" w:hAnsi="Times New Roman"/>
            <w:sz w:val="24"/>
            <w:rtl/>
            <w:lang w:eastAsia="he-IL"/>
          </w:rPr>
          <w:delText>רשימת הברזל</w:delText>
        </w:r>
      </w:del>
      <w:ins w:id="86" w:author="מרול אטמן" w:date="2024-04-17T17:24:00Z">
        <w:r w:rsidR="00634B0F">
          <w:rPr>
            <w:rFonts w:ascii="Times New Roman" w:eastAsia="Times New Roman" w:hAnsi="Times New Roman" w:hint="cs"/>
            <w:sz w:val="24"/>
            <w:rtl/>
            <w:lang w:eastAsia="he-IL"/>
          </w:rPr>
          <w:t>הפירוט האמור לעיל</w:t>
        </w:r>
      </w:ins>
      <w:r w:rsidRPr="00590FDD">
        <w:rPr>
          <w:rFonts w:ascii="Times New Roman" w:eastAsia="Times New Roman" w:hAnsi="Times New Roman"/>
          <w:sz w:val="24"/>
          <w:rtl/>
          <w:lang w:eastAsia="he-IL"/>
        </w:rPr>
        <w:t xml:space="preserve"> של אותה התכנית.</w:t>
      </w:r>
    </w:p>
    <w:p w14:paraId="5F7E262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058B3DC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49CE5ACE"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C7E644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67DAEB83"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5489DF00"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483CD7BE"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612D7E9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295D8C1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(שנורגריסט) בכל הבניין;</w:t>
      </w:r>
    </w:p>
    <w:p w14:paraId="04D5360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 כלונס, או פלטת יסוד טיפוסית;</w:t>
      </w:r>
    </w:p>
    <w:p w14:paraId="0285E62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65DA866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היסודות; </w:t>
      </w:r>
    </w:p>
    <w:p w14:paraId="0B633EB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796ACC4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ותוכניות מפורטות לגבי ביצוע חפירות, מילויים, דיפונים ועוגנים הקשורים בעבודות החפירה למרתפים וליסודות;</w:t>
      </w:r>
    </w:p>
    <w:p w14:paraId="112B7DB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4C817DE9" w14:textId="77777777" w:rsidR="00590FDD" w:rsidDel="006903CC" w:rsidRDefault="00590FDD" w:rsidP="00590FDD">
      <w:pPr>
        <w:widowControl w:val="0"/>
        <w:spacing w:before="0" w:beforeAutospacing="0" w:after="0" w:afterAutospacing="0" w:line="240" w:lineRule="auto"/>
        <w:ind w:left="2160"/>
        <w:rPr>
          <w:del w:id="87" w:author="מרול אטמן" w:date="2024-01-11T16:52:00Z"/>
          <w:rFonts w:ascii="Times New Roman" w:eastAsia="Times New Roman" w:hAnsi="Times New Roman"/>
          <w:sz w:val="24"/>
          <w:rtl/>
          <w:lang w:eastAsia="he-IL"/>
        </w:rPr>
      </w:pPr>
    </w:p>
    <w:p w14:paraId="1EC83D98" w14:textId="77777777" w:rsidR="000555DD" w:rsidRDefault="000555DD">
      <w:pPr>
        <w:widowControl w:val="0"/>
        <w:spacing w:before="0" w:beforeAutospacing="0" w:after="0" w:afterAutospacing="0" w:line="240" w:lineRule="auto"/>
        <w:rPr>
          <w:rFonts w:ascii="Times New Roman" w:eastAsia="Times New Roman" w:hAnsi="Times New Roman"/>
          <w:sz w:val="24"/>
          <w:rtl/>
          <w:lang w:eastAsia="he-IL"/>
        </w:rPr>
        <w:pPrChange w:id="88" w:author="מרול אטמן" w:date="2024-01-11T16:52:00Z">
          <w:pPr>
            <w:widowControl w:val="0"/>
            <w:spacing w:before="0" w:beforeAutospacing="0" w:after="0" w:afterAutospacing="0" w:line="240" w:lineRule="auto"/>
            <w:ind w:left="2160"/>
          </w:pPr>
        </w:pPrChange>
      </w:pPr>
    </w:p>
    <w:p w14:paraId="02EFC3EB" w14:textId="77777777" w:rsidR="000555DD" w:rsidRPr="00590F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433BBDB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65EA5A9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6AA34C4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יסוד, עמודי יסוד ומרזבים, כולל: מידות עמודי היסוד, אורך קורות היסוד, חתכים בקורות יסוד ומיפלסים של כל הקורות;</w:t>
      </w:r>
    </w:p>
    <w:p w14:paraId="15B1C9F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609E96F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F13954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6D534439"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2E6D20B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2B8CD67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550B44E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2C5E3C7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36416037"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0514FB6C"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10FDFEC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7B230581"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9972C7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079080D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4DAC25E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6037E32A"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B12BBF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78C0E5CA"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1B3C5D0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קשר, עמודי יסוד ומרזבים, כולל: מידות עמודי היסוד, אורך קורות הקשר, חתכי קורות הקשר ומפלסים של כל הקורות וחלקי הקורות;</w:t>
      </w:r>
    </w:p>
    <w:p w14:paraId="75C9F66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5FFF19AC"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5888BB5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1086F87B"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4F7494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3DC3AE7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170809F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2A73AF5D" w14:textId="77777777" w:rsid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31B39B5" w14:textId="77777777" w:rsidR="000555DD" w:rsidRPr="00590FDD" w:rsidRDefault="000555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681B41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28E5A574"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D090C3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הגג, קורות הגג ועמודים בקומת הגג, וכן עמודי חיזוק בקומת הגג במידת הצורך, כולל: מידות העמודים בקומת הגג, אורך קורות הגג וחתך קורות הגג והמעקות.</w:t>
      </w:r>
    </w:p>
    <w:p w14:paraId="2F27435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וכו'.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10506AB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ומעקה בנפרד, על כל צלע השונה 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781B4BE4"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A3B605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62ECB769"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E45190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2BDCF76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570B310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6364F63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334694E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רשימה כללית של כל העמודים במבנה לפי קומות כולל: חתכים, זיון ומפלס שינויים.</w:t>
      </w:r>
    </w:p>
    <w:p w14:paraId="35CBB54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2F6C16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2F659CDA"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83F1F4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חיזוק שאינם מופיעים בתכניות אחרות; </w:t>
      </w:r>
    </w:p>
    <w:p w14:paraId="589FB69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022CA9D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067CF8B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035E939A"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E511C8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68BF59D4"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FE6129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בק.מ. 1:100 לפחות; </w:t>
      </w:r>
      <w:r w:rsidRPr="00590FDD">
        <w:rPr>
          <w:rFonts w:ascii="Times New Roman" w:eastAsia="Times New Roman" w:hAnsi="Times New Roman" w:hint="cs"/>
          <w:sz w:val="24"/>
          <w:rtl/>
          <w:lang w:eastAsia="he-IL"/>
        </w:rPr>
        <w:t>או בק.מ. אחר לפי הצורך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0863753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מחיצה לכל גובה הקומות, כולל: סימון עמודים, קורות, תקרות, פתחים, חגורות</w:t>
      </w:r>
      <w:r w:rsidRPr="00590FDD">
        <w:rPr>
          <w:rFonts w:ascii="Times New Roman" w:eastAsia="Times New Roman" w:hAnsi="Times New Roman" w:hint="cs"/>
          <w:sz w:val="24"/>
          <w:rtl/>
          <w:lang w:eastAsia="he-IL"/>
        </w:rPr>
        <w:t>, פרטי חיבור</w:t>
      </w:r>
      <w:r w:rsidRPr="00590FDD">
        <w:rPr>
          <w:rFonts w:ascii="Times New Roman" w:eastAsia="Times New Roman" w:hAnsi="Times New Roman"/>
          <w:sz w:val="24"/>
          <w:rtl/>
          <w:lang w:eastAsia="he-IL"/>
        </w:rPr>
        <w:t xml:space="preserve"> בניה עם סימון חלוקה לנדבכים. קירות כפולים עם סימון חלוקה לנדבכים ועוביים של הקיר החיצוני והקיר הפנימי, פירוט הזיון של החגורות, הגבהות ועמודי חיזוק שאינם מופיעים בתכניות אחרות;</w:t>
      </w:r>
    </w:p>
    <w:p w14:paraId="6A9449F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55E78A0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2EA66EC8"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1F4B264" w14:textId="77777777" w:rsidR="000555DD" w:rsidRPr="00590FDD" w:rsidRDefault="000555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36C87F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55A8B5D8"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454F24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מהלכי המדרגות השונים כולל תנוחה וחתכים לרוחב ולגובה, כולל פירוט ברזלי הזיון, מידות, עובי משטחים משופעים ואופקיים, שיננים וכו'.</w:t>
      </w:r>
    </w:p>
    <w:p w14:paraId="09DEE988"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47B1BD2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08B35F16"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64538C8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גדרות, שערים, מבנה חניה, פילרים, ביתן אשפה, בסיסים לעמודי תאורה וכו', לרבות תכניות וחתכים.</w:t>
      </w:r>
    </w:p>
    <w:p w14:paraId="744235EF"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B1C027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עבודות הקונסטרוקציה.</w:t>
      </w:r>
    </w:p>
    <w:p w14:paraId="6C968330"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6533B5F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0BD94D9B"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2A82EA9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7B6F1818"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FFC3E1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3AE7BFDE"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67B87FB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עיבוד הפתרונות המפורטים באופן ובקנ"מ ברור וערוך לביצוע, עפ"י קביעת המזמין ונציגיו.</w:t>
      </w:r>
    </w:p>
    <w:p w14:paraId="2C076D3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3F493A5" w14:textId="2FC77022"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הכנת מפרטים טכניים, </w:t>
      </w:r>
      <w:del w:id="89" w:author="מרול אטמן" w:date="2024-04-17T17:25:00Z">
        <w:r w:rsidRPr="00590FDD" w:rsidDel="00634B0F">
          <w:rPr>
            <w:rFonts w:ascii="Times New Roman" w:eastAsia="Times New Roman" w:hAnsi="Times New Roman"/>
            <w:sz w:val="24"/>
            <w:rtl/>
            <w:lang w:eastAsia="he-IL"/>
          </w:rPr>
          <w:delText xml:space="preserve">כתבי כמויות ורשימות ברזל </w:delText>
        </w:r>
      </w:del>
      <w:r w:rsidRPr="00590FDD">
        <w:rPr>
          <w:rFonts w:ascii="Times New Roman" w:eastAsia="Times New Roman" w:hAnsi="Times New Roman"/>
          <w:sz w:val="24"/>
          <w:rtl/>
          <w:lang w:eastAsia="he-IL"/>
        </w:rPr>
        <w:t>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48D0E62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11B1FE5" w14:textId="0C9B487E" w:rsidR="00590FDD" w:rsidRPr="00590FDD" w:rsidRDefault="00590FDD" w:rsidP="004D3DF3">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המפרטים </w:t>
      </w:r>
      <w:del w:id="90" w:author="Meryl Etman" w:date="2024-04-09T17:07:00Z">
        <w:r w:rsidRPr="00590FDD" w:rsidDel="004D3DF3">
          <w:rPr>
            <w:rFonts w:ascii="Times New Roman" w:eastAsia="Times New Roman" w:hAnsi="Times New Roman"/>
            <w:sz w:val="24"/>
            <w:rtl/>
            <w:lang w:eastAsia="he-IL"/>
          </w:rPr>
          <w:delText xml:space="preserve">וכתבי הכמויות </w:delText>
        </w:r>
      </w:del>
      <w:r w:rsidRPr="00590FDD">
        <w:rPr>
          <w:rFonts w:ascii="Times New Roman" w:eastAsia="Times New Roman" w:hAnsi="Times New Roman"/>
          <w:sz w:val="24"/>
          <w:rtl/>
          <w:lang w:eastAsia="he-IL"/>
        </w:rPr>
        <w:t>יתבססו על תכניות עבודה מפורטות</w:t>
      </w:r>
      <w:del w:id="91" w:author="Meryl Etman" w:date="2024-04-09T17:07:00Z">
        <w:r w:rsidRPr="00590FDD" w:rsidDel="004D3DF3">
          <w:rPr>
            <w:rFonts w:ascii="Times New Roman" w:eastAsia="Times New Roman" w:hAnsi="Times New Roman"/>
            <w:sz w:val="24"/>
            <w:rtl/>
            <w:lang w:eastAsia="he-IL"/>
          </w:rPr>
          <w:delText>, חישובי הכמויות יהיו מדויקים והתיאורים ברורים ובק.מ. שייקבע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w:delText>
        </w:r>
      </w:del>
      <w:r w:rsidRPr="00590FDD">
        <w:rPr>
          <w:rFonts w:ascii="Times New Roman" w:eastAsia="Times New Roman" w:hAnsi="Times New Roman"/>
          <w:sz w:val="24"/>
          <w:rtl/>
          <w:lang w:eastAsia="he-IL"/>
        </w:rPr>
        <w:t>.</w:t>
      </w:r>
    </w:p>
    <w:p w14:paraId="58A35BF9"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E0C39C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06102982"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351520E4" w14:textId="1015B411"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del w:id="92" w:author="Meryl Etman" w:date="2024-04-09T17:07:00Z">
        <w:r w:rsidRPr="00590FDD" w:rsidDel="004D3DF3">
          <w:rPr>
            <w:rFonts w:ascii="Times New Roman" w:eastAsia="Times New Roman" w:hAnsi="Times New Roman"/>
            <w:sz w:val="24"/>
            <w:rtl/>
            <w:lang w:eastAsia="he-IL"/>
          </w:rPr>
          <w:delText>כתבי הכמויות יוכנו באמצעות תוכנה לכתבי כמויות "סופר מכרז" והניתנת להמרה גם לתוכנות אחרות לכתבי כמויות ע"ג דיסקט ובתדפיס</w:delText>
        </w:r>
      </w:del>
      <w:ins w:id="93" w:author="Meryl Etman" w:date="2024-04-09T17:07:00Z">
        <w:r w:rsidR="004D3DF3">
          <w:rPr>
            <w:rFonts w:ascii="Times New Roman" w:eastAsia="Times New Roman" w:hAnsi="Times New Roman" w:hint="cs"/>
            <w:sz w:val="24"/>
            <w:rtl/>
            <w:lang w:eastAsia="he-IL"/>
          </w:rPr>
          <w:t>מבוטל</w:t>
        </w:r>
      </w:ins>
      <w:r w:rsidRPr="00590FDD">
        <w:rPr>
          <w:rFonts w:ascii="Times New Roman" w:eastAsia="Times New Roman" w:hAnsi="Times New Roman"/>
          <w:sz w:val="24"/>
          <w:rtl/>
          <w:lang w:eastAsia="he-IL"/>
        </w:rPr>
        <w:t>.</w:t>
      </w:r>
    </w:p>
    <w:p w14:paraId="069B9B4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AA1B5F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48CE61C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08AE19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5AFD622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45AC500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7E8639A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E5E050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77F4674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62C4CB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1C86FA0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133467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27226413"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D65EC8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7A2F7175"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09209483"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41EE149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597FA9B"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1275F6C9"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528934C4"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74BA226F"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23C7F75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96941CA"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60DB32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369ED80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6D25DD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4F67882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1E01C9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1DB5721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4E6E71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לת"י</w:t>
      </w:r>
      <w:r w:rsidRPr="00590FDD">
        <w:rPr>
          <w:rFonts w:ascii="Times New Roman" w:eastAsia="Times New Roman" w:hAnsi="Times New Roman"/>
          <w:sz w:val="24"/>
          <w:rtl/>
          <w:lang w:eastAsia="he-IL"/>
        </w:rPr>
        <w:t xml:space="preserve"> הדרכה ומתן הסברים לקבלני העבודות באתר ומחוצה לו.</w:t>
      </w:r>
    </w:p>
    <w:p w14:paraId="393D7963"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6669EB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29E46EF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B82877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19940334"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E4B97F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1512A44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735B3D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32418D8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7DF845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74E56AC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03D43D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6960146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5FC6F78" w14:textId="411C2A54"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w:t>
      </w:r>
      <w:del w:id="94" w:author="מרול אטמן" w:date="2024-04-17T17:26:00Z">
        <w:r w:rsidRPr="00590FDD" w:rsidDel="00634B0F">
          <w:rPr>
            <w:rFonts w:ascii="Times New Roman" w:eastAsia="Times New Roman" w:hAnsi="Times New Roman"/>
            <w:sz w:val="24"/>
            <w:rtl/>
            <w:lang w:eastAsia="he-IL"/>
          </w:rPr>
          <w:delText xml:space="preserve"> וכתב הכמויות</w:delText>
        </w:r>
      </w:del>
      <w:r w:rsidRPr="00590FDD">
        <w:rPr>
          <w:rFonts w:ascii="Times New Roman" w:eastAsia="Times New Roman" w:hAnsi="Times New Roman"/>
          <w:sz w:val="24"/>
          <w:rtl/>
          <w:lang w:eastAsia="he-IL"/>
        </w:rPr>
        <w:t>, לרבות סיוע ככל הנדרש בכל בוררות או הליך משפטי בין המזמין לבין קבלני העבודות.</w:t>
      </w:r>
    </w:p>
    <w:p w14:paraId="604D083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640F39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04CE620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C94069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55CD39A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D29861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7D09488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830B47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סיוע למזמין במתן מענה לפניות אליו בקשר לתכנון ובצוע העבודות. </w:t>
      </w:r>
    </w:p>
    <w:p w14:paraId="2F882D7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6443DB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52FF698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B7FF25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יתר הדרוש לפיקוח עליון, ולביקורת על הבניה.</w:t>
      </w:r>
    </w:p>
    <w:p w14:paraId="6680404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12ED3B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5C7DBB5F"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E8A10D0"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71B3EB94"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1E617BD0"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1CD79589"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15905A60"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5DE7D1CA"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21682613"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ואישור פרטים אופייניים כגון: חיבור מחיצות לקירות, פרטי איטום, חיפוי אבן, תקרות תותבות וכו' והתאמה לדרישות ת"י.</w:t>
      </w:r>
    </w:p>
    <w:p w14:paraId="33896BC3"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39F7EEE8"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779516AA"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2D93768A" w14:textId="77777777" w:rsidR="00590FDD" w:rsidRPr="00590FDD" w:rsidRDefault="00590FDD" w:rsidP="000555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0D374C80"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1D7E7F1A"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18DECF8E"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36CD3C86"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7A97B485"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28F55C56"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lastRenderedPageBreak/>
        <w:t>לתכניותיו</w:t>
      </w:r>
      <w:r w:rsidRPr="00590FDD">
        <w:rPr>
          <w:rFonts w:ascii="Times New Roman" w:eastAsia="Times New Roman" w:hAnsi="Times New Roman"/>
          <w:sz w:val="24"/>
          <w:rtl/>
          <w:lang w:eastAsia="he-IL"/>
        </w:rPr>
        <w:t xml:space="preserve"> ולתקנים מחייבים וכי בוצעו לשביעות רצונו.</w:t>
      </w:r>
    </w:p>
    <w:p w14:paraId="67E41932"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34A777B8"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17A89E8B"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3AD70606"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660EF19D"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66580147"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5935FA8D"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המתכנן להכין תכנון מוקדם וסופי כהגדרתו לעיל וכן מסמכים למכרזים בין קבלנים במתכונת זו.</w:t>
      </w:r>
    </w:p>
    <w:p w14:paraId="06D9D36F"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6D91057D"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6F8C872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7D295E4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37136AF1"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7EFA7797"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69CAC61A"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231EC32A"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6E31F56D"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0DA14844"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7F5E214E"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5930ADE9"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3B8CB829"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2081C1AE"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2CF00050"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0E48B736"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16A9444C"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76ADDB7E"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06CA6058"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1CDED548"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הכנת מודל אקלימי בק.מ. 1:300 או בק.מ. אחר לפי הצורך בהתאם לדרישות המפקח </w:t>
      </w:r>
      <w:r w:rsidRPr="00590FDD">
        <w:rPr>
          <w:rFonts w:ascii="Times New Roman" w:eastAsia="Times New Roman" w:hAnsi="Times New Roman" w:hint="cs"/>
          <w:sz w:val="24"/>
          <w:rtl/>
          <w:lang w:eastAsia="he-IL"/>
        </w:rPr>
        <w:lastRenderedPageBreak/>
        <w:t>לעומסי רוח של הפרויקט, כולל פרויקטי מגדלים סמוכים מסביב לפרויקט בהתאם לתב"עות מאושרות.</w:t>
      </w:r>
    </w:p>
    <w:p w14:paraId="2BA8DF4F"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088B9D5D"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6F20AD15"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539CF697"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47ACD15A"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4BE84302"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285F9159"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7557D334"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454E63DB"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6B59AD09"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6A50225C"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1F431970"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6C339462"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11D0645F"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02A7523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80A3A0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B604EB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8B9D51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C2FEBB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57336C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008717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EF4C20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EC49FC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832418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B07ABF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05BC0E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B03FF90" w14:textId="2F15CDBD" w:rsidR="00F9400C" w:rsidRDefault="00F9400C">
      <w:pPr>
        <w:bidi w:val="0"/>
        <w:spacing w:before="0" w:beforeAutospacing="0" w:after="160" w:afterAutospacing="0" w:line="259" w:lineRule="auto"/>
        <w:rPr>
          <w:ins w:id="95" w:author="מרול אטמן" w:date="2024-04-17T17:58:00Z"/>
          <w:rFonts w:ascii="Times New Roman" w:eastAsia="Times New Roman" w:hAnsi="Times New Roman"/>
          <w:sz w:val="20"/>
          <w:szCs w:val="20"/>
          <w:lang w:eastAsia="he-IL"/>
        </w:rPr>
      </w:pPr>
      <w:ins w:id="96" w:author="מרול אטמן" w:date="2024-04-17T17:58:00Z">
        <w:r>
          <w:rPr>
            <w:rFonts w:ascii="Times New Roman" w:eastAsia="Times New Roman" w:hAnsi="Times New Roman"/>
            <w:sz w:val="20"/>
            <w:szCs w:val="20"/>
            <w:lang w:eastAsia="he-IL"/>
          </w:rPr>
          <w:br w:type="page"/>
        </w:r>
      </w:ins>
    </w:p>
    <w:p w14:paraId="72829DC7" w14:textId="77777777" w:rsidR="00590FDD" w:rsidRPr="00590FDD" w:rsidDel="006903CC" w:rsidRDefault="00590FDD" w:rsidP="00590FDD">
      <w:pPr>
        <w:widowControl w:val="0"/>
        <w:bidi w:val="0"/>
        <w:spacing w:before="0" w:beforeAutospacing="0" w:after="0" w:afterAutospacing="0" w:line="240" w:lineRule="auto"/>
        <w:jc w:val="right"/>
        <w:rPr>
          <w:del w:id="97" w:author="מרול אטמן" w:date="2024-01-11T16:53:00Z"/>
          <w:rFonts w:ascii="Times New Roman" w:eastAsia="Times New Roman" w:hAnsi="Times New Roman"/>
          <w:sz w:val="20"/>
          <w:szCs w:val="20"/>
          <w:lang w:eastAsia="he-IL"/>
        </w:rPr>
      </w:pPr>
    </w:p>
    <w:p w14:paraId="03700026" w14:textId="5DDB522E" w:rsidR="00590FDD" w:rsidRPr="00590FDD" w:rsidDel="006903CC" w:rsidRDefault="00590FDD" w:rsidP="00590FDD">
      <w:pPr>
        <w:widowControl w:val="0"/>
        <w:bidi w:val="0"/>
        <w:spacing w:before="0" w:beforeAutospacing="0" w:after="0" w:afterAutospacing="0" w:line="240" w:lineRule="auto"/>
        <w:jc w:val="right"/>
        <w:rPr>
          <w:del w:id="98" w:author="מרול אטמן" w:date="2024-01-11T16:53:00Z"/>
          <w:rFonts w:ascii="Times New Roman" w:eastAsia="Times New Roman" w:hAnsi="Times New Roman"/>
          <w:sz w:val="20"/>
          <w:szCs w:val="20"/>
          <w:lang w:eastAsia="he-IL"/>
        </w:rPr>
      </w:pPr>
    </w:p>
    <w:p w14:paraId="7AC25432" w14:textId="1DFECDAC" w:rsidR="00590FDD" w:rsidRPr="00590FDD" w:rsidDel="006903CC" w:rsidRDefault="00590FDD" w:rsidP="00590FDD">
      <w:pPr>
        <w:widowControl w:val="0"/>
        <w:bidi w:val="0"/>
        <w:spacing w:before="0" w:beforeAutospacing="0" w:after="0" w:afterAutospacing="0" w:line="240" w:lineRule="auto"/>
        <w:jc w:val="right"/>
        <w:rPr>
          <w:del w:id="99" w:author="מרול אטמן" w:date="2024-01-11T16:53:00Z"/>
          <w:rFonts w:ascii="Times New Roman" w:eastAsia="Times New Roman" w:hAnsi="Times New Roman"/>
          <w:sz w:val="20"/>
          <w:szCs w:val="20"/>
          <w:lang w:eastAsia="he-IL"/>
        </w:rPr>
      </w:pPr>
    </w:p>
    <w:p w14:paraId="0C24EA51" w14:textId="53250458" w:rsidR="00590FDD" w:rsidRPr="00590FDD" w:rsidDel="006903CC" w:rsidRDefault="00590FDD" w:rsidP="00590FDD">
      <w:pPr>
        <w:widowControl w:val="0"/>
        <w:bidi w:val="0"/>
        <w:spacing w:before="0" w:beforeAutospacing="0" w:after="0" w:afterAutospacing="0" w:line="240" w:lineRule="auto"/>
        <w:jc w:val="right"/>
        <w:rPr>
          <w:del w:id="100" w:author="מרול אטמן" w:date="2024-01-11T16:53:00Z"/>
          <w:rFonts w:ascii="Times New Roman" w:eastAsia="Times New Roman" w:hAnsi="Times New Roman"/>
          <w:sz w:val="20"/>
          <w:szCs w:val="20"/>
          <w:lang w:eastAsia="he-IL"/>
        </w:rPr>
      </w:pPr>
    </w:p>
    <w:p w14:paraId="7F3DEB7B" w14:textId="4E247B09" w:rsidR="00590FDD" w:rsidRPr="00590FDD" w:rsidDel="006903CC" w:rsidRDefault="00590FDD" w:rsidP="00590FDD">
      <w:pPr>
        <w:widowControl w:val="0"/>
        <w:bidi w:val="0"/>
        <w:spacing w:before="0" w:beforeAutospacing="0" w:after="0" w:afterAutospacing="0" w:line="240" w:lineRule="auto"/>
        <w:jc w:val="right"/>
        <w:rPr>
          <w:del w:id="101" w:author="מרול אטמן" w:date="2024-01-11T16:53:00Z"/>
          <w:rFonts w:ascii="Times New Roman" w:eastAsia="Times New Roman" w:hAnsi="Times New Roman"/>
          <w:sz w:val="20"/>
          <w:szCs w:val="20"/>
          <w:lang w:eastAsia="he-IL"/>
        </w:rPr>
      </w:pPr>
    </w:p>
    <w:p w14:paraId="057FC785" w14:textId="6890E4A7" w:rsidR="00590FDD" w:rsidRPr="00590FDD" w:rsidDel="006903CC" w:rsidRDefault="00590FDD" w:rsidP="00590FDD">
      <w:pPr>
        <w:widowControl w:val="0"/>
        <w:bidi w:val="0"/>
        <w:spacing w:before="0" w:beforeAutospacing="0" w:after="0" w:afterAutospacing="0" w:line="240" w:lineRule="auto"/>
        <w:jc w:val="right"/>
        <w:rPr>
          <w:del w:id="102" w:author="מרול אטמן" w:date="2024-01-11T16:53:00Z"/>
          <w:rFonts w:ascii="Times New Roman" w:eastAsia="Times New Roman" w:hAnsi="Times New Roman"/>
          <w:sz w:val="20"/>
          <w:szCs w:val="20"/>
          <w:lang w:eastAsia="he-IL"/>
        </w:rPr>
      </w:pPr>
    </w:p>
    <w:p w14:paraId="1215FA48" w14:textId="19A0D973" w:rsidR="00590FDD" w:rsidRPr="00590FDD" w:rsidDel="006903CC" w:rsidRDefault="00590FDD" w:rsidP="00590FDD">
      <w:pPr>
        <w:widowControl w:val="0"/>
        <w:bidi w:val="0"/>
        <w:spacing w:before="0" w:beforeAutospacing="0" w:after="0" w:afterAutospacing="0" w:line="240" w:lineRule="auto"/>
        <w:jc w:val="right"/>
        <w:rPr>
          <w:del w:id="103" w:author="מרול אטמן" w:date="2024-01-11T16:53:00Z"/>
          <w:rFonts w:ascii="Times New Roman" w:eastAsia="Times New Roman" w:hAnsi="Times New Roman"/>
          <w:sz w:val="20"/>
          <w:szCs w:val="20"/>
          <w:lang w:eastAsia="he-IL"/>
        </w:rPr>
      </w:pPr>
    </w:p>
    <w:p w14:paraId="702F6223" w14:textId="4AC2D124" w:rsidR="00590FDD" w:rsidRPr="00590FDD" w:rsidDel="006903CC" w:rsidRDefault="00590FDD" w:rsidP="00590FDD">
      <w:pPr>
        <w:widowControl w:val="0"/>
        <w:bidi w:val="0"/>
        <w:spacing w:before="0" w:beforeAutospacing="0" w:after="0" w:afterAutospacing="0" w:line="240" w:lineRule="auto"/>
        <w:jc w:val="right"/>
        <w:rPr>
          <w:del w:id="104" w:author="מרול אטמן" w:date="2024-01-11T16:53:00Z"/>
          <w:rFonts w:ascii="Times New Roman" w:eastAsia="Times New Roman" w:hAnsi="Times New Roman"/>
          <w:sz w:val="20"/>
          <w:szCs w:val="20"/>
          <w:lang w:eastAsia="he-IL"/>
        </w:rPr>
      </w:pPr>
    </w:p>
    <w:p w14:paraId="64D4CB94" w14:textId="2EDE2D0B" w:rsidR="00590FDD" w:rsidRPr="00590FDD" w:rsidDel="006903CC" w:rsidRDefault="00590FDD" w:rsidP="00590FDD">
      <w:pPr>
        <w:widowControl w:val="0"/>
        <w:bidi w:val="0"/>
        <w:spacing w:before="0" w:beforeAutospacing="0" w:after="0" w:afterAutospacing="0" w:line="240" w:lineRule="auto"/>
        <w:jc w:val="right"/>
        <w:rPr>
          <w:del w:id="105" w:author="מרול אטמן" w:date="2024-01-11T16:53:00Z"/>
          <w:rFonts w:ascii="Times New Roman" w:eastAsia="Times New Roman" w:hAnsi="Times New Roman"/>
          <w:sz w:val="20"/>
          <w:szCs w:val="20"/>
          <w:lang w:eastAsia="he-IL"/>
        </w:rPr>
      </w:pPr>
    </w:p>
    <w:p w14:paraId="5292D823" w14:textId="1C72C61B" w:rsidR="00590FDD" w:rsidRPr="00590FDD" w:rsidDel="006903CC" w:rsidRDefault="00590FDD" w:rsidP="00590FDD">
      <w:pPr>
        <w:widowControl w:val="0"/>
        <w:bidi w:val="0"/>
        <w:spacing w:before="0" w:beforeAutospacing="0" w:after="0" w:afterAutospacing="0" w:line="240" w:lineRule="auto"/>
        <w:jc w:val="right"/>
        <w:rPr>
          <w:del w:id="106" w:author="מרול אטמן" w:date="2024-01-11T16:53:00Z"/>
          <w:rFonts w:ascii="Times New Roman" w:eastAsia="Times New Roman" w:hAnsi="Times New Roman"/>
          <w:sz w:val="20"/>
          <w:szCs w:val="20"/>
          <w:lang w:eastAsia="he-IL"/>
        </w:rPr>
      </w:pPr>
    </w:p>
    <w:p w14:paraId="667A9BB7" w14:textId="7A26BBBE" w:rsidR="00590FDD" w:rsidRPr="00590FDD" w:rsidDel="006903CC" w:rsidRDefault="00590FDD" w:rsidP="00590FDD">
      <w:pPr>
        <w:widowControl w:val="0"/>
        <w:bidi w:val="0"/>
        <w:spacing w:before="0" w:beforeAutospacing="0" w:after="0" w:afterAutospacing="0" w:line="240" w:lineRule="auto"/>
        <w:jc w:val="right"/>
        <w:rPr>
          <w:del w:id="107" w:author="מרול אטמן" w:date="2024-01-11T16:53:00Z"/>
          <w:rFonts w:ascii="Times New Roman" w:eastAsia="Times New Roman" w:hAnsi="Times New Roman"/>
          <w:sz w:val="20"/>
          <w:szCs w:val="20"/>
          <w:lang w:eastAsia="he-IL"/>
        </w:rPr>
      </w:pPr>
    </w:p>
    <w:p w14:paraId="08B4B5FE" w14:textId="3AFD623B" w:rsidR="00590FDD" w:rsidRPr="00590FDD" w:rsidDel="006903CC" w:rsidRDefault="00590FDD" w:rsidP="00590FDD">
      <w:pPr>
        <w:widowControl w:val="0"/>
        <w:bidi w:val="0"/>
        <w:spacing w:before="0" w:beforeAutospacing="0" w:after="0" w:afterAutospacing="0" w:line="240" w:lineRule="auto"/>
        <w:jc w:val="right"/>
        <w:rPr>
          <w:del w:id="108" w:author="מרול אטמן" w:date="2024-01-11T16:53:00Z"/>
          <w:rFonts w:ascii="Times New Roman" w:eastAsia="Times New Roman" w:hAnsi="Times New Roman"/>
          <w:sz w:val="20"/>
          <w:szCs w:val="20"/>
          <w:lang w:eastAsia="he-IL"/>
        </w:rPr>
      </w:pPr>
    </w:p>
    <w:p w14:paraId="17B68414" w14:textId="25AE552A" w:rsidR="00590FDD" w:rsidRPr="00590FDD" w:rsidDel="006903CC" w:rsidRDefault="00590FDD" w:rsidP="00590FDD">
      <w:pPr>
        <w:widowControl w:val="0"/>
        <w:bidi w:val="0"/>
        <w:spacing w:before="0" w:beforeAutospacing="0" w:after="0" w:afterAutospacing="0" w:line="240" w:lineRule="auto"/>
        <w:jc w:val="right"/>
        <w:rPr>
          <w:del w:id="109" w:author="מרול אטמן" w:date="2024-01-11T16:53:00Z"/>
          <w:rFonts w:ascii="Times New Roman" w:eastAsia="Times New Roman" w:hAnsi="Times New Roman"/>
          <w:sz w:val="20"/>
          <w:szCs w:val="20"/>
          <w:lang w:eastAsia="he-IL"/>
        </w:rPr>
      </w:pPr>
    </w:p>
    <w:p w14:paraId="4FF5AC96" w14:textId="5491CAE9" w:rsidR="004E32D2" w:rsidDel="006903CC" w:rsidRDefault="004E32D2" w:rsidP="00590FDD">
      <w:pPr>
        <w:widowControl w:val="0"/>
        <w:spacing w:before="0" w:beforeAutospacing="0" w:after="0" w:afterAutospacing="0" w:line="240" w:lineRule="auto"/>
        <w:jc w:val="center"/>
        <w:rPr>
          <w:del w:id="110" w:author="מרול אטמן" w:date="2024-01-11T16:53:00Z"/>
          <w:rFonts w:ascii="Times New Roman" w:eastAsia="Times New Roman" w:hAnsi="Times New Roman"/>
          <w:bCs/>
          <w:sz w:val="20"/>
          <w:u w:val="single"/>
          <w:rtl/>
          <w:lang w:eastAsia="he-IL"/>
        </w:rPr>
      </w:pPr>
      <w:del w:id="111" w:author="מרול אטמן" w:date="2024-01-11T16:53:00Z">
        <w:r w:rsidDel="006903CC">
          <w:rPr>
            <w:rFonts w:ascii="Times New Roman" w:eastAsia="Times New Roman" w:hAnsi="Times New Roman"/>
            <w:bCs/>
            <w:sz w:val="20"/>
            <w:u w:val="single"/>
            <w:rtl/>
            <w:lang w:eastAsia="he-IL"/>
          </w:rPr>
          <w:br w:type="page"/>
        </w:r>
      </w:del>
    </w:p>
    <w:p w14:paraId="1EEACE9C" w14:textId="77777777" w:rsidR="00590FDD" w:rsidRPr="00590FDD" w:rsidRDefault="00590FDD" w:rsidP="006903CC">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 xml:space="preserve">נספח </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ג</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3105018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28185D2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49B9809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6C873D9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1B533CDA"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63522D1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297D604"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75FA466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1D6C7773"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652F44E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174233E"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F78F7F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ECE5F0F"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6E21742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470D9E0"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48632FBB"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202AEC1B"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29B0931D"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76088810"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4058C76C"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p>
    <w:p w14:paraId="28E74C95" w14:textId="77777777" w:rsidR="00590FDD" w:rsidRPr="00590FDD" w:rsidRDefault="00590FDD" w:rsidP="004E32D2">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p>
    <w:p w14:paraId="4C71BB82"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004E32D2">
        <w:rPr>
          <w:rFonts w:ascii="Times New Roman" w:eastAsia="Times New Roman" w:hAnsi="Times New Roman" w:hint="cs"/>
          <w:sz w:val="20"/>
          <w:lang w:eastAsia="he-IL"/>
        </w:rPr>
        <w:t xml:space="preserve"> 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423339BA"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423A63B2" w14:textId="77777777" w:rsidR="00590FDD" w:rsidRPr="00590FDD" w:rsidRDefault="00590FDD" w:rsidP="00590FDD">
      <w:pPr>
        <w:widowControl w:val="0"/>
        <w:spacing w:before="0" w:beforeAutospacing="0" w:after="0" w:afterAutospacing="0" w:line="240" w:lineRule="auto"/>
        <w:ind w:left="112"/>
        <w:jc w:val="both"/>
        <w:rPr>
          <w:rFonts w:ascii="Times New Roman" w:eastAsia="Times New Roman" w:hAnsi="Times New Roman"/>
          <w:sz w:val="20"/>
          <w:rtl/>
          <w:lang w:eastAsia="he-IL"/>
        </w:rPr>
      </w:pPr>
    </w:p>
    <w:p w14:paraId="550F764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D3A9BF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C7D9EA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A3C63A7"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p w14:paraId="59C7E89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532CA69"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688C0B0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5F8F6F5E" w14:textId="77777777" w:rsidR="007835AC" w:rsidRPr="007835AC" w:rsidRDefault="007835AC" w:rsidP="007835AC">
      <w:pPr>
        <w:widowControl w:val="0"/>
        <w:numPr>
          <w:ilvl w:val="0"/>
          <w:numId w:val="46"/>
        </w:numPr>
        <w:spacing w:before="0" w:beforeAutospacing="0" w:after="0" w:afterAutospacing="0" w:line="240" w:lineRule="auto"/>
        <w:ind w:right="360"/>
        <w:rPr>
          <w:rFonts w:ascii="Times New Roman" w:eastAsia="Times New Roman" w:hAnsi="Times New Roman"/>
          <w:sz w:val="24"/>
          <w:lang w:eastAsia="he-IL"/>
        </w:rPr>
      </w:pPr>
      <w:r w:rsidRPr="007835AC">
        <w:rPr>
          <w:rFonts w:ascii="Times New Roman" w:eastAsia="Times New Roman" w:hAnsi="Times New Roman"/>
          <w:sz w:val="24"/>
          <w:rtl/>
          <w:lang w:eastAsia="he-IL"/>
        </w:rPr>
        <w:t>תמורת ביצוע מלוא שרותי המתכנן, כמפורט בנספח ב'</w:t>
      </w:r>
      <w:r>
        <w:rPr>
          <w:rFonts w:ascii="Times New Roman" w:eastAsia="Times New Roman" w:hAnsi="Times New Roman" w:hint="cs"/>
          <w:sz w:val="24"/>
          <w:rtl/>
          <w:lang w:eastAsia="he-IL"/>
        </w:rPr>
        <w:t xml:space="preserve"> ובנספח ח'</w:t>
      </w:r>
      <w:r w:rsidRPr="007835AC">
        <w:rPr>
          <w:rFonts w:ascii="Times New Roman" w:eastAsia="Times New Roman" w:hAnsi="Times New Roman"/>
          <w:sz w:val="24"/>
          <w:rtl/>
          <w:lang w:eastAsia="he-IL"/>
        </w:rPr>
        <w:t>, ישלם המזמין למתכנן בשעורים כדלקמן:</w:t>
      </w:r>
    </w:p>
    <w:p w14:paraId="1CB05DF7" w14:textId="77777777" w:rsidR="007835AC" w:rsidRPr="007835AC" w:rsidRDefault="007835AC"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35118707" w14:textId="7BAB3CAE" w:rsidR="007835AC" w:rsidRPr="007835AC" w:rsidRDefault="007835AC" w:rsidP="004D7130">
      <w:pPr>
        <w:widowControl w:val="0"/>
        <w:spacing w:before="0" w:beforeAutospacing="0" w:after="0" w:afterAutospacing="0" w:line="240" w:lineRule="auto"/>
        <w:ind w:left="1177" w:right="-709" w:hanging="457"/>
        <w:rPr>
          <w:rFonts w:ascii="Times New Roman" w:eastAsia="Times New Roman" w:hAnsi="Times New Roman"/>
          <w:sz w:val="24"/>
          <w:rtl/>
          <w:lang w:eastAsia="he-IL"/>
        </w:rPr>
      </w:pPr>
      <w:r w:rsidRPr="007835AC">
        <w:rPr>
          <w:rFonts w:ascii="Times New Roman" w:eastAsia="Times New Roman" w:hAnsi="Times New Roman"/>
          <w:sz w:val="24"/>
          <w:rtl/>
        </w:rPr>
        <w:t>1.1</w:t>
      </w:r>
      <w:r w:rsidRPr="007835AC">
        <w:rPr>
          <w:rFonts w:ascii="Times New Roman" w:eastAsia="Times New Roman" w:hAnsi="Times New Roman"/>
          <w:sz w:val="24"/>
          <w:rtl/>
        </w:rPr>
        <w:tab/>
        <w:t xml:space="preserve">סכום קבוע ומוחלט </w:t>
      </w:r>
      <w:del w:id="112" w:author="מרול אטמן" w:date="2024-01-11T16:55:00Z">
        <w:r w:rsidRPr="007835AC" w:rsidDel="009E1486">
          <w:rPr>
            <w:rFonts w:ascii="Times New Roman" w:eastAsia="Times New Roman" w:hAnsi="Times New Roman"/>
            <w:sz w:val="24"/>
            <w:rtl/>
          </w:rPr>
          <w:delText xml:space="preserve">של </w:delText>
        </w:r>
        <w:r w:rsidR="000300FA" w:rsidDel="009E1486">
          <w:rPr>
            <w:rFonts w:ascii="Times New Roman" w:eastAsia="Times New Roman" w:hAnsi="Times New Roman" w:hint="cs"/>
            <w:sz w:val="24"/>
            <w:u w:val="single"/>
            <w:rtl/>
          </w:rPr>
          <w:delText xml:space="preserve">                      </w:delText>
        </w:r>
      </w:del>
      <w:ins w:id="113" w:author="מרול אטמן" w:date="2024-01-11T16:55:00Z">
        <w:r w:rsidR="009E1486" w:rsidRPr="007835AC">
          <w:rPr>
            <w:rFonts w:ascii="Times New Roman" w:eastAsia="Times New Roman" w:hAnsi="Times New Roman"/>
            <w:sz w:val="24"/>
            <w:rtl/>
          </w:rPr>
          <w:t xml:space="preserve">של </w:t>
        </w:r>
        <w:r w:rsidR="009E1486" w:rsidRPr="009E1486">
          <w:rPr>
            <w:rFonts w:ascii="Times New Roman" w:eastAsia="Times New Roman" w:hAnsi="Times New Roman"/>
            <w:b/>
            <w:bCs/>
            <w:sz w:val="24"/>
            <w:u w:val="single"/>
            <w:rtl/>
            <w:rPrChange w:id="114" w:author="מרול אטמן" w:date="2024-01-11T16:55:00Z">
              <w:rPr>
                <w:rFonts w:ascii="Times New Roman" w:eastAsia="Times New Roman" w:hAnsi="Times New Roman"/>
                <w:sz w:val="24"/>
                <w:u w:val="single"/>
                <w:rtl/>
              </w:rPr>
            </w:rPrChange>
          </w:rPr>
          <w:t xml:space="preserve">24 </w:t>
        </w:r>
      </w:ins>
      <w:r w:rsidRPr="009E1486">
        <w:rPr>
          <w:rFonts w:ascii="Times New Roman" w:eastAsia="Times New Roman" w:hAnsi="Times New Roman"/>
          <w:b/>
          <w:bCs/>
          <w:sz w:val="24"/>
          <w:rtl/>
          <w:rPrChange w:id="115" w:author="מרול אטמן" w:date="2024-01-11T16:55:00Z">
            <w:rPr>
              <w:rFonts w:ascii="Times New Roman" w:eastAsia="Times New Roman" w:hAnsi="Times New Roman"/>
              <w:sz w:val="24"/>
              <w:rtl/>
            </w:rPr>
          </w:rPrChange>
        </w:rPr>
        <w:t>ש"ח</w:t>
      </w:r>
      <w:r w:rsidRPr="007835AC">
        <w:rPr>
          <w:rFonts w:ascii="Times New Roman" w:eastAsia="Times New Roman" w:hAnsi="Times New Roman"/>
          <w:sz w:val="24"/>
          <w:rtl/>
        </w:rPr>
        <w:t xml:space="preserve"> (במילים</w:t>
      </w:r>
      <w:del w:id="116" w:author="מרול אטמן" w:date="2024-01-11T16:55:00Z">
        <w:r w:rsidRPr="007835AC" w:rsidDel="009E1486">
          <w:rPr>
            <w:rFonts w:ascii="Times New Roman" w:eastAsia="Times New Roman" w:hAnsi="Times New Roman"/>
            <w:sz w:val="24"/>
            <w:rtl/>
          </w:rPr>
          <w:delText xml:space="preserve">: </w:delText>
        </w:r>
        <w:r w:rsidR="000300FA" w:rsidDel="009E1486">
          <w:rPr>
            <w:rFonts w:ascii="Times New Roman" w:eastAsia="Times New Roman" w:hAnsi="Times New Roman" w:hint="cs"/>
            <w:sz w:val="24"/>
            <w:u w:val="single"/>
            <w:rtl/>
          </w:rPr>
          <w:delText xml:space="preserve">                 </w:delText>
        </w:r>
        <w:r w:rsidR="004D7130" w:rsidDel="009E1486">
          <w:rPr>
            <w:rFonts w:ascii="Times New Roman" w:eastAsia="Times New Roman" w:hAnsi="Times New Roman" w:hint="cs"/>
            <w:sz w:val="24"/>
            <w:u w:val="single"/>
            <w:rtl/>
          </w:rPr>
          <w:delText xml:space="preserve">   </w:delText>
        </w:r>
        <w:r w:rsidR="000300FA" w:rsidDel="009E1486">
          <w:rPr>
            <w:rFonts w:ascii="Times New Roman" w:eastAsia="Times New Roman" w:hAnsi="Times New Roman" w:hint="cs"/>
            <w:sz w:val="24"/>
            <w:u w:val="single"/>
            <w:rtl/>
          </w:rPr>
          <w:delText xml:space="preserve">           </w:delText>
        </w:r>
        <w:r w:rsidRPr="000300FA" w:rsidDel="009E1486">
          <w:rPr>
            <w:rFonts w:ascii="Times New Roman" w:eastAsia="Times New Roman" w:hAnsi="Times New Roman" w:hint="cs"/>
            <w:sz w:val="24"/>
            <w:u w:val="single"/>
            <w:rtl/>
          </w:rPr>
          <w:delText xml:space="preserve"> </w:delText>
        </w:r>
        <w:r w:rsidRPr="000300FA" w:rsidDel="009E1486">
          <w:rPr>
            <w:rFonts w:ascii="Times New Roman" w:eastAsia="Times New Roman" w:hAnsi="Times New Roman"/>
            <w:sz w:val="24"/>
            <w:u w:val="single"/>
            <w:rtl/>
          </w:rPr>
          <w:delText xml:space="preserve"> </w:delText>
        </w:r>
      </w:del>
      <w:ins w:id="117" w:author="מרול אטמן" w:date="2024-01-11T16:55:00Z">
        <w:r w:rsidR="009E1486" w:rsidRPr="007835AC">
          <w:rPr>
            <w:rFonts w:ascii="Times New Roman" w:eastAsia="Times New Roman" w:hAnsi="Times New Roman"/>
            <w:sz w:val="24"/>
            <w:rtl/>
          </w:rPr>
          <w:t xml:space="preserve">: </w:t>
        </w:r>
        <w:r w:rsidR="009E1486" w:rsidRPr="009E1486">
          <w:rPr>
            <w:rFonts w:ascii="Times New Roman" w:eastAsia="Times New Roman" w:hAnsi="Times New Roman" w:hint="eastAsia"/>
            <w:b/>
            <w:bCs/>
            <w:sz w:val="24"/>
            <w:u w:val="single"/>
            <w:rtl/>
            <w:rPrChange w:id="118" w:author="מרול אטמן" w:date="2024-01-11T16:56:00Z">
              <w:rPr>
                <w:rFonts w:ascii="Times New Roman" w:eastAsia="Times New Roman" w:hAnsi="Times New Roman" w:hint="eastAsia"/>
                <w:sz w:val="24"/>
                <w:u w:val="single"/>
                <w:rtl/>
              </w:rPr>
            </w:rPrChange>
          </w:rPr>
          <w:t>עשרים</w:t>
        </w:r>
        <w:r w:rsidR="009E1486" w:rsidRPr="009E1486">
          <w:rPr>
            <w:rFonts w:ascii="Times New Roman" w:eastAsia="Times New Roman" w:hAnsi="Times New Roman"/>
            <w:b/>
            <w:bCs/>
            <w:sz w:val="24"/>
            <w:u w:val="single"/>
            <w:rtl/>
            <w:rPrChange w:id="119" w:author="מרול אטמן" w:date="2024-01-11T16:56:00Z">
              <w:rPr>
                <w:rFonts w:ascii="Times New Roman" w:eastAsia="Times New Roman" w:hAnsi="Times New Roman"/>
                <w:sz w:val="24"/>
                <w:u w:val="single"/>
                <w:rtl/>
              </w:rPr>
            </w:rPrChange>
          </w:rPr>
          <w:t xml:space="preserve"> וארבעה </w:t>
        </w:r>
      </w:ins>
      <w:r w:rsidRPr="009E1486">
        <w:rPr>
          <w:rFonts w:ascii="Times New Roman" w:eastAsia="Times New Roman" w:hAnsi="Times New Roman"/>
          <w:b/>
          <w:bCs/>
          <w:sz w:val="24"/>
          <w:rtl/>
          <w:rPrChange w:id="120" w:author="מרול אטמן" w:date="2024-01-11T16:56:00Z">
            <w:rPr>
              <w:rFonts w:ascii="Times New Roman" w:eastAsia="Times New Roman" w:hAnsi="Times New Roman"/>
              <w:sz w:val="24"/>
              <w:rtl/>
            </w:rPr>
          </w:rPrChange>
        </w:rPr>
        <w:t>ש"ח</w:t>
      </w:r>
      <w:r w:rsidRPr="007835AC">
        <w:rPr>
          <w:rFonts w:ascii="Times New Roman" w:eastAsia="Times New Roman" w:hAnsi="Times New Roman"/>
          <w:sz w:val="24"/>
          <w:rtl/>
        </w:rPr>
        <w:t xml:space="preserve">) </w:t>
      </w:r>
      <w:r w:rsidR="004D7130">
        <w:rPr>
          <w:rFonts w:ascii="Times New Roman" w:eastAsia="Times New Roman" w:hAnsi="Times New Roman" w:hint="cs"/>
          <w:sz w:val="24"/>
          <w:rtl/>
        </w:rPr>
        <w:t xml:space="preserve"> </w:t>
      </w:r>
      <w:del w:id="121" w:author="מרול אטמן" w:date="2024-01-11T17:07:00Z">
        <w:r w:rsidR="004D7130" w:rsidDel="00F30EF1">
          <w:rPr>
            <w:rFonts w:ascii="Times New Roman" w:eastAsia="Times New Roman" w:hAnsi="Times New Roman" w:hint="cs"/>
            <w:sz w:val="24"/>
            <w:rtl/>
          </w:rPr>
          <w:delText xml:space="preserve">     </w:delText>
        </w:r>
      </w:del>
      <w:del w:id="122" w:author="מרול אטמן" w:date="2024-01-11T16:56:00Z">
        <w:r w:rsidRPr="007835AC" w:rsidDel="009E1486">
          <w:rPr>
            <w:rFonts w:ascii="Times New Roman" w:eastAsia="Times New Roman" w:hAnsi="Times New Roman"/>
            <w:sz w:val="24"/>
            <w:rtl/>
          </w:rPr>
          <w:delText xml:space="preserve">לכל </w:delText>
        </w:r>
        <w:r w:rsidR="000300FA" w:rsidDel="009E1486">
          <w:rPr>
            <w:rFonts w:ascii="Times New Roman" w:eastAsia="Times New Roman" w:hAnsi="Times New Roman" w:hint="cs"/>
            <w:sz w:val="24"/>
            <w:u w:val="single"/>
            <w:rtl/>
          </w:rPr>
          <w:delText xml:space="preserve">         </w:delText>
        </w:r>
      </w:del>
      <w:ins w:id="123" w:author="מרול אטמן" w:date="2024-01-11T16:56:00Z">
        <w:r w:rsidR="009E1486" w:rsidRPr="007835AC">
          <w:rPr>
            <w:rFonts w:ascii="Times New Roman" w:eastAsia="Times New Roman" w:hAnsi="Times New Roman"/>
            <w:sz w:val="24"/>
            <w:rtl/>
          </w:rPr>
          <w:t xml:space="preserve">לכל </w:t>
        </w:r>
        <w:r w:rsidR="009E1486" w:rsidRPr="00F30EF1">
          <w:rPr>
            <w:rFonts w:ascii="Times New Roman" w:eastAsia="Times New Roman" w:hAnsi="Times New Roman" w:hint="eastAsia"/>
            <w:sz w:val="24"/>
            <w:rtl/>
            <w:rPrChange w:id="124" w:author="מרול אטמן" w:date="2024-01-11T17:07:00Z">
              <w:rPr>
                <w:rFonts w:ascii="Times New Roman" w:eastAsia="Times New Roman" w:hAnsi="Times New Roman" w:hint="eastAsia"/>
                <w:sz w:val="24"/>
                <w:u w:val="single"/>
                <w:rtl/>
              </w:rPr>
            </w:rPrChange>
          </w:rPr>
          <w:t>מ</w:t>
        </w:r>
        <w:r w:rsidR="009E1486" w:rsidRPr="00F30EF1">
          <w:rPr>
            <w:rFonts w:ascii="Times New Roman" w:eastAsia="Times New Roman" w:hAnsi="Times New Roman"/>
            <w:sz w:val="24"/>
            <w:rtl/>
            <w:rPrChange w:id="125" w:author="מרול אטמן" w:date="2024-01-11T17:07:00Z">
              <w:rPr>
                <w:rFonts w:ascii="Times New Roman" w:eastAsia="Times New Roman" w:hAnsi="Times New Roman"/>
                <w:sz w:val="24"/>
                <w:u w:val="single"/>
                <w:rtl/>
              </w:rPr>
            </w:rPrChange>
          </w:rPr>
          <w:t>"ר</w:t>
        </w:r>
      </w:ins>
      <w:ins w:id="126" w:author="מרול אטמן" w:date="2024-01-11T16:57:00Z">
        <w:r w:rsidR="009E1486" w:rsidRPr="00F30EF1">
          <w:rPr>
            <w:rFonts w:ascii="Times New Roman" w:eastAsia="Times New Roman" w:hAnsi="Times New Roman"/>
            <w:sz w:val="24"/>
            <w:rtl/>
            <w:rPrChange w:id="127" w:author="מרול אטמן" w:date="2024-01-11T17:07:00Z">
              <w:rPr>
                <w:rFonts w:ascii="Times New Roman" w:eastAsia="Times New Roman" w:hAnsi="Times New Roman"/>
                <w:sz w:val="24"/>
                <w:u w:val="single"/>
                <w:rtl/>
              </w:rPr>
            </w:rPrChange>
          </w:rPr>
          <w:t xml:space="preserve"> בנוי</w:t>
        </w:r>
      </w:ins>
      <w:ins w:id="128" w:author="מרול אטמן" w:date="2024-01-11T17:07:00Z">
        <w:r w:rsidR="00F30EF1">
          <w:rPr>
            <w:rFonts w:ascii="Times New Roman" w:eastAsia="Times New Roman" w:hAnsi="Times New Roman" w:hint="cs"/>
            <w:sz w:val="24"/>
            <w:rtl/>
          </w:rPr>
          <w:t xml:space="preserve"> ומקורה</w:t>
        </w:r>
      </w:ins>
      <w:del w:id="129" w:author="מרול אטמן" w:date="2024-01-11T16:56:00Z">
        <w:r w:rsidRPr="00F30EF1" w:rsidDel="009E1486">
          <w:rPr>
            <w:rFonts w:ascii="Times New Roman" w:eastAsia="Times New Roman" w:hAnsi="Times New Roman"/>
            <w:sz w:val="24"/>
            <w:rtl/>
          </w:rPr>
          <w:delText>יחידת דיור במבנה ראשוני</w:delText>
        </w:r>
      </w:del>
      <w:r w:rsidRPr="00F30EF1">
        <w:rPr>
          <w:rFonts w:ascii="Times New Roman" w:eastAsia="Times New Roman" w:hAnsi="Times New Roman"/>
          <w:sz w:val="24"/>
          <w:rtl/>
        </w:rPr>
        <w:t>.</w:t>
      </w:r>
    </w:p>
    <w:p w14:paraId="7C75D727"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lang w:eastAsia="he-IL"/>
        </w:rPr>
      </w:pPr>
    </w:p>
    <w:p w14:paraId="4FCBFB89" w14:textId="5149325E" w:rsidR="007835AC" w:rsidRPr="007835AC" w:rsidRDefault="007835AC" w:rsidP="004D7130">
      <w:pPr>
        <w:widowControl w:val="0"/>
        <w:spacing w:before="0" w:beforeAutospacing="0" w:after="0" w:afterAutospacing="0" w:line="240" w:lineRule="auto"/>
        <w:ind w:left="1177" w:right="-284" w:hanging="457"/>
        <w:rPr>
          <w:rFonts w:ascii="Times New Roman" w:eastAsia="Times New Roman" w:hAnsi="Times New Roman"/>
          <w:sz w:val="24"/>
          <w:rtl/>
          <w:lang w:eastAsia="he-IL"/>
        </w:rPr>
      </w:pPr>
      <w:r w:rsidRPr="007835AC">
        <w:rPr>
          <w:rFonts w:ascii="Times New Roman" w:eastAsia="Times New Roman" w:hAnsi="Times New Roman"/>
          <w:sz w:val="24"/>
          <w:rtl/>
          <w:lang w:eastAsia="he-IL"/>
        </w:rPr>
        <w:t>1.2</w:t>
      </w:r>
      <w:r w:rsidRPr="007835AC">
        <w:rPr>
          <w:rFonts w:ascii="Times New Roman" w:eastAsia="Times New Roman" w:hAnsi="Times New Roman"/>
          <w:sz w:val="24"/>
          <w:rtl/>
        </w:rPr>
        <w:tab/>
      </w:r>
      <w:del w:id="130" w:author="מרול אטמן" w:date="2024-01-11T16:58:00Z">
        <w:r w:rsidRPr="007835AC" w:rsidDel="009E1486">
          <w:rPr>
            <w:rFonts w:ascii="Times New Roman" w:eastAsia="Times New Roman" w:hAnsi="Times New Roman"/>
            <w:sz w:val="24"/>
            <w:rtl/>
          </w:rPr>
          <w:delText>סכום קבוע ומוחלט של</w:delText>
        </w:r>
        <w:r w:rsidRPr="007835AC" w:rsidDel="009E1486">
          <w:rPr>
            <w:rFonts w:ascii="Times New Roman" w:eastAsia="Times New Roman" w:hAnsi="Times New Roman" w:hint="cs"/>
            <w:sz w:val="24"/>
            <w:rtl/>
          </w:rPr>
          <w:delText xml:space="preserve"> </w:delText>
        </w:r>
        <w:r w:rsidR="000300FA" w:rsidDel="009E1486">
          <w:rPr>
            <w:rFonts w:ascii="Times New Roman" w:eastAsia="Times New Roman" w:hAnsi="Times New Roman" w:hint="cs"/>
            <w:sz w:val="24"/>
            <w:u w:val="single"/>
            <w:rtl/>
          </w:rPr>
          <w:delText xml:space="preserve">                </w:delText>
        </w:r>
        <w:r w:rsidRPr="007835AC" w:rsidDel="009E1486">
          <w:rPr>
            <w:rFonts w:ascii="Times New Roman" w:eastAsia="Times New Roman" w:hAnsi="Times New Roman"/>
            <w:sz w:val="24"/>
            <w:rtl/>
          </w:rPr>
          <w:delText xml:space="preserve">ש"ח (במילים: </w:delText>
        </w:r>
        <w:r w:rsidR="000300FA" w:rsidDel="009E1486">
          <w:rPr>
            <w:rFonts w:ascii="Times New Roman" w:eastAsia="Times New Roman" w:hAnsi="Times New Roman" w:hint="cs"/>
            <w:sz w:val="24"/>
            <w:u w:val="single"/>
            <w:rtl/>
          </w:rPr>
          <w:delText xml:space="preserve">             </w:delText>
        </w:r>
        <w:r w:rsidR="004D7130" w:rsidDel="009E1486">
          <w:rPr>
            <w:rFonts w:ascii="Times New Roman" w:eastAsia="Times New Roman" w:hAnsi="Times New Roman" w:hint="cs"/>
            <w:sz w:val="24"/>
            <w:u w:val="single"/>
            <w:rtl/>
          </w:rPr>
          <w:delText xml:space="preserve">           </w:delText>
        </w:r>
        <w:r w:rsidR="000300FA" w:rsidDel="009E1486">
          <w:rPr>
            <w:rFonts w:ascii="Times New Roman" w:eastAsia="Times New Roman" w:hAnsi="Times New Roman" w:hint="cs"/>
            <w:sz w:val="24"/>
            <w:u w:val="single"/>
            <w:rtl/>
          </w:rPr>
          <w:delText xml:space="preserve">              </w:delText>
        </w:r>
        <w:r w:rsidRPr="007835AC" w:rsidDel="009E1486">
          <w:rPr>
            <w:rFonts w:ascii="Times New Roman" w:eastAsia="Times New Roman" w:hAnsi="Times New Roman" w:hint="cs"/>
            <w:sz w:val="24"/>
            <w:rtl/>
          </w:rPr>
          <w:delText xml:space="preserve"> </w:delText>
        </w:r>
        <w:r w:rsidRPr="007835AC" w:rsidDel="009E1486">
          <w:rPr>
            <w:rFonts w:ascii="Times New Roman" w:eastAsia="Times New Roman" w:hAnsi="Times New Roman"/>
            <w:sz w:val="24"/>
            <w:rtl/>
          </w:rPr>
          <w:delText xml:space="preserve"> ש"ח) לכל </w:delText>
        </w:r>
        <w:r w:rsidRPr="000300FA" w:rsidDel="009E1486">
          <w:rPr>
            <w:rFonts w:ascii="Times New Roman" w:eastAsia="Times New Roman" w:hAnsi="Times New Roman"/>
            <w:sz w:val="24"/>
            <w:u w:val="single"/>
            <w:rtl/>
          </w:rPr>
          <w:tab/>
        </w:r>
        <w:r w:rsidRPr="007835AC" w:rsidDel="009E1486">
          <w:rPr>
            <w:rFonts w:ascii="Times New Roman" w:eastAsia="Times New Roman" w:hAnsi="Times New Roman"/>
            <w:sz w:val="24"/>
            <w:rtl/>
          </w:rPr>
          <w:delText>יחידת דיור במבנה חוזר</w:delText>
        </w:r>
      </w:del>
      <w:ins w:id="131" w:author="מרול אטמן" w:date="2024-01-11T16:58:00Z">
        <w:r w:rsidR="009E1486">
          <w:rPr>
            <w:rFonts w:ascii="Times New Roman" w:eastAsia="Times New Roman" w:hAnsi="Times New Roman" w:hint="cs"/>
            <w:sz w:val="24"/>
            <w:rtl/>
          </w:rPr>
          <w:t>מבוטל</w:t>
        </w:r>
      </w:ins>
      <w:r w:rsidRPr="007835AC">
        <w:rPr>
          <w:rFonts w:ascii="Times New Roman" w:eastAsia="Times New Roman" w:hAnsi="Times New Roman"/>
          <w:sz w:val="24"/>
          <w:rtl/>
        </w:rPr>
        <w:t>.</w:t>
      </w:r>
      <w:r w:rsidR="004D7130">
        <w:rPr>
          <w:rFonts w:ascii="Times New Roman" w:eastAsia="Times New Roman" w:hAnsi="Times New Roman" w:hint="cs"/>
          <w:sz w:val="24"/>
          <w:rtl/>
          <w:lang w:eastAsia="he-IL"/>
        </w:rPr>
        <w:t xml:space="preserve">    </w:t>
      </w:r>
    </w:p>
    <w:p w14:paraId="5F7DA716"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727FDB8B" w14:textId="60A889CB" w:rsidR="007835AC" w:rsidRPr="007835AC" w:rsidRDefault="007835AC" w:rsidP="004D7130">
      <w:pPr>
        <w:widowControl w:val="0"/>
        <w:spacing w:before="0" w:beforeAutospacing="0" w:after="0" w:afterAutospacing="0" w:line="240" w:lineRule="auto"/>
        <w:ind w:left="1177" w:hanging="457"/>
        <w:rPr>
          <w:rFonts w:ascii="Times New Roman" w:eastAsia="Times New Roman" w:hAnsi="Times New Roman"/>
          <w:sz w:val="24"/>
          <w:rtl/>
          <w:lang w:eastAsia="he-IL"/>
        </w:rPr>
      </w:pPr>
      <w:r w:rsidRPr="007835AC">
        <w:rPr>
          <w:rFonts w:ascii="Times New Roman" w:eastAsia="Times New Roman" w:hAnsi="Times New Roman"/>
          <w:sz w:val="24"/>
          <w:rtl/>
        </w:rPr>
        <w:t>1.3</w:t>
      </w:r>
      <w:r w:rsidRPr="007835AC">
        <w:rPr>
          <w:rFonts w:ascii="Times New Roman" w:eastAsia="Times New Roman" w:hAnsi="Times New Roman"/>
          <w:sz w:val="24"/>
          <w:rtl/>
        </w:rPr>
        <w:tab/>
      </w:r>
      <w:del w:id="132" w:author="מרול אטמן" w:date="2024-01-11T16:58:00Z">
        <w:r w:rsidRPr="007835AC" w:rsidDel="009E1486">
          <w:rPr>
            <w:rFonts w:ascii="Times New Roman" w:eastAsia="Times New Roman" w:hAnsi="Times New Roman"/>
            <w:sz w:val="24"/>
            <w:rtl/>
          </w:rPr>
          <w:delText xml:space="preserve">סכום קבוע ומוחלט של </w:delText>
        </w:r>
        <w:r w:rsidR="000300FA" w:rsidDel="009E1486">
          <w:rPr>
            <w:rFonts w:ascii="Times New Roman" w:eastAsia="Times New Roman" w:hAnsi="Times New Roman" w:hint="cs"/>
            <w:sz w:val="24"/>
            <w:u w:val="single"/>
            <w:rtl/>
          </w:rPr>
          <w:delText xml:space="preserve">      </w:delText>
        </w:r>
        <w:r w:rsidRPr="007835AC" w:rsidDel="009E1486">
          <w:rPr>
            <w:rFonts w:ascii="Times New Roman" w:eastAsia="Times New Roman" w:hAnsi="Times New Roman"/>
            <w:sz w:val="24"/>
            <w:rtl/>
          </w:rPr>
          <w:delText xml:space="preserve">ש"ח (במילים: </w:delText>
        </w:r>
        <w:r w:rsidR="000300FA" w:rsidDel="009E1486">
          <w:rPr>
            <w:rFonts w:ascii="Times New Roman" w:eastAsia="Times New Roman" w:hAnsi="Times New Roman" w:hint="cs"/>
            <w:sz w:val="24"/>
            <w:u w:val="single"/>
            <w:rtl/>
          </w:rPr>
          <w:delText xml:space="preserve">              </w:delText>
        </w:r>
        <w:r w:rsidRPr="007835AC" w:rsidDel="009E1486">
          <w:rPr>
            <w:rFonts w:ascii="Times New Roman" w:eastAsia="Times New Roman" w:hAnsi="Times New Roman"/>
            <w:sz w:val="24"/>
            <w:rtl/>
          </w:rPr>
          <w:delText>ש"ח) לכל מ"ר בנוי ומקורה מתחת למפלס הכניסה לבניינים</w:delText>
        </w:r>
      </w:del>
      <w:ins w:id="133" w:author="מרול אטמן" w:date="2024-01-11T16:58:00Z">
        <w:r w:rsidR="009E1486">
          <w:rPr>
            <w:rFonts w:ascii="Times New Roman" w:eastAsia="Times New Roman" w:hAnsi="Times New Roman" w:hint="cs"/>
            <w:sz w:val="24"/>
            <w:rtl/>
          </w:rPr>
          <w:t>מבוטל</w:t>
        </w:r>
      </w:ins>
      <w:r w:rsidRPr="007835AC">
        <w:rPr>
          <w:rFonts w:ascii="Times New Roman" w:eastAsia="Times New Roman" w:hAnsi="Times New Roman"/>
          <w:sz w:val="24"/>
          <w:rtl/>
        </w:rPr>
        <w:t>.</w:t>
      </w:r>
    </w:p>
    <w:p w14:paraId="2E165A8F"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2A9CEB8E" w14:textId="77777777" w:rsidR="007835AC" w:rsidRPr="007835AC" w:rsidDel="00F30EF1" w:rsidRDefault="007835AC" w:rsidP="007835AC">
      <w:pPr>
        <w:widowControl w:val="0"/>
        <w:spacing w:before="0" w:beforeAutospacing="0" w:after="0" w:afterAutospacing="0" w:line="240" w:lineRule="auto"/>
        <w:ind w:left="714" w:firstLine="6"/>
        <w:rPr>
          <w:del w:id="134" w:author="מרול אטמן" w:date="2024-01-11T17:09:00Z"/>
          <w:rFonts w:ascii="Times New Roman" w:eastAsia="Times New Roman" w:hAnsi="Times New Roman"/>
          <w:sz w:val="24"/>
          <w:rtl/>
        </w:rPr>
      </w:pPr>
      <w:r w:rsidRPr="007835AC">
        <w:rPr>
          <w:rFonts w:ascii="Times New Roman" w:eastAsia="Times New Roman" w:hAnsi="Times New Roman" w:hint="cs"/>
          <w:sz w:val="24"/>
          <w:rtl/>
        </w:rPr>
        <w:t xml:space="preserve">למען הסר ספק , הסכומים הנ"ל כוללים תכנון כל המצוי במגרשים לרבות </w:t>
      </w:r>
      <w:del w:id="135" w:author="מרול אטמן" w:date="2024-01-11T16:58:00Z">
        <w:r w:rsidRPr="007835AC" w:rsidDel="009E1486">
          <w:rPr>
            <w:rFonts w:ascii="Times New Roman" w:eastAsia="Times New Roman" w:hAnsi="Times New Roman" w:hint="cs"/>
            <w:sz w:val="24"/>
            <w:rtl/>
          </w:rPr>
          <w:delText>:</w:delText>
        </w:r>
      </w:del>
      <w:r w:rsidRPr="007835AC">
        <w:rPr>
          <w:rFonts w:ascii="Times New Roman" w:eastAsia="Times New Roman" w:hAnsi="Times New Roman" w:hint="cs"/>
          <w:sz w:val="24"/>
          <w:rtl/>
        </w:rPr>
        <w:t xml:space="preserve"> </w:t>
      </w:r>
      <w:del w:id="136" w:author="מרול אטמן" w:date="2024-01-11T17:09:00Z">
        <w:r w:rsidRPr="007835AC" w:rsidDel="00F30EF1">
          <w:rPr>
            <w:rFonts w:ascii="Times New Roman" w:eastAsia="Times New Roman" w:hAnsi="Times New Roman"/>
            <w:sz w:val="24"/>
            <w:rtl/>
          </w:rPr>
          <w:tab/>
        </w:r>
      </w:del>
      <w:r w:rsidRPr="007835AC">
        <w:rPr>
          <w:rFonts w:ascii="Times New Roman" w:eastAsia="Times New Roman" w:hAnsi="Times New Roman"/>
          <w:sz w:val="24"/>
          <w:rtl/>
        </w:rPr>
        <w:t>חדרי טרנספורמציה, קירות תומכים, גדרות, מעקות, בסיסי עמודי תאורה, פרגולות ואלמנטים בפתוח בשטחים ציבוריים.</w:t>
      </w:r>
    </w:p>
    <w:p w14:paraId="610564A0" w14:textId="77777777" w:rsidR="007835AC" w:rsidRPr="007835AC" w:rsidDel="00F30EF1" w:rsidRDefault="007835AC" w:rsidP="007835AC">
      <w:pPr>
        <w:widowControl w:val="0"/>
        <w:spacing w:before="0" w:beforeAutospacing="0" w:after="0" w:afterAutospacing="0" w:line="240" w:lineRule="auto"/>
        <w:ind w:left="714" w:firstLine="6"/>
        <w:rPr>
          <w:del w:id="137" w:author="מרול אטמן" w:date="2024-01-11T17:09:00Z"/>
          <w:rFonts w:ascii="Times New Roman" w:eastAsia="Times New Roman" w:hAnsi="Times New Roman"/>
          <w:sz w:val="24"/>
          <w:rtl/>
        </w:rPr>
      </w:pPr>
    </w:p>
    <w:p w14:paraId="26F23740" w14:textId="150B344C" w:rsidR="007835AC" w:rsidRPr="007835AC" w:rsidDel="009E1486" w:rsidRDefault="007835AC" w:rsidP="007835AC">
      <w:pPr>
        <w:widowControl w:val="0"/>
        <w:spacing w:before="0" w:beforeAutospacing="0" w:after="0" w:afterAutospacing="0" w:line="240" w:lineRule="auto"/>
        <w:ind w:left="714" w:firstLine="6"/>
        <w:rPr>
          <w:del w:id="138" w:author="מרול אטמן" w:date="2024-01-11T16:59:00Z"/>
          <w:rFonts w:ascii="Times New Roman" w:eastAsia="Times New Roman" w:hAnsi="Times New Roman"/>
          <w:sz w:val="24"/>
          <w:rtl/>
        </w:rPr>
      </w:pPr>
      <w:del w:id="139" w:author="מרול אטמן" w:date="2024-01-11T16:59:00Z">
        <w:r w:rsidRPr="007835AC" w:rsidDel="009E1486">
          <w:rPr>
            <w:rFonts w:ascii="Times New Roman" w:eastAsia="Times New Roman" w:hAnsi="Times New Roman"/>
            <w:sz w:val="24"/>
            <w:rtl/>
          </w:rPr>
          <w:delText>בסעיף זה:</w:delText>
        </w:r>
      </w:del>
    </w:p>
    <w:p w14:paraId="353E6605" w14:textId="048CDBF9" w:rsidR="007835AC" w:rsidRPr="007835AC" w:rsidDel="009E1486" w:rsidRDefault="007835AC" w:rsidP="007835AC">
      <w:pPr>
        <w:widowControl w:val="0"/>
        <w:spacing w:before="0" w:beforeAutospacing="0" w:after="0" w:afterAutospacing="0" w:line="240" w:lineRule="auto"/>
        <w:ind w:left="1440" w:hanging="720"/>
        <w:rPr>
          <w:del w:id="140" w:author="מרול אטמן" w:date="2024-01-11T16:59:00Z"/>
          <w:rFonts w:ascii="Times New Roman" w:eastAsia="Times New Roman" w:hAnsi="Times New Roman"/>
          <w:sz w:val="24"/>
          <w:rtl/>
          <w:lang w:eastAsia="he-IL"/>
        </w:rPr>
      </w:pPr>
      <w:del w:id="141" w:author="מרול אטמן" w:date="2024-01-11T16:59:00Z">
        <w:r w:rsidRPr="007835AC" w:rsidDel="009E1486">
          <w:rPr>
            <w:rFonts w:ascii="Times New Roman" w:eastAsia="Times New Roman" w:hAnsi="Times New Roman"/>
            <w:sz w:val="24"/>
            <w:rtl/>
            <w:lang w:eastAsia="he-IL"/>
          </w:rPr>
          <w:delText xml:space="preserve">מבנה ראשוני </w:delText>
        </w:r>
        <w:r w:rsidRPr="007835AC" w:rsidDel="009E1486">
          <w:rPr>
            <w:rFonts w:ascii="Times New Roman" w:eastAsia="Times New Roman" w:hAnsi="Times New Roman"/>
            <w:sz w:val="24"/>
            <w:lang w:eastAsia="he-IL"/>
          </w:rPr>
          <w:delText>–</w:delText>
        </w:r>
        <w:r w:rsidRPr="007835AC" w:rsidDel="009E1486">
          <w:rPr>
            <w:rFonts w:ascii="Times New Roman" w:eastAsia="Times New Roman" w:hAnsi="Times New Roman"/>
            <w:sz w:val="24"/>
            <w:rtl/>
            <w:lang w:eastAsia="he-IL"/>
          </w:rPr>
          <w:delText xml:space="preserve"> המבנה שהוקם לראשונה עפ"י תכניותיו של המתכנן. </w:delText>
        </w:r>
      </w:del>
    </w:p>
    <w:p w14:paraId="35DCAA81" w14:textId="600BB5DD" w:rsidR="007835AC" w:rsidRPr="007835AC" w:rsidDel="009E1486" w:rsidRDefault="007835AC" w:rsidP="007835AC">
      <w:pPr>
        <w:widowControl w:val="0"/>
        <w:spacing w:before="0" w:beforeAutospacing="0" w:after="0" w:afterAutospacing="0" w:line="240" w:lineRule="auto"/>
        <w:ind w:left="720"/>
        <w:rPr>
          <w:del w:id="142" w:author="מרול אטמן" w:date="2024-01-11T16:59:00Z"/>
          <w:rFonts w:ascii="Times New Roman" w:eastAsia="Times New Roman" w:hAnsi="Times New Roman"/>
          <w:sz w:val="24"/>
          <w:rtl/>
          <w:lang w:eastAsia="he-IL"/>
        </w:rPr>
      </w:pPr>
      <w:del w:id="143" w:author="מרול אטמן" w:date="2024-01-11T16:59:00Z">
        <w:r w:rsidRPr="007835AC" w:rsidDel="009E1486">
          <w:rPr>
            <w:rFonts w:ascii="Times New Roman" w:eastAsia="Times New Roman" w:hAnsi="Times New Roman"/>
            <w:sz w:val="24"/>
            <w:rtl/>
            <w:lang w:eastAsia="he-IL"/>
          </w:rPr>
          <w:delText>במקרים בהם מתוכננים במקביל מס' מבנים ראשונים וחוזרים יחשב המבנה שבו מס' היחידות הרב ביותר כמבנה ראשוני.</w:delText>
        </w:r>
      </w:del>
    </w:p>
    <w:p w14:paraId="6D85E4C9" w14:textId="3C4CC065" w:rsidR="007835AC" w:rsidRPr="007835AC" w:rsidDel="009E1486" w:rsidRDefault="007835AC" w:rsidP="007835AC">
      <w:pPr>
        <w:widowControl w:val="0"/>
        <w:spacing w:before="0" w:beforeAutospacing="0" w:after="0" w:afterAutospacing="0" w:line="240" w:lineRule="auto"/>
        <w:ind w:left="714" w:firstLine="6"/>
        <w:rPr>
          <w:del w:id="144" w:author="מרול אטמן" w:date="2024-01-11T16:59:00Z"/>
          <w:rFonts w:ascii="Times New Roman" w:eastAsia="Times New Roman" w:hAnsi="Times New Roman"/>
          <w:color w:val="008000"/>
          <w:sz w:val="24"/>
          <w:rtl/>
        </w:rPr>
      </w:pPr>
    </w:p>
    <w:p w14:paraId="44A6EFA0" w14:textId="7064EC9D" w:rsidR="007835AC" w:rsidRPr="007835AC" w:rsidDel="009E1486" w:rsidRDefault="007835AC" w:rsidP="007835AC">
      <w:pPr>
        <w:widowControl w:val="0"/>
        <w:spacing w:before="0" w:beforeAutospacing="0" w:after="0" w:afterAutospacing="0" w:line="240" w:lineRule="auto"/>
        <w:ind w:left="720" w:hanging="720"/>
        <w:rPr>
          <w:del w:id="145" w:author="מרול אטמן" w:date="2024-01-11T16:59:00Z"/>
          <w:rFonts w:ascii="Times New Roman" w:eastAsia="Times New Roman" w:hAnsi="Times New Roman"/>
          <w:sz w:val="24"/>
          <w:rtl/>
          <w:lang w:eastAsia="he-IL"/>
        </w:rPr>
      </w:pPr>
      <w:del w:id="146" w:author="מרול אטמן" w:date="2024-01-11T16:59:00Z">
        <w:r w:rsidRPr="007835AC" w:rsidDel="009E1486">
          <w:rPr>
            <w:rFonts w:ascii="Times New Roman" w:eastAsia="Times New Roman" w:hAnsi="Times New Roman"/>
            <w:sz w:val="24"/>
            <w:rtl/>
            <w:lang w:eastAsia="he-IL"/>
          </w:rPr>
          <w:tab/>
          <w:delText xml:space="preserve">מבנה חוזר </w:delText>
        </w:r>
        <w:r w:rsidRPr="007835AC" w:rsidDel="009E1486">
          <w:rPr>
            <w:rFonts w:ascii="Times New Roman" w:eastAsia="Times New Roman" w:hAnsi="Times New Roman"/>
            <w:sz w:val="24"/>
            <w:lang w:eastAsia="he-IL"/>
          </w:rPr>
          <w:delText>–</w:delText>
        </w:r>
        <w:r w:rsidRPr="007835AC" w:rsidDel="009E1486">
          <w:rPr>
            <w:rFonts w:ascii="Times New Roman" w:eastAsia="Times New Roman" w:hAnsi="Times New Roman"/>
            <w:sz w:val="24"/>
            <w:rtl/>
            <w:lang w:eastAsia="he-IL"/>
          </w:rPr>
          <w:delText xml:space="preserve"> מבנה נוסף המוקם בשלמותו או בחלקו עפ"י תכניותיו של המתכנן, על אותו המגרש או במגרש אחר, בין אם על פי תכניות קיימות על כל פרטיהן ובין אם לצורך הקמתו התבקש המתכנן להכניס שינויים והתאמות בתכניות הקיימות כגון: תמונת ראי, קומת עמודים, התאמה למרתפים, הצמדת זוג מבנים, תוספת ו/או הפחתת עד קומה אחת טיפוסית, שינויים קלים במידות.</w:delText>
        </w:r>
      </w:del>
    </w:p>
    <w:p w14:paraId="5343A9A9" w14:textId="3637EB6E" w:rsidR="007835AC" w:rsidRPr="007835AC" w:rsidDel="009E1486" w:rsidRDefault="007835AC" w:rsidP="007835AC">
      <w:pPr>
        <w:widowControl w:val="0"/>
        <w:spacing w:before="0" w:beforeAutospacing="0" w:after="0" w:afterAutospacing="0" w:line="240" w:lineRule="auto"/>
        <w:ind w:left="720"/>
        <w:rPr>
          <w:del w:id="147" w:author="מרול אטמן" w:date="2024-01-11T16:59:00Z"/>
          <w:rFonts w:ascii="Times New Roman" w:eastAsia="Times New Roman" w:hAnsi="Times New Roman"/>
          <w:sz w:val="24"/>
          <w:rtl/>
          <w:lang w:eastAsia="he-IL"/>
        </w:rPr>
      </w:pPr>
      <w:del w:id="148" w:author="מרול אטמן" w:date="2024-01-11T16:59:00Z">
        <w:r w:rsidRPr="007835AC" w:rsidDel="009E1486">
          <w:rPr>
            <w:rFonts w:ascii="Times New Roman" w:eastAsia="Times New Roman" w:hAnsi="Times New Roman"/>
            <w:sz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65D09EBF" w14:textId="77777777" w:rsidR="007835AC" w:rsidRDefault="007835AC">
      <w:pPr>
        <w:widowControl w:val="0"/>
        <w:spacing w:before="0" w:beforeAutospacing="0" w:after="0" w:afterAutospacing="0" w:line="240" w:lineRule="auto"/>
        <w:ind w:left="714" w:firstLine="6"/>
        <w:rPr>
          <w:rFonts w:ascii="Times New Roman" w:eastAsia="Times New Roman" w:hAnsi="Times New Roman"/>
          <w:sz w:val="24"/>
          <w:lang w:eastAsia="he-IL"/>
        </w:rPr>
        <w:pPrChange w:id="149" w:author="מרול אטמן" w:date="2024-01-11T17:09:00Z">
          <w:pPr>
            <w:widowControl w:val="0"/>
            <w:spacing w:before="0" w:beforeAutospacing="0" w:after="0" w:afterAutospacing="0" w:line="240" w:lineRule="auto"/>
          </w:pPr>
        </w:pPrChange>
      </w:pPr>
    </w:p>
    <w:p w14:paraId="0F66E3E0"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7940BDB9" w14:textId="49E69985" w:rsidR="00590FDD" w:rsidRPr="00590FDD" w:rsidRDefault="007835AC" w:rsidP="000300FA">
      <w:pPr>
        <w:widowControl w:val="0"/>
        <w:spacing w:before="0" w:beforeAutospacing="0" w:after="0" w:afterAutospacing="0" w:line="240" w:lineRule="auto"/>
        <w:ind w:left="752" w:right="360" w:hanging="709"/>
        <w:rPr>
          <w:rFonts w:ascii="Times New Roman" w:eastAsia="Times New Roman" w:hAnsi="Times New Roman"/>
          <w:sz w:val="24"/>
          <w:lang w:eastAsia="he-IL"/>
        </w:rPr>
      </w:pPr>
      <w:r>
        <w:rPr>
          <w:rFonts w:ascii="Times New Roman" w:eastAsia="Times New Roman" w:hAnsi="Times New Roman" w:hint="cs"/>
          <w:sz w:val="24"/>
          <w:rtl/>
          <w:lang w:eastAsia="he-IL"/>
        </w:rPr>
        <w:t xml:space="preserve">2.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הפרויקט והתכנון יכלול</w:t>
      </w:r>
      <w:ins w:id="150" w:author="מרול אטמן" w:date="2024-01-11T17:01:00Z">
        <w:r w:rsidR="009E1486">
          <w:rPr>
            <w:rFonts w:ascii="Times New Roman" w:eastAsia="Times New Roman" w:hAnsi="Times New Roman" w:hint="cs"/>
            <w:sz w:val="24"/>
            <w:rtl/>
            <w:lang w:eastAsia="he-IL"/>
          </w:rPr>
          <w:t xml:space="preserve"> </w:t>
        </w:r>
      </w:ins>
      <w:del w:id="151" w:author="מרול אטמן" w:date="2024-01-11T17:02:00Z">
        <w:r w:rsidR="00590FDD" w:rsidRPr="00590FDD" w:rsidDel="009E1486">
          <w:rPr>
            <w:rFonts w:ascii="Times New Roman" w:eastAsia="Times New Roman" w:hAnsi="Times New Roman" w:hint="cs"/>
            <w:sz w:val="24"/>
            <w:rtl/>
            <w:lang w:eastAsia="he-IL"/>
          </w:rPr>
          <w:delText xml:space="preserve">  </w:delText>
        </w:r>
      </w:del>
      <w:r w:rsidR="00590FDD" w:rsidRPr="00590FDD">
        <w:rPr>
          <w:rFonts w:ascii="Times New Roman" w:eastAsia="Times New Roman" w:hAnsi="Times New Roman" w:hint="cs"/>
          <w:sz w:val="24"/>
          <w:rtl/>
          <w:lang w:eastAsia="he-IL"/>
        </w:rPr>
        <w:t>יח"ד</w:t>
      </w:r>
      <w:del w:id="152" w:author="מרול אטמן" w:date="2024-01-11T17:00:00Z">
        <w:r w:rsidR="00590FDD" w:rsidRPr="00590FDD" w:rsidDel="009E1486">
          <w:rPr>
            <w:rFonts w:ascii="Times New Roman" w:eastAsia="Times New Roman" w:hAnsi="Times New Roman" w:hint="cs"/>
            <w:sz w:val="24"/>
            <w:rtl/>
            <w:lang w:eastAsia="he-IL"/>
          </w:rPr>
          <w:delText xml:space="preserve"> </w:delText>
        </w:r>
      </w:del>
      <w:r w:rsidR="00590FDD" w:rsidRPr="00590FDD">
        <w:rPr>
          <w:rFonts w:ascii="Times New Roman" w:eastAsia="Times New Roman" w:hAnsi="Times New Roman" w:hint="cs"/>
          <w:sz w:val="24"/>
          <w:rtl/>
          <w:lang w:eastAsia="he-IL"/>
        </w:rPr>
        <w:t>, שטחי מסחר</w:t>
      </w:r>
      <w:del w:id="153" w:author="מרול אטמן" w:date="2024-01-11T16:59:00Z">
        <w:r w:rsidR="00590FDD" w:rsidRPr="00590FDD" w:rsidDel="009E1486">
          <w:rPr>
            <w:rFonts w:ascii="Times New Roman" w:eastAsia="Times New Roman" w:hAnsi="Times New Roman" w:hint="cs"/>
            <w:sz w:val="24"/>
            <w:rtl/>
            <w:lang w:eastAsia="he-IL"/>
          </w:rPr>
          <w:delText xml:space="preserve">, משרדים, מלונאות </w:delText>
        </w:r>
      </w:del>
      <w:ins w:id="154" w:author="מרול אטמן" w:date="2024-01-11T17:01:00Z">
        <w:r w:rsidR="009E1486">
          <w:rPr>
            <w:rFonts w:ascii="Times New Roman" w:eastAsia="Times New Roman" w:hAnsi="Times New Roman" w:hint="cs"/>
            <w:sz w:val="24"/>
            <w:rtl/>
            <w:lang w:eastAsia="he-IL"/>
          </w:rPr>
          <w:t xml:space="preserve">, </w:t>
        </w:r>
      </w:ins>
      <w:del w:id="155" w:author="מרול אטמן" w:date="2024-01-11T17:01:00Z">
        <w:r w:rsidR="00590FDD" w:rsidRPr="00590FDD" w:rsidDel="009E1486">
          <w:rPr>
            <w:rFonts w:ascii="Times New Roman" w:eastAsia="Times New Roman" w:hAnsi="Times New Roman" w:hint="cs"/>
            <w:sz w:val="24"/>
            <w:rtl/>
            <w:lang w:eastAsia="he-IL"/>
          </w:rPr>
          <w:delText>ו</w:delText>
        </w:r>
      </w:del>
      <w:r w:rsidR="00590FDD" w:rsidRPr="00590FDD">
        <w:rPr>
          <w:rFonts w:ascii="Times New Roman" w:eastAsia="Times New Roman" w:hAnsi="Times New Roman" w:hint="cs"/>
          <w:sz w:val="24"/>
          <w:rtl/>
          <w:lang w:eastAsia="he-IL"/>
        </w:rPr>
        <w:t>מרתפים</w:t>
      </w:r>
      <w:ins w:id="156" w:author="מרול אטמן" w:date="2024-01-11T17:01:00Z">
        <w:r w:rsidR="009E1486">
          <w:rPr>
            <w:rFonts w:ascii="Times New Roman" w:eastAsia="Times New Roman" w:hAnsi="Times New Roman" w:hint="cs"/>
            <w:sz w:val="24"/>
            <w:rtl/>
            <w:lang w:eastAsia="he-IL"/>
          </w:rPr>
          <w:t>, שיפוץ וחיזוק בית כנסת קיים כולל תוספת 2 קומות, והכל</w:t>
        </w:r>
      </w:ins>
      <w:r w:rsidR="00590FDD" w:rsidRPr="00590FDD">
        <w:rPr>
          <w:rFonts w:ascii="Times New Roman" w:eastAsia="Times New Roman" w:hAnsi="Times New Roman" w:hint="cs"/>
          <w:sz w:val="24"/>
          <w:rtl/>
          <w:lang w:eastAsia="he-IL"/>
        </w:rPr>
        <w:t xml:space="preserve"> בהיקף שהוצג למתכנן.</w:t>
      </w:r>
    </w:p>
    <w:p w14:paraId="43BB48A2" w14:textId="77777777" w:rsidR="00590FDD" w:rsidRPr="009E1486"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02DE5462" w14:textId="77777777" w:rsidR="00590FDD" w:rsidRPr="00590FDD" w:rsidRDefault="007835AC" w:rsidP="000300FA">
      <w:pPr>
        <w:widowControl w:val="0"/>
        <w:spacing w:before="0" w:beforeAutospacing="0" w:after="0" w:afterAutospacing="0" w:line="240" w:lineRule="auto"/>
        <w:ind w:left="720" w:right="360" w:hanging="677"/>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3.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למען הסר ספק:</w:t>
      </w:r>
    </w:p>
    <w:p w14:paraId="2657EBC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5FDD3CC" w14:textId="4CC47D3A"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ins w:id="157" w:author="Meryl Etman" w:date="2024-04-09T17:08:00Z">
        <w:r w:rsidR="004D3DF3">
          <w:rPr>
            <w:rFonts w:ascii="Times New Roman" w:eastAsia="Times New Roman" w:hAnsi="Times New Roman" w:hint="cs"/>
            <w:sz w:val="24"/>
            <w:rtl/>
            <w:lang w:eastAsia="he-IL"/>
          </w:rPr>
          <w:t xml:space="preserve"> ו</w:t>
        </w:r>
      </w:ins>
      <w:ins w:id="158" w:author="מרול אטמן" w:date="2024-04-17T17:27:00Z">
        <w:r w:rsidR="00634B0F">
          <w:rPr>
            <w:rFonts w:ascii="Times New Roman" w:eastAsia="Times New Roman" w:hAnsi="Times New Roman" w:hint="cs"/>
            <w:sz w:val="24"/>
            <w:rtl/>
            <w:lang w:eastAsia="he-IL"/>
          </w:rPr>
          <w:t>מבלי לגרוע</w:t>
        </w:r>
      </w:ins>
      <w:ins w:id="159" w:author="Meryl Etman" w:date="2024-04-09T17:08:00Z">
        <w:r w:rsidR="004D3DF3">
          <w:rPr>
            <w:rFonts w:ascii="Times New Roman" w:eastAsia="Times New Roman" w:hAnsi="Times New Roman" w:hint="cs"/>
            <w:sz w:val="24"/>
            <w:rtl/>
            <w:lang w:eastAsia="he-IL"/>
          </w:rPr>
          <w:t xml:space="preserve"> לאמור בסעיף 8</w:t>
        </w:r>
      </w:ins>
      <w:r w:rsidR="004D3DF3">
        <w:rPr>
          <w:rFonts w:ascii="Times New Roman" w:eastAsia="Times New Roman" w:hAnsi="Times New Roman" w:hint="cs"/>
          <w:sz w:val="24"/>
          <w:rtl/>
          <w:lang w:eastAsia="he-IL"/>
        </w:rPr>
        <w:t xml:space="preserve"> </w:t>
      </w:r>
      <w:ins w:id="160" w:author="Meryl Etman" w:date="2024-04-09T17:08:00Z">
        <w:r w:rsidR="004D3DF3">
          <w:rPr>
            <w:rFonts w:ascii="Times New Roman" w:eastAsia="Times New Roman" w:hAnsi="Times New Roman" w:hint="cs"/>
            <w:sz w:val="24"/>
            <w:rtl/>
            <w:lang w:eastAsia="he-IL"/>
          </w:rPr>
          <w:t>לחוזה</w:t>
        </w:r>
      </w:ins>
      <w:r w:rsidRPr="00590FDD">
        <w:rPr>
          <w:rFonts w:ascii="Times New Roman" w:eastAsia="Times New Roman" w:hAnsi="Times New Roman" w:hint="cs"/>
          <w:sz w:val="24"/>
          <w:rtl/>
          <w:lang w:eastAsia="he-IL"/>
        </w:rPr>
        <w:t>.</w:t>
      </w:r>
    </w:p>
    <w:p w14:paraId="45B2E5B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B22940F"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7896FEB4"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53B637F3"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108D4929"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173C623E"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0291AEC8"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29EAE25C" w14:textId="40BCFA05" w:rsidR="00590FDD" w:rsidRPr="00590FDD" w:rsidDel="009E1486" w:rsidRDefault="00590FDD" w:rsidP="00590FDD">
      <w:pPr>
        <w:widowControl w:val="0"/>
        <w:spacing w:before="0" w:beforeAutospacing="0" w:after="0" w:afterAutospacing="0" w:line="240" w:lineRule="auto"/>
        <w:ind w:left="1440" w:hanging="720"/>
        <w:rPr>
          <w:del w:id="161" w:author="מרול אטמן" w:date="2024-01-11T17:03:00Z"/>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r>
      <w:del w:id="162" w:author="מרול אטמן" w:date="2024-01-11T17:03:00Z">
        <w:r w:rsidRPr="00590FDD" w:rsidDel="009E1486">
          <w:rPr>
            <w:rFonts w:ascii="Times New Roman" w:eastAsia="Times New Roman" w:hAnsi="Times New Roman" w:hint="cs"/>
            <w:sz w:val="24"/>
            <w:rtl/>
            <w:lang w:eastAsia="he-IL"/>
          </w:rPr>
          <w:delText xml:space="preserve">תוספות שכר ככל שיתקבלו על פי סעיף 8.2.2 לחוזה יחושבו בשיעורים כדלקמן ובלבד שהגדלת מספר יחידות הדיור, מהווה חריגה מהיקף השטחים, המפורט בסעיף 2 לעיל: </w:delText>
        </w:r>
      </w:del>
    </w:p>
    <w:p w14:paraId="32FAA3A4" w14:textId="2CD067E9" w:rsidR="00590FDD" w:rsidRPr="00590FDD" w:rsidDel="009E1486" w:rsidRDefault="00590FDD" w:rsidP="00590FDD">
      <w:pPr>
        <w:widowControl w:val="0"/>
        <w:spacing w:before="0" w:beforeAutospacing="0" w:after="0" w:afterAutospacing="0" w:line="240" w:lineRule="auto"/>
        <w:jc w:val="both"/>
        <w:rPr>
          <w:del w:id="163" w:author="מרול אטמן" w:date="2024-01-11T17:03:00Z"/>
          <w:rFonts w:ascii="Times New Roman" w:eastAsia="Times New Roman" w:hAnsi="Times New Roman"/>
          <w:sz w:val="24"/>
          <w:rtl/>
          <w:lang w:eastAsia="he-IL"/>
        </w:rPr>
      </w:pPr>
    </w:p>
    <w:p w14:paraId="5464883E" w14:textId="738280A6" w:rsidR="00590FDD" w:rsidRPr="004D7130" w:rsidDel="009E1486" w:rsidRDefault="000300FA" w:rsidP="004D7130">
      <w:pPr>
        <w:pStyle w:val="ListParagraph"/>
        <w:widowControl w:val="0"/>
        <w:numPr>
          <w:ilvl w:val="2"/>
          <w:numId w:val="49"/>
        </w:numPr>
        <w:spacing w:before="0" w:beforeAutospacing="0" w:after="0" w:afterAutospacing="0" w:line="276" w:lineRule="auto"/>
        <w:ind w:left="2169" w:hanging="708"/>
        <w:jc w:val="both"/>
        <w:rPr>
          <w:del w:id="164" w:author="מרול אטמן" w:date="2024-01-11T17:03:00Z"/>
          <w:rFonts w:ascii="Times New Roman" w:eastAsia="Times New Roman" w:hAnsi="Times New Roman"/>
          <w:sz w:val="24"/>
          <w:rtl/>
          <w:lang w:eastAsia="he-IL"/>
        </w:rPr>
      </w:pPr>
      <w:del w:id="165" w:author="מרול אטמן" w:date="2024-01-11T17:03:00Z">
        <w:r w:rsidRPr="000300FA" w:rsidDel="009E1486">
          <w:rPr>
            <w:rFonts w:ascii="Times New Roman" w:eastAsia="Times New Roman" w:hAnsi="Times New Roman" w:hint="cs"/>
            <w:sz w:val="24"/>
            <w:rtl/>
            <w:lang w:eastAsia="he-IL"/>
          </w:rPr>
          <w:delText xml:space="preserve"> </w:delText>
        </w:r>
        <w:r w:rsidRPr="000300FA" w:rsidDel="009E1486">
          <w:rPr>
            <w:rFonts w:ascii="Times New Roman" w:eastAsia="Times New Roman" w:hAnsi="Times New Roman" w:hint="cs"/>
            <w:sz w:val="24"/>
            <w:u w:val="single"/>
            <w:rtl/>
            <w:lang w:eastAsia="he-IL"/>
          </w:rPr>
          <w:delText xml:space="preserve">             </w:delText>
        </w:r>
        <w:r w:rsidR="00590FDD" w:rsidRPr="000300FA" w:rsidDel="009E1486">
          <w:rPr>
            <w:rFonts w:ascii="Times New Roman" w:eastAsia="Times New Roman" w:hAnsi="Times New Roman"/>
            <w:sz w:val="24"/>
            <w:rtl/>
            <w:lang w:eastAsia="he-IL"/>
          </w:rPr>
          <w:delText>ש"ח לכל</w:delText>
        </w:r>
        <w:r w:rsidR="00590FDD" w:rsidRPr="000300FA" w:rsidDel="009E1486">
          <w:rPr>
            <w:rFonts w:ascii="Times New Roman" w:eastAsia="Times New Roman" w:hAnsi="Times New Roman" w:hint="cs"/>
            <w:sz w:val="24"/>
            <w:rtl/>
            <w:lang w:eastAsia="he-IL"/>
          </w:rPr>
          <w:delText xml:space="preserve"> </w:delText>
        </w:r>
        <w:r w:rsidR="00590FDD" w:rsidRPr="000300FA" w:rsidDel="009E1486">
          <w:rPr>
            <w:rFonts w:ascii="Times New Roman" w:eastAsia="Times New Roman" w:hAnsi="Times New Roman"/>
            <w:sz w:val="24"/>
            <w:rtl/>
            <w:lang w:eastAsia="he-IL"/>
          </w:rPr>
          <w:delText>יחידת דיור</w:delText>
        </w:r>
        <w:r w:rsidR="00590FDD" w:rsidRPr="000300FA" w:rsidDel="009E1486">
          <w:rPr>
            <w:rFonts w:ascii="Times New Roman" w:eastAsia="Times New Roman" w:hAnsi="Times New Roman" w:hint="cs"/>
            <w:sz w:val="24"/>
            <w:rtl/>
            <w:lang w:eastAsia="he-IL"/>
          </w:rPr>
          <w:delText>.</w:delText>
        </w:r>
      </w:del>
    </w:p>
    <w:p w14:paraId="2FCB9F2C" w14:textId="26C2DB3E" w:rsidR="00590FDD" w:rsidRPr="004D7130" w:rsidDel="009E1486" w:rsidRDefault="007835AC" w:rsidP="004D7130">
      <w:pPr>
        <w:pStyle w:val="ListParagraph"/>
        <w:widowControl w:val="0"/>
        <w:numPr>
          <w:ilvl w:val="2"/>
          <w:numId w:val="49"/>
        </w:numPr>
        <w:spacing w:before="0" w:beforeAutospacing="0" w:after="0" w:afterAutospacing="0" w:line="276" w:lineRule="auto"/>
        <w:ind w:left="2169" w:hanging="708"/>
        <w:jc w:val="both"/>
        <w:rPr>
          <w:del w:id="166" w:author="מרול אטמן" w:date="2024-01-11T17:03:00Z"/>
          <w:rFonts w:ascii="Times New Roman" w:eastAsia="Times New Roman" w:hAnsi="Times New Roman"/>
          <w:sz w:val="24"/>
          <w:rtl/>
          <w:lang w:eastAsia="he-IL"/>
        </w:rPr>
      </w:pPr>
      <w:del w:id="167" w:author="מרול אטמן" w:date="2024-01-11T17:03:00Z">
        <w:r w:rsidRPr="000300FA" w:rsidDel="009E1486">
          <w:rPr>
            <w:rFonts w:ascii="Times New Roman" w:eastAsia="Times New Roman" w:hAnsi="Times New Roman" w:hint="cs"/>
            <w:sz w:val="24"/>
            <w:u w:val="single"/>
            <w:rtl/>
            <w:lang w:eastAsia="he-IL"/>
          </w:rPr>
          <w:delText xml:space="preserve">          </w:delText>
        </w:r>
        <w:r w:rsidR="004D7130" w:rsidDel="009E1486">
          <w:rPr>
            <w:rFonts w:ascii="Times New Roman" w:eastAsia="Times New Roman" w:hAnsi="Times New Roman" w:hint="cs"/>
            <w:sz w:val="24"/>
            <w:u w:val="single"/>
            <w:rtl/>
            <w:lang w:eastAsia="he-IL"/>
          </w:rPr>
          <w:delText xml:space="preserve"> </w:delText>
        </w:r>
        <w:r w:rsidRPr="000300FA" w:rsidDel="009E1486">
          <w:rPr>
            <w:rFonts w:ascii="Times New Roman" w:eastAsia="Times New Roman" w:hAnsi="Times New Roman" w:hint="cs"/>
            <w:sz w:val="24"/>
            <w:u w:val="single"/>
            <w:rtl/>
            <w:lang w:eastAsia="he-IL"/>
          </w:rPr>
          <w:delText xml:space="preserve">   </w:delText>
        </w:r>
        <w:r w:rsidDel="009E1486">
          <w:rPr>
            <w:rFonts w:ascii="Times New Roman" w:eastAsia="Times New Roman" w:hAnsi="Times New Roman" w:hint="cs"/>
            <w:sz w:val="24"/>
            <w:rtl/>
            <w:lang w:eastAsia="he-IL"/>
          </w:rPr>
          <w:delText>ש"ח</w:delText>
        </w:r>
        <w:r w:rsidRPr="000300FA" w:rsidDel="009E1486">
          <w:rPr>
            <w:rFonts w:ascii="Times New Roman" w:eastAsia="Times New Roman" w:hAnsi="Times New Roman" w:hint="cs"/>
            <w:sz w:val="24"/>
            <w:rtl/>
            <w:lang w:eastAsia="he-IL"/>
          </w:rPr>
          <w:delText xml:space="preserve"> </w:delText>
        </w:r>
        <w:r w:rsidR="00590FDD" w:rsidRPr="000300FA" w:rsidDel="009E1486">
          <w:rPr>
            <w:rFonts w:ascii="Times New Roman" w:eastAsia="Times New Roman" w:hAnsi="Times New Roman"/>
            <w:sz w:val="24"/>
            <w:rtl/>
            <w:lang w:eastAsia="he-IL"/>
          </w:rPr>
          <w:delText xml:space="preserve">כל מ"ר בנוי ומקורה </w:delText>
        </w:r>
        <w:r w:rsidR="00590FDD" w:rsidRPr="000300FA" w:rsidDel="009E1486">
          <w:rPr>
            <w:rFonts w:ascii="Times New Roman" w:eastAsia="Times New Roman" w:hAnsi="Times New Roman" w:hint="cs"/>
            <w:sz w:val="24"/>
            <w:rtl/>
            <w:lang w:eastAsia="he-IL"/>
          </w:rPr>
          <w:delText>של המסחר (עילי ותת קרקעי)</w:delText>
        </w:r>
        <w:r w:rsidR="00590FDD" w:rsidRPr="000300FA" w:rsidDel="009E1486">
          <w:rPr>
            <w:rFonts w:ascii="Times New Roman" w:eastAsia="Times New Roman" w:hAnsi="Times New Roman"/>
            <w:sz w:val="24"/>
            <w:rtl/>
            <w:lang w:eastAsia="he-IL"/>
          </w:rPr>
          <w:delText>.</w:delText>
        </w:r>
      </w:del>
    </w:p>
    <w:p w14:paraId="31A61CFF" w14:textId="607FB0A2" w:rsidR="00590FDD" w:rsidRPr="000555DD" w:rsidRDefault="007835AC">
      <w:pPr>
        <w:widowControl w:val="0"/>
        <w:spacing w:before="0" w:beforeAutospacing="0" w:after="0" w:afterAutospacing="0" w:line="240" w:lineRule="auto"/>
        <w:ind w:left="1440" w:hanging="720"/>
        <w:rPr>
          <w:rFonts w:ascii="Times New Roman" w:eastAsia="Times New Roman" w:hAnsi="Times New Roman"/>
          <w:sz w:val="24"/>
          <w:rtl/>
          <w:lang w:eastAsia="he-IL"/>
        </w:rPr>
        <w:pPrChange w:id="168" w:author="מרול אטמן" w:date="2024-01-11T17:03:00Z">
          <w:pPr>
            <w:pStyle w:val="ListParagraph"/>
            <w:widowControl w:val="0"/>
            <w:numPr>
              <w:ilvl w:val="2"/>
              <w:numId w:val="49"/>
            </w:numPr>
            <w:spacing w:before="0" w:beforeAutospacing="0" w:after="0" w:afterAutospacing="0" w:line="240" w:lineRule="auto"/>
            <w:ind w:left="2169" w:hanging="708"/>
            <w:jc w:val="both"/>
          </w:pPr>
        </w:pPrChange>
      </w:pPr>
      <w:del w:id="169" w:author="מרול אטמן" w:date="2024-01-11T17:03:00Z">
        <w:r w:rsidDel="009E1486">
          <w:rPr>
            <w:rFonts w:ascii="Times New Roman" w:eastAsia="Times New Roman" w:hAnsi="Times New Roman" w:hint="cs"/>
            <w:sz w:val="24"/>
            <w:u w:val="single"/>
            <w:rtl/>
            <w:lang w:eastAsia="he-IL"/>
          </w:rPr>
          <w:delText xml:space="preserve">      </w:delText>
        </w:r>
        <w:r w:rsidRPr="007835AC" w:rsidDel="009E1486">
          <w:rPr>
            <w:rFonts w:ascii="Times New Roman" w:eastAsia="Times New Roman" w:hAnsi="Times New Roman" w:hint="cs"/>
            <w:sz w:val="24"/>
            <w:u w:val="single"/>
            <w:rtl/>
            <w:lang w:eastAsia="he-IL"/>
          </w:rPr>
          <w:delText xml:space="preserve">     </w:delText>
        </w:r>
        <w:r w:rsidR="004D7130" w:rsidDel="009E1486">
          <w:rPr>
            <w:rFonts w:ascii="Times New Roman" w:eastAsia="Times New Roman" w:hAnsi="Times New Roman" w:hint="cs"/>
            <w:sz w:val="24"/>
            <w:u w:val="single"/>
            <w:rtl/>
            <w:lang w:eastAsia="he-IL"/>
          </w:rPr>
          <w:delText xml:space="preserve">  </w:delText>
        </w:r>
        <w:r w:rsidRPr="007835AC" w:rsidDel="009E1486">
          <w:rPr>
            <w:rFonts w:ascii="Times New Roman" w:eastAsia="Times New Roman" w:hAnsi="Times New Roman" w:hint="cs"/>
            <w:sz w:val="24"/>
            <w:u w:val="single"/>
            <w:rtl/>
            <w:lang w:eastAsia="he-IL"/>
          </w:rPr>
          <w:delText xml:space="preserve"> </w:delText>
        </w:r>
        <w:r w:rsidR="00590FDD" w:rsidRPr="000555DD" w:rsidDel="009E1486">
          <w:rPr>
            <w:rFonts w:ascii="Times New Roman" w:eastAsia="Times New Roman" w:hAnsi="Times New Roman"/>
            <w:sz w:val="24"/>
            <w:rtl/>
            <w:lang w:eastAsia="he-IL"/>
          </w:rPr>
          <w:delText xml:space="preserve">ש"ח לכל מ"ר </w:delText>
        </w:r>
        <w:r w:rsidR="00590FDD" w:rsidRPr="000555DD" w:rsidDel="009E1486">
          <w:rPr>
            <w:rFonts w:ascii="Times New Roman" w:eastAsia="Times New Roman" w:hAnsi="Times New Roman" w:hint="cs"/>
            <w:sz w:val="24"/>
            <w:rtl/>
            <w:lang w:eastAsia="he-IL"/>
          </w:rPr>
          <w:delText>ב</w:delText>
        </w:r>
        <w:r w:rsidR="00590FDD" w:rsidRPr="000555DD" w:rsidDel="009E1486">
          <w:rPr>
            <w:rFonts w:ascii="Times New Roman" w:eastAsia="Times New Roman" w:hAnsi="Times New Roman"/>
            <w:sz w:val="24"/>
            <w:rtl/>
            <w:lang w:eastAsia="he-IL"/>
          </w:rPr>
          <w:delText xml:space="preserve">נוי ומקורה </w:delText>
        </w:r>
        <w:r w:rsidR="00590FDD" w:rsidRPr="000555DD" w:rsidDel="009E1486">
          <w:rPr>
            <w:rFonts w:ascii="Times New Roman" w:eastAsia="Times New Roman" w:hAnsi="Times New Roman" w:hint="cs"/>
            <w:sz w:val="24"/>
            <w:rtl/>
            <w:lang w:eastAsia="he-IL"/>
          </w:rPr>
          <w:delText>של המרתפים</w:delText>
        </w:r>
        <w:r w:rsidR="00590FDD" w:rsidRPr="000555DD" w:rsidDel="009E1486">
          <w:rPr>
            <w:rFonts w:ascii="Times New Roman" w:eastAsia="Times New Roman" w:hAnsi="Times New Roman"/>
            <w:sz w:val="24"/>
            <w:rtl/>
            <w:lang w:eastAsia="he-IL"/>
          </w:rPr>
          <w:delText>.</w:delText>
        </w:r>
        <w:r w:rsidR="00590FDD" w:rsidRPr="000555DD" w:rsidDel="009E1486">
          <w:rPr>
            <w:rFonts w:ascii="Times New Roman" w:eastAsia="Times New Roman" w:hAnsi="Times New Roman" w:hint="cs"/>
            <w:sz w:val="24"/>
            <w:rtl/>
            <w:lang w:eastAsia="he-IL"/>
          </w:rPr>
          <w:tab/>
        </w:r>
      </w:del>
      <w:ins w:id="170" w:author="מרול אטמן" w:date="2024-01-11T17:03:00Z">
        <w:r w:rsidR="009E1486">
          <w:rPr>
            <w:rFonts w:ascii="Times New Roman" w:eastAsia="Times New Roman" w:hAnsi="Times New Roman" w:hint="cs"/>
            <w:sz w:val="24"/>
            <w:rtl/>
            <w:lang w:eastAsia="he-IL"/>
          </w:rPr>
          <w:t>מבוטל</w:t>
        </w:r>
      </w:ins>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p>
    <w:p w14:paraId="4CB33D73"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13494450"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7CCE7B3D" w14:textId="7089CC3B" w:rsidR="000555DD" w:rsidRPr="000300FA" w:rsidRDefault="007835AC" w:rsidP="000300FA">
      <w:pPr>
        <w:widowControl w:val="0"/>
        <w:spacing w:before="0" w:beforeAutospacing="0" w:after="0" w:afterAutospacing="0" w:line="240" w:lineRule="auto"/>
        <w:ind w:left="709" w:hanging="709"/>
        <w:jc w:val="both"/>
        <w:rPr>
          <w:rFonts w:ascii="Times New Roman" w:eastAsia="Times New Roman" w:hAnsi="Times New Roman"/>
          <w:sz w:val="24"/>
          <w:lang w:eastAsia="he-IL"/>
        </w:rPr>
      </w:pPr>
      <w:r>
        <w:rPr>
          <w:rFonts w:ascii="Times New Roman" w:eastAsia="Times New Roman" w:hAnsi="Times New Roman" w:hint="cs"/>
          <w:sz w:val="20"/>
          <w:rtl/>
          <w:lang w:eastAsia="he-IL"/>
        </w:rPr>
        <w:t xml:space="preserve">4.  </w:t>
      </w:r>
      <w:r w:rsidR="000555DD" w:rsidRPr="007835AC">
        <w:rPr>
          <w:rFonts w:ascii="Times New Roman" w:eastAsia="Times New Roman" w:hAnsi="Times New Roman" w:hint="cs"/>
          <w:sz w:val="20"/>
          <w:rtl/>
          <w:lang w:eastAsia="he-IL"/>
        </w:rPr>
        <w:t>הסכום המפורט בסעיף 1 לעיל יהיה צמוד ל</w:t>
      </w:r>
      <w:sdt>
        <w:sdtPr>
          <w:rPr>
            <w:rFonts w:hint="cs"/>
            <w:color w:val="008000"/>
            <w:rtl/>
          </w:rPr>
          <w:alias w:val="סוג מדד כותרת"/>
          <w:tag w:val="cntMadadTypeTitle"/>
          <w:id w:val="1394936735"/>
          <w:placeholder>
            <w:docPart w:val="A8CEFD3F68CC4139B29B9B12A521A3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62554">
            <w:rPr>
              <w:rFonts w:hint="cs"/>
              <w:color w:val="008000"/>
              <w:rtl/>
            </w:rPr>
            <w:t>מדד נומינלי</w:t>
          </w:r>
        </w:sdtContent>
      </w:sdt>
      <w:r w:rsidR="000555DD" w:rsidRPr="000300FA">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E225FFBAC2A4410DB6A269A78F5ADB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762554">
            <w:rPr>
              <w:rFonts w:hint="cs"/>
              <w:color w:val="008000"/>
              <w:rtl/>
            </w:rPr>
            <w:t>ידוע</w:t>
          </w:r>
        </w:sdtContent>
      </w:sdt>
      <w:r w:rsidR="000555DD" w:rsidRPr="000300FA">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0B9828A939B74A8D8C7BD8C1858536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3-12-24T00:00:00Z">
            <w:dateFormat w:val="dd/MM/yyyy"/>
            <w:lid w:val="he-IL"/>
            <w:storeMappedDataAs w:val="dateTime"/>
            <w:calendar w:val="gregorian"/>
          </w:date>
        </w:sdtPr>
        <w:sdtEndPr/>
        <w:sdtContent>
          <w:r w:rsidR="00762554">
            <w:rPr>
              <w:rFonts w:hint="cs"/>
              <w:color w:val="008000"/>
              <w:rtl/>
            </w:rPr>
            <w:t>‏24/12/2023</w:t>
          </w:r>
        </w:sdtContent>
      </w:sdt>
      <w:r w:rsidR="000555DD" w:rsidRPr="000300FA">
        <w:rPr>
          <w:rFonts w:ascii="Times New Roman" w:eastAsia="Times New Roman" w:hAnsi="Times New Roman" w:hint="cs"/>
          <w:sz w:val="24"/>
          <w:rtl/>
        </w:rPr>
        <w:t xml:space="preserve"> (העומד על </w:t>
      </w:r>
      <w:sdt>
        <w:sdtPr>
          <w:rPr>
            <w:rFonts w:hint="cs"/>
            <w:color w:val="008000"/>
            <w:rtl/>
          </w:rPr>
          <w:alias w:val="נקודות מדד"/>
          <w:tag w:val="cntMadadPoints"/>
          <w:id w:val="-217437650"/>
          <w:placeholder>
            <w:docPart w:val="5F6D175CD22C4BA791C953C4E0DB8B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62554">
            <w:rPr>
              <w:rFonts w:hint="cs"/>
              <w:color w:val="008000"/>
            </w:rPr>
            <w:t>NaN</w:t>
          </w:r>
        </w:sdtContent>
      </w:sdt>
      <w:r w:rsidR="000555DD" w:rsidRPr="000300FA">
        <w:rPr>
          <w:rFonts w:ascii="Times New Roman" w:eastAsia="Times New Roman" w:hAnsi="Times New Roman" w:hint="cs"/>
          <w:sz w:val="24"/>
          <w:rtl/>
        </w:rPr>
        <w:t xml:space="preserve"> נקודות) </w:t>
      </w:r>
      <w:r w:rsidR="000555DD" w:rsidRPr="000300FA">
        <w:rPr>
          <w:rFonts w:ascii="Times New Roman" w:eastAsia="Times New Roman" w:hAnsi="Times New Roman" w:hint="cs"/>
          <w:sz w:val="24"/>
          <w:rtl/>
          <w:lang w:eastAsia="he-IL"/>
        </w:rPr>
        <w:t xml:space="preserve"> עד למדד הידוע ביום הגשת כל חשבון.</w:t>
      </w:r>
    </w:p>
    <w:p w14:paraId="185ACC9F" w14:textId="77777777" w:rsidR="00590FDD" w:rsidRPr="00590FDD" w:rsidRDefault="00590FDD" w:rsidP="000555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6E68B42B"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41D4CF9B"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1C2D3C10"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0E65E19F"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758D3FE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46D8F155"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0BAF2C1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A3C0D08"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4CCCC419"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668BC4E7"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1B0DB93F"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026"/>
        <w:gridCol w:w="6158"/>
        <w:gridCol w:w="1539"/>
      </w:tblGrid>
      <w:tr w:rsidR="00590FDD" w:rsidRPr="00590FDD" w14:paraId="68F2E45E" w14:textId="77777777" w:rsidTr="000555DD">
        <w:tc>
          <w:tcPr>
            <w:tcW w:w="1026" w:type="dxa"/>
            <w:vAlign w:val="bottom"/>
          </w:tcPr>
          <w:p w14:paraId="78886BDE"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249F1684"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062F8AF7"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18B94FF3" w14:textId="77777777" w:rsidTr="000555DD">
        <w:tc>
          <w:tcPr>
            <w:tcW w:w="1026" w:type="dxa"/>
            <w:vAlign w:val="bottom"/>
          </w:tcPr>
          <w:p w14:paraId="492FE4A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4D63DA32" w14:textId="77777777" w:rsidR="00590FDD" w:rsidRPr="00590FDD" w:rsidRDefault="00590FDD" w:rsidP="000555DD">
            <w:pPr>
              <w:widowControl w:val="0"/>
              <w:spacing w:before="0" w:beforeAutospacing="0" w:after="0" w:afterAutospacing="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39" w:type="dxa"/>
          </w:tcPr>
          <w:p w14:paraId="0AB68FDA"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7288D6B4" w14:textId="77777777" w:rsidTr="000555DD">
        <w:tc>
          <w:tcPr>
            <w:tcW w:w="1026" w:type="dxa"/>
            <w:vAlign w:val="bottom"/>
          </w:tcPr>
          <w:p w14:paraId="183CE822"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73A2256F" w14:textId="77777777" w:rsidR="00590FDD" w:rsidRPr="00590FDD" w:rsidRDefault="00590FDD" w:rsidP="004E32D2">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39" w:type="dxa"/>
          </w:tcPr>
          <w:p w14:paraId="2E82FF4C"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6694739D" w14:textId="77777777" w:rsidTr="000555DD">
        <w:tc>
          <w:tcPr>
            <w:tcW w:w="1026" w:type="dxa"/>
            <w:vAlign w:val="bottom"/>
          </w:tcPr>
          <w:p w14:paraId="06A1BE44"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5%</w:t>
            </w:r>
          </w:p>
        </w:tc>
        <w:tc>
          <w:tcPr>
            <w:tcW w:w="6158" w:type="dxa"/>
          </w:tcPr>
          <w:p w14:paraId="060CE862"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383BBB7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094F4309" w14:textId="77777777" w:rsidTr="000555DD">
        <w:tc>
          <w:tcPr>
            <w:tcW w:w="1026" w:type="dxa"/>
            <w:vAlign w:val="bottom"/>
          </w:tcPr>
          <w:p w14:paraId="682439A1"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50C3CF6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39" w:type="dxa"/>
          </w:tcPr>
          <w:p w14:paraId="02F843D7"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0B5FC4CE" w14:textId="77777777" w:rsidTr="000555DD">
        <w:tc>
          <w:tcPr>
            <w:tcW w:w="1026" w:type="dxa"/>
            <w:vAlign w:val="bottom"/>
          </w:tcPr>
          <w:p w14:paraId="40CB5F07"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r w:rsidRPr="00590FDD">
              <w:rPr>
                <w:rFonts w:ascii="Times New Roman" w:eastAsia="Times New Roman" w:hAnsi="Times New Roman"/>
                <w:sz w:val="24"/>
                <w:rtl/>
              </w:rPr>
              <w:t>%</w:t>
            </w:r>
          </w:p>
        </w:tc>
        <w:tc>
          <w:tcPr>
            <w:tcW w:w="6158" w:type="dxa"/>
          </w:tcPr>
          <w:p w14:paraId="55096733" w14:textId="5DDA1FEA" w:rsidR="00590FDD" w:rsidRPr="00590FDD" w:rsidRDefault="00590FDD" w:rsidP="004D3DF3">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לאחר גמר הכנת מפרטים</w:t>
            </w:r>
            <w:del w:id="171" w:author="Meryl Etman" w:date="2024-04-09T17:09:00Z">
              <w:r w:rsidRPr="00590FDD" w:rsidDel="004D3DF3">
                <w:rPr>
                  <w:rFonts w:ascii="Times New Roman" w:eastAsia="Times New Roman" w:hAnsi="Times New Roman"/>
                  <w:sz w:val="24"/>
                  <w:rtl/>
                </w:rPr>
                <w:delText>, כתבי כמויות ורשימות ברזל</w:delText>
              </w:r>
            </w:del>
            <w:r w:rsidRPr="00590FDD">
              <w:rPr>
                <w:rFonts w:ascii="Times New Roman" w:eastAsia="Times New Roman" w:hAnsi="Times New Roman"/>
                <w:sz w:val="24"/>
                <w:rtl/>
              </w:rPr>
              <w:t xml:space="preserve"> ואישור שלב זה ע"י המזמין - </w:t>
            </w:r>
          </w:p>
        </w:tc>
        <w:tc>
          <w:tcPr>
            <w:tcW w:w="1539" w:type="dxa"/>
          </w:tcPr>
          <w:p w14:paraId="64C8EE03"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3B6AFCF8" w14:textId="77777777" w:rsidTr="000555DD">
        <w:tc>
          <w:tcPr>
            <w:tcW w:w="1026" w:type="dxa"/>
            <w:vAlign w:val="bottom"/>
          </w:tcPr>
          <w:p w14:paraId="740DD2E6"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0</w:t>
            </w:r>
            <w:r w:rsidRPr="00590FDD">
              <w:rPr>
                <w:rFonts w:ascii="Times New Roman" w:eastAsia="Times New Roman" w:hAnsi="Times New Roman"/>
                <w:sz w:val="24"/>
                <w:rtl/>
              </w:rPr>
              <w:t>%</w:t>
            </w:r>
          </w:p>
        </w:tc>
        <w:tc>
          <w:tcPr>
            <w:tcW w:w="6158" w:type="dxa"/>
          </w:tcPr>
          <w:p w14:paraId="5160A702"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39" w:type="dxa"/>
          </w:tcPr>
          <w:p w14:paraId="03F3CF79"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6A5A22DC" w14:textId="77777777" w:rsidTr="000555DD">
        <w:tc>
          <w:tcPr>
            <w:tcW w:w="1026" w:type="dxa"/>
            <w:vAlign w:val="bottom"/>
          </w:tcPr>
          <w:p w14:paraId="12778FC9"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0FD3D5C2"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4CBC2EB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6B8A632A" w14:textId="77777777" w:rsidTr="000555DD">
        <w:tc>
          <w:tcPr>
            <w:tcW w:w="1026" w:type="dxa"/>
            <w:vAlign w:val="bottom"/>
          </w:tcPr>
          <w:p w14:paraId="1EF84B15"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3%</w:t>
            </w:r>
          </w:p>
        </w:tc>
        <w:tc>
          <w:tcPr>
            <w:tcW w:w="6158" w:type="dxa"/>
          </w:tcPr>
          <w:p w14:paraId="36653374"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 </w:t>
            </w:r>
          </w:p>
        </w:tc>
        <w:tc>
          <w:tcPr>
            <w:tcW w:w="1539" w:type="dxa"/>
          </w:tcPr>
          <w:p w14:paraId="6373C646"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142BB527" w14:textId="77777777" w:rsidTr="000555DD">
        <w:tc>
          <w:tcPr>
            <w:tcW w:w="1026" w:type="dxa"/>
            <w:vAlign w:val="bottom"/>
          </w:tcPr>
          <w:p w14:paraId="370B2623"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r w:rsidRPr="00590FDD">
              <w:rPr>
                <w:rFonts w:ascii="Times New Roman" w:eastAsia="Times New Roman" w:hAnsi="Times New Roman" w:hint="cs"/>
                <w:sz w:val="24"/>
                <w:rtl/>
              </w:rPr>
              <w:t>7%</w:t>
            </w:r>
          </w:p>
        </w:tc>
        <w:tc>
          <w:tcPr>
            <w:tcW w:w="6158" w:type="dxa"/>
          </w:tcPr>
          <w:p w14:paraId="41C2EB80"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הפקוח העליון, </w:t>
            </w:r>
            <w:r w:rsidRPr="00590FDD">
              <w:rPr>
                <w:rFonts w:ascii="Times New Roman" w:eastAsia="Times New Roman" w:hAnsi="Times New Roman" w:hint="cs"/>
                <w:sz w:val="24"/>
                <w:rtl/>
              </w:rPr>
              <w:t>תיקונ</w:t>
            </w:r>
            <w:r w:rsidRPr="00590FDD">
              <w:rPr>
                <w:rFonts w:ascii="Times New Roman" w:eastAsia="Times New Roman" w:hAnsi="Times New Roman" w:hint="eastAsia"/>
                <w:sz w:val="24"/>
                <w:rtl/>
              </w:rPr>
              <w:t>י</w:t>
            </w:r>
            <w:r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 – </w:t>
            </w:r>
          </w:p>
        </w:tc>
        <w:tc>
          <w:tcPr>
            <w:tcW w:w="1539" w:type="dxa"/>
          </w:tcPr>
          <w:p w14:paraId="6DD15EB8"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9</w:t>
            </w:r>
          </w:p>
        </w:tc>
      </w:tr>
      <w:tr w:rsidR="00590FDD" w:rsidRPr="00590FDD" w14:paraId="21A08641" w14:textId="77777777" w:rsidTr="000555DD">
        <w:tc>
          <w:tcPr>
            <w:tcW w:w="1026" w:type="dxa"/>
            <w:vAlign w:val="bottom"/>
          </w:tcPr>
          <w:p w14:paraId="6BD159D4"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597010DA" w14:textId="77777777" w:rsidR="00590FDD" w:rsidRPr="00590FDD" w:rsidRDefault="00590FDD" w:rsidP="004E32D2">
            <w:pPr>
              <w:widowControl w:val="0"/>
              <w:spacing w:before="0" w:beforeAutospacing="0" w:after="0" w:afterAutospacing="0" w:line="240" w:lineRule="auto"/>
              <w:ind w:right="360"/>
              <w:rPr>
                <w:rFonts w:ascii="Times New Roman" w:eastAsia="Times New Roman" w:hAnsi="Times New Roman"/>
                <w:sz w:val="24"/>
                <w:rtl/>
              </w:rPr>
            </w:pPr>
          </w:p>
        </w:tc>
        <w:tc>
          <w:tcPr>
            <w:tcW w:w="1539" w:type="dxa"/>
          </w:tcPr>
          <w:p w14:paraId="3B435855" w14:textId="77777777" w:rsidR="00590FDD" w:rsidRPr="00590FDD" w:rsidRDefault="00590FDD" w:rsidP="004E32D2">
            <w:pPr>
              <w:widowControl w:val="0"/>
              <w:spacing w:before="0" w:beforeAutospacing="0" w:after="0" w:afterAutospacing="0" w:line="240" w:lineRule="auto"/>
              <w:rPr>
                <w:rFonts w:ascii="Times New Roman" w:eastAsia="Times New Roman" w:hAnsi="Times New Roman"/>
                <w:sz w:val="24"/>
                <w:rtl/>
              </w:rPr>
            </w:pPr>
          </w:p>
        </w:tc>
      </w:tr>
      <w:tr w:rsidR="00590FDD" w:rsidRPr="00590FDD" w14:paraId="33D5CA39" w14:textId="77777777" w:rsidTr="000555DD">
        <w:tc>
          <w:tcPr>
            <w:tcW w:w="1026" w:type="dxa"/>
          </w:tcPr>
          <w:p w14:paraId="264B2922"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2C75B5B3"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39" w:type="dxa"/>
          </w:tcPr>
          <w:p w14:paraId="3AC85E48"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2BBBACEC"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t>למרות האמור בסעיף 1 לעיל רשאי המזמין לשלם למתכנן מקדמות בגין קידום התכנון אשר יקוזזו משלבי התשלום עפ"י קביעתו.</w:t>
      </w:r>
    </w:p>
    <w:p w14:paraId="59E5A6C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A3B5630"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316656FD"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3E2402CC" w14:textId="63D054AF" w:rsidR="00590FDD" w:rsidRPr="00590FDD" w:rsidRDefault="00590FDD" w:rsidP="00590FDD">
      <w:pPr>
        <w:widowControl w:val="0"/>
        <w:numPr>
          <w:ilvl w:val="0"/>
          <w:numId w:val="10"/>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המזמין ישלם את שכר המתכנן תוך 60 יום מתאריך אישור החשבון ע"י המנהל.</w:t>
      </w:r>
      <w:ins w:id="172" w:author="מרול אטמן" w:date="2024-07-07T11:48:00Z">
        <w:r w:rsidR="006126B3">
          <w:rPr>
            <w:rFonts w:ascii="Times New Roman" w:eastAsia="Times New Roman" w:hAnsi="Times New Roman" w:hint="cs"/>
            <w:sz w:val="24"/>
            <w:rtl/>
            <w:lang w:eastAsia="he-IL"/>
          </w:rPr>
          <w:t xml:space="preserve"> המנהל יעביר את התייחסותו על תשלום החשבו</w:t>
        </w:r>
      </w:ins>
      <w:ins w:id="173" w:author="מרול אטמן" w:date="2024-07-07T11:49:00Z">
        <w:r w:rsidR="006126B3">
          <w:rPr>
            <w:rFonts w:ascii="Times New Roman" w:eastAsia="Times New Roman" w:hAnsi="Times New Roman" w:hint="cs"/>
            <w:sz w:val="24"/>
            <w:rtl/>
            <w:lang w:eastAsia="he-IL"/>
          </w:rPr>
          <w:t>ן כאמור בתוך 14 ימים מפניית המתכנן אליו בכתב ובכפוף  לאישור המפקח.</w:t>
        </w:r>
      </w:ins>
    </w:p>
    <w:p w14:paraId="068C329D"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4B7E7718" w14:textId="77777777" w:rsidR="00590FDD" w:rsidRPr="00590FDD" w:rsidRDefault="00590FDD" w:rsidP="00590FDD">
      <w:pPr>
        <w:widowControl w:val="0"/>
        <w:numPr>
          <w:ilvl w:val="0"/>
          <w:numId w:val="10"/>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4DABA73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D39C39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C123C7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2A5B62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A4A071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4FE6F5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0025E1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5E020A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252468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969250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1BE51E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D5945B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4D450E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02F819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98B13A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77E0ED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A0C1CC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DB8F3D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B6FF22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0AA651D" w14:textId="77777777" w:rsidR="00E078A7" w:rsidRDefault="00E078A7"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53F5EF49"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t>נספח "ו''</w:t>
      </w:r>
    </w:p>
    <w:p w14:paraId="1CE9B723" w14:textId="604A379F" w:rsidR="004E32D2" w:rsidRPr="004E32D2" w:rsidRDefault="004E32D2" w:rsidP="004E32D2">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41B38F50E4FC49B8A0512A4EDC9FC7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7-07T00:00:00Z">
            <w:dateFormat w:val="dd/MM/yyyy"/>
            <w:lid w:val="he-IL"/>
            <w:storeMappedDataAs w:val="dateTime"/>
            <w:calendar w:val="gregorian"/>
          </w:date>
        </w:sdtPr>
        <w:sdtEndPr>
          <w:rPr>
            <w:rFonts w:hint="cs"/>
          </w:rPr>
        </w:sdtEndPr>
        <w:sdtContent>
          <w:ins w:id="174" w:author="Meryl Etman" w:date="2024-07-07T11:56:00Z">
            <w:r w:rsidR="004455A2">
              <w:rPr>
                <w:rFonts w:ascii="Times New Roman" w:eastAsia="Times New Roman" w:hAnsi="Times New Roman" w:hint="cs"/>
                <w:color w:val="008000"/>
                <w:sz w:val="24"/>
                <w:rtl/>
                <w:lang w:eastAsia="he-IL"/>
              </w:rPr>
              <w:t>‏07/07/2024</w:t>
            </w:r>
          </w:ins>
        </w:sdtContent>
      </w:sdt>
      <w:r w:rsidRPr="004E32D2">
        <w:rPr>
          <w:rFonts w:ascii="Times New Roman" w:eastAsia="Times New Roman" w:hAnsi="Times New Roman" w:hint="cs"/>
          <w:bCs/>
          <w:color w:val="FF0000"/>
          <w:sz w:val="24"/>
          <w:rtl/>
          <w:lang w:eastAsia="he-IL"/>
        </w:rPr>
        <w:br/>
      </w:r>
    </w:p>
    <w:p w14:paraId="4D23779B" w14:textId="77777777" w:rsidR="004E32D2" w:rsidRPr="004E32D2" w:rsidRDefault="004E32D2">
      <w:pPr>
        <w:widowControl w:val="0"/>
        <w:spacing w:before="0" w:beforeAutospacing="0" w:after="0" w:afterAutospacing="0" w:line="240" w:lineRule="auto"/>
        <w:rPr>
          <w:rFonts w:ascii="Times New Roman" w:eastAsia="Times New Roman" w:hAnsi="Times New Roman"/>
          <w:sz w:val="24"/>
          <w:rtl/>
          <w:lang w:eastAsia="he-IL"/>
        </w:rPr>
        <w:pPrChange w:id="175" w:author="מרול אטמן" w:date="2024-01-11T17:03:00Z">
          <w:pPr>
            <w:widowControl w:val="0"/>
            <w:spacing w:before="0" w:beforeAutospacing="0" w:after="0" w:afterAutospacing="0" w:line="240" w:lineRule="auto"/>
            <w:jc w:val="both"/>
          </w:pPr>
        </w:pPrChange>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559730C708248E59001A8218D03B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4B0507F" w14:textId="0DE76581" w:rsidR="004E32D2" w:rsidRPr="004E32D2" w:rsidRDefault="007C12E3">
          <w:pPr>
            <w:widowControl w:val="0"/>
            <w:spacing w:before="0" w:beforeAutospacing="0" w:after="0" w:afterAutospacing="0" w:line="240" w:lineRule="auto"/>
            <w:rPr>
              <w:rFonts w:ascii="Times New Roman" w:eastAsia="Times New Roman" w:hAnsi="Times New Roman"/>
              <w:color w:val="008000"/>
              <w:sz w:val="24"/>
              <w:rtl/>
              <w:lang w:eastAsia="he-IL"/>
            </w:rPr>
            <w:pPrChange w:id="176" w:author="מרול אטמן" w:date="2024-01-11T17:03:00Z">
              <w:pPr>
                <w:widowControl w:val="0"/>
                <w:spacing w:before="0" w:beforeAutospacing="0" w:after="0" w:afterAutospacing="0" w:line="240" w:lineRule="auto"/>
                <w:jc w:val="both"/>
              </w:pPr>
            </w:pPrChange>
          </w:pPr>
          <w:r>
            <w:rPr>
              <w:rFonts w:ascii="Times New Roman" w:eastAsia="Times New Roman" w:hAnsi="Times New Roman"/>
              <w:color w:val="008000"/>
              <w:sz w:val="24"/>
              <w:rtl/>
              <w:lang w:eastAsia="he-IL"/>
            </w:rPr>
            <w:br/>
            <w:t>אפריקה התחדשות עירונית בע"מ</w:t>
          </w:r>
          <w:r>
            <w:rPr>
              <w:rFonts w:ascii="Times New Roman" w:eastAsia="Times New Roman" w:hAnsi="Times New Roman"/>
              <w:color w:val="008000"/>
              <w:sz w:val="24"/>
              <w:rtl/>
              <w:lang w:eastAsia="he-IL"/>
            </w:rPr>
            <w:br/>
            <w:t>יהונתן נתניהו 1, אור יהודה</w:t>
          </w:r>
          <w:r>
            <w:rPr>
              <w:rFonts w:ascii="Times New Roman" w:eastAsia="Times New Roman" w:hAnsi="Times New Roman"/>
              <w:color w:val="008000"/>
              <w:sz w:val="24"/>
              <w:rtl/>
              <w:lang w:eastAsia="he-IL"/>
            </w:rPr>
            <w:br/>
            <w:t>514639525</w:t>
          </w:r>
          <w:r>
            <w:rPr>
              <w:rFonts w:ascii="Times New Roman" w:eastAsia="Times New Roman" w:hAnsi="Times New Roman"/>
              <w:color w:val="008000"/>
              <w:sz w:val="24"/>
              <w:rtl/>
              <w:lang w:eastAsia="he-IL"/>
            </w:rPr>
            <w:br/>
          </w:r>
          <w:r>
            <w:rPr>
              <w:rFonts w:ascii="Times New Roman" w:eastAsia="Times New Roman" w:hAnsi="Times New Roman"/>
              <w:color w:val="008000"/>
              <w:sz w:val="24"/>
              <w:rtl/>
              <w:lang w:eastAsia="he-IL"/>
            </w:rPr>
            <w:br/>
            <w:t>מצלאוי חברה לבנין בע"מ</w:t>
          </w:r>
          <w:r>
            <w:rPr>
              <w:rFonts w:ascii="Times New Roman" w:eastAsia="Times New Roman" w:hAnsi="Times New Roman"/>
              <w:color w:val="008000"/>
              <w:sz w:val="24"/>
              <w:rtl/>
              <w:lang w:eastAsia="he-IL"/>
            </w:rPr>
            <w:br/>
            <w:t>דרך רפאל איתן 1, קרית אונו</w:t>
          </w:r>
          <w:r>
            <w:rPr>
              <w:rFonts w:ascii="Times New Roman" w:eastAsia="Times New Roman" w:hAnsi="Times New Roman"/>
              <w:color w:val="008000"/>
              <w:sz w:val="24"/>
              <w:rtl/>
              <w:lang w:eastAsia="he-IL"/>
            </w:rPr>
            <w:br/>
            <w:t>512726712</w:t>
          </w:r>
          <w:r>
            <w:rPr>
              <w:rFonts w:ascii="Times New Roman" w:eastAsia="Times New Roman" w:hAnsi="Times New Roman"/>
              <w:color w:val="008000"/>
              <w:sz w:val="24"/>
              <w:rtl/>
              <w:lang w:eastAsia="he-IL"/>
            </w:rPr>
            <w:br/>
          </w:r>
        </w:p>
      </w:sdtContent>
    </w:sdt>
    <w:p w14:paraId="5B0CF426"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1AFF31BF"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4B241AFE"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432C5B5D" w14:textId="77777777" w:rsidR="004E32D2" w:rsidRPr="004E32D2" w:rsidRDefault="004E32D2" w:rsidP="004E32D2">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17B9D781"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p>
    <w:p w14:paraId="4F8D25BC" w14:textId="37D961C8"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9FDC1813FBC1470187EC7920F51805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62554">
            <w:rPr>
              <w:rFonts w:ascii="Times New Roman" w:eastAsia="Times New Roman" w:hAnsi="Times New Roman"/>
              <w:color w:val="008000"/>
              <w:sz w:val="24"/>
              <w:rtl/>
              <w:lang w:eastAsia="he-IL"/>
            </w:rPr>
            <w:t>שילר אורן הנדסה בע"מ</w:t>
          </w:r>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47FCC6D2593F4649B0CE7764DAB0DD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62554">
            <w:rPr>
              <w:rFonts w:ascii="Times New Roman" w:eastAsia="Times New Roman" w:hAnsi="Times New Roman"/>
              <w:color w:val="008000"/>
              <w:sz w:val="24"/>
              <w:rtl/>
              <w:lang w:eastAsia="he-IL"/>
            </w:rPr>
            <w:t>שילר אורן הנדסה בע"מ</w:t>
          </w:r>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CF054D32B7D04222A6952B0E378B1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62554">
            <w:rPr>
              <w:rFonts w:ascii="Times New Roman" w:eastAsia="Times New Roman" w:hAnsi="Times New Roman"/>
              <w:color w:val="008000"/>
              <w:sz w:val="24"/>
              <w:rtl/>
              <w:lang w:eastAsia="he-IL"/>
            </w:rPr>
            <w:t>שילר אורן הנדסה בע"מ</w:t>
          </w:r>
        </w:sdtContent>
      </w:sdt>
      <w:r w:rsidRPr="004E32D2">
        <w:rPr>
          <w:rFonts w:ascii="Times New Roman" w:eastAsia="Times New Roman" w:hAnsi="Times New Roman" w:hint="cs"/>
          <w:sz w:val="24"/>
          <w:rtl/>
          <w:lang w:eastAsia="he-IL"/>
        </w:rPr>
        <w:t xml:space="preserve"> *,מצהיר בזאת ומתחייב כלפיכם כדלקמן:</w:t>
      </w:r>
    </w:p>
    <w:p w14:paraId="74ED8E23"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5872C3AF" w14:textId="5894DDAF"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CFEC286F9F584BC5AF846440A82375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62554">
            <w:rPr>
              <w:rFonts w:ascii="Times New Roman" w:eastAsia="Times New Roman" w:hAnsi="Times New Roman"/>
              <w:color w:val="008000"/>
              <w:sz w:val="24"/>
              <w:rtl/>
              <w:lang w:eastAsia="he-IL"/>
            </w:rPr>
            <w:t>שילר אורן הנדסה בע"מ</w:t>
          </w:r>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029957132BB74F55B794BDECACC9D3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93CC75DFAD5B4B2FAADCEFCD6DCD34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D61926">
            <w:rPr>
              <w:rFonts w:ascii="Times New Roman" w:eastAsia="Times New Roman" w:hAnsi="Times New Roman" w:hint="cs"/>
              <w:bCs/>
              <w:color w:val="008000"/>
              <w:sz w:val="24"/>
              <w:rtl/>
              <w:lang w:eastAsia="he-IL"/>
            </w:rPr>
            <w:t>הכוזרי</w:t>
          </w:r>
        </w:sdtContent>
      </w:sdt>
      <w:r w:rsidRPr="004E32D2">
        <w:rPr>
          <w:rFonts w:ascii="Times New Roman" w:eastAsia="Times New Roman" w:hAnsi="Times New Roman" w:hint="cs"/>
          <w:color w:val="008000"/>
          <w:sz w:val="24"/>
          <w:rtl/>
          <w:lang w:eastAsia="he-IL"/>
        </w:rPr>
        <w:t>.</w:t>
      </w:r>
    </w:p>
    <w:p w14:paraId="45C9EADD"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6E43F567" w14:textId="31AC7D0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C4600ADE62B647C5A0F5B9947DBB61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62554">
            <w:rPr>
              <w:rFonts w:ascii="Times New Roman" w:eastAsia="Times New Roman" w:hAnsi="Times New Roman"/>
              <w:color w:val="008000"/>
              <w:sz w:val="24"/>
              <w:rtl/>
              <w:lang w:eastAsia="he-IL"/>
            </w:rPr>
            <w:t>שילר אורן הנדסה בע"מ</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עשוי להגיע לרשותי מידע חסוי כמוגדר להלן:</w:t>
      </w:r>
    </w:p>
    <w:p w14:paraId="402A5772"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336980F7" w14:textId="1C9E1B02" w:rsidR="004E32D2" w:rsidRPr="004E32D2" w:rsidRDefault="004E32D2" w:rsidP="004E32D2">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D70F5D4F8514281B4B33BE639994A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62554">
            <w:rPr>
              <w:rFonts w:ascii="Times New Roman" w:eastAsia="Times New Roman" w:hAnsi="Times New Roman"/>
              <w:color w:val="008000"/>
              <w:sz w:val="24"/>
              <w:rtl/>
              <w:lang w:eastAsia="he-IL"/>
            </w:rPr>
            <w:t>שילר אורן הנדסה בע"מ</w:t>
          </w:r>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71854152"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2027CC78"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31DBDDCE"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5AD8E2E1"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D84B0AC"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767A95A4"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57CBA8A4"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3B11835B"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בכבוד רב,</w:t>
      </w:r>
    </w:p>
    <w:p w14:paraId="29E9037D" w14:textId="77777777" w:rsidR="004E32D2" w:rsidRPr="004E32D2" w:rsidRDefault="004E32D2" w:rsidP="004E32D2">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6B37AC8C"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51E36467" w14:textId="20A1C48E"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del w:id="177" w:author="מרול אטמן" w:date="2024-01-11T17:03:00Z">
        <w:r w:rsidRPr="004E32D2" w:rsidDel="009E1486">
          <w:rPr>
            <w:rFonts w:ascii="Times New Roman" w:eastAsia="Times New Roman" w:hAnsi="Times New Roman" w:hint="cs"/>
            <w:color w:val="00B0F0"/>
            <w:sz w:val="24"/>
            <w:rtl/>
            <w:lang w:eastAsia="he-IL"/>
          </w:rPr>
          <w:delText xml:space="preserve">       </w:delText>
        </w:r>
      </w:del>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75B52C8DEE9E47E8B98F45D6138B5D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62554">
            <w:rPr>
              <w:rFonts w:ascii="Times New Roman" w:eastAsia="Times New Roman" w:hAnsi="Times New Roman"/>
              <w:color w:val="00B0F0"/>
              <w:sz w:val="20"/>
              <w:u w:val="single"/>
              <w:rtl/>
              <w:lang w:eastAsia="he-IL"/>
            </w:rPr>
            <w:t>שילר אורן הנדסה בע"מ</w:t>
          </w:r>
        </w:sdtContent>
      </w:sdt>
    </w:p>
    <w:p w14:paraId="1B8FB2D7"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72CC9966"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2E25E035"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ת.ז:____________</w:t>
      </w:r>
    </w:p>
    <w:p w14:paraId="7E17185B"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כתובת:__________</w:t>
      </w:r>
    </w:p>
    <w:p w14:paraId="570E69B9" w14:textId="77777777" w:rsidR="004E32D2" w:rsidRPr="004E32D2" w:rsidRDefault="004E32D2" w:rsidP="004E32D2">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4E32D2">
        <w:rPr>
          <w:rFonts w:ascii="Times New Roman" w:eastAsia="Times New Roman" w:hAnsi="Times New Roman" w:hint="cs"/>
          <w:sz w:val="24"/>
          <w:highlight w:val="yellow"/>
          <w:rtl/>
          <w:lang w:eastAsia="he-IL"/>
        </w:rPr>
        <w:t>*מחק את המיותר</w:t>
      </w:r>
    </w:p>
    <w:p w14:paraId="5EFAB20D"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4E32D2">
        <w:rPr>
          <w:rFonts w:ascii="Times New Roman" w:eastAsia="Times New Roman" w:hAnsi="Times New Roman" w:hint="cs"/>
          <w:bCs/>
          <w:sz w:val="24"/>
          <w:u w:val="single"/>
          <w:rtl/>
          <w:lang w:eastAsia="he-IL"/>
        </w:rPr>
        <w:br w:type="page"/>
      </w:r>
    </w:p>
    <w:p w14:paraId="528D8060" w14:textId="77777777" w:rsidR="003E5958" w:rsidRPr="003E5958" w:rsidRDefault="003E5958" w:rsidP="003E5958">
      <w:pPr>
        <w:spacing w:before="0" w:beforeAutospacing="0" w:after="0" w:afterAutospacing="0" w:line="240" w:lineRule="auto"/>
        <w:jc w:val="center"/>
        <w:rPr>
          <w:rFonts w:ascii="Times New Roman" w:eastAsia="Times New Roman" w:hAnsi="Times New Roman"/>
          <w:sz w:val="20"/>
          <w:lang w:eastAsia="he-IL"/>
        </w:rPr>
      </w:pPr>
      <w:r w:rsidRPr="003E5958">
        <w:rPr>
          <w:rFonts w:ascii="Times New Roman" w:eastAsia="Times New Roman" w:hAnsi="Times New Roman" w:hint="cs"/>
          <w:bCs/>
          <w:sz w:val="20"/>
          <w:u w:val="single"/>
          <w:rtl/>
          <w:lang w:eastAsia="he-IL"/>
        </w:rPr>
        <w:t>נספח "ז''</w:t>
      </w:r>
    </w:p>
    <w:p w14:paraId="1982D30C" w14:textId="77777777" w:rsidR="003E5958" w:rsidRPr="003E5958" w:rsidRDefault="003E5958" w:rsidP="003E5958">
      <w:pPr>
        <w:widowControl w:val="0"/>
        <w:spacing w:before="0" w:beforeAutospacing="0" w:after="0" w:afterAutospacing="0" w:line="240" w:lineRule="auto"/>
        <w:jc w:val="center"/>
        <w:rPr>
          <w:rFonts w:ascii="David" w:eastAsia="Times New Roman" w:hAnsi="David"/>
          <w:sz w:val="24"/>
          <w:lang w:eastAsia="he-IL"/>
        </w:rPr>
      </w:pPr>
    </w:p>
    <w:p w14:paraId="4AE7239D" w14:textId="77777777" w:rsidR="003E5958" w:rsidRPr="003E5958" w:rsidRDefault="003E5958" w:rsidP="003E5958">
      <w:pPr>
        <w:widowControl w:val="0"/>
        <w:bidi w:val="0"/>
        <w:spacing w:before="0" w:beforeAutospacing="0" w:after="0" w:afterAutospacing="0" w:line="240" w:lineRule="auto"/>
        <w:jc w:val="center"/>
        <w:rPr>
          <w:rFonts w:eastAsia="Times New Roman"/>
          <w:bCs/>
          <w:sz w:val="24"/>
          <w:u w:val="single"/>
          <w:rtl/>
          <w:lang w:eastAsia="he-IL"/>
        </w:rPr>
      </w:pPr>
      <w:r w:rsidRPr="003E5958">
        <w:rPr>
          <w:rFonts w:ascii="David" w:eastAsia="Times New Roman" w:hAnsi="David" w:hint="cs"/>
          <w:bCs/>
          <w:sz w:val="24"/>
          <w:u w:val="single"/>
          <w:rtl/>
          <w:lang w:eastAsia="he-IL"/>
        </w:rPr>
        <w:t>מפרט ביטוחי</w:t>
      </w:r>
      <w:r w:rsidRPr="003E5958">
        <w:rPr>
          <w:rFonts w:ascii="Times New Roman" w:eastAsia="Times New Roman" w:hAnsi="Times New Roman" w:hint="cs"/>
          <w:b/>
          <w:bCs/>
          <w:sz w:val="20"/>
          <w:u w:val="single"/>
          <w:rtl/>
          <w:lang w:eastAsia="he-IL"/>
        </w:rPr>
        <w:t xml:space="preserve"> המתכנן</w:t>
      </w:r>
      <w:r w:rsidRPr="003E5958">
        <w:rPr>
          <w:rFonts w:ascii="David" w:eastAsia="Times New Roman" w:hAnsi="David" w:hint="cs"/>
          <w:bCs/>
          <w:sz w:val="24"/>
          <w:u w:val="single"/>
          <w:rtl/>
          <w:lang w:eastAsia="he-IL"/>
        </w:rPr>
        <w:t xml:space="preserve"> </w:t>
      </w:r>
    </w:p>
    <w:p w14:paraId="204E16FA" w14:textId="77777777" w:rsidR="00AF3287" w:rsidRPr="00AF3287" w:rsidRDefault="00AF3287" w:rsidP="00AF3287">
      <w:pPr>
        <w:spacing w:before="0" w:beforeAutospacing="0" w:after="0" w:afterAutospacing="0" w:line="240" w:lineRule="auto"/>
        <w:ind w:left="540" w:hanging="540"/>
        <w:jc w:val="center"/>
        <w:rPr>
          <w:rFonts w:ascii="David" w:eastAsia="Times New Roman" w:hAnsi="David"/>
          <w:sz w:val="24"/>
          <w:rtl/>
        </w:rPr>
      </w:pPr>
    </w:p>
    <w:p w14:paraId="6ED43F99" w14:textId="77777777" w:rsidR="00AF3287" w:rsidRPr="00AF3287" w:rsidRDefault="00AF3287" w:rsidP="00AF3287">
      <w:pPr>
        <w:spacing w:before="0" w:beforeAutospacing="0" w:after="0" w:afterAutospacing="0" w:line="240" w:lineRule="auto"/>
        <w:jc w:val="right"/>
        <w:rPr>
          <w:rFonts w:ascii="David" w:eastAsia="Times New Roman" w:hAnsi="David"/>
          <w:sz w:val="24"/>
          <w:rtl/>
          <w:lang w:eastAsia="he-IL"/>
        </w:rPr>
      </w:pPr>
      <w:r w:rsidRPr="00AF3287">
        <w:rPr>
          <w:rFonts w:ascii="David" w:eastAsia="Times New Roman" w:hAnsi="David" w:hint="eastAsia"/>
          <w:sz w:val="24"/>
          <w:rtl/>
          <w:lang w:eastAsia="he-IL"/>
        </w:rPr>
        <w:t>תאריך</w:t>
      </w:r>
      <w:r w:rsidRPr="00AF3287">
        <w:rPr>
          <w:rFonts w:ascii="David" w:eastAsia="Times New Roman" w:hAnsi="David"/>
          <w:sz w:val="24"/>
          <w:rtl/>
          <w:lang w:eastAsia="he-IL"/>
        </w:rPr>
        <w:t>: ________________</w:t>
      </w:r>
    </w:p>
    <w:p w14:paraId="5F98B50F"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hint="eastAsia"/>
          <w:sz w:val="24"/>
          <w:rtl/>
          <w:lang w:eastAsia="he-IL"/>
        </w:rPr>
        <w:t>לכבוד</w:t>
      </w:r>
    </w:p>
    <w:p w14:paraId="0066F09F" w14:textId="77777777" w:rsidR="00AF3287" w:rsidRPr="00AF3287" w:rsidRDefault="00AF3287" w:rsidP="00AF3287">
      <w:pPr>
        <w:spacing w:before="0" w:beforeAutospacing="0" w:after="0" w:afterAutospacing="0" w:line="240" w:lineRule="auto"/>
        <w:jc w:val="both"/>
        <w:rPr>
          <w:rFonts w:ascii="David" w:eastAsia="Times New Roman" w:hAnsi="David"/>
          <w:b/>
          <w:bCs/>
          <w:sz w:val="24"/>
          <w:rtl/>
          <w:lang w:eastAsia="he-IL"/>
        </w:rPr>
      </w:pPr>
      <w:r w:rsidRPr="00AF3287">
        <w:rPr>
          <w:rFonts w:ascii="David" w:eastAsia="Times New Roman" w:hAnsi="David" w:hint="cs"/>
          <w:b/>
          <w:bCs/>
          <w:sz w:val="24"/>
          <w:rtl/>
          <w:lang w:eastAsia="he-IL"/>
        </w:rPr>
        <w:t>אפריקה ישראל מגורים בע"מ</w:t>
      </w:r>
    </w:p>
    <w:p w14:paraId="0829B405" w14:textId="77777777" w:rsidR="00AF3287" w:rsidRPr="00AF3287" w:rsidRDefault="00AF3287" w:rsidP="00AF3287">
      <w:pPr>
        <w:spacing w:before="0" w:beforeAutospacing="0" w:after="0" w:afterAutospacing="0" w:line="240" w:lineRule="auto"/>
        <w:jc w:val="both"/>
        <w:rPr>
          <w:rFonts w:ascii="David" w:eastAsia="Times New Roman" w:hAnsi="David"/>
          <w:b/>
          <w:bCs/>
          <w:sz w:val="24"/>
          <w:u w:val="single"/>
          <w:rtl/>
          <w:lang w:eastAsia="he-IL"/>
        </w:rPr>
      </w:pPr>
      <w:r w:rsidRPr="00AF3287">
        <w:rPr>
          <w:rFonts w:ascii="David" w:eastAsia="Times New Roman" w:hAnsi="David" w:hint="cs"/>
          <w:b/>
          <w:bCs/>
          <w:sz w:val="24"/>
          <w:u w:val="single"/>
          <w:rtl/>
          <w:lang w:eastAsia="he-IL"/>
        </w:rPr>
        <w:t>מרח' יהונתן נתניהו 1ג', אור-יהודה (להלן: "החברה")</w:t>
      </w:r>
    </w:p>
    <w:p w14:paraId="42EBD665"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6C8CB9D8"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hint="eastAsia"/>
          <w:sz w:val="24"/>
          <w:rtl/>
          <w:lang w:eastAsia="he-IL"/>
        </w:rPr>
        <w:t>א</w:t>
      </w:r>
      <w:r w:rsidRPr="00AF3287">
        <w:rPr>
          <w:rFonts w:ascii="David" w:eastAsia="Times New Roman" w:hAnsi="David"/>
          <w:sz w:val="24"/>
          <w:rtl/>
          <w:lang w:eastAsia="he-IL"/>
        </w:rPr>
        <w:t>.ג.נ.,</w:t>
      </w:r>
    </w:p>
    <w:p w14:paraId="6DC28A3A" w14:textId="77777777" w:rsidR="00AF3287" w:rsidRPr="00AF3287" w:rsidRDefault="00AF3287" w:rsidP="00AF3287">
      <w:pPr>
        <w:spacing w:before="0" w:beforeAutospacing="0" w:after="0" w:afterAutospacing="0" w:line="240" w:lineRule="auto"/>
        <w:ind w:left="720"/>
        <w:jc w:val="both"/>
        <w:rPr>
          <w:rFonts w:ascii="David" w:eastAsia="Times New Roman" w:hAnsi="David"/>
          <w:sz w:val="24"/>
          <w:rtl/>
          <w:lang w:eastAsia="he-IL"/>
        </w:rPr>
      </w:pPr>
    </w:p>
    <w:p w14:paraId="5B3DCF86" w14:textId="77777777" w:rsidR="00AF3287" w:rsidRPr="00AF3287" w:rsidRDefault="00AF3287" w:rsidP="00AF3287">
      <w:pPr>
        <w:spacing w:before="0" w:beforeAutospacing="0" w:after="0" w:afterAutospacing="0" w:line="240" w:lineRule="auto"/>
        <w:ind w:left="720"/>
        <w:jc w:val="both"/>
        <w:rPr>
          <w:rFonts w:ascii="David" w:eastAsia="Times New Roman" w:hAnsi="David"/>
          <w:sz w:val="24"/>
          <w:rtl/>
          <w:lang w:eastAsia="he-IL"/>
        </w:rPr>
      </w:pPr>
      <w:r w:rsidRPr="00AF3287">
        <w:rPr>
          <w:rFonts w:ascii="David" w:eastAsia="Times New Roman" w:hAnsi="David" w:hint="eastAsia"/>
          <w:sz w:val="24"/>
          <w:rtl/>
          <w:lang w:eastAsia="he-IL"/>
        </w:rPr>
        <w:t>הנדון</w:t>
      </w:r>
      <w:r w:rsidRPr="00AF3287">
        <w:rPr>
          <w:rFonts w:ascii="David" w:eastAsia="Times New Roman" w:hAnsi="David"/>
          <w:sz w:val="24"/>
          <w:rtl/>
          <w:lang w:eastAsia="he-IL"/>
        </w:rPr>
        <w:t>:</w:t>
      </w:r>
      <w:r w:rsidRPr="00AF3287">
        <w:rPr>
          <w:rFonts w:ascii="David" w:eastAsia="Times New Roman" w:hAnsi="David"/>
          <w:sz w:val="24"/>
          <w:rtl/>
          <w:lang w:eastAsia="he-IL"/>
        </w:rPr>
        <w:tab/>
      </w:r>
      <w:r w:rsidRPr="00AF3287">
        <w:rPr>
          <w:rFonts w:ascii="David" w:eastAsia="Times New Roman" w:hAnsi="David" w:hint="eastAsia"/>
          <w:sz w:val="24"/>
          <w:rtl/>
          <w:lang w:eastAsia="he-IL"/>
        </w:rPr>
        <w:t>מבוטחנו</w:t>
      </w:r>
      <w:r w:rsidRPr="00AF3287">
        <w:rPr>
          <w:rFonts w:ascii="David" w:eastAsia="Times New Roman" w:hAnsi="David"/>
          <w:sz w:val="24"/>
          <w:rtl/>
          <w:lang w:eastAsia="he-IL"/>
        </w:rPr>
        <w:t xml:space="preserve">: _____________________ (להלן: </w:t>
      </w:r>
      <w:r w:rsidRPr="00AF3287">
        <w:rPr>
          <w:rFonts w:ascii="David" w:eastAsia="Times New Roman" w:hAnsi="David"/>
          <w:b/>
          <w:bCs/>
          <w:sz w:val="24"/>
          <w:rtl/>
          <w:lang w:eastAsia="he-IL"/>
        </w:rPr>
        <w:t>"</w:t>
      </w:r>
      <w:r w:rsidRPr="00AF3287">
        <w:rPr>
          <w:rFonts w:ascii="David" w:eastAsia="Times New Roman" w:hAnsi="David" w:hint="eastAsia"/>
          <w:b/>
          <w:bCs/>
          <w:sz w:val="24"/>
          <w:rtl/>
          <w:lang w:eastAsia="he-IL"/>
        </w:rPr>
        <w:t>היועץ</w:t>
      </w:r>
      <w:r w:rsidRPr="00AF3287">
        <w:rPr>
          <w:rFonts w:ascii="David" w:eastAsia="Times New Roman" w:hAnsi="David"/>
          <w:b/>
          <w:bCs/>
          <w:sz w:val="24"/>
          <w:rtl/>
          <w:lang w:eastAsia="he-IL"/>
        </w:rPr>
        <w:t>"</w:t>
      </w:r>
      <w:r w:rsidRPr="00AF3287">
        <w:rPr>
          <w:rFonts w:ascii="David" w:eastAsia="Times New Roman" w:hAnsi="David"/>
          <w:sz w:val="24"/>
          <w:rtl/>
          <w:lang w:eastAsia="he-IL"/>
        </w:rPr>
        <w:t>)</w:t>
      </w:r>
    </w:p>
    <w:p w14:paraId="6D4F3CA4" w14:textId="77777777" w:rsidR="00AF3287" w:rsidRPr="00AF3287" w:rsidRDefault="00AF3287" w:rsidP="00AF3287">
      <w:pPr>
        <w:spacing w:before="0" w:beforeAutospacing="0" w:after="0" w:afterAutospacing="0" w:line="240" w:lineRule="auto"/>
        <w:ind w:left="720"/>
        <w:jc w:val="both"/>
        <w:rPr>
          <w:rFonts w:ascii="David" w:eastAsia="Times New Roman" w:hAnsi="David"/>
          <w:sz w:val="24"/>
          <w:rtl/>
          <w:lang w:eastAsia="he-IL"/>
        </w:rPr>
      </w:pPr>
      <w:r w:rsidRPr="00AF3287">
        <w:rPr>
          <w:rFonts w:ascii="David" w:eastAsia="Times New Roman" w:hAnsi="David"/>
          <w:sz w:val="24"/>
          <w:rtl/>
          <w:lang w:eastAsia="he-IL"/>
        </w:rPr>
        <w:tab/>
      </w:r>
      <w:r w:rsidRPr="00AF3287">
        <w:rPr>
          <w:rFonts w:ascii="David" w:eastAsia="Times New Roman" w:hAnsi="David" w:hint="eastAsia"/>
          <w:sz w:val="24"/>
          <w:rtl/>
          <w:lang w:eastAsia="he-IL"/>
        </w:rPr>
        <w:t>אישור</w:t>
      </w:r>
      <w:r w:rsidRPr="00AF3287">
        <w:rPr>
          <w:rFonts w:ascii="David" w:eastAsia="Times New Roman" w:hAnsi="David"/>
          <w:sz w:val="24"/>
          <w:rtl/>
          <w:lang w:eastAsia="he-IL"/>
        </w:rPr>
        <w:t xml:space="preserve"> עריכת פוליסות ביטוח בקשר להסכם מיום __</w:t>
      </w:r>
      <w:r w:rsidRPr="00AF3287">
        <w:rPr>
          <w:rFonts w:ascii="David" w:eastAsia="Times New Roman" w:hAnsi="David" w:hint="cs"/>
          <w:sz w:val="24"/>
          <w:rtl/>
          <w:lang w:eastAsia="he-IL"/>
        </w:rPr>
        <w:t>_</w:t>
      </w:r>
      <w:r w:rsidRPr="00AF3287">
        <w:rPr>
          <w:rFonts w:ascii="David" w:eastAsia="Times New Roman" w:hAnsi="David"/>
          <w:sz w:val="24"/>
          <w:rtl/>
          <w:lang w:eastAsia="he-IL"/>
        </w:rPr>
        <w:t>______</w:t>
      </w:r>
      <w:r w:rsidRPr="00AF3287">
        <w:rPr>
          <w:rFonts w:ascii="David" w:eastAsia="Times New Roman" w:hAnsi="David" w:hint="cs"/>
          <w:sz w:val="24"/>
          <w:rtl/>
          <w:lang w:eastAsia="he-IL"/>
        </w:rPr>
        <w:t>____</w:t>
      </w:r>
    </w:p>
    <w:p w14:paraId="13D64E2D" w14:textId="77777777" w:rsidR="00AF3287" w:rsidRPr="00AF3287" w:rsidRDefault="00AF3287" w:rsidP="00AF3287">
      <w:pPr>
        <w:spacing w:before="0" w:beforeAutospacing="0" w:after="0" w:afterAutospacing="0" w:line="240" w:lineRule="auto"/>
        <w:ind w:left="1440"/>
        <w:rPr>
          <w:rFonts w:ascii="David" w:eastAsia="Times New Roman" w:hAnsi="David"/>
          <w:sz w:val="24"/>
          <w:rtl/>
          <w:lang w:eastAsia="he-IL"/>
        </w:rPr>
      </w:pPr>
      <w:r w:rsidRPr="00AF3287">
        <w:rPr>
          <w:rFonts w:ascii="David" w:eastAsia="Times New Roman" w:hAnsi="David"/>
          <w:sz w:val="24"/>
          <w:rtl/>
          <w:lang w:eastAsia="he-IL"/>
        </w:rPr>
        <w:t>ל</w:t>
      </w:r>
      <w:r w:rsidRPr="00AF3287">
        <w:rPr>
          <w:rFonts w:ascii="David" w:eastAsia="Times New Roman" w:hAnsi="David" w:hint="cs"/>
          <w:sz w:val="24"/>
          <w:rtl/>
          <w:lang w:eastAsia="he-IL"/>
        </w:rPr>
        <w:t>מתן שירותי ______________________</w:t>
      </w:r>
      <w:r w:rsidRPr="00AF3287">
        <w:rPr>
          <w:rFonts w:ascii="David" w:eastAsia="Times New Roman" w:hAnsi="David"/>
          <w:sz w:val="24"/>
          <w:rtl/>
          <w:lang w:eastAsia="he-IL"/>
        </w:rPr>
        <w:t xml:space="preserve"> (להלן: </w:t>
      </w:r>
      <w:r w:rsidRPr="00AF3287">
        <w:rPr>
          <w:rFonts w:ascii="David" w:eastAsia="Times New Roman" w:hAnsi="David"/>
          <w:b/>
          <w:bCs/>
          <w:sz w:val="24"/>
          <w:rtl/>
          <w:lang w:eastAsia="he-IL"/>
        </w:rPr>
        <w:t>"</w:t>
      </w:r>
      <w:r w:rsidRPr="00AF3287">
        <w:rPr>
          <w:rFonts w:ascii="David" w:eastAsia="Times New Roman" w:hAnsi="David" w:hint="eastAsia"/>
          <w:b/>
          <w:bCs/>
          <w:sz w:val="24"/>
          <w:rtl/>
          <w:lang w:eastAsia="he-IL"/>
        </w:rPr>
        <w:t>ה</w:t>
      </w:r>
      <w:r w:rsidRPr="00AF3287">
        <w:rPr>
          <w:rFonts w:ascii="David" w:eastAsia="Times New Roman" w:hAnsi="David" w:hint="cs"/>
          <w:b/>
          <w:bCs/>
          <w:sz w:val="24"/>
          <w:rtl/>
          <w:lang w:eastAsia="he-IL"/>
        </w:rPr>
        <w:t>שירותים</w:t>
      </w:r>
      <w:r w:rsidRPr="00AF3287">
        <w:rPr>
          <w:rFonts w:ascii="David" w:eastAsia="Times New Roman" w:hAnsi="David"/>
          <w:b/>
          <w:bCs/>
          <w:sz w:val="24"/>
          <w:rtl/>
          <w:lang w:eastAsia="he-IL"/>
        </w:rPr>
        <w:t xml:space="preserve">" </w:t>
      </w:r>
      <w:r w:rsidRPr="00AF3287">
        <w:rPr>
          <w:rFonts w:ascii="David" w:eastAsia="Times New Roman" w:hAnsi="David" w:hint="eastAsia"/>
          <w:sz w:val="24"/>
          <w:rtl/>
          <w:lang w:eastAsia="he-IL"/>
        </w:rPr>
        <w:t>ו</w:t>
      </w:r>
      <w:r w:rsidRPr="00AF3287">
        <w:rPr>
          <w:rFonts w:ascii="David" w:eastAsia="Times New Roman" w:hAnsi="David"/>
          <w:sz w:val="24"/>
          <w:rtl/>
          <w:lang w:eastAsia="he-IL"/>
        </w:rPr>
        <w:t xml:space="preserve">/או </w:t>
      </w:r>
      <w:r w:rsidRPr="00AF3287">
        <w:rPr>
          <w:rFonts w:ascii="David" w:eastAsia="Times New Roman" w:hAnsi="David"/>
          <w:b/>
          <w:bCs/>
          <w:sz w:val="24"/>
          <w:rtl/>
          <w:lang w:eastAsia="he-IL"/>
        </w:rPr>
        <w:t>"</w:t>
      </w:r>
      <w:r w:rsidRPr="00AF3287">
        <w:rPr>
          <w:rFonts w:ascii="David" w:eastAsia="Times New Roman" w:hAnsi="David" w:hint="eastAsia"/>
          <w:b/>
          <w:bCs/>
          <w:sz w:val="24"/>
          <w:rtl/>
          <w:lang w:eastAsia="he-IL"/>
        </w:rPr>
        <w:t>ההסכם</w:t>
      </w:r>
      <w:r w:rsidRPr="00AF3287">
        <w:rPr>
          <w:rFonts w:ascii="David" w:eastAsia="Times New Roman" w:hAnsi="David"/>
          <w:b/>
          <w:bCs/>
          <w:sz w:val="24"/>
          <w:rtl/>
          <w:lang w:eastAsia="he-IL"/>
        </w:rPr>
        <w:t>"</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לפי</w:t>
      </w:r>
      <w:r w:rsidRPr="00AF3287">
        <w:rPr>
          <w:rFonts w:ascii="David" w:eastAsia="Times New Roman" w:hAnsi="David"/>
          <w:sz w:val="24"/>
          <w:rtl/>
          <w:lang w:eastAsia="he-IL"/>
        </w:rPr>
        <w:t xml:space="preserve"> העניין)</w:t>
      </w:r>
    </w:p>
    <w:p w14:paraId="1F81CBB9"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51713499" w14:textId="77777777" w:rsidR="00AF3287" w:rsidRPr="00AF3287" w:rsidRDefault="00AF3287" w:rsidP="00AF3287">
      <w:pPr>
        <w:spacing w:before="0" w:beforeAutospacing="0" w:after="0" w:afterAutospacing="0" w:line="240" w:lineRule="auto"/>
        <w:jc w:val="both"/>
        <w:rPr>
          <w:rFonts w:ascii="David" w:eastAsia="Times New Roman" w:hAnsi="David"/>
          <w:sz w:val="24"/>
          <w:lang w:eastAsia="he-IL"/>
        </w:rPr>
      </w:pPr>
    </w:p>
    <w:p w14:paraId="7EFBBADA"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hint="eastAsia"/>
          <w:sz w:val="24"/>
          <w:rtl/>
          <w:lang w:eastAsia="he-IL"/>
        </w:rPr>
        <w:t>הננו</w:t>
      </w:r>
      <w:r w:rsidRPr="00AF3287">
        <w:rPr>
          <w:rFonts w:ascii="David" w:eastAsia="Times New Roman" w:hAnsi="David"/>
          <w:sz w:val="24"/>
          <w:rtl/>
          <w:lang w:eastAsia="he-IL"/>
        </w:rPr>
        <w:t xml:space="preserve"> מאשרים בזאת כי החל מיום ________ ועד ליום ________ ערכנו את הביטוחים המפורטים להלן בגין פעילות ה</w:t>
      </w:r>
      <w:r w:rsidRPr="00AF3287">
        <w:rPr>
          <w:rFonts w:ascii="David" w:eastAsia="Times New Roman" w:hAnsi="David" w:hint="cs"/>
          <w:sz w:val="24"/>
          <w:rtl/>
          <w:lang w:eastAsia="he-IL"/>
        </w:rPr>
        <w:t>יועץ</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לרבות</w:t>
      </w:r>
      <w:r w:rsidRPr="00AF3287">
        <w:rPr>
          <w:rFonts w:ascii="David" w:eastAsia="Times New Roman" w:hAnsi="David"/>
          <w:sz w:val="24"/>
          <w:rtl/>
          <w:lang w:eastAsia="he-IL"/>
        </w:rPr>
        <w:t xml:space="preserve"> ב</w:t>
      </w:r>
      <w:r w:rsidRPr="00AF3287">
        <w:rPr>
          <w:rFonts w:ascii="David" w:eastAsia="Times New Roman" w:hAnsi="David" w:hint="cs"/>
          <w:sz w:val="24"/>
          <w:rtl/>
          <w:lang w:eastAsia="he-IL"/>
        </w:rPr>
        <w:t>גין השירותים הניתנים</w:t>
      </w:r>
      <w:r w:rsidRPr="00AF3287">
        <w:rPr>
          <w:rFonts w:ascii="David" w:eastAsia="Times New Roman" w:hAnsi="David" w:hint="cs"/>
          <w:b/>
          <w:bCs/>
          <w:sz w:val="24"/>
          <w:rtl/>
          <w:lang w:eastAsia="he-IL"/>
        </w:rPr>
        <w:t xml:space="preserve"> </w:t>
      </w:r>
      <w:r w:rsidRPr="00AF3287">
        <w:rPr>
          <w:rFonts w:ascii="David" w:eastAsia="Times New Roman" w:hAnsi="David" w:hint="cs"/>
          <w:sz w:val="24"/>
          <w:rtl/>
          <w:lang w:eastAsia="he-IL"/>
        </w:rPr>
        <w:t>לחברה</w:t>
      </w:r>
      <w:r w:rsidRPr="00AF3287">
        <w:rPr>
          <w:rFonts w:ascii="David" w:eastAsia="Times New Roman" w:hAnsi="David"/>
          <w:sz w:val="24"/>
          <w:rtl/>
          <w:lang w:eastAsia="he-IL"/>
        </w:rPr>
        <w:t>:-</w:t>
      </w:r>
    </w:p>
    <w:p w14:paraId="1A3C4545"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153A1626" w14:textId="77777777" w:rsidR="00AF3287" w:rsidRPr="00AF3287" w:rsidRDefault="00AF3287" w:rsidP="00AF3287">
      <w:pPr>
        <w:keepNext/>
        <w:spacing w:before="0" w:beforeAutospacing="0" w:after="0" w:afterAutospacing="0" w:line="240" w:lineRule="auto"/>
        <w:ind w:left="720" w:hanging="720"/>
        <w:jc w:val="both"/>
        <w:outlineLvl w:val="0"/>
        <w:rPr>
          <w:rFonts w:ascii="David" w:eastAsia="Arial Unicode MS" w:hAnsi="David"/>
          <w:sz w:val="24"/>
          <w:rtl/>
          <w:lang w:eastAsia="he-IL"/>
        </w:rPr>
      </w:pPr>
      <w:r w:rsidRPr="00AF3287">
        <w:rPr>
          <w:rFonts w:ascii="David" w:eastAsia="Times New Roman" w:hAnsi="David" w:hint="cs"/>
          <w:sz w:val="24"/>
          <w:rtl/>
          <w:lang w:eastAsia="he-IL"/>
        </w:rPr>
        <w:t>1.</w:t>
      </w:r>
      <w:r w:rsidRPr="00AF3287">
        <w:rPr>
          <w:rFonts w:ascii="David" w:eastAsia="Times New Roman" w:hAnsi="David" w:hint="cs"/>
          <w:sz w:val="24"/>
          <w:rtl/>
          <w:lang w:eastAsia="he-IL"/>
        </w:rPr>
        <w:tab/>
      </w:r>
      <w:r w:rsidRPr="00AF3287">
        <w:rPr>
          <w:rFonts w:ascii="David" w:eastAsia="Times New Roman" w:hAnsi="David" w:hint="eastAsia"/>
          <w:b/>
          <w:bCs/>
          <w:sz w:val="24"/>
          <w:u w:val="single"/>
          <w:rtl/>
          <w:lang w:eastAsia="he-IL"/>
        </w:rPr>
        <w:t>ביטוח</w:t>
      </w:r>
      <w:r w:rsidRPr="00AF3287">
        <w:rPr>
          <w:rFonts w:ascii="David" w:eastAsia="Times New Roman" w:hAnsi="David"/>
          <w:b/>
          <w:bCs/>
          <w:sz w:val="24"/>
          <w:u w:val="single"/>
          <w:rtl/>
          <w:lang w:eastAsia="he-IL"/>
        </w:rPr>
        <w:t xml:space="preserve"> אחריות מקצועית</w:t>
      </w:r>
      <w:r w:rsidRPr="00AF3287">
        <w:rPr>
          <w:rFonts w:ascii="David" w:eastAsia="Times New Roman" w:hAnsi="David" w:hint="cs"/>
          <w:sz w:val="24"/>
          <w:rtl/>
          <w:lang w:eastAsia="he-IL"/>
        </w:rPr>
        <w:t xml:space="preserve"> </w:t>
      </w:r>
      <w:r w:rsidRPr="00AF3287">
        <w:rPr>
          <w:rFonts w:ascii="David" w:eastAsia="Times New Roman" w:hAnsi="David" w:hint="eastAsia"/>
          <w:sz w:val="24"/>
          <w:rtl/>
          <w:lang w:eastAsia="he-IL"/>
        </w:rPr>
        <w:t>לכיסוי</w:t>
      </w:r>
      <w:r w:rsidRPr="00AF3287">
        <w:rPr>
          <w:rFonts w:ascii="David" w:eastAsia="Times New Roman" w:hAnsi="David"/>
          <w:sz w:val="24"/>
          <w:rtl/>
          <w:lang w:eastAsia="he-IL"/>
        </w:rPr>
        <w:t xml:space="preserve"> אחריותו ש</w:t>
      </w:r>
      <w:r w:rsidRPr="00AF3287">
        <w:rPr>
          <w:rFonts w:ascii="David" w:eastAsia="Times New Roman" w:hAnsi="David" w:hint="eastAsia"/>
          <w:sz w:val="24"/>
          <w:rtl/>
          <w:lang w:eastAsia="he-IL"/>
        </w:rPr>
        <w:t>ל</w:t>
      </w:r>
      <w:r w:rsidRPr="00AF3287">
        <w:rPr>
          <w:rFonts w:ascii="David" w:eastAsia="Times New Roman" w:hAnsi="David"/>
          <w:sz w:val="24"/>
          <w:rtl/>
          <w:lang w:eastAsia="he-IL"/>
        </w:rPr>
        <w:t xml:space="preserve"> היועץ </w:t>
      </w:r>
      <w:r w:rsidRPr="00AF3287">
        <w:rPr>
          <w:rFonts w:ascii="David" w:eastAsia="Times New Roman" w:hAnsi="David" w:hint="eastAsia"/>
          <w:sz w:val="24"/>
          <w:rtl/>
          <w:lang w:eastAsia="he-IL"/>
        </w:rPr>
        <w:t>על</w:t>
      </w:r>
      <w:r w:rsidRPr="00AF3287">
        <w:rPr>
          <w:rFonts w:ascii="David" w:eastAsia="Times New Roman" w:hAnsi="David"/>
          <w:sz w:val="24"/>
          <w:rtl/>
          <w:lang w:eastAsia="he-IL"/>
        </w:rPr>
        <w:t xml:space="preserve"> פי דין בגין אובדן ו/או נזק העלולים להיגרם לכל אדם ו/או גוף כלשהו </w:t>
      </w:r>
      <w:r w:rsidRPr="00AF3287">
        <w:rPr>
          <w:rFonts w:ascii="David" w:eastAsia="Times New Roman" w:hAnsi="David" w:hint="cs"/>
          <w:sz w:val="24"/>
          <w:rtl/>
          <w:lang w:eastAsia="he-IL"/>
        </w:rPr>
        <w:t>(</w:t>
      </w:r>
      <w:r w:rsidRPr="00AF3287">
        <w:rPr>
          <w:rFonts w:ascii="David" w:eastAsia="Times New Roman" w:hAnsi="David"/>
          <w:sz w:val="24"/>
          <w:rtl/>
          <w:lang w:eastAsia="he-IL"/>
        </w:rPr>
        <w:t xml:space="preserve">לרבות </w:t>
      </w:r>
      <w:r w:rsidRPr="00AF3287">
        <w:rPr>
          <w:rFonts w:ascii="David" w:eastAsia="Times New Roman" w:hAnsi="David" w:hint="cs"/>
          <w:sz w:val="24"/>
          <w:rtl/>
          <w:lang w:eastAsia="he-IL"/>
        </w:rPr>
        <w:t>במפורש</w:t>
      </w:r>
      <w:r w:rsidRPr="00AF3287">
        <w:rPr>
          <w:rFonts w:ascii="David" w:eastAsia="Times New Roman" w:hAnsi="David"/>
          <w:sz w:val="24"/>
          <w:rtl/>
          <w:lang w:eastAsia="he-IL"/>
        </w:rPr>
        <w:t xml:space="preserve"> </w:t>
      </w:r>
      <w:r w:rsidRPr="00AF3287">
        <w:rPr>
          <w:rFonts w:ascii="David" w:eastAsia="Times New Roman" w:hAnsi="David" w:hint="cs"/>
          <w:sz w:val="24"/>
          <w:rtl/>
          <w:lang w:eastAsia="he-IL"/>
        </w:rPr>
        <w:t>ל</w:t>
      </w:r>
      <w:r w:rsidRPr="00AF3287">
        <w:rPr>
          <w:rFonts w:ascii="David" w:eastAsia="Times New Roman" w:hAnsi="David"/>
          <w:sz w:val="24"/>
          <w:rtl/>
          <w:lang w:eastAsia="he-IL"/>
        </w:rPr>
        <w:t>חברה</w:t>
      </w:r>
      <w:r w:rsidRPr="00AF3287">
        <w:rPr>
          <w:rFonts w:ascii="David" w:eastAsia="Times New Roman" w:hAnsi="David" w:hint="cs"/>
          <w:sz w:val="24"/>
          <w:rtl/>
          <w:lang w:eastAsia="he-IL"/>
        </w:rPr>
        <w:t>)</w:t>
      </w:r>
      <w:r w:rsidRPr="00AF3287">
        <w:rPr>
          <w:rFonts w:ascii="David" w:eastAsia="Times New Roman" w:hAnsi="David"/>
          <w:sz w:val="24"/>
          <w:rtl/>
          <w:lang w:eastAsia="he-IL"/>
        </w:rPr>
        <w:t xml:space="preserve">, כתוצאה ממעשה ו/או מחדל מקצועי של </w:t>
      </w:r>
      <w:r w:rsidRPr="00AF3287">
        <w:rPr>
          <w:rFonts w:ascii="David" w:eastAsia="Times New Roman" w:hAnsi="David" w:hint="eastAsia"/>
          <w:sz w:val="24"/>
          <w:rtl/>
          <w:lang w:eastAsia="he-IL"/>
        </w:rPr>
        <w:t>היועץ</w:t>
      </w:r>
      <w:r w:rsidRPr="00AF3287">
        <w:rPr>
          <w:rFonts w:ascii="David" w:eastAsia="Times New Roman" w:hAnsi="David"/>
          <w:sz w:val="24"/>
          <w:rtl/>
          <w:lang w:eastAsia="he-IL"/>
        </w:rPr>
        <w:t xml:space="preserve"> ו/או עובדיו ו/או מי מטעמו לרבות טעות ו/או השמטה בקשר עם מתן השירותים, </w:t>
      </w:r>
      <w:r w:rsidRPr="00AF3287">
        <w:rPr>
          <w:rFonts w:ascii="David" w:eastAsia="Times New Roman" w:hAnsi="David" w:hint="eastAsia"/>
          <w:sz w:val="24"/>
          <w:rtl/>
          <w:lang w:eastAsia="he-IL"/>
        </w:rPr>
        <w:t>בגבולות</w:t>
      </w:r>
      <w:r w:rsidRPr="00AF3287">
        <w:rPr>
          <w:rFonts w:ascii="David" w:eastAsia="Times New Roman" w:hAnsi="David"/>
          <w:sz w:val="24"/>
          <w:rtl/>
          <w:lang w:eastAsia="he-IL"/>
        </w:rPr>
        <w:t xml:space="preserve"> אחריות של </w:t>
      </w:r>
      <w:r w:rsidRPr="00AF3287">
        <w:rPr>
          <w:rFonts w:ascii="David" w:eastAsia="Times New Roman" w:hAnsi="David" w:hint="cs"/>
          <w:sz w:val="24"/>
          <w:rtl/>
          <w:lang w:eastAsia="he-IL"/>
        </w:rPr>
        <w:t xml:space="preserve">4,000,000 ₪ </w:t>
      </w:r>
      <w:r w:rsidRPr="00AF3287">
        <w:rPr>
          <w:rFonts w:ascii="David" w:eastAsia="Times New Roman" w:hAnsi="David"/>
          <w:sz w:val="24"/>
          <w:rtl/>
          <w:lang w:eastAsia="he-IL"/>
        </w:rPr>
        <w:t xml:space="preserve">למקרה ובמצטבר לתקופת </w:t>
      </w:r>
      <w:r w:rsidRPr="00AF3287">
        <w:rPr>
          <w:rFonts w:ascii="David" w:eastAsia="Times New Roman" w:hAnsi="David" w:hint="cs"/>
          <w:sz w:val="24"/>
          <w:rtl/>
          <w:lang w:eastAsia="he-IL"/>
        </w:rPr>
        <w:t>ה</w:t>
      </w:r>
      <w:r w:rsidRPr="00AF3287">
        <w:rPr>
          <w:rFonts w:ascii="David" w:eastAsia="Times New Roman" w:hAnsi="David"/>
          <w:sz w:val="24"/>
          <w:rtl/>
          <w:lang w:eastAsia="he-IL"/>
        </w:rPr>
        <w:t xml:space="preserve">ביטוח. הביטוח אינו </w:t>
      </w:r>
      <w:r w:rsidRPr="00AF3287">
        <w:rPr>
          <w:rFonts w:ascii="David" w:eastAsia="Times New Roman" w:hAnsi="David" w:hint="eastAsia"/>
          <w:sz w:val="24"/>
          <w:rtl/>
          <w:lang w:eastAsia="he-IL"/>
        </w:rPr>
        <w:t>כולל</w:t>
      </w:r>
      <w:r w:rsidRPr="00AF3287">
        <w:rPr>
          <w:rFonts w:ascii="David" w:eastAsia="Times New Roman" w:hAnsi="David"/>
          <w:sz w:val="24"/>
          <w:rtl/>
          <w:lang w:eastAsia="he-IL"/>
        </w:rPr>
        <w:t xml:space="preserve"> כל סייג בדבר אובדן שימוש ו/או עיכוב בעקבות מקרה ביטוח, אובדן ו/או שחזור </w:t>
      </w:r>
      <w:r w:rsidRPr="00AF3287">
        <w:rPr>
          <w:rFonts w:ascii="David" w:eastAsia="Times New Roman" w:hAnsi="David" w:hint="eastAsia"/>
          <w:sz w:val="24"/>
          <w:rtl/>
          <w:lang w:eastAsia="he-IL"/>
        </w:rPr>
        <w:t>מסמכים</w:t>
      </w:r>
      <w:r w:rsidRPr="00AF3287">
        <w:rPr>
          <w:rFonts w:ascii="David" w:eastAsia="Times New Roman" w:hAnsi="David"/>
          <w:sz w:val="24"/>
          <w:rtl/>
          <w:lang w:eastAsia="he-IL"/>
        </w:rPr>
        <w:t xml:space="preserve">, הפרת סודיות ואי יושר של עובדים. </w:t>
      </w:r>
    </w:p>
    <w:p w14:paraId="70707E7A" w14:textId="77777777" w:rsidR="00AF3287" w:rsidRPr="00AF3287" w:rsidRDefault="00AF3287" w:rsidP="00AF3287">
      <w:pPr>
        <w:tabs>
          <w:tab w:val="left" w:pos="8306"/>
        </w:tabs>
        <w:snapToGrid w:val="0"/>
        <w:spacing w:before="0" w:beforeAutospacing="0" w:after="0" w:afterAutospacing="0" w:line="240" w:lineRule="auto"/>
        <w:ind w:left="720"/>
        <w:jc w:val="both"/>
        <w:rPr>
          <w:rFonts w:ascii="David" w:eastAsia="Times New Roman" w:hAnsi="David"/>
          <w:sz w:val="24"/>
          <w:rtl/>
          <w:lang w:eastAsia="he-IL"/>
        </w:rPr>
      </w:pPr>
      <w:r w:rsidRPr="00AF3287">
        <w:rPr>
          <w:rFonts w:ascii="David" w:eastAsia="Times New Roman" w:hAnsi="David" w:hint="eastAsia"/>
          <w:sz w:val="24"/>
          <w:rtl/>
          <w:lang w:eastAsia="he-IL"/>
        </w:rPr>
        <w:t>הביטוח</w:t>
      </w:r>
      <w:r w:rsidRPr="00AF3287">
        <w:rPr>
          <w:rFonts w:ascii="David" w:eastAsia="Times New Roman" w:hAnsi="David"/>
          <w:sz w:val="24"/>
          <w:rtl/>
          <w:lang w:eastAsia="he-IL"/>
        </w:rPr>
        <w:t xml:space="preserve"> הינו בעל תחולה רטרואקטיבית </w:t>
      </w:r>
      <w:r w:rsidRPr="00AF3287">
        <w:rPr>
          <w:rFonts w:ascii="David" w:eastAsia="Times New Roman" w:hAnsi="David" w:hint="eastAsia"/>
          <w:sz w:val="24"/>
          <w:rtl/>
          <w:lang w:eastAsia="he-IL"/>
        </w:rPr>
        <w:t>מיום</w:t>
      </w:r>
      <w:r w:rsidRPr="00AF3287">
        <w:rPr>
          <w:rFonts w:ascii="David" w:eastAsia="Times New Roman" w:hAnsi="David"/>
          <w:sz w:val="24"/>
          <w:rtl/>
          <w:lang w:eastAsia="he-IL"/>
        </w:rPr>
        <w:t xml:space="preserve"> תחילת מתן השירותים, אף אם ניתנו בטרם נחתם ההסכם אך לא לפני התאריך _________ (להלן: </w:t>
      </w:r>
      <w:r w:rsidRPr="00AF3287">
        <w:rPr>
          <w:rFonts w:ascii="David" w:eastAsia="Times New Roman" w:hAnsi="David"/>
          <w:b/>
          <w:bCs/>
          <w:sz w:val="24"/>
          <w:rtl/>
          <w:lang w:eastAsia="he-IL"/>
        </w:rPr>
        <w:t>"</w:t>
      </w:r>
      <w:r w:rsidRPr="00AF3287">
        <w:rPr>
          <w:rFonts w:ascii="David" w:eastAsia="Times New Roman" w:hAnsi="David" w:hint="eastAsia"/>
          <w:b/>
          <w:bCs/>
          <w:sz w:val="24"/>
          <w:rtl/>
          <w:lang w:eastAsia="he-IL"/>
        </w:rPr>
        <w:t>התאריך</w:t>
      </w:r>
      <w:r w:rsidRPr="00AF3287">
        <w:rPr>
          <w:rFonts w:ascii="David" w:eastAsia="Times New Roman" w:hAnsi="David"/>
          <w:b/>
          <w:bCs/>
          <w:sz w:val="24"/>
          <w:rtl/>
          <w:lang w:eastAsia="he-IL"/>
        </w:rPr>
        <w:t xml:space="preserve"> הרטרואקטיבי"</w:t>
      </w:r>
      <w:r w:rsidRPr="00AF3287">
        <w:rPr>
          <w:rFonts w:ascii="David" w:eastAsia="Times New Roman" w:hAnsi="David"/>
          <w:sz w:val="24"/>
          <w:rtl/>
          <w:lang w:eastAsia="he-IL"/>
        </w:rPr>
        <w:t xml:space="preserve">), וכולל תקופת גילוי </w:t>
      </w:r>
      <w:r w:rsidRPr="00AF3287">
        <w:rPr>
          <w:rFonts w:ascii="David" w:eastAsia="Times New Roman" w:hAnsi="David" w:hint="eastAsia"/>
          <w:sz w:val="24"/>
          <w:rtl/>
          <w:lang w:eastAsia="he-IL"/>
        </w:rPr>
        <w:t>מורחבת</w:t>
      </w:r>
      <w:r w:rsidRPr="00AF3287">
        <w:rPr>
          <w:rFonts w:ascii="David" w:eastAsia="Times New Roman" w:hAnsi="David"/>
          <w:sz w:val="24"/>
          <w:rtl/>
          <w:lang w:eastAsia="he-IL"/>
        </w:rPr>
        <w:t xml:space="preserve"> של </w:t>
      </w:r>
      <w:r w:rsidRPr="00AF3287">
        <w:rPr>
          <w:rFonts w:ascii="David" w:eastAsia="Times New Roman" w:hAnsi="David" w:hint="cs"/>
          <w:sz w:val="24"/>
          <w:rtl/>
          <w:lang w:eastAsia="he-IL"/>
        </w:rPr>
        <w:t>6</w:t>
      </w:r>
      <w:r w:rsidRPr="00AF3287">
        <w:rPr>
          <w:rFonts w:ascii="David" w:eastAsia="Times New Roman" w:hAnsi="David"/>
          <w:sz w:val="24"/>
          <w:rtl/>
          <w:lang w:eastAsia="he-IL"/>
        </w:rPr>
        <w:t xml:space="preserve"> חודשים.</w:t>
      </w:r>
    </w:p>
    <w:p w14:paraId="26B103E2" w14:textId="77777777" w:rsidR="00AF3287" w:rsidRPr="00AF3287" w:rsidRDefault="00AF3287" w:rsidP="00AF3287">
      <w:pPr>
        <w:tabs>
          <w:tab w:val="left" w:pos="8306"/>
        </w:tabs>
        <w:snapToGrid w:val="0"/>
        <w:spacing w:before="0" w:beforeAutospacing="0" w:after="0" w:afterAutospacing="0" w:line="240" w:lineRule="auto"/>
        <w:ind w:left="720"/>
        <w:jc w:val="both"/>
        <w:rPr>
          <w:rFonts w:ascii="David" w:eastAsia="Times New Roman" w:hAnsi="David"/>
          <w:sz w:val="24"/>
          <w:rtl/>
          <w:lang w:eastAsia="he-IL"/>
        </w:rPr>
      </w:pPr>
      <w:r w:rsidRPr="00AF3287">
        <w:rPr>
          <w:rFonts w:ascii="David" w:eastAsia="Times New Roman" w:hAnsi="David" w:hint="eastAsia"/>
          <w:sz w:val="24"/>
          <w:rtl/>
          <w:lang w:eastAsia="he-IL"/>
        </w:rPr>
        <w:t>הביטוח</w:t>
      </w:r>
      <w:r w:rsidRPr="00AF3287">
        <w:rPr>
          <w:rFonts w:ascii="David" w:eastAsia="Times New Roman" w:hAnsi="David"/>
          <w:sz w:val="24"/>
          <w:rtl/>
          <w:lang w:eastAsia="he-IL"/>
        </w:rPr>
        <w:t xml:space="preserve"> כאמור הורחב לכלול את </w:t>
      </w:r>
      <w:r w:rsidRPr="00AF3287">
        <w:rPr>
          <w:rFonts w:ascii="David" w:eastAsia="Times New Roman" w:hAnsi="David" w:hint="eastAsia"/>
          <w:sz w:val="24"/>
          <w:rtl/>
          <w:lang w:eastAsia="he-IL"/>
        </w:rPr>
        <w:t xml:space="preserve">החברה </w:t>
      </w:r>
      <w:r w:rsidRPr="00AF3287">
        <w:rPr>
          <w:rFonts w:ascii="David" w:eastAsia="Times New Roman" w:hAnsi="David"/>
          <w:sz w:val="24"/>
          <w:rtl/>
          <w:lang w:eastAsia="he-IL"/>
        </w:rPr>
        <w:t xml:space="preserve">כמבוטח נוסף לעניין אחריותה למעשי ו/או מחדלי היועץ ו/או עובדיו ו/או מי </w:t>
      </w:r>
      <w:r w:rsidRPr="00AF3287">
        <w:rPr>
          <w:rFonts w:ascii="David" w:eastAsia="Times New Roman" w:hAnsi="David" w:hint="eastAsia"/>
          <w:sz w:val="24"/>
          <w:rtl/>
          <w:lang w:eastAsia="he-IL"/>
        </w:rPr>
        <w:t>מטעמו</w:t>
      </w:r>
      <w:r w:rsidRPr="00AF3287">
        <w:rPr>
          <w:rFonts w:ascii="David" w:eastAsia="Times New Roman" w:hAnsi="David"/>
          <w:sz w:val="24"/>
          <w:rtl/>
          <w:lang w:eastAsia="he-IL"/>
        </w:rPr>
        <w:t xml:space="preserve">, בכפוף לסעיף אחריות צולבת לפיו ייחשב הביטוח כאילו נערך בנפרד עבור כל אחד </w:t>
      </w:r>
      <w:r w:rsidRPr="00AF3287">
        <w:rPr>
          <w:rFonts w:ascii="David" w:eastAsia="Times New Roman" w:hAnsi="David" w:hint="eastAsia"/>
          <w:sz w:val="24"/>
          <w:rtl/>
          <w:lang w:eastAsia="he-IL"/>
        </w:rPr>
        <w:t>מיחידי</w:t>
      </w:r>
      <w:r w:rsidRPr="00AF3287">
        <w:rPr>
          <w:rFonts w:ascii="David" w:eastAsia="Times New Roman" w:hAnsi="David"/>
          <w:sz w:val="24"/>
          <w:rtl/>
          <w:lang w:eastAsia="he-IL"/>
        </w:rPr>
        <w:t xml:space="preserve"> המבוטח. ואולם, מובהר כי הפוליסה אינה מכסה את אחריותה המקצועית של החברה </w:t>
      </w:r>
      <w:r w:rsidRPr="00AF3287">
        <w:rPr>
          <w:rFonts w:ascii="David" w:eastAsia="Times New Roman" w:hAnsi="David" w:hint="eastAsia"/>
          <w:sz w:val="24"/>
          <w:rtl/>
          <w:lang w:eastAsia="he-IL"/>
        </w:rPr>
        <w:t>כלפי</w:t>
      </w:r>
      <w:r w:rsidRPr="00AF3287">
        <w:rPr>
          <w:rFonts w:ascii="David" w:eastAsia="Times New Roman" w:hAnsi="David"/>
          <w:sz w:val="24"/>
          <w:rtl/>
          <w:lang w:eastAsia="he-IL"/>
        </w:rPr>
        <w:t xml:space="preserve"> היועץ.</w:t>
      </w:r>
    </w:p>
    <w:p w14:paraId="6FEECECA"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3780057B" w14:textId="77777777" w:rsidR="00AF3287" w:rsidRPr="00AF3287" w:rsidRDefault="00AF3287" w:rsidP="00AF3287">
      <w:pPr>
        <w:spacing w:before="0" w:beforeAutospacing="0" w:after="0" w:afterAutospacing="0" w:line="240" w:lineRule="auto"/>
        <w:ind w:left="720" w:hanging="720"/>
        <w:jc w:val="both"/>
        <w:rPr>
          <w:rFonts w:ascii="David" w:eastAsia="Times New Roman" w:hAnsi="David"/>
          <w:sz w:val="24"/>
          <w:rtl/>
          <w:lang w:eastAsia="he-IL"/>
        </w:rPr>
      </w:pPr>
      <w:r w:rsidRPr="00AF3287">
        <w:rPr>
          <w:rFonts w:ascii="David" w:eastAsia="Times New Roman" w:hAnsi="David" w:hint="cs"/>
          <w:sz w:val="24"/>
          <w:rtl/>
          <w:lang w:eastAsia="he-IL"/>
        </w:rPr>
        <w:t>2</w:t>
      </w:r>
      <w:r w:rsidRPr="00AF3287">
        <w:rPr>
          <w:rFonts w:ascii="David" w:eastAsia="Times New Roman" w:hAnsi="David"/>
          <w:sz w:val="24"/>
          <w:rtl/>
          <w:lang w:eastAsia="he-IL"/>
        </w:rPr>
        <w:t>.</w:t>
      </w:r>
      <w:r w:rsidRPr="00AF3287">
        <w:rPr>
          <w:rFonts w:ascii="David" w:eastAsia="Times New Roman" w:hAnsi="David"/>
          <w:sz w:val="24"/>
          <w:rtl/>
          <w:lang w:eastAsia="he-IL"/>
        </w:rPr>
        <w:tab/>
      </w:r>
      <w:r w:rsidRPr="00AF3287">
        <w:rPr>
          <w:rFonts w:ascii="David" w:eastAsia="Times New Roman" w:hAnsi="David" w:hint="eastAsia"/>
          <w:b/>
          <w:bCs/>
          <w:sz w:val="24"/>
          <w:u w:val="single"/>
          <w:rtl/>
          <w:lang w:eastAsia="he-IL"/>
        </w:rPr>
        <w:t>ביטוח</w:t>
      </w:r>
      <w:r w:rsidRPr="00AF3287">
        <w:rPr>
          <w:rFonts w:ascii="David" w:eastAsia="Times New Roman" w:hAnsi="David"/>
          <w:b/>
          <w:bCs/>
          <w:sz w:val="24"/>
          <w:u w:val="single"/>
          <w:rtl/>
          <w:lang w:eastAsia="he-IL"/>
        </w:rPr>
        <w:t xml:space="preserve"> אחריות מעבידים</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לכיסוי</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חבותו</w:t>
      </w:r>
      <w:r w:rsidRPr="00AF3287">
        <w:rPr>
          <w:rFonts w:ascii="David" w:eastAsia="Times New Roman" w:hAnsi="David"/>
          <w:sz w:val="24"/>
          <w:rtl/>
          <w:lang w:eastAsia="he-IL"/>
        </w:rPr>
        <w:t xml:space="preserve"> של היועץ על פי פקודת הנזיקין [נוסח חדש] ו/או חוק האחריות למוצרים פגומים, התש"</w:t>
      </w:r>
      <w:r w:rsidRPr="00AF3287">
        <w:rPr>
          <w:rFonts w:ascii="David" w:eastAsia="Times New Roman" w:hAnsi="David" w:hint="eastAsia"/>
          <w:sz w:val="24"/>
          <w:rtl/>
          <w:lang w:eastAsia="he-IL"/>
        </w:rPr>
        <w:t>ם</w:t>
      </w:r>
      <w:r w:rsidRPr="00AF3287">
        <w:rPr>
          <w:rFonts w:ascii="David" w:eastAsia="Times New Roman" w:hAnsi="David"/>
          <w:sz w:val="24"/>
          <w:rtl/>
          <w:lang w:eastAsia="he-IL"/>
        </w:rPr>
        <w:t xml:space="preserve">-1980 </w:t>
      </w:r>
      <w:r w:rsidRPr="00AF3287">
        <w:rPr>
          <w:rFonts w:ascii="David" w:eastAsia="Times New Roman" w:hAnsi="David" w:hint="eastAsia"/>
          <w:sz w:val="24"/>
          <w:rtl/>
          <w:lang w:eastAsia="he-IL"/>
        </w:rPr>
        <w:t>כלפי</w:t>
      </w:r>
      <w:r w:rsidRPr="00AF3287">
        <w:rPr>
          <w:rFonts w:ascii="David" w:eastAsia="Times New Roman" w:hAnsi="David"/>
          <w:sz w:val="24"/>
          <w:rtl/>
          <w:lang w:eastAsia="he-IL"/>
        </w:rPr>
        <w:t xml:space="preserve"> </w:t>
      </w:r>
      <w:r w:rsidRPr="00AF3287">
        <w:rPr>
          <w:rFonts w:ascii="David" w:eastAsia="Times New Roman" w:hAnsi="David" w:hint="cs"/>
          <w:sz w:val="24"/>
          <w:rtl/>
          <w:lang w:eastAsia="he-IL"/>
        </w:rPr>
        <w:t xml:space="preserve">עובדיו המועסקים לצורך מתן השירותים, בגין פגיעה גופנית ו/או מחלה העלולים להיגרם להם תוך כדי ו/או עקב עבודתם, </w:t>
      </w:r>
      <w:r w:rsidRPr="00AF3287">
        <w:rPr>
          <w:rFonts w:ascii="David" w:eastAsia="Times New Roman" w:hAnsi="David"/>
          <w:sz w:val="24"/>
          <w:rtl/>
          <w:lang w:eastAsia="he-IL"/>
        </w:rPr>
        <w:t>בגבולות אחריות של</w:t>
      </w:r>
      <w:r w:rsidRPr="00AF3287">
        <w:rPr>
          <w:rFonts w:ascii="David" w:eastAsia="Times New Roman" w:hAnsi="David" w:hint="cs"/>
          <w:sz w:val="24"/>
          <w:rtl/>
          <w:lang w:eastAsia="he-IL"/>
        </w:rPr>
        <w:t xml:space="preserve"> 20,000,000 ₪ לתובע, </w:t>
      </w:r>
      <w:r w:rsidRPr="00AF3287">
        <w:rPr>
          <w:rFonts w:ascii="David" w:eastAsia="Times New Roman" w:hAnsi="David" w:hint="eastAsia"/>
          <w:sz w:val="24"/>
          <w:rtl/>
          <w:lang w:eastAsia="he-IL"/>
        </w:rPr>
        <w:t>למקרה</w:t>
      </w:r>
      <w:r w:rsidRPr="00AF3287">
        <w:rPr>
          <w:rFonts w:ascii="David" w:eastAsia="Times New Roman" w:hAnsi="David"/>
          <w:sz w:val="24"/>
          <w:rtl/>
          <w:lang w:eastAsia="he-IL"/>
        </w:rPr>
        <w:t xml:space="preserve"> ובמצטבר ל</w:t>
      </w:r>
      <w:r w:rsidRPr="00AF3287">
        <w:rPr>
          <w:rFonts w:ascii="David" w:eastAsia="Times New Roman" w:hAnsi="David" w:hint="cs"/>
          <w:sz w:val="24"/>
          <w:rtl/>
          <w:lang w:eastAsia="he-IL"/>
        </w:rPr>
        <w:t>תקופת הביטוח</w:t>
      </w:r>
      <w:r w:rsidRPr="00AF3287">
        <w:rPr>
          <w:rFonts w:ascii="David" w:eastAsia="Times New Roman" w:hAnsi="David"/>
          <w:sz w:val="24"/>
          <w:rtl/>
          <w:lang w:eastAsia="he-IL"/>
        </w:rPr>
        <w:t xml:space="preserve">. הביטוח אינו כולל כל סייג בדבר </w:t>
      </w:r>
      <w:r w:rsidRPr="00AF3287">
        <w:rPr>
          <w:rFonts w:ascii="David" w:eastAsia="Times New Roman" w:hAnsi="David" w:hint="cs"/>
          <w:sz w:val="24"/>
          <w:rtl/>
          <w:lang w:eastAsia="he-IL"/>
        </w:rPr>
        <w:t xml:space="preserve">שעות עבודה, העסקת נוער וכן בדבר </w:t>
      </w:r>
      <w:r w:rsidRPr="00AF3287">
        <w:rPr>
          <w:rFonts w:ascii="David" w:eastAsia="Times New Roman" w:hAnsi="David"/>
          <w:sz w:val="24"/>
          <w:rtl/>
          <w:lang w:eastAsia="he-IL"/>
        </w:rPr>
        <w:t xml:space="preserve">חבות היועץ כלפי קבלנים, </w:t>
      </w:r>
      <w:r w:rsidRPr="00AF3287">
        <w:rPr>
          <w:rFonts w:ascii="David" w:eastAsia="Times New Roman" w:hAnsi="David" w:hint="eastAsia"/>
          <w:sz w:val="24"/>
          <w:rtl/>
          <w:lang w:eastAsia="he-IL"/>
        </w:rPr>
        <w:t>קבלני</w:t>
      </w:r>
      <w:r w:rsidRPr="00AF3287">
        <w:rPr>
          <w:rFonts w:ascii="David" w:eastAsia="Times New Roman" w:hAnsi="David"/>
          <w:sz w:val="24"/>
          <w:rtl/>
          <w:lang w:eastAsia="he-IL"/>
        </w:rPr>
        <w:t xml:space="preserve"> משנה ועובדיהם</w:t>
      </w:r>
      <w:r w:rsidRPr="00AF3287">
        <w:rPr>
          <w:rFonts w:ascii="David" w:eastAsia="Times New Roman" w:hAnsi="David" w:hint="cs"/>
          <w:sz w:val="24"/>
          <w:rtl/>
          <w:lang w:eastAsia="he-IL"/>
        </w:rPr>
        <w:t xml:space="preserve"> היה וייחשבו לעובדי היועץ</w:t>
      </w:r>
      <w:r w:rsidRPr="00AF3287">
        <w:rPr>
          <w:rFonts w:ascii="David" w:eastAsia="Times New Roman" w:hAnsi="David"/>
          <w:sz w:val="24"/>
          <w:rtl/>
          <w:lang w:eastAsia="he-IL"/>
        </w:rPr>
        <w:t>. הביטוח מורחב ל</w:t>
      </w:r>
      <w:r w:rsidRPr="00AF3287">
        <w:rPr>
          <w:rFonts w:ascii="David" w:eastAsia="Times New Roman" w:hAnsi="David" w:hint="cs"/>
          <w:sz w:val="24"/>
          <w:rtl/>
          <w:lang w:eastAsia="he-IL"/>
        </w:rPr>
        <w:t xml:space="preserve">שפות את החברה </w:t>
      </w:r>
      <w:r w:rsidRPr="00AF3287">
        <w:rPr>
          <w:rFonts w:ascii="David" w:eastAsia="Times New Roman" w:hAnsi="David"/>
          <w:sz w:val="24"/>
          <w:rtl/>
          <w:lang w:eastAsia="he-IL"/>
        </w:rPr>
        <w:t xml:space="preserve">היה ותיחשב למעביד של </w:t>
      </w:r>
      <w:r w:rsidRPr="00AF3287">
        <w:rPr>
          <w:rFonts w:ascii="David" w:eastAsia="Times New Roman" w:hAnsi="David" w:hint="eastAsia"/>
          <w:sz w:val="24"/>
          <w:rtl/>
          <w:lang w:eastAsia="he-IL"/>
        </w:rPr>
        <w:t>מי</w:t>
      </w:r>
      <w:r w:rsidRPr="00AF3287">
        <w:rPr>
          <w:rFonts w:ascii="David" w:eastAsia="Times New Roman" w:hAnsi="David"/>
          <w:sz w:val="24"/>
          <w:rtl/>
          <w:lang w:eastAsia="he-IL"/>
        </w:rPr>
        <w:t xml:space="preserve"> מ</w:t>
      </w:r>
      <w:r w:rsidRPr="00AF3287">
        <w:rPr>
          <w:rFonts w:ascii="David" w:eastAsia="Times New Roman" w:hAnsi="David" w:hint="cs"/>
          <w:sz w:val="24"/>
          <w:rtl/>
          <w:lang w:eastAsia="he-IL"/>
        </w:rPr>
        <w:t>עובדי</w:t>
      </w:r>
      <w:r w:rsidRPr="00AF3287">
        <w:rPr>
          <w:rFonts w:ascii="David" w:eastAsia="Times New Roman" w:hAnsi="David"/>
          <w:sz w:val="24"/>
          <w:rtl/>
          <w:lang w:eastAsia="he-IL"/>
        </w:rPr>
        <w:t xml:space="preserve"> היועץ או אם ייקבע כי היא נושאת באחריות שילוחית לעניין חבות היועץ כלפי </w:t>
      </w:r>
      <w:r w:rsidRPr="00AF3287">
        <w:rPr>
          <w:rFonts w:ascii="David" w:eastAsia="Times New Roman" w:hAnsi="David" w:hint="eastAsia"/>
          <w:sz w:val="24"/>
          <w:rtl/>
          <w:lang w:eastAsia="he-IL"/>
        </w:rPr>
        <w:t>מי</w:t>
      </w:r>
      <w:r w:rsidRPr="00AF3287">
        <w:rPr>
          <w:rFonts w:ascii="David" w:eastAsia="Times New Roman" w:hAnsi="David"/>
          <w:sz w:val="24"/>
          <w:rtl/>
          <w:lang w:eastAsia="he-IL"/>
        </w:rPr>
        <w:t xml:space="preserve"> מ</w:t>
      </w:r>
      <w:r w:rsidRPr="00AF3287">
        <w:rPr>
          <w:rFonts w:ascii="David" w:eastAsia="Times New Roman" w:hAnsi="David" w:hint="cs"/>
          <w:sz w:val="24"/>
          <w:rtl/>
          <w:lang w:eastAsia="he-IL"/>
        </w:rPr>
        <w:t>עובדיו</w:t>
      </w:r>
      <w:r w:rsidRPr="00AF3287">
        <w:rPr>
          <w:rFonts w:ascii="David" w:eastAsia="Times New Roman" w:hAnsi="David"/>
          <w:sz w:val="24"/>
          <w:rtl/>
          <w:lang w:eastAsia="he-IL"/>
        </w:rPr>
        <w:t>.</w:t>
      </w:r>
    </w:p>
    <w:p w14:paraId="455F2151"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6D8DEDE6" w14:textId="77777777" w:rsidR="00AF3287" w:rsidRPr="00AF3287" w:rsidRDefault="00AF3287" w:rsidP="00AF3287">
      <w:pPr>
        <w:spacing w:before="0" w:beforeAutospacing="0" w:after="0" w:afterAutospacing="0" w:line="240" w:lineRule="exact"/>
        <w:ind w:left="720" w:hanging="720"/>
        <w:jc w:val="both"/>
        <w:rPr>
          <w:rFonts w:ascii="David" w:eastAsia="Times New Roman" w:hAnsi="David"/>
          <w:sz w:val="24"/>
          <w:rtl/>
          <w:lang w:eastAsia="he-IL"/>
        </w:rPr>
      </w:pPr>
      <w:r w:rsidRPr="00AF3287">
        <w:rPr>
          <w:rFonts w:ascii="David" w:eastAsia="Times New Roman" w:hAnsi="David" w:hint="cs"/>
          <w:sz w:val="24"/>
          <w:rtl/>
          <w:lang w:eastAsia="he-IL"/>
        </w:rPr>
        <w:t>3</w:t>
      </w:r>
      <w:r w:rsidRPr="00AF3287">
        <w:rPr>
          <w:rFonts w:ascii="David" w:eastAsia="Times New Roman" w:hAnsi="David"/>
          <w:sz w:val="24"/>
          <w:rtl/>
          <w:lang w:eastAsia="he-IL"/>
        </w:rPr>
        <w:t>.</w:t>
      </w:r>
      <w:r w:rsidRPr="00AF3287">
        <w:rPr>
          <w:rFonts w:ascii="David" w:eastAsia="Times New Roman" w:hAnsi="David"/>
          <w:sz w:val="24"/>
          <w:rtl/>
          <w:lang w:eastAsia="he-IL"/>
        </w:rPr>
        <w:tab/>
      </w:r>
      <w:r w:rsidRPr="00AF3287">
        <w:rPr>
          <w:rFonts w:ascii="David" w:eastAsia="Times New Roman" w:hAnsi="David" w:hint="eastAsia"/>
          <w:b/>
          <w:bCs/>
          <w:sz w:val="24"/>
          <w:u w:val="single"/>
          <w:rtl/>
          <w:lang w:eastAsia="he-IL"/>
        </w:rPr>
        <w:t>ביטוח</w:t>
      </w:r>
      <w:r w:rsidRPr="00AF3287">
        <w:rPr>
          <w:rFonts w:ascii="David" w:eastAsia="Times New Roman" w:hAnsi="David"/>
          <w:b/>
          <w:bCs/>
          <w:sz w:val="24"/>
          <w:u w:val="single"/>
          <w:rtl/>
          <w:lang w:eastAsia="he-IL"/>
        </w:rPr>
        <w:t xml:space="preserve"> אחריות כלפי צד שלישי</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לכיסוי</w:t>
      </w:r>
      <w:r w:rsidRPr="00AF3287">
        <w:rPr>
          <w:rFonts w:ascii="David" w:eastAsia="Times New Roman" w:hAnsi="David"/>
          <w:sz w:val="24"/>
          <w:rtl/>
          <w:lang w:eastAsia="he-IL"/>
        </w:rPr>
        <w:t xml:space="preserve"> אחריות היועץ על פי דין </w:t>
      </w:r>
      <w:r w:rsidRPr="00AF3287">
        <w:rPr>
          <w:rFonts w:ascii="David" w:eastAsia="Times New Roman" w:hAnsi="David" w:hint="eastAsia"/>
          <w:sz w:val="24"/>
          <w:rtl/>
          <w:lang w:eastAsia="he-IL"/>
        </w:rPr>
        <w:t>בגין</w:t>
      </w:r>
      <w:r w:rsidRPr="00AF3287">
        <w:rPr>
          <w:rFonts w:ascii="David" w:eastAsia="Times New Roman" w:hAnsi="David"/>
          <w:sz w:val="24"/>
          <w:rtl/>
          <w:lang w:eastAsia="he-IL"/>
        </w:rPr>
        <w:t xml:space="preserve"> פגיעה ו/או נזק העלולים להיגרם לגופו ו/או לרכושו של כל אדם ו/או גוף כלשהו </w:t>
      </w:r>
      <w:r w:rsidRPr="00AF3287">
        <w:rPr>
          <w:rFonts w:ascii="David" w:eastAsia="Times New Roman" w:hAnsi="David" w:hint="cs"/>
          <w:sz w:val="24"/>
          <w:rtl/>
          <w:lang w:eastAsia="he-IL"/>
        </w:rPr>
        <w:t>(</w:t>
      </w:r>
      <w:r w:rsidRPr="00AF3287">
        <w:rPr>
          <w:rFonts w:ascii="David" w:eastAsia="Times New Roman" w:hAnsi="David" w:hint="eastAsia"/>
          <w:sz w:val="24"/>
          <w:rtl/>
          <w:lang w:eastAsia="he-IL"/>
        </w:rPr>
        <w:t>לרבות</w:t>
      </w:r>
      <w:r w:rsidRPr="00AF3287">
        <w:rPr>
          <w:rFonts w:ascii="David" w:eastAsia="Times New Roman" w:hAnsi="David"/>
          <w:sz w:val="24"/>
          <w:rtl/>
          <w:lang w:eastAsia="he-IL"/>
        </w:rPr>
        <w:t xml:space="preserve"> </w:t>
      </w:r>
      <w:r w:rsidRPr="00AF3287">
        <w:rPr>
          <w:rFonts w:ascii="David" w:eastAsia="Times New Roman" w:hAnsi="David" w:hint="cs"/>
          <w:sz w:val="24"/>
          <w:rtl/>
          <w:lang w:eastAsia="he-IL"/>
        </w:rPr>
        <w:t>במפורש החברה)</w:t>
      </w:r>
      <w:r w:rsidRPr="00AF3287">
        <w:rPr>
          <w:rFonts w:ascii="David" w:eastAsia="Times New Roman" w:hAnsi="David"/>
          <w:sz w:val="24"/>
          <w:rtl/>
          <w:lang w:eastAsia="he-IL"/>
        </w:rPr>
        <w:t>, בג</w:t>
      </w:r>
      <w:r w:rsidRPr="00AF3287">
        <w:rPr>
          <w:rFonts w:ascii="David" w:eastAsia="Times New Roman" w:hAnsi="David" w:hint="eastAsia"/>
          <w:sz w:val="24"/>
          <w:rtl/>
          <w:lang w:eastAsia="he-IL"/>
        </w:rPr>
        <w:t>בולות</w:t>
      </w:r>
      <w:r w:rsidRPr="00AF3287">
        <w:rPr>
          <w:rFonts w:ascii="David" w:eastAsia="Times New Roman" w:hAnsi="David"/>
          <w:sz w:val="24"/>
          <w:rtl/>
          <w:lang w:eastAsia="he-IL"/>
        </w:rPr>
        <w:t xml:space="preserve"> אחריות של </w:t>
      </w:r>
      <w:r w:rsidRPr="00AF3287">
        <w:rPr>
          <w:rFonts w:ascii="David" w:eastAsia="Times New Roman" w:hAnsi="David" w:hint="cs"/>
          <w:sz w:val="24"/>
          <w:rtl/>
          <w:lang w:eastAsia="he-IL"/>
        </w:rPr>
        <w:t xml:space="preserve">4,000,000 ₪ </w:t>
      </w:r>
      <w:r w:rsidRPr="00AF3287">
        <w:rPr>
          <w:rFonts w:ascii="David" w:eastAsia="Times New Roman" w:hAnsi="David"/>
          <w:sz w:val="24"/>
          <w:rtl/>
          <w:lang w:eastAsia="he-IL"/>
        </w:rPr>
        <w:t xml:space="preserve">למקרה ובמצטבר לתקופת </w:t>
      </w:r>
      <w:r w:rsidRPr="00AF3287">
        <w:rPr>
          <w:rFonts w:ascii="David" w:eastAsia="Times New Roman" w:hAnsi="David" w:hint="eastAsia"/>
          <w:sz w:val="24"/>
          <w:rtl/>
          <w:lang w:eastAsia="he-IL"/>
        </w:rPr>
        <w:t>ביטוח</w:t>
      </w:r>
      <w:r w:rsidRPr="00AF3287">
        <w:rPr>
          <w:rFonts w:ascii="David" w:eastAsia="Times New Roman" w:hAnsi="David"/>
          <w:sz w:val="24"/>
          <w:rtl/>
          <w:lang w:eastAsia="he-IL"/>
        </w:rPr>
        <w:t xml:space="preserve"> שנתית. </w:t>
      </w:r>
      <w:r w:rsidRPr="00AF3287">
        <w:rPr>
          <w:rFonts w:ascii="David" w:eastAsia="Times New Roman" w:hAnsi="David" w:hint="eastAsia"/>
          <w:sz w:val="24"/>
          <w:rtl/>
          <w:lang w:eastAsia="he-IL"/>
        </w:rPr>
        <w:t>הביטוח</w:t>
      </w:r>
      <w:r w:rsidRPr="00AF3287">
        <w:rPr>
          <w:rFonts w:ascii="David" w:eastAsia="Times New Roman" w:hAnsi="David"/>
          <w:sz w:val="24"/>
          <w:rtl/>
          <w:lang w:eastAsia="he-IL"/>
        </w:rPr>
        <w:t xml:space="preserve"> אינו כולל כל סייג בדבר חבות בגין וכלפי קבלנים, </w:t>
      </w:r>
      <w:r w:rsidRPr="00AF3287">
        <w:rPr>
          <w:rFonts w:ascii="David" w:eastAsia="Times New Roman" w:hAnsi="David" w:hint="eastAsia"/>
          <w:sz w:val="24"/>
          <w:rtl/>
          <w:lang w:eastAsia="he-IL"/>
        </w:rPr>
        <w:t>קבלני</w:t>
      </w:r>
      <w:r w:rsidRPr="00AF3287">
        <w:rPr>
          <w:rFonts w:ascii="David" w:eastAsia="Times New Roman" w:hAnsi="David"/>
          <w:sz w:val="24"/>
          <w:rtl/>
          <w:lang w:eastAsia="he-IL"/>
        </w:rPr>
        <w:t xml:space="preserve"> משנה ועובדיהם וכן תביעות תחלוף מצד המוסד לביטוח לאומי. הביטוח מורחב ל</w:t>
      </w:r>
      <w:r w:rsidRPr="00AF3287">
        <w:rPr>
          <w:rFonts w:ascii="David" w:eastAsia="Times New Roman" w:hAnsi="David" w:hint="cs"/>
          <w:sz w:val="24"/>
          <w:rtl/>
          <w:lang w:eastAsia="he-IL"/>
        </w:rPr>
        <w:t xml:space="preserve">שפות את החברה בגין </w:t>
      </w:r>
      <w:r w:rsidRPr="00AF3287">
        <w:rPr>
          <w:rFonts w:ascii="David" w:eastAsia="Times New Roman" w:hAnsi="David"/>
          <w:sz w:val="24"/>
          <w:rtl/>
          <w:lang w:eastAsia="he-IL"/>
        </w:rPr>
        <w:t xml:space="preserve">אחריותה למעשי ו/או מחדלי היועץ ו/או מי מטעמו, בכפוף </w:t>
      </w:r>
      <w:r w:rsidRPr="00AF3287">
        <w:rPr>
          <w:rFonts w:ascii="David" w:eastAsia="Times New Roman" w:hAnsi="David" w:hint="eastAsia"/>
          <w:sz w:val="24"/>
          <w:rtl/>
          <w:lang w:eastAsia="he-IL"/>
        </w:rPr>
        <w:t>לסעיף</w:t>
      </w:r>
      <w:r w:rsidRPr="00AF3287">
        <w:rPr>
          <w:rFonts w:ascii="David" w:eastAsia="Times New Roman" w:hAnsi="David"/>
          <w:sz w:val="24"/>
          <w:rtl/>
          <w:lang w:eastAsia="he-IL"/>
        </w:rPr>
        <w:t xml:space="preserve"> אחריות צולבת.</w:t>
      </w:r>
    </w:p>
    <w:p w14:paraId="78EC89B6" w14:textId="77777777" w:rsidR="00AF3287" w:rsidRPr="00AF3287" w:rsidRDefault="00AF3287" w:rsidP="00AF3287">
      <w:pPr>
        <w:spacing w:before="0" w:beforeAutospacing="0" w:after="0" w:afterAutospacing="0" w:line="240" w:lineRule="auto"/>
        <w:ind w:left="709" w:hanging="720"/>
        <w:jc w:val="center"/>
        <w:rPr>
          <w:rFonts w:ascii="David" w:eastAsia="Times New Roman" w:hAnsi="David"/>
          <w:sz w:val="24"/>
          <w:rtl/>
          <w:lang w:eastAsia="he-IL"/>
        </w:rPr>
      </w:pPr>
    </w:p>
    <w:p w14:paraId="256C0062" w14:textId="77777777" w:rsidR="00AF3287" w:rsidRPr="00AF3287" w:rsidRDefault="00AF3287" w:rsidP="00AF3287">
      <w:pPr>
        <w:spacing w:before="0" w:beforeAutospacing="0" w:after="0" w:afterAutospacing="0" w:line="240" w:lineRule="auto"/>
        <w:jc w:val="both"/>
        <w:rPr>
          <w:rFonts w:ascii="David" w:eastAsia="Times New Roman" w:hAnsi="David"/>
          <w:b/>
          <w:bCs/>
          <w:sz w:val="24"/>
          <w:rtl/>
          <w:lang w:eastAsia="he-IL"/>
        </w:rPr>
      </w:pPr>
      <w:r w:rsidRPr="00AF3287">
        <w:rPr>
          <w:rFonts w:ascii="David" w:eastAsia="Times New Roman" w:hAnsi="David" w:hint="eastAsia"/>
          <w:b/>
          <w:bCs/>
          <w:sz w:val="24"/>
          <w:u w:val="single"/>
          <w:rtl/>
          <w:lang w:eastAsia="he-IL"/>
        </w:rPr>
        <w:t>כללי</w:t>
      </w:r>
      <w:r w:rsidRPr="00AF3287">
        <w:rPr>
          <w:rFonts w:ascii="David" w:eastAsia="Times New Roman" w:hAnsi="David"/>
          <w:b/>
          <w:bCs/>
          <w:sz w:val="24"/>
          <w:u w:val="single"/>
          <w:rtl/>
          <w:lang w:eastAsia="he-IL"/>
        </w:rPr>
        <w:t xml:space="preserve"> לכל הפוליסות</w:t>
      </w:r>
      <w:r w:rsidRPr="00AF3287">
        <w:rPr>
          <w:rFonts w:ascii="David" w:eastAsia="Times New Roman" w:hAnsi="David"/>
          <w:b/>
          <w:bCs/>
          <w:sz w:val="24"/>
          <w:rtl/>
          <w:lang w:eastAsia="he-IL"/>
        </w:rPr>
        <w:t xml:space="preserve"> </w:t>
      </w:r>
      <w:r w:rsidRPr="00AF3287">
        <w:rPr>
          <w:rFonts w:ascii="David" w:eastAsia="Times New Roman" w:hAnsi="David" w:hint="eastAsia"/>
          <w:b/>
          <w:bCs/>
          <w:sz w:val="24"/>
          <w:rtl/>
          <w:lang w:eastAsia="he-IL"/>
        </w:rPr>
        <w:t>–</w:t>
      </w:r>
      <w:r w:rsidRPr="00AF3287">
        <w:rPr>
          <w:rFonts w:ascii="David" w:eastAsia="Times New Roman" w:hAnsi="David"/>
          <w:b/>
          <w:bCs/>
          <w:sz w:val="24"/>
          <w:rtl/>
          <w:lang w:eastAsia="he-IL"/>
        </w:rPr>
        <w:t xml:space="preserve"> </w:t>
      </w:r>
    </w:p>
    <w:p w14:paraId="3B576D6B"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240D7618" w14:textId="77777777" w:rsidR="00AF3287" w:rsidRPr="00AF3287" w:rsidRDefault="00AF3287" w:rsidP="00AF3287">
      <w:pPr>
        <w:numPr>
          <w:ilvl w:val="0"/>
          <w:numId w:val="21"/>
        </w:numPr>
        <w:spacing w:before="0" w:beforeAutospacing="0" w:after="0" w:afterAutospacing="0" w:line="240" w:lineRule="auto"/>
        <w:jc w:val="both"/>
        <w:rPr>
          <w:rFonts w:ascii="David" w:eastAsia="Times New Roman" w:hAnsi="David"/>
          <w:sz w:val="24"/>
          <w:lang w:eastAsia="he-IL"/>
        </w:rPr>
      </w:pPr>
      <w:r w:rsidRPr="00AF3287">
        <w:rPr>
          <w:rFonts w:ascii="David" w:eastAsia="Times New Roman" w:hAnsi="David"/>
          <w:b/>
          <w:bCs/>
          <w:sz w:val="24"/>
          <w:rtl/>
          <w:lang w:eastAsia="he-IL"/>
        </w:rPr>
        <w:t>"</w:t>
      </w:r>
      <w:r w:rsidRPr="00AF3287">
        <w:rPr>
          <w:rFonts w:ascii="David" w:eastAsia="Times New Roman" w:hAnsi="David" w:hint="cs"/>
          <w:b/>
          <w:bCs/>
          <w:sz w:val="24"/>
          <w:rtl/>
          <w:lang w:eastAsia="he-IL"/>
        </w:rPr>
        <w:t>החברה</w:t>
      </w:r>
      <w:r w:rsidRPr="00AF3287">
        <w:rPr>
          <w:rFonts w:ascii="David" w:eastAsia="Times New Roman" w:hAnsi="David"/>
          <w:b/>
          <w:bCs/>
          <w:sz w:val="24"/>
          <w:rtl/>
          <w:lang w:eastAsia="he-IL"/>
        </w:rPr>
        <w:t>"</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לצורך</w:t>
      </w:r>
      <w:r w:rsidRPr="00AF3287">
        <w:rPr>
          <w:rFonts w:ascii="David" w:eastAsia="Times New Roman" w:hAnsi="David"/>
          <w:sz w:val="24"/>
          <w:rtl/>
          <w:lang w:eastAsia="he-IL"/>
        </w:rPr>
        <w:t xml:space="preserve"> הביטוחים הנ"</w:t>
      </w:r>
      <w:r w:rsidRPr="00AF3287">
        <w:rPr>
          <w:rFonts w:ascii="David" w:eastAsia="Times New Roman" w:hAnsi="David" w:hint="eastAsia"/>
          <w:sz w:val="24"/>
          <w:rtl/>
          <w:lang w:eastAsia="he-IL"/>
        </w:rPr>
        <w:t>ל</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ו</w:t>
      </w:r>
      <w:r w:rsidRPr="00AF3287">
        <w:rPr>
          <w:rFonts w:ascii="David" w:eastAsia="Times New Roman" w:hAnsi="David"/>
          <w:sz w:val="24"/>
          <w:rtl/>
          <w:lang w:eastAsia="he-IL"/>
        </w:rPr>
        <w:t>/או אישור זה הינ</w:t>
      </w:r>
      <w:r w:rsidRPr="00AF3287">
        <w:rPr>
          <w:rFonts w:ascii="David" w:eastAsia="Times New Roman" w:hAnsi="David" w:hint="cs"/>
          <w:sz w:val="24"/>
          <w:rtl/>
          <w:lang w:eastAsia="he-IL"/>
        </w:rPr>
        <w:t>ה</w:t>
      </w:r>
      <w:r w:rsidRPr="00AF3287">
        <w:rPr>
          <w:rFonts w:ascii="David" w:eastAsia="Times New Roman" w:hAnsi="David"/>
          <w:sz w:val="24"/>
          <w:rtl/>
          <w:lang w:eastAsia="he-IL"/>
        </w:rPr>
        <w:t xml:space="preserve"> לרבות חברת אם ו/או חברות בנות ו/או חברות שלובות</w:t>
      </w:r>
      <w:r w:rsidRPr="00AF3287">
        <w:rPr>
          <w:rFonts w:ascii="David" w:eastAsia="Times New Roman" w:hAnsi="David" w:hint="cs"/>
          <w:sz w:val="24"/>
          <w:rtl/>
          <w:lang w:eastAsia="he-IL"/>
        </w:rPr>
        <w:t xml:space="preserve"> ו/או עובדיהן ו/או מנהליהן</w:t>
      </w:r>
      <w:r w:rsidRPr="00AF3287">
        <w:rPr>
          <w:rFonts w:ascii="David" w:eastAsia="Times New Roman" w:hAnsi="David"/>
          <w:sz w:val="24"/>
          <w:rtl/>
          <w:lang w:eastAsia="he-IL"/>
        </w:rPr>
        <w:t>.</w:t>
      </w:r>
    </w:p>
    <w:p w14:paraId="3378307D" w14:textId="77777777" w:rsidR="00AF3287" w:rsidRPr="00AF3287" w:rsidRDefault="00AF3287" w:rsidP="00AF3287">
      <w:pPr>
        <w:spacing w:before="0" w:beforeAutospacing="0" w:after="0" w:afterAutospacing="0" w:line="240" w:lineRule="auto"/>
        <w:ind w:right="720"/>
        <w:jc w:val="both"/>
        <w:rPr>
          <w:rFonts w:ascii="David" w:eastAsia="Times New Roman" w:hAnsi="David"/>
          <w:sz w:val="24"/>
          <w:lang w:eastAsia="he-IL"/>
        </w:rPr>
      </w:pPr>
    </w:p>
    <w:p w14:paraId="24E906F9" w14:textId="77777777" w:rsidR="00AF3287" w:rsidRPr="00AF3287" w:rsidRDefault="00AF3287" w:rsidP="00AF3287">
      <w:pPr>
        <w:numPr>
          <w:ilvl w:val="0"/>
          <w:numId w:val="21"/>
        </w:num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hint="cs"/>
          <w:sz w:val="24"/>
          <w:rtl/>
          <w:lang w:eastAsia="he-IL"/>
        </w:rPr>
        <w:t>נוסח הפוליסות (למעט אחריות מקצועית) לא יפחת מהנוסח הידוע כביט במהדורה הרלוונטית לעת עריכת הביטוח.</w:t>
      </w:r>
    </w:p>
    <w:p w14:paraId="1ABD56F3" w14:textId="77777777" w:rsidR="00AF3287" w:rsidRPr="00AF3287" w:rsidRDefault="00AF3287" w:rsidP="00AF3287">
      <w:pPr>
        <w:spacing w:before="0" w:beforeAutospacing="0" w:after="0" w:afterAutospacing="0" w:line="240" w:lineRule="auto"/>
        <w:ind w:right="720"/>
        <w:jc w:val="both"/>
        <w:rPr>
          <w:rFonts w:ascii="David" w:eastAsia="Times New Roman" w:hAnsi="David"/>
          <w:sz w:val="24"/>
          <w:rtl/>
          <w:lang w:eastAsia="he-IL"/>
        </w:rPr>
      </w:pPr>
    </w:p>
    <w:p w14:paraId="6CBD6F9B" w14:textId="77777777" w:rsidR="00AF3287" w:rsidRPr="00AF3287" w:rsidRDefault="00AF3287" w:rsidP="00AF3287">
      <w:pPr>
        <w:numPr>
          <w:ilvl w:val="0"/>
          <w:numId w:val="21"/>
        </w:numPr>
        <w:spacing w:before="0" w:beforeAutospacing="0" w:after="0" w:afterAutospacing="0" w:line="240" w:lineRule="auto"/>
        <w:jc w:val="both"/>
        <w:rPr>
          <w:rFonts w:ascii="David" w:eastAsia="Times New Roman" w:hAnsi="David"/>
          <w:sz w:val="24"/>
          <w:lang w:eastAsia="he-IL"/>
        </w:rPr>
      </w:pPr>
      <w:r w:rsidRPr="00AF3287">
        <w:rPr>
          <w:rFonts w:ascii="David" w:eastAsia="Times New Roman" w:hAnsi="David" w:hint="eastAsia"/>
          <w:sz w:val="24"/>
          <w:rtl/>
          <w:lang w:eastAsia="he-IL"/>
        </w:rPr>
        <w:t>הננו</w:t>
      </w:r>
      <w:r w:rsidRPr="00AF3287">
        <w:rPr>
          <w:rFonts w:ascii="David" w:eastAsia="Times New Roman" w:hAnsi="David"/>
          <w:sz w:val="24"/>
          <w:rtl/>
          <w:lang w:eastAsia="he-IL"/>
        </w:rPr>
        <w:t xml:space="preserve"> מאשרים כי ידוע לנו שהאחריות </w:t>
      </w:r>
      <w:r w:rsidRPr="00AF3287">
        <w:rPr>
          <w:rFonts w:ascii="David" w:eastAsia="Times New Roman" w:hAnsi="David" w:hint="eastAsia"/>
          <w:sz w:val="24"/>
          <w:rtl/>
          <w:lang w:eastAsia="he-IL"/>
        </w:rPr>
        <w:t>לתשלום</w:t>
      </w:r>
      <w:r w:rsidRPr="00AF3287">
        <w:rPr>
          <w:rFonts w:ascii="David" w:eastAsia="Times New Roman" w:hAnsi="David"/>
          <w:sz w:val="24"/>
          <w:rtl/>
          <w:lang w:eastAsia="he-IL"/>
        </w:rPr>
        <w:t xml:space="preserve"> פרמיות הביטוח והשתתפות עצמית חלה על </w:t>
      </w:r>
      <w:r w:rsidRPr="00AF3287">
        <w:rPr>
          <w:rFonts w:ascii="David" w:eastAsia="Times New Roman" w:hAnsi="David" w:hint="cs"/>
          <w:sz w:val="24"/>
          <w:rtl/>
          <w:lang w:eastAsia="he-IL"/>
        </w:rPr>
        <w:t>היועץ</w:t>
      </w:r>
      <w:r w:rsidRPr="00AF3287">
        <w:rPr>
          <w:rFonts w:ascii="David" w:eastAsia="Times New Roman" w:hAnsi="David"/>
          <w:sz w:val="24"/>
          <w:rtl/>
          <w:lang w:eastAsia="he-IL"/>
        </w:rPr>
        <w:t xml:space="preserve"> בלבד</w:t>
      </w:r>
      <w:r w:rsidRPr="00AF3287">
        <w:rPr>
          <w:rFonts w:ascii="David" w:eastAsia="Times New Roman" w:hAnsi="David" w:hint="cs"/>
          <w:sz w:val="24"/>
          <w:rtl/>
          <w:lang w:eastAsia="he-IL"/>
        </w:rPr>
        <w:t>, ובשום מקרה לא על החברה</w:t>
      </w:r>
      <w:r w:rsidRPr="00AF3287">
        <w:rPr>
          <w:rFonts w:ascii="David" w:eastAsia="Times New Roman" w:hAnsi="David"/>
          <w:sz w:val="24"/>
          <w:rtl/>
          <w:lang w:eastAsia="he-IL"/>
        </w:rPr>
        <w:t>.</w:t>
      </w:r>
    </w:p>
    <w:p w14:paraId="3A6F8A84" w14:textId="77777777" w:rsidR="00AF3287" w:rsidRPr="00AF3287" w:rsidRDefault="00AF3287" w:rsidP="00AF3287">
      <w:pPr>
        <w:spacing w:before="0" w:beforeAutospacing="0" w:after="0" w:afterAutospacing="0" w:line="240" w:lineRule="auto"/>
        <w:ind w:left="720"/>
        <w:rPr>
          <w:rFonts w:ascii="David" w:eastAsia="Times New Roman" w:hAnsi="David"/>
          <w:sz w:val="24"/>
          <w:rtl/>
          <w:lang w:eastAsia="he-IL"/>
        </w:rPr>
      </w:pPr>
    </w:p>
    <w:p w14:paraId="6421B182" w14:textId="77777777" w:rsidR="00AF3287" w:rsidRPr="00AF3287" w:rsidRDefault="00AF3287" w:rsidP="00AF3287">
      <w:pPr>
        <w:numPr>
          <w:ilvl w:val="0"/>
          <w:numId w:val="21"/>
        </w:numPr>
        <w:tabs>
          <w:tab w:val="left" w:pos="8306"/>
        </w:tabs>
        <w:spacing w:before="0" w:beforeAutospacing="0" w:after="0" w:afterAutospacing="0" w:line="260" w:lineRule="exact"/>
        <w:jc w:val="both"/>
        <w:rPr>
          <w:rFonts w:ascii="David" w:eastAsia="Times New Roman" w:hAnsi="David"/>
          <w:sz w:val="24"/>
          <w:rtl/>
          <w:lang w:eastAsia="he-IL"/>
        </w:rPr>
      </w:pPr>
      <w:r w:rsidRPr="00AF3287">
        <w:rPr>
          <w:rFonts w:ascii="David" w:eastAsia="Times New Roman" w:hAnsi="David" w:hint="eastAsia"/>
          <w:sz w:val="24"/>
          <w:rtl/>
          <w:lang w:eastAsia="he-IL"/>
        </w:rPr>
        <w:t>הפרת</w:t>
      </w:r>
      <w:r w:rsidRPr="00AF3287">
        <w:rPr>
          <w:rFonts w:ascii="David" w:eastAsia="Times New Roman" w:hAnsi="David"/>
          <w:sz w:val="24"/>
          <w:rtl/>
          <w:lang w:eastAsia="he-IL"/>
        </w:rPr>
        <w:t xml:space="preserve"> תנאי הפוליסות על ידי </w:t>
      </w:r>
      <w:r w:rsidRPr="00AF3287">
        <w:rPr>
          <w:rFonts w:ascii="David" w:eastAsia="Times New Roman" w:hAnsi="David" w:hint="cs"/>
          <w:sz w:val="24"/>
          <w:rtl/>
          <w:lang w:eastAsia="he-IL"/>
        </w:rPr>
        <w:t>היועץ</w:t>
      </w:r>
      <w:r w:rsidRPr="00AF3287">
        <w:rPr>
          <w:rFonts w:ascii="David" w:eastAsia="Times New Roman" w:hAnsi="David"/>
          <w:sz w:val="24"/>
          <w:rtl/>
          <w:lang w:eastAsia="he-IL"/>
        </w:rPr>
        <w:t xml:space="preserve"> בתום </w:t>
      </w:r>
      <w:r w:rsidRPr="00AF3287">
        <w:rPr>
          <w:rFonts w:ascii="David" w:eastAsia="Times New Roman" w:hAnsi="David" w:hint="eastAsia"/>
          <w:sz w:val="24"/>
          <w:rtl/>
          <w:lang w:eastAsia="he-IL"/>
        </w:rPr>
        <w:t>לב</w:t>
      </w:r>
      <w:r w:rsidRPr="00AF3287">
        <w:rPr>
          <w:rFonts w:ascii="David" w:eastAsia="Times New Roman" w:hAnsi="David"/>
          <w:sz w:val="24"/>
          <w:rtl/>
          <w:lang w:eastAsia="he-IL"/>
        </w:rPr>
        <w:t xml:space="preserve"> לא תפגע בזכויות </w:t>
      </w:r>
      <w:r w:rsidRPr="00AF3287">
        <w:rPr>
          <w:rFonts w:ascii="David" w:eastAsia="Times New Roman" w:hAnsi="David" w:hint="cs"/>
          <w:sz w:val="24"/>
          <w:rtl/>
          <w:lang w:eastAsia="he-IL"/>
        </w:rPr>
        <w:t>החברה</w:t>
      </w:r>
      <w:r w:rsidRPr="00AF3287">
        <w:rPr>
          <w:rFonts w:ascii="David" w:eastAsia="Times New Roman" w:hAnsi="David"/>
          <w:sz w:val="24"/>
          <w:rtl/>
          <w:lang w:eastAsia="he-IL"/>
        </w:rPr>
        <w:t xml:space="preserve"> על פי הפוליסות.</w:t>
      </w:r>
    </w:p>
    <w:p w14:paraId="7BA3B3F8"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523C38F0" w14:textId="77777777" w:rsidR="00AF3287" w:rsidRPr="00AF3287" w:rsidRDefault="00AF3287" w:rsidP="00AF3287">
      <w:pPr>
        <w:numPr>
          <w:ilvl w:val="0"/>
          <w:numId w:val="21"/>
        </w:numPr>
        <w:spacing w:before="0" w:beforeAutospacing="0" w:after="0" w:afterAutospacing="0" w:line="240" w:lineRule="auto"/>
        <w:jc w:val="both"/>
        <w:rPr>
          <w:rFonts w:ascii="David" w:eastAsia="Times New Roman" w:hAnsi="David"/>
          <w:sz w:val="24"/>
          <w:lang w:eastAsia="he-IL"/>
        </w:rPr>
      </w:pPr>
      <w:r w:rsidRPr="00AF3287">
        <w:rPr>
          <w:rFonts w:ascii="David" w:eastAsia="Times New Roman" w:hAnsi="David" w:hint="eastAsia"/>
          <w:sz w:val="24"/>
          <w:rtl/>
          <w:lang w:eastAsia="he-IL"/>
        </w:rPr>
        <w:t>הננו</w:t>
      </w:r>
      <w:r w:rsidRPr="00AF3287">
        <w:rPr>
          <w:rFonts w:ascii="David" w:eastAsia="Times New Roman" w:hAnsi="David"/>
          <w:sz w:val="24"/>
          <w:rtl/>
          <w:lang w:eastAsia="he-IL"/>
        </w:rPr>
        <w:t xml:space="preserve"> מאשרים כי כל הביטוחים הנ"</w:t>
      </w:r>
      <w:r w:rsidRPr="00AF3287">
        <w:rPr>
          <w:rFonts w:ascii="David" w:eastAsia="Times New Roman" w:hAnsi="David" w:hint="eastAsia"/>
          <w:sz w:val="24"/>
          <w:rtl/>
          <w:lang w:eastAsia="he-IL"/>
        </w:rPr>
        <w:t>ל</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הינם</w:t>
      </w:r>
      <w:r w:rsidRPr="00AF3287">
        <w:rPr>
          <w:rFonts w:ascii="David" w:eastAsia="Times New Roman" w:hAnsi="David"/>
          <w:sz w:val="24"/>
          <w:rtl/>
          <w:lang w:eastAsia="he-IL"/>
        </w:rPr>
        <w:t xml:space="preserve"> ראשוניים וקודמים לכל ביטוח הנערך על ידי </w:t>
      </w:r>
      <w:r w:rsidRPr="00AF3287">
        <w:rPr>
          <w:rFonts w:ascii="David" w:eastAsia="Times New Roman" w:hAnsi="David" w:hint="cs"/>
          <w:sz w:val="24"/>
          <w:rtl/>
          <w:lang w:eastAsia="he-IL"/>
        </w:rPr>
        <w:t>החברה</w:t>
      </w:r>
      <w:r w:rsidRPr="00AF3287">
        <w:rPr>
          <w:rFonts w:ascii="David" w:eastAsia="Times New Roman" w:hAnsi="David"/>
          <w:sz w:val="24"/>
          <w:rtl/>
          <w:lang w:eastAsia="he-IL"/>
        </w:rPr>
        <w:t xml:space="preserve"> ו/או לטובתה, ואנו מוותרים על </w:t>
      </w:r>
      <w:r w:rsidRPr="00AF3287">
        <w:rPr>
          <w:rFonts w:ascii="David" w:eastAsia="Times New Roman" w:hAnsi="David" w:hint="eastAsia"/>
          <w:sz w:val="24"/>
          <w:rtl/>
          <w:lang w:eastAsia="he-IL"/>
        </w:rPr>
        <w:t>כל</w:t>
      </w:r>
      <w:r w:rsidRPr="00AF3287">
        <w:rPr>
          <w:rFonts w:ascii="David" w:eastAsia="Times New Roman" w:hAnsi="David"/>
          <w:sz w:val="24"/>
          <w:rtl/>
          <w:lang w:eastAsia="he-IL"/>
        </w:rPr>
        <w:t xml:space="preserve"> טענה ו/או דרישה ו/או תביעה בדבר שיתוף ביטוחי </w:t>
      </w:r>
      <w:r w:rsidRPr="00AF3287">
        <w:rPr>
          <w:rFonts w:ascii="David" w:eastAsia="Times New Roman" w:hAnsi="David" w:hint="cs"/>
          <w:sz w:val="24"/>
          <w:rtl/>
          <w:lang w:eastAsia="he-IL"/>
        </w:rPr>
        <w:t>החברה</w:t>
      </w:r>
      <w:r w:rsidRPr="00AF3287">
        <w:rPr>
          <w:rFonts w:ascii="David" w:eastAsia="Times New Roman" w:hAnsi="David"/>
          <w:sz w:val="24"/>
          <w:rtl/>
          <w:lang w:eastAsia="he-IL"/>
        </w:rPr>
        <w:t>.</w:t>
      </w:r>
    </w:p>
    <w:p w14:paraId="6B61352A" w14:textId="77777777" w:rsidR="00AF3287" w:rsidRPr="00AF3287" w:rsidRDefault="00AF3287" w:rsidP="00AF3287">
      <w:pPr>
        <w:spacing w:before="0" w:beforeAutospacing="0" w:after="0" w:afterAutospacing="0" w:line="240" w:lineRule="auto"/>
        <w:ind w:left="720"/>
        <w:rPr>
          <w:rFonts w:ascii="David" w:eastAsia="Times New Roman" w:hAnsi="David"/>
          <w:sz w:val="24"/>
          <w:rtl/>
          <w:lang w:eastAsia="he-IL"/>
        </w:rPr>
      </w:pPr>
    </w:p>
    <w:p w14:paraId="0B416E44" w14:textId="77777777" w:rsidR="00AF3287" w:rsidRPr="00AF3287" w:rsidRDefault="00AF3287" w:rsidP="00AF3287">
      <w:pPr>
        <w:numPr>
          <w:ilvl w:val="0"/>
          <w:numId w:val="21"/>
        </w:numPr>
        <w:spacing w:before="0" w:beforeAutospacing="0" w:after="0" w:afterAutospacing="0" w:line="240" w:lineRule="auto"/>
        <w:jc w:val="both"/>
        <w:rPr>
          <w:rFonts w:ascii="David" w:eastAsia="Times New Roman" w:hAnsi="David"/>
          <w:sz w:val="24"/>
          <w:lang w:eastAsia="he-IL"/>
        </w:rPr>
      </w:pPr>
      <w:r w:rsidRPr="00AF3287">
        <w:rPr>
          <w:rFonts w:ascii="David" w:eastAsia="Times New Roman" w:hAnsi="David" w:hint="cs"/>
          <w:sz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682FF0A8"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12304197" w14:textId="77777777" w:rsidR="00AF3287" w:rsidRPr="00AF3287" w:rsidRDefault="00AF3287" w:rsidP="00AF3287">
      <w:pPr>
        <w:numPr>
          <w:ilvl w:val="0"/>
          <w:numId w:val="21"/>
        </w:num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hint="eastAsia"/>
          <w:sz w:val="24"/>
          <w:rtl/>
          <w:lang w:eastAsia="he-IL"/>
        </w:rPr>
        <w:t>הננו</w:t>
      </w:r>
      <w:r w:rsidRPr="00AF3287">
        <w:rPr>
          <w:rFonts w:ascii="David" w:eastAsia="Times New Roman" w:hAnsi="David"/>
          <w:sz w:val="24"/>
          <w:rtl/>
          <w:lang w:eastAsia="he-IL"/>
        </w:rPr>
        <w:t xml:space="preserve"> מתחייבים כי הביטוחים הנ"</w:t>
      </w:r>
      <w:r w:rsidRPr="00AF3287">
        <w:rPr>
          <w:rFonts w:ascii="David" w:eastAsia="Times New Roman" w:hAnsi="David" w:hint="eastAsia"/>
          <w:sz w:val="24"/>
          <w:rtl/>
          <w:lang w:eastAsia="he-IL"/>
        </w:rPr>
        <w:t>ל</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לא</w:t>
      </w:r>
      <w:r w:rsidRPr="00AF3287">
        <w:rPr>
          <w:rFonts w:ascii="David" w:eastAsia="Times New Roman" w:hAnsi="David"/>
          <w:sz w:val="24"/>
          <w:rtl/>
          <w:lang w:eastAsia="he-IL"/>
        </w:rPr>
        <w:t xml:space="preserve"> יבוטלו ולא יצומצמו במשך תקופת הביטוח, אלא בהודעה מראש של 60 יום </w:t>
      </w:r>
      <w:r w:rsidRPr="00AF3287">
        <w:rPr>
          <w:rFonts w:ascii="David" w:eastAsia="Times New Roman" w:hAnsi="David" w:hint="cs"/>
          <w:sz w:val="24"/>
          <w:rtl/>
          <w:lang w:eastAsia="he-IL"/>
        </w:rPr>
        <w:t>לחברה</w:t>
      </w:r>
      <w:r w:rsidRPr="00AF3287">
        <w:rPr>
          <w:rFonts w:ascii="David" w:eastAsia="Times New Roman" w:hAnsi="David"/>
          <w:sz w:val="24"/>
          <w:rtl/>
          <w:lang w:eastAsia="he-IL"/>
        </w:rPr>
        <w:t xml:space="preserve">, בכתב, </w:t>
      </w:r>
      <w:r w:rsidRPr="00AF3287">
        <w:rPr>
          <w:rFonts w:ascii="David" w:eastAsia="Times New Roman" w:hAnsi="David" w:hint="eastAsia"/>
          <w:sz w:val="24"/>
          <w:rtl/>
          <w:lang w:eastAsia="he-IL"/>
        </w:rPr>
        <w:t>בדואר</w:t>
      </w:r>
      <w:r w:rsidRPr="00AF3287">
        <w:rPr>
          <w:rFonts w:ascii="David" w:eastAsia="Times New Roman" w:hAnsi="David"/>
          <w:sz w:val="24"/>
          <w:rtl/>
          <w:lang w:eastAsia="he-IL"/>
        </w:rPr>
        <w:t xml:space="preserve"> רשום.</w:t>
      </w:r>
    </w:p>
    <w:p w14:paraId="6050E830"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1AE86B55"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616A52F3"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hint="eastAsia"/>
          <w:bCs/>
          <w:sz w:val="24"/>
          <w:rtl/>
          <w:lang w:eastAsia="he-IL"/>
        </w:rPr>
        <w:t>אישורנו</w:t>
      </w:r>
      <w:r w:rsidRPr="00AF3287">
        <w:rPr>
          <w:rFonts w:ascii="David" w:eastAsia="Times New Roman" w:hAnsi="David"/>
          <w:bCs/>
          <w:sz w:val="24"/>
          <w:rtl/>
          <w:lang w:eastAsia="he-IL"/>
        </w:rPr>
        <w:t xml:space="preserve"> זה הינו בכפוף לתנאי </w:t>
      </w:r>
      <w:r w:rsidRPr="00AF3287">
        <w:rPr>
          <w:rFonts w:ascii="David" w:eastAsia="Times New Roman" w:hAnsi="David" w:hint="eastAsia"/>
          <w:bCs/>
          <w:sz w:val="24"/>
          <w:rtl/>
          <w:lang w:eastAsia="he-IL"/>
        </w:rPr>
        <w:t>פוליסות</w:t>
      </w:r>
      <w:r w:rsidRPr="00AF3287">
        <w:rPr>
          <w:rFonts w:ascii="David" w:eastAsia="Times New Roman" w:hAnsi="David"/>
          <w:bCs/>
          <w:sz w:val="24"/>
          <w:rtl/>
          <w:lang w:eastAsia="he-IL"/>
        </w:rPr>
        <w:t xml:space="preserve"> הביטוח המקוריות ולסייגיהן, עד כמה שלא שונו על פי האמור באישור זה.</w:t>
      </w:r>
    </w:p>
    <w:p w14:paraId="46FD2186"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77FBE512"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158FEA1D"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4D1516B4"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3D14CBC3" w14:textId="77777777" w:rsidR="00AF3287" w:rsidRPr="00AF3287" w:rsidRDefault="00AF3287" w:rsidP="00AF3287">
      <w:pPr>
        <w:spacing w:before="0" w:beforeAutospacing="0" w:after="0" w:afterAutospacing="0" w:line="240" w:lineRule="auto"/>
        <w:jc w:val="both"/>
        <w:rPr>
          <w:rFonts w:ascii="David" w:eastAsia="Times New Roman" w:hAnsi="David"/>
          <w:sz w:val="24"/>
          <w:lang w:eastAsia="he-IL"/>
        </w:rPr>
      </w:pPr>
      <w:r w:rsidRPr="00AF3287">
        <w:rPr>
          <w:rFonts w:ascii="David" w:eastAsia="Times New Roman" w:hAnsi="David"/>
          <w:sz w:val="24"/>
          <w:rtl/>
          <w:lang w:eastAsia="he-IL"/>
        </w:rPr>
        <w:t>______________</w:t>
      </w:r>
      <w:r w:rsidRPr="00AF3287">
        <w:rPr>
          <w:rFonts w:ascii="David" w:eastAsia="Times New Roman" w:hAnsi="David"/>
          <w:sz w:val="24"/>
          <w:rtl/>
          <w:lang w:eastAsia="he-IL"/>
        </w:rPr>
        <w:tab/>
        <w:t>______________</w:t>
      </w:r>
      <w:r w:rsidRPr="00AF3287">
        <w:rPr>
          <w:rFonts w:ascii="David" w:eastAsia="Times New Roman" w:hAnsi="David"/>
          <w:sz w:val="24"/>
          <w:rtl/>
          <w:lang w:eastAsia="he-IL"/>
        </w:rPr>
        <w:tab/>
        <w:t>______________</w:t>
      </w:r>
      <w:r w:rsidRPr="00AF3287">
        <w:rPr>
          <w:rFonts w:ascii="David" w:eastAsia="Times New Roman" w:hAnsi="David"/>
          <w:sz w:val="24"/>
          <w:rtl/>
          <w:lang w:eastAsia="he-IL"/>
        </w:rPr>
        <w:tab/>
        <w:t>______________</w:t>
      </w:r>
    </w:p>
    <w:p w14:paraId="61D9BF8B"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sz w:val="24"/>
          <w:rtl/>
          <w:lang w:eastAsia="he-IL"/>
        </w:rPr>
        <w:t xml:space="preserve">(חותמת </w:t>
      </w:r>
      <w:r w:rsidRPr="00AF3287">
        <w:rPr>
          <w:rFonts w:ascii="David" w:eastAsia="Times New Roman" w:hAnsi="David" w:hint="eastAsia"/>
          <w:sz w:val="24"/>
          <w:rtl/>
          <w:lang w:eastAsia="he-IL"/>
        </w:rPr>
        <w:t>המבטח</w:t>
      </w:r>
      <w:r w:rsidRPr="00AF3287">
        <w:rPr>
          <w:rFonts w:ascii="David" w:eastAsia="Times New Roman" w:hAnsi="David"/>
          <w:sz w:val="24"/>
          <w:rtl/>
          <w:lang w:eastAsia="he-IL"/>
        </w:rPr>
        <w:t>)</w:t>
      </w:r>
      <w:r w:rsidRPr="00AF3287">
        <w:rPr>
          <w:rFonts w:ascii="David" w:eastAsia="Times New Roman" w:hAnsi="David"/>
          <w:sz w:val="24"/>
          <w:rtl/>
          <w:lang w:eastAsia="he-IL"/>
        </w:rPr>
        <w:tab/>
        <w:t>(חתימת המבטח)</w:t>
      </w:r>
      <w:r w:rsidRPr="00AF3287">
        <w:rPr>
          <w:rFonts w:ascii="David" w:eastAsia="Times New Roman" w:hAnsi="David"/>
          <w:sz w:val="24"/>
          <w:rtl/>
          <w:lang w:eastAsia="he-IL"/>
        </w:rPr>
        <w:tab/>
        <w:t>(שם החותם)</w:t>
      </w:r>
      <w:r w:rsidRPr="00AF3287">
        <w:rPr>
          <w:rFonts w:ascii="David" w:eastAsia="Times New Roman" w:hAnsi="David"/>
          <w:sz w:val="24"/>
          <w:rtl/>
          <w:lang w:eastAsia="he-IL"/>
        </w:rPr>
        <w:tab/>
      </w:r>
      <w:r w:rsidRPr="00AF3287">
        <w:rPr>
          <w:rFonts w:ascii="David" w:eastAsia="Times New Roman" w:hAnsi="David"/>
          <w:sz w:val="24"/>
          <w:rtl/>
          <w:lang w:eastAsia="he-IL"/>
        </w:rPr>
        <w:tab/>
        <w:t xml:space="preserve">(תפקיד החותם) </w:t>
      </w:r>
    </w:p>
    <w:p w14:paraId="7996312D" w14:textId="77777777" w:rsidR="00AF3287" w:rsidRPr="00AF3287" w:rsidRDefault="00AF3287" w:rsidP="00AF3287">
      <w:pPr>
        <w:spacing w:before="0" w:beforeAutospacing="0" w:after="0" w:afterAutospacing="0" w:line="240" w:lineRule="auto"/>
        <w:jc w:val="both"/>
        <w:rPr>
          <w:rFonts w:ascii="David" w:eastAsia="Times New Roman" w:hAnsi="David"/>
          <w:sz w:val="24"/>
          <w:u w:val="single"/>
          <w:rtl/>
          <w:lang w:eastAsia="he-IL"/>
        </w:rPr>
      </w:pPr>
    </w:p>
    <w:p w14:paraId="11E98AF4" w14:textId="77777777" w:rsidR="00AF3287" w:rsidRPr="00AF3287" w:rsidRDefault="00AF3287" w:rsidP="00AF3287">
      <w:pPr>
        <w:spacing w:before="0" w:beforeAutospacing="0" w:after="0" w:afterAutospacing="0" w:line="360" w:lineRule="auto"/>
        <w:jc w:val="both"/>
        <w:rPr>
          <w:rFonts w:ascii="Times New Roman" w:eastAsia="Times New Roman" w:hAnsi="Times New Roman"/>
          <w:sz w:val="25"/>
          <w:szCs w:val="25"/>
        </w:rPr>
      </w:pPr>
    </w:p>
    <w:p w14:paraId="47847301" w14:textId="77777777" w:rsidR="003E5958" w:rsidRPr="00AF3287"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F3CC854"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9DE05A0"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58A8D0F"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F5272A8"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9057AC2"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2435B9C"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D1E68AE"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2A2C277"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90B0E3E"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82E578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4E00126"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098F05C"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649E64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C14A22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E9DF3B4"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C9B476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C0F6D4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6DFE00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5A194C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2D661C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571D8F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B9CAAF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4575A3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62BAD7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4AA99C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FD94DC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E892B1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F464DB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71F7EC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E4E8AD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630C34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7BF5F1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3E5958">
        <w:rPr>
          <w:rFonts w:ascii="Times New Roman" w:eastAsia="Times New Roman" w:hAnsi="Times New Roman" w:hint="cs"/>
          <w:bCs/>
          <w:sz w:val="20"/>
          <w:u w:val="single"/>
          <w:rtl/>
          <w:lang w:eastAsia="he-IL"/>
        </w:rPr>
        <w:t>נספח "</w:t>
      </w:r>
      <w:r w:rsidRPr="003E5958">
        <w:rPr>
          <w:rFonts w:ascii="Times New Roman" w:eastAsia="Times New Roman" w:hAnsi="Times New Roman" w:hint="eastAsia"/>
          <w:bCs/>
          <w:sz w:val="20"/>
          <w:u w:val="single"/>
          <w:rtl/>
          <w:lang w:eastAsia="he-IL"/>
        </w:rPr>
        <w:t>ז</w:t>
      </w:r>
      <w:r w:rsidRPr="003E5958">
        <w:rPr>
          <w:rFonts w:ascii="Times New Roman" w:eastAsia="Times New Roman" w:hAnsi="Times New Roman" w:hint="cs"/>
          <w:bCs/>
          <w:sz w:val="20"/>
          <w:u w:val="single"/>
          <w:rtl/>
          <w:lang w:eastAsia="he-IL"/>
        </w:rPr>
        <w:t>1'"</w:t>
      </w:r>
    </w:p>
    <w:p w14:paraId="03AFE45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אישור על קיום ביטוחי המתכנן</w:t>
      </w:r>
    </w:p>
    <w:p w14:paraId="0DD71E72" w14:textId="77777777" w:rsidR="00AF3287" w:rsidRPr="00AF3287" w:rsidRDefault="00AF3287" w:rsidP="00AF3287">
      <w:pPr>
        <w:spacing w:before="0" w:beforeAutospacing="0" w:after="0" w:afterAutospacing="0" w:line="360" w:lineRule="auto"/>
        <w:jc w:val="center"/>
        <w:outlineLvl w:val="0"/>
        <w:rPr>
          <w:rFonts w:ascii="David" w:eastAsia="Times New Roman" w:hAnsi="David"/>
          <w:b/>
          <w:bCs/>
          <w:sz w:val="25"/>
          <w:szCs w:val="25"/>
          <w:u w:val="single"/>
          <w:rtl/>
        </w:rPr>
      </w:pPr>
      <w:r w:rsidRPr="00AF3287">
        <w:rPr>
          <w:rFonts w:ascii="David" w:eastAsia="Times New Roman" w:hAnsi="David"/>
          <w:sz w:val="24"/>
          <w:rtl/>
        </w:rPr>
        <w:br w:type="page"/>
      </w:r>
    </w:p>
    <w:tbl>
      <w:tblPr>
        <w:tblStyle w:val="2"/>
        <w:tblpPr w:leftFromText="180" w:rightFromText="180" w:vertAnchor="page" w:horzAnchor="margin" w:tblpXSpec="center" w:tblpY="1"/>
        <w:bidiVisual/>
        <w:tblW w:w="12125" w:type="dxa"/>
        <w:tblLook w:val="04A0" w:firstRow="1" w:lastRow="0" w:firstColumn="1" w:lastColumn="0" w:noHBand="0" w:noVBand="1"/>
        <w:tblCaption w:val="אישור קיום ביטוח"/>
      </w:tblPr>
      <w:tblGrid>
        <w:gridCol w:w="2720"/>
        <w:gridCol w:w="2817"/>
        <w:gridCol w:w="2898"/>
        <w:gridCol w:w="3690"/>
      </w:tblGrid>
      <w:tr w:rsidR="00AF3287" w:rsidRPr="00AF3287" w14:paraId="308A096E" w14:textId="77777777" w:rsidTr="00665193">
        <w:trPr>
          <w:trHeight w:val="463"/>
          <w:tblHeader/>
        </w:trPr>
        <w:tc>
          <w:tcPr>
            <w:tcW w:w="8435" w:type="dxa"/>
            <w:gridSpan w:val="3"/>
            <w:shd w:val="clear" w:color="auto" w:fill="F2F2F2"/>
          </w:tcPr>
          <w:p w14:paraId="10B7AA2C"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אישור קיום ביטוחים</w:t>
            </w:r>
          </w:p>
        </w:tc>
        <w:tc>
          <w:tcPr>
            <w:tcW w:w="3690" w:type="dxa"/>
          </w:tcPr>
          <w:p w14:paraId="71081AA5" w14:textId="77777777" w:rsidR="00AF3287" w:rsidRPr="00AF3287" w:rsidRDefault="00AF3287" w:rsidP="00AF3287">
            <w:pPr>
              <w:spacing w:before="0" w:beforeAutospacing="0" w:after="0" w:afterAutospacing="0" w:line="360" w:lineRule="auto"/>
              <w:jc w:val="both"/>
              <w:rPr>
                <w:rFonts w:ascii="David" w:hAnsi="David"/>
                <w:sz w:val="25"/>
                <w:szCs w:val="25"/>
                <w:rtl/>
              </w:rPr>
            </w:pPr>
          </w:p>
          <w:p w14:paraId="5EF322C7"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תאריך הנפקת האישור(</w:t>
            </w:r>
            <w:r w:rsidRPr="00AF3287">
              <w:rPr>
                <w:rFonts w:ascii="David" w:hAnsi="David"/>
                <w:sz w:val="25"/>
                <w:szCs w:val="25"/>
              </w:rPr>
              <w:t>DD/MM/YYYY</w:t>
            </w:r>
            <w:r w:rsidRPr="00AF3287">
              <w:rPr>
                <w:rFonts w:ascii="David" w:hAnsi="David"/>
                <w:sz w:val="25"/>
                <w:szCs w:val="25"/>
                <w:rtl/>
              </w:rPr>
              <w:t>)</w:t>
            </w:r>
          </w:p>
        </w:tc>
      </w:tr>
      <w:tr w:rsidR="00AF3287" w:rsidRPr="00AF3287" w14:paraId="0A32AAC3" w14:textId="77777777" w:rsidTr="00665193">
        <w:trPr>
          <w:trHeight w:val="315"/>
        </w:trPr>
        <w:tc>
          <w:tcPr>
            <w:tcW w:w="12125" w:type="dxa"/>
            <w:gridSpan w:val="4"/>
          </w:tcPr>
          <w:p w14:paraId="3A989255"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F3287" w:rsidRPr="00AF3287" w14:paraId="56DEA48D" w14:textId="77777777" w:rsidTr="00665193">
        <w:trPr>
          <w:trHeight w:val="278"/>
        </w:trPr>
        <w:tc>
          <w:tcPr>
            <w:tcW w:w="2720" w:type="dxa"/>
            <w:shd w:val="clear" w:color="auto" w:fill="F2F2F2"/>
          </w:tcPr>
          <w:p w14:paraId="54CDB32F"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מבקש האישור*</w:t>
            </w:r>
          </w:p>
        </w:tc>
        <w:tc>
          <w:tcPr>
            <w:tcW w:w="2817" w:type="dxa"/>
            <w:shd w:val="clear" w:color="auto" w:fill="F2F2F2"/>
          </w:tcPr>
          <w:p w14:paraId="726002B0"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sidDel="009955DA">
              <w:rPr>
                <w:rFonts w:ascii="David" w:hAnsi="David"/>
                <w:sz w:val="25"/>
                <w:szCs w:val="25"/>
                <w:rtl/>
              </w:rPr>
              <w:t>ה</w:t>
            </w:r>
            <w:r w:rsidRPr="00AF3287">
              <w:rPr>
                <w:rFonts w:ascii="David" w:hAnsi="David"/>
                <w:sz w:val="25"/>
                <w:szCs w:val="25"/>
                <w:rtl/>
              </w:rPr>
              <w:t>מבוטח</w:t>
            </w:r>
          </w:p>
        </w:tc>
        <w:tc>
          <w:tcPr>
            <w:tcW w:w="2898" w:type="dxa"/>
            <w:shd w:val="clear" w:color="auto" w:fill="F2F2F2"/>
          </w:tcPr>
          <w:p w14:paraId="68541A5D"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אופי העסקה*</w:t>
            </w:r>
          </w:p>
        </w:tc>
        <w:tc>
          <w:tcPr>
            <w:tcW w:w="3690" w:type="dxa"/>
            <w:shd w:val="clear" w:color="auto" w:fill="F2F2F2"/>
          </w:tcPr>
          <w:p w14:paraId="7D844882"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מעמד מבקש האישור*</w:t>
            </w:r>
          </w:p>
        </w:tc>
      </w:tr>
      <w:tr w:rsidR="00AF3287" w:rsidRPr="00AF3287" w14:paraId="77B138A9" w14:textId="77777777" w:rsidTr="00665193">
        <w:trPr>
          <w:trHeight w:val="551"/>
        </w:trPr>
        <w:tc>
          <w:tcPr>
            <w:tcW w:w="2720" w:type="dxa"/>
          </w:tcPr>
          <w:p w14:paraId="365BA2D8" w14:textId="77777777" w:rsidR="00AF3287" w:rsidRPr="00AF3287" w:rsidRDefault="00AF3287" w:rsidP="00AF3287">
            <w:pPr>
              <w:spacing w:before="0" w:beforeAutospacing="0" w:after="0" w:afterAutospacing="0" w:line="220" w:lineRule="exact"/>
              <w:jc w:val="both"/>
              <w:rPr>
                <w:rFonts w:ascii="David" w:hAnsi="David"/>
                <w:sz w:val="25"/>
                <w:szCs w:val="25"/>
              </w:rPr>
            </w:pPr>
            <w:r w:rsidRPr="00AF3287">
              <w:rPr>
                <w:rFonts w:ascii="David" w:hAnsi="David"/>
                <w:sz w:val="25"/>
                <w:szCs w:val="25"/>
                <w:rtl/>
              </w:rPr>
              <w:t xml:space="preserve">שם: </w:t>
            </w:r>
            <w:r w:rsidRPr="00AF3287">
              <w:rPr>
                <w:rFonts w:ascii="David" w:hAnsi="David" w:hint="cs"/>
                <w:sz w:val="25"/>
                <w:szCs w:val="25"/>
                <w:rtl/>
              </w:rPr>
              <w:t>אפריקה י</w:t>
            </w:r>
            <w:r w:rsidRPr="00AF3287">
              <w:rPr>
                <w:rFonts w:ascii="David" w:hAnsi="David"/>
                <w:sz w:val="25"/>
                <w:szCs w:val="25"/>
                <w:rtl/>
              </w:rPr>
              <w:t>שראל מג</w:t>
            </w:r>
            <w:r w:rsidRPr="00AF3287">
              <w:rPr>
                <w:rFonts w:ascii="David" w:hAnsi="David" w:hint="cs"/>
                <w:sz w:val="25"/>
                <w:szCs w:val="25"/>
                <w:rtl/>
              </w:rPr>
              <w:t>ו</w:t>
            </w:r>
            <w:r w:rsidRPr="00AF3287">
              <w:rPr>
                <w:rFonts w:ascii="David" w:hAnsi="David"/>
                <w:sz w:val="25"/>
                <w:szCs w:val="25"/>
                <w:rtl/>
              </w:rPr>
              <w:t xml:space="preserve">רים  בע"מ </w:t>
            </w:r>
            <w:r w:rsidRPr="00AF3287">
              <w:rPr>
                <w:rFonts w:ascii="David" w:hAnsi="David" w:hint="cs"/>
                <w:sz w:val="25"/>
                <w:szCs w:val="25"/>
                <w:rtl/>
              </w:rPr>
              <w:t xml:space="preserve">ו/או </w:t>
            </w:r>
            <w:r w:rsidRPr="00AF3287">
              <w:rPr>
                <w:rFonts w:ascii="David" w:hAnsi="David"/>
                <w:sz w:val="25"/>
                <w:szCs w:val="25"/>
                <w:rtl/>
              </w:rPr>
              <w:t xml:space="preserve">ו/או חברות בנות ו/או חברות שלובות </w:t>
            </w:r>
          </w:p>
          <w:p w14:paraId="74830857" w14:textId="77777777" w:rsidR="00AF3287" w:rsidRPr="00AF3287" w:rsidRDefault="00AF3287" w:rsidP="00AF3287">
            <w:pPr>
              <w:spacing w:before="0" w:beforeAutospacing="0" w:after="0" w:afterAutospacing="0" w:line="220" w:lineRule="exact"/>
              <w:jc w:val="both"/>
              <w:rPr>
                <w:rFonts w:ascii="David" w:hAnsi="David"/>
                <w:sz w:val="25"/>
                <w:szCs w:val="25"/>
                <w:rtl/>
              </w:rPr>
            </w:pPr>
            <w:r w:rsidRPr="00AF3287">
              <w:rPr>
                <w:rFonts w:ascii="David" w:hAnsi="David"/>
                <w:sz w:val="25"/>
                <w:szCs w:val="25"/>
                <w:rtl/>
              </w:rPr>
              <w:t>ו/או חברות קשורות ו/או שותפויות</w:t>
            </w:r>
          </w:p>
        </w:tc>
        <w:tc>
          <w:tcPr>
            <w:tcW w:w="2817" w:type="dxa"/>
          </w:tcPr>
          <w:p w14:paraId="61E3E392"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שם</w:t>
            </w:r>
          </w:p>
        </w:tc>
        <w:tc>
          <w:tcPr>
            <w:tcW w:w="2898" w:type="dxa"/>
            <w:vMerge w:val="restart"/>
            <w:shd w:val="clear" w:color="auto" w:fill="auto"/>
          </w:tcPr>
          <w:p w14:paraId="7E9E3C84"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p w14:paraId="1784840C" w14:textId="77777777" w:rsidR="00AF3287" w:rsidRPr="00AF3287" w:rsidRDefault="004455A2"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563300434"/>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נדל"ן</w:t>
            </w:r>
          </w:p>
          <w:p w14:paraId="51CA9002" w14:textId="77777777" w:rsidR="00AF3287" w:rsidRPr="00AF3287" w:rsidRDefault="004455A2"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819157208"/>
                <w14:checkbox>
                  <w14:checked w14:val="1"/>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 xml:space="preserve">שירותים </w:t>
            </w:r>
          </w:p>
          <w:p w14:paraId="630379C9" w14:textId="77777777" w:rsidR="00AF3287" w:rsidRPr="00AF3287" w:rsidRDefault="004455A2"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082979763"/>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אספקת מוצרים</w:t>
            </w:r>
          </w:p>
          <w:p w14:paraId="176404CA" w14:textId="77777777" w:rsidR="00AF3287" w:rsidRPr="00AF3287" w:rsidRDefault="004455A2"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795552756"/>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 xml:space="preserve">אחר: </w:t>
            </w:r>
            <w:sdt>
              <w:sdtPr>
                <w:rPr>
                  <w:rFonts w:ascii="David" w:hAnsi="David"/>
                  <w:b/>
                  <w:sz w:val="25"/>
                  <w:szCs w:val="25"/>
                  <w:rtl/>
                </w:rPr>
                <w:id w:val="-165097029"/>
              </w:sdtPr>
              <w:sdtEndPr/>
              <w:sdtContent>
                <w:r w:rsidR="00AF3287" w:rsidRPr="00AF3287">
                  <w:rPr>
                    <w:rFonts w:ascii="David" w:hAnsi="David"/>
                    <w:b/>
                    <w:sz w:val="25"/>
                    <w:szCs w:val="25"/>
                    <w:rtl/>
                  </w:rPr>
                  <w:t>שכירות נכס ברחוב___________</w:t>
                </w:r>
              </w:sdtContent>
            </w:sdt>
          </w:p>
          <w:p w14:paraId="73187B04"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p w14:paraId="0D344D28"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tc>
        <w:tc>
          <w:tcPr>
            <w:tcW w:w="3690" w:type="dxa"/>
            <w:vMerge w:val="restart"/>
          </w:tcPr>
          <w:p w14:paraId="2A809F05"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p w14:paraId="23615218" w14:textId="77777777" w:rsidR="00AF3287" w:rsidRPr="00AF3287" w:rsidRDefault="004455A2"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159690115"/>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משכיר</w:t>
            </w:r>
          </w:p>
          <w:p w14:paraId="67971CF0" w14:textId="77777777" w:rsidR="00AF3287" w:rsidRPr="00AF3287" w:rsidRDefault="004455A2"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704603622"/>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שוכר</w:t>
            </w:r>
          </w:p>
          <w:p w14:paraId="2B3E0233" w14:textId="77777777" w:rsidR="00AF3287" w:rsidRPr="00AF3287" w:rsidRDefault="004455A2"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507819856"/>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זכיין</w:t>
            </w:r>
          </w:p>
          <w:p w14:paraId="04E71E4C" w14:textId="77777777" w:rsidR="00AF3287" w:rsidRPr="00AF3287" w:rsidRDefault="004455A2"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702819348"/>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קבלני משנה</w:t>
            </w:r>
          </w:p>
          <w:p w14:paraId="3181ECD4" w14:textId="77777777" w:rsidR="00AF3287" w:rsidRPr="00AF3287" w:rsidRDefault="004455A2"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74735466"/>
                <w14:checkbox>
                  <w14:checked w14:val="1"/>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מזמין שירותים</w:t>
            </w:r>
          </w:p>
          <w:p w14:paraId="606742BA" w14:textId="77777777" w:rsidR="00AF3287" w:rsidRPr="00AF3287" w:rsidRDefault="004455A2"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576176948"/>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מזמין מוצרים</w:t>
            </w:r>
          </w:p>
          <w:p w14:paraId="7477BEDF" w14:textId="77777777" w:rsidR="00AF3287" w:rsidRPr="00AF3287" w:rsidRDefault="004455A2"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582527796"/>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 xml:space="preserve">אחר: </w:t>
            </w:r>
            <w:sdt>
              <w:sdtPr>
                <w:rPr>
                  <w:rFonts w:ascii="David" w:hAnsi="David"/>
                  <w:b/>
                  <w:sz w:val="25"/>
                  <w:szCs w:val="25"/>
                  <w:rtl/>
                </w:rPr>
                <w:id w:val="121199404"/>
                <w:showingPlcHdr/>
              </w:sdtPr>
              <w:sdtEndPr/>
              <w:sdtContent>
                <w:r w:rsidR="00AF3287" w:rsidRPr="00AF3287">
                  <w:rPr>
                    <w:rFonts w:ascii="David" w:hAnsi="David"/>
                    <w:b/>
                    <w:sz w:val="25"/>
                    <w:szCs w:val="25"/>
                    <w:rtl/>
                  </w:rPr>
                  <w:t>______</w:t>
                </w:r>
              </w:sdtContent>
            </w:sdt>
          </w:p>
          <w:p w14:paraId="30E26108"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tc>
      </w:tr>
      <w:tr w:rsidR="00AF3287" w:rsidRPr="00AF3287" w14:paraId="7CDA184E" w14:textId="77777777" w:rsidTr="00665193">
        <w:trPr>
          <w:trHeight w:val="571"/>
        </w:trPr>
        <w:tc>
          <w:tcPr>
            <w:tcW w:w="2720" w:type="dxa"/>
          </w:tcPr>
          <w:p w14:paraId="64D7938B" w14:textId="77777777" w:rsidR="00AF3287" w:rsidRPr="00AF3287" w:rsidRDefault="00AF3287" w:rsidP="00AF3287">
            <w:pPr>
              <w:spacing w:before="0" w:beforeAutospacing="0" w:after="0" w:afterAutospacing="0" w:line="360" w:lineRule="auto"/>
              <w:jc w:val="both"/>
              <w:rPr>
                <w:rFonts w:ascii="David" w:eastAsia="Calibri" w:hAnsi="David" w:cs="Arial"/>
                <w:sz w:val="25"/>
                <w:szCs w:val="25"/>
                <w:rtl/>
              </w:rPr>
            </w:pPr>
            <w:r w:rsidRPr="00AF3287">
              <w:rPr>
                <w:rFonts w:ascii="David" w:eastAsia="Calibri" w:hAnsi="David" w:cs="Arial"/>
                <w:sz w:val="25"/>
                <w:szCs w:val="25"/>
                <w:rtl/>
              </w:rPr>
              <w:t>ת.ז./ח.פ.</w:t>
            </w:r>
          </w:p>
          <w:p w14:paraId="3D4427EB" w14:textId="77777777" w:rsidR="00AF3287" w:rsidRPr="00AF3287" w:rsidRDefault="00AF3287" w:rsidP="00AF3287">
            <w:pPr>
              <w:spacing w:before="0" w:beforeAutospacing="0" w:after="0" w:afterAutospacing="0" w:line="360" w:lineRule="auto"/>
              <w:jc w:val="both"/>
              <w:rPr>
                <w:rFonts w:ascii="David" w:eastAsia="Calibri" w:hAnsi="David" w:cs="Arial"/>
                <w:sz w:val="25"/>
                <w:szCs w:val="25"/>
                <w:rtl/>
              </w:rPr>
            </w:pPr>
            <w:r w:rsidRPr="00AF3287">
              <w:rPr>
                <w:rFonts w:ascii="David" w:eastAsia="Calibri" w:hAnsi="David" w:cs="Arial" w:hint="cs"/>
                <w:sz w:val="25"/>
                <w:szCs w:val="25"/>
                <w:rtl/>
              </w:rPr>
              <w:t>520034760</w:t>
            </w:r>
          </w:p>
          <w:p w14:paraId="7ABC35D7" w14:textId="77777777" w:rsidR="00AF3287" w:rsidRPr="00AF3287" w:rsidRDefault="00AF3287" w:rsidP="00AF3287">
            <w:pPr>
              <w:spacing w:before="0" w:beforeAutospacing="0" w:after="0" w:afterAutospacing="0" w:line="360" w:lineRule="auto"/>
              <w:jc w:val="both"/>
              <w:rPr>
                <w:rFonts w:ascii="David" w:eastAsia="Calibri" w:hAnsi="David" w:cs="Arial"/>
                <w:sz w:val="25"/>
                <w:szCs w:val="25"/>
                <w:rtl/>
              </w:rPr>
            </w:pPr>
            <w:r w:rsidRPr="00AF3287">
              <w:rPr>
                <w:rFonts w:ascii="David" w:eastAsia="Calibri" w:hAnsi="David" w:cs="Arial" w:hint="cs"/>
                <w:sz w:val="25"/>
                <w:szCs w:val="25"/>
                <w:rtl/>
              </w:rPr>
              <w:t>516438462</w:t>
            </w:r>
          </w:p>
        </w:tc>
        <w:tc>
          <w:tcPr>
            <w:tcW w:w="2817" w:type="dxa"/>
          </w:tcPr>
          <w:p w14:paraId="216A6049"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ת.ז./ח.פ.</w:t>
            </w:r>
          </w:p>
        </w:tc>
        <w:tc>
          <w:tcPr>
            <w:tcW w:w="2898" w:type="dxa"/>
            <w:vMerge/>
            <w:shd w:val="clear" w:color="auto" w:fill="auto"/>
          </w:tcPr>
          <w:p w14:paraId="08FC88A5"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tc>
        <w:tc>
          <w:tcPr>
            <w:tcW w:w="3690" w:type="dxa"/>
            <w:vMerge/>
          </w:tcPr>
          <w:p w14:paraId="5B12D74A"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tc>
      </w:tr>
      <w:tr w:rsidR="00AF3287" w:rsidRPr="00AF3287" w14:paraId="32073B7A" w14:textId="77777777" w:rsidTr="00665193">
        <w:trPr>
          <w:trHeight w:val="391"/>
        </w:trPr>
        <w:tc>
          <w:tcPr>
            <w:tcW w:w="2720" w:type="dxa"/>
          </w:tcPr>
          <w:p w14:paraId="55E37427" w14:textId="77777777" w:rsidR="00AF3287" w:rsidRPr="00AF3287" w:rsidRDefault="00AF3287" w:rsidP="00AF3287">
            <w:pPr>
              <w:spacing w:before="0" w:beforeAutospacing="0" w:after="0" w:afterAutospacing="0" w:line="220" w:lineRule="exact"/>
              <w:jc w:val="both"/>
              <w:rPr>
                <w:rFonts w:ascii="David" w:hAnsi="David"/>
                <w:sz w:val="25"/>
                <w:szCs w:val="25"/>
                <w:rtl/>
              </w:rPr>
            </w:pPr>
            <w:r w:rsidRPr="00AF3287">
              <w:rPr>
                <w:rFonts w:ascii="David" w:hAnsi="David"/>
                <w:sz w:val="25"/>
                <w:szCs w:val="25"/>
                <w:rtl/>
              </w:rPr>
              <w:t xml:space="preserve">מען </w:t>
            </w:r>
          </w:p>
          <w:p w14:paraId="11EBD3EA" w14:textId="77777777" w:rsidR="00AF3287" w:rsidRPr="00AF3287" w:rsidRDefault="00AF3287" w:rsidP="00AF3287">
            <w:pPr>
              <w:spacing w:before="0" w:beforeAutospacing="0" w:after="0" w:afterAutospacing="0" w:line="220" w:lineRule="exact"/>
              <w:jc w:val="both"/>
              <w:rPr>
                <w:rFonts w:ascii="David" w:hAnsi="David"/>
                <w:sz w:val="25"/>
                <w:szCs w:val="25"/>
                <w:rtl/>
              </w:rPr>
            </w:pPr>
            <w:r w:rsidRPr="00AF3287">
              <w:rPr>
                <w:rFonts w:ascii="David" w:hAnsi="David" w:hint="cs"/>
                <w:sz w:val="25"/>
                <w:szCs w:val="25"/>
                <w:rtl/>
              </w:rPr>
              <w:t>דרך החורש 4, יהוד</w:t>
            </w:r>
          </w:p>
          <w:p w14:paraId="1F2D6006"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2817" w:type="dxa"/>
          </w:tcPr>
          <w:p w14:paraId="2AC97982" w14:textId="77777777" w:rsidR="00AF3287" w:rsidRPr="00AF3287" w:rsidRDefault="00AF3287" w:rsidP="00AF3287">
            <w:pPr>
              <w:spacing w:before="0" w:beforeAutospacing="0" w:after="0" w:afterAutospacing="0" w:line="360" w:lineRule="auto"/>
              <w:jc w:val="both"/>
              <w:rPr>
                <w:rFonts w:ascii="David" w:hAnsi="David"/>
                <w:sz w:val="25"/>
                <w:szCs w:val="25"/>
              </w:rPr>
            </w:pPr>
            <w:r w:rsidRPr="00AF3287">
              <w:rPr>
                <w:rFonts w:ascii="David" w:hAnsi="David"/>
                <w:sz w:val="25"/>
                <w:szCs w:val="25"/>
                <w:rtl/>
              </w:rPr>
              <w:t>מען</w:t>
            </w:r>
          </w:p>
        </w:tc>
        <w:tc>
          <w:tcPr>
            <w:tcW w:w="2898" w:type="dxa"/>
            <w:vMerge/>
            <w:shd w:val="clear" w:color="auto" w:fill="auto"/>
          </w:tcPr>
          <w:p w14:paraId="0E4733F7"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tc>
        <w:tc>
          <w:tcPr>
            <w:tcW w:w="3690" w:type="dxa"/>
            <w:vMerge/>
          </w:tcPr>
          <w:p w14:paraId="5CA145FF"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tc>
      </w:tr>
      <w:tr w:rsidR="00AF3287" w:rsidRPr="00AF3287" w14:paraId="54D06D1E" w14:textId="77777777" w:rsidTr="00665193">
        <w:trPr>
          <w:trHeight w:val="303"/>
          <w:tblHeader/>
        </w:trPr>
        <w:tc>
          <w:tcPr>
            <w:tcW w:w="12125" w:type="dxa"/>
            <w:gridSpan w:val="4"/>
          </w:tcPr>
          <w:p w14:paraId="5A818A1D" w14:textId="77777777" w:rsidR="00AF3287" w:rsidRDefault="00AF3287" w:rsidP="00665193">
            <w:pPr>
              <w:spacing w:before="0" w:beforeAutospacing="0" w:after="0" w:afterAutospacing="0" w:line="360" w:lineRule="auto"/>
              <w:jc w:val="both"/>
              <w:rPr>
                <w:rFonts w:ascii="David" w:hAnsi="David"/>
                <w:sz w:val="25"/>
                <w:szCs w:val="25"/>
                <w:rtl/>
              </w:rPr>
            </w:pPr>
          </w:p>
          <w:tbl>
            <w:tblPr>
              <w:tblStyle w:val="TableGrid"/>
              <w:bidiVisual/>
              <w:tblW w:w="11482" w:type="dxa"/>
              <w:tblInd w:w="42" w:type="dxa"/>
              <w:tblLook w:val="04A0" w:firstRow="1" w:lastRow="0" w:firstColumn="1" w:lastColumn="0" w:noHBand="0" w:noVBand="1"/>
            </w:tblPr>
            <w:tblGrid>
              <w:gridCol w:w="6"/>
              <w:gridCol w:w="1178"/>
              <w:gridCol w:w="1292"/>
              <w:gridCol w:w="1196"/>
              <w:gridCol w:w="1175"/>
              <w:gridCol w:w="1085"/>
              <w:gridCol w:w="1186"/>
              <w:gridCol w:w="1186"/>
              <w:gridCol w:w="1121"/>
              <w:gridCol w:w="560"/>
              <w:gridCol w:w="1497"/>
            </w:tblGrid>
            <w:tr w:rsidR="00665193" w:rsidRPr="00665193" w14:paraId="2A76E958" w14:textId="77777777" w:rsidTr="00D61926">
              <w:trPr>
                <w:trHeight w:val="268"/>
                <w:tblHeader/>
              </w:trPr>
              <w:tc>
                <w:tcPr>
                  <w:tcW w:w="11482" w:type="dxa"/>
                  <w:gridSpan w:val="11"/>
                </w:tcPr>
                <w:p w14:paraId="369C6FB9" w14:textId="77777777" w:rsidR="00665193" w:rsidRPr="00665193" w:rsidRDefault="00665193" w:rsidP="004455A2">
                  <w:pPr>
                    <w:framePr w:hSpace="180" w:wrap="around" w:vAnchor="page" w:hAnchor="margin" w:xAlign="center" w:y="1"/>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כיסויים</w:t>
                  </w:r>
                </w:p>
              </w:tc>
            </w:tr>
            <w:tr w:rsidR="00665193" w:rsidRPr="00665193" w14:paraId="5DAE73EE" w14:textId="77777777" w:rsidTr="00D61926">
              <w:trPr>
                <w:gridBefore w:val="1"/>
                <w:wBefore w:w="7" w:type="dxa"/>
                <w:trHeight w:val="431"/>
              </w:trPr>
              <w:tc>
                <w:tcPr>
                  <w:tcW w:w="1277" w:type="dxa"/>
                  <w:vMerge w:val="restart"/>
                  <w:shd w:val="clear" w:color="auto" w:fill="F2F2F2" w:themeFill="background1" w:themeFillShade="F2"/>
                </w:tcPr>
                <w:p w14:paraId="2EE2A658"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סוג הביטוח</w:t>
                  </w:r>
                </w:p>
                <w:p w14:paraId="48143B7C"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4B3AE2C2"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 xml:space="preserve">מספר הפוליסה*** </w:t>
                  </w:r>
                </w:p>
              </w:tc>
              <w:tc>
                <w:tcPr>
                  <w:tcW w:w="992" w:type="dxa"/>
                  <w:vMerge w:val="restart"/>
                  <w:shd w:val="clear" w:color="auto" w:fill="F2F2F2" w:themeFill="background1" w:themeFillShade="F2"/>
                </w:tcPr>
                <w:p w14:paraId="2D19F6BB"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נוסח ומהדורת הפוליסה</w:t>
                  </w:r>
                  <w:r w:rsidRPr="00665193">
                    <w:rPr>
                      <w:rFonts w:ascii="David" w:eastAsia="Times New Roman" w:hAnsi="David"/>
                      <w:color w:val="000000"/>
                      <w:sz w:val="20"/>
                      <w:szCs w:val="20"/>
                      <w:rtl/>
                      <w:lang w:val="he-IL" w:eastAsia="he-IL"/>
                    </w:rPr>
                    <w:t>***</w:t>
                  </w:r>
                </w:p>
              </w:tc>
              <w:tc>
                <w:tcPr>
                  <w:tcW w:w="1276" w:type="dxa"/>
                  <w:vMerge w:val="restart"/>
                  <w:shd w:val="clear" w:color="auto" w:fill="F2F2F2" w:themeFill="background1" w:themeFillShade="F2"/>
                </w:tcPr>
                <w:p w14:paraId="581B3DFF"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תאריך תחילה</w:t>
                  </w:r>
                </w:p>
                <w:p w14:paraId="28264637"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5F607901"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תאריך סיום</w:t>
                  </w:r>
                </w:p>
                <w:p w14:paraId="130F1114"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440EED74"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665193">
                    <w:rPr>
                      <w:rFonts w:ascii="David" w:eastAsia="Times New Roman" w:hAnsi="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BB85608"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השתתפות עצמית</w:t>
                  </w:r>
                </w:p>
                <w:p w14:paraId="39C9310C"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665193">
                    <w:rPr>
                      <w:rFonts w:ascii="David" w:eastAsia="Times New Roman" w:hAnsi="David"/>
                      <w:color w:val="000000"/>
                      <w:sz w:val="18"/>
                      <w:szCs w:val="18"/>
                      <w:rtl/>
                      <w:lang w:val="he-IL" w:eastAsia="he-IL"/>
                    </w:rPr>
                    <w:t>(</w:t>
                  </w:r>
                  <w:r w:rsidRPr="00665193">
                    <w:rPr>
                      <w:rFonts w:ascii="David" w:eastAsia="Times New Roman" w:hAnsi="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66B5F6A"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16"/>
                      <w:szCs w:val="16"/>
                      <w:rtl/>
                      <w:lang w:val="he-IL" w:eastAsia="he-IL"/>
                    </w:rPr>
                    <w:t>מטבע</w:t>
                  </w:r>
                </w:p>
              </w:tc>
              <w:tc>
                <w:tcPr>
                  <w:tcW w:w="1839" w:type="dxa"/>
                  <w:vMerge w:val="restart"/>
                  <w:shd w:val="clear" w:color="auto" w:fill="F2F2F2" w:themeFill="background1" w:themeFillShade="F2"/>
                </w:tcPr>
                <w:p w14:paraId="10385F58"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b/>
                      <w:bCs/>
                      <w:color w:val="000000"/>
                      <w:sz w:val="16"/>
                      <w:szCs w:val="16"/>
                      <w:rtl/>
                      <w:lang w:val="he-IL" w:eastAsia="he-IL"/>
                    </w:rPr>
                  </w:pPr>
                  <w:r w:rsidRPr="00665193">
                    <w:rPr>
                      <w:rFonts w:ascii="David" w:eastAsia="Times New Roman" w:hAnsi="David"/>
                      <w:color w:val="000000"/>
                      <w:sz w:val="24"/>
                      <w:rtl/>
                      <w:lang w:val="he-IL" w:eastAsia="he-IL"/>
                    </w:rPr>
                    <w:t xml:space="preserve">כיסויים נוספים בתוקף וביטול חריגים </w:t>
                  </w:r>
                  <w:r w:rsidRPr="00665193">
                    <w:rPr>
                      <w:rFonts w:ascii="David" w:eastAsia="Times New Roman" w:hAnsi="David"/>
                      <w:color w:val="000000"/>
                      <w:sz w:val="16"/>
                      <w:szCs w:val="16"/>
                      <w:rtl/>
                      <w:lang w:val="he-IL" w:eastAsia="he-IL"/>
                    </w:rPr>
                    <w:t xml:space="preserve">**** </w:t>
                  </w:r>
                </w:p>
              </w:tc>
            </w:tr>
            <w:tr w:rsidR="00665193" w:rsidRPr="00665193" w14:paraId="07F124F0" w14:textId="77777777" w:rsidTr="00D61926">
              <w:trPr>
                <w:gridBefore w:val="1"/>
                <w:wBefore w:w="7" w:type="dxa"/>
                <w:trHeight w:val="367"/>
              </w:trPr>
              <w:tc>
                <w:tcPr>
                  <w:tcW w:w="1277" w:type="dxa"/>
                  <w:vMerge/>
                  <w:shd w:val="clear" w:color="auto" w:fill="F2F2F2" w:themeFill="background1" w:themeFillShade="F2"/>
                </w:tcPr>
                <w:p w14:paraId="08A25DD0"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vMerge/>
                  <w:shd w:val="clear" w:color="auto" w:fill="F2F2F2" w:themeFill="background1" w:themeFillShade="F2"/>
                </w:tcPr>
                <w:p w14:paraId="57F59AB3"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vMerge/>
                  <w:shd w:val="clear" w:color="auto" w:fill="F2F2F2" w:themeFill="background1" w:themeFillShade="F2"/>
                </w:tcPr>
                <w:p w14:paraId="043CB054"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vMerge/>
                  <w:shd w:val="clear" w:color="auto" w:fill="F2F2F2" w:themeFill="background1" w:themeFillShade="F2"/>
                </w:tcPr>
                <w:p w14:paraId="27453E30"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vMerge/>
                  <w:shd w:val="clear" w:color="auto" w:fill="F2F2F2" w:themeFill="background1" w:themeFillShade="F2"/>
                </w:tcPr>
                <w:p w14:paraId="266F8FB4"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2F2F2" w:themeFill="background1" w:themeFillShade="F2"/>
                </w:tcPr>
                <w:p w14:paraId="20E8C52F"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665193">
                    <w:rPr>
                      <w:rFonts w:ascii="David" w:eastAsia="Times New Roman" w:hAnsi="David"/>
                      <w:color w:val="000000"/>
                      <w:sz w:val="16"/>
                      <w:szCs w:val="16"/>
                      <w:rtl/>
                      <w:lang w:val="he-IL" w:eastAsia="he-IL"/>
                    </w:rPr>
                    <w:t xml:space="preserve">לתקופה </w:t>
                  </w:r>
                </w:p>
              </w:tc>
              <w:tc>
                <w:tcPr>
                  <w:tcW w:w="1126" w:type="dxa"/>
                  <w:shd w:val="clear" w:color="auto" w:fill="F2F2F2" w:themeFill="background1" w:themeFillShade="F2"/>
                </w:tcPr>
                <w:p w14:paraId="1CE158EB"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665193">
                    <w:rPr>
                      <w:rFonts w:ascii="David" w:eastAsia="Times New Roman" w:hAnsi="David"/>
                      <w:color w:val="000000"/>
                      <w:sz w:val="16"/>
                      <w:szCs w:val="16"/>
                      <w:rtl/>
                      <w:lang w:val="he-IL" w:eastAsia="he-IL"/>
                    </w:rPr>
                    <w:t xml:space="preserve">למקרה* </w:t>
                  </w:r>
                </w:p>
              </w:tc>
              <w:tc>
                <w:tcPr>
                  <w:tcW w:w="1138" w:type="dxa"/>
                  <w:vMerge/>
                  <w:shd w:val="clear" w:color="auto" w:fill="F2F2F2" w:themeFill="background1" w:themeFillShade="F2"/>
                </w:tcPr>
                <w:p w14:paraId="0C1CF5BB"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p>
              </w:tc>
              <w:tc>
                <w:tcPr>
                  <w:tcW w:w="567" w:type="dxa"/>
                  <w:vMerge/>
                  <w:shd w:val="clear" w:color="auto" w:fill="F2F2F2" w:themeFill="background1" w:themeFillShade="F2"/>
                </w:tcPr>
                <w:p w14:paraId="4E0BCFEA"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p>
              </w:tc>
              <w:tc>
                <w:tcPr>
                  <w:tcW w:w="1839" w:type="dxa"/>
                  <w:vMerge/>
                  <w:shd w:val="clear" w:color="auto" w:fill="F2F2F2" w:themeFill="background1" w:themeFillShade="F2"/>
                </w:tcPr>
                <w:p w14:paraId="36341AB3"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r>
            <w:tr w:rsidR="00665193" w:rsidRPr="00665193" w14:paraId="0FFCA16E" w14:textId="77777777" w:rsidTr="00D61926">
              <w:trPr>
                <w:gridBefore w:val="1"/>
                <w:wBefore w:w="7" w:type="dxa"/>
                <w:trHeight w:val="624"/>
              </w:trPr>
              <w:tc>
                <w:tcPr>
                  <w:tcW w:w="1277" w:type="dxa"/>
                  <w:shd w:val="clear" w:color="auto" w:fill="FFFFFF" w:themeFill="background1"/>
                </w:tcPr>
                <w:p w14:paraId="4922D1D8"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רכוש "אש מורחב"</w:t>
                  </w:r>
                </w:p>
              </w:tc>
              <w:tc>
                <w:tcPr>
                  <w:tcW w:w="992" w:type="dxa"/>
                  <w:shd w:val="clear" w:color="auto" w:fill="FFFFFF" w:themeFill="background1"/>
                </w:tcPr>
                <w:p w14:paraId="57D93052"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421FA65C"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533DF8D4"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0B7FBBF4"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3E5A3870" w14:textId="77777777" w:rsidR="00665193" w:rsidRPr="00665193" w:rsidDel="00C828C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26" w:type="dxa"/>
                  <w:shd w:val="clear" w:color="auto" w:fill="F2F2F2" w:themeFill="background1" w:themeFillShade="F2"/>
                </w:tcPr>
                <w:p w14:paraId="2633EE64" w14:textId="77777777" w:rsidR="00665193" w:rsidRPr="00665193" w:rsidDel="00C828C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8" w:type="dxa"/>
                  <w:shd w:val="clear" w:color="auto" w:fill="F2F2F2" w:themeFill="background1" w:themeFillShade="F2"/>
                </w:tcPr>
                <w:p w14:paraId="314D33AB"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79C3E994"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 xml:space="preserve">₪ </w:t>
                  </w:r>
                </w:p>
              </w:tc>
              <w:tc>
                <w:tcPr>
                  <w:tcW w:w="1839" w:type="dxa"/>
                  <w:shd w:val="clear" w:color="auto" w:fill="FFFFFF" w:themeFill="background1"/>
                </w:tcPr>
                <w:p w14:paraId="6BE4D763"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665193">
                    <w:rPr>
                      <w:rFonts w:asciiTheme="minorBidi" w:eastAsia="Times New Roman" w:hAnsiTheme="minorBidi" w:cs="Arial"/>
                      <w:b/>
                      <w:bCs/>
                      <w:color w:val="000000"/>
                      <w:sz w:val="16"/>
                      <w:szCs w:val="16"/>
                      <w:rtl/>
                      <w:lang w:val="he-IL" w:eastAsia="he-IL"/>
                    </w:rPr>
                    <w:t>328</w:t>
                  </w:r>
                </w:p>
                <w:p w14:paraId="4527DE49"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665193">
                    <w:rPr>
                      <w:rFonts w:asciiTheme="minorBidi" w:eastAsia="Times New Roman" w:hAnsiTheme="minorBidi" w:cs="Arial"/>
                      <w:b/>
                      <w:bCs/>
                      <w:color w:val="000000"/>
                      <w:sz w:val="16"/>
                      <w:szCs w:val="16"/>
                      <w:rtl/>
                      <w:lang w:val="he-IL" w:eastAsia="he-IL"/>
                    </w:rPr>
                    <w:t>309</w:t>
                  </w:r>
                </w:p>
                <w:p w14:paraId="258770F6"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665193">
                    <w:rPr>
                      <w:rFonts w:asciiTheme="minorBidi" w:eastAsia="Times New Roman" w:hAnsiTheme="minorBidi" w:cs="Arial"/>
                      <w:b/>
                      <w:bCs/>
                      <w:color w:val="000000"/>
                      <w:sz w:val="16"/>
                      <w:szCs w:val="16"/>
                      <w:rtl/>
                      <w:lang w:val="he-IL" w:eastAsia="he-IL"/>
                    </w:rPr>
                    <w:t>316</w:t>
                  </w:r>
                </w:p>
                <w:p w14:paraId="58054A0F"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665193">
                    <w:rPr>
                      <w:rFonts w:asciiTheme="minorBidi" w:eastAsia="Times New Roman" w:hAnsiTheme="minorBidi" w:cs="Arial"/>
                      <w:b/>
                      <w:bCs/>
                      <w:color w:val="000000"/>
                      <w:sz w:val="16"/>
                      <w:szCs w:val="16"/>
                      <w:rtl/>
                      <w:lang w:val="he-IL" w:eastAsia="he-IL"/>
                    </w:rPr>
                    <w:t>313</w:t>
                  </w:r>
                </w:p>
                <w:p w14:paraId="5DF7003B"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665193">
                    <w:rPr>
                      <w:rFonts w:asciiTheme="minorBidi" w:eastAsia="Times New Roman" w:hAnsiTheme="minorBidi" w:cs="Arial"/>
                      <w:b/>
                      <w:bCs/>
                      <w:color w:val="000000"/>
                      <w:sz w:val="16"/>
                      <w:szCs w:val="16"/>
                      <w:rtl/>
                      <w:lang w:val="he-IL" w:eastAsia="he-IL"/>
                    </w:rPr>
                    <w:t>314</w:t>
                  </w:r>
                </w:p>
                <w:p w14:paraId="67D0CF04"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665193">
                    <w:rPr>
                      <w:rFonts w:asciiTheme="minorBidi" w:eastAsia="Times New Roman" w:hAnsiTheme="minorBidi" w:cs="Arial"/>
                      <w:b/>
                      <w:bCs/>
                      <w:color w:val="000000"/>
                      <w:sz w:val="16"/>
                      <w:szCs w:val="16"/>
                      <w:rtl/>
                      <w:lang w:val="he-IL" w:eastAsia="he-IL"/>
                    </w:rPr>
                    <w:t>345</w:t>
                  </w:r>
                </w:p>
                <w:p w14:paraId="50A2C8C2"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b/>
                      <w:color w:val="000000"/>
                      <w:sz w:val="16"/>
                      <w:szCs w:val="16"/>
                      <w:rtl/>
                      <w:lang w:val="he-IL" w:eastAsia="he-IL"/>
                    </w:rPr>
                  </w:pPr>
                </w:p>
              </w:tc>
            </w:tr>
            <w:tr w:rsidR="00665193" w:rsidRPr="00665193" w14:paraId="73F6883D" w14:textId="77777777" w:rsidTr="00D61926">
              <w:trPr>
                <w:gridBefore w:val="1"/>
                <w:wBefore w:w="7" w:type="dxa"/>
                <w:trHeight w:val="624"/>
              </w:trPr>
              <w:tc>
                <w:tcPr>
                  <w:tcW w:w="1277" w:type="dxa"/>
                  <w:shd w:val="clear" w:color="auto" w:fill="FFFFFF" w:themeFill="background1"/>
                </w:tcPr>
                <w:p w14:paraId="69C9C277"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 xml:space="preserve">ביטוח חבות המוצר </w:t>
                  </w:r>
                </w:p>
              </w:tc>
              <w:tc>
                <w:tcPr>
                  <w:tcW w:w="992" w:type="dxa"/>
                  <w:shd w:val="clear" w:color="auto" w:fill="FFFFFF" w:themeFill="background1"/>
                </w:tcPr>
                <w:p w14:paraId="7C363056"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45E93CAB"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1FC9357A"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05155C7F"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1F8A1914"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16,000,000</w:t>
                  </w:r>
                </w:p>
              </w:tc>
              <w:tc>
                <w:tcPr>
                  <w:tcW w:w="1126" w:type="dxa"/>
                  <w:shd w:val="clear" w:color="auto" w:fill="F2F2F2" w:themeFill="background1" w:themeFillShade="F2"/>
                </w:tcPr>
                <w:p w14:paraId="0FF0DCCD"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16,000,000</w:t>
                  </w:r>
                </w:p>
              </w:tc>
              <w:tc>
                <w:tcPr>
                  <w:tcW w:w="1138" w:type="dxa"/>
                  <w:shd w:val="clear" w:color="auto" w:fill="F2F2F2" w:themeFill="background1" w:themeFillShade="F2"/>
                </w:tcPr>
                <w:p w14:paraId="2653515B"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6564E254"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 xml:space="preserve">₪ </w:t>
                  </w:r>
                </w:p>
              </w:tc>
              <w:tc>
                <w:tcPr>
                  <w:tcW w:w="1839" w:type="dxa"/>
                  <w:shd w:val="clear" w:color="auto" w:fill="FFFFFF" w:themeFill="background1"/>
                </w:tcPr>
                <w:p w14:paraId="6A4B9B49"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665193">
                    <w:rPr>
                      <w:rFonts w:asciiTheme="minorBidi" w:eastAsia="Times New Roman" w:hAnsiTheme="minorBidi"/>
                      <w:b/>
                      <w:color w:val="000000"/>
                      <w:sz w:val="16"/>
                      <w:szCs w:val="16"/>
                      <w:rtl/>
                      <w:lang w:val="he-IL" w:eastAsia="he-IL"/>
                    </w:rPr>
                    <w:t>328</w:t>
                  </w:r>
                </w:p>
                <w:p w14:paraId="71913980"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b/>
                      <w:color w:val="000000"/>
                      <w:sz w:val="16"/>
                      <w:szCs w:val="16"/>
                      <w:rtl/>
                      <w:lang w:val="he-IL" w:eastAsia="he-IL"/>
                    </w:rPr>
                  </w:pPr>
                </w:p>
                <w:p w14:paraId="6B57D89C"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b/>
                      <w:color w:val="000000"/>
                      <w:sz w:val="16"/>
                      <w:szCs w:val="16"/>
                      <w:rtl/>
                      <w:lang w:val="he-IL" w:eastAsia="he-IL"/>
                    </w:rPr>
                  </w:pPr>
                  <w:r w:rsidRPr="00665193">
                    <w:rPr>
                      <w:rFonts w:asciiTheme="minorBidi" w:eastAsia="Times New Roman" w:hAnsiTheme="minorBidi" w:cs="Arial"/>
                      <w:b/>
                      <w:bCs/>
                      <w:color w:val="000000"/>
                      <w:sz w:val="16"/>
                      <w:szCs w:val="16"/>
                      <w:rtl/>
                      <w:lang w:val="he-IL" w:eastAsia="he-IL"/>
                    </w:rPr>
                    <w:t>321</w:t>
                  </w:r>
                </w:p>
                <w:p w14:paraId="241DD548"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b/>
                      <w:color w:val="000000"/>
                      <w:sz w:val="16"/>
                      <w:szCs w:val="16"/>
                      <w:rtl/>
                      <w:lang w:val="he-IL" w:eastAsia="he-IL"/>
                    </w:rPr>
                  </w:pPr>
                </w:p>
                <w:p w14:paraId="278BE155"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665193">
                    <w:rPr>
                      <w:rFonts w:asciiTheme="minorBidi" w:eastAsia="Times New Roman" w:hAnsiTheme="minorBidi"/>
                      <w:b/>
                      <w:color w:val="000000"/>
                      <w:sz w:val="16"/>
                      <w:szCs w:val="16"/>
                      <w:rtl/>
                      <w:lang w:val="he-IL" w:eastAsia="he-IL"/>
                    </w:rPr>
                    <w:t>302</w:t>
                  </w:r>
                </w:p>
                <w:p w14:paraId="3C5039DE"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b/>
                      <w:color w:val="000000"/>
                      <w:sz w:val="16"/>
                      <w:szCs w:val="16"/>
                      <w:rtl/>
                      <w:lang w:val="he-IL" w:eastAsia="he-IL"/>
                    </w:rPr>
                  </w:pPr>
                  <w:r w:rsidRPr="00665193">
                    <w:rPr>
                      <w:rFonts w:asciiTheme="minorBidi" w:eastAsia="Times New Roman" w:hAnsiTheme="minorBidi"/>
                      <w:b/>
                      <w:color w:val="000000"/>
                      <w:sz w:val="16"/>
                      <w:szCs w:val="16"/>
                      <w:rtl/>
                      <w:lang w:val="he-IL" w:eastAsia="he-IL"/>
                    </w:rPr>
                    <w:t>332 (12 חודשים)</w:t>
                  </w:r>
                </w:p>
                <w:p w14:paraId="6CC8D821"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665193">
                    <w:rPr>
                      <w:rFonts w:asciiTheme="minorBidi" w:eastAsia="Times New Roman" w:hAnsiTheme="minorBidi"/>
                      <w:b/>
                      <w:color w:val="000000"/>
                      <w:sz w:val="16"/>
                      <w:szCs w:val="16"/>
                      <w:rtl/>
                      <w:lang w:val="he-IL" w:eastAsia="he-IL"/>
                    </w:rPr>
                    <w:t>347</w:t>
                  </w:r>
                </w:p>
                <w:p w14:paraId="70186C10"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rPr>
                      <w:rFonts w:ascii="David" w:eastAsia="Times New Roman" w:hAnsi="David"/>
                      <w:bCs/>
                      <w:color w:val="000000"/>
                      <w:sz w:val="16"/>
                      <w:szCs w:val="16"/>
                      <w:rtl/>
                      <w:lang w:val="he-IL" w:eastAsia="he-IL"/>
                    </w:rPr>
                  </w:pPr>
                  <w:r w:rsidRPr="00665193">
                    <w:rPr>
                      <w:rFonts w:ascii="David" w:eastAsia="Times New Roman" w:hAnsi="David"/>
                      <w:bCs/>
                      <w:color w:val="000000"/>
                      <w:sz w:val="16"/>
                      <w:szCs w:val="16"/>
                      <w:rtl/>
                      <w:lang w:val="he-IL" w:eastAsia="he-IL"/>
                    </w:rPr>
                    <w:t>309</w:t>
                  </w:r>
                </w:p>
              </w:tc>
            </w:tr>
            <w:tr w:rsidR="00665193" w:rsidRPr="00665193" w14:paraId="1D18C14A" w14:textId="77777777" w:rsidTr="00D61926">
              <w:trPr>
                <w:gridBefore w:val="1"/>
                <w:wBefore w:w="7" w:type="dxa"/>
                <w:trHeight w:val="624"/>
              </w:trPr>
              <w:tc>
                <w:tcPr>
                  <w:tcW w:w="1277" w:type="dxa"/>
                  <w:shd w:val="clear" w:color="auto" w:fill="FFFFFF" w:themeFill="background1"/>
                </w:tcPr>
                <w:p w14:paraId="53D571B0"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אחריות מקצועית</w:t>
                  </w:r>
                </w:p>
              </w:tc>
              <w:tc>
                <w:tcPr>
                  <w:tcW w:w="992" w:type="dxa"/>
                  <w:shd w:val="clear" w:color="auto" w:fill="FFFFFF" w:themeFill="background1"/>
                </w:tcPr>
                <w:p w14:paraId="3E774B93"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019B09B1"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33CF8320"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3AE62277"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29C50B48"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6,000,000</w:t>
                  </w:r>
                </w:p>
              </w:tc>
              <w:tc>
                <w:tcPr>
                  <w:tcW w:w="1126" w:type="dxa"/>
                  <w:shd w:val="clear" w:color="auto" w:fill="F2F2F2" w:themeFill="background1" w:themeFillShade="F2"/>
                </w:tcPr>
                <w:p w14:paraId="074E9570"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6,000,000</w:t>
                  </w:r>
                </w:p>
              </w:tc>
              <w:tc>
                <w:tcPr>
                  <w:tcW w:w="1138" w:type="dxa"/>
                  <w:shd w:val="clear" w:color="auto" w:fill="F2F2F2" w:themeFill="background1" w:themeFillShade="F2"/>
                </w:tcPr>
                <w:p w14:paraId="6CC799B7"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4060EBE1"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 xml:space="preserve">₪ </w:t>
                  </w:r>
                </w:p>
              </w:tc>
              <w:tc>
                <w:tcPr>
                  <w:tcW w:w="1839" w:type="dxa"/>
                  <w:shd w:val="clear" w:color="auto" w:fill="FFFFFF" w:themeFill="background1"/>
                </w:tcPr>
                <w:p w14:paraId="6145EDE1"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665193">
                    <w:rPr>
                      <w:rFonts w:asciiTheme="minorBidi" w:eastAsia="Times New Roman" w:hAnsiTheme="minorBidi"/>
                      <w:b/>
                      <w:color w:val="000000"/>
                      <w:sz w:val="16"/>
                      <w:szCs w:val="16"/>
                      <w:rtl/>
                      <w:lang w:val="he-IL" w:eastAsia="he-IL"/>
                    </w:rPr>
                    <w:t>321</w:t>
                  </w:r>
                </w:p>
                <w:p w14:paraId="52C3B418"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665193">
                    <w:rPr>
                      <w:rFonts w:asciiTheme="minorBidi" w:eastAsia="Times New Roman" w:hAnsiTheme="minorBidi"/>
                      <w:b/>
                      <w:color w:val="000000"/>
                      <w:sz w:val="16"/>
                      <w:szCs w:val="16"/>
                      <w:rtl/>
                      <w:lang w:val="he-IL" w:eastAsia="he-IL"/>
                    </w:rPr>
                    <w:t>328</w:t>
                  </w:r>
                </w:p>
                <w:p w14:paraId="38E0D104"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665193">
                    <w:rPr>
                      <w:rFonts w:asciiTheme="minorBidi" w:eastAsia="Times New Roman" w:hAnsiTheme="minorBidi"/>
                      <w:b/>
                      <w:color w:val="000000"/>
                      <w:sz w:val="16"/>
                      <w:szCs w:val="16"/>
                      <w:rtl/>
                      <w:lang w:val="he-IL" w:eastAsia="he-IL"/>
                    </w:rPr>
                    <w:t>327</w:t>
                  </w:r>
                </w:p>
                <w:p w14:paraId="23BF4731"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665193">
                    <w:rPr>
                      <w:rFonts w:asciiTheme="minorBidi" w:eastAsia="Times New Roman" w:hAnsiTheme="minorBidi"/>
                      <w:b/>
                      <w:color w:val="000000"/>
                      <w:sz w:val="16"/>
                      <w:szCs w:val="16"/>
                      <w:rtl/>
                      <w:lang w:val="he-IL" w:eastAsia="he-IL"/>
                    </w:rPr>
                    <w:t>332- 6 חודשים</w:t>
                  </w:r>
                </w:p>
                <w:p w14:paraId="7C1AFA3D"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David" w:eastAsia="Times New Roman" w:hAnsi="David"/>
                      <w:bCs/>
                      <w:color w:val="000000"/>
                      <w:sz w:val="16"/>
                      <w:szCs w:val="16"/>
                      <w:rtl/>
                      <w:lang w:val="he-IL" w:eastAsia="he-IL"/>
                    </w:rPr>
                  </w:pPr>
                  <w:r w:rsidRPr="00665193">
                    <w:rPr>
                      <w:rFonts w:ascii="David" w:eastAsia="Times New Roman" w:hAnsi="David"/>
                      <w:bCs/>
                      <w:color w:val="000000"/>
                      <w:sz w:val="16"/>
                      <w:szCs w:val="16"/>
                      <w:rtl/>
                      <w:lang w:val="he-IL" w:eastAsia="he-IL"/>
                    </w:rPr>
                    <w:t>309</w:t>
                  </w:r>
                </w:p>
                <w:p w14:paraId="31FEF564"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665193">
                    <w:rPr>
                      <w:rFonts w:asciiTheme="minorBidi" w:eastAsia="Times New Roman" w:hAnsiTheme="minorBidi"/>
                      <w:b/>
                      <w:color w:val="000000"/>
                      <w:sz w:val="16"/>
                      <w:szCs w:val="16"/>
                      <w:rtl/>
                      <w:lang w:val="he-IL" w:eastAsia="he-IL"/>
                    </w:rPr>
                    <w:t>301</w:t>
                  </w:r>
                </w:p>
              </w:tc>
            </w:tr>
            <w:tr w:rsidR="00665193" w:rsidRPr="00665193" w14:paraId="455B0F0E" w14:textId="77777777" w:rsidTr="00D61926">
              <w:trPr>
                <w:gridBefore w:val="1"/>
                <w:wBefore w:w="7" w:type="dxa"/>
                <w:trHeight w:val="624"/>
              </w:trPr>
              <w:tc>
                <w:tcPr>
                  <w:tcW w:w="1277" w:type="dxa"/>
                  <w:shd w:val="clear" w:color="auto" w:fill="FFFFFF" w:themeFill="background1"/>
                </w:tcPr>
                <w:p w14:paraId="59BC040E"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 xml:space="preserve">צמ"ה </w:t>
                  </w:r>
                </w:p>
              </w:tc>
              <w:tc>
                <w:tcPr>
                  <w:tcW w:w="992" w:type="dxa"/>
                  <w:shd w:val="clear" w:color="auto" w:fill="FFFFFF" w:themeFill="background1"/>
                </w:tcPr>
                <w:p w14:paraId="1CF47490"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69288C3B"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53989E0E"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20F46B22"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5BBECE58"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26" w:type="dxa"/>
                  <w:shd w:val="clear" w:color="auto" w:fill="F2F2F2" w:themeFill="background1" w:themeFillShade="F2"/>
                </w:tcPr>
                <w:p w14:paraId="41FEDB63"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8" w:type="dxa"/>
                  <w:shd w:val="clear" w:color="auto" w:fill="F2F2F2" w:themeFill="background1" w:themeFillShade="F2"/>
                </w:tcPr>
                <w:p w14:paraId="69334180"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6E64B1D9"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665193">
                    <w:rPr>
                      <w:rFonts w:ascii="David" w:eastAsia="Times New Roman" w:hAnsi="David"/>
                      <w:color w:val="000000"/>
                      <w:sz w:val="24"/>
                      <w:rtl/>
                      <w:lang w:val="he-IL" w:eastAsia="he-IL"/>
                    </w:rPr>
                    <w:t xml:space="preserve">₪ </w:t>
                  </w:r>
                </w:p>
              </w:tc>
              <w:tc>
                <w:tcPr>
                  <w:tcW w:w="1839" w:type="dxa"/>
                  <w:shd w:val="clear" w:color="auto" w:fill="FFFFFF" w:themeFill="background1"/>
                </w:tcPr>
                <w:p w14:paraId="2807D6AF"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665193">
                    <w:rPr>
                      <w:rFonts w:asciiTheme="minorBidi" w:eastAsia="Times New Roman" w:hAnsiTheme="minorBidi"/>
                      <w:b/>
                      <w:color w:val="000000"/>
                      <w:sz w:val="16"/>
                      <w:szCs w:val="16"/>
                      <w:rtl/>
                      <w:lang w:val="he-IL" w:eastAsia="he-IL"/>
                    </w:rPr>
                    <w:t>328</w:t>
                  </w:r>
                </w:p>
                <w:p w14:paraId="4FC3ACFF"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665193">
                    <w:rPr>
                      <w:rFonts w:asciiTheme="minorBidi" w:eastAsia="Times New Roman" w:hAnsiTheme="minorBidi"/>
                      <w:b/>
                      <w:color w:val="000000"/>
                      <w:sz w:val="16"/>
                      <w:szCs w:val="16"/>
                      <w:rtl/>
                      <w:lang w:val="he-IL" w:eastAsia="he-IL"/>
                    </w:rPr>
                    <w:t>321</w:t>
                  </w:r>
                </w:p>
                <w:p w14:paraId="20D0A009"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665193">
                    <w:rPr>
                      <w:rFonts w:asciiTheme="minorBidi" w:eastAsia="Times New Roman" w:hAnsiTheme="minorBidi"/>
                      <w:b/>
                      <w:color w:val="000000"/>
                      <w:sz w:val="16"/>
                      <w:szCs w:val="16"/>
                      <w:rtl/>
                      <w:lang w:val="he-IL" w:eastAsia="he-IL"/>
                    </w:rPr>
                    <w:t>312</w:t>
                  </w:r>
                </w:p>
                <w:p w14:paraId="7E98343C"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665193">
                    <w:rPr>
                      <w:rFonts w:asciiTheme="minorBidi" w:eastAsia="Times New Roman" w:hAnsiTheme="minorBidi"/>
                      <w:b/>
                      <w:color w:val="000000"/>
                      <w:sz w:val="16"/>
                      <w:szCs w:val="16"/>
                      <w:rtl/>
                      <w:lang w:val="he-IL" w:eastAsia="he-IL"/>
                    </w:rPr>
                    <w:t>307</w:t>
                  </w:r>
                </w:p>
                <w:p w14:paraId="3018E021"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p>
              </w:tc>
            </w:tr>
          </w:tbl>
          <w:p w14:paraId="515D6759" w14:textId="77777777" w:rsidR="00665193" w:rsidRPr="00665193" w:rsidRDefault="00665193" w:rsidP="00665193">
            <w:pPr>
              <w:widowControl w:val="0"/>
              <w:bidi w:val="0"/>
              <w:spacing w:before="0" w:beforeAutospacing="0" w:after="0" w:afterAutospacing="0" w:line="240" w:lineRule="auto"/>
              <w:ind w:left="84" w:hanging="41"/>
              <w:jc w:val="right"/>
              <w:rPr>
                <w:rFonts w:ascii="David" w:hAnsi="David"/>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665193" w:rsidRPr="00665193" w14:paraId="087668E2" w14:textId="77777777" w:rsidTr="00D61926">
              <w:trPr>
                <w:trHeight w:val="57"/>
                <w:tblHeader/>
              </w:trPr>
              <w:tc>
                <w:tcPr>
                  <w:tcW w:w="11530" w:type="dxa"/>
                  <w:shd w:val="clear" w:color="auto" w:fill="F2F2F2" w:themeFill="background1" w:themeFillShade="F2"/>
                </w:tcPr>
                <w:p w14:paraId="0752A451"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665193">
                    <w:rPr>
                      <w:rFonts w:asciiTheme="minorBidi" w:eastAsia="Times New Roman" w:hAnsiTheme="minorBidi"/>
                      <w:b/>
                      <w:color w:val="000000"/>
                      <w:sz w:val="24"/>
                      <w:rtl/>
                      <w:lang w:val="he-IL" w:eastAsia="he-IL"/>
                    </w:rPr>
                    <w:t xml:space="preserve">פירוט השירותים </w:t>
                  </w:r>
                  <w:r w:rsidRPr="00665193">
                    <w:rPr>
                      <w:rFonts w:asciiTheme="minorBidi" w:eastAsia="Times New Roman" w:hAnsiTheme="minorBidi"/>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665193">
                    <w:rPr>
                      <w:rFonts w:asciiTheme="minorBidi" w:eastAsia="Times New Roman" w:hAnsiTheme="minorBidi"/>
                      <w:bCs/>
                      <w:color w:val="000000"/>
                      <w:sz w:val="16"/>
                      <w:szCs w:val="16"/>
                      <w:rtl/>
                      <w:lang w:val="he-IL" w:eastAsia="he-IL"/>
                    </w:rPr>
                    <w:t>ג'</w:t>
                  </w:r>
                  <w:r w:rsidRPr="00665193">
                    <w:rPr>
                      <w:rFonts w:ascii="David" w:eastAsia="Times New Roman" w:hAnsi="David"/>
                      <w:color w:val="000000"/>
                      <w:sz w:val="16"/>
                      <w:szCs w:val="16"/>
                      <w:rtl/>
                      <w:lang w:val="he-IL" w:eastAsia="he-IL"/>
                    </w:rPr>
                    <w:t xml:space="preserve"> כפי שמפורסם על ידי רשות שוק ההון, ביטוח וחסכון</w:t>
                  </w:r>
                  <w:r w:rsidRPr="00665193">
                    <w:rPr>
                      <w:rFonts w:asciiTheme="minorBidi" w:eastAsia="Times New Roman" w:hAnsiTheme="minorBidi"/>
                      <w:b/>
                      <w:color w:val="000000"/>
                      <w:sz w:val="16"/>
                      <w:szCs w:val="16"/>
                      <w:rtl/>
                      <w:lang w:val="he-IL" w:eastAsia="he-IL"/>
                    </w:rPr>
                    <w:t xml:space="preserve">. </w:t>
                  </w:r>
                  <w:r w:rsidRPr="00665193">
                    <w:rPr>
                      <w:rFonts w:ascii="David" w:eastAsia="Times New Roman" w:hAnsi="David"/>
                      <w:color w:val="000000"/>
                      <w:sz w:val="16"/>
                      <w:szCs w:val="16"/>
                      <w:rtl/>
                      <w:lang w:val="he-IL" w:eastAsia="he-IL"/>
                    </w:rPr>
                    <w:t>ניתן להציג בנוסף גם המלל המוצג לצד הקוד ברשימה הסגורה</w:t>
                  </w:r>
                  <w:r w:rsidRPr="00665193">
                    <w:rPr>
                      <w:rFonts w:asciiTheme="minorBidi" w:eastAsia="Times New Roman" w:hAnsiTheme="minorBidi"/>
                      <w:b/>
                      <w:color w:val="FF0000"/>
                      <w:sz w:val="16"/>
                      <w:szCs w:val="16"/>
                      <w:rtl/>
                      <w:lang w:val="he-IL" w:eastAsia="he-IL"/>
                    </w:rPr>
                    <w:t>)*:</w:t>
                  </w:r>
                </w:p>
              </w:tc>
            </w:tr>
            <w:tr w:rsidR="00665193" w:rsidRPr="00665193" w14:paraId="0BA6DC33" w14:textId="77777777" w:rsidTr="00D61926">
              <w:trPr>
                <w:trHeight w:val="798"/>
              </w:trPr>
              <w:tc>
                <w:tcPr>
                  <w:tcW w:w="11530" w:type="dxa"/>
                </w:tcPr>
                <w:p w14:paraId="41A25515"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right="78"/>
                    <w:jc w:val="right"/>
                    <w:rPr>
                      <w:rFonts w:asciiTheme="minorBidi" w:eastAsia="Times New Roman" w:hAnsiTheme="minorBidi"/>
                      <w:b/>
                      <w:color w:val="000000"/>
                      <w:sz w:val="24"/>
                      <w:rtl/>
                      <w:lang w:val="he-IL" w:eastAsia="he-IL"/>
                    </w:rPr>
                  </w:pPr>
                  <w:r w:rsidRPr="00665193">
                    <w:rPr>
                      <w:rFonts w:asciiTheme="minorBidi" w:eastAsia="Times New Roman" w:hAnsiTheme="minorBidi"/>
                      <w:b/>
                      <w:color w:val="000000"/>
                      <w:sz w:val="24"/>
                      <w:rtl/>
                      <w:lang w:val="he-IL" w:eastAsia="he-IL"/>
                    </w:rPr>
                    <w:t>009</w:t>
                  </w:r>
                </w:p>
              </w:tc>
            </w:tr>
          </w:tbl>
          <w:p w14:paraId="1B5A54A4" w14:textId="77777777" w:rsidR="00665193" w:rsidRPr="00665193" w:rsidRDefault="00665193" w:rsidP="00665193">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665193" w:rsidRPr="00665193" w14:paraId="56B78263" w14:textId="77777777" w:rsidTr="00D61926">
              <w:trPr>
                <w:trHeight w:val="227"/>
                <w:tblHeader/>
              </w:trPr>
              <w:tc>
                <w:tcPr>
                  <w:tcW w:w="11530" w:type="dxa"/>
                  <w:shd w:val="clear" w:color="auto" w:fill="F2F2F2" w:themeFill="background1" w:themeFillShade="F2"/>
                </w:tcPr>
                <w:p w14:paraId="736DCF52"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665193">
                    <w:rPr>
                      <w:rFonts w:asciiTheme="minorBidi" w:eastAsia="Times New Roman" w:hAnsiTheme="minorBidi"/>
                      <w:b/>
                      <w:color w:val="000000"/>
                      <w:sz w:val="24"/>
                      <w:rtl/>
                      <w:lang w:val="he-IL" w:eastAsia="he-IL"/>
                    </w:rPr>
                    <w:t>ביטול/שינוי הפוליסה *</w:t>
                  </w:r>
                </w:p>
              </w:tc>
            </w:tr>
            <w:tr w:rsidR="00665193" w:rsidRPr="00665193" w14:paraId="1E7FDE4E" w14:textId="77777777" w:rsidTr="00D61926">
              <w:trPr>
                <w:trHeight w:val="334"/>
              </w:trPr>
              <w:tc>
                <w:tcPr>
                  <w:tcW w:w="11530" w:type="dxa"/>
                  <w:vAlign w:val="center"/>
                </w:tcPr>
                <w:p w14:paraId="5911E4B5"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jc w:val="right"/>
                    <w:rPr>
                      <w:rFonts w:asciiTheme="minorBidi" w:eastAsia="Times New Roman" w:hAnsiTheme="minorBidi"/>
                      <w:bCs/>
                      <w:color w:val="000000"/>
                      <w:sz w:val="20"/>
                      <w:rtl/>
                      <w:lang w:val="he-IL" w:eastAsia="he-IL"/>
                    </w:rPr>
                  </w:pPr>
                  <w:r w:rsidRPr="00665193">
                    <w:rPr>
                      <w:rFonts w:asciiTheme="minorBidi" w:eastAsia="Times New Roman" w:hAnsiTheme="minorBidi"/>
                      <w:b/>
                      <w:color w:val="000000"/>
                      <w:sz w:val="20"/>
                      <w:rtl/>
                      <w:lang w:val="he-IL" w:eastAsia="he-IL"/>
                    </w:rPr>
                    <w:t xml:space="preserve">שינוי לרעת מבקש האישור או ביטול של פוליסת ביטוח,  לא ייכנס לתוקף אלא </w:t>
                  </w:r>
                  <w:r w:rsidRPr="00665193">
                    <w:rPr>
                      <w:rFonts w:asciiTheme="minorBidi" w:eastAsia="Times New Roman" w:hAnsiTheme="minorBidi"/>
                      <w:bCs/>
                      <w:color w:val="000000"/>
                      <w:sz w:val="20"/>
                      <w:rtl/>
                      <w:lang w:val="he-IL" w:eastAsia="he-IL"/>
                    </w:rPr>
                    <w:t>30 יום</w:t>
                  </w:r>
                  <w:r w:rsidRPr="00665193">
                    <w:rPr>
                      <w:rFonts w:asciiTheme="minorBidi" w:eastAsia="Times New Roman" w:hAnsiTheme="minorBidi"/>
                      <w:b/>
                      <w:color w:val="000000"/>
                      <w:sz w:val="20"/>
                      <w:rtl/>
                      <w:lang w:val="he-IL" w:eastAsia="he-IL"/>
                    </w:rPr>
                    <w:t xml:space="preserve"> לאחר משלוח הודעה למבקש האישור בדבר השינוי או הביטול.</w:t>
                  </w:r>
                </w:p>
              </w:tc>
            </w:tr>
          </w:tbl>
          <w:p w14:paraId="2A80150D" w14:textId="77777777" w:rsidR="00665193" w:rsidRPr="00665193" w:rsidRDefault="00665193" w:rsidP="00665193">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p w14:paraId="0EB46ED7" w14:textId="77777777" w:rsidR="00665193" w:rsidRPr="00665193" w:rsidRDefault="00665193" w:rsidP="00665193">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665193" w:rsidRPr="00665193" w14:paraId="777EEB13" w14:textId="77777777" w:rsidTr="00D61926">
              <w:trPr>
                <w:trHeight w:val="227"/>
                <w:tblHeader/>
              </w:trPr>
              <w:tc>
                <w:tcPr>
                  <w:tcW w:w="11530" w:type="dxa"/>
                  <w:shd w:val="clear" w:color="auto" w:fill="F2F2F2" w:themeFill="background1" w:themeFillShade="F2"/>
                </w:tcPr>
                <w:p w14:paraId="3B0CDCC9"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665193">
                    <w:rPr>
                      <w:rFonts w:asciiTheme="minorBidi" w:eastAsia="Times New Roman" w:hAnsiTheme="minorBidi"/>
                      <w:b/>
                      <w:color w:val="000000"/>
                      <w:sz w:val="24"/>
                      <w:rtl/>
                      <w:lang w:val="he-IL" w:eastAsia="he-IL"/>
                    </w:rPr>
                    <w:t>חתימת האישור</w:t>
                  </w:r>
                </w:p>
              </w:tc>
            </w:tr>
            <w:tr w:rsidR="00665193" w:rsidRPr="00665193" w14:paraId="2464FE9C" w14:textId="77777777" w:rsidTr="00D61926">
              <w:trPr>
                <w:trHeight w:val="598"/>
              </w:trPr>
              <w:tc>
                <w:tcPr>
                  <w:tcW w:w="11530" w:type="dxa"/>
                </w:tcPr>
                <w:p w14:paraId="5B0D32DC" w14:textId="77777777" w:rsidR="00665193" w:rsidRPr="00665193" w:rsidRDefault="00665193" w:rsidP="004455A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665193">
                    <w:rPr>
                      <w:rFonts w:asciiTheme="minorBidi" w:eastAsia="Times New Roman" w:hAnsiTheme="minorBidi"/>
                      <w:b/>
                      <w:color w:val="000000"/>
                      <w:sz w:val="24"/>
                      <w:rtl/>
                      <w:lang w:val="he-IL" w:eastAsia="he-IL"/>
                    </w:rPr>
                    <w:t>המבטח:</w:t>
                  </w:r>
                </w:p>
              </w:tc>
            </w:tr>
          </w:tbl>
          <w:p w14:paraId="51887499" w14:textId="77777777" w:rsidR="00665193" w:rsidRPr="00665193" w:rsidRDefault="00665193" w:rsidP="00665193">
            <w:pPr>
              <w:widowControl w:val="0"/>
              <w:bidi w:val="0"/>
              <w:spacing w:before="0" w:beforeAutospacing="0" w:after="0" w:afterAutospacing="0" w:line="240" w:lineRule="auto"/>
              <w:contextualSpacing/>
              <w:jc w:val="right"/>
              <w:rPr>
                <w:rFonts w:ascii="David" w:hAnsi="David"/>
                <w:color w:val="000000"/>
                <w:sz w:val="24"/>
                <w:rtl/>
                <w:lang w:val="he-IL" w:eastAsia="he-IL"/>
              </w:rPr>
            </w:pPr>
            <w:r w:rsidRPr="00665193">
              <w:rPr>
                <w:rFonts w:ascii="David" w:hAnsi="David"/>
                <w:b/>
                <w:bCs/>
                <w:color w:val="000000"/>
                <w:sz w:val="24"/>
                <w:rtl/>
                <w:lang w:val="he-IL" w:eastAsia="he-IL"/>
              </w:rPr>
              <w:t xml:space="preserve">* באישור ביטוח כללי ואישור על הסכמה לעריכת ביטוח </w:t>
            </w:r>
            <w:r w:rsidRPr="00665193">
              <w:rPr>
                <w:rFonts w:ascii="David" w:hAnsi="David"/>
                <w:color w:val="000000"/>
                <w:sz w:val="24"/>
                <w:rtl/>
                <w:lang w:val="he-IL" w:eastAsia="he-IL"/>
              </w:rPr>
              <w:t>ניתן לסמן שדות אלה כשדות שאינם בתוקף.</w:t>
            </w:r>
          </w:p>
          <w:p w14:paraId="7AEDE7D2" w14:textId="77777777" w:rsidR="00665193" w:rsidRPr="00665193" w:rsidRDefault="00665193" w:rsidP="00665193">
            <w:pPr>
              <w:widowControl w:val="0"/>
              <w:bidi w:val="0"/>
              <w:spacing w:before="0" w:beforeAutospacing="0" w:after="0" w:afterAutospacing="0" w:line="240" w:lineRule="auto"/>
              <w:contextualSpacing/>
              <w:jc w:val="right"/>
              <w:rPr>
                <w:rFonts w:ascii="David" w:hAnsi="David"/>
                <w:b/>
                <w:bCs/>
                <w:color w:val="000000"/>
                <w:sz w:val="24"/>
                <w:rtl/>
                <w:lang w:val="he-IL" w:eastAsia="he-IL"/>
              </w:rPr>
            </w:pPr>
            <w:r w:rsidRPr="00665193">
              <w:rPr>
                <w:rFonts w:ascii="David" w:hAnsi="David"/>
                <w:b/>
                <w:bCs/>
                <w:color w:val="000000"/>
                <w:sz w:val="24"/>
                <w:rtl/>
                <w:lang w:val="he-IL" w:eastAsia="he-IL"/>
              </w:rPr>
              <w:t>** שדות אלה יופיעו באישור על הסכמה לעריכת ביטוח בלבד.</w:t>
            </w:r>
          </w:p>
          <w:p w14:paraId="13E3661E" w14:textId="77777777" w:rsidR="00665193" w:rsidRPr="00665193" w:rsidRDefault="00665193" w:rsidP="00665193">
            <w:pPr>
              <w:widowControl w:val="0"/>
              <w:bidi w:val="0"/>
              <w:spacing w:before="0" w:beforeAutospacing="0" w:after="0" w:afterAutospacing="0" w:line="240" w:lineRule="auto"/>
              <w:contextualSpacing/>
              <w:jc w:val="right"/>
              <w:rPr>
                <w:rFonts w:ascii="David" w:hAnsi="David"/>
                <w:color w:val="000000"/>
                <w:sz w:val="24"/>
                <w:rtl/>
                <w:lang w:val="he-IL" w:eastAsia="he-IL"/>
              </w:rPr>
            </w:pPr>
            <w:r w:rsidRPr="00665193">
              <w:rPr>
                <w:rFonts w:ascii="David" w:hAnsi="David"/>
                <w:b/>
                <w:bCs/>
                <w:color w:val="000000"/>
                <w:sz w:val="24"/>
                <w:rtl/>
                <w:lang w:val="he-IL" w:eastAsia="he-IL"/>
              </w:rPr>
              <w:t>*** שדות אלה לא יופיעו באישור על הסכמה לעריכת ביטוח</w:t>
            </w:r>
            <w:r w:rsidRPr="00665193">
              <w:rPr>
                <w:rFonts w:ascii="David" w:hAnsi="David"/>
                <w:color w:val="000000"/>
                <w:sz w:val="24"/>
                <w:rtl/>
                <w:lang w:val="he-IL" w:eastAsia="he-IL"/>
              </w:rPr>
              <w:t>.</w:t>
            </w:r>
          </w:p>
          <w:p w14:paraId="15D14612" w14:textId="77777777" w:rsidR="00665193" w:rsidRPr="00665193" w:rsidRDefault="00665193" w:rsidP="00665193">
            <w:pPr>
              <w:widowControl w:val="0"/>
              <w:bidi w:val="0"/>
              <w:spacing w:before="0" w:beforeAutospacing="0" w:after="0" w:afterAutospacing="0" w:line="240" w:lineRule="auto"/>
              <w:contextualSpacing/>
              <w:jc w:val="right"/>
              <w:rPr>
                <w:rFonts w:ascii="David" w:hAnsi="David"/>
                <w:b/>
                <w:bCs/>
                <w:color w:val="000000"/>
                <w:sz w:val="24"/>
                <w:rtl/>
                <w:lang w:val="he-IL" w:eastAsia="he-IL"/>
              </w:rPr>
            </w:pPr>
            <w:r w:rsidRPr="00665193">
              <w:rPr>
                <w:rFonts w:ascii="David" w:hAnsi="David"/>
                <w:b/>
                <w:bCs/>
                <w:color w:val="000000"/>
                <w:sz w:val="24"/>
                <w:rtl/>
                <w:lang w:val="he-IL" w:eastAsia="he-IL"/>
              </w:rPr>
              <w:t>****</w:t>
            </w:r>
            <w:r w:rsidRPr="00665193">
              <w:rPr>
                <w:rFonts w:ascii="David" w:hAnsi="David"/>
                <w:color w:val="000000"/>
                <w:sz w:val="24"/>
                <w:rtl/>
                <w:lang w:val="he-IL" w:eastAsia="he-IL"/>
              </w:rPr>
              <w:t xml:space="preserve"> </w:t>
            </w:r>
            <w:r w:rsidRPr="00665193">
              <w:rPr>
                <w:rFonts w:ascii="David" w:hAnsi="David"/>
                <w:b/>
                <w:bCs/>
                <w:color w:val="000000"/>
                <w:sz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1879EAB9" w14:textId="77777777" w:rsidR="00665193" w:rsidRPr="00665193" w:rsidRDefault="00665193" w:rsidP="00665193">
            <w:pPr>
              <w:spacing w:before="0" w:beforeAutospacing="0" w:after="200" w:afterAutospacing="0" w:line="276" w:lineRule="auto"/>
              <w:ind w:left="84" w:hanging="41"/>
              <w:jc w:val="center"/>
              <w:outlineLvl w:val="0"/>
              <w:rPr>
                <w:rFonts w:ascii="Courier New" w:hAnsi="Courier New"/>
                <w:b/>
                <w:bCs/>
                <w:sz w:val="24"/>
                <w:u w:val="single"/>
                <w:rtl/>
              </w:rPr>
            </w:pPr>
            <w:r w:rsidRPr="00665193">
              <w:rPr>
                <w:rFonts w:ascii="David" w:hAnsi="David"/>
                <w:b/>
                <w:bCs/>
                <w:color w:val="000000"/>
                <w:sz w:val="24"/>
                <w:rtl/>
                <w:lang w:val="he-IL" w:eastAsia="he-IL"/>
              </w:rPr>
              <w:br w:type="page"/>
            </w:r>
          </w:p>
          <w:p w14:paraId="182E67F1" w14:textId="77777777" w:rsidR="00665193" w:rsidRDefault="00665193" w:rsidP="00AF3287">
            <w:pPr>
              <w:spacing w:before="0" w:beforeAutospacing="0" w:after="0" w:afterAutospacing="0" w:line="360" w:lineRule="auto"/>
              <w:jc w:val="both"/>
              <w:rPr>
                <w:rFonts w:ascii="David" w:hAnsi="David"/>
                <w:sz w:val="25"/>
                <w:szCs w:val="25"/>
                <w:rtl/>
              </w:rPr>
            </w:pPr>
          </w:p>
          <w:p w14:paraId="47564CE3" w14:textId="77777777" w:rsidR="00665193" w:rsidRPr="00AF3287" w:rsidRDefault="00665193" w:rsidP="00AF3287">
            <w:pPr>
              <w:spacing w:before="0" w:beforeAutospacing="0" w:after="0" w:afterAutospacing="0" w:line="360" w:lineRule="auto"/>
              <w:jc w:val="both"/>
              <w:rPr>
                <w:rFonts w:ascii="David" w:hAnsi="David"/>
                <w:sz w:val="25"/>
                <w:szCs w:val="25"/>
                <w:rtl/>
              </w:rPr>
            </w:pPr>
          </w:p>
        </w:tc>
      </w:tr>
    </w:tbl>
    <w:p w14:paraId="5AF6EAC5" w14:textId="77777777" w:rsidR="003E5958" w:rsidRPr="00AF3287" w:rsidRDefault="003E5958" w:rsidP="00AF3287">
      <w:pPr>
        <w:spacing w:before="0" w:beforeAutospacing="0" w:after="0" w:afterAutospacing="0" w:line="360" w:lineRule="auto"/>
        <w:jc w:val="both"/>
        <w:rPr>
          <w:rFonts w:ascii="David" w:eastAsia="Times New Roman" w:hAnsi="David"/>
          <w:b/>
          <w:bCs/>
          <w:sz w:val="25"/>
          <w:szCs w:val="25"/>
          <w:u w:val="single"/>
          <w:rtl/>
        </w:rPr>
      </w:pPr>
      <w:r>
        <w:rPr>
          <w:rFonts w:ascii="Times New Roman" w:eastAsia="Times New Roman" w:hAnsi="Times New Roman"/>
          <w:bCs/>
          <w:sz w:val="20"/>
          <w:u w:val="single"/>
          <w:rtl/>
          <w:lang w:eastAsia="he-IL"/>
        </w:rPr>
        <w:br w:type="page"/>
      </w:r>
    </w:p>
    <w:p w14:paraId="4D995D5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0F9F6B7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71E9796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24E477A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BD03ED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2F07251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402656F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u w:val="single"/>
          <w:rtl/>
          <w:lang w:eastAsia="he-IL"/>
        </w:rPr>
        <w:t>בקנ"מ שיקבע ע"י המזמין</w:t>
      </w:r>
      <w:r w:rsidRPr="00590FDD">
        <w:rPr>
          <w:rFonts w:ascii="Times New Roman" w:eastAsia="Times New Roman" w:hAnsi="Times New Roman"/>
          <w:sz w:val="24"/>
          <w:rtl/>
          <w:lang w:eastAsia="he-IL"/>
        </w:rPr>
        <w:t>:</w:t>
      </w:r>
    </w:p>
    <w:p w14:paraId="19E4293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610ED04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1058A90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4585F3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3D4957E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1BE4F7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3CFAC56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B738CA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1AE6EDA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8371E1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658B3C9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99F4E1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5F83597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D0B076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3B282C4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F3841B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7C3CF43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9720F2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37BBA93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557E50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07FAC21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9F3F5A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5F2485C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72BEE6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0B66464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DA2EF9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1ECED0A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F28155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3FC7E06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1F7DC8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4CD4FBF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1D31E8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3B47EFAC"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51C27B4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2CFFBB1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9BA387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אנכיים.</w:t>
      </w:r>
    </w:p>
    <w:p w14:paraId="281489B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6F4079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4AD360E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A3A4BB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ופריסת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פריסת ופרטי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r w:rsidRPr="00590FDD">
        <w:rPr>
          <w:rFonts w:ascii="Times New Roman" w:eastAsia="Times New Roman" w:hAnsi="Times New Roman"/>
          <w:sz w:val="24"/>
          <w:rtl/>
          <w:lang w:eastAsia="he-IL"/>
        </w:rPr>
        <w:t>וכו'.</w:t>
      </w:r>
    </w:p>
    <w:p w14:paraId="1977DA1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5F57A3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lang w:eastAsia="he-IL"/>
        </w:rPr>
        <w:t>SKYLIGHT</w:t>
      </w:r>
      <w:r w:rsidRPr="00590FDD">
        <w:rPr>
          <w:rFonts w:ascii="Times New Roman" w:eastAsia="Times New Roman" w:hAnsi="Times New Roman"/>
          <w:sz w:val="24"/>
          <w:rtl/>
          <w:lang w:eastAsia="he-IL"/>
        </w:rPr>
        <w:t xml:space="preserve"> וחזיתות מסך אלומיניום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בדיקה ואישור קונסטרוקטיבי לתכניות יצרן ושרטוט פרטי קונסטרוקציה נדרשים.</w:t>
      </w:r>
    </w:p>
    <w:p w14:paraId="555D969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2673B8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4D63A2FA"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0270311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בניין שונים, כגון: פרטי קירות טרומיים, פריקסטים, כרכובים, כיסי חלונות, חגורות, מעקות וכו'.</w:t>
      </w:r>
    </w:p>
    <w:p w14:paraId="2518B2F3"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3F95DB7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p>
    <w:p w14:paraId="73111DC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2B021F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פרטי איטום גגות, קורות יסוד, תפרים אנכיים ואופקיים, מרתפים, חלקי מבנה תת-קרקעיים, בורות שאיבה, תחתית פירי מעליות, רמפות, מדרגות, קירות תומכים, אדניות, חדרי אשפה, מאגרי מים, חדרי אמבטיה וש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מסתורי כביסה, מרפסות, מעברי צנרת בין קומות, ארונות מים קומתיים.</w:t>
      </w:r>
    </w:p>
    <w:p w14:paraId="6A134C3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15F5A8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421FEB1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D8BB91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5448687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8DC978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גגונים, פריקסטים, מתקני אשפה, יסודות לעמודי תאורה ולריהוט גן וכו').</w:t>
      </w:r>
    </w:p>
    <w:p w14:paraId="41AD673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45D6EB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שערים.</w:t>
      </w:r>
    </w:p>
    <w:p w14:paraId="7F6E269E"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3FCC730F" w14:textId="614A4944"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del w:id="178" w:author="Meryl Etman" w:date="2024-04-09T17:10:00Z">
        <w:r w:rsidRPr="00590FDD" w:rsidDel="004D3DF3">
          <w:rPr>
            <w:rFonts w:ascii="Times New Roman" w:eastAsia="Times New Roman" w:hAnsi="Times New Roman"/>
            <w:sz w:val="24"/>
            <w:rtl/>
            <w:lang w:eastAsia="he-IL"/>
          </w:rPr>
          <w:delText>רשימות ברזל מפורטות</w:delText>
        </w:r>
      </w:del>
      <w:ins w:id="179" w:author="Meryl Etman" w:date="2024-04-09T17:10:00Z">
        <w:r w:rsidR="004D3DF3">
          <w:rPr>
            <w:rFonts w:ascii="Times New Roman" w:eastAsia="Times New Roman" w:hAnsi="Times New Roman" w:hint="cs"/>
            <w:sz w:val="24"/>
            <w:rtl/>
            <w:lang w:eastAsia="he-IL"/>
          </w:rPr>
          <w:t>מבוטל</w:t>
        </w:r>
      </w:ins>
      <w:r w:rsidRPr="00590FDD">
        <w:rPr>
          <w:rFonts w:ascii="Times New Roman" w:eastAsia="Times New Roman" w:hAnsi="Times New Roman"/>
          <w:sz w:val="24"/>
          <w:rtl/>
          <w:lang w:eastAsia="he-IL"/>
        </w:rPr>
        <w:t>.</w:t>
      </w:r>
    </w:p>
    <w:p w14:paraId="2166E370"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03300321" w14:textId="258BD60B" w:rsidR="00590FDD" w:rsidRPr="00590FDD" w:rsidRDefault="00590FDD" w:rsidP="004D3DF3">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מפרטים </w:t>
      </w:r>
      <w:del w:id="180" w:author="Meryl Etman" w:date="2024-04-09T17:10:00Z">
        <w:r w:rsidRPr="00590FDD" w:rsidDel="004D3DF3">
          <w:rPr>
            <w:rFonts w:ascii="Times New Roman" w:eastAsia="Times New Roman" w:hAnsi="Times New Roman"/>
            <w:sz w:val="24"/>
            <w:rtl/>
            <w:lang w:eastAsia="he-IL"/>
          </w:rPr>
          <w:delText xml:space="preserve">וכתבי כמויות </w:delText>
        </w:r>
      </w:del>
      <w:r w:rsidRPr="00590FDD">
        <w:rPr>
          <w:rFonts w:ascii="Times New Roman" w:eastAsia="Times New Roman" w:hAnsi="Times New Roman"/>
          <w:sz w:val="24"/>
          <w:rtl/>
          <w:lang w:eastAsia="he-IL"/>
        </w:rPr>
        <w:t>למבנה (</w:t>
      </w:r>
      <w:del w:id="181" w:author="Meryl Etman" w:date="2024-04-09T17:10:00Z">
        <w:r w:rsidRPr="00590FDD" w:rsidDel="004D3DF3">
          <w:rPr>
            <w:rFonts w:ascii="Times New Roman" w:eastAsia="Times New Roman" w:hAnsi="Times New Roman"/>
            <w:sz w:val="24"/>
            <w:rtl/>
            <w:lang w:eastAsia="he-IL"/>
          </w:rPr>
          <w:delText>אדר'+</w:delText>
        </w:r>
      </w:del>
      <w:r w:rsidRPr="00590FDD">
        <w:rPr>
          <w:rFonts w:ascii="Times New Roman" w:eastAsia="Times New Roman" w:hAnsi="Times New Roman"/>
          <w:sz w:val="24"/>
          <w:rtl/>
          <w:lang w:eastAsia="he-IL"/>
        </w:rPr>
        <w:t xml:space="preserve">קונס') </w:t>
      </w:r>
      <w:r w:rsidRPr="00590FDD">
        <w:rPr>
          <w:rFonts w:ascii="Times New Roman" w:eastAsia="Times New Roman" w:hAnsi="Times New Roman"/>
          <w:sz w:val="24"/>
          <w:lang w:eastAsia="he-IL"/>
        </w:rPr>
        <w:t>–</w:t>
      </w:r>
      <w:del w:id="182" w:author="Meryl Etman" w:date="2024-04-09T17:11:00Z">
        <w:r w:rsidRPr="00590FDD" w:rsidDel="004D3DF3">
          <w:rPr>
            <w:rFonts w:ascii="Times New Roman" w:eastAsia="Times New Roman" w:hAnsi="Times New Roman"/>
            <w:sz w:val="24"/>
            <w:rtl/>
            <w:lang w:eastAsia="he-IL"/>
          </w:rPr>
          <w:delText xml:space="preserve"> כתבי הכמויות יוכנו בחלוקה לפי מפלסים ובחלוקת משנה לפי אזורי פירים בכל מפלס</w:delText>
        </w:r>
      </w:del>
      <w:r w:rsidRPr="00590FDD">
        <w:rPr>
          <w:rFonts w:ascii="Times New Roman" w:eastAsia="Times New Roman" w:hAnsi="Times New Roman"/>
          <w:sz w:val="24"/>
          <w:rtl/>
          <w:lang w:eastAsia="he-IL"/>
        </w:rPr>
        <w:t>. אומדן מפורט</w:t>
      </w:r>
      <w:ins w:id="183" w:author="Meryl Etman" w:date="2024-04-09T17:11:00Z">
        <w:r w:rsidR="004D3DF3">
          <w:rPr>
            <w:rFonts w:ascii="Times New Roman" w:eastAsia="Times New Roman" w:hAnsi="Times New Roman" w:hint="cs"/>
            <w:sz w:val="24"/>
            <w:rtl/>
            <w:lang w:eastAsia="he-IL"/>
          </w:rPr>
          <w:t xml:space="preserve"> שיסתמך על כתבי הכמויות שיכין כמאי מטעם המזמין</w:t>
        </w:r>
      </w:ins>
      <w:r w:rsidRPr="00590FDD">
        <w:rPr>
          <w:rFonts w:ascii="Times New Roman" w:eastAsia="Times New Roman" w:hAnsi="Times New Roman"/>
          <w:sz w:val="24"/>
          <w:rtl/>
          <w:lang w:eastAsia="he-IL"/>
        </w:rPr>
        <w:t>.</w:t>
      </w:r>
    </w:p>
    <w:p w14:paraId="63F4A86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BEC959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הרכבת אלמנטים טרומיים בקנ"מ 1:50 לפחות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עם שמות אלמנטים, סימון פרטי חיבור (בקנ"מ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t>
      </w:r>
    </w:p>
    <w:p w14:paraId="7E329D9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6D563E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יצור ולוחות יצור (הלוח יסודר לפי קומות עם משבצת לצורך רשום תאריך יציקת האלמנט).</w:t>
      </w:r>
    </w:p>
    <w:p w14:paraId="7365927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AB0D67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תבניות לאלמנטים טרומיים (בקנ"מ שלא יפחת מ</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ליון מבט מהצד החיצוני של האלמנט. על גבי המבטים והחתכים, מלבד המידות הנדרשות יסומנו שמות פרטי קצוות, פרטי פתחים וחתכים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t>
      </w:r>
    </w:p>
    <w:p w14:paraId="0D1F869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D7B2B0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זיון לכל אלמנט כולל פרטי עגון להרמה והשענה בזמן הרכבה, ופרטי חיבור למבנה (פלטקות).  תכניות הזיון יכללו מעבר לפרטי הזיון גם: פרטי אביזרי חיבור, כמויות זיון לפי סוג וקוטרי ברזל וכמות בטון באלמנט.</w:t>
      </w:r>
    </w:p>
    <w:p w14:paraId="492E225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9E7BD3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1A53CD5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BFA3A7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פתחים ושרוולים, באלמנטי בניה, עם הפניה למקומם בתוכניות, הפתחים והשרוולים ימוקמו עם קווי מידה בכל התוכניות.</w:t>
      </w:r>
    </w:p>
    <w:p w14:paraId="69A173E4"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1E7E66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687F629F"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(בקנ"מ 1:5 לפחות).</w:t>
      </w:r>
    </w:p>
    <w:p w14:paraId="79F7602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231863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60F6231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DAC73D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3BE57E3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E28B04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2A0007B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E33A7B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7EB58A2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5817A8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2346FCE4"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5607AD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1156476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5FF040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134A5BC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6B0D0D1" w14:textId="77777777" w:rsidR="004E32D2" w:rsidRDefault="004E32D2"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6847B9BD" w14:textId="77777777" w:rsidR="004E32D2" w:rsidRPr="004E32D2" w:rsidRDefault="004E32D2" w:rsidP="004E32D2">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t>נספח "ט"</w:t>
      </w:r>
    </w:p>
    <w:p w14:paraId="22AD835E"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759582B7"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03C490F5"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6F9BED4"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61A8ADA"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34DC41B"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696923C3" w14:textId="73AEDFD9" w:rsidR="004E32D2" w:rsidRPr="004E32D2" w:rsidRDefault="004455A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9753A9C8699448A7AE4A80DB95AA8C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C12E3">
            <w:rPr>
              <w:rFonts w:ascii="Times New Roman" w:eastAsia="Times New Roman" w:hAnsi="Times New Roman" w:hint="cs"/>
              <w:color w:val="008000"/>
              <w:sz w:val="24"/>
              <w:rtl/>
              <w:lang w:eastAsia="he-IL"/>
            </w:rPr>
            <w:br/>
            <w:t>אפריקה התחדשות עירונית בע"מ</w:t>
          </w:r>
          <w:r w:rsidR="007C12E3">
            <w:rPr>
              <w:rFonts w:ascii="Times New Roman" w:eastAsia="Times New Roman" w:hAnsi="Times New Roman" w:hint="cs"/>
              <w:color w:val="008000"/>
              <w:sz w:val="24"/>
              <w:rtl/>
              <w:lang w:eastAsia="he-IL"/>
            </w:rPr>
            <w:br/>
            <w:t>יהונתן נתניהו 1, אור יהודה</w:t>
          </w:r>
          <w:r w:rsidR="007C12E3">
            <w:rPr>
              <w:rFonts w:ascii="Times New Roman" w:eastAsia="Times New Roman" w:hAnsi="Times New Roman" w:hint="cs"/>
              <w:color w:val="008000"/>
              <w:sz w:val="24"/>
              <w:rtl/>
              <w:lang w:eastAsia="he-IL"/>
            </w:rPr>
            <w:br/>
            <w:t>514639525</w:t>
          </w:r>
          <w:r w:rsidR="007C12E3">
            <w:rPr>
              <w:rFonts w:ascii="Times New Roman" w:eastAsia="Times New Roman" w:hAnsi="Times New Roman" w:hint="cs"/>
              <w:color w:val="008000"/>
              <w:sz w:val="24"/>
              <w:rtl/>
              <w:lang w:eastAsia="he-IL"/>
            </w:rPr>
            <w:br/>
          </w:r>
          <w:r w:rsidR="007C12E3">
            <w:rPr>
              <w:rFonts w:ascii="Times New Roman" w:eastAsia="Times New Roman" w:hAnsi="Times New Roman" w:hint="cs"/>
              <w:color w:val="008000"/>
              <w:sz w:val="24"/>
              <w:rtl/>
              <w:lang w:eastAsia="he-IL"/>
            </w:rPr>
            <w:br/>
            <w:t>מצלאוי חברה לבנין בע"מ</w:t>
          </w:r>
          <w:r w:rsidR="007C12E3">
            <w:rPr>
              <w:rFonts w:ascii="Times New Roman" w:eastAsia="Times New Roman" w:hAnsi="Times New Roman" w:hint="cs"/>
              <w:color w:val="008000"/>
              <w:sz w:val="24"/>
              <w:rtl/>
              <w:lang w:eastAsia="he-IL"/>
            </w:rPr>
            <w:br/>
            <w:t>דרך רפאל איתן 1, קרית אונו</w:t>
          </w:r>
          <w:r w:rsidR="007C12E3">
            <w:rPr>
              <w:rFonts w:ascii="Times New Roman" w:eastAsia="Times New Roman" w:hAnsi="Times New Roman" w:hint="cs"/>
              <w:color w:val="008000"/>
              <w:sz w:val="24"/>
              <w:rtl/>
              <w:lang w:eastAsia="he-IL"/>
            </w:rPr>
            <w:br/>
            <w:t>512726712</w:t>
          </w:r>
          <w:r w:rsidR="007C12E3">
            <w:rPr>
              <w:rFonts w:ascii="Times New Roman" w:eastAsia="Times New Roman" w:hAnsi="Times New Roman" w:hint="cs"/>
              <w:color w:val="008000"/>
              <w:sz w:val="24"/>
              <w:rtl/>
              <w:lang w:eastAsia="he-IL"/>
            </w:rPr>
            <w:br/>
          </w:r>
        </w:sdtContent>
      </w:sdt>
      <w:r w:rsidR="004E32D2" w:rsidRPr="004E32D2">
        <w:rPr>
          <w:rFonts w:ascii="Times New Roman" w:eastAsia="Times New Roman" w:hAnsi="Times New Roman" w:hint="cs"/>
          <w:color w:val="008000"/>
          <w:sz w:val="24"/>
          <w:rtl/>
          <w:lang w:eastAsia="he-IL"/>
        </w:rPr>
        <w:br/>
      </w:r>
    </w:p>
    <w:p w14:paraId="018DD586" w14:textId="77777777" w:rsidR="004E32D2" w:rsidRPr="004E32D2" w:rsidRDefault="004E32D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39451573"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A54B738"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F05A781"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66F7B044"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7320794" w14:textId="54CC9335" w:rsidR="004E32D2" w:rsidRPr="004E32D2" w:rsidRDefault="004E32D2" w:rsidP="004E32D2">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ABD67586876242C1AFBC6A5DB98C5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62554">
            <w:rPr>
              <w:rFonts w:ascii="Times New Roman" w:eastAsia="Times New Roman" w:hAnsi="Times New Roman"/>
              <w:color w:val="008000"/>
              <w:sz w:val="24"/>
              <w:rtl/>
              <w:lang w:eastAsia="he-IL"/>
            </w:rPr>
            <w:t>שילר אורן הנדסה בע"מ</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D25D536C7FD4AA5B9BAAC49B49D7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D61926">
            <w:rPr>
              <w:rFonts w:ascii="Times New Roman" w:eastAsia="Times New Roman" w:hAnsi="Times New Roman"/>
              <w:color w:val="008000"/>
              <w:sz w:val="24"/>
              <w:rtl/>
              <w:lang w:eastAsia="he-IL"/>
            </w:rPr>
            <w:t>הכוזרי הרצליה</w:t>
          </w:r>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9F0A134E35EA49F9B7E342CAEEDAE9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762554">
            <w:rPr>
              <w:rFonts w:ascii="Times New Roman" w:eastAsia="Times New Roman" w:hAnsi="Times New Roman" w:hint="cs"/>
              <w:color w:val="008000"/>
              <w:sz w:val="24"/>
              <w:rtl/>
            </w:rPr>
            <w:t>תכנון קונסטרוקציה</w:t>
          </w:r>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לתקנים מחייבים ולשביעות רצוני.</w:t>
      </w:r>
    </w:p>
    <w:p w14:paraId="6559A1AA"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3A9BDBFD"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8533B9A"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C222961"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59A7569"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1970AB2"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2A82286E"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E55CEAA"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CE62D45"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45637DEB" w14:textId="163F9CC5" w:rsidR="004E32D2" w:rsidRPr="004E32D2" w:rsidRDefault="004455A2" w:rsidP="004E32D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A5D379F1CBDD4402BD48A1BAEEB3F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62554">
            <w:rPr>
              <w:rFonts w:ascii="Times New Roman" w:eastAsia="Times New Roman" w:hAnsi="Times New Roman"/>
              <w:color w:val="00B0F0"/>
              <w:sz w:val="20"/>
              <w:u w:val="single"/>
              <w:rtl/>
              <w:lang w:eastAsia="he-IL"/>
            </w:rPr>
            <w:t>שילר אורן הנדסה בע"מ</w:t>
          </w:r>
        </w:sdtContent>
      </w:sdt>
    </w:p>
    <w:p w14:paraId="14E26FA6"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4DE1ED86"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6F620CB0"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t xml:space="preserve">נספח "י" </w:t>
      </w:r>
    </w:p>
    <w:p w14:paraId="1F8DA211"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178F2FD5"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6B2AC70F" w14:textId="77777777" w:rsidR="004E32D2" w:rsidRPr="004E32D2" w:rsidRDefault="004E32D2" w:rsidP="004E32D2">
      <w:pPr>
        <w:widowControl w:val="0"/>
        <w:bidi w:val="0"/>
        <w:spacing w:before="0" w:beforeAutospacing="0" w:after="0" w:afterAutospacing="0" w:line="240" w:lineRule="auto"/>
        <w:ind w:left="180"/>
        <w:rPr>
          <w:rFonts w:ascii="Times New Roman" w:eastAsia="Times New Roman" w:hAnsi="Times New Roman"/>
          <w:sz w:val="24"/>
          <w:lang w:eastAsia="he-IL"/>
        </w:rPr>
      </w:pPr>
    </w:p>
    <w:p w14:paraId="63236BA1" w14:textId="7E110D9A"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637D86FE697F4534BEF61B67E300B8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C12E3">
            <w:rPr>
              <w:rFonts w:ascii="Times New Roman" w:eastAsia="Times New Roman" w:hAnsi="Times New Roman" w:hint="cs"/>
              <w:color w:val="008000"/>
              <w:sz w:val="24"/>
              <w:rtl/>
              <w:lang w:eastAsia="he-IL"/>
            </w:rPr>
            <w:br/>
            <w:t>אפריקה התחדשות עירונית בע"מ</w:t>
          </w:r>
          <w:r w:rsidR="007C12E3">
            <w:rPr>
              <w:rFonts w:ascii="Times New Roman" w:eastAsia="Times New Roman" w:hAnsi="Times New Roman" w:hint="cs"/>
              <w:color w:val="008000"/>
              <w:sz w:val="24"/>
              <w:rtl/>
              <w:lang w:eastAsia="he-IL"/>
            </w:rPr>
            <w:br/>
            <w:t>יהונתן נתניהו 1, אור יהודה</w:t>
          </w:r>
          <w:r w:rsidR="007C12E3">
            <w:rPr>
              <w:rFonts w:ascii="Times New Roman" w:eastAsia="Times New Roman" w:hAnsi="Times New Roman" w:hint="cs"/>
              <w:color w:val="008000"/>
              <w:sz w:val="24"/>
              <w:rtl/>
              <w:lang w:eastAsia="he-IL"/>
            </w:rPr>
            <w:br/>
            <w:t>514639525</w:t>
          </w:r>
          <w:r w:rsidR="007C12E3">
            <w:rPr>
              <w:rFonts w:ascii="Times New Roman" w:eastAsia="Times New Roman" w:hAnsi="Times New Roman" w:hint="cs"/>
              <w:color w:val="008000"/>
              <w:sz w:val="24"/>
              <w:rtl/>
              <w:lang w:eastAsia="he-IL"/>
            </w:rPr>
            <w:br/>
          </w:r>
          <w:r w:rsidR="007C12E3">
            <w:rPr>
              <w:rFonts w:ascii="Times New Roman" w:eastAsia="Times New Roman" w:hAnsi="Times New Roman" w:hint="cs"/>
              <w:color w:val="008000"/>
              <w:sz w:val="24"/>
              <w:rtl/>
              <w:lang w:eastAsia="he-IL"/>
            </w:rPr>
            <w:br/>
            <w:t>מצלאוי חברה לבנין בע"מ</w:t>
          </w:r>
          <w:r w:rsidR="007C12E3">
            <w:rPr>
              <w:rFonts w:ascii="Times New Roman" w:eastAsia="Times New Roman" w:hAnsi="Times New Roman" w:hint="cs"/>
              <w:color w:val="008000"/>
              <w:sz w:val="24"/>
              <w:rtl/>
              <w:lang w:eastAsia="he-IL"/>
            </w:rPr>
            <w:br/>
            <w:t>דרך רפאל איתן 1, קרית אונו</w:t>
          </w:r>
          <w:r w:rsidR="007C12E3">
            <w:rPr>
              <w:rFonts w:ascii="Times New Roman" w:eastAsia="Times New Roman" w:hAnsi="Times New Roman" w:hint="cs"/>
              <w:color w:val="008000"/>
              <w:sz w:val="24"/>
              <w:rtl/>
              <w:lang w:eastAsia="he-IL"/>
            </w:rPr>
            <w:br/>
            <w:t>512726712</w:t>
          </w:r>
          <w:r w:rsidR="007C12E3">
            <w:rPr>
              <w:rFonts w:ascii="Times New Roman" w:eastAsia="Times New Roman" w:hAnsi="Times New Roman" w:hint="cs"/>
              <w:color w:val="008000"/>
              <w:sz w:val="24"/>
              <w:rtl/>
              <w:lang w:eastAsia="he-IL"/>
            </w:rPr>
            <w:br/>
          </w:r>
        </w:sdtContent>
      </w:sdt>
    </w:p>
    <w:p w14:paraId="60E4EFF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9D6562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ג.א.נ.,</w:t>
      </w:r>
    </w:p>
    <w:p w14:paraId="3EB31EC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78B1B779" w14:textId="3F64B716"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(להלן:"</w:t>
      </w:r>
      <w:r w:rsidRPr="004E32D2">
        <w:rPr>
          <w:rFonts w:ascii="Times New Roman" w:eastAsia="Times New Roman" w:hAnsi="Times New Roman" w:hint="cs"/>
          <w:b/>
          <w:bCs/>
          <w:sz w:val="24"/>
          <w:rtl/>
          <w:lang w:eastAsia="he-IL"/>
        </w:rPr>
        <w:t>היתרה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CE352401F2954D5882E674BC0662E9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D61926">
            <w:rPr>
              <w:rFonts w:ascii="Times New Roman" w:eastAsia="Times New Roman" w:hAnsi="Times New Roman" w:hint="cs"/>
              <w:color w:val="008000"/>
              <w:sz w:val="24"/>
              <w:rtl/>
              <w:lang w:eastAsia="he-IL"/>
            </w:rPr>
            <w:t>הכוזרי הרצליה</w:t>
          </w:r>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60138D1A720A46D180B57150198009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7-07T00:00:00Z">
            <w:dateFormat w:val="dd/MM/yyyy"/>
            <w:lid w:val="he-IL"/>
            <w:storeMappedDataAs w:val="dateTime"/>
            <w:calendar w:val="gregorian"/>
          </w:date>
        </w:sdtPr>
        <w:sdtEndPr>
          <w:rPr>
            <w:rFonts w:hint="cs"/>
          </w:rPr>
        </w:sdtEndPr>
        <w:sdtContent>
          <w:ins w:id="184" w:author="Meryl Etman" w:date="2024-07-07T11:56:00Z">
            <w:r w:rsidR="004455A2">
              <w:rPr>
                <w:rFonts w:ascii="Times New Roman" w:eastAsia="Times New Roman" w:hAnsi="Times New Roman" w:hint="cs"/>
                <w:color w:val="008000"/>
                <w:sz w:val="24"/>
                <w:rtl/>
                <w:lang w:eastAsia="he-IL"/>
              </w:rPr>
              <w:t>‏07/07/2024</w:t>
            </w:r>
          </w:ins>
        </w:sdtContent>
      </w:sdt>
      <w:r w:rsidRPr="004E32D2">
        <w:rPr>
          <w:rFonts w:ascii="Times New Roman" w:eastAsia="Times New Roman" w:hAnsi="Times New Roman" w:hint="cs"/>
          <w:sz w:val="24"/>
          <w:rtl/>
          <w:lang w:eastAsia="he-IL"/>
        </w:rPr>
        <w:t xml:space="preserve"> או עבור חלקן כמפורט להלן:</w:t>
      </w:r>
    </w:p>
    <w:p w14:paraId="54D899B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148DC59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1DE20FF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48B55F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06DB96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C6E61A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1A46D2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BFB465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01C5FF5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23E0E1D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0544513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28EC9B9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181A16A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3BE39E85" w14:textId="77777777" w:rsidR="004E32D2" w:rsidRPr="004E32D2" w:rsidRDefault="004E32D2" w:rsidP="004E32D2">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26452158"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451CFC51"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040896FB"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5894CFB5" w14:textId="62F3CA08"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del w:id="185" w:author="מרול אטמן" w:date="2024-01-11T17:04:00Z">
        <w:r w:rsidRPr="004E32D2" w:rsidDel="009E1486">
          <w:rPr>
            <w:rFonts w:ascii="Times New Roman" w:eastAsia="Times New Roman" w:hAnsi="Times New Roman" w:hint="cs"/>
            <w:color w:val="00B0F0"/>
            <w:sz w:val="24"/>
            <w:rtl/>
            <w:lang w:eastAsia="he-IL"/>
          </w:rPr>
          <w:delText xml:space="preserve">         </w:delText>
        </w:r>
      </w:del>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81140172E59E4A57B85E3AC2F18AC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62554">
            <w:rPr>
              <w:rFonts w:ascii="Times New Roman" w:eastAsia="Times New Roman" w:hAnsi="Times New Roman"/>
              <w:color w:val="00B0F0"/>
              <w:sz w:val="20"/>
              <w:u w:val="single"/>
              <w:rtl/>
              <w:lang w:eastAsia="he-IL"/>
            </w:rPr>
            <w:t>שילר אורן הנדסה בע"מ</w:t>
          </w:r>
        </w:sdtContent>
      </w:sdt>
    </w:p>
    <w:p w14:paraId="5FF1394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42E5F0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200AFB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F62CCD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7C590C2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7F3408E9" w14:textId="77777777" w:rsidR="004E32D2" w:rsidRPr="004E32D2" w:rsidRDefault="004E32D2" w:rsidP="004E32D2">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0A46BD45" w14:textId="77777777" w:rsidR="004E32D2" w:rsidRPr="004E32D2" w:rsidRDefault="004E32D2" w:rsidP="004E32D2">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56D7C5D3"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0"/>
          <w:szCs w:val="20"/>
          <w:rtl/>
          <w:lang w:eastAsia="he-IL"/>
        </w:rPr>
      </w:pPr>
    </w:p>
    <w:p w14:paraId="2ECD0D9D" w14:textId="2FE13909" w:rsidR="004E32D2" w:rsidRPr="004E32D2" w:rsidDel="009E1486" w:rsidRDefault="004E32D2" w:rsidP="00F30EF1">
      <w:pPr>
        <w:widowControl w:val="0"/>
        <w:tabs>
          <w:tab w:val="center" w:pos="1082"/>
          <w:tab w:val="center" w:pos="4200"/>
          <w:tab w:val="center" w:pos="7319"/>
        </w:tabs>
        <w:spacing w:before="0" w:beforeAutospacing="0" w:after="0" w:afterAutospacing="0" w:line="240" w:lineRule="auto"/>
        <w:jc w:val="both"/>
        <w:rPr>
          <w:del w:id="186" w:author="מרול אטמן" w:date="2024-01-11T17:04:00Z"/>
          <w:rFonts w:ascii="Times New Roman" w:eastAsia="Times New Roman" w:hAnsi="Times New Roman"/>
          <w:sz w:val="20"/>
          <w:lang w:eastAsia="he-IL"/>
        </w:rPr>
      </w:pPr>
    </w:p>
    <w:p w14:paraId="0B901156" w14:textId="6E55D9DF" w:rsidR="004E32D2" w:rsidRPr="004E32D2" w:rsidDel="009E1486" w:rsidRDefault="004E32D2">
      <w:pPr>
        <w:widowControl w:val="0"/>
        <w:tabs>
          <w:tab w:val="center" w:pos="1082"/>
          <w:tab w:val="center" w:pos="4200"/>
          <w:tab w:val="center" w:pos="7319"/>
        </w:tabs>
        <w:spacing w:before="0" w:beforeAutospacing="0" w:after="0" w:afterAutospacing="0" w:line="240" w:lineRule="auto"/>
        <w:jc w:val="both"/>
        <w:rPr>
          <w:del w:id="187" w:author="מרול אטמן" w:date="2024-01-11T17:04:00Z"/>
          <w:rFonts w:ascii="Times New Roman" w:eastAsia="Times New Roman" w:hAnsi="Times New Roman"/>
          <w:color w:val="999999"/>
          <w:sz w:val="18"/>
          <w:szCs w:val="18"/>
          <w:rtl/>
          <w:lang w:eastAsia="he-IL"/>
        </w:rPr>
        <w:pPrChange w:id="188" w:author="מרול אטמן" w:date="2024-01-11T17:04:00Z">
          <w:pPr>
            <w:widowControl w:val="0"/>
            <w:spacing w:before="0" w:beforeAutospacing="0" w:after="0" w:afterAutospacing="0" w:line="240" w:lineRule="auto"/>
            <w:jc w:val="both"/>
          </w:pPr>
        </w:pPrChange>
      </w:pPr>
    </w:p>
    <w:p w14:paraId="30F5C6CB" w14:textId="5D855B34" w:rsidR="00590FDD" w:rsidRPr="00590FDD" w:rsidDel="009E1486" w:rsidRDefault="00590FDD">
      <w:pPr>
        <w:widowControl w:val="0"/>
        <w:tabs>
          <w:tab w:val="center" w:pos="1082"/>
          <w:tab w:val="center" w:pos="4200"/>
          <w:tab w:val="center" w:pos="7319"/>
        </w:tabs>
        <w:bidi w:val="0"/>
        <w:spacing w:before="0" w:beforeAutospacing="0" w:after="0" w:afterAutospacing="0" w:line="240" w:lineRule="auto"/>
        <w:jc w:val="both"/>
        <w:rPr>
          <w:del w:id="189" w:author="מרול אטמן" w:date="2024-01-11T17:04:00Z"/>
          <w:rFonts w:ascii="Times New Roman" w:eastAsia="Times New Roman" w:hAnsi="Times New Roman"/>
          <w:sz w:val="20"/>
          <w:szCs w:val="20"/>
          <w:lang w:eastAsia="he-IL"/>
        </w:rPr>
        <w:pPrChange w:id="190" w:author="מרול אטמן" w:date="2024-01-11T17:04:00Z">
          <w:pPr>
            <w:widowControl w:val="0"/>
            <w:bidi w:val="0"/>
            <w:spacing w:before="0" w:beforeAutospacing="0" w:after="0" w:afterAutospacing="0" w:line="240" w:lineRule="auto"/>
            <w:jc w:val="right"/>
          </w:pPr>
        </w:pPrChange>
      </w:pPr>
    </w:p>
    <w:p w14:paraId="5FD81636" w14:textId="77777777" w:rsidR="001A69D5" w:rsidRPr="00590FDD" w:rsidRDefault="001A69D5">
      <w:pPr>
        <w:widowControl w:val="0"/>
        <w:tabs>
          <w:tab w:val="center" w:pos="1082"/>
          <w:tab w:val="center" w:pos="4200"/>
          <w:tab w:val="center" w:pos="7319"/>
        </w:tabs>
        <w:spacing w:before="0" w:beforeAutospacing="0" w:after="0" w:afterAutospacing="0" w:line="240" w:lineRule="auto"/>
        <w:jc w:val="both"/>
        <w:pPrChange w:id="191" w:author="מרול אטמן" w:date="2024-01-11T17:04:00Z">
          <w:pPr/>
        </w:pPrChange>
      </w:pPr>
    </w:p>
    <w:sectPr w:rsidR="001A69D5" w:rsidRPr="00590FDD" w:rsidSect="003E5958">
      <w:headerReference w:type="default" r:id="rId13"/>
      <w:footerReference w:type="default" r:id="rId14"/>
      <w:pgSz w:w="11906" w:h="16838"/>
      <w:pgMar w:top="1440" w:right="1800" w:bottom="1440"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C737E1" w14:textId="77777777" w:rsidR="006D3D38" w:rsidRDefault="006D3D38" w:rsidP="00AF234B">
      <w:pPr>
        <w:spacing w:before="0" w:after="0" w:line="240" w:lineRule="auto"/>
      </w:pPr>
      <w:r>
        <w:separator/>
      </w:r>
    </w:p>
  </w:endnote>
  <w:endnote w:type="continuationSeparator" w:id="0">
    <w:p w14:paraId="3CA2549A" w14:textId="77777777" w:rsidR="006D3D38" w:rsidRDefault="006D3D38" w:rsidP="00AF234B">
      <w:pPr>
        <w:spacing w:before="0" w:after="0" w:line="240" w:lineRule="auto"/>
      </w:pPr>
      <w:r>
        <w:continuationSeparator/>
      </w:r>
    </w:p>
  </w:endnote>
  <w:endnote w:type="continuationNotice" w:id="1">
    <w:p w14:paraId="68D020DE" w14:textId="77777777" w:rsidR="006D3D38" w:rsidRDefault="006D3D3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6D3D38" w:rsidRPr="00C30116" w14:paraId="3C9C3A1B" w14:textId="77777777" w:rsidTr="00C30116">
      <w:tc>
        <w:tcPr>
          <w:tcW w:w="810" w:type="dxa"/>
        </w:tcPr>
        <w:p w14:paraId="0F4FD18A" w14:textId="77777777"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419" w:type="dxa"/>
            </w:tcPr>
            <w:p w14:paraId="04264ADE" w14:textId="17EDDAC0" w:rsidR="006D3D38" w:rsidRPr="00C30116" w:rsidRDefault="006D3D38" w:rsidP="00C30116">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color w:val="00B0F0"/>
                  <w:sz w:val="20"/>
                  <w:szCs w:val="20"/>
                  <w:rtl/>
                </w:rPr>
                <w:t>הכוזרי</w:t>
              </w:r>
            </w:p>
          </w:tc>
        </w:sdtContent>
      </w:sdt>
      <w:tc>
        <w:tcPr>
          <w:tcW w:w="2810" w:type="dxa"/>
        </w:tcPr>
        <w:p w14:paraId="4C12CECF" w14:textId="77777777"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theme="minorBidi" w:hint="cs"/>
                  <w:sz w:val="20"/>
                  <w:szCs w:val="20"/>
                  <w:rtl/>
                </w:rPr>
                <w:t>מתכנן קונסטרוקציה</w:t>
              </w:r>
            </w:sdtContent>
          </w:sdt>
        </w:p>
      </w:tc>
      <w:tc>
        <w:tcPr>
          <w:tcW w:w="229" w:type="dxa"/>
        </w:tcPr>
        <w:p w14:paraId="0894C2D4" w14:textId="77777777" w:rsidR="006D3D38" w:rsidRPr="00C30116" w:rsidRDefault="006D3D38" w:rsidP="00C30116">
          <w:pPr>
            <w:tabs>
              <w:tab w:val="center" w:pos="4153"/>
              <w:tab w:val="right" w:pos="8306"/>
            </w:tabs>
            <w:spacing w:before="0" w:after="0" w:line="240" w:lineRule="auto"/>
            <w:rPr>
              <w:rFonts w:ascii="David" w:hAnsi="David" w:cstheme="minorBidi"/>
              <w:sz w:val="16"/>
              <w:szCs w:val="16"/>
              <w:rtl/>
            </w:rPr>
          </w:pPr>
        </w:p>
      </w:tc>
      <w:tc>
        <w:tcPr>
          <w:tcW w:w="1012" w:type="dxa"/>
        </w:tcPr>
        <w:p w14:paraId="4E02FA82" w14:textId="77777777"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sz w:val="20"/>
              <w:szCs w:val="20"/>
              <w:rtl/>
            </w:rPr>
            <w:t>מס' חוזה</w:t>
          </w:r>
          <w:r w:rsidRPr="00C30116">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467" w:type="dxa"/>
            </w:tcPr>
            <w:p w14:paraId="63512F9B" w14:textId="3FAE7B7C"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r>
                <w:rPr>
                  <w:rFonts w:ascii="David" w:hAnsi="David" w:cstheme="minorBidi" w:hint="cs"/>
                  <w:sz w:val="20"/>
                  <w:szCs w:val="20"/>
                </w:rPr>
                <w:t>CONT-10-2344</w:t>
              </w:r>
            </w:p>
          </w:tc>
        </w:sdtContent>
      </w:sdt>
    </w:tr>
    <w:tr w:rsidR="006D3D38" w:rsidRPr="00C30116" w14:paraId="1EC00262" w14:textId="77777777" w:rsidTr="00C30116">
      <w:tc>
        <w:tcPr>
          <w:tcW w:w="810" w:type="dxa"/>
        </w:tcPr>
        <w:p w14:paraId="506DEDC2" w14:textId="77777777"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19" w:type="dxa"/>
            </w:tcPr>
            <w:p w14:paraId="2446FE0D" w14:textId="366AB420" w:rsidR="006D3D38" w:rsidRPr="00C30116" w:rsidRDefault="006D3D38" w:rsidP="00C30116">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color w:val="00B0F0"/>
                  <w:sz w:val="20"/>
                  <w:szCs w:val="20"/>
                  <w:rtl/>
                </w:rPr>
                <w:t>שילר אורן הנדסה בע"מ</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D3D38" w:rsidRPr="00C30116" w14:paraId="75903A83" w14:textId="77777777" w:rsidTr="007835AC">
            <w:trPr>
              <w:trHeight w:val="201"/>
            </w:trPr>
            <w:tc>
              <w:tcPr>
                <w:tcW w:w="926" w:type="dxa"/>
              </w:tcPr>
              <w:p w14:paraId="528CF2A4" w14:textId="77777777"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4456715" w14:textId="2F241F5B" w:rsidR="006D3D38" w:rsidRPr="00C30116" w:rsidRDefault="006D3D38" w:rsidP="00C30116">
                    <w:pPr>
                      <w:tabs>
                        <w:tab w:val="center" w:pos="4153"/>
                        <w:tab w:val="right" w:pos="8306"/>
                      </w:tabs>
                      <w:spacing w:before="0" w:after="0" w:line="240" w:lineRule="auto"/>
                      <w:ind w:left="1" w:hanging="1"/>
                      <w:rPr>
                        <w:rFonts w:ascii="David" w:hAnsi="David" w:cstheme="minorBidi"/>
                        <w:color w:val="00B0F0"/>
                        <w:sz w:val="20"/>
                        <w:szCs w:val="20"/>
                        <w:rtl/>
                      </w:rPr>
                    </w:pPr>
                    <w:del w:id="192" w:author="Meryl Etman" w:date="2024-04-09T16:56:00Z">
                      <w:r w:rsidDel="006D3D38">
                        <w:rPr>
                          <w:rFonts w:ascii="David" w:hAnsi="David" w:cstheme="minorBidi"/>
                          <w:color w:val="00B0F0"/>
                          <w:sz w:val="20"/>
                          <w:szCs w:val="20"/>
                          <w:rtl/>
                        </w:rPr>
                        <w:delText>0.2</w:delText>
                      </w:r>
                    </w:del>
                    <w:ins w:id="193" w:author="Meryl Etman" w:date="2024-07-07T11:56:00Z">
                      <w:r w:rsidR="004455A2">
                        <w:rPr>
                          <w:rFonts w:ascii="David" w:hAnsi="David" w:cstheme="minorBidi"/>
                          <w:color w:val="00B0F0"/>
                          <w:sz w:val="20"/>
                          <w:szCs w:val="20"/>
                          <w:rtl/>
                        </w:rPr>
                        <w:t>0.9</w:t>
                      </w:r>
                    </w:ins>
                  </w:p>
                </w:tc>
              </w:sdtContent>
            </w:sdt>
          </w:tr>
        </w:tbl>
        <w:p w14:paraId="3921A209" w14:textId="77777777"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5A520337" w14:textId="77777777"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17524DEB" w14:textId="77777777"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סטטוס:</w:t>
          </w:r>
        </w:p>
      </w:tc>
      <w:tc>
        <w:tcPr>
          <w:tcW w:w="1467" w:type="dxa"/>
        </w:tcPr>
        <w:p w14:paraId="4B83EA4A" w14:textId="64C5471C" w:rsidR="006D3D38" w:rsidRPr="00C30116" w:rsidRDefault="004455A2" w:rsidP="00C30116">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6D3D38">
                <w:rPr>
                  <w:rFonts w:ascii="David" w:hAnsi="David" w:cstheme="minorBidi"/>
                  <w:sz w:val="20"/>
                  <w:szCs w:val="20"/>
                  <w:rtl/>
                </w:rPr>
                <w:t>3;#</w:t>
              </w:r>
              <w:r w:rsidR="006D3D38">
                <w:rPr>
                  <w:rFonts w:ascii="David" w:hAnsi="David" w:cstheme="minorBidi"/>
                  <w:sz w:val="20"/>
                  <w:szCs w:val="20"/>
                </w:rPr>
                <w:t>Draft</w:t>
              </w:r>
            </w:sdtContent>
          </w:sdt>
        </w:p>
      </w:tc>
    </w:tr>
    <w:tr w:rsidR="006D3D38" w:rsidRPr="00C30116" w14:paraId="642EAAB6" w14:textId="77777777" w:rsidTr="00C30116">
      <w:trPr>
        <w:trHeight w:val="80"/>
      </w:trPr>
      <w:tc>
        <w:tcPr>
          <w:tcW w:w="810" w:type="dxa"/>
        </w:tcPr>
        <w:p w14:paraId="472839DA" w14:textId="77777777"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p>
      </w:tc>
      <w:tc>
        <w:tcPr>
          <w:tcW w:w="1419" w:type="dxa"/>
        </w:tcPr>
        <w:p w14:paraId="6D402846" w14:textId="77777777" w:rsidR="006D3D38" w:rsidRPr="00C30116" w:rsidRDefault="006D3D38" w:rsidP="00C30116">
          <w:pPr>
            <w:tabs>
              <w:tab w:val="center" w:pos="4153"/>
              <w:tab w:val="right" w:pos="8306"/>
            </w:tabs>
            <w:spacing w:before="0" w:after="0" w:line="240" w:lineRule="auto"/>
            <w:rPr>
              <w:rFonts w:ascii="David" w:hAnsi="David" w:cstheme="minorBidi"/>
              <w:color w:val="00B0F0"/>
              <w:sz w:val="20"/>
              <w:szCs w:val="20"/>
              <w:rtl/>
            </w:rPr>
          </w:pPr>
        </w:p>
      </w:tc>
      <w:tc>
        <w:tcPr>
          <w:tcW w:w="2810" w:type="dxa"/>
        </w:tcPr>
        <w:p w14:paraId="5155FB97" w14:textId="77777777"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6AA1BAED" w14:textId="77777777"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598D0597" w14:textId="77777777"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p>
      </w:tc>
      <w:tc>
        <w:tcPr>
          <w:tcW w:w="1467" w:type="dxa"/>
        </w:tcPr>
        <w:p w14:paraId="121C567D" w14:textId="77777777" w:rsidR="006D3D38" w:rsidRPr="00C30116" w:rsidRDefault="006D3D38" w:rsidP="00C30116">
          <w:pPr>
            <w:tabs>
              <w:tab w:val="center" w:pos="4153"/>
              <w:tab w:val="right" w:pos="8306"/>
            </w:tabs>
            <w:spacing w:before="0" w:after="0" w:line="240" w:lineRule="auto"/>
            <w:rPr>
              <w:rFonts w:ascii="David" w:hAnsi="David" w:cstheme="minorBidi"/>
              <w:sz w:val="20"/>
              <w:szCs w:val="20"/>
              <w:rtl/>
            </w:rPr>
          </w:pPr>
        </w:p>
      </w:tc>
    </w:tr>
  </w:tbl>
  <w:p w14:paraId="6D57F5E2" w14:textId="77777777" w:rsidR="006D3D38" w:rsidRPr="00C30116" w:rsidRDefault="006D3D38" w:rsidP="00C30116">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10DD63" w14:textId="77777777" w:rsidR="006D3D38" w:rsidRDefault="006D3D38" w:rsidP="00AF234B">
      <w:pPr>
        <w:spacing w:before="0" w:after="0" w:line="240" w:lineRule="auto"/>
      </w:pPr>
      <w:r>
        <w:separator/>
      </w:r>
    </w:p>
  </w:footnote>
  <w:footnote w:type="continuationSeparator" w:id="0">
    <w:p w14:paraId="124E058D" w14:textId="77777777" w:rsidR="006D3D38" w:rsidRDefault="006D3D38" w:rsidP="00AF234B">
      <w:pPr>
        <w:spacing w:before="0" w:after="0" w:line="240" w:lineRule="auto"/>
      </w:pPr>
      <w:r>
        <w:continuationSeparator/>
      </w:r>
    </w:p>
  </w:footnote>
  <w:footnote w:type="continuationNotice" w:id="1">
    <w:p w14:paraId="33D627EB" w14:textId="77777777" w:rsidR="006D3D38" w:rsidRDefault="006D3D38">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278E4560" w14:textId="77777777" w:rsidR="006D3D38" w:rsidRDefault="006D3D38" w:rsidP="00CF334C">
        <w:pPr>
          <w:pStyle w:val="Header"/>
          <w:jc w:val="center"/>
        </w:pPr>
        <w:r>
          <w:fldChar w:fldCharType="begin"/>
        </w:r>
        <w:r>
          <w:instrText xml:space="preserve"> PAGE   \* MERGEFORMAT </w:instrText>
        </w:r>
        <w:r>
          <w:fldChar w:fldCharType="separate"/>
        </w:r>
        <w:r w:rsidR="004455A2">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435C01"/>
    <w:multiLevelType w:val="multilevel"/>
    <w:tmpl w:val="08DC5362"/>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35"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6"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5"/>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3"/>
  </w:num>
  <w:num w:numId="14">
    <w:abstractNumId w:val="13"/>
  </w:num>
  <w:num w:numId="15">
    <w:abstractNumId w:val="24"/>
  </w:num>
  <w:num w:numId="16">
    <w:abstractNumId w:val="37"/>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30"/>
  </w:num>
  <w:num w:numId="27">
    <w:abstractNumId w:val="2"/>
  </w:num>
  <w:num w:numId="28">
    <w:abstractNumId w:val="23"/>
  </w:num>
  <w:num w:numId="29">
    <w:abstractNumId w:val="20"/>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1"/>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25"/>
  </w:num>
  <w:num w:numId="40">
    <w:abstractNumId w:val="32"/>
  </w:num>
  <w:num w:numId="41">
    <w:abstractNumId w:val="28"/>
  </w:num>
  <w:num w:numId="42">
    <w:abstractNumId w:val="29"/>
  </w:num>
  <w:num w:numId="43">
    <w:abstractNumId w:val="36"/>
  </w:num>
  <w:num w:numId="44">
    <w:abstractNumId w:val="11"/>
  </w:num>
  <w:num w:numId="45">
    <w:abstractNumId w:val="27"/>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num>
  <w:num w:numId="48">
    <w:abstractNumId w:val="26"/>
  </w:num>
  <w:num w:numId="49">
    <w:abstractNumId w:val="34"/>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מרול אטמן">
    <w15:presenceInfo w15:providerId="AD" w15:userId="S::meryle@africa-israel.com::5d3372e1-6610-4ed8-96d9-3804caaefa86"/>
  </w15:person>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00FA"/>
    <w:rsid w:val="00047BB3"/>
    <w:rsid w:val="000555DD"/>
    <w:rsid w:val="00066D11"/>
    <w:rsid w:val="00134C85"/>
    <w:rsid w:val="001835AB"/>
    <w:rsid w:val="00196058"/>
    <w:rsid w:val="001A0C3C"/>
    <w:rsid w:val="001A69D5"/>
    <w:rsid w:val="00214ACF"/>
    <w:rsid w:val="002625B3"/>
    <w:rsid w:val="00272745"/>
    <w:rsid w:val="002B2234"/>
    <w:rsid w:val="002F4F64"/>
    <w:rsid w:val="00302486"/>
    <w:rsid w:val="003A1DB8"/>
    <w:rsid w:val="003C67D3"/>
    <w:rsid w:val="003E5958"/>
    <w:rsid w:val="004455A2"/>
    <w:rsid w:val="0045718E"/>
    <w:rsid w:val="004751C6"/>
    <w:rsid w:val="0047530B"/>
    <w:rsid w:val="004D3DF3"/>
    <w:rsid w:val="004D7130"/>
    <w:rsid w:val="004E32D2"/>
    <w:rsid w:val="00521A6A"/>
    <w:rsid w:val="005236CE"/>
    <w:rsid w:val="005475D8"/>
    <w:rsid w:val="00552E11"/>
    <w:rsid w:val="00553085"/>
    <w:rsid w:val="00590FDD"/>
    <w:rsid w:val="005D3BA3"/>
    <w:rsid w:val="005D6301"/>
    <w:rsid w:val="006126B3"/>
    <w:rsid w:val="00634B0F"/>
    <w:rsid w:val="00665193"/>
    <w:rsid w:val="00666119"/>
    <w:rsid w:val="006903CC"/>
    <w:rsid w:val="006D1D71"/>
    <w:rsid w:val="006D3D38"/>
    <w:rsid w:val="0072103C"/>
    <w:rsid w:val="00755888"/>
    <w:rsid w:val="00762554"/>
    <w:rsid w:val="007835AC"/>
    <w:rsid w:val="007C12E3"/>
    <w:rsid w:val="007D7F84"/>
    <w:rsid w:val="00853FB4"/>
    <w:rsid w:val="0088392C"/>
    <w:rsid w:val="008C64C6"/>
    <w:rsid w:val="00942177"/>
    <w:rsid w:val="00965B9E"/>
    <w:rsid w:val="009B3621"/>
    <w:rsid w:val="009E1486"/>
    <w:rsid w:val="009F0A08"/>
    <w:rsid w:val="00A34E64"/>
    <w:rsid w:val="00A42271"/>
    <w:rsid w:val="00AF234B"/>
    <w:rsid w:val="00AF3287"/>
    <w:rsid w:val="00B16B3E"/>
    <w:rsid w:val="00B2688C"/>
    <w:rsid w:val="00B61D38"/>
    <w:rsid w:val="00B72263"/>
    <w:rsid w:val="00BA7A9C"/>
    <w:rsid w:val="00BD72C4"/>
    <w:rsid w:val="00BE17B4"/>
    <w:rsid w:val="00BE7CE3"/>
    <w:rsid w:val="00C30116"/>
    <w:rsid w:val="00CF334C"/>
    <w:rsid w:val="00D02A03"/>
    <w:rsid w:val="00D12751"/>
    <w:rsid w:val="00D61926"/>
    <w:rsid w:val="00E078A7"/>
    <w:rsid w:val="00E679C7"/>
    <w:rsid w:val="00EB774A"/>
    <w:rsid w:val="00EC2DFF"/>
    <w:rsid w:val="00EC37B6"/>
    <w:rsid w:val="00F30EF1"/>
    <w:rsid w:val="00F3796E"/>
    <w:rsid w:val="00F60F2D"/>
    <w:rsid w:val="00F71956"/>
    <w:rsid w:val="00F83811"/>
    <w:rsid w:val="00F9400C"/>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D22D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numbering" w:customStyle="1" w:styleId="NoList3">
    <w:name w:val="No List3"/>
    <w:next w:val="NoList"/>
    <w:semiHidden/>
    <w:rsid w:val="00590FDD"/>
  </w:style>
  <w:style w:type="table" w:customStyle="1" w:styleId="11">
    <w:name w:val="רשת טבלה1"/>
    <w:basedOn w:val="TableNormal"/>
    <w:next w:val="TableGrid"/>
    <w:rsid w:val="00C3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F3287"/>
    <w:pPr>
      <w:spacing w:after="0" w:line="240" w:lineRule="auto"/>
    </w:pPr>
    <w:rPr>
      <w:rFonts w:cs="David"/>
      <w:szCs w:val="24"/>
    </w:rPr>
  </w:style>
  <w:style w:type="table" w:customStyle="1" w:styleId="2">
    <w:name w:val="רשת טבלה2"/>
    <w:basedOn w:val="TableNormal"/>
    <w:next w:val="TableGrid"/>
    <w:uiPriority w:val="59"/>
    <w:rsid w:val="00AF328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webSettings" Target="webSettings.xml"/><Relationship Id="rId14" Type="http://schemas.openxmlformats.org/officeDocument/2006/relationships/footer" Target="foot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PlaceholderText"/>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PlaceholderText"/>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PlaceholderText"/>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PlaceholderText"/>
              <w:rtl/>
            </w:rPr>
            <w:t>[שם הפרויקט]</w:t>
          </w:r>
        </w:p>
      </w:docPartBody>
    </w:docPart>
    <w:docPart>
      <w:docPartPr>
        <w:name w:val="9F074DA6E8F34A398DF78B5C68BA5C80"/>
        <w:category>
          <w:name w:val="כללי"/>
          <w:gallery w:val="placeholder"/>
        </w:category>
        <w:types>
          <w:type w:val="bbPlcHdr"/>
        </w:types>
        <w:behaviors>
          <w:behavior w:val="content"/>
        </w:behaviors>
        <w:guid w:val="{0DAF61C7-177E-4FFA-B82F-4ABF31AAB0A2}"/>
      </w:docPartPr>
      <w:docPartBody>
        <w:p w:rsidR="00994810" w:rsidRDefault="00994810" w:rsidP="00994810">
          <w:pPr>
            <w:pStyle w:val="9F074DA6E8F34A398DF78B5C68BA5C80"/>
          </w:pPr>
          <w:r w:rsidRPr="00F11BAF">
            <w:rPr>
              <w:rStyle w:val="PlaceholderText"/>
              <w:rtl/>
            </w:rPr>
            <w:t>[שם אתר]</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PlaceholderText"/>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PlaceholderText"/>
              <w:rtl/>
            </w:rPr>
            <w:t>[שם צד א]</w:t>
          </w:r>
        </w:p>
      </w:docPartBody>
    </w:docPart>
    <w:docPart>
      <w:docPartPr>
        <w:name w:val="B56B34ED28AA4A3BAB483FF60DF5AB53"/>
        <w:category>
          <w:name w:val="כללי"/>
          <w:gallery w:val="placeholder"/>
        </w:category>
        <w:types>
          <w:type w:val="bbPlcHdr"/>
        </w:types>
        <w:behaviors>
          <w:behavior w:val="content"/>
        </w:behaviors>
        <w:guid w:val="{FF76E679-BE63-4390-BF8D-EAF292D6CAE9}"/>
      </w:docPartPr>
      <w:docPartBody>
        <w:p w:rsidR="00994810" w:rsidRDefault="00994810" w:rsidP="00994810">
          <w:pPr>
            <w:pStyle w:val="B56B34ED28AA4A3BAB483FF60DF5AB53"/>
          </w:pPr>
          <w:r w:rsidRPr="003059F5">
            <w:rPr>
              <w:rStyle w:val="PlaceholderText"/>
              <w:rtl/>
            </w:rPr>
            <w:t>[רשות מקומית]</w:t>
          </w:r>
        </w:p>
      </w:docPartBody>
    </w:docPart>
    <w:docPart>
      <w:docPartPr>
        <w:name w:val="255BCD959CDC4663A72F60C61E826D1C"/>
        <w:category>
          <w:name w:val="כללי"/>
          <w:gallery w:val="placeholder"/>
        </w:category>
        <w:types>
          <w:type w:val="bbPlcHdr"/>
        </w:types>
        <w:behaviors>
          <w:behavior w:val="content"/>
        </w:behaviors>
        <w:guid w:val="{26B0CF67-3BA0-4A07-BBA0-D1426A617C2F}"/>
      </w:docPartPr>
      <w:docPartBody>
        <w:p w:rsidR="00994810" w:rsidRDefault="00994810" w:rsidP="00994810">
          <w:pPr>
            <w:pStyle w:val="255BCD959CDC4663A72F60C61E826D1C"/>
          </w:pPr>
          <w:r w:rsidRPr="003059F5">
            <w:rPr>
              <w:rStyle w:val="PlaceholderText"/>
              <w:rtl/>
            </w:rPr>
            <w:t>[שם אתר]</w:t>
          </w:r>
        </w:p>
      </w:docPartBody>
    </w:docPart>
    <w:docPart>
      <w:docPartPr>
        <w:name w:val="AE6C6D9AC5B642BD8E014E2B8A80BB7E"/>
        <w:category>
          <w:name w:val="כללי"/>
          <w:gallery w:val="placeholder"/>
        </w:category>
        <w:types>
          <w:type w:val="bbPlcHdr"/>
        </w:types>
        <w:behaviors>
          <w:behavior w:val="content"/>
        </w:behaviors>
        <w:guid w:val="{5AD85948-0E8B-47BE-87A4-95378ED202FA}"/>
      </w:docPartPr>
      <w:docPartBody>
        <w:p w:rsidR="00994810" w:rsidRDefault="00994810" w:rsidP="00994810">
          <w:pPr>
            <w:pStyle w:val="AE6C6D9AC5B642BD8E014E2B8A80BB7E"/>
          </w:pPr>
          <w:r w:rsidRPr="003059F5">
            <w:rPr>
              <w:rStyle w:val="PlaceholderText"/>
              <w:rtl/>
            </w:rPr>
            <w:t>[שם הפרויקט]</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PlaceholderText"/>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PlaceholderText"/>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PlaceholderText"/>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PlaceholderText"/>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PlaceholderText"/>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PlaceholderText"/>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PlaceholderText"/>
              <w:rtl/>
            </w:rPr>
            <w:t>[שדה נוסף 6]</w:t>
          </w:r>
        </w:p>
      </w:docPartBody>
    </w:docPart>
    <w:docPart>
      <w:docPartPr>
        <w:name w:val="9A34B4DDA7BE45B7B3AA0F4ADCC3D4FE"/>
        <w:category>
          <w:name w:val="כללי"/>
          <w:gallery w:val="placeholder"/>
        </w:category>
        <w:types>
          <w:type w:val="bbPlcHdr"/>
        </w:types>
        <w:behaviors>
          <w:behavior w:val="content"/>
        </w:behaviors>
        <w:guid w:val="{533D7F17-5E3F-4170-91B0-DBDE75B6833F}"/>
      </w:docPartPr>
      <w:docPartBody>
        <w:p w:rsidR="00994810" w:rsidRDefault="00994810" w:rsidP="00994810">
          <w:pPr>
            <w:pStyle w:val="9A34B4DDA7BE45B7B3AA0F4ADCC3D4FE"/>
          </w:pPr>
          <w:r w:rsidRPr="003059F5">
            <w:rPr>
              <w:rStyle w:val="PlaceholderText"/>
              <w:rtl/>
            </w:rPr>
            <w:t>[אחוז השתתפות צד א]</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PlaceholderText"/>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PlaceholderText"/>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PlaceholderText"/>
              <w:rtl/>
            </w:rPr>
            <w:t>[מדד בסיס]</w:t>
          </w:r>
        </w:p>
      </w:docPartBody>
    </w:docPart>
    <w:docPart>
      <w:docPartPr>
        <w:name w:val="5F6D175CD22C4BA791C953C4E0DB8B70"/>
        <w:category>
          <w:name w:val="כללי"/>
          <w:gallery w:val="placeholder"/>
        </w:category>
        <w:types>
          <w:type w:val="bbPlcHdr"/>
        </w:types>
        <w:behaviors>
          <w:behavior w:val="content"/>
        </w:behaviors>
        <w:guid w:val="{E372CC51-B50D-4CA0-B3FA-28D2C7C349CA}"/>
      </w:docPartPr>
      <w:docPartBody>
        <w:p w:rsidR="00994810" w:rsidRDefault="00994810" w:rsidP="00994810">
          <w:pPr>
            <w:pStyle w:val="5F6D175CD22C4BA791C953C4E0DB8B70"/>
          </w:pPr>
          <w:r w:rsidRPr="003059F5">
            <w:rPr>
              <w:rStyle w:val="PlaceholderText"/>
              <w:rtl/>
            </w:rPr>
            <w:t>[נקודות מדד]</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PlaceholderText"/>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PlaceholderText"/>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PlaceholderText"/>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PlaceholderText"/>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PlaceholderText"/>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PlaceholderText"/>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PlaceholderText"/>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PlaceholderText"/>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PlaceholderText"/>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PlaceholderText"/>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PlaceholderText"/>
              <w:rtl/>
            </w:rPr>
            <w:t>[שם ספק]</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PlaceholderText"/>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PlaceholderText"/>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PlaceholderText"/>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PlaceholderText"/>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PlaceholderText"/>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PlaceholderText"/>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PlaceholderText"/>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PlaceholderText"/>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E417D"/>
    <w:rsid w:val="00100D3E"/>
    <w:rsid w:val="00155C6E"/>
    <w:rsid w:val="00164F12"/>
    <w:rsid w:val="0032380B"/>
    <w:rsid w:val="003D3172"/>
    <w:rsid w:val="004628EB"/>
    <w:rsid w:val="004E775C"/>
    <w:rsid w:val="00655D33"/>
    <w:rsid w:val="006865A5"/>
    <w:rsid w:val="006F44D7"/>
    <w:rsid w:val="007724BB"/>
    <w:rsid w:val="00951A96"/>
    <w:rsid w:val="00994810"/>
    <w:rsid w:val="00A34E6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4810"/>
    <w:rPr>
      <w:color w:val="808080"/>
    </w:rPr>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dcmitype/"/>
    <ds:schemaRef ds:uri="e82e0497-401b-493b-ab66-61f85c09ed30"/>
    <ds:schemaRef ds:uri="http://schemas.microsoft.com/office/infopath/2007/PartnerControls"/>
    <ds:schemaRef ds:uri="http://www.w3.org/XML/1998/namespace"/>
    <ds:schemaRef ds:uri="http://purl.org/dc/terms/"/>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4715DA5A-6EC3-4D11-A595-162A151FCF12}"/>
</file>

<file path=customXml/itemProps4.xml><?xml version="1.0" encoding="utf-8"?>
<ds:datastoreItem xmlns:ds="http://schemas.openxmlformats.org/officeDocument/2006/customXml" ds:itemID="{8A2D0565-E0AE-4B6D-9CC2-3182B1F0A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911A50EB-3293-4A42-82D8-B2223CE74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53</Pages>
  <Words>12974</Words>
  <Characters>64872</Characters>
  <Application>Microsoft Office Word</Application>
  <DocSecurity>0</DocSecurity>
  <Lines>540</Lines>
  <Paragraphs>155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26</cp:revision>
  <dcterms:created xsi:type="dcterms:W3CDTF">2024-01-04T14:05:00Z</dcterms:created>
  <dcterms:modified xsi:type="dcterms:W3CDTF">2024-07-07T08:56:00Z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69802201-507a-43f0-819f-d90c59ba61db</vt:lpwstr>
  </property>
</Properties>
</file>