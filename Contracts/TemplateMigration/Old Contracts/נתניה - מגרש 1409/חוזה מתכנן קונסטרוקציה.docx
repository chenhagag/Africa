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E560C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hint="cs"/>
          <w:bCs/>
          <w:i/>
          <w:iCs/>
          <w:sz w:val="32"/>
          <w:szCs w:val="32"/>
          <w:u w:val="single"/>
          <w:rtl/>
          <w:lang w:eastAsia="he-IL"/>
        </w:rPr>
      </w:pPr>
    </w:p>
    <w:p w14:paraId="06BF34E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705C22D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19B20F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EFE7AE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bookmarkStart w:id="0" w:name="_GoBack"/>
    </w:p>
    <w:bookmarkEnd w:id="0"/>
    <w:p w14:paraId="63BF07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28AE4F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57D96B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6BBB4572" wp14:editId="0A64050D">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E0BC7E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7501494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D641602"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3AD2B0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7557D53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59BE2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8462BF3"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710B9AF" w14:textId="77777777" w:rsidR="00302486" w:rsidRPr="00B27B4C" w:rsidRDefault="007F7EB9"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דקל רוקבן" w:date="2021-11-17T09:46:00Z">
            <w:r>
              <w:rPr>
                <w:rFonts w:ascii="Times New Roman" w:eastAsia="Times New Roman" w:hAnsi="Times New Roman"/>
                <w:bCs/>
                <w:sz w:val="32"/>
                <w:szCs w:val="32"/>
                <w:u w:val="single"/>
                <w:rtl/>
                <w:lang w:eastAsia="he-IL"/>
              </w:rPr>
              <w:t>נתניה - מגרש 1409</w:t>
            </w:r>
          </w:ins>
        </w:p>
      </w:sdtContent>
    </w:sdt>
    <w:p w14:paraId="27B02F17"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D0B47E5" w14:textId="77777777" w:rsidR="00302486" w:rsidRPr="00B27B4C" w:rsidRDefault="007F7EB9"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2" w:author="דקל רוקבן" w:date="2021-11-17T09:46:00Z">
            <w:r>
              <w:rPr>
                <w:rFonts w:ascii="Times New Roman" w:eastAsia="Times New Roman" w:hAnsi="Times New Roman"/>
                <w:bCs/>
                <w:sz w:val="32"/>
                <w:szCs w:val="32"/>
                <w:u w:val="single"/>
                <w:rtl/>
                <w:lang w:eastAsia="he-IL"/>
              </w:rPr>
              <w:t>נתניה - מגרש 1409</w:t>
            </w:r>
          </w:ins>
        </w:p>
      </w:sdtContent>
    </w:sdt>
    <w:p w14:paraId="24D1DB0F"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1CD912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645B88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BC480C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C8C866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60C84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934576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80AA7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BD2183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5F8AB6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FD5A20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B6E00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FBD70F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A2A5E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C2FB9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E3A88B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69C1C3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DF433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C71C2D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34D4CA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82C7F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F3DF6AB"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072CE7D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0C72EB2"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54574BB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400784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111342F7"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2AFCCB48"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F0F62EC" w14:textId="77777777" w:rsidR="00590FDD" w:rsidRPr="00590FDD" w:rsidRDefault="007F7EB9"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ins w:id="3" w:author="דקל רוקבן" w:date="2021-11-17T09:50:00Z">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ins>
        </w:p>
      </w:sdtContent>
    </w:sdt>
    <w:p w14:paraId="4C52C270"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1DFA2033"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1FB21261"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0D77E284"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4B399C2C"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7C2922F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51305066" w14:textId="77777777" w:rsidR="00590FDD" w:rsidRPr="00590FDD" w:rsidRDefault="007F7EB9"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ins w:id="4" w:author="דקל רוקבן" w:date="2021-11-17T09:52:00Z">
            <w:r>
              <w:rPr>
                <w:rFonts w:ascii="Times New Roman" w:eastAsia="Times New Roman" w:hAnsi="Times New Roman"/>
                <w:color w:val="800080"/>
                <w:sz w:val="24"/>
                <w:rtl/>
              </w:rPr>
              <w:br/>
              <w:t>דוד מהנדסים בע"מ</w:t>
            </w:r>
            <w:r>
              <w:rPr>
                <w:rFonts w:ascii="Times New Roman" w:eastAsia="Times New Roman" w:hAnsi="Times New Roman"/>
                <w:color w:val="800080"/>
                <w:sz w:val="24"/>
                <w:rtl/>
              </w:rPr>
              <w:br/>
              <w:t>גוש עציון 7 גבעת שמואל</w:t>
            </w:r>
            <w:r>
              <w:rPr>
                <w:rFonts w:ascii="Times New Roman" w:eastAsia="Times New Roman" w:hAnsi="Times New Roman"/>
                <w:color w:val="800080"/>
                <w:sz w:val="24"/>
                <w:rtl/>
              </w:rPr>
              <w:br/>
            </w:r>
          </w:ins>
        </w:p>
      </w:sdtContent>
    </w:sdt>
    <w:p w14:paraId="45894913"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3EC52695"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2C66035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099DE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9EA03E2"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A39B5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C8A3E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E85F681"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044E927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555FD1A"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5EDBC3C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FF2BA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0DF2611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2682877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7892D1B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38447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74AE402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BDF490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0020C08"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09944B0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90E0C67"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AFE973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3FD1ED6"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4094AE2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2E96FF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7079759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lastRenderedPageBreak/>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7EA08B9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70186EE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462A92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7FFD09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BF1730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78D7261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0DD2A1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6FA4267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076598E7"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5FA7836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868C3B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2628E6E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0A2FC25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53FCFA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5C0D6AFE"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09CE76C2"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0AE93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546A951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17E77CF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26B1B3C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0A4A749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6566BD0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16DE9D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60B1B1F4"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1C04C25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7DA0889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12A56599"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6E37568D"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5C00535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138ADF3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51A319C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7921A3D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1A983FB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5DCFF3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C596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703864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62945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66E2D7F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8384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7B7F33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D5C8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987DC5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1DD55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יבסס את שרותי המתכנן על הנתונים, קווי היסוד, התקציב וההנחיות שיקבעו ע"י המזמין ובתאום מלא עם הגורמים השונים כפי שיקבעו מזמן לזמן ע"י המזמין, ויהיה </w:t>
      </w:r>
      <w:r w:rsidRPr="00590FDD">
        <w:rPr>
          <w:rFonts w:ascii="Times New Roman" w:eastAsia="Times New Roman" w:hAnsi="Times New Roman"/>
          <w:sz w:val="20"/>
          <w:rtl/>
          <w:lang w:eastAsia="he-IL"/>
        </w:rPr>
        <w:lastRenderedPageBreak/>
        <w:t>חייב לנהוג לפיהם ולקיימם ללא סטייה אלא אם כן קבל הוראה או אשור בכתב מהמזמין.</w:t>
      </w:r>
    </w:p>
    <w:p w14:paraId="4F8D76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FDFF1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2B2F012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4BDD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0A8532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DBDF8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3819FF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6BAEB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61A54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26EC4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0F42A5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D10D5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10F93B5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663AB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20E67A1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4E6530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530C97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1ECBC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297D27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55C4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125CFE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8E403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304213A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F81AA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562322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E5EA4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xml:space="preserve">"). החלפת המנהל הראשי בממלא מקום מתאים ולתקופה מוגדרת, תיעשה לאחר </w:t>
      </w:r>
      <w:r w:rsidRPr="00590FDD">
        <w:rPr>
          <w:rFonts w:ascii="Times New Roman" w:eastAsia="Times New Roman" w:hAnsi="Times New Roman"/>
          <w:sz w:val="20"/>
          <w:rtl/>
          <w:lang w:eastAsia="he-IL"/>
        </w:rPr>
        <w:lastRenderedPageBreak/>
        <w:t>אישורו של המזמין.</w:t>
      </w:r>
    </w:p>
    <w:p w14:paraId="3B58CD3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C60F72"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414B7F67"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6356F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660C966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0BF1CD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6EEF4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78DF51C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516C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10C30EF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22566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0E596F2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092A4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32A848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018E9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3FC864C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5CE7D5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5DAA0BD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948C7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60DDCA3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A43631"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31BFB9D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491D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470C4A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913EC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0822FF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A5920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07E122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EE413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94983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42A9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4C69F4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CE92B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6ADFD8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8020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566ABA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87FD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1714E7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EEBA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67304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B3AE51"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51333E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FD357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4DF8B46D"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592E9B2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6C0314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249A8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1049E1A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D636423"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69059F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B3BE2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659348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52DCE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2BF2678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7ABA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385C2D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3BED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ב- 1 לכל חודש גרגוריאני, וכן בכל מועד שיידרש על ידי המזמין, ימסור המתכנן למזמין </w:t>
      </w:r>
      <w:r w:rsidRPr="00590FDD">
        <w:rPr>
          <w:rFonts w:ascii="Times New Roman" w:eastAsia="Times New Roman" w:hAnsi="Times New Roman"/>
          <w:sz w:val="20"/>
          <w:rtl/>
          <w:lang w:eastAsia="he-IL"/>
        </w:rPr>
        <w:lastRenderedPageBreak/>
        <w:t>דו"ח על התקדמות ביצוע שרותי המתכנן, ועם תחילת ביצוע העבודות באתר גם דו"ח פיקוח על ביצוען.</w:t>
      </w:r>
    </w:p>
    <w:p w14:paraId="6D0E8A6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DFE43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6543BDC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D3FE9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49DAC0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13BEE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58907A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C9382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777C30B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66DD8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6F4DBB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31D66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56FB83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01697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733743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2F414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71E8AF9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A5096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04675E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AEE39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2C5E88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9FC76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29B123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B9BBA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6F603A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B8C0B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1FC6F91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4EA67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77543B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687C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4470393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204ECFD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לפגוע בכלליות האמור בסעיף זה, מוסכם בזה כי המתכנן לא יהיה זכאי, בשום מקרה, לקבל תמורה ו/או שכר ו/או טובות הנאה כלשהן מכל צד שלישי אחר, לרבות </w:t>
      </w:r>
      <w:r w:rsidRPr="00590FDD">
        <w:rPr>
          <w:rFonts w:ascii="Times New Roman" w:eastAsia="Times New Roman" w:hAnsi="Times New Roman"/>
          <w:sz w:val="20"/>
          <w:rtl/>
          <w:lang w:eastAsia="he-IL"/>
        </w:rPr>
        <w:lastRenderedPageBreak/>
        <w:t>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0A891A9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48CCF8E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7A749F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0AD66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25D0775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7F7F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3B3EC6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439F3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274059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BA213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019924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1F12A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221C36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6ADA0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313AFB16"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3EBF4BD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4BCD50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98C63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65F9B3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654F5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44A08D6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5E5E4E83"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62F6CF1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31741EA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4EC85FA1"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78098C76"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15E7711"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lastRenderedPageBreak/>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00A85BE"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EB99732"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60EA5CD0"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19F776F3"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459B048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7093DA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88F199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54D6961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4748EC7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53A356BC"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3C43402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7B016B3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007BF72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w:t>
      </w:r>
      <w:r w:rsidRPr="003E5958">
        <w:rPr>
          <w:rFonts w:ascii="Times New Roman" w:eastAsia="Times New Roman" w:hAnsi="Times New Roman" w:hint="cs"/>
          <w:sz w:val="20"/>
          <w:rtl/>
          <w:lang w:eastAsia="he-IL"/>
        </w:rPr>
        <w:lastRenderedPageBreak/>
        <w:t xml:space="preserve">התחלוף כאמור, לא יחול לטובת אדם שגרם לנזק בזדון. </w:t>
      </w:r>
    </w:p>
    <w:p w14:paraId="2EC54D8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623C6DB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349EED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065D93A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EF6B28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692ADF3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C257D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36AF92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9B58C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4AA8D6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43808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1AA5BF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A7447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22FB06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2381EE"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543C48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AAA3F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586139F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4F9562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w:t>
      </w:r>
      <w:r w:rsidRPr="00590FDD">
        <w:rPr>
          <w:rFonts w:ascii="Times New Roman" w:eastAsia="Times New Roman" w:hAnsi="Times New Roman"/>
          <w:sz w:val="20"/>
          <w:rtl/>
          <w:lang w:eastAsia="he-IL"/>
        </w:rPr>
        <w:lastRenderedPageBreak/>
        <w:t>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0C6BE4F3"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223B07A2"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4DA0A50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E7A27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1F5137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CDFC0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3E49D1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0F1A13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40C1CE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26C3C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783132B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742B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0DC0C7F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C411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77E2C269"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5149351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0085E85B"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2C2FA55B"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3AE753AD"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5781DAF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2BBB1A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401786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077500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A11CB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w:t>
      </w:r>
      <w:r w:rsidRPr="00590FDD">
        <w:rPr>
          <w:rFonts w:ascii="Times New Roman" w:eastAsia="Times New Roman" w:hAnsi="Times New Roman"/>
          <w:sz w:val="20"/>
          <w:rtl/>
          <w:lang w:eastAsia="he-IL"/>
        </w:rPr>
        <w:lastRenderedPageBreak/>
        <w:t xml:space="preserve">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75D7A0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25D67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02A0948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6ED30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67A2F1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2583D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474010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C5AA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5D3B61A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4A1DFA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1D926B"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38871D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74C05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4402DB0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98D808"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4EA491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7C6E6E"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32A52CB5"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05B0DED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6D60C1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E0DA7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54298A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A0177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10B1E9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46A55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7541B99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7AD96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התשלום עפ"י סעיפים 12.1, 12.2 ו-12.3 לעיל מותנה בכך שהמזמין קיבל לידיו את כל התכניות ועד לקבלתן לא יהיה עליו לבצע תשלום עפ"י הסעיפים הנ"ל.</w:t>
      </w:r>
    </w:p>
    <w:p w14:paraId="04F26F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AD494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09E24F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1233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75F00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9ACDA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17D0776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818E4C"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0C3CD8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438C0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5B605C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B892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35C6E3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15276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0894E8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A8EA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124620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5DC6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539DC767"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66F7A19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44FF22A1"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0AE04F3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5A4C74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30A64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5F6733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2DBE3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16E5F1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6079F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263315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10CDA3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3BF3115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EDF8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227165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5FB93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3A5172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AE448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75885E10"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B8D764A"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FFACB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07915B9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6E73A6C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65D1912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BA915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17674A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A195F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02032EE7"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2B054C"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7702FD"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BA6E3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7B23FB3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6869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769AD6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24D2C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78B81A0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CC502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3E2C6DBE"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497AEFF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0C5567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7DA6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4664BA1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430E6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בצוע כל וכל אחת מהתחייבויות המזמין עפ"י החוזה מותנה בכך שהמתכנן יקיים תחילה את התחייבויותיו עפ"י החוזה שעליו לקיים עד לאותו מועד. </w:t>
      </w:r>
      <w:r w:rsidRPr="00590FDD">
        <w:rPr>
          <w:rFonts w:ascii="Times New Roman" w:eastAsia="Times New Roman" w:hAnsi="Times New Roman"/>
          <w:sz w:val="20"/>
          <w:rtl/>
          <w:lang w:eastAsia="he-IL"/>
        </w:rPr>
        <w:lastRenderedPageBreak/>
        <w:t>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248CFC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BDE9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43ACE04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25F14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7CA6A5B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30EED2"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1046B9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50847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1FF7A0C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DFC54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18A171CB"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4974999"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3AEF25AF"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03857FC6"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338370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7420E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061E351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E7E65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E7D2E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7E8D0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8F4DEDE"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4516D3C6"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17C726B4" w14:textId="77777777" w:rsidR="00E078A7" w:rsidRDefault="00E078A7" w:rsidP="00E078A7">
      <w:pPr>
        <w:pStyle w:val="af6"/>
        <w:rPr>
          <w:rFonts w:ascii="Times New Roman" w:eastAsia="Times New Roman" w:hAnsi="Times New Roman"/>
          <w:sz w:val="20"/>
          <w:rtl/>
          <w:lang w:eastAsia="he-IL"/>
        </w:rPr>
      </w:pPr>
    </w:p>
    <w:p w14:paraId="4E247DB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8F7A36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F44A305"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72EF9A5"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02BE81D"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F746AB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02EC19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CC50F1A"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EE125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5902F4"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77D3206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79901B56"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875AA5B"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5151F21"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658060F"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09ED5BD2"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71E8501E"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8567E04"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92D47AE"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923AB29" w14:textId="77777777"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דקל רוקבן" w:date="2021-11-17T09:52:00Z">
            <w:r w:rsidR="007F7EB9">
              <w:rPr>
                <w:rFonts w:ascii="Times New Roman" w:eastAsia="Times New Roman" w:hAnsi="Times New Roman"/>
                <w:color w:val="00B0F0"/>
                <w:sz w:val="20"/>
                <w:u w:val="single"/>
                <w:rtl/>
                <w:lang w:eastAsia="he-IL"/>
              </w:rPr>
              <w:t>דוד מהנדסים בע"מ</w:t>
            </w:r>
          </w:ins>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דקל רוקבן" w:date="2021-11-17T09:50:00Z">
            <w:r w:rsidR="007F7EB9" w:rsidRPr="003E6FC4">
              <w:rPr>
                <w:rStyle w:val="a7"/>
                <w:rtl/>
              </w:rPr>
              <w:t>[שם צד א]</w:t>
            </w:r>
          </w:ins>
        </w:sdtContent>
      </w:sdt>
    </w:p>
    <w:p w14:paraId="786A32A3"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1D2582E4"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431B190E"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019CF8B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7DFE5B05"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21F6C728"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342FD9C"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0C08065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2AE8FC9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472E3E4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417664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0BBBF1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D9F5EA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5FFF3F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73EC11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D81727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A10BEB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F70F52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B7AADD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C6CF46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AE96D6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816318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675E0B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33B289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F92288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52AFD1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D3D5BCF"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5F81454"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0930A55F"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2A44F299"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21B9D31"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86A30D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4CDFE831"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44DB7BF6"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332F763E"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ED7F540"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7DE87216"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596DAE0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5FBA1C1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1D42DCB"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דקל רוקבן" w:date="2021-11-17T09:47:00Z">
            <w:r w:rsidR="007F7EB9">
              <w:rPr>
                <w:rFonts w:ascii="Times New Roman" w:eastAsia="Times New Roman" w:hAnsi="Times New Roman" w:hint="cs"/>
                <w:color w:val="00B0F0"/>
                <w:sz w:val="24"/>
                <w:rtl/>
                <w:lang w:eastAsia="he-IL"/>
              </w:rPr>
              <w:t>נתניה</w:t>
            </w:r>
          </w:ins>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דקל רוקבן" w:date="2021-11-17T09:46:00Z">
            <w:r w:rsidR="007F7EB9">
              <w:rPr>
                <w:rFonts w:ascii="Times New Roman" w:eastAsia="Times New Roman" w:hAnsi="Times New Roman" w:hint="cs"/>
                <w:color w:val="00B0F0"/>
                <w:sz w:val="24"/>
                <w:rtl/>
              </w:rPr>
              <w:t>נתניה - מגרש 1409</w:t>
            </w:r>
          </w:ins>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דקל רוקבן" w:date="2021-11-17T09:46:00Z">
            <w:r w:rsidR="007F7EB9">
              <w:rPr>
                <w:rFonts w:ascii="Times New Roman" w:eastAsia="Times New Roman" w:hAnsi="Times New Roman" w:hint="cs"/>
                <w:color w:val="00B0F0"/>
                <w:sz w:val="24"/>
                <w:rtl/>
              </w:rPr>
              <w:t>נתניה - מגרש 1409</w:t>
            </w:r>
          </w:ins>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43ED884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A9118B6"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0" w:author="דקל רוקבן" w:date="2021-11-17T10:00:00Z">
            <w:r w:rsidR="0088535D">
              <w:rPr>
                <w:rFonts w:ascii="Times New Roman" w:eastAsia="Times New Roman" w:hAnsi="Times New Roman" w:hint="cs"/>
                <w:color w:val="008000"/>
                <w:sz w:val="24"/>
                <w:rtl/>
              </w:rPr>
              <w:t>נת / 556 / ב / 1</w:t>
            </w:r>
          </w:ins>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1" w:author="דקל רוקבן" w:date="2021-11-17T10:00:00Z">
            <w:r w:rsidR="007F7EB9">
              <w:rPr>
                <w:rFonts w:ascii="Times New Roman" w:eastAsia="Times New Roman" w:hAnsi="Times New Roman" w:hint="cs"/>
                <w:sz w:val="24"/>
                <w:rtl/>
                <w:lang w:eastAsia="he-IL"/>
              </w:rPr>
              <w:t>8256</w:t>
            </w:r>
          </w:ins>
        </w:sdtContent>
      </w:sdt>
      <w:r w:rsidRPr="000555DD">
        <w:rPr>
          <w:rFonts w:ascii="Times New Roman" w:eastAsia="Times New Roman" w:hAnsi="Times New Roman" w:hint="cs"/>
          <w:sz w:val="24"/>
          <w:rtl/>
          <w:lang w:eastAsia="he-IL"/>
        </w:rPr>
        <w:t>.</w:t>
      </w:r>
    </w:p>
    <w:p w14:paraId="7B6DA23B"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7F5A067"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51769B4"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2" w:author="דקל רוקבן" w:date="2021-11-17T09:47:00Z">
            <w:r w:rsidR="007F7EB9">
              <w:rPr>
                <w:rFonts w:ascii="Times New Roman" w:eastAsia="Times New Roman" w:hAnsi="Times New Roman" w:hint="cs"/>
                <w:color w:val="008000"/>
                <w:sz w:val="24"/>
                <w:rtl/>
              </w:rPr>
              <w:t>נתניה</w:t>
            </w:r>
          </w:ins>
        </w:sdtContent>
      </w:sdt>
      <w:r w:rsidRPr="000555DD">
        <w:rPr>
          <w:rFonts w:ascii="Times New Roman" w:eastAsia="Times New Roman" w:hAnsi="Times New Roman" w:hint="cs"/>
          <w:color w:val="008000"/>
          <w:sz w:val="24"/>
          <w:rtl/>
        </w:rPr>
        <w:t>.</w:t>
      </w:r>
    </w:p>
    <w:p w14:paraId="4E3F19DF"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65D06709"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070DBB1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4CFD7C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3" w:author="דקל רוקבן" w:date="2021-11-17T10:00:00Z">
            <w:r w:rsidR="0088535D">
              <w:rPr>
                <w:rFonts w:ascii="Times New Roman" w:eastAsia="Times New Roman" w:hAnsi="Times New Roman" w:hint="cs"/>
                <w:sz w:val="24"/>
                <w:rtl/>
                <w:lang w:eastAsia="he-IL"/>
              </w:rPr>
              <w:t>דקל רוקבן</w:t>
            </w:r>
          </w:ins>
        </w:sdtContent>
      </w:sdt>
    </w:p>
    <w:p w14:paraId="2496708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3A68709E"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53B53B5C"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6AB309B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7188B4C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48B32F2"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0555DD">
            <w:rPr>
              <w:rFonts w:cstheme="minorBidi"/>
              <w:color w:val="00B0F0"/>
              <w:rtl/>
            </w:rPr>
            <w:t>[שדה נוסף 4]</w:t>
          </w:r>
        </w:sdtContent>
      </w:sdt>
    </w:p>
    <w:p w14:paraId="0B2E37DF"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0555DD">
            <w:rPr>
              <w:rFonts w:cstheme="minorBidi"/>
              <w:color w:val="00B0F0"/>
              <w:rtl/>
            </w:rPr>
            <w:t>[שדה נוסף 5]</w:t>
          </w:r>
        </w:sdtContent>
      </w:sdt>
    </w:p>
    <w:p w14:paraId="0722243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3D3AF9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0555DD">
            <w:rPr>
              <w:rFonts w:cstheme="minorBidi"/>
              <w:color w:val="00B0F0"/>
              <w:rtl/>
            </w:rPr>
            <w:t>[שדה נוסף 6]</w:t>
          </w:r>
        </w:sdtContent>
      </w:sdt>
    </w:p>
    <w:p w14:paraId="2B03FF6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369300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0564B68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3BAB95A"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2D656B8B"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26DB6FAA"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4B57A120"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7BCD36B1"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0AB81DFD"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546325C9"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32B8652B" w14:textId="77777777" w:rsidTr="000555DD">
        <w:tc>
          <w:tcPr>
            <w:tcW w:w="3366" w:type="dxa"/>
          </w:tcPr>
          <w:p w14:paraId="7AAD76AB" w14:textId="77777777" w:rsidR="000555DD" w:rsidRPr="000555DD" w:rsidRDefault="007F7EB9"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555DD" w:rsidRPr="000555DD">
                  <w:rPr>
                    <w:rFonts w:cstheme="minorBidi"/>
                    <w:color w:val="00B0F0"/>
                    <w:rtl/>
                  </w:rPr>
                  <w:t>[אחוז השתתפות צד א]</w:t>
                </w:r>
              </w:sdtContent>
            </w:sdt>
          </w:p>
          <w:p w14:paraId="6BAE787A"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1F50D1FD"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7A949F83"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670DF0C5"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1CDAA0B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A545C95"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1707A46"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330FA779"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7A9890D7"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49F977AC"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0270ED2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146F20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59C07A0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4816037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0F90749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33D5250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12F9B65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10D5D23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75ED9BC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377E3CC5"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00EE27D0"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4B7A0CA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24448EC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7526565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5ACC011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5F53420C"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1819AD04"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4" w:name="OLE_LINK5"/>
      <w:bookmarkStart w:id="15"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16" w:name="OLE_LINK7"/>
      <w:bookmarkStart w:id="17"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2C0F2016"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5B4EB738"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75D7C744"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7204796E"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30B3695F"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6DDE3774"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4"/>
    <w:bookmarkEnd w:id="15"/>
    <w:bookmarkEnd w:id="16"/>
    <w:bookmarkEnd w:id="17"/>
    <w:p w14:paraId="0102441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4EFB165F"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196298F"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48C5193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4C65D4C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9A1E40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52B5269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A97926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73D76D4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A89098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6640335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7FDCD7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6EC0580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3FDB97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17C0072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CE0557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053B835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72A2A3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07A1A39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F0DD97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315D26A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DA11F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09451FC0"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3BDFB7F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10A0F61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0A0E94A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6C695D2C"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21285C0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245EE92F"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82480D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5B6FD754"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CA48AD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7F6ED4A2"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59E04129"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0B30BAE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677F172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11A8B20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FC17AA0"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0C8A10B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27AEEB22"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7C7F3DD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3874F7D7"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7A54C18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2092453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267741A7"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481E6D3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251F1F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2CBC4FA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4F49432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48A184C2"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776EE7A8"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74BA086C"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1FE202C2"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3C90992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24F59DD"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093722B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233B9F7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41629CE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F296A75"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72E5FAF8"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lastRenderedPageBreak/>
        <w:t>קביעת עקרונות המערכת הקונסטרוקטיבית של המבנים בתיאום עם האדריכל והיועצים.</w:t>
      </w:r>
    </w:p>
    <w:p w14:paraId="7BD9EEA8"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72A598E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5E7586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2736CE0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C8A598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629A57D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293A1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06A71DF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4344AE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7529EA5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0FD97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4F162CD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0C38EC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18" w:name="OLE_LINK1"/>
      <w:bookmarkStart w:id="19"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18"/>
      <w:bookmarkEnd w:id="19"/>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0948104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CA533E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58C61DE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3753A9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354DA3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9444E6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7C80271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B67DF1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3AE6517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30CF3EF5"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19AF0DDB"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6BB33DA8"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6515196"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08B3D59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614C8A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1661C81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046011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58A45D9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4A7575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12CDF375"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2017CF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0E24B33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0FB9BB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3F90E94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552656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35089F4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6D3E4A7"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29F79D6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1B5F58BC"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33DBDA9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145ED3B1"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14EBDD2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7910A2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240195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001A0DC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28E807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2FE2A5B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4FCB2A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0D5E0E9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6C6374B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3E8254B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28F978E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05A0102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897B68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1F4137A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400AB68"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48BC6EE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FF8522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7473F2F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1F3CB71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77489A3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3751E86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w:t>
      </w:r>
      <w:r w:rsidRPr="00590FDD">
        <w:rPr>
          <w:rFonts w:ascii="Times New Roman" w:eastAsia="Times New Roman" w:hAnsi="Times New Roman"/>
          <w:sz w:val="24"/>
          <w:rtl/>
          <w:lang w:eastAsia="he-IL"/>
        </w:rPr>
        <w:lastRenderedPageBreak/>
        <w:t xml:space="preserve">היסודות; </w:t>
      </w:r>
    </w:p>
    <w:p w14:paraId="5C4EAEE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5197F5A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4DB81AE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2AECE6D6"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D606E31"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7702E75"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5B3247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448B64B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32A2A44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2484362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F1EE05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E90755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66F181D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5A0FC22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2998BF0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63E4DCA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5DF221E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2D0C5578"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4D37A44D"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6AA6F14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2183A37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223B2B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3E8B510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01B01E6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5C8B63B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A7CEE1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55C8042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5547E1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4577545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0DEA4E0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0BFB7D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05FC520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BE4975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4B8DA2B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13A736D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10EFCE72"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ACF93F3"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86BB56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071A3DD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4C3B87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3387EEF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00E755B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45D135F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60FF35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2CF70EC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CFF78C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0FCA68B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32085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719B649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716F881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5EC3D47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BA761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2150B47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028BD0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25E7C5E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479FF0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5DC836D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64EC2746"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2AB947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1B6BE35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4FC497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2D9BD03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4D8FDAB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22C5BD2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16F63685"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964C60"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6FD0AB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1490000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35E745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09A33A34"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55FCA0B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57ADDBA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3CF78D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095BC9A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15363E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172B9DA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F4B231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008E485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D7A8F9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11E481F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65A660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5509D697"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57A3ED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6DC98BB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80265A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3F0317C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4B4122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3B29020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F3F0E9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המפרטים יודפסו באמצעות מעבד תמלילים והם יוצאו בקבצי "אסקי", כך שניתן יהיה להעתיקם לכל מעבד תמלילים אחר, ע"ג דיסקט ובתדפיס. </w:t>
      </w:r>
    </w:p>
    <w:p w14:paraId="211EDCF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80EE49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2E6442E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76888A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604ECFC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86A53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2A7E171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2487F7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724F7F6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D6831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366F843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F2EEAE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75F63BA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5AE48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73FD38A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47327F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0D0788E"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38ADD347"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7F8F0FA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E5850B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0D1E18D6"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56AB89BB"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0DCFA96C"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2A3499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D4ABF8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7A3901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18DC872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F3A664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5E72434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08AD47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490536B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80FE1E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4459CD8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42DBA5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295335D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8461BF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התכניות והפרטים בהתאם לשינויים שיתחייבו מדרישת </w:t>
      </w:r>
      <w:r w:rsidRPr="00590FDD">
        <w:rPr>
          <w:rFonts w:ascii="Times New Roman" w:eastAsia="Times New Roman" w:hAnsi="Times New Roman"/>
          <w:sz w:val="24"/>
          <w:rtl/>
          <w:lang w:eastAsia="he-IL"/>
        </w:rPr>
        <w:lastRenderedPageBreak/>
        <w:t>הרשויות ומבעיות שיופיעו במהלך בצוע העבודות. כל עדכון יבוצע בתאום עם המנהל בכתב.</w:t>
      </w:r>
    </w:p>
    <w:p w14:paraId="34AC249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B051F9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1E9A5A3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83F92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3BFAFD3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6D177A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4CE83CD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47342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54C5314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C00BF5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3BA710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28F31B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1A735CA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6B723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4AE7353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F162B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2164B0E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EE2ED5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52B7627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0495CD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797BE71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15C692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713A6E8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9B02DA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26D53BD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D6643FB"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374AE4F4"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4F3E264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1E4F502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63C1CFC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1D4C5A8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53911E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lastRenderedPageBreak/>
        <w:t>ביצוע ואישור פרטים אופייניים כגון: חיבור מחיצות לקירות, פרטי איטום, חיפוי אבן, תקרות תותבות וכו' והתאמה לדרישות ת"י.</w:t>
      </w:r>
    </w:p>
    <w:p w14:paraId="4971B61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2A63A05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4B0C1455"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2974E715"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04D1E12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02B85F4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762CF2A6"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3565B6CE"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1A22C7FE"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435F15DE"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31D6C123"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16BC2D3D"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4C20489D"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0D8E858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FA470DE"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528AC7AB"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311ACEDA"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6C7E51F7"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451B6997"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47AE9F3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1120021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13FDDE4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0D4588DD"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FA040C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01E2F35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A9EBFB3"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372D277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A5017A9"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4DA88BE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60C112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27FA14A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FF61EB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6004E4C3"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36C8F2F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561DDDA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52CDF78F"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429F0E41"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6AF29D44"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788828BE"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1A9008B9"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22AB52E3"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2197925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4ED64FE6"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EC41628"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1392A9B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7C859942"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C5579A1"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6627EAAE"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24630335"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057ED49C"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6DAF1BAB"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71C5556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A6A01A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CDFDD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C8F23D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5E3AE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C05B2D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AB9C0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F8EA1C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E0F6D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6B05C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6CA65E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DB5613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25F10D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416A34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8204E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E03CBC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2AE008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57872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E88E8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4B197A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C13D91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7CA8D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96522C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7F3353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84E009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3794066"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6DA874F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729B7DB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231F36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615372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96B385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015D658F"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770DCD6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78DD9EF"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47EE926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6730E1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26F0B40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B36DC9C"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2BA40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E525413"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7770265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47B7C06"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3051B072"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48EADD14"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7530360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5595D51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701C49FD"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084F5411"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6658CC0B"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7798A0D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355FC9C0"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36CB9CA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C4554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ABD6A0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F99350E"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139541D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00C84B7"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5B4C3A9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1671ACF2"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220488D2"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2301B004" w14:textId="77777777" w:rsidR="007835AC" w:rsidRPr="007835AC" w:rsidRDefault="007835AC" w:rsidP="004D7130">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0300FA">
        <w:rPr>
          <w:rFonts w:ascii="Times New Roman" w:eastAsia="Times New Roman" w:hAnsi="Times New Roman" w:hint="cs"/>
          <w:sz w:val="24"/>
          <w:u w:val="single"/>
          <w:rtl/>
        </w:rPr>
        <w:t xml:space="preserve"> </w:t>
      </w:r>
      <w:r w:rsidRPr="000300FA">
        <w:rPr>
          <w:rFonts w:ascii="Times New Roman" w:eastAsia="Times New Roman" w:hAnsi="Times New Roman"/>
          <w:sz w:val="24"/>
          <w:u w:val="single"/>
          <w:rtl/>
        </w:rPr>
        <w:t xml:space="preserve"> </w:t>
      </w:r>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לכל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יחידת דיור במבנה ראשוני.</w:t>
      </w:r>
    </w:p>
    <w:p w14:paraId="12CA471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7517368B" w14:textId="77777777" w:rsidR="007835AC" w:rsidRPr="007835AC" w:rsidRDefault="007835AC" w:rsidP="004D7130">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t>סכום קבוע ומוחלט של</w:t>
      </w:r>
      <w:r w:rsidRPr="007835AC">
        <w:rPr>
          <w:rFonts w:ascii="Times New Roman" w:eastAsia="Times New Roman" w:hAnsi="Times New Roman" w:hint="cs"/>
          <w:sz w:val="24"/>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 ש"ח) לכל </w:t>
      </w:r>
      <w:r w:rsidRPr="000300FA">
        <w:rPr>
          <w:rFonts w:ascii="Times New Roman" w:eastAsia="Times New Roman" w:hAnsi="Times New Roman"/>
          <w:sz w:val="24"/>
          <w:u w:val="single"/>
          <w:rtl/>
        </w:rPr>
        <w:tab/>
      </w:r>
      <w:r w:rsidRPr="007835AC">
        <w:rPr>
          <w:rFonts w:ascii="Times New Roman" w:eastAsia="Times New Roman" w:hAnsi="Times New Roman"/>
          <w:sz w:val="24"/>
          <w:rtl/>
        </w:rPr>
        <w:t>יחידת דיור במבנה חוזר.</w:t>
      </w:r>
      <w:r w:rsidR="004D7130">
        <w:rPr>
          <w:rFonts w:ascii="Times New Roman" w:eastAsia="Times New Roman" w:hAnsi="Times New Roman" w:hint="cs"/>
          <w:sz w:val="24"/>
          <w:rtl/>
          <w:lang w:eastAsia="he-IL"/>
        </w:rPr>
        <w:t xml:space="preserve">    </w:t>
      </w:r>
    </w:p>
    <w:p w14:paraId="16945AE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46EF7E6" w14:textId="77777777"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p>
    <w:p w14:paraId="4029190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03B31A83"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090CC0B3"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94953D7"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1D223D84"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459EC5B2"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77132836"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34FA84B2"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09C17BDB"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5EB93635"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02616B32"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6E5A0BC4"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0F825DA9"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74FE5C1"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6F2DC9E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AA82E0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30FAFE3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7F84460"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7A63E50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6556025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2FA420C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689C74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2EAF0B5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0C520D6D"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2D9D0C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92A8B3A" w14:textId="77777777" w:rsidR="00590FDD" w:rsidRPr="004D7130" w:rsidRDefault="000300FA"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302C075D" w14:textId="77777777" w:rsidR="00590FDD" w:rsidRPr="004D7130" w:rsidRDefault="007835AC"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lastRenderedPageBreak/>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242345B7" w14:textId="77777777" w:rsidR="00590FDD" w:rsidRPr="000555DD" w:rsidRDefault="007835AC" w:rsidP="004D7130">
      <w:pPr>
        <w:pStyle w:val="af6"/>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7836498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55AFCE42"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54888A86"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0" w:author="דקל רוקבן" w:date="2021-11-17T09:54:00Z">
            <w:r w:rsidR="007F7EB9">
              <w:rPr>
                <w:rFonts w:hint="cs"/>
                <w:color w:val="008000"/>
                <w:rtl/>
              </w:rPr>
              <w:t>מדד המחירים לצרכן</w:t>
            </w:r>
          </w:ins>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21" w:author="דקל רוקבן" w:date="2021-11-17T09:55:00Z">
            <w:r w:rsidR="007F7EB9">
              <w:rPr>
                <w:rFonts w:hint="cs"/>
                <w:color w:val="008000"/>
                <w:rtl/>
              </w:rPr>
              <w:t>ידוע</w:t>
            </w:r>
          </w:ins>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Content>
          <w:ins w:id="22" w:author="דקל רוקבן" w:date="2021-11-17T09:54:00Z">
            <w:r w:rsidR="007F7EB9">
              <w:rPr>
                <w:rFonts w:hint="cs"/>
                <w:color w:val="008000"/>
                <w:rtl/>
              </w:rPr>
              <w:t>‏15/12/2020</w:t>
            </w:r>
          </w:ins>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23" w:author="דקל רוקבן" w:date="2021-11-17T09:55:00Z">
            <w:r w:rsidR="007F7EB9">
              <w:rPr>
                <w:rFonts w:hint="cs"/>
                <w:color w:val="008000"/>
                <w:rtl/>
              </w:rPr>
              <w:t>223.3374</w:t>
            </w:r>
          </w:ins>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15371AA3"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E059E87"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89F8D8A"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5C05C192"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3DFE11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ECB348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74AA0A1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3A51C3F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DD68ED9"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5B3311AB"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5139AA4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2C45775A"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491FBC6B" w14:textId="77777777" w:rsidTr="000555DD">
        <w:tc>
          <w:tcPr>
            <w:tcW w:w="1026" w:type="dxa"/>
            <w:vAlign w:val="bottom"/>
          </w:tcPr>
          <w:p w14:paraId="0000753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2C9D775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2FF79BC6"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2ADADB9C" w14:textId="77777777" w:rsidTr="000555DD">
        <w:tc>
          <w:tcPr>
            <w:tcW w:w="1026" w:type="dxa"/>
            <w:vAlign w:val="bottom"/>
          </w:tcPr>
          <w:p w14:paraId="618C254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587E9E15"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0C83798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2C23101A" w14:textId="77777777" w:rsidTr="000555DD">
        <w:tc>
          <w:tcPr>
            <w:tcW w:w="1026" w:type="dxa"/>
            <w:vAlign w:val="bottom"/>
          </w:tcPr>
          <w:p w14:paraId="2927AACB"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71CFED48"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50CEE48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0D69070D" w14:textId="77777777" w:rsidTr="000555DD">
        <w:tc>
          <w:tcPr>
            <w:tcW w:w="1026" w:type="dxa"/>
            <w:vAlign w:val="bottom"/>
          </w:tcPr>
          <w:p w14:paraId="582D7A3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63B6F988"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7D8FB6E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197BF635" w14:textId="77777777" w:rsidTr="000555DD">
        <w:tc>
          <w:tcPr>
            <w:tcW w:w="1026" w:type="dxa"/>
            <w:vAlign w:val="bottom"/>
          </w:tcPr>
          <w:p w14:paraId="114041B0"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6924A6BF"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3E1DD4D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595B8EAC" w14:textId="77777777" w:rsidTr="000555DD">
        <w:tc>
          <w:tcPr>
            <w:tcW w:w="1026" w:type="dxa"/>
            <w:vAlign w:val="bottom"/>
          </w:tcPr>
          <w:p w14:paraId="43A1138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157674A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7C65683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14346A86" w14:textId="77777777" w:rsidTr="000555DD">
        <w:tc>
          <w:tcPr>
            <w:tcW w:w="1026" w:type="dxa"/>
            <w:vAlign w:val="bottom"/>
          </w:tcPr>
          <w:p w14:paraId="287D390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67015B2B"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3A135F1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52AD9085" w14:textId="77777777" w:rsidTr="000555DD">
        <w:tc>
          <w:tcPr>
            <w:tcW w:w="1026" w:type="dxa"/>
            <w:vAlign w:val="bottom"/>
          </w:tcPr>
          <w:p w14:paraId="39E756B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7AF79C79"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083ACBE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3EB5ED23" w14:textId="77777777" w:rsidTr="000555DD">
        <w:tc>
          <w:tcPr>
            <w:tcW w:w="1026" w:type="dxa"/>
            <w:vAlign w:val="bottom"/>
          </w:tcPr>
          <w:p w14:paraId="678E273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53834E3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6F5C304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20A79670" w14:textId="77777777" w:rsidTr="000555DD">
        <w:tc>
          <w:tcPr>
            <w:tcW w:w="1026" w:type="dxa"/>
            <w:vAlign w:val="bottom"/>
          </w:tcPr>
          <w:p w14:paraId="6457389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01231A1B"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3AAD2D1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0ABF7DDA" w14:textId="77777777" w:rsidTr="000555DD">
        <w:tc>
          <w:tcPr>
            <w:tcW w:w="1026" w:type="dxa"/>
            <w:vAlign w:val="bottom"/>
          </w:tcPr>
          <w:p w14:paraId="584305C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1E417AE3"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511416E7"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04223BCF" w14:textId="77777777" w:rsidTr="000555DD">
        <w:tc>
          <w:tcPr>
            <w:tcW w:w="1026" w:type="dxa"/>
          </w:tcPr>
          <w:p w14:paraId="6F4BD72E"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4B8AE863"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2B01EE5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305D1565"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7E0A891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5397F62"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39D8B89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4A2DE7D9"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5E2440C1"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FD50C8C"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1B4F27E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6BBC3D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C548B3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26D5F5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F0A7A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5CEAA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EA367B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DCF40F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2FBD08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7C40A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C956E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517CF0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6D599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711E15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FEECB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CC436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43C51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EC5C3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89B978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412050B"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02584467"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0F44C8E3"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5CDB590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5F4151F" w14:textId="77777777" w:rsidR="004E32D2" w:rsidRPr="004E32D2" w:rsidRDefault="007F7EB9"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24" w:author="דקל רוקבן" w:date="2021-11-17T09:50:00Z">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ins>
        </w:p>
      </w:sdtContent>
    </w:sdt>
    <w:p w14:paraId="5FDB387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78118D15"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545E61C1"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43D8FE28"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769B2496"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38D78973"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hint="cs"/>
          <w:sz w:val="24"/>
          <w:rtl/>
          <w:lang w:eastAsia="he-IL"/>
        </w:rPr>
        <w:t xml:space="preserve"> *,מצהיר בזאת ומתחייב כלפיכם כדלקמן:</w:t>
      </w:r>
    </w:p>
    <w:p w14:paraId="3FC0DD7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4FCEC27"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9" w:author="דקל רוקבן" w:date="2021-11-17T09:46:00Z">
            <w:r w:rsidR="007F7EB9">
              <w:rPr>
                <w:rFonts w:ascii="Times New Roman" w:eastAsia="Times New Roman" w:hAnsi="Times New Roman" w:hint="cs"/>
                <w:bCs/>
                <w:color w:val="008000"/>
                <w:sz w:val="24"/>
                <w:rtl/>
                <w:lang w:eastAsia="he-IL"/>
              </w:rPr>
              <w:t>נתניה - מגרש 1409</w:t>
            </w:r>
          </w:ins>
        </w:sdtContent>
      </w:sdt>
      <w:r w:rsidRPr="004E32D2">
        <w:rPr>
          <w:rFonts w:ascii="Times New Roman" w:eastAsia="Times New Roman" w:hAnsi="Times New Roman" w:hint="cs"/>
          <w:color w:val="008000"/>
          <w:sz w:val="24"/>
          <w:rtl/>
          <w:lang w:eastAsia="he-IL"/>
        </w:rPr>
        <w:t>.</w:t>
      </w:r>
    </w:p>
    <w:p w14:paraId="55FC90C6"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54AD864"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335C53B7"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78044FB8" w14:textId="77777777"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1"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5873478B"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98C8985"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7F848DFA"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B47A7C8"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FC762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E4D8F7C"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40864F4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7B9D3335"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58C26A38"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3571CAD3"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697ECA6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2" w:author="דקל רוקבן" w:date="2021-11-17T09:52:00Z">
            <w:r w:rsidR="007F7EB9">
              <w:rPr>
                <w:rFonts w:ascii="Times New Roman" w:eastAsia="Times New Roman" w:hAnsi="Times New Roman"/>
                <w:color w:val="00B0F0"/>
                <w:sz w:val="20"/>
                <w:u w:val="single"/>
                <w:rtl/>
                <w:lang w:eastAsia="he-IL"/>
              </w:rPr>
              <w:t>דוד מהנדסים בע"מ</w:t>
            </w:r>
          </w:ins>
        </w:sdtContent>
      </w:sdt>
    </w:p>
    <w:p w14:paraId="4026E140"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E9C3150"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391C9478"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1878813C"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620292C4"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lastRenderedPageBreak/>
        <w:t>*מחק את המיותר</w:t>
      </w:r>
    </w:p>
    <w:p w14:paraId="17C55D58"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099AC147"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10F57F23"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351B19FD"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6BC0C232"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CE6D659"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1EB9FA9D"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5FD00A30"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B23B34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3A1441F"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4CBF1BDF"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5A9D263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59CFA42E"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DDA6C41"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F77B08A"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7DBC5713"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D6575E7"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7868FE73" w14:textId="77777777" w:rsidR="003E5958" w:rsidRPr="003E5958" w:rsidRDefault="003E5958" w:rsidP="003E5958">
      <w:pPr>
        <w:ind w:left="364"/>
        <w:contextualSpacing/>
        <w:rPr>
          <w:rFonts w:ascii="Times New Roman" w:eastAsia="Calibri" w:hAnsi="Times New Roman" w:cs="Arial"/>
          <w:szCs w:val="22"/>
          <w:rtl/>
        </w:rPr>
      </w:pPr>
    </w:p>
    <w:p w14:paraId="6EF6725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F8C870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D25369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7AD16D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6527FA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5F867C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5B176D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429B9A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C40C8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F20FD6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FA6C71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C2F9ED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9EC378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61BF99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A42AF6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B50004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728437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EB02C2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79BAA4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9E0C11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E5D1C2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50CC00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52ED20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03C7DC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BB24BA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20E2CE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4DC5F1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53A089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E6985D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14161D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53B7A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B816E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3540C2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62819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01266C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CFCDF5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C10F5A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1ACFAD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1F9E3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C0464F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FA317A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ED012B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F6A488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2B6E15C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3947258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79776D8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5782770F" w14:textId="77777777" w:rsidTr="007F7EB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5B1CAC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0BE16E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00B0A8BC" w14:textId="77777777" w:rsidTr="007F7EB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31E690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6D625C89" w14:textId="77777777" w:rsidTr="007F7EB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445F0B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A2F793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A49F9D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301F6B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3477A553" w14:textId="77777777" w:rsidTr="007F7EB9">
        <w:trPr>
          <w:trHeight w:val="551"/>
        </w:trPr>
        <w:tc>
          <w:tcPr>
            <w:tcW w:w="4068" w:type="dxa"/>
            <w:tcBorders>
              <w:top w:val="single" w:sz="4" w:space="0" w:color="auto"/>
              <w:left w:val="single" w:sz="4" w:space="0" w:color="auto"/>
              <w:bottom w:val="single" w:sz="4" w:space="0" w:color="auto"/>
              <w:right w:val="single" w:sz="4" w:space="0" w:color="auto"/>
            </w:tcBorders>
            <w:hideMark/>
          </w:tcPr>
          <w:p w14:paraId="7184EB5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1345D80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97C5F0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3566004"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13AE569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223CB03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D4184F4"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25963CFD"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0FAE802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24E1B827" w14:textId="77777777" w:rsidTr="007F7EB9">
        <w:trPr>
          <w:trHeight w:val="571"/>
        </w:trPr>
        <w:tc>
          <w:tcPr>
            <w:tcW w:w="4068" w:type="dxa"/>
            <w:tcBorders>
              <w:top w:val="single" w:sz="4" w:space="0" w:color="auto"/>
              <w:left w:val="single" w:sz="4" w:space="0" w:color="auto"/>
              <w:bottom w:val="single" w:sz="4" w:space="0" w:color="auto"/>
              <w:right w:val="single" w:sz="4" w:space="0" w:color="auto"/>
            </w:tcBorders>
            <w:hideMark/>
          </w:tcPr>
          <w:p w14:paraId="6D0E215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5222E02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EFEEDB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F1AD37"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8EF1DF"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54472DFD" w14:textId="77777777" w:rsidTr="007F7EB9">
        <w:trPr>
          <w:trHeight w:val="391"/>
        </w:trPr>
        <w:tc>
          <w:tcPr>
            <w:tcW w:w="4068" w:type="dxa"/>
            <w:tcBorders>
              <w:top w:val="single" w:sz="4" w:space="0" w:color="auto"/>
              <w:left w:val="single" w:sz="4" w:space="0" w:color="auto"/>
              <w:bottom w:val="single" w:sz="4" w:space="0" w:color="auto"/>
              <w:right w:val="single" w:sz="4" w:space="0" w:color="auto"/>
            </w:tcBorders>
            <w:hideMark/>
          </w:tcPr>
          <w:p w14:paraId="0262763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165E628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DF72F50"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DEDF1C"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222736"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49BC27EA"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7DFC8154" w14:textId="77777777" w:rsidTr="007F7EB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254102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3BF55443" w14:textId="77777777" w:rsidTr="007F7EB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AFA799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5616618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33A763B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A817E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6A9BEE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0D706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39EA42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80CE3A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1867C4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0F5B486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7C45B5EA" w14:textId="77777777" w:rsidTr="007F7EB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DAE54B2"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3F42002"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77CC36B"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861BFC7"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9072250"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1BC3BE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536C9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4794B2C"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0BF59DE1" w14:textId="77777777" w:rsidTr="007F7EB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960D78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3394A4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E2954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A8498D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BE8026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EB0761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2AF404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8428BAF"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52F0AAD3" w14:textId="77777777" w:rsidTr="007F7EB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8B68A6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DE80D5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A55D6B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A1A34B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A6455D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63D4C3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8A23F7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36A5FF8"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735A0300" w14:textId="77777777" w:rsidTr="007F7EB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5D632B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563D2E5"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19E7B53"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7EDFAB7"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FB816F9"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45615C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58EBD3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FFE218E"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5F31FC9A"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77715183" w14:textId="77777777" w:rsidTr="007F7EB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BB4857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2F04843C" w14:textId="77777777" w:rsidTr="007F7EB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15117A2"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5B51B83A"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78C4A52B" w14:textId="77777777" w:rsidTr="007F7EB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9157F61"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t>חתימת האישור</w:t>
            </w:r>
          </w:p>
        </w:tc>
      </w:tr>
      <w:tr w:rsidR="003E5958" w:rsidRPr="003E5958" w14:paraId="70303F46" w14:textId="77777777" w:rsidTr="007F7EB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B016945"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05F85E03"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243B5D0D"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lastRenderedPageBreak/>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499CB7AB" w14:textId="77777777" w:rsidTr="007F7EB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46D8BE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35653D42" w14:textId="77777777" w:rsidTr="007F7EB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C3EEF0B"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07EBD2AA"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7CFD746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2266CF6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5D2EBF2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6567881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FDBD2A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3F2D791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E8BE73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32CE3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1F44D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A0D2E8"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6C7F038"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F573F5B"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126439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53FB3D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68644BC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6ABC5E7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78021F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69A4DA4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4578B5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5D88B05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5FE1D4A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5A78C0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B359A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7682702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515228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16DB05F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7FA10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1A5259E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4F8ED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5B28AA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33E18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5B5F03E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725A0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29831B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D1A79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7717E4D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B2C56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674CBE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6401D3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64AD3B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C5995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0B97F80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129CC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45144F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45AA4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06A28B5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C738E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09DEE2A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6A9768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6E3622A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DBCD7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6466FB11"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DBAA00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5B9A191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C24EF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565B527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783E3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07F744F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41D2C5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5E3AEE6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D9D03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6015E18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79516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4333DA9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754CED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4B8F9945"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EF7C86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62CF02A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A6DE6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2EAFAFD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F8FC4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7EF32CB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206A10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635B4C0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0815A6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3D75E66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F15C89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31BD9017"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04D9B9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4C56FCDF"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402FCB0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וכתבי כמויות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048BD6F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3C2369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4CB4300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A3E7E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2604042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31F017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5788E54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9D1094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235E890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CBC3C1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5C5946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7F431C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רשימת פתחים ושרוולים, באלמנטי בניה, עם הפניה למקומם בתוכניות, הפתחים והשרוולים ימוקמו עם קווי מידה בכל התוכניות.</w:t>
      </w:r>
    </w:p>
    <w:p w14:paraId="1E25FBEE"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23E972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2638934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6376A6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9DC17D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6B8C58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383A7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4227E0D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EE96A6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2BA2E6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3775F3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358CDD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811E93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622E0AC6"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1B60358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54F36A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47536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60588FC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8FD56D"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68FB892B"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14CA16E8"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27DD856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78542A1E"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FE0AF5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9B392E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91813F0"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2BC1E4FC" w14:textId="77777777" w:rsidR="004E32D2" w:rsidRPr="004E32D2" w:rsidRDefault="007F7EB9"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3" w:author="דקל רוקבן" w:date="2021-11-17T09:50:00Z">
            <w:r>
              <w:rPr>
                <w:rFonts w:ascii="Times New Roman" w:eastAsia="Times New Roman" w:hAnsi="Times New Roman" w:hint="cs"/>
                <w:color w:val="008000"/>
                <w:sz w:val="24"/>
                <w:rtl/>
                <w:lang w:eastAsia="he-IL"/>
              </w:rPr>
              <w:br/>
              <w:t>אפריקה ישראל מגורים בע"מ</w:t>
            </w:r>
            <w:r>
              <w:rPr>
                <w:rFonts w:ascii="Times New Roman" w:eastAsia="Times New Roman" w:hAnsi="Times New Roman" w:hint="cs"/>
                <w:color w:val="008000"/>
                <w:sz w:val="24"/>
                <w:rtl/>
                <w:lang w:eastAsia="he-IL"/>
              </w:rPr>
              <w:br/>
              <w:t>יוני נתניהו 1 ג' אור יהודה</w:t>
            </w:r>
            <w:r>
              <w:rPr>
                <w:rFonts w:ascii="Times New Roman" w:eastAsia="Times New Roman" w:hAnsi="Times New Roman" w:hint="cs"/>
                <w:color w:val="008000"/>
                <w:sz w:val="24"/>
                <w:rtl/>
                <w:lang w:eastAsia="he-IL"/>
              </w:rPr>
              <w:br/>
              <w:t>מ.ז 52-003476-0</w:t>
            </w:r>
            <w:r>
              <w:rPr>
                <w:rFonts w:ascii="Times New Roman" w:eastAsia="Times New Roman" w:hAnsi="Times New Roman" w:hint="cs"/>
                <w:color w:val="008000"/>
                <w:sz w:val="24"/>
                <w:rtl/>
                <w:lang w:eastAsia="he-IL"/>
              </w:rPr>
              <w:br/>
            </w:r>
          </w:ins>
        </w:sdtContent>
      </w:sdt>
      <w:r w:rsidR="004E32D2" w:rsidRPr="004E32D2">
        <w:rPr>
          <w:rFonts w:ascii="Times New Roman" w:eastAsia="Times New Roman" w:hAnsi="Times New Roman" w:hint="cs"/>
          <w:color w:val="008000"/>
          <w:sz w:val="24"/>
          <w:rtl/>
          <w:lang w:eastAsia="he-IL"/>
        </w:rPr>
        <w:br/>
      </w:r>
    </w:p>
    <w:p w14:paraId="487A68B2"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1B0F43A4"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3A2AF4A"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32B7304"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4E81EB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7EF5083" w14:textId="77777777"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4" w:author="דקל רוקבן" w:date="2021-11-17T09:52:00Z">
            <w:r w:rsidR="007F7EB9">
              <w:rPr>
                <w:rFonts w:ascii="Times New Roman" w:eastAsia="Times New Roman" w:hAnsi="Times New Roman"/>
                <w:color w:val="008000"/>
                <w:sz w:val="24"/>
                <w:rtl/>
                <w:lang w:eastAsia="he-IL"/>
              </w:rPr>
              <w:t>דוד מהנדסים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5" w:author="דקל רוקבן" w:date="2021-11-17T09:46:00Z">
            <w:r w:rsidR="007F7EB9">
              <w:rPr>
                <w:rFonts w:ascii="Times New Roman" w:eastAsia="Times New Roman" w:hAnsi="Times New Roman"/>
                <w:color w:val="008000"/>
                <w:sz w:val="24"/>
                <w:rtl/>
                <w:lang w:eastAsia="he-IL"/>
              </w:rPr>
              <w:t>נתניה - מגרש 1409</w:t>
            </w:r>
          </w:ins>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6" w:author="דקל רוקבן" w:date="2021-11-17T09:47:00Z">
            <w:r w:rsidR="007F7EB9">
              <w:rPr>
                <w:rFonts w:ascii="Times New Roman" w:eastAsia="Times New Roman" w:hAnsi="Times New Roman" w:hint="cs"/>
                <w:color w:val="008000"/>
                <w:sz w:val="24"/>
                <w:rtl/>
              </w:rPr>
              <w:t>תכנון קונסטרוקציה</w:t>
            </w:r>
          </w:ins>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42F09000"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21D124B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F7B7792"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EA7011D"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7E2B717"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F96A314"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00FB192D"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C017DD5"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0452DD9"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18FC9821" w14:textId="77777777" w:rsidR="004E32D2" w:rsidRPr="004E32D2" w:rsidRDefault="007F7EB9"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7" w:author="דקל רוקבן" w:date="2021-11-17T09:52:00Z">
            <w:r>
              <w:rPr>
                <w:rFonts w:ascii="Times New Roman" w:eastAsia="Times New Roman" w:hAnsi="Times New Roman"/>
                <w:color w:val="00B0F0"/>
                <w:sz w:val="20"/>
                <w:u w:val="single"/>
                <w:rtl/>
                <w:lang w:eastAsia="he-IL"/>
              </w:rPr>
              <w:t>דוד מהנדסים בע"מ</w:t>
            </w:r>
          </w:ins>
        </w:sdtContent>
      </w:sdt>
    </w:p>
    <w:p w14:paraId="2D64E99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13629AF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48DF4C98"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398A47C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08F047A2"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04F8B705"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5491F1E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8" w:author="דקל רוקבן" w:date="2021-11-17T09:50:00Z">
            <w:r w:rsidR="007F7EB9">
              <w:rPr>
                <w:rFonts w:ascii="Times New Roman" w:eastAsia="Times New Roman" w:hAnsi="Times New Roman" w:hint="cs"/>
                <w:color w:val="008000"/>
                <w:sz w:val="24"/>
                <w:rtl/>
                <w:lang w:eastAsia="he-IL"/>
              </w:rPr>
              <w:br/>
              <w:t>אפריקה ישראל מגורים בע"מ</w:t>
            </w:r>
            <w:r w:rsidR="007F7EB9">
              <w:rPr>
                <w:rFonts w:ascii="Times New Roman" w:eastAsia="Times New Roman" w:hAnsi="Times New Roman" w:hint="cs"/>
                <w:color w:val="008000"/>
                <w:sz w:val="24"/>
                <w:rtl/>
                <w:lang w:eastAsia="he-IL"/>
              </w:rPr>
              <w:br/>
              <w:t>יוני נתניהו 1 ג' אור יהודה</w:t>
            </w:r>
            <w:r w:rsidR="007F7EB9">
              <w:rPr>
                <w:rFonts w:ascii="Times New Roman" w:eastAsia="Times New Roman" w:hAnsi="Times New Roman" w:hint="cs"/>
                <w:color w:val="008000"/>
                <w:sz w:val="24"/>
                <w:rtl/>
                <w:lang w:eastAsia="he-IL"/>
              </w:rPr>
              <w:br/>
              <w:t>מ.ז 52-003476-0</w:t>
            </w:r>
            <w:r w:rsidR="007F7EB9">
              <w:rPr>
                <w:rFonts w:ascii="Times New Roman" w:eastAsia="Times New Roman" w:hAnsi="Times New Roman" w:hint="cs"/>
                <w:color w:val="008000"/>
                <w:sz w:val="24"/>
                <w:rtl/>
                <w:lang w:eastAsia="he-IL"/>
              </w:rPr>
              <w:br/>
            </w:r>
          </w:ins>
        </w:sdtContent>
      </w:sdt>
    </w:p>
    <w:p w14:paraId="7DF97EB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77EDF8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095184E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763488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9" w:author="דקל רוקבן" w:date="2021-11-17T09:46:00Z">
            <w:r w:rsidR="007F7EB9">
              <w:rPr>
                <w:rFonts w:ascii="Times New Roman" w:eastAsia="Times New Roman" w:hAnsi="Times New Roman" w:hint="cs"/>
                <w:color w:val="008000"/>
                <w:sz w:val="24"/>
                <w:rtl/>
                <w:lang w:eastAsia="he-IL"/>
              </w:rPr>
              <w:t>נתניה - מגרש 1409</w:t>
            </w:r>
          </w:ins>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56E199D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27D7953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483223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5C542C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BA04E4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FE795D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26B4A5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910D10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452F4A4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240EBF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FA8633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09F295E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A6CF0B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005A9E3B"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2F74EE70"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33EC1096"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024520D0"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310888A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0" w:author="דקל רוקבן" w:date="2021-11-17T09:52:00Z">
            <w:r w:rsidR="007F7EB9">
              <w:rPr>
                <w:rFonts w:ascii="Times New Roman" w:eastAsia="Times New Roman" w:hAnsi="Times New Roman"/>
                <w:color w:val="00B0F0"/>
                <w:sz w:val="20"/>
                <w:u w:val="single"/>
                <w:rtl/>
                <w:lang w:eastAsia="he-IL"/>
              </w:rPr>
              <w:t>דוד מהנדסים בע"מ</w:t>
            </w:r>
          </w:ins>
        </w:sdtContent>
      </w:sdt>
    </w:p>
    <w:p w14:paraId="2F6E63C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8F5B6B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570190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87DB78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09F68B8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5253EA59"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78524187"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06A8D926"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169F3916"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755DAFE5"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2631D92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1649BD6"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B0ED44" w14:textId="77777777" w:rsidR="007F7EB9" w:rsidRDefault="007F7EB9" w:rsidP="00AF234B">
      <w:pPr>
        <w:spacing w:before="0" w:after="0" w:line="240" w:lineRule="auto"/>
      </w:pPr>
      <w:r>
        <w:separator/>
      </w:r>
    </w:p>
  </w:endnote>
  <w:endnote w:type="continuationSeparator" w:id="0">
    <w:p w14:paraId="2826B77B" w14:textId="77777777" w:rsidR="007F7EB9" w:rsidRDefault="007F7EB9" w:rsidP="00AF234B">
      <w:pPr>
        <w:spacing w:before="0" w:after="0" w:line="240" w:lineRule="auto"/>
      </w:pPr>
      <w:r>
        <w:continuationSeparator/>
      </w:r>
    </w:p>
  </w:endnote>
  <w:endnote w:type="continuationNotice" w:id="1">
    <w:p w14:paraId="3D8F4A49" w14:textId="77777777" w:rsidR="007F7EB9" w:rsidRDefault="007F7E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7F7EB9" w:rsidRPr="00C30116" w14:paraId="257AC302" w14:textId="77777777" w:rsidTr="00C30116">
      <w:tc>
        <w:tcPr>
          <w:tcW w:w="810" w:type="dxa"/>
        </w:tcPr>
        <w:p w14:paraId="75C6DDD1"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69389F9F" w14:textId="77777777" w:rsidR="007F7EB9" w:rsidRPr="00C30116" w:rsidRDefault="007F7EB9" w:rsidP="00C30116">
              <w:pPr>
                <w:tabs>
                  <w:tab w:val="center" w:pos="4153"/>
                  <w:tab w:val="right" w:pos="8306"/>
                </w:tabs>
                <w:spacing w:before="0" w:after="0" w:line="240" w:lineRule="auto"/>
                <w:rPr>
                  <w:rFonts w:ascii="David" w:hAnsi="David" w:cstheme="minorBidi"/>
                  <w:color w:val="00B0F0"/>
                  <w:sz w:val="20"/>
                  <w:szCs w:val="20"/>
                  <w:rtl/>
                </w:rPr>
              </w:pPr>
              <w:ins w:id="41" w:author="דקל רוקבן" w:date="2021-11-17T09:46:00Z">
                <w:r>
                  <w:rPr>
                    <w:rFonts w:ascii="David" w:hAnsi="David" w:cstheme="minorBidi"/>
                    <w:color w:val="00B0F0"/>
                    <w:sz w:val="20"/>
                    <w:szCs w:val="20"/>
                    <w:rtl/>
                  </w:rPr>
                  <w:t>נתניה - מגרש 1409</w:t>
                </w:r>
              </w:ins>
            </w:p>
          </w:tc>
        </w:sdtContent>
      </w:sdt>
      <w:tc>
        <w:tcPr>
          <w:tcW w:w="2810" w:type="dxa"/>
        </w:tcPr>
        <w:p w14:paraId="3C509684"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7AAB142D" w14:textId="77777777" w:rsidR="007F7EB9" w:rsidRPr="00C30116" w:rsidRDefault="007F7EB9"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1031F477"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677C4548"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CONT-5-662</w:t>
              </w:r>
            </w:p>
          </w:tc>
        </w:sdtContent>
      </w:sdt>
    </w:tr>
    <w:tr w:rsidR="007F7EB9" w:rsidRPr="00C30116" w14:paraId="62CB7301" w14:textId="77777777" w:rsidTr="00C30116">
      <w:tc>
        <w:tcPr>
          <w:tcW w:w="810" w:type="dxa"/>
        </w:tcPr>
        <w:p w14:paraId="7197F41F"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6D7D45A4" w14:textId="77777777" w:rsidR="007F7EB9" w:rsidRPr="00C30116" w:rsidRDefault="007F7EB9" w:rsidP="00C30116">
              <w:pPr>
                <w:tabs>
                  <w:tab w:val="center" w:pos="4153"/>
                  <w:tab w:val="right" w:pos="8306"/>
                </w:tabs>
                <w:spacing w:before="0" w:after="0" w:line="240" w:lineRule="auto"/>
                <w:rPr>
                  <w:rFonts w:ascii="David" w:hAnsi="David" w:cstheme="minorBidi"/>
                  <w:color w:val="00B0F0"/>
                  <w:sz w:val="20"/>
                  <w:szCs w:val="20"/>
                  <w:rtl/>
                </w:rPr>
              </w:pPr>
              <w:ins w:id="42" w:author="דקל רוקבן" w:date="2021-11-17T09:52:00Z">
                <w:r>
                  <w:rPr>
                    <w:rFonts w:ascii="David" w:hAnsi="David" w:cstheme="minorBidi"/>
                    <w:color w:val="00B0F0"/>
                    <w:sz w:val="20"/>
                    <w:szCs w:val="20"/>
                    <w:rtl/>
                  </w:rPr>
                  <w:t>דוד מהנדסים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F7EB9" w:rsidRPr="00C30116" w14:paraId="53E88887" w14:textId="77777777" w:rsidTr="007835AC">
            <w:trPr>
              <w:trHeight w:val="201"/>
            </w:trPr>
            <w:tc>
              <w:tcPr>
                <w:tcW w:w="926" w:type="dxa"/>
              </w:tcPr>
              <w:p w14:paraId="79E5927F"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731FDF5" w14:textId="77777777" w:rsidR="007F7EB9" w:rsidRPr="00C30116" w:rsidRDefault="007F7EB9" w:rsidP="00C30116">
                    <w:pPr>
                      <w:tabs>
                        <w:tab w:val="center" w:pos="4153"/>
                        <w:tab w:val="right" w:pos="8306"/>
                      </w:tabs>
                      <w:spacing w:before="0" w:after="0" w:line="240" w:lineRule="auto"/>
                      <w:ind w:left="1" w:hanging="1"/>
                      <w:rPr>
                        <w:rFonts w:ascii="David" w:hAnsi="David" w:cstheme="minorBidi"/>
                        <w:color w:val="00B0F0"/>
                        <w:sz w:val="20"/>
                        <w:szCs w:val="20"/>
                        <w:rtl/>
                      </w:rPr>
                    </w:pPr>
                    <w:r w:rsidRPr="00C30116">
                      <w:rPr>
                        <w:rFonts w:ascii="David" w:hAnsi="David" w:cstheme="minorBidi"/>
                        <w:color w:val="00B0F0"/>
                        <w:sz w:val="20"/>
                        <w:szCs w:val="20"/>
                        <w:rtl/>
                      </w:rPr>
                      <w:t>[גרסת חוזה]</w:t>
                    </w:r>
                  </w:p>
                </w:tc>
              </w:sdtContent>
            </w:sdt>
          </w:tr>
        </w:tbl>
        <w:p w14:paraId="1ACA8BDF"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6764A1E8"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1AA42E74"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2796E492"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C30116">
                <w:rPr>
                  <w:rFonts w:ascii="David" w:hAnsi="David" w:cstheme="minorBidi"/>
                  <w:color w:val="00B0F0"/>
                  <w:sz w:val="20"/>
                  <w:szCs w:val="20"/>
                  <w:rtl/>
                </w:rPr>
                <w:t>[סטטוס חוזה]</w:t>
              </w:r>
            </w:sdtContent>
          </w:sdt>
        </w:p>
      </w:tc>
    </w:tr>
    <w:tr w:rsidR="007F7EB9" w:rsidRPr="00C30116" w14:paraId="2C78CD36" w14:textId="77777777" w:rsidTr="00C30116">
      <w:trPr>
        <w:trHeight w:val="80"/>
      </w:trPr>
      <w:tc>
        <w:tcPr>
          <w:tcW w:w="810" w:type="dxa"/>
        </w:tcPr>
        <w:p w14:paraId="3207CF85"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70B0F934" w14:textId="77777777" w:rsidR="007F7EB9" w:rsidRPr="00C30116" w:rsidRDefault="007F7EB9"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50554291"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71E7861F"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A113E1C"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628892E9" w14:textId="77777777" w:rsidR="007F7EB9" w:rsidRPr="00C30116" w:rsidRDefault="007F7EB9" w:rsidP="00C30116">
          <w:pPr>
            <w:tabs>
              <w:tab w:val="center" w:pos="4153"/>
              <w:tab w:val="right" w:pos="8306"/>
            </w:tabs>
            <w:spacing w:before="0" w:after="0" w:line="240" w:lineRule="auto"/>
            <w:rPr>
              <w:rFonts w:ascii="David" w:hAnsi="David" w:cstheme="minorBidi"/>
              <w:sz w:val="20"/>
              <w:szCs w:val="20"/>
              <w:rtl/>
            </w:rPr>
          </w:pPr>
        </w:p>
      </w:tc>
    </w:tr>
  </w:tbl>
  <w:p w14:paraId="31655EEB" w14:textId="77777777" w:rsidR="007F7EB9" w:rsidRPr="00C30116" w:rsidRDefault="007F7EB9"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E332C" w14:textId="77777777" w:rsidR="007F7EB9" w:rsidRDefault="007F7EB9" w:rsidP="00AF234B">
      <w:pPr>
        <w:spacing w:before="0" w:after="0" w:line="240" w:lineRule="auto"/>
      </w:pPr>
      <w:r>
        <w:separator/>
      </w:r>
    </w:p>
  </w:footnote>
  <w:footnote w:type="continuationSeparator" w:id="0">
    <w:p w14:paraId="320AD1E5" w14:textId="77777777" w:rsidR="007F7EB9" w:rsidRDefault="007F7EB9" w:rsidP="00AF234B">
      <w:pPr>
        <w:spacing w:before="0" w:after="0" w:line="240" w:lineRule="auto"/>
      </w:pPr>
      <w:r>
        <w:continuationSeparator/>
      </w:r>
    </w:p>
  </w:footnote>
  <w:footnote w:type="continuationNotice" w:id="1">
    <w:p w14:paraId="3101C0B8" w14:textId="77777777" w:rsidR="007F7EB9" w:rsidRDefault="007F7EB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E5728AE" w14:textId="77777777" w:rsidR="007F7EB9" w:rsidRDefault="007F7EB9" w:rsidP="00CF334C">
        <w:pPr>
          <w:pStyle w:val="a3"/>
          <w:jc w:val="center"/>
        </w:pPr>
        <w:r>
          <w:fldChar w:fldCharType="begin"/>
        </w:r>
        <w:r>
          <w:instrText xml:space="preserve"> PAGE   \* MERGEFORMAT </w:instrText>
        </w:r>
        <w:r>
          <w:fldChar w:fldCharType="separate"/>
        </w:r>
        <w:r w:rsidR="0088535D">
          <w:rPr>
            <w:noProof/>
            <w:rtl/>
          </w:rPr>
          <w:t>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134C85"/>
    <w:rsid w:val="001835AB"/>
    <w:rsid w:val="001A0C3C"/>
    <w:rsid w:val="001A69D5"/>
    <w:rsid w:val="00214ACF"/>
    <w:rsid w:val="00272745"/>
    <w:rsid w:val="002B2234"/>
    <w:rsid w:val="00302486"/>
    <w:rsid w:val="003E5958"/>
    <w:rsid w:val="004751C6"/>
    <w:rsid w:val="004D7130"/>
    <w:rsid w:val="004E32D2"/>
    <w:rsid w:val="00521A6A"/>
    <w:rsid w:val="005236CE"/>
    <w:rsid w:val="005475D8"/>
    <w:rsid w:val="00552E11"/>
    <w:rsid w:val="00553085"/>
    <w:rsid w:val="00590FDD"/>
    <w:rsid w:val="005D6301"/>
    <w:rsid w:val="00666119"/>
    <w:rsid w:val="0072103C"/>
    <w:rsid w:val="007835AC"/>
    <w:rsid w:val="007F7EB9"/>
    <w:rsid w:val="00853FB4"/>
    <w:rsid w:val="0088392C"/>
    <w:rsid w:val="0088535D"/>
    <w:rsid w:val="008C64C6"/>
    <w:rsid w:val="00942177"/>
    <w:rsid w:val="009F0A08"/>
    <w:rsid w:val="00A42271"/>
    <w:rsid w:val="00AF234B"/>
    <w:rsid w:val="00B16B3E"/>
    <w:rsid w:val="00B2688C"/>
    <w:rsid w:val="00BD72C4"/>
    <w:rsid w:val="00BE17B4"/>
    <w:rsid w:val="00BE7CE3"/>
    <w:rsid w:val="00C30116"/>
    <w:rsid w:val="00CF334C"/>
    <w:rsid w:val="00D02A03"/>
    <w:rsid w:val="00D12751"/>
    <w:rsid w:val="00E078A7"/>
    <w:rsid w:val="00E679C7"/>
    <w:rsid w:val="00EC37B6"/>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53BC6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numbering" w:customStyle="1" w:styleId="NoList3">
    <w:name w:val="No List3"/>
    <w:next w:val="a2"/>
    <w:semiHidden/>
    <w:rsid w:val="00590FDD"/>
  </w:style>
  <w:style w:type="table" w:customStyle="1" w:styleId="13">
    <w:name w:val="רשת טבלה1"/>
    <w:basedOn w:val="a1"/>
    <w:next w:val="a8"/>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a3"/>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a3"/>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a3"/>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a3"/>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a3"/>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a3"/>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a3"/>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a3"/>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a3"/>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a3"/>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a3"/>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a3"/>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a3"/>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a3"/>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a3"/>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a3"/>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a3"/>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a3"/>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a3"/>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a3"/>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a3"/>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a3"/>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a3"/>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a3"/>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a3"/>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a3"/>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a3"/>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a3"/>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a3"/>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a3"/>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a3"/>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a3"/>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a3"/>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a3"/>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a3"/>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a3"/>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a3"/>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a3"/>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a3"/>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a3"/>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a3"/>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3227A"/>
    <w:rsid w:val="00155C6E"/>
    <w:rsid w:val="00164F12"/>
    <w:rsid w:val="0032380B"/>
    <w:rsid w:val="003D3172"/>
    <w:rsid w:val="004628EB"/>
    <w:rsid w:val="00655D33"/>
    <w:rsid w:val="006865A5"/>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0297CFAB-249E-4ABD-88FC-A156EC0BB855}"/>
</file>

<file path=customXml/itemProps4.xml><?xml version="1.0" encoding="utf-8"?>
<ds:datastoreItem xmlns:ds="http://schemas.openxmlformats.org/officeDocument/2006/customXml" ds:itemID="{694FA5FA-8779-4AA6-99B0-033959095C38}"/>
</file>

<file path=customXml/itemProps5.xml><?xml version="1.0" encoding="utf-8"?>
<ds:datastoreItem xmlns:ds="http://schemas.openxmlformats.org/officeDocument/2006/customXml" ds:itemID="{C2F60DA8-2416-424F-A8C5-A9D205A3E5B9}"/>
</file>

<file path=customXml/itemProps6.xml><?xml version="1.0" encoding="utf-8"?>
<ds:datastoreItem xmlns:ds="http://schemas.openxmlformats.org/officeDocument/2006/customXml" ds:itemID="{79FF7194-9D7D-4562-A23F-DE880037885A}"/>
</file>

<file path=docProps/app.xml><?xml version="1.0" encoding="utf-8"?>
<Properties xmlns="http://schemas.openxmlformats.org/officeDocument/2006/extended-properties" xmlns:vt="http://schemas.openxmlformats.org/officeDocument/2006/docPropsVTypes">
  <Template>Normal</Template>
  <TotalTime>16</TotalTime>
  <Pages>45</Pages>
  <Words>12600</Words>
  <Characters>63003</Characters>
  <Application>Microsoft Office Word</Application>
  <DocSecurity>0</DocSecurity>
  <Lines>525</Lines>
  <Paragraphs>150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2021-11-17T07:46:00Z</dcterms:created>
  <dcterms:modified xsi:type="dcterms:W3CDTF">2021-11-17T08:02:00Z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3c32a18a-6937-4d54-a99a-880df79c1607</vt:lpwstr>
  </property>
</Properties>
</file>