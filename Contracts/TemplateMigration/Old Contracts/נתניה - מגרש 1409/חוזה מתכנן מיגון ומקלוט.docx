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A32F55"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p>
    <w:bookmarkEnd w:id="0"/>
    <w:p w14:paraId="695B8F91"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9F96A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D634A8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65AF5B55" wp14:editId="134FB887">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52DF5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F2D4A2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81FE0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70FA254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76235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3679C7"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36EA9179"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FDBA20D" w14:textId="77777777" w:rsidR="00217E81" w:rsidRPr="00F9121E" w:rsidRDefault="00D252C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דקל רוקבן" w:date="2021-11-21T13:23:00Z">
            <w:r>
              <w:rPr>
                <w:rFonts w:ascii="Times New Roman" w:eastAsia="Times New Roman" w:hAnsi="Times New Roman" w:cs="David"/>
                <w:bCs/>
                <w:color w:val="00B0F0"/>
                <w:sz w:val="32"/>
                <w:szCs w:val="32"/>
                <w:u w:val="single"/>
                <w:rtl/>
                <w:lang w:eastAsia="he-IL"/>
              </w:rPr>
              <w:t>נתניה - מגרש 1409</w:t>
            </w:r>
          </w:ins>
        </w:p>
      </w:sdtContent>
    </w:sdt>
    <w:p w14:paraId="07E4B76D"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C5D76E2"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8A6B556" w14:textId="77777777" w:rsidR="00217E81" w:rsidRPr="00F9121E" w:rsidRDefault="00CD5A24"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F9121E">
            <w:rPr>
              <w:rStyle w:val="a7"/>
              <w:color w:val="00B0F0"/>
              <w:rtl/>
            </w:rPr>
            <w:t>[שם אתר]</w:t>
          </w:r>
        </w:p>
      </w:sdtContent>
    </w:sdt>
    <w:p w14:paraId="0E877A3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E67440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A98A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21CF8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23D18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29ED3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7DB08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EA975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BDC71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8BA44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2B343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E8FF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67131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53161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8362E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76C72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3380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4A217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F39F4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329C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A79A1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CF9A3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5BB71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8C1DC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6085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E806B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5759F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23931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CE3637"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02AE8E"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0BEF378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7331395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2727509"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2" w:author="דקל רוקבן" w:date="2021-11-21T13:23:00Z">
            <w:r w:rsidR="00D252C1">
              <w:rPr>
                <w:rFonts w:ascii="Times New Roman" w:eastAsia="Times New Roman" w:hAnsi="Times New Roman" w:cs="David" w:hint="cs"/>
                <w:color w:val="800080"/>
                <w:sz w:val="24"/>
                <w:szCs w:val="24"/>
                <w:rtl/>
                <w:lang w:eastAsia="he-IL"/>
              </w:rPr>
              <w:t>‏01/08/2021</w:t>
            </w:r>
          </w:ins>
        </w:sdtContent>
      </w:sdt>
    </w:p>
    <w:p w14:paraId="3C00A26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7F64065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5504AA"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7A0B05E" w14:textId="77777777" w:rsidR="00217E81" w:rsidRPr="00217E81" w:rsidRDefault="00D252C1"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21T13:23: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7A9AF25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254FFEE6"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08F28ACF"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BC3E517"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05387E8C"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35B7682" w14:textId="77777777" w:rsidR="00135869" w:rsidRDefault="0063247D"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4" w:author="דקל רוקבן" w:date="2021-11-21T13:24:00Z">
            <w:r w:rsidR="00135869" w:rsidDel="00D252C1">
              <w:rPr>
                <w:rStyle w:val="a7"/>
                <w:rFonts w:hint="cs"/>
                <w:color w:val="00B0F0"/>
                <w:rtl/>
              </w:rPr>
              <w:delText>צדדים נוספים</w:delText>
            </w:r>
          </w:del>
          <w:ins w:id="5" w:author="דקל רוקבן" w:date="2021-11-21T13:24:00Z">
            <w:r w:rsidR="00D252C1">
              <w:rPr>
                <w:rStyle w:val="a7"/>
                <w:rFonts w:hint="cs"/>
                <w:color w:val="00B0F0"/>
                <w:rtl/>
              </w:rPr>
              <w:t>צדדים נוספים</w:t>
            </w:r>
            <w:r w:rsidR="00D252C1">
              <w:rPr>
                <w:rStyle w:val="a7"/>
                <w:rFonts w:hint="cs"/>
                <w:color w:val="00B0F0"/>
                <w:rtl/>
              </w:rPr>
              <w:br/>
              <w:t>מרחב מוגן- רמי לוי בע"מ</w:t>
            </w:r>
            <w:r w:rsidR="00D252C1">
              <w:rPr>
                <w:rStyle w:val="a7"/>
                <w:rFonts w:hint="cs"/>
                <w:color w:val="00B0F0"/>
                <w:rtl/>
              </w:rPr>
              <w:br/>
              <w:t>ת.ד. 9190 מושב ינוב</w:t>
            </w:r>
            <w:r w:rsidR="00D252C1">
              <w:rPr>
                <w:rStyle w:val="a7"/>
                <w:rFonts w:hint="cs"/>
                <w:color w:val="00B0F0"/>
                <w:rtl/>
              </w:rPr>
              <w:br/>
            </w:r>
          </w:ins>
        </w:sdtContent>
      </w:sdt>
    </w:p>
    <w:p w14:paraId="46DE352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55AA613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0460C72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FC5489D"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E7F64E9"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184F0920"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2B1DD93B"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332386A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4F15C7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A74B94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F51C2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48450C6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1BFACE2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C2664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FD9DA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A04953"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729D36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A0505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217E81">
        <w:rPr>
          <w:rFonts w:ascii="Times New Roman" w:eastAsia="Times New Roman" w:hAnsi="Times New Roman" w:cs="David"/>
          <w:sz w:val="20"/>
          <w:szCs w:val="24"/>
          <w:rtl/>
          <w:lang w:eastAsia="he-IL"/>
        </w:rPr>
        <w:lastRenderedPageBreak/>
        <w:t xml:space="preserve">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1335FFE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A8126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5FD68AB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4494D9D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1D75BF8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41A79C"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6C7F86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9103A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646B45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80C21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23A2184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1C8A8A0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9DD07E8"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7F8503F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F59C1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65718F9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09E9C6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E1E6C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485EC984"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77659E66"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07A99E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4A6F0DA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216BBE9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3D7BC1E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4FC9CDD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0BE9DF83"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26305F7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28CBE90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31B83266"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02724003"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0E551B"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E3D87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13F4D83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3316FD7C"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1407598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7902AE4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76E53EB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53A32F9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3664C61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3100F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2A3D4AE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0C6F73E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2ABE6C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66429C0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468E32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66DF3F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1DA1BBF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0B4621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0324267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1CE52E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1F441A5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lastRenderedPageBreak/>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2B2AF8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C05A66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2FCE037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D6755F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05A33A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2F7D8E9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7ED37A9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1213B16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18888FB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49FDF8C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2F3EDFD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1A1CF46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63D8AB9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סמכויות המנהל</w:t>
      </w:r>
    </w:p>
    <w:p w14:paraId="0A3CBFF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79C377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1F08FC4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36C2985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25B211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5D104C6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554F492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5DB7540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5D1FAD7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34DAF8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653A1F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17944F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24588A0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73B432D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3104B7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032B4017"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2D46668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00D74CE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EAD9221"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43CBEAE2"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0FEBED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47EAFBD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1CCB5AFE"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406E8DF4"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6C488EA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6955B4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1ADCB9D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20D26CA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39E628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2E36F9E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0E1D445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13D2C2E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w:t>
      </w:r>
      <w:r w:rsidRPr="00217E81">
        <w:rPr>
          <w:rFonts w:ascii="Times New Roman" w:eastAsia="Times New Roman" w:hAnsi="Times New Roman" w:cs="David"/>
          <w:sz w:val="20"/>
          <w:szCs w:val="24"/>
          <w:rtl/>
          <w:lang w:eastAsia="he-IL"/>
        </w:rPr>
        <w:lastRenderedPageBreak/>
        <w:t>המנהל.</w:t>
      </w:r>
    </w:p>
    <w:p w14:paraId="178AD0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4380239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5E1719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54CF16E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27AF6BF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FCDFC30"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C5070E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650892A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4EFF6C1"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54D9FFE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4A3B778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6664F60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4A3FDDD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 מתחייב במישרין או בעקיפין מהפרת איזה מהוראות חוזה זה ע"י </w:t>
      </w:r>
      <w:r w:rsidRPr="00217E81">
        <w:rPr>
          <w:rFonts w:ascii="Times New Roman" w:eastAsia="Times New Roman" w:hAnsi="Times New Roman" w:cs="David"/>
          <w:sz w:val="20"/>
          <w:szCs w:val="24"/>
          <w:rtl/>
          <w:lang w:eastAsia="he-IL"/>
        </w:rPr>
        <w:lastRenderedPageBreak/>
        <w:t>המתכנן.</w:t>
      </w:r>
    </w:p>
    <w:p w14:paraId="0F2E2C6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796AB7E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E1DC0C8"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2679846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1ED97C20"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87B9226"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7A269F6"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0CC7D804"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9B6B62A"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177699D"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D1B6547"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F094C4E"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2C11B6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54470A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A22EF4"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w:t>
      </w:r>
      <w:r>
        <w:rPr>
          <w:rFonts w:ascii="Times New Roman" w:eastAsia="Times New Roman" w:hAnsi="Times New Roman" w:cs="David" w:hint="cs"/>
          <w:sz w:val="20"/>
          <w:szCs w:val="24"/>
          <w:rtl/>
          <w:lang w:eastAsia="he-IL"/>
        </w:rPr>
        <w:lastRenderedPageBreak/>
        <w:t xml:space="preserve">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1F0054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0076F4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845B624"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5693C67"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13EED2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61D7BD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424AC3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5DEEA4D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737ED6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79A916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FCA1814"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70A9F6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2D9291E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6AF52AE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5A7CD3A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1CFF2B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19E98BE"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5C56711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B3D5572"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7B03EB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6066D09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635D5F8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0260DF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1EF198D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582269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w:t>
      </w:r>
      <w:r w:rsidRPr="00217E81">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D0FFDB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49856DE2"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1ED5627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7B2FA0F5"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6D3ED182"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1DF867D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5DB416B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60D951F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0C2B1E0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6D2B67C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35382AF6"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46D4DCBC"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6F24E911"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הפר את הוראת סעיף 7.5 לעיל.</w:t>
      </w:r>
    </w:p>
    <w:p w14:paraId="760E2A08"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186F74A9"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06DB45B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50D906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1468EDD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1878728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5FCF35D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B51F9F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2EF1F5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A91552C"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47D3E4C"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3CBB4C2"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68E27DC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5400D6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3F3B3C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lastRenderedPageBreak/>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5E9A140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57FFC13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9A41EF2"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7843D3B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5D1E47A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DB0D89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3471244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73892CA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081F3D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474EA9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5459124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781E083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332D7C6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730A0FDF"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640FCE6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lastRenderedPageBreak/>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D6E30F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17585A2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33866FE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477F57B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B55ECA9"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2A650B0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164DA4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51745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38CEC901"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7001F40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5FABB3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4EECA90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81C99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2C4812A6"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lastRenderedPageBreak/>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64002FD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638142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06A468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821918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AD896A5"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1218376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11F67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3A29AFE4"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C4D842F"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4D4EE6A"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CB55B7"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דקל רוקבן" w:date="2021-11-21T13:24:00Z">
            <w:r w:rsidR="00D252C1">
              <w:rPr>
                <w:rFonts w:ascii="Times New Roman" w:eastAsia="Times New Roman" w:hAnsi="Times New Roman" w:cs="David"/>
                <w:sz w:val="20"/>
                <w:szCs w:val="24"/>
                <w:rtl/>
                <w:lang w:eastAsia="he-IL"/>
              </w:rPr>
              <w:t>מרחב מוגן- רמי לוי בע"מ</w:t>
            </w:r>
          </w:ins>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ins w:id="7" w:author="דקל רוקבן" w:date="2021-11-21T13:23:00Z">
            <w:r w:rsidR="00D252C1" w:rsidRPr="00E20F7F">
              <w:rPr>
                <w:rStyle w:val="a7"/>
                <w:rtl/>
              </w:rPr>
              <w:t>[שם צד א]</w:t>
            </w:r>
          </w:ins>
        </w:sdtContent>
      </w:sdt>
    </w:p>
    <w:p w14:paraId="3EA4150A"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37C7E60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D008F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F39EB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421D209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78CEBF"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1FA059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6598E3F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6E88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C6BBD9A"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7C55BC2C"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0020CE5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05977CF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A13E5D"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דקל רוקבן" w:date="2021-11-21T13:23:00Z">
            <w:r w:rsidR="00D252C1">
              <w:rPr>
                <w:rFonts w:ascii="Times New Roman" w:eastAsia="Times New Roman" w:hAnsi="Times New Roman" w:cs="David" w:hint="cs"/>
                <w:color w:val="00B0F0"/>
                <w:sz w:val="24"/>
                <w:szCs w:val="24"/>
                <w:rtl/>
                <w:lang w:eastAsia="he-IL"/>
              </w:rPr>
              <w:t>נתניה</w:t>
            </w:r>
          </w:ins>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B38F9">
            <w:rPr>
              <w:color w:val="00B0F0"/>
              <w:rtl/>
            </w:rPr>
            <w:t>[שם אתר]</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דקל רוקבן" w:date="2021-11-21T13:23:00Z">
            <w:r w:rsidR="00D252C1">
              <w:rPr>
                <w:rFonts w:ascii="Times New Roman" w:eastAsia="Times New Roman" w:hAnsi="Times New Roman" w:cs="David" w:hint="cs"/>
                <w:color w:val="00B0F0"/>
                <w:sz w:val="24"/>
                <w:szCs w:val="24"/>
                <w:rtl/>
              </w:rPr>
              <w:t>נתניה - מגרש 1409</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7E22D9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FBEF89"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ins w:id="10" w:author="דקל רוקבן" w:date="2021-11-21T13:24:00Z">
            <w:r w:rsidR="00D252C1">
              <w:rPr>
                <w:rFonts w:ascii="Times New Roman" w:eastAsia="Times New Roman" w:hAnsi="Times New Roman" w:cs="David" w:hint="cs"/>
                <w:color w:val="008000"/>
                <w:sz w:val="24"/>
                <w:szCs w:val="24"/>
                <w:rtl/>
              </w:rPr>
              <w:t>נת / 556 / ב / 1</w:t>
            </w:r>
          </w:ins>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ins w:id="11" w:author="דקל רוקבן" w:date="2021-11-21T13:24:00Z">
            <w:r w:rsidR="00D252C1">
              <w:rPr>
                <w:rFonts w:ascii="Times New Roman" w:eastAsia="Times New Roman" w:hAnsi="Times New Roman" w:cs="David" w:hint="cs"/>
                <w:sz w:val="24"/>
                <w:szCs w:val="24"/>
                <w:rtl/>
                <w:lang w:eastAsia="he-IL"/>
              </w:rPr>
              <w:t>8256</w:t>
            </w:r>
          </w:ins>
        </w:sdtContent>
      </w:sdt>
      <w:r w:rsidRPr="00EB38F9">
        <w:rPr>
          <w:rFonts w:ascii="Times New Roman" w:eastAsia="Times New Roman" w:hAnsi="Times New Roman" w:cs="David" w:hint="cs"/>
          <w:sz w:val="24"/>
          <w:szCs w:val="24"/>
          <w:rtl/>
          <w:lang w:eastAsia="he-IL"/>
        </w:rPr>
        <w:t>.</w:t>
      </w:r>
    </w:p>
    <w:p w14:paraId="7E21054A"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המתכנן הינם בהתאם לתכנית התקפה בעת הזמנת כל שלב. המתכנן מתחייב להתעדכן </w:t>
      </w:r>
      <w:r w:rsidRPr="00EB38F9">
        <w:rPr>
          <w:rFonts w:ascii="Times New Roman" w:eastAsia="Times New Roman" w:hAnsi="Times New Roman" w:cs="David" w:hint="cs"/>
          <w:sz w:val="24"/>
          <w:szCs w:val="24"/>
          <w:rtl/>
          <w:lang w:eastAsia="he-IL"/>
        </w:rPr>
        <w:lastRenderedPageBreak/>
        <w:t>בתב"ע ובתכניות הבינוי על תיקוניהם ולספק את השירותים כנדרש לשם בניית הפרויקט עפ"י התב"ע ותכניות הבינוי במתכונת שתאושר ובהתאם להוראות המזמין.</w:t>
      </w:r>
    </w:p>
    <w:p w14:paraId="53D4D803"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76FD185"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2" w:author="דקל רוקבן" w:date="2021-11-21T13:23:00Z">
            <w:r w:rsidR="00D252C1">
              <w:rPr>
                <w:rFonts w:ascii="Times New Roman" w:eastAsia="Times New Roman" w:hAnsi="Times New Roman" w:cs="David" w:hint="cs"/>
                <w:color w:val="008000"/>
                <w:sz w:val="24"/>
                <w:szCs w:val="24"/>
                <w:rtl/>
              </w:rPr>
              <w:t>נתניה</w:t>
            </w:r>
          </w:ins>
        </w:sdtContent>
      </w:sdt>
      <w:r w:rsidRPr="00EB38F9">
        <w:rPr>
          <w:rFonts w:ascii="Times New Roman" w:eastAsia="Times New Roman" w:hAnsi="Times New Roman" w:cs="David" w:hint="cs"/>
          <w:color w:val="008000"/>
          <w:sz w:val="24"/>
          <w:szCs w:val="24"/>
          <w:rtl/>
        </w:rPr>
        <w:t>.</w:t>
      </w:r>
    </w:p>
    <w:p w14:paraId="07C59A69"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42C15F5F"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0F74A65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1D2CF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3" w:author="דקל רוקבן" w:date="2021-11-21T13:25:00Z">
            <w:r w:rsidR="00D252C1">
              <w:rPr>
                <w:rFonts w:ascii="Times New Roman" w:eastAsia="Times New Roman" w:hAnsi="Times New Roman" w:cs="David" w:hint="cs"/>
                <w:sz w:val="24"/>
                <w:szCs w:val="24"/>
                <w:rtl/>
                <w:lang w:eastAsia="he-IL"/>
              </w:rPr>
              <w:t>דקל רוקבן</w:t>
            </w:r>
          </w:ins>
        </w:sdtContent>
      </w:sdt>
    </w:p>
    <w:p w14:paraId="3F53F59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302BD71"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6B2A4202"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F333C2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7B96FCD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6E435B"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B38F9">
            <w:rPr>
              <w:color w:val="00B0F0"/>
              <w:rtl/>
            </w:rPr>
            <w:t>[שדה נוסף 4]</w:t>
          </w:r>
        </w:sdtContent>
      </w:sdt>
    </w:p>
    <w:p w14:paraId="231ADB18"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B38F9">
            <w:rPr>
              <w:color w:val="00B0F0"/>
              <w:rtl/>
            </w:rPr>
            <w:t>[שדה נוסף 5]</w:t>
          </w:r>
        </w:sdtContent>
      </w:sdt>
    </w:p>
    <w:p w14:paraId="5853E3C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576FF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B38F9">
            <w:rPr>
              <w:color w:val="00B0F0"/>
              <w:rtl/>
            </w:rPr>
            <w:t>[שדה נוסף 6]</w:t>
          </w:r>
        </w:sdtContent>
      </w:sdt>
    </w:p>
    <w:p w14:paraId="266F228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8D9AE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237C1FF4"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2A88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716861E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4C8044A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FD709B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279BC6A2"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1E200E18"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EC96F02"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7E33464B" w14:textId="77777777" w:rsidTr="00EB38F9">
        <w:tc>
          <w:tcPr>
            <w:tcW w:w="3366" w:type="dxa"/>
          </w:tcPr>
          <w:p w14:paraId="20B473B9" w14:textId="77777777" w:rsidR="00EB38F9" w:rsidRPr="00EB38F9" w:rsidRDefault="0063247D"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45C84B6F"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3002C940" w14:textId="77777777" w:rsidR="00EB38F9" w:rsidRPr="00EB38F9" w:rsidRDefault="00EB38F9" w:rsidP="00EB38F9">
            <w:pPr>
              <w:widowControl w:val="0"/>
              <w:spacing w:before="0" w:beforeAutospacing="0" w:after="0" w:afterAutospacing="0" w:line="240" w:lineRule="auto"/>
              <w:ind w:left="720"/>
              <w:outlineLvl w:val="2"/>
            </w:pPr>
          </w:p>
          <w:p w14:paraId="75EF739D"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01C999E"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43E0B4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B447F0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DCB467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A5BA2F8"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887C61B"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BC7D4A0"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C34B74B"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D68A8C9"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6320207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8AD317"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02D113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9DFBF5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07BCDC3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73598990"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4CFF5A1D"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7B30EDA9"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1F1A7883"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558E06D7"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44A94A5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2D96869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02B6EAB0"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3E561783"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07D0D191"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71044B0A"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CBFB4A5"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7181FB13"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2289FFA4"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2320F43F"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246DB2B"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352E8FF"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EC15974"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A917050"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4" w:name="OLE_LINK5"/>
      <w:bookmarkStart w:id="15"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16" w:name="OLE_LINK7"/>
      <w:bookmarkStart w:id="17"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288E773E"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C81589E"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0931901A"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4D71DBBC"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4"/>
    <w:bookmarkEnd w:id="15"/>
    <w:bookmarkEnd w:id="16"/>
    <w:bookmarkEnd w:id="17"/>
    <w:p w14:paraId="24078E2B"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0E5DD6A"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1D6C048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53F65A6D"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2CF7E7F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D8A6C1C"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02623A4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D63646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39109C3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D46BD8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2DE2D1EB"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19BFC5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082C528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766AC1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28E46D75"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E47F473"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0979BC8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1E42CF07"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040D11A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46B8399"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2BA43A15"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65505A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16C5CEB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D97815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784AD2E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89ED5D"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6B63F5F4"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74DF846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E8544A"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4F67D1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F2AA06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קבלת תדריך תכנון מנציג המזמין.</w:t>
      </w:r>
    </w:p>
    <w:p w14:paraId="31581AE2"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C0C21E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187E421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3EB925C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5FEBCF9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887EF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337BCE2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9FA054"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19D69647"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4FDA8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0A7EC0B0"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3BB2E56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59173C24"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6B12D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05BF5D5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196C76C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71163FA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7D95F2A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7C8B58B8"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08D77984"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4D5D7B5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1652AAC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lastRenderedPageBreak/>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7C6D6D46"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0D061B5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542E87"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3E89BAE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44D4CD52"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32D5979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2606D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18E0AD9D"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E71152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5345976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FCEAF5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2728D99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653173C3"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532F93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7F8FE36F"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E15107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1925518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47B4F5D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04481E7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DC64BA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1B51CA0C"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2BC0E98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22CCB31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FF76A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607719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206F6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7B5F1B7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AAE460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5AC2510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BABD12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כתבי הכמויות יוכנו באמצעות תוכנה לכתבי כמויות "סופר מכרז" </w:t>
      </w:r>
      <w:r w:rsidRPr="00217E81">
        <w:rPr>
          <w:rFonts w:ascii="Times New Roman" w:eastAsia="Times New Roman" w:hAnsi="Times New Roman" w:cs="David"/>
          <w:sz w:val="24"/>
          <w:szCs w:val="24"/>
          <w:rtl/>
          <w:lang w:eastAsia="he-IL"/>
        </w:rPr>
        <w:lastRenderedPageBreak/>
        <w:t>והניתנת להמרה גם לתוכנות אחרות לכתבי כמויות ע"ג דיסקט ובתדפיס.</w:t>
      </w:r>
    </w:p>
    <w:p w14:paraId="3984EF2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D6DD5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3CF550D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2ABE2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44CD3ED9"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F0E786"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04EEA73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92CBC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649FFA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602B2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4C63E6A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95A2E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1A97AE9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11D0E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E8876B9"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43F8F9F"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1575765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49CE8E"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68860D74"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79BEFC3F"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2EDFE650"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93546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51A600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FE3514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7EB2BF8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A698B1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2E0A838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46450B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77788C2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6A5F66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07E9E04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24CB82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4440FC1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C13F55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74B7F58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0531D9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השתתפות בקבלת העבודות ואישור גמר ביצוע העבודות, בתאום עם היועצים. העברת רשימות ליקויים לתיקון.</w:t>
      </w:r>
    </w:p>
    <w:p w14:paraId="1FA3639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A30EFC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26C51A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086619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2E5BC95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47A10A"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0F9CA5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9D4069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60D449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60D331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036ECCB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CB0082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1836B10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532AEC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0468534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14F80B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520ACA7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306487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2315F1A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BE3EB3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11C33DC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A26AA6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08631AF7"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0E3365"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04D69657"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3752499E"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6ADF0D36"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0A0AB028"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5714926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w:t>
      </w:r>
      <w:r w:rsidRPr="00217E81">
        <w:rPr>
          <w:rFonts w:ascii="Times New Roman" w:eastAsia="Times New Roman" w:hAnsi="Times New Roman" w:cs="David"/>
          <w:sz w:val="24"/>
          <w:szCs w:val="24"/>
          <w:rtl/>
          <w:lang w:eastAsia="he-IL"/>
        </w:rPr>
        <w:lastRenderedPageBreak/>
        <w:t xml:space="preserve">עליון. </w:t>
      </w:r>
    </w:p>
    <w:p w14:paraId="4B42134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0EB3130"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19CACB77"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EC6395"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6EB50C50"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32A65A51"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32E395A4"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5FF0819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28A8E6A9"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72A5A294"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575B090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75C50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31490E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08F02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CF2AF9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547D59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DA5E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604C1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4532CC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EA7B4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884596"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9E2497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1928EFA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27EFE4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6CEE12D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45546D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68AF79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C48A3F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C6DAD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5CC79A4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076FDB2"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FEF765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9B0DE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771B9F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F7875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33106D0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3262A9"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5FFF9B36"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BF25672"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4AEB4441"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EA660BB"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0FD9CE16"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31C3E7E7"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43A44E74"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11628133"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0B0338D4"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15A7D27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41001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AD06F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F0E35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1E4E175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E10D0A"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38BDFC3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B81C409"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6C4A8959"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028413B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F635F8"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43812BA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4D75B915"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384A32AC"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186B45F"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77C269B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5E7D13"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5BF13BC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090626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4E1C842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05B6FD"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7149C8F2"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36AEDF3B"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6DB6A2E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3D11C"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4BC9CF5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2481AB"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4B8F4C05"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53643FEB"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47F50DFC"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1F2660C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1E5C73A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BCDF668"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8" w:author="דקל רוקבן" w:date="2021-11-21T13:24:00Z">
            <w:r w:rsidR="00D252C1">
              <w:rPr>
                <w:rFonts w:ascii="Times New Roman" w:eastAsia="Times New Roman" w:hAnsi="Times New Roman" w:cs="David"/>
                <w:color w:val="008000"/>
                <w:sz w:val="24"/>
                <w:szCs w:val="24"/>
                <w:rtl/>
              </w:rPr>
              <w:t>מדד המחירים לצרכן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19" w:author="דקל רוקבן" w:date="2021-11-21T13:24:00Z">
            <w:r w:rsidR="00D252C1">
              <w:rPr>
                <w:rFonts w:ascii="Times New Roman" w:eastAsia="Times New Roman" w:hAnsi="Times New Roman" w:cs="David"/>
                <w:color w:val="008000"/>
                <w:sz w:val="24"/>
                <w:szCs w:val="24"/>
                <w:rtl/>
              </w:rPr>
              <w:t>ידוע</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7-15T00:00:00Z">
            <w:dateFormat w:val="dd/MM/yyyy"/>
            <w:lid w:val="he-IL"/>
            <w:storeMappedDataAs w:val="dateTime"/>
            <w:calendar w:val="gregorian"/>
          </w:date>
        </w:sdtPr>
        <w:sdtContent>
          <w:ins w:id="20" w:author="דקל רוקבן" w:date="2021-11-21T13:24:00Z">
            <w:r w:rsidR="00D252C1">
              <w:rPr>
                <w:rFonts w:ascii="Times New Roman" w:eastAsia="Times New Roman" w:hAnsi="Times New Roman" w:cs="David" w:hint="cs"/>
                <w:color w:val="008000"/>
                <w:sz w:val="24"/>
                <w:szCs w:val="24"/>
                <w:rtl/>
              </w:rPr>
              <w:t>‏15/07/2021</w:t>
            </w:r>
          </w:ins>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21" w:author="דקל רוקבן" w:date="2021-11-21T13:24:00Z">
            <w:r w:rsidR="00D252C1">
              <w:rPr>
                <w:rFonts w:ascii="Times New Roman" w:eastAsia="Times New Roman" w:hAnsi="Times New Roman" w:cs="David"/>
                <w:color w:val="008000"/>
                <w:sz w:val="24"/>
                <w:szCs w:val="24"/>
                <w:rtl/>
              </w:rPr>
              <w:t>226.6902</w:t>
            </w:r>
          </w:ins>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0772CFB9"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5A979AD0"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051AF6A8"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6753D6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0AC0B4D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1DE666A9"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2AFD30F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4C703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6578AFF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20357FE"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5538D21"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736CAADA" w14:textId="77777777" w:rsidTr="00217E81">
        <w:tc>
          <w:tcPr>
            <w:tcW w:w="1586" w:type="dxa"/>
            <w:vAlign w:val="bottom"/>
          </w:tcPr>
          <w:p w14:paraId="615A0D5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6BFBBF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149A02D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571169EB" w14:textId="77777777" w:rsidTr="00217E81">
        <w:trPr>
          <w:trHeight w:val="340"/>
        </w:trPr>
        <w:tc>
          <w:tcPr>
            <w:tcW w:w="1586" w:type="dxa"/>
          </w:tcPr>
          <w:p w14:paraId="2AE373D8"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2DFE8AD"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12EE326E"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48B37850" w14:textId="77777777" w:rsidTr="00217E81">
        <w:trPr>
          <w:trHeight w:val="340"/>
        </w:trPr>
        <w:tc>
          <w:tcPr>
            <w:tcW w:w="1586" w:type="dxa"/>
          </w:tcPr>
          <w:p w14:paraId="521952E8"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308E75C2"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64486765"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6B2FFF62" w14:textId="77777777" w:rsidTr="00217E81">
        <w:trPr>
          <w:trHeight w:val="340"/>
        </w:trPr>
        <w:tc>
          <w:tcPr>
            <w:tcW w:w="1586" w:type="dxa"/>
          </w:tcPr>
          <w:p w14:paraId="281B811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4234E62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026EAEAE"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7A8219FD" w14:textId="77777777" w:rsidTr="00217E81">
        <w:trPr>
          <w:trHeight w:val="340"/>
        </w:trPr>
        <w:tc>
          <w:tcPr>
            <w:tcW w:w="1586" w:type="dxa"/>
          </w:tcPr>
          <w:p w14:paraId="2B6538F5"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6546DE3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6AC74A81"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713A4971" w14:textId="77777777" w:rsidTr="00217E81">
        <w:trPr>
          <w:trHeight w:val="340"/>
        </w:trPr>
        <w:tc>
          <w:tcPr>
            <w:tcW w:w="1586" w:type="dxa"/>
          </w:tcPr>
          <w:p w14:paraId="6C2C0B1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70B2B896"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1360521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113ACFB2" w14:textId="77777777" w:rsidTr="00217E81">
        <w:trPr>
          <w:trHeight w:val="340"/>
        </w:trPr>
        <w:tc>
          <w:tcPr>
            <w:tcW w:w="1586" w:type="dxa"/>
          </w:tcPr>
          <w:p w14:paraId="6420756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C43D17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60C8C502"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7A0E67E4" w14:textId="77777777" w:rsidTr="00217E81">
        <w:trPr>
          <w:trHeight w:val="340"/>
        </w:trPr>
        <w:tc>
          <w:tcPr>
            <w:tcW w:w="1586" w:type="dxa"/>
          </w:tcPr>
          <w:p w14:paraId="183E9DB5"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3534EB8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4A3BFAB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541C9984" w14:textId="77777777" w:rsidTr="00217E81">
        <w:trPr>
          <w:trHeight w:val="340"/>
        </w:trPr>
        <w:tc>
          <w:tcPr>
            <w:tcW w:w="1586" w:type="dxa"/>
          </w:tcPr>
          <w:p w14:paraId="15B48A1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A23772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4D9E7C8A"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09508D4B" w14:textId="77777777" w:rsidTr="00217E81">
        <w:trPr>
          <w:trHeight w:val="340"/>
        </w:trPr>
        <w:tc>
          <w:tcPr>
            <w:tcW w:w="1586" w:type="dxa"/>
          </w:tcPr>
          <w:p w14:paraId="683A3F8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DA52C4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64A0D677"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44C3903" w14:textId="77777777" w:rsidTr="00217E81">
        <w:trPr>
          <w:trHeight w:val="340"/>
        </w:trPr>
        <w:tc>
          <w:tcPr>
            <w:tcW w:w="1586" w:type="dxa"/>
          </w:tcPr>
          <w:p w14:paraId="72492599"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B3456FD"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21FA243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453EEAE2" w14:textId="77777777" w:rsidTr="00217E81">
        <w:trPr>
          <w:trHeight w:val="340"/>
        </w:trPr>
        <w:tc>
          <w:tcPr>
            <w:tcW w:w="1586" w:type="dxa"/>
          </w:tcPr>
          <w:p w14:paraId="4B33D233"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1E13CB84"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78734A63"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79F9A41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7918BE06"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65CA3587" w14:textId="77777777" w:rsidTr="00217E81">
        <w:tc>
          <w:tcPr>
            <w:tcW w:w="1586" w:type="dxa"/>
          </w:tcPr>
          <w:p w14:paraId="19C5BFF0"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526119E0"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722A8F5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97460F9"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20B8FDA3"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73E70D2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EFD707"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6918DCD1"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9DC1D62"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0C60392F"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27E67DC"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26634E1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B6D8A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3A1C5B8"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02B223F"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1CDB52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BAAC8EB"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11EACAF9"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22" w:author="דקל רוקבן" w:date="2021-11-21T13:23:00Z">
            <w:r w:rsidR="00D252C1">
              <w:rPr>
                <w:rFonts w:ascii="Times New Roman" w:eastAsia="Times New Roman" w:hAnsi="Times New Roman" w:cs="David" w:hint="cs"/>
                <w:color w:val="008000"/>
                <w:sz w:val="24"/>
                <w:szCs w:val="24"/>
                <w:rtl/>
                <w:lang w:eastAsia="he-IL"/>
              </w:rPr>
              <w:t>‏01/08/2021</w:t>
            </w:r>
          </w:ins>
        </w:sdtContent>
      </w:sdt>
      <w:r w:rsidRPr="00AA7633">
        <w:rPr>
          <w:rFonts w:ascii="Times New Roman" w:eastAsia="Times New Roman" w:hAnsi="Times New Roman" w:cs="David" w:hint="cs"/>
          <w:bCs/>
          <w:color w:val="FF0000"/>
          <w:sz w:val="24"/>
          <w:szCs w:val="24"/>
          <w:rtl/>
          <w:lang w:eastAsia="he-IL"/>
        </w:rPr>
        <w:br/>
      </w:r>
    </w:p>
    <w:p w14:paraId="77795FA3"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656DE5D" w14:textId="77777777" w:rsidR="00AA7633" w:rsidRPr="00AA7633" w:rsidRDefault="00D252C1"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3" w:author="דקל רוקבן" w:date="2021-11-21T13:23: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4D9D49DC"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26275FF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F99D89B"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5C17838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1DCE5A"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4B82134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2AA106"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7"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8" w:author="דקל רוקבן" w:date="2021-11-21T13:23:00Z">
            <w:r w:rsidR="00D252C1">
              <w:rPr>
                <w:rFonts w:ascii="Times New Roman" w:eastAsia="Times New Roman" w:hAnsi="Times New Roman" w:cs="David" w:hint="cs"/>
                <w:bCs/>
                <w:color w:val="008000"/>
                <w:sz w:val="24"/>
                <w:szCs w:val="24"/>
                <w:rtl/>
                <w:lang w:eastAsia="he-IL"/>
              </w:rPr>
              <w:t>נתניה - מגרש 1409</w:t>
            </w:r>
          </w:ins>
        </w:sdtContent>
      </w:sdt>
      <w:r w:rsidRPr="00AA7633">
        <w:rPr>
          <w:rFonts w:ascii="Times New Roman" w:eastAsia="Times New Roman" w:hAnsi="Times New Roman" w:cs="David" w:hint="cs"/>
          <w:color w:val="008000"/>
          <w:sz w:val="24"/>
          <w:szCs w:val="24"/>
          <w:rtl/>
          <w:lang w:eastAsia="he-IL"/>
        </w:rPr>
        <w:t>.</w:t>
      </w:r>
    </w:p>
    <w:p w14:paraId="76704449"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F88DF1"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196A4646"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D16983D"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06DB2778"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085C8C3"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773B416"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D0824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222F1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763F29"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B61B04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B49053"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031195A6"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4A6BE72"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1BE4FDA6"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1"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p>
    <w:p w14:paraId="3AE398CE"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869E5F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21A7E104"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4070175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כתובת:__________</w:t>
      </w:r>
    </w:p>
    <w:p w14:paraId="273C49FC"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4EEF192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A5718B"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7701C30D"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9A4B699"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5EFDBC35"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472A3909"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9DAEACF"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1E6EC731"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ADC5AED"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298EB73"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F8D5AD8"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CE2CF8F"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441788A"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3EBA2CEF"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75AAEC2"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CEF0B77"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997968B"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77722D3"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007FA158"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B5D5249"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62A7F89"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23F4324D" w14:textId="77777777" w:rsidTr="0063247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76B4E83"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AAFC3B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6156EDA4" w14:textId="77777777" w:rsidTr="0063247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A3A803F"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062DC559" w14:textId="77777777" w:rsidTr="0063247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EE796F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597CBF5"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B787FB9"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8C8B0A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47BB2865" w14:textId="77777777" w:rsidTr="0063247D">
        <w:trPr>
          <w:trHeight w:val="551"/>
        </w:trPr>
        <w:tc>
          <w:tcPr>
            <w:tcW w:w="4068" w:type="dxa"/>
            <w:tcBorders>
              <w:top w:val="single" w:sz="4" w:space="0" w:color="auto"/>
              <w:left w:val="single" w:sz="4" w:space="0" w:color="auto"/>
              <w:bottom w:val="single" w:sz="4" w:space="0" w:color="auto"/>
              <w:right w:val="single" w:sz="4" w:space="0" w:color="auto"/>
            </w:tcBorders>
            <w:hideMark/>
          </w:tcPr>
          <w:p w14:paraId="24F8902C"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EBF9B3C"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7B32FED"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0427CED"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p>
          <w:p w14:paraId="51BF642B"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367297D1"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53710BA"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p>
          <w:p w14:paraId="0C89ADAE"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8D8943A"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5A30F7B3" w14:textId="77777777" w:rsidTr="0063247D">
        <w:trPr>
          <w:trHeight w:val="571"/>
        </w:trPr>
        <w:tc>
          <w:tcPr>
            <w:tcW w:w="4068" w:type="dxa"/>
            <w:tcBorders>
              <w:top w:val="single" w:sz="4" w:space="0" w:color="auto"/>
              <w:left w:val="single" w:sz="4" w:space="0" w:color="auto"/>
              <w:bottom w:val="single" w:sz="4" w:space="0" w:color="auto"/>
              <w:right w:val="single" w:sz="4" w:space="0" w:color="auto"/>
            </w:tcBorders>
            <w:hideMark/>
          </w:tcPr>
          <w:p w14:paraId="720994C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49DEB03"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694DC600"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B1EE33" w14:textId="77777777" w:rsidR="00A37B0F" w:rsidRPr="0009511C" w:rsidRDefault="00A37B0F" w:rsidP="0063247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C1290" w14:textId="77777777" w:rsidR="00A37B0F" w:rsidRPr="0009511C" w:rsidRDefault="00A37B0F" w:rsidP="0063247D">
            <w:pPr>
              <w:spacing w:before="0" w:beforeAutospacing="0" w:after="0" w:afterAutospacing="0" w:line="256" w:lineRule="auto"/>
              <w:rPr>
                <w:rFonts w:ascii="David" w:eastAsia="Calibri" w:hAnsi="David" w:cs="David"/>
                <w:b/>
                <w:sz w:val="24"/>
                <w:szCs w:val="24"/>
                <w:lang w:eastAsia="he-IL"/>
              </w:rPr>
            </w:pPr>
          </w:p>
        </w:tc>
      </w:tr>
      <w:tr w:rsidR="00A37B0F" w:rsidRPr="0009511C" w14:paraId="62017320" w14:textId="77777777" w:rsidTr="0063247D">
        <w:trPr>
          <w:trHeight w:val="391"/>
        </w:trPr>
        <w:tc>
          <w:tcPr>
            <w:tcW w:w="4068" w:type="dxa"/>
            <w:tcBorders>
              <w:top w:val="single" w:sz="4" w:space="0" w:color="auto"/>
              <w:left w:val="single" w:sz="4" w:space="0" w:color="auto"/>
              <w:bottom w:val="single" w:sz="4" w:space="0" w:color="auto"/>
              <w:right w:val="single" w:sz="4" w:space="0" w:color="auto"/>
            </w:tcBorders>
            <w:hideMark/>
          </w:tcPr>
          <w:p w14:paraId="239B829E"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FEEB32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35BAB26" w14:textId="77777777" w:rsidR="00A37B0F" w:rsidRPr="0009511C" w:rsidRDefault="00A37B0F" w:rsidP="0063247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C18B54" w14:textId="77777777" w:rsidR="00A37B0F" w:rsidRPr="0009511C" w:rsidRDefault="00A37B0F" w:rsidP="0063247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0AC3AC" w14:textId="77777777" w:rsidR="00A37B0F" w:rsidRPr="0009511C" w:rsidRDefault="00A37B0F" w:rsidP="0063247D">
            <w:pPr>
              <w:spacing w:before="0" w:beforeAutospacing="0" w:after="0" w:afterAutospacing="0" w:line="256" w:lineRule="auto"/>
              <w:rPr>
                <w:rFonts w:ascii="David" w:eastAsia="Calibri" w:hAnsi="David" w:cs="David"/>
                <w:b/>
                <w:sz w:val="24"/>
                <w:szCs w:val="24"/>
                <w:lang w:eastAsia="he-IL"/>
              </w:rPr>
            </w:pPr>
          </w:p>
        </w:tc>
      </w:tr>
    </w:tbl>
    <w:p w14:paraId="6CAA8410"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6A24DCF0" w14:textId="77777777" w:rsidTr="0063247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4995A2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146C1ED5" w14:textId="77777777" w:rsidTr="0063247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33CE1AB"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1AA27F9"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p w14:paraId="27CC66E8"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94980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999598"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0CB985"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35D9DD"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CF3D61F"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6A123F"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D4AAA1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68574A6F" w14:textId="77777777" w:rsidTr="0063247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2E79498"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93C3C12"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6D968DC"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D98B676"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69C8E21"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F0569D9"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DBA65D9"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2E222A0" w14:textId="77777777" w:rsidR="00A37B0F" w:rsidRPr="0009511C" w:rsidRDefault="00A37B0F" w:rsidP="0063247D">
            <w:pPr>
              <w:spacing w:before="0" w:beforeAutospacing="0" w:after="0" w:afterAutospacing="0" w:line="256" w:lineRule="auto"/>
              <w:rPr>
                <w:rFonts w:ascii="David" w:eastAsia="Calibri" w:hAnsi="David" w:cs="David"/>
                <w:sz w:val="24"/>
                <w:szCs w:val="24"/>
                <w:lang w:eastAsia="he-IL"/>
              </w:rPr>
            </w:pPr>
          </w:p>
        </w:tc>
      </w:tr>
      <w:tr w:rsidR="00A37B0F" w:rsidRPr="0009511C" w14:paraId="67079BF3" w14:textId="77777777" w:rsidTr="0063247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7CF7D55"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E080D21"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5EC9084"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F70F69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BB0C224"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714BD43"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1AD998B"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BE83A0C" w14:textId="77777777" w:rsidR="00A37B0F" w:rsidRPr="0009511C" w:rsidRDefault="00A37B0F" w:rsidP="0063247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6C47BBB3" w14:textId="77777777" w:rsidTr="0063247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9F69EF5"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53CE322"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BE29027"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DC10B4B"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1DB485C"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473E50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D266E99"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66DC5BC" w14:textId="77777777" w:rsidR="00A37B0F" w:rsidRPr="0009511C" w:rsidRDefault="00A37B0F" w:rsidP="0063247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70FB437C" w14:textId="77777777" w:rsidTr="0063247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6F8AC5A"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CF8C8F1" w14:textId="77777777" w:rsidR="00A37B0F" w:rsidRPr="0009511C" w:rsidRDefault="00A37B0F" w:rsidP="0063247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F41B3FF" w14:textId="77777777" w:rsidR="00A37B0F" w:rsidRPr="0009511C" w:rsidRDefault="00A37B0F" w:rsidP="0063247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6A30D70" w14:textId="77777777" w:rsidR="00A37B0F" w:rsidRPr="0009511C" w:rsidRDefault="00A37B0F" w:rsidP="0063247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8474652" w14:textId="77777777" w:rsidR="00A37B0F" w:rsidRPr="0009511C" w:rsidRDefault="00A37B0F" w:rsidP="0063247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161A050" w14:textId="77777777" w:rsidR="00A37B0F" w:rsidRPr="0009511C" w:rsidRDefault="00A37B0F" w:rsidP="0063247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95005D0" w14:textId="77777777" w:rsidR="00A37B0F" w:rsidRPr="0009511C" w:rsidRDefault="00A37B0F" w:rsidP="0063247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DFBD3DA" w14:textId="77777777" w:rsidR="00A37B0F" w:rsidRPr="0009511C" w:rsidRDefault="00A37B0F" w:rsidP="0063247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258DE76"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05380F31" w14:textId="77777777" w:rsidTr="0063247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5B3CCB"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17F2DD26" w14:textId="77777777" w:rsidTr="0063247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2AB7D4D"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B1ABD0A"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5C5A07DD" w14:textId="77777777" w:rsidTr="0063247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BD3185A"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A37B0F" w:rsidRPr="0009511C" w14:paraId="04014B2D" w14:textId="77777777" w:rsidTr="0063247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4EC9AF5" w14:textId="77777777" w:rsidR="00A37B0F" w:rsidRPr="0009511C" w:rsidRDefault="00A37B0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0ADAA3B"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09511C" w14:paraId="7DF8C329" w14:textId="77777777" w:rsidTr="0063247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1686BB4" w14:textId="77777777" w:rsidR="00BA32DF" w:rsidRPr="0009511C" w:rsidRDefault="00BA32DF" w:rsidP="0063247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A32DF" w:rsidRPr="0009511C" w14:paraId="54DC877D" w14:textId="77777777" w:rsidTr="0063247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B63F5E1" w14:textId="77777777" w:rsidR="00BA32DF" w:rsidRPr="0009511C" w:rsidRDefault="00BA32DF" w:rsidP="0063247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B469C94"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4EF1AF42"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28DD5A7C" w14:textId="77777777" w:rsidR="00BA32DF"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EE502EA"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42ADA9D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B5A81D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7A33E6E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2EF96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092390A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471508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2A25AC"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3DF43C42"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5DB884B8"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0AC87165"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6B2EE68"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5970E6E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56B43C"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284D41DB"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36E4432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DF10BC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35DBE9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666779"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9C700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8201E1"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438EBF99" w14:textId="77777777" w:rsidR="00AA7633" w:rsidRPr="00AA7633" w:rsidRDefault="0063247D"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2" w:author="דקל רוקבן" w:date="2021-11-21T13:23:00Z">
            <w:r w:rsidR="00D252C1">
              <w:rPr>
                <w:rFonts w:ascii="Times New Roman" w:eastAsia="Times New Roman" w:hAnsi="Times New Roman" w:cs="David" w:hint="cs"/>
                <w:color w:val="008000"/>
                <w:sz w:val="24"/>
                <w:szCs w:val="24"/>
                <w:rtl/>
                <w:lang w:eastAsia="he-IL"/>
              </w:rPr>
              <w:br/>
              <w:t>אפריקה ישראל מגורים בע"מ</w:t>
            </w:r>
            <w:r w:rsidR="00D252C1">
              <w:rPr>
                <w:rFonts w:ascii="Times New Roman" w:eastAsia="Times New Roman" w:hAnsi="Times New Roman" w:cs="David" w:hint="cs"/>
                <w:color w:val="008000"/>
                <w:sz w:val="24"/>
                <w:szCs w:val="24"/>
                <w:rtl/>
                <w:lang w:eastAsia="he-IL"/>
              </w:rPr>
              <w:br/>
              <w:t>יוני נתניהו 1 ג' אור יהודה</w:t>
            </w:r>
            <w:r w:rsidR="00D252C1">
              <w:rPr>
                <w:rFonts w:ascii="Times New Roman" w:eastAsia="Times New Roman" w:hAnsi="Times New Roman" w:cs="David" w:hint="cs"/>
                <w:color w:val="008000"/>
                <w:sz w:val="24"/>
                <w:szCs w:val="24"/>
                <w:rtl/>
                <w:lang w:eastAsia="he-IL"/>
              </w:rPr>
              <w:br/>
              <w:t>מ.ז 52-003476-0</w:t>
            </w:r>
            <w:r w:rsidR="00D252C1">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56592686"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27C9A2"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6F155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93252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A05A5AE"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4" w:author="דקל רוקבן" w:date="2021-11-21T13:23:00Z">
            <w:r w:rsidR="00D252C1">
              <w:rPr>
                <w:rFonts w:ascii="Times New Roman" w:eastAsia="Times New Roman" w:hAnsi="Times New Roman" w:cs="David" w:hint="cs"/>
                <w:color w:val="008000"/>
                <w:sz w:val="24"/>
                <w:szCs w:val="24"/>
                <w:rtl/>
              </w:rPr>
              <w:t>תכנון מיגון</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55B1F3D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E4E4C3"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28DC44"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96E4DC"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D6A2B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2C20D0"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2FF3B477"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5EF819"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6099C4"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5DF7E75E" w14:textId="77777777" w:rsidR="00AA7633" w:rsidRPr="00AA7633" w:rsidRDefault="0063247D"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5"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p>
    <w:p w14:paraId="0A73E1F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1AB0418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CFBE5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1AC64D6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4941FA4"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018EAB67"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952333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6" w:author="דקל רוקבן" w:date="2021-11-21T13:23:00Z">
            <w:r w:rsidR="00D252C1">
              <w:rPr>
                <w:rFonts w:ascii="Times New Roman" w:eastAsia="Times New Roman" w:hAnsi="Times New Roman" w:cs="David"/>
                <w:color w:val="00B0F0"/>
                <w:sz w:val="24"/>
                <w:szCs w:val="24"/>
                <w:rtl/>
                <w:lang w:eastAsia="he-IL"/>
              </w:rPr>
              <w:br/>
              <w:t>אפריקה ישראל מגורים בע"מ</w:t>
            </w:r>
            <w:r w:rsidR="00D252C1">
              <w:rPr>
                <w:rFonts w:ascii="Times New Roman" w:eastAsia="Times New Roman" w:hAnsi="Times New Roman" w:cs="David"/>
                <w:color w:val="00B0F0"/>
                <w:sz w:val="24"/>
                <w:szCs w:val="24"/>
                <w:rtl/>
                <w:lang w:eastAsia="he-IL"/>
              </w:rPr>
              <w:br/>
              <w:t>יוני נתניהו 1 ג' אור יהודה</w:t>
            </w:r>
            <w:r w:rsidR="00D252C1">
              <w:rPr>
                <w:rFonts w:ascii="Times New Roman" w:eastAsia="Times New Roman" w:hAnsi="Times New Roman" w:cs="David"/>
                <w:color w:val="00B0F0"/>
                <w:sz w:val="24"/>
                <w:szCs w:val="24"/>
                <w:rtl/>
                <w:lang w:eastAsia="he-IL"/>
              </w:rPr>
              <w:br/>
              <w:t>מ.ז 52-003476-0</w:t>
            </w:r>
            <w:r w:rsidR="00D252C1">
              <w:rPr>
                <w:rFonts w:ascii="Times New Roman" w:eastAsia="Times New Roman" w:hAnsi="Times New Roman" w:cs="David"/>
                <w:color w:val="00B0F0"/>
                <w:sz w:val="24"/>
                <w:szCs w:val="24"/>
                <w:rtl/>
                <w:lang w:eastAsia="he-IL"/>
              </w:rPr>
              <w:br/>
            </w:r>
          </w:ins>
        </w:sdtContent>
      </w:sdt>
    </w:p>
    <w:p w14:paraId="4183593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702539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5F4CD18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0FA29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AA7633">
            <w:rPr>
              <w:color w:val="00B0F0"/>
              <w:rtl/>
            </w:rPr>
            <w:t>[שם אתר]</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37" w:author="דקל רוקבן" w:date="2021-11-21T13:23:00Z">
            <w:r w:rsidR="00D252C1">
              <w:rPr>
                <w:rFonts w:ascii="Times New Roman" w:eastAsia="Times New Roman" w:hAnsi="Times New Roman" w:cs="David" w:hint="cs"/>
                <w:color w:val="008000"/>
                <w:sz w:val="24"/>
                <w:szCs w:val="24"/>
                <w:rtl/>
                <w:lang w:eastAsia="he-IL"/>
              </w:rPr>
              <w:t>‏01/08/2021</w:t>
            </w:r>
          </w:ins>
        </w:sdtContent>
      </w:sdt>
      <w:r w:rsidRPr="00AA7633">
        <w:rPr>
          <w:rFonts w:ascii="Times New Roman" w:eastAsia="Times New Roman" w:hAnsi="Times New Roman" w:cs="David" w:hint="cs"/>
          <w:sz w:val="24"/>
          <w:szCs w:val="24"/>
          <w:rtl/>
          <w:lang w:eastAsia="he-IL"/>
        </w:rPr>
        <w:t xml:space="preserve"> או עבור חלקן כמפורט להלן:</w:t>
      </w:r>
    </w:p>
    <w:p w14:paraId="6FDDD75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C9C20C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A2D81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E49147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4A2197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9B842C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CE67D8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6A3E3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3E0C6B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33A64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57DF4A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1C1FEA9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7650C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4904F007"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D79164E"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09599F68"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4E450FEE"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4A80EB50"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8" w:author="דקל רוקבן" w:date="2021-11-21T13:24:00Z">
            <w:r w:rsidR="00D252C1">
              <w:rPr>
                <w:rFonts w:ascii="Times New Roman" w:eastAsia="Times New Roman" w:hAnsi="Times New Roman" w:cs="David"/>
                <w:color w:val="008000"/>
                <w:sz w:val="24"/>
                <w:szCs w:val="24"/>
                <w:rtl/>
                <w:lang w:eastAsia="he-IL"/>
              </w:rPr>
              <w:t>מרחב מוגן- רמי לוי בע"מ</w:t>
            </w:r>
          </w:ins>
        </w:sdtContent>
      </w:sdt>
    </w:p>
    <w:p w14:paraId="4ED02B5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31B62D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AB17A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7AB7948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C9A255"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5658600"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42D26FDD"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E1A3E2A"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FCF92A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3A99EB"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282F8026"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4153F8FD"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D83CAD1" w14:textId="77777777" w:rsidR="00AA7633" w:rsidRPr="00AA7633" w:rsidRDefault="00AA7633" w:rsidP="00AA7633">
      <w:pPr>
        <w:rPr>
          <w:rFonts w:ascii="David" w:hAnsi="David" w:cs="David"/>
        </w:rPr>
      </w:pPr>
    </w:p>
    <w:p w14:paraId="540883A6"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A51EB6" w14:textId="77777777" w:rsidR="0063247D" w:rsidRDefault="0063247D" w:rsidP="00AF234B">
      <w:pPr>
        <w:spacing w:before="0" w:after="0" w:line="240" w:lineRule="auto"/>
      </w:pPr>
      <w:r>
        <w:separator/>
      </w:r>
    </w:p>
  </w:endnote>
  <w:endnote w:type="continuationSeparator" w:id="0">
    <w:p w14:paraId="1E77CFBD" w14:textId="77777777" w:rsidR="0063247D" w:rsidRDefault="0063247D"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63247D" w:rsidRPr="00797990" w14:paraId="5437A1FD" w14:textId="77777777" w:rsidTr="00797990">
      <w:tc>
        <w:tcPr>
          <w:tcW w:w="815" w:type="dxa"/>
        </w:tcPr>
        <w:p w14:paraId="590BE5AB" w14:textId="77777777" w:rsidR="0063247D" w:rsidRPr="00797990" w:rsidRDefault="0063247D"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3876C064" w14:textId="77777777" w:rsidR="0063247D" w:rsidRPr="00797990" w:rsidRDefault="00D252C1" w:rsidP="00797990">
              <w:pPr>
                <w:tabs>
                  <w:tab w:val="center" w:pos="4153"/>
                  <w:tab w:val="right" w:pos="8306"/>
                </w:tabs>
                <w:spacing w:before="0" w:after="0" w:line="240" w:lineRule="auto"/>
                <w:rPr>
                  <w:rFonts w:ascii="David" w:hAnsi="David"/>
                  <w:color w:val="00B0F0"/>
                  <w:rtl/>
                </w:rPr>
              </w:pPr>
              <w:ins w:id="39" w:author="דקל רוקבן" w:date="2021-11-21T13:23:00Z">
                <w:r>
                  <w:rPr>
                    <w:rFonts w:ascii="David" w:hAnsi="David"/>
                    <w:color w:val="00B0F0"/>
                    <w:rtl/>
                  </w:rPr>
                  <w:t>נתניה - מגרש 1409</w:t>
                </w:r>
              </w:ins>
            </w:p>
          </w:tc>
        </w:sdtContent>
      </w:sdt>
      <w:tc>
        <w:tcPr>
          <w:tcW w:w="2810" w:type="dxa"/>
        </w:tcPr>
        <w:p w14:paraId="3EBF8C0D" w14:textId="77777777" w:rsidR="0063247D" w:rsidRPr="00797990" w:rsidRDefault="0063247D"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חוזה מיגון ומיקלוט</w:t>
              </w:r>
            </w:sdtContent>
          </w:sdt>
        </w:p>
      </w:tc>
      <w:tc>
        <w:tcPr>
          <w:tcW w:w="232" w:type="dxa"/>
        </w:tcPr>
        <w:p w14:paraId="556CB2C0" w14:textId="77777777" w:rsidR="0063247D" w:rsidRPr="00797990" w:rsidRDefault="0063247D" w:rsidP="00797990">
          <w:pPr>
            <w:tabs>
              <w:tab w:val="center" w:pos="4153"/>
              <w:tab w:val="right" w:pos="8306"/>
            </w:tabs>
            <w:spacing w:before="0" w:after="0" w:line="240" w:lineRule="auto"/>
            <w:rPr>
              <w:rFonts w:ascii="David" w:hAnsi="David"/>
              <w:sz w:val="16"/>
              <w:szCs w:val="16"/>
              <w:rtl/>
            </w:rPr>
          </w:pPr>
        </w:p>
      </w:tc>
      <w:tc>
        <w:tcPr>
          <w:tcW w:w="1040" w:type="dxa"/>
        </w:tcPr>
        <w:p w14:paraId="46125C65" w14:textId="77777777" w:rsidR="0063247D" w:rsidRPr="00797990" w:rsidRDefault="0063247D"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496F7711" w14:textId="77777777" w:rsidR="0063247D" w:rsidRPr="00797990" w:rsidRDefault="0063247D"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63247D" w:rsidRPr="00797990" w14:paraId="324B268F" w14:textId="77777777" w:rsidTr="00797990">
      <w:tc>
        <w:tcPr>
          <w:tcW w:w="815" w:type="dxa"/>
        </w:tcPr>
        <w:p w14:paraId="754E4671" w14:textId="77777777" w:rsidR="0063247D" w:rsidRPr="00797990" w:rsidRDefault="0063247D"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56F14D98" w14:textId="77777777" w:rsidR="0063247D" w:rsidRPr="00797990" w:rsidRDefault="00D252C1" w:rsidP="00797990">
              <w:pPr>
                <w:tabs>
                  <w:tab w:val="center" w:pos="4153"/>
                  <w:tab w:val="right" w:pos="8306"/>
                </w:tabs>
                <w:spacing w:before="0" w:after="0" w:line="240" w:lineRule="auto"/>
                <w:rPr>
                  <w:rFonts w:ascii="David" w:hAnsi="David"/>
                  <w:color w:val="00B0F0"/>
                  <w:rtl/>
                </w:rPr>
              </w:pPr>
              <w:ins w:id="40" w:author="דקל רוקבן" w:date="2021-11-21T13:24:00Z">
                <w:r>
                  <w:rPr>
                    <w:rFonts w:ascii="David" w:hAnsi="David"/>
                    <w:color w:val="00B0F0"/>
                    <w:rtl/>
                  </w:rPr>
                  <w:t>מרחב מוגן- רמי לוי בע"מ</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3247D" w:rsidRPr="00797990" w14:paraId="2D912F47" w14:textId="77777777" w:rsidTr="0063247D">
            <w:trPr>
              <w:trHeight w:val="201"/>
            </w:trPr>
            <w:tc>
              <w:tcPr>
                <w:tcW w:w="926" w:type="dxa"/>
              </w:tcPr>
              <w:p w14:paraId="023A9378" w14:textId="77777777" w:rsidR="0063247D" w:rsidRPr="00797990" w:rsidRDefault="0063247D"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C380E81" w14:textId="77777777" w:rsidR="0063247D" w:rsidRPr="00797990" w:rsidRDefault="0063247D"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35CF7B0E" w14:textId="77777777" w:rsidR="0063247D" w:rsidRPr="00797990" w:rsidRDefault="0063247D" w:rsidP="00797990">
          <w:pPr>
            <w:tabs>
              <w:tab w:val="center" w:pos="4153"/>
              <w:tab w:val="right" w:pos="8306"/>
            </w:tabs>
            <w:spacing w:before="0" w:after="0" w:line="240" w:lineRule="auto"/>
            <w:rPr>
              <w:rFonts w:ascii="David" w:hAnsi="David"/>
              <w:rtl/>
            </w:rPr>
          </w:pPr>
        </w:p>
      </w:tc>
      <w:tc>
        <w:tcPr>
          <w:tcW w:w="232" w:type="dxa"/>
        </w:tcPr>
        <w:p w14:paraId="73B08DC4" w14:textId="77777777" w:rsidR="0063247D" w:rsidRPr="00797990" w:rsidRDefault="0063247D" w:rsidP="00797990">
          <w:pPr>
            <w:tabs>
              <w:tab w:val="center" w:pos="4153"/>
              <w:tab w:val="right" w:pos="8306"/>
            </w:tabs>
            <w:spacing w:before="0" w:after="0" w:line="240" w:lineRule="auto"/>
            <w:rPr>
              <w:rFonts w:ascii="David" w:hAnsi="David"/>
              <w:rtl/>
            </w:rPr>
          </w:pPr>
        </w:p>
      </w:tc>
      <w:tc>
        <w:tcPr>
          <w:tcW w:w="1040" w:type="dxa"/>
        </w:tcPr>
        <w:p w14:paraId="573B958F" w14:textId="77777777" w:rsidR="0063247D" w:rsidRPr="00797990" w:rsidRDefault="0063247D"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23E56472" w14:textId="77777777" w:rsidR="0063247D" w:rsidRPr="00797990" w:rsidRDefault="0063247D"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797990">
                <w:rPr>
                  <w:rFonts w:ascii="David" w:hAnsi="David"/>
                  <w:color w:val="00B0F0"/>
                  <w:sz w:val="20"/>
                  <w:szCs w:val="20"/>
                  <w:rtl/>
                </w:rPr>
                <w:t>[סטטוס חוזה]</w:t>
              </w:r>
            </w:sdtContent>
          </w:sdt>
        </w:p>
      </w:tc>
    </w:tr>
    <w:tr w:rsidR="0063247D" w:rsidRPr="00797990" w14:paraId="70EA0B30" w14:textId="77777777" w:rsidTr="00797990">
      <w:trPr>
        <w:trHeight w:val="80"/>
      </w:trPr>
      <w:tc>
        <w:tcPr>
          <w:tcW w:w="815" w:type="dxa"/>
        </w:tcPr>
        <w:p w14:paraId="0812F7D2" w14:textId="77777777" w:rsidR="0063247D" w:rsidRPr="00797990" w:rsidRDefault="0063247D" w:rsidP="00797990">
          <w:pPr>
            <w:tabs>
              <w:tab w:val="center" w:pos="4153"/>
              <w:tab w:val="right" w:pos="8306"/>
            </w:tabs>
            <w:spacing w:before="0" w:after="0" w:line="240" w:lineRule="auto"/>
            <w:rPr>
              <w:rFonts w:ascii="David" w:hAnsi="David"/>
              <w:rtl/>
            </w:rPr>
          </w:pPr>
        </w:p>
      </w:tc>
      <w:tc>
        <w:tcPr>
          <w:tcW w:w="1633" w:type="dxa"/>
        </w:tcPr>
        <w:p w14:paraId="5AB9EBC9" w14:textId="77777777" w:rsidR="0063247D" w:rsidRPr="00797990" w:rsidRDefault="0063247D" w:rsidP="00797990">
          <w:pPr>
            <w:tabs>
              <w:tab w:val="center" w:pos="4153"/>
              <w:tab w:val="right" w:pos="8306"/>
            </w:tabs>
            <w:spacing w:before="0" w:after="0" w:line="240" w:lineRule="auto"/>
            <w:rPr>
              <w:rFonts w:ascii="David" w:hAnsi="David"/>
              <w:color w:val="00B0F0"/>
              <w:rtl/>
            </w:rPr>
          </w:pPr>
        </w:p>
      </w:tc>
      <w:tc>
        <w:tcPr>
          <w:tcW w:w="2810" w:type="dxa"/>
        </w:tcPr>
        <w:p w14:paraId="29975636" w14:textId="77777777" w:rsidR="0063247D" w:rsidRPr="00797990" w:rsidRDefault="0063247D" w:rsidP="00797990">
          <w:pPr>
            <w:tabs>
              <w:tab w:val="center" w:pos="4153"/>
              <w:tab w:val="right" w:pos="8306"/>
            </w:tabs>
            <w:spacing w:before="0" w:after="0" w:line="240" w:lineRule="auto"/>
            <w:rPr>
              <w:rFonts w:ascii="David" w:hAnsi="David"/>
              <w:rtl/>
            </w:rPr>
          </w:pPr>
        </w:p>
      </w:tc>
      <w:tc>
        <w:tcPr>
          <w:tcW w:w="232" w:type="dxa"/>
        </w:tcPr>
        <w:p w14:paraId="2DD32771" w14:textId="77777777" w:rsidR="0063247D" w:rsidRPr="00797990" w:rsidRDefault="0063247D" w:rsidP="00797990">
          <w:pPr>
            <w:tabs>
              <w:tab w:val="center" w:pos="4153"/>
              <w:tab w:val="right" w:pos="8306"/>
            </w:tabs>
            <w:spacing w:before="0" w:after="0" w:line="240" w:lineRule="auto"/>
            <w:rPr>
              <w:rFonts w:ascii="David" w:hAnsi="David"/>
              <w:rtl/>
            </w:rPr>
          </w:pPr>
        </w:p>
      </w:tc>
      <w:tc>
        <w:tcPr>
          <w:tcW w:w="1040" w:type="dxa"/>
        </w:tcPr>
        <w:p w14:paraId="189CDB04" w14:textId="77777777" w:rsidR="0063247D" w:rsidRPr="00797990" w:rsidRDefault="0063247D" w:rsidP="00797990">
          <w:pPr>
            <w:tabs>
              <w:tab w:val="center" w:pos="4153"/>
              <w:tab w:val="right" w:pos="8306"/>
            </w:tabs>
            <w:spacing w:before="0" w:after="0" w:line="240" w:lineRule="auto"/>
            <w:rPr>
              <w:rFonts w:ascii="David" w:hAnsi="David"/>
              <w:rtl/>
            </w:rPr>
          </w:pPr>
        </w:p>
      </w:tc>
      <w:tc>
        <w:tcPr>
          <w:tcW w:w="1776" w:type="dxa"/>
        </w:tcPr>
        <w:p w14:paraId="548AEE6F" w14:textId="77777777" w:rsidR="0063247D" w:rsidRPr="00797990" w:rsidRDefault="0063247D" w:rsidP="00797990">
          <w:pPr>
            <w:tabs>
              <w:tab w:val="center" w:pos="4153"/>
              <w:tab w:val="right" w:pos="8306"/>
            </w:tabs>
            <w:spacing w:before="0" w:after="0" w:line="240" w:lineRule="auto"/>
            <w:rPr>
              <w:rFonts w:ascii="David" w:hAnsi="David"/>
              <w:rtl/>
            </w:rPr>
          </w:pPr>
        </w:p>
      </w:tc>
    </w:tr>
  </w:tbl>
  <w:p w14:paraId="5DBC1BBC" w14:textId="77777777" w:rsidR="0063247D" w:rsidRDefault="0063247D"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1480D956" w14:textId="77777777" w:rsidR="0063247D" w:rsidRPr="00797990" w:rsidRDefault="0063247D"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A451CB" w14:textId="77777777" w:rsidR="0063247D" w:rsidRDefault="0063247D" w:rsidP="00AF234B">
      <w:pPr>
        <w:spacing w:before="0" w:after="0" w:line="240" w:lineRule="auto"/>
      </w:pPr>
      <w:r>
        <w:separator/>
      </w:r>
    </w:p>
  </w:footnote>
  <w:footnote w:type="continuationSeparator" w:id="0">
    <w:p w14:paraId="197BE1AE" w14:textId="77777777" w:rsidR="0063247D" w:rsidRDefault="0063247D"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6020CCA1" w14:textId="77777777" w:rsidR="0063247D" w:rsidRDefault="0063247D" w:rsidP="00CF334C">
        <w:pPr>
          <w:pStyle w:val="a3"/>
          <w:jc w:val="center"/>
        </w:pPr>
        <w:r>
          <w:fldChar w:fldCharType="begin"/>
        </w:r>
        <w:r>
          <w:instrText xml:space="preserve"> PAGE   \* MERGEFORMAT </w:instrText>
        </w:r>
        <w:r>
          <w:fldChar w:fldCharType="separate"/>
        </w:r>
        <w:r w:rsidR="00D252C1">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4F3038"/>
    <w:rsid w:val="00552E11"/>
    <w:rsid w:val="005E4E19"/>
    <w:rsid w:val="0063247D"/>
    <w:rsid w:val="0072103C"/>
    <w:rsid w:val="00797990"/>
    <w:rsid w:val="00896EF9"/>
    <w:rsid w:val="008C64C6"/>
    <w:rsid w:val="00942177"/>
    <w:rsid w:val="00A37B0F"/>
    <w:rsid w:val="00A74535"/>
    <w:rsid w:val="00AA7633"/>
    <w:rsid w:val="00AF234B"/>
    <w:rsid w:val="00B955C3"/>
    <w:rsid w:val="00BA32DF"/>
    <w:rsid w:val="00BE17B4"/>
    <w:rsid w:val="00CD5A24"/>
    <w:rsid w:val="00CF334C"/>
    <w:rsid w:val="00D252C1"/>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281F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AB3A4B"/>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6D734-C7C1-47F9-8BEC-2E5B26BD9DC1}"/>
</file>

<file path=customXml/itemProps2.xml><?xml version="1.0" encoding="utf-8"?>
<ds:datastoreItem xmlns:ds="http://schemas.openxmlformats.org/officeDocument/2006/customXml" ds:itemID="{9F62AB4F-783D-4667-943B-F1C8883DDB5A}"/>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22E6837A-DFF6-4911-8FD0-5433FCF4ED07}"/>
</file>

<file path=docProps/app.xml><?xml version="1.0" encoding="utf-8"?>
<Properties xmlns="http://schemas.openxmlformats.org/officeDocument/2006/extended-properties" xmlns:vt="http://schemas.openxmlformats.org/officeDocument/2006/docPropsVTypes">
  <Template>Normal</Template>
  <TotalTime>49</TotalTime>
  <Pages>36</Pages>
  <Words>10271</Words>
  <Characters>51358</Characters>
  <Application>Microsoft Office Word</Application>
  <DocSecurity>0</DocSecurity>
  <Lines>427</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2021-11-21T10:36:00Z</dcterms:created>
  <dcterms:modified xsi:type="dcterms:W3CDTF">2021-11-21T11:25:00Z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44f9008d-9569-4157-9f4a-2aed68ccc666</vt:lpwstr>
  </property>
</Properties>
</file>