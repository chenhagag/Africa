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73C029"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bookmarkStart w:id="0" w:name="_GoBack"/>
    </w:p>
    <w:bookmarkEnd w:id="0"/>
    <w:p w14:paraId="049FC12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C0FFD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A2356F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CCDBD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61A75D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i/>
          <w:iCs/>
          <w:noProof/>
          <w:sz w:val="24"/>
          <w:szCs w:val="24"/>
          <w:u w:val="single"/>
          <w:rtl/>
        </w:rPr>
      </w:pPr>
    </w:p>
    <w:p w14:paraId="50285FF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i/>
          <w:iCs/>
          <w:noProof/>
          <w:sz w:val="24"/>
          <w:szCs w:val="24"/>
        </w:rPr>
        <w:drawing>
          <wp:inline distT="0" distB="0" distL="0" distR="0" wp14:anchorId="322777D6" wp14:editId="2F2D1653">
            <wp:extent cx="5274310" cy="46799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37F5BDC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p>
    <w:p w14:paraId="697D4BB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CF551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B0065D7"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94FC711"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94A879" w14:textId="77777777" w:rsidR="001607C8" w:rsidRDefault="001607C8"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61006D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776496">
        <w:rPr>
          <w:rFonts w:ascii="Times New Roman" w:eastAsia="Times New Roman" w:hAnsi="Times New Roman" w:cs="David" w:hint="cs"/>
          <w:bCs/>
          <w:sz w:val="32"/>
          <w:szCs w:val="32"/>
          <w:u w:val="single"/>
          <w:rtl/>
          <w:lang w:eastAsia="he-IL"/>
        </w:rPr>
        <w:t>חוזה יועץ אקוסטיקה</w:t>
      </w:r>
    </w:p>
    <w:p w14:paraId="7FE4557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5B0198F"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FD1870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436BA3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291B3C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AA9D7A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0C38BD2"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5113087C887B4399A8BC91DFCB8BED6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8D7C2D1" w14:textId="77777777" w:rsidR="003C30D7" w:rsidRPr="00B27B4C" w:rsidRDefault="00B35330"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ins w:id="1" w:author="דקל רוקבן" w:date="2021-11-21T12:27:00Z">
            <w:r>
              <w:rPr>
                <w:rFonts w:ascii="Times New Roman" w:eastAsia="Times New Roman" w:hAnsi="Times New Roman" w:cs="David"/>
                <w:bCs/>
                <w:sz w:val="32"/>
                <w:szCs w:val="32"/>
                <w:u w:val="single"/>
                <w:rtl/>
                <w:lang w:eastAsia="he-IL"/>
              </w:rPr>
              <w:t>נתניה - מגרש 1409</w:t>
            </w:r>
          </w:ins>
        </w:p>
      </w:sdtContent>
    </w:sdt>
    <w:p w14:paraId="6859A95C"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89EB47B3EF0C49E992A99FF0330B6A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2C31BAB"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a7"/>
              <w:color w:val="00B0F0"/>
              <w:rtl/>
            </w:rPr>
            <w:t>[שם אתר]</w:t>
          </w:r>
        </w:p>
      </w:sdtContent>
    </w:sdt>
    <w:p w14:paraId="22094285"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849A229"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BDEE16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07AE6F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5FB7FC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C62AEC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D87AF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BF2FC4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3C4E465"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37ABDC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6D0236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19EB46F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0F3B9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D6CF37B"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7C58C6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0A71EC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654CBA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E1690B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2BA0F9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6F541F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9F165D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CDD05A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62DDC9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873497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9D558AD"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8B7E2E1"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1879926"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4A0AFE4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22C8C6FA"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B862F14"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5C8C5F8"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725F7B4E"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r w:rsidRPr="003C30D7">
        <w:rPr>
          <w:rFonts w:ascii="Times New Roman" w:eastAsia="Times New Roman" w:hAnsi="Times New Roman" w:cs="David" w:hint="cs"/>
          <w:bCs/>
          <w:sz w:val="32"/>
          <w:szCs w:val="32"/>
          <w:u w:val="single"/>
          <w:rtl/>
          <w:lang w:eastAsia="he-IL"/>
        </w:rPr>
        <w:t>חוזה</w:t>
      </w:r>
      <w:r w:rsidR="000F5BD1">
        <w:rPr>
          <w:rFonts w:ascii="Times New Roman" w:eastAsia="Times New Roman" w:hAnsi="Times New Roman" w:cs="David" w:hint="cs"/>
          <w:bCs/>
          <w:i/>
          <w:iCs/>
          <w:sz w:val="32"/>
          <w:szCs w:val="32"/>
          <w:u w:val="single"/>
          <w:rtl/>
          <w:lang w:eastAsia="he-IL"/>
        </w:rPr>
        <w:t xml:space="preserve"> </w:t>
      </w:r>
      <w:r w:rsidR="000F5BD1" w:rsidRPr="00776496">
        <w:rPr>
          <w:rFonts w:ascii="Times New Roman" w:eastAsia="Times New Roman" w:hAnsi="Times New Roman" w:cs="David" w:hint="cs"/>
          <w:bCs/>
          <w:sz w:val="32"/>
          <w:szCs w:val="32"/>
          <w:u w:val="single"/>
          <w:rtl/>
          <w:lang w:eastAsia="he-IL"/>
        </w:rPr>
        <w:t>אקוסטיקה</w:t>
      </w:r>
    </w:p>
    <w:p w14:paraId="540A52B9" w14:textId="77777777" w:rsidR="00776496" w:rsidRPr="003C30D7" w:rsidRDefault="00776496" w:rsidP="00776496">
      <w:pPr>
        <w:widowControl w:val="0"/>
        <w:spacing w:before="0" w:beforeAutospacing="0" w:after="0" w:afterAutospacing="0" w:line="240" w:lineRule="auto"/>
        <w:jc w:val="center"/>
        <w:rPr>
          <w:rFonts w:ascii="Times New Roman" w:eastAsia="Times New Roman" w:hAnsi="Times New Roman" w:cs="David"/>
          <w:bCs/>
          <w:color w:val="00B0F0"/>
          <w:sz w:val="24"/>
          <w:szCs w:val="24"/>
          <w:u w:val="single"/>
          <w:rtl/>
          <w:lang w:eastAsia="he-IL"/>
        </w:rPr>
      </w:pPr>
    </w:p>
    <w:p w14:paraId="2B1478E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776496">
        <w:rPr>
          <w:rFonts w:ascii="Times New Roman" w:eastAsia="Times New Roman" w:hAnsi="Times New Roman" w:cs="David" w:hint="cs"/>
          <w:sz w:val="24"/>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945661081"/>
          <w:placeholder>
            <w:docPart w:val="7DAD126061D047E2B25F3BCF3A71711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1T00:00:00Z">
            <w:dateFormat w:val="dd/MM/yyyy"/>
            <w:lid w:val="he-IL"/>
            <w:storeMappedDataAs w:val="dateTime"/>
            <w:calendar w:val="gregorian"/>
          </w:date>
        </w:sdtPr>
        <w:sdtEndPr>
          <w:rPr>
            <w:rFonts w:hint="cs"/>
          </w:rPr>
        </w:sdtEndPr>
        <w:sdtContent>
          <w:ins w:id="2" w:author="דקל רוקבן" w:date="2021-11-21T12:28:00Z">
            <w:r w:rsidR="00B35330">
              <w:rPr>
                <w:rFonts w:ascii="Times New Roman" w:eastAsia="Times New Roman" w:hAnsi="Times New Roman" w:cs="David" w:hint="cs"/>
                <w:color w:val="800080"/>
                <w:sz w:val="24"/>
                <w:szCs w:val="24"/>
                <w:rtl/>
                <w:lang w:eastAsia="he-IL"/>
              </w:rPr>
              <w:t>‏01/08/2021</w:t>
            </w:r>
          </w:ins>
        </w:sdtContent>
      </w:sdt>
    </w:p>
    <w:p w14:paraId="4B6FB6EC" w14:textId="77777777" w:rsidR="00776496" w:rsidRPr="00776496" w:rsidRDefault="00776496" w:rsidP="00776496">
      <w:pPr>
        <w:widowControl w:val="0"/>
        <w:spacing w:before="0" w:beforeAutospacing="0" w:after="0" w:afterAutospacing="0" w:line="240" w:lineRule="auto"/>
        <w:rPr>
          <w:rFonts w:ascii="Times New Roman" w:eastAsia="Times New Roman" w:hAnsi="Times New Roman" w:cs="David"/>
          <w:sz w:val="24"/>
          <w:szCs w:val="24"/>
          <w:rtl/>
        </w:rPr>
      </w:pPr>
    </w:p>
    <w:p w14:paraId="17C956A0"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220CF84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9D0EC2" w14:textId="77777777" w:rsidR="00776496" w:rsidRPr="00776496" w:rsidRDefault="00776496" w:rsidP="00776496">
      <w:pPr>
        <w:widowControl w:val="0"/>
        <w:spacing w:before="0" w:beforeAutospacing="0" w:after="0" w:afterAutospacing="0" w:line="240" w:lineRule="auto"/>
        <w:ind w:left="3600" w:right="3600" w:firstLine="720"/>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color w:val="800080"/>
          <w:sz w:val="24"/>
          <w:szCs w:val="24"/>
          <w:rtl/>
        </w:rPr>
        <w:alias w:val="צד א בחוזה"/>
        <w:tag w:val="cntTzadA"/>
        <w:id w:val="-1915695800"/>
        <w:placeholder>
          <w:docPart w:val="60977014F181400BBD6654B27E03DF6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324C2250" w14:textId="77777777" w:rsidR="00776496" w:rsidRPr="00776496" w:rsidRDefault="00B35330" w:rsidP="00776496">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3" w:author="דקל רוקבן" w:date="2021-11-21T12:28:00Z">
            <w:r>
              <w:rPr>
                <w:rFonts w:ascii="Times New Roman" w:eastAsia="Times New Roman" w:hAnsi="Times New Roman" w:cs="David"/>
                <w:color w:val="800080"/>
                <w:sz w:val="24"/>
                <w:szCs w:val="24"/>
                <w:rtl/>
              </w:rPr>
              <w:br/>
              <w:t>אפריקה ישראל מגורים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מ.ז 52-003476-0</w:t>
            </w:r>
            <w:r>
              <w:rPr>
                <w:rFonts w:ascii="Times New Roman" w:eastAsia="Times New Roman" w:hAnsi="Times New Roman" w:cs="David"/>
                <w:color w:val="800080"/>
                <w:sz w:val="24"/>
                <w:szCs w:val="24"/>
                <w:rtl/>
              </w:rPr>
              <w:br/>
            </w:r>
          </w:ins>
        </w:p>
      </w:sdtContent>
    </w:sdt>
    <w:p w14:paraId="2DCD17E0"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3019CAC9"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אחד;</w:t>
      </w:r>
    </w:p>
    <w:p w14:paraId="688555C3"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p>
    <w:p w14:paraId="5E380463" w14:textId="77777777" w:rsidR="00776496" w:rsidRPr="00776496" w:rsidRDefault="00776496" w:rsidP="00776496">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hint="cs"/>
          <w:bCs/>
          <w:sz w:val="24"/>
          <w:szCs w:val="24"/>
          <w:rtl/>
          <w:lang w:eastAsia="he-IL"/>
        </w:rPr>
        <w:t>ל ב י ן</w:t>
      </w:r>
    </w:p>
    <w:p w14:paraId="260D2F0C"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sdt>
      <w:sdtPr>
        <w:rPr>
          <w:rFonts w:ascii="Times New Roman" w:eastAsia="Times New Roman" w:hAnsi="Times New Roman" w:cs="David"/>
          <w:color w:val="800080"/>
          <w:sz w:val="24"/>
          <w:szCs w:val="24"/>
          <w:rtl/>
        </w:rPr>
        <w:alias w:val="צדדים נוספים"/>
        <w:tag w:val="cntTzadB_x002C__x0020_cntTzadC_x002C__x0020_cntTzadD"/>
        <w:id w:val="1815134555"/>
        <w:placeholder>
          <w:docPart w:val="46CDD4280F5E4534A56013B51582632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62D2941B" w14:textId="77777777" w:rsidR="00776496" w:rsidRPr="00776496" w:rsidRDefault="00B35330"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ins w:id="4" w:author="דקל רוקבן" w:date="2021-11-21T12:30:00Z">
            <w:r>
              <w:rPr>
                <w:rFonts w:ascii="Times New Roman" w:eastAsia="Times New Roman" w:hAnsi="Times New Roman" w:cs="David"/>
                <w:color w:val="800080"/>
                <w:sz w:val="24"/>
                <w:szCs w:val="24"/>
                <w:rtl/>
              </w:rPr>
              <w:br/>
              <w:t>ע. לבני הנדסה אקוסטית בע"מ</w:t>
            </w:r>
            <w:r>
              <w:rPr>
                <w:rFonts w:ascii="Times New Roman" w:eastAsia="Times New Roman" w:hAnsi="Times New Roman" w:cs="David"/>
                <w:color w:val="800080"/>
                <w:sz w:val="24"/>
                <w:szCs w:val="24"/>
                <w:rtl/>
              </w:rPr>
              <w:br/>
              <w:t>הפלדה 7 אור יהודה</w:t>
            </w:r>
            <w:r>
              <w:rPr>
                <w:rFonts w:ascii="Times New Roman" w:eastAsia="Times New Roman" w:hAnsi="Times New Roman" w:cs="David"/>
                <w:color w:val="800080"/>
                <w:sz w:val="24"/>
                <w:szCs w:val="24"/>
                <w:rtl/>
              </w:rPr>
              <w:br/>
            </w:r>
          </w:ins>
        </w:p>
      </w:sdtContent>
    </w:sdt>
    <w:p w14:paraId="4388CB37"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bCs/>
          <w:sz w:val="24"/>
          <w:szCs w:val="24"/>
          <w:rtl/>
          <w:lang w:eastAsia="he-IL"/>
        </w:rPr>
      </w:pPr>
      <w:r w:rsidRPr="00776496">
        <w:rPr>
          <w:rFonts w:ascii="Times New Roman" w:eastAsia="Times New Roman" w:hAnsi="Times New Roman" w:cs="David" w:hint="cs"/>
          <w:sz w:val="24"/>
          <w:szCs w:val="24"/>
          <w:rtl/>
          <w:lang w:eastAsia="he-IL"/>
        </w:rPr>
        <w:t>(להלן: "</w:t>
      </w:r>
      <w:r w:rsidRPr="00776496">
        <w:rPr>
          <w:rFonts w:ascii="Times New Roman" w:eastAsia="Times New Roman" w:hAnsi="Times New Roman" w:cs="David" w:hint="cs"/>
          <w:b/>
          <w:bCs/>
          <w:sz w:val="24"/>
          <w:szCs w:val="24"/>
          <w:rtl/>
          <w:lang w:eastAsia="he-IL"/>
        </w:rPr>
        <w:t>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Cs/>
          <w:sz w:val="24"/>
          <w:szCs w:val="24"/>
          <w:rtl/>
          <w:lang w:eastAsia="he-IL"/>
        </w:rPr>
        <w:t xml:space="preserve">  </w:t>
      </w:r>
    </w:p>
    <w:p w14:paraId="71E8DD09"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r w:rsidRPr="00776496">
        <w:rPr>
          <w:rFonts w:ascii="Times New Roman" w:eastAsia="Times New Roman" w:hAnsi="Times New Roman" w:cs="David" w:hint="cs"/>
          <w:bCs/>
          <w:sz w:val="24"/>
          <w:szCs w:val="24"/>
          <w:rtl/>
          <w:lang w:eastAsia="he-IL"/>
        </w:rPr>
        <w:t xml:space="preserve">         מצד שני;</w:t>
      </w:r>
    </w:p>
    <w:p w14:paraId="0D749D3B" w14:textId="77777777" w:rsidR="00776496" w:rsidRPr="00776496" w:rsidRDefault="00776496" w:rsidP="00776496">
      <w:pPr>
        <w:widowControl w:val="0"/>
        <w:spacing w:before="0" w:beforeAutospacing="0" w:after="0" w:afterAutospacing="0" w:line="240" w:lineRule="auto"/>
        <w:ind w:left="2880" w:firstLine="720"/>
        <w:rPr>
          <w:rFonts w:ascii="Times New Roman" w:eastAsia="Times New Roman" w:hAnsi="Times New Roman" w:cs="David"/>
          <w:sz w:val="24"/>
          <w:szCs w:val="24"/>
          <w:rtl/>
          <w:lang w:eastAsia="he-IL"/>
        </w:rPr>
      </w:pPr>
    </w:p>
    <w:p w14:paraId="4DC096C2" w14:textId="77777777" w:rsidR="00776496" w:rsidRPr="00776496" w:rsidRDefault="00776496" w:rsidP="00776496">
      <w:pPr>
        <w:widowControl w:val="0"/>
        <w:spacing w:before="0" w:beforeAutospacing="0" w:after="480" w:afterAutospacing="0" w:line="240" w:lineRule="auto"/>
        <w:ind w:left="1440" w:hanging="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והואיל:</w:t>
      </w:r>
      <w:r w:rsidRPr="00776496">
        <w:rPr>
          <w:rFonts w:ascii="Times New Roman" w:eastAsia="Times New Roman" w:hAnsi="Times New Roman" w:cs="David"/>
          <w:bCs/>
          <w:sz w:val="24"/>
          <w:szCs w:val="24"/>
          <w:rtl/>
          <w:lang w:eastAsia="he-IL"/>
        </w:rPr>
        <w:tab/>
      </w:r>
      <w:r w:rsidRPr="00776496">
        <w:rPr>
          <w:rFonts w:ascii="Times New Roman" w:eastAsia="Times New Roman" w:hAnsi="Times New Roman" w:cs="David"/>
          <w:sz w:val="24"/>
          <w:szCs w:val="24"/>
          <w:rtl/>
          <w:lang w:eastAsia="he-IL"/>
        </w:rPr>
        <w:t>וברצון המזמין למסור ליועץ את ביצוע שירותי היועץ כמפורט להלן, כל זאת בתנאים המפורטים להלן בחוזה זה והיועץ הסכים לקבל על עצמו את העבודה הנ"ל;</w:t>
      </w:r>
    </w:p>
    <w:p w14:paraId="70645E66" w14:textId="77777777" w:rsidR="00776496" w:rsidRPr="00776496" w:rsidRDefault="00776496" w:rsidP="00776496">
      <w:pPr>
        <w:widowControl w:val="0"/>
        <w:spacing w:before="0" w:beforeAutospacing="0" w:after="360" w:afterAutospacing="0" w:line="240" w:lineRule="auto"/>
        <w:jc w:val="center"/>
        <w:outlineLvl w:val="1"/>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לפיכך הותנה והוסכם בין הצדדים כדלקמן:</w:t>
      </w:r>
    </w:p>
    <w:p w14:paraId="55866BA9"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u w:val="single"/>
          <w:rtl/>
          <w:lang w:eastAsia="he-IL"/>
        </w:rPr>
        <w:t>מבוא</w:t>
      </w:r>
    </w:p>
    <w:p w14:paraId="20DD0EEF" w14:textId="77777777" w:rsidR="00776496" w:rsidRPr="00776496" w:rsidRDefault="00776496" w:rsidP="00776496">
      <w:pPr>
        <w:widowControl w:val="0"/>
        <w:numPr>
          <w:ilvl w:val="1"/>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למונחים הבאים יהא הפרוש הנקוב בצידם דהיינו:</w:t>
      </w:r>
    </w:p>
    <w:p w14:paraId="5B92A6D0"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2416580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"הפרויקט"</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83CA013"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8D5B8F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"התכנית" </w:t>
      </w:r>
      <w:r w:rsidRPr="00776496">
        <w:rPr>
          <w:rFonts w:ascii="Times New Roman" w:eastAsia="Times New Roman" w:hAnsi="Times New Roman" w:cs="David"/>
          <w:sz w:val="24"/>
          <w:szCs w:val="24"/>
          <w:rtl/>
          <w:lang w:eastAsia="he-IL"/>
        </w:rPr>
        <w:t>/</w:t>
      </w:r>
    </w:p>
    <w:p w14:paraId="5A25C12F"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"המקרקעין"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7570FFAA"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B0D0390"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"האתר"</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שטח התכנית/המקרקעין לרבות כל חלק ממנו כפי שיקבע ע"י המזמין מעת לעת על פי שיקול דעתו הבלעדי.</w:t>
      </w:r>
    </w:p>
    <w:p w14:paraId="0D4E66E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13CDAF17"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היועצים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ליועץ.</w:t>
      </w:r>
    </w:p>
    <w:p w14:paraId="54C2C7A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F72BB72"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התכניות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היועץ תוך כדי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כל המסמכים שיערכו ע"י היועץ כאמור יערכו בשפה העברית.</w:t>
      </w:r>
    </w:p>
    <w:p w14:paraId="7F8DD37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7EF647E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lastRenderedPageBreak/>
        <w:t>"</w:t>
      </w:r>
      <w:r w:rsidRPr="00776496">
        <w:rPr>
          <w:rFonts w:ascii="Times New Roman" w:eastAsia="Times New Roman" w:hAnsi="Times New Roman" w:cs="David"/>
          <w:b/>
          <w:bCs/>
          <w:sz w:val="24"/>
          <w:szCs w:val="24"/>
          <w:rtl/>
          <w:lang w:eastAsia="he-IL"/>
        </w:rPr>
        <w:t>שירותי</w:t>
      </w:r>
    </w:p>
    <w:p w14:paraId="49317AC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היועץ</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p>
    <w:p w14:paraId="0A40FD7E"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השירותים</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 xml:space="preserve">השירותים כמוגדר וכמפורט בחוזה זה ובנספח </w:t>
      </w:r>
      <w:r w:rsidRPr="00776496">
        <w:rPr>
          <w:rFonts w:ascii="Times New Roman" w:eastAsia="Times New Roman" w:hAnsi="Times New Roman" w:cs="David"/>
          <w:b/>
          <w:bCs/>
          <w:sz w:val="24"/>
          <w:szCs w:val="24"/>
          <w:rtl/>
          <w:lang w:eastAsia="he-IL"/>
        </w:rPr>
        <w:t>ב'</w:t>
      </w:r>
      <w:r w:rsidRPr="00776496">
        <w:rPr>
          <w:rFonts w:ascii="Times New Roman" w:eastAsia="Times New Roman" w:hAnsi="Times New Roman" w:cs="David" w:hint="cs"/>
          <w:b/>
          <w:bCs/>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7A49774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F71DAF2"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המנהל</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DE9755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00486FF1"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מקום שמדובר בחוזה זה במזמין - גם המנהל במשמע.</w:t>
      </w:r>
    </w:p>
    <w:p w14:paraId="75FB2D77"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400C21EC"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2C7E2DF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החוזה</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w:t>
      </w:r>
    </w:p>
    <w:p w14:paraId="7FB6C874"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hint="cs"/>
          <w:b/>
          <w:bCs/>
          <w:sz w:val="24"/>
          <w:szCs w:val="24"/>
          <w:rtl/>
          <w:lang w:eastAsia="he-IL"/>
        </w:rPr>
        <w:t>ההסכם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חוזה זה על נספחיו.</w:t>
      </w:r>
    </w:p>
    <w:p w14:paraId="2234F4EA"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p>
    <w:p w14:paraId="64A488B3" w14:textId="77777777" w:rsidR="00776496" w:rsidRPr="00776496" w:rsidRDefault="00776496" w:rsidP="00776496">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הדין</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כהגדרתו בחוק ה</w:t>
      </w:r>
      <w:r w:rsidRPr="00776496">
        <w:rPr>
          <w:rFonts w:ascii="Times New Roman" w:eastAsia="Times New Roman" w:hAnsi="Times New Roman" w:cs="David" w:hint="cs"/>
          <w:sz w:val="24"/>
          <w:szCs w:val="24"/>
          <w:rtl/>
          <w:lang w:eastAsia="he-IL"/>
        </w:rPr>
        <w:t>פרשנות, התשמ"א-1981</w:t>
      </w:r>
      <w:r w:rsidRPr="00776496">
        <w:rPr>
          <w:rFonts w:ascii="Times New Roman" w:eastAsia="Times New Roman" w:hAnsi="Times New Roman" w:cs="David"/>
          <w:sz w:val="24"/>
          <w:szCs w:val="24"/>
          <w:rtl/>
          <w:lang w:eastAsia="he-IL"/>
        </w:rPr>
        <w:t xml:space="preserve"> לרבות כל </w:t>
      </w:r>
      <w:r w:rsidRPr="00776496">
        <w:rPr>
          <w:rFonts w:ascii="Times New Roman" w:eastAsia="Times New Roman" w:hAnsi="Times New Roman" w:cs="David" w:hint="cs"/>
          <w:sz w:val="24"/>
          <w:szCs w:val="24"/>
          <w:rtl/>
          <w:lang w:eastAsia="he-IL"/>
        </w:rPr>
        <w:t xml:space="preserve">תקנה ו/או </w:t>
      </w:r>
      <w:r w:rsidRPr="00776496">
        <w:rPr>
          <w:rFonts w:ascii="Times New Roman" w:eastAsia="Times New Roman" w:hAnsi="Times New Roman" w:cs="David"/>
          <w:sz w:val="24"/>
          <w:szCs w:val="24"/>
          <w:rtl/>
          <w:lang w:eastAsia="he-IL"/>
        </w:rPr>
        <w:t>הוראה של רשות מוסמכת בתוקף סמכותה על פי הדין.</w:t>
      </w:r>
    </w:p>
    <w:p w14:paraId="171D371D"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56D7FF38"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הרשות</w:t>
      </w:r>
    </w:p>
    <w:p w14:paraId="3766DD36"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המקומית</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המצ"ב.</w:t>
      </w:r>
    </w:p>
    <w:p w14:paraId="0041409B"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4"/>
          <w:szCs w:val="24"/>
          <w:rtl/>
          <w:lang w:eastAsia="he-IL"/>
        </w:rPr>
      </w:pPr>
    </w:p>
    <w:p w14:paraId="62582192" w14:textId="77777777" w:rsidR="00776496" w:rsidRPr="00776496" w:rsidRDefault="00776496" w:rsidP="00776496">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4"/>
          <w:szCs w:val="24"/>
          <w:rtl/>
          <w:lang w:eastAsia="he-IL"/>
        </w:rPr>
      </w:pP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b/>
          <w:bCs/>
          <w:sz w:val="24"/>
          <w:szCs w:val="24"/>
          <w:rtl/>
          <w:lang w:eastAsia="he-IL"/>
        </w:rPr>
        <w:t>חוזה</w:t>
      </w:r>
    </w:p>
    <w:p w14:paraId="6A0CBEC5"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 הפיתוח</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 xml:space="preserve">כמוגדר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w:t>
      </w:r>
    </w:p>
    <w:p w14:paraId="05FF86E7" w14:textId="77777777" w:rsidR="00776496" w:rsidRPr="00776496" w:rsidRDefault="00776496" w:rsidP="00776496">
      <w:pPr>
        <w:widowControl w:val="0"/>
        <w:tabs>
          <w:tab w:val="left" w:pos="1932"/>
        </w:tabs>
        <w:spacing w:before="0" w:beforeAutospacing="0" w:after="0" w:afterAutospacing="0" w:line="240" w:lineRule="auto"/>
        <w:ind w:left="798"/>
        <w:jc w:val="both"/>
        <w:rPr>
          <w:rFonts w:ascii="Times New Roman" w:eastAsia="Times New Roman" w:hAnsi="Times New Roman" w:cs="David"/>
          <w:sz w:val="24"/>
          <w:szCs w:val="24"/>
          <w:rtl/>
          <w:lang w:eastAsia="he-IL"/>
        </w:rPr>
      </w:pPr>
    </w:p>
    <w:p w14:paraId="36E6FEA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הכותרות בחוזה זה </w:t>
      </w:r>
      <w:r w:rsidRPr="00776496">
        <w:rPr>
          <w:rFonts w:ascii="Times New Roman" w:eastAsia="Times New Roman" w:hAnsi="Times New Roman" w:cs="David" w:hint="cs"/>
          <w:sz w:val="24"/>
          <w:szCs w:val="24"/>
          <w:rtl/>
          <w:lang w:eastAsia="he-IL"/>
        </w:rPr>
        <w:t xml:space="preserve">הינן לנוחיות בלבד ובכל מקרה </w:t>
      </w:r>
      <w:r w:rsidRPr="00776496">
        <w:rPr>
          <w:rFonts w:ascii="Times New Roman" w:eastAsia="Times New Roman" w:hAnsi="Times New Roman" w:cs="David"/>
          <w:sz w:val="24"/>
          <w:szCs w:val="24"/>
          <w:rtl/>
          <w:lang w:eastAsia="he-IL"/>
        </w:rPr>
        <w:t xml:space="preserve">לא ישמשו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פרש</w:t>
      </w:r>
      <w:r w:rsidRPr="00776496">
        <w:rPr>
          <w:rFonts w:ascii="Times New Roman" w:eastAsia="Times New Roman" w:hAnsi="Times New Roman" w:cs="David" w:hint="cs"/>
          <w:sz w:val="24"/>
          <w:szCs w:val="24"/>
          <w:rtl/>
          <w:lang w:eastAsia="he-IL"/>
        </w:rPr>
        <w:t>נות</w:t>
      </w:r>
      <w:r w:rsidRPr="00776496">
        <w:rPr>
          <w:rFonts w:ascii="Times New Roman" w:eastAsia="Times New Roman" w:hAnsi="Times New Roman" w:cs="David"/>
          <w:sz w:val="24"/>
          <w:szCs w:val="24"/>
          <w:rtl/>
          <w:lang w:eastAsia="he-IL"/>
        </w:rPr>
        <w:t>ו.</w:t>
      </w:r>
    </w:p>
    <w:p w14:paraId="56C3D8A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הנספחים לחוזה זה מהווים חלק בלתי נפרד הימנו ואלה הם:</w:t>
      </w:r>
    </w:p>
    <w:p w14:paraId="325B8145" w14:textId="77777777" w:rsidR="00776496" w:rsidRPr="00776496" w:rsidRDefault="00776496" w:rsidP="00776496">
      <w:pPr>
        <w:widowControl w:val="0"/>
        <w:spacing w:before="0" w:beforeAutospacing="0" w:after="0" w:afterAutospacing="0" w:line="240" w:lineRule="auto"/>
        <w:ind w:left="720"/>
        <w:jc w:val="both"/>
        <w:rPr>
          <w:rFonts w:ascii="Times New Roman" w:eastAsia="Times New Roman" w:hAnsi="Times New Roman" w:cs="David"/>
          <w:bCs/>
          <w:sz w:val="24"/>
          <w:szCs w:val="24"/>
          <w:rtl/>
          <w:lang w:eastAsia="he-IL"/>
        </w:rPr>
      </w:pPr>
    </w:p>
    <w:p w14:paraId="7B7AFE8B"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א'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כללי;</w:t>
      </w:r>
    </w:p>
    <w:p w14:paraId="38840977"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נספח 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שירותי היועץ;</w:t>
      </w:r>
    </w:p>
    <w:p w14:paraId="3C6BF485"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ג'</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lang w:eastAsia="he-IL"/>
        </w:rPr>
        <w:t>–</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color w:val="000000"/>
          <w:sz w:val="24"/>
          <w:szCs w:val="24"/>
          <w:rtl/>
          <w:lang w:eastAsia="he-IL"/>
        </w:rPr>
        <w:tab/>
        <w:t>לוח זמנים;</w:t>
      </w:r>
    </w:p>
    <w:p w14:paraId="14906770"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ד'</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שכר היועץ;</w:t>
      </w:r>
    </w:p>
    <w:p w14:paraId="02DCF45B"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b/>
          <w:bCs/>
          <w:color w:val="000000"/>
          <w:sz w:val="24"/>
          <w:szCs w:val="24"/>
          <w:rtl/>
          <w:lang w:eastAsia="he-IL"/>
        </w:rPr>
        <w:t>נספח ה'</w:t>
      </w:r>
      <w:r w:rsidRPr="00776496">
        <w:rPr>
          <w:rFonts w:ascii="Times New Roman" w:eastAsia="Times New Roman" w:hAnsi="Times New Roman" w:cs="David"/>
          <w:color w:val="000000"/>
          <w:sz w:val="24"/>
          <w:szCs w:val="24"/>
          <w:rtl/>
          <w:lang w:eastAsia="he-IL"/>
        </w:rPr>
        <w:t xml:space="preserve"> - </w:t>
      </w:r>
      <w:r w:rsidRPr="00776496">
        <w:rPr>
          <w:rFonts w:ascii="Times New Roman" w:eastAsia="Times New Roman" w:hAnsi="Times New Roman" w:cs="David"/>
          <w:color w:val="000000"/>
          <w:sz w:val="24"/>
          <w:szCs w:val="24"/>
          <w:rtl/>
          <w:lang w:eastAsia="he-IL"/>
        </w:rPr>
        <w:tab/>
        <w:t>תשלומי שכר היועץ;</w:t>
      </w:r>
    </w:p>
    <w:p w14:paraId="7196F12A"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rtl/>
          <w:lang w:eastAsia="he-IL"/>
        </w:rPr>
        <w:t xml:space="preserve">נספח ו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הצהרה והתחייבות לשמירת סודיות;</w:t>
      </w:r>
    </w:p>
    <w:p w14:paraId="46AEDB9C"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3D2BCA1C" w14:textId="77777777" w:rsidR="00B67F92" w:rsidRDefault="00B67F92" w:rsidP="00B67F92">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3F5773A"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ח'</w:t>
      </w:r>
      <w:r w:rsidRPr="00776496">
        <w:rPr>
          <w:rFonts w:ascii="Times New Roman" w:eastAsia="Times New Roman" w:hAnsi="Times New Roman" w:cs="David"/>
          <w:sz w:val="24"/>
          <w:szCs w:val="24"/>
          <w:rtl/>
          <w:lang w:eastAsia="he-IL"/>
        </w:rPr>
        <w:t xml:space="preserve"> - </w:t>
      </w:r>
      <w:r w:rsidRPr="00776496">
        <w:rPr>
          <w:rFonts w:ascii="Times New Roman" w:eastAsia="Times New Roman" w:hAnsi="Times New Roman" w:cs="David"/>
          <w:sz w:val="24"/>
          <w:szCs w:val="24"/>
          <w:rtl/>
          <w:lang w:eastAsia="he-IL"/>
        </w:rPr>
        <w:tab/>
        <w:t>רשימת התכניות והמסמכים שעל היועץ להנפיק.</w:t>
      </w:r>
    </w:p>
    <w:p w14:paraId="0AEBCADC" w14:textId="77777777" w:rsidR="00776496" w:rsidRPr="00776496" w:rsidRDefault="00776496" w:rsidP="00776496">
      <w:pPr>
        <w:widowControl w:val="0"/>
        <w:spacing w:before="0" w:beforeAutospacing="0" w:after="0" w:afterAutospacing="0" w:line="240" w:lineRule="auto"/>
        <w:ind w:left="798"/>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נספח ט'</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sz w:val="24"/>
          <w:szCs w:val="24"/>
          <w:rtl/>
          <w:lang w:eastAsia="he-IL"/>
        </w:rPr>
        <w:tab/>
        <w:t>אישור להשלמת הפרויקט/קטע מהפרויקט.</w:t>
      </w:r>
    </w:p>
    <w:p w14:paraId="12D204C9" w14:textId="77777777" w:rsidR="00776496" w:rsidRPr="00776496" w:rsidRDefault="00776496" w:rsidP="00776496">
      <w:pPr>
        <w:widowControl w:val="0"/>
        <w:spacing w:before="0" w:beforeAutospacing="0" w:after="240" w:afterAutospacing="0" w:line="240" w:lineRule="auto"/>
        <w:ind w:left="799"/>
        <w:jc w:val="both"/>
        <w:rPr>
          <w:rFonts w:ascii="Times New Roman" w:eastAsia="Times New Roman" w:hAnsi="Times New Roman" w:cs="David"/>
          <w:sz w:val="24"/>
          <w:szCs w:val="24"/>
          <w:rtl/>
          <w:lang w:eastAsia="he-IL"/>
        </w:rPr>
      </w:pPr>
      <w:r w:rsidRPr="00776496">
        <w:rPr>
          <w:rFonts w:ascii="Times New Roman" w:eastAsia="Times New Roman" w:hAnsi="Times New Roman" w:cs="David"/>
          <w:b/>
          <w:bCs/>
          <w:sz w:val="24"/>
          <w:szCs w:val="24"/>
          <w:rtl/>
          <w:lang w:eastAsia="he-IL"/>
        </w:rPr>
        <w:t xml:space="preserve">נספח י' </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נספח היעדר תביעות.</w:t>
      </w:r>
    </w:p>
    <w:p w14:paraId="1E0E429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שירותי היועץ</w:t>
      </w:r>
    </w:p>
    <w:p w14:paraId="241DCE8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מוסר בזה ליועץ והיועץ מקבל על עצמו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p>
    <w:p w14:paraId="2689274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ומאשר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הינו מכיר ויודע את כל הנדרש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וכי הינו מורשה על 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דין למתן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לרבות</w:t>
      </w:r>
      <w:r w:rsidRPr="00776496">
        <w:rPr>
          <w:rFonts w:ascii="Times New Roman" w:eastAsia="Times New Roman" w:hAnsi="Times New Roman" w:cs="David" w:hint="cs"/>
          <w:sz w:val="24"/>
          <w:szCs w:val="24"/>
          <w:rtl/>
          <w:lang w:eastAsia="he-IL"/>
        </w:rPr>
        <w:t xml:space="preserve"> אך לא רק</w:t>
      </w:r>
      <w:r w:rsidRPr="00776496">
        <w:rPr>
          <w:rFonts w:ascii="Times New Roman" w:eastAsia="Times New Roman" w:hAnsi="Times New Roman" w:cs="David"/>
          <w:sz w:val="24"/>
          <w:szCs w:val="24"/>
          <w:rtl/>
          <w:lang w:eastAsia="he-IL"/>
        </w:rPr>
        <w:t>,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חוק המהנדסים והאדריכלים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תשי"ח - 1958, כי יש בידו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שיון </w:t>
      </w:r>
      <w:r w:rsidRPr="00776496">
        <w:rPr>
          <w:rFonts w:ascii="Times New Roman" w:eastAsia="Times New Roman" w:hAnsi="Times New Roman" w:cs="David" w:hint="cs"/>
          <w:sz w:val="24"/>
          <w:szCs w:val="24"/>
          <w:rtl/>
          <w:lang w:eastAsia="he-IL"/>
        </w:rPr>
        <w:t xml:space="preserve">בר </w:t>
      </w:r>
      <w:r w:rsidRPr="00776496">
        <w:rPr>
          <w:rFonts w:ascii="Times New Roman" w:eastAsia="Times New Roman" w:hAnsi="Times New Roman" w:cs="David"/>
          <w:sz w:val="24"/>
          <w:szCs w:val="24"/>
          <w:rtl/>
          <w:lang w:eastAsia="he-IL"/>
        </w:rPr>
        <w:t>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קף לביצוע שירותי </w:t>
      </w:r>
      <w:r w:rsidRPr="00776496">
        <w:rPr>
          <w:rFonts w:ascii="Times New Roman" w:eastAsia="Times New Roman" w:hAnsi="Times New Roman" w:cs="David" w:hint="cs"/>
          <w:sz w:val="24"/>
          <w:szCs w:val="24"/>
          <w:rtl/>
          <w:lang w:eastAsia="he-IL"/>
        </w:rPr>
        <w:t xml:space="preserve"> היועץ על פי הדין</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כי הוא בעל הכישורים, הר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שיונות, הידע, הניסיון והאמצעים המאפשרים לו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ביצועם ברמה מקצועית גבוהה ובהתאם למותנה בחוזה.</w:t>
      </w:r>
    </w:p>
    <w:p w14:paraId="76B4898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 לו שש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הינם לשלבים ו/או קטעים בפרויקט כפי שיוזמנו בכתב ע"י המזמין מעת לעת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שיקול דעתו</w:t>
      </w:r>
      <w:r w:rsidRPr="00776496">
        <w:rPr>
          <w:rFonts w:ascii="Times New Roman" w:eastAsia="Times New Roman" w:hAnsi="Times New Roman" w:cs="David" w:hint="cs"/>
          <w:sz w:val="24"/>
          <w:szCs w:val="24"/>
          <w:rtl/>
          <w:lang w:eastAsia="he-IL"/>
        </w:rPr>
        <w:t xml:space="preserve"> הבלעדי</w:t>
      </w:r>
      <w:r w:rsidRPr="00776496">
        <w:rPr>
          <w:rFonts w:ascii="Times New Roman" w:eastAsia="Times New Roman" w:hAnsi="Times New Roman" w:cs="David"/>
          <w:sz w:val="24"/>
          <w:szCs w:val="24"/>
          <w:rtl/>
          <w:lang w:eastAsia="he-IL"/>
        </w:rPr>
        <w:t xml:space="preserve"> ו</w:t>
      </w:r>
      <w:r w:rsidRPr="00776496">
        <w:rPr>
          <w:rFonts w:ascii="Times New Roman" w:eastAsia="Times New Roman" w:hAnsi="Times New Roman" w:cs="David" w:hint="cs"/>
          <w:sz w:val="24"/>
          <w:szCs w:val="24"/>
          <w:rtl/>
          <w:lang w:eastAsia="he-IL"/>
        </w:rPr>
        <w:t xml:space="preserve">כי </w:t>
      </w:r>
      <w:r w:rsidRPr="00776496">
        <w:rPr>
          <w:rFonts w:ascii="Times New Roman" w:eastAsia="Times New Roman" w:hAnsi="Times New Roman" w:cs="David"/>
          <w:sz w:val="24"/>
          <w:szCs w:val="24"/>
          <w:rtl/>
          <w:lang w:eastAsia="he-IL"/>
        </w:rPr>
        <w:t xml:space="preserve">הם יינתנו על ידו בשלבי 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עוד</w:t>
      </w:r>
      <w:r w:rsidRPr="00776496">
        <w:rPr>
          <w:rFonts w:ascii="Times New Roman" w:eastAsia="Times New Roman" w:hAnsi="Times New Roman" w:cs="David"/>
          <w:sz w:val="24"/>
          <w:szCs w:val="24"/>
          <w:rtl/>
          <w:lang w:eastAsia="he-IL"/>
        </w:rPr>
        <w:t xml:space="preserve"> מוסיף ומצהיר</w:t>
      </w:r>
      <w:r w:rsidRPr="00776496">
        <w:rPr>
          <w:rFonts w:ascii="Times New Roman" w:eastAsia="Times New Roman" w:hAnsi="Times New Roman" w:cs="David" w:hint="cs"/>
          <w:sz w:val="24"/>
          <w:szCs w:val="24"/>
          <w:rtl/>
          <w:lang w:eastAsia="he-IL"/>
        </w:rPr>
        <w:t xml:space="preserve"> היועץ,</w:t>
      </w:r>
      <w:r w:rsidRPr="00776496">
        <w:rPr>
          <w:rFonts w:ascii="Times New Roman" w:eastAsia="Times New Roman" w:hAnsi="Times New Roman" w:cs="David"/>
          <w:sz w:val="24"/>
          <w:szCs w:val="24"/>
          <w:rtl/>
          <w:lang w:eastAsia="he-IL"/>
        </w:rPr>
        <w:t xml:space="preserve"> כי ידוע לו שהמזמין אינו מתחייב להזמין מ</w:t>
      </w:r>
      <w:r w:rsidRPr="00776496">
        <w:rPr>
          <w:rFonts w:ascii="Times New Roman" w:eastAsia="Times New Roman" w:hAnsi="Times New Roman" w:cs="David" w:hint="cs"/>
          <w:sz w:val="24"/>
          <w:szCs w:val="24"/>
          <w:rtl/>
          <w:lang w:eastAsia="he-IL"/>
        </w:rPr>
        <w:t>מנו</w:t>
      </w:r>
      <w:r w:rsidRPr="00776496">
        <w:rPr>
          <w:rFonts w:ascii="Times New Roman" w:eastAsia="Times New Roman" w:hAnsi="Times New Roman" w:cs="David"/>
          <w:sz w:val="24"/>
          <w:szCs w:val="24"/>
          <w:rtl/>
          <w:lang w:eastAsia="he-IL"/>
        </w:rPr>
        <w:t xml:space="preserve"> שירותים נוספים מעבר לנקוב בחוזה זה ו</w:t>
      </w:r>
      <w:r w:rsidRPr="00776496">
        <w:rPr>
          <w:rFonts w:ascii="Times New Roman" w:eastAsia="Times New Roman" w:hAnsi="Times New Roman" w:cs="David" w:hint="cs"/>
          <w:sz w:val="24"/>
          <w:szCs w:val="24"/>
          <w:rtl/>
          <w:lang w:eastAsia="he-IL"/>
        </w:rPr>
        <w:t xml:space="preserve">כמפורט </w:t>
      </w:r>
      <w:r w:rsidRPr="00776496">
        <w:rPr>
          <w:rFonts w:ascii="Times New Roman" w:eastAsia="Times New Roman" w:hAnsi="Times New Roman" w:cs="David"/>
          <w:sz w:val="24"/>
          <w:szCs w:val="24"/>
          <w:rtl/>
          <w:lang w:eastAsia="he-IL"/>
        </w:rPr>
        <w:t xml:space="preserve">בנספח </w:t>
      </w:r>
      <w:r w:rsidRPr="00776496">
        <w:rPr>
          <w:rFonts w:ascii="Times New Roman" w:eastAsia="Times New Roman" w:hAnsi="Times New Roman" w:cs="David"/>
          <w:bCs/>
          <w:sz w:val="24"/>
          <w:szCs w:val="24"/>
          <w:rtl/>
          <w:lang w:eastAsia="he-IL"/>
        </w:rPr>
        <w:t xml:space="preserve">ב'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w:t>
      </w:r>
    </w:p>
    <w:p w14:paraId="070D3633"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מתחייב לבצע את שרותי היועץ בזהירות, בנאמנות וברמה מקצועית גבוהה, תוך ציות לדין ולהנחת דעת המזמין, ותוך שמירת לוחות הזמנים והמסגרת התקציבית, </w:t>
      </w:r>
      <w:r w:rsidRPr="00776496">
        <w:rPr>
          <w:rFonts w:ascii="Times New Roman" w:eastAsia="Times New Roman" w:hAnsi="Times New Roman" w:cs="David"/>
          <w:sz w:val="24"/>
          <w:szCs w:val="24"/>
          <w:rtl/>
          <w:lang w:eastAsia="he-IL"/>
        </w:rPr>
        <w:lastRenderedPageBreak/>
        <w:t>שייקבעו על ידי המזמין.</w:t>
      </w:r>
    </w:p>
    <w:p w14:paraId="20E4E58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יבסס את שרותי היועץ על הנתונים, קווי היסוד, התקציב וההנחיות שיקבעו ע"י המזמין ובתאום מלא עם הגורמים השונים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שיקבעו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ע"י המזמין ויהיה חייב לנהוג לפיהם ולקיימם ללא סטייה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הוראה</w:t>
      </w:r>
      <w:r w:rsidRPr="00776496">
        <w:rPr>
          <w:rFonts w:ascii="Times New Roman" w:eastAsia="Times New Roman" w:hAnsi="Times New Roman" w:cs="David" w:hint="cs"/>
          <w:sz w:val="24"/>
          <w:szCs w:val="24"/>
          <w:rtl/>
          <w:lang w:eastAsia="he-IL"/>
        </w:rPr>
        <w:t xml:space="preserve"> מפורשת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מהמזמין.</w:t>
      </w:r>
    </w:p>
    <w:p w14:paraId="0845F27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לבצע את שרותי היועץ בתיאום מלא, בשיתוף פעולה ותוך קיום קשר מתמיד עם המזמין והמנהל, עם צוותו המקצועי וצוות הניהול,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ופיקוח של המזמין, עם היועצים, ועם כל יתר הגורמים שיפעלו באתר, ככל שיידרש לקידום, תכנון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הכל כפי שיקבע ע"י המנהל. כן מתחייב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להשתתף בת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אום מראש בכל ישיבות התיאום אליהן יוזמן.</w:t>
      </w:r>
    </w:p>
    <w:p w14:paraId="7E7470B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ישמור על נוהלי קשר, תיאום,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שום וצורת המסמכים לפי דרישת המנהל.</w:t>
      </w:r>
    </w:p>
    <w:p w14:paraId="5414E50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עוד לא יקבע אחרת ע"י המזמין, יהיה המנהל כ</w:t>
      </w:r>
      <w:r w:rsidRPr="00776496">
        <w:rPr>
          <w:rFonts w:ascii="Times New Roman" w:eastAsia="Times New Roman" w:hAnsi="Times New Roman" w:cs="David" w:hint="cs"/>
          <w:sz w:val="24"/>
          <w:szCs w:val="24"/>
          <w:rtl/>
          <w:lang w:eastAsia="he-IL"/>
        </w:rPr>
        <w:t>הגדרתו</w:t>
      </w:r>
      <w:r w:rsidRPr="00776496">
        <w:rPr>
          <w:rFonts w:ascii="Times New Roman" w:eastAsia="Times New Roman" w:hAnsi="Times New Roman" w:cs="David"/>
          <w:sz w:val="24"/>
          <w:szCs w:val="24"/>
          <w:rtl/>
          <w:lang w:eastAsia="he-IL"/>
        </w:rPr>
        <w:t xml:space="preserve"> בנספח </w:t>
      </w:r>
      <w:r w:rsidRPr="00776496">
        <w:rPr>
          <w:rFonts w:ascii="Times New Roman" w:eastAsia="Times New Roman" w:hAnsi="Times New Roman" w:cs="David"/>
          <w:bCs/>
          <w:sz w:val="24"/>
          <w:szCs w:val="24"/>
          <w:rtl/>
          <w:lang w:eastAsia="he-IL"/>
        </w:rPr>
        <w:t xml:space="preserve">א' </w:t>
      </w:r>
      <w:r w:rsidRPr="00776496">
        <w:rPr>
          <w:rFonts w:ascii="Times New Roman" w:eastAsia="Times New Roman" w:hAnsi="Times New Roman" w:cs="David"/>
          <w:sz w:val="24"/>
          <w:szCs w:val="24"/>
          <w:rtl/>
          <w:lang w:eastAsia="he-IL"/>
        </w:rPr>
        <w:t>ועל היועץ להיות</w:t>
      </w:r>
      <w:r w:rsidRPr="00776496">
        <w:rPr>
          <w:rFonts w:ascii="Times New Roman" w:eastAsia="Times New Roman" w:hAnsi="Times New Roman" w:cs="David" w:hint="cs"/>
          <w:sz w:val="24"/>
          <w:szCs w:val="24"/>
          <w:rtl/>
          <w:lang w:eastAsia="he-IL"/>
        </w:rPr>
        <w:t xml:space="preserve"> עמו</w:t>
      </w:r>
      <w:r w:rsidRPr="00776496">
        <w:rPr>
          <w:rFonts w:ascii="Times New Roman" w:eastAsia="Times New Roman" w:hAnsi="Times New Roman" w:cs="David"/>
          <w:sz w:val="24"/>
          <w:szCs w:val="24"/>
          <w:rtl/>
          <w:lang w:eastAsia="he-IL"/>
        </w:rPr>
        <w:t xml:space="preserve"> בקשר מתמי</w:t>
      </w:r>
      <w:r w:rsidRPr="00776496">
        <w:rPr>
          <w:rFonts w:ascii="Times New Roman" w:eastAsia="Times New Roman" w:hAnsi="Times New Roman" w:cs="David" w:hint="cs"/>
          <w:sz w:val="24"/>
          <w:szCs w:val="24"/>
          <w:rtl/>
          <w:lang w:eastAsia="he-IL"/>
        </w:rPr>
        <w:t>ד</w:t>
      </w:r>
      <w:r w:rsidRPr="00776496">
        <w:rPr>
          <w:rFonts w:ascii="Times New Roman" w:eastAsia="Times New Roman" w:hAnsi="Times New Roman" w:cs="David"/>
          <w:sz w:val="24"/>
          <w:szCs w:val="24"/>
          <w:rtl/>
          <w:lang w:eastAsia="he-IL"/>
        </w:rPr>
        <w:t xml:space="preserve"> ולתאם עמו את כל פעולותיו, אלא אם נקבע </w:t>
      </w:r>
      <w:r w:rsidRPr="00776496">
        <w:rPr>
          <w:rFonts w:ascii="Times New Roman" w:eastAsia="Times New Roman" w:hAnsi="Times New Roman" w:cs="David" w:hint="cs"/>
          <w:sz w:val="24"/>
          <w:szCs w:val="24"/>
          <w:rtl/>
          <w:lang w:eastAsia="he-IL"/>
        </w:rPr>
        <w:t xml:space="preserve">מפורשות </w:t>
      </w:r>
      <w:r w:rsidRPr="00776496">
        <w:rPr>
          <w:rFonts w:ascii="Times New Roman" w:eastAsia="Times New Roman" w:hAnsi="Times New Roman" w:cs="David"/>
          <w:sz w:val="24"/>
          <w:szCs w:val="24"/>
          <w:rtl/>
          <w:lang w:eastAsia="he-IL"/>
        </w:rPr>
        <w:t>אחרת ע"י המזמין.</w:t>
      </w:r>
    </w:p>
    <w:p w14:paraId="40A2775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ידועות לו הוראות כל התכניות הקיימות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הנמצאות בשלבי הכנה על ידי הרשויות המוסמכות לכך לגבי האתר וכן הוראות</w:t>
      </w:r>
      <w:r w:rsidRPr="00776496">
        <w:rPr>
          <w:rFonts w:ascii="Times New Roman" w:eastAsia="Times New Roman" w:hAnsi="Times New Roman" w:cs="David" w:hint="cs"/>
          <w:sz w:val="24"/>
          <w:szCs w:val="24"/>
          <w:rtl/>
          <w:lang w:eastAsia="he-IL"/>
        </w:rPr>
        <w:t>יהם של</w:t>
      </w:r>
      <w:r w:rsidRPr="00776496">
        <w:rPr>
          <w:rFonts w:ascii="Times New Roman" w:eastAsia="Times New Roman" w:hAnsi="Times New Roman" w:cs="David"/>
          <w:sz w:val="24"/>
          <w:szCs w:val="24"/>
          <w:rtl/>
          <w:lang w:eastAsia="he-IL"/>
        </w:rPr>
        <w:t xml:space="preserve"> הדין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הנהלים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התקנים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התקנות החלים בקשר עם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והוא מתחייב לפעול בהתאם לקבוע בהם.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מצהיר היועץ כי </w:t>
      </w:r>
      <w:r w:rsidRPr="00776496">
        <w:rPr>
          <w:rFonts w:ascii="Times New Roman" w:eastAsia="Times New Roman" w:hAnsi="Times New Roman" w:cs="David" w:hint="cs"/>
          <w:sz w:val="24"/>
          <w:szCs w:val="24"/>
          <w:rtl/>
          <w:lang w:eastAsia="he-IL"/>
        </w:rPr>
        <w:t xml:space="preserve">הוא </w:t>
      </w:r>
      <w:r w:rsidRPr="00776496">
        <w:rPr>
          <w:rFonts w:ascii="Times New Roman" w:eastAsia="Times New Roman" w:hAnsi="Times New Roman" w:cs="David"/>
          <w:sz w:val="24"/>
          <w:szCs w:val="24"/>
          <w:rtl/>
          <w:lang w:eastAsia="he-IL"/>
        </w:rPr>
        <w:t xml:space="preserve">בדק בעצמו את כל הנושאים הרלוונטיים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הקשורים למתן שירותי היועץ,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היועץ.</w:t>
      </w:r>
    </w:p>
    <w:p w14:paraId="33C8F08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להפיק את כל התכניות </w:t>
      </w:r>
      <w:r w:rsidRPr="00776496">
        <w:rPr>
          <w:rFonts w:ascii="Times New Roman" w:eastAsia="Times New Roman" w:hAnsi="Times New Roman" w:cs="David" w:hint="cs"/>
          <w:sz w:val="24"/>
          <w:szCs w:val="24"/>
          <w:rtl/>
          <w:lang w:eastAsia="he-IL"/>
        </w:rPr>
        <w:t>נשוא</w:t>
      </w:r>
      <w:r w:rsidRPr="00776496">
        <w:rPr>
          <w:rFonts w:ascii="Times New Roman" w:eastAsia="Times New Roman" w:hAnsi="Times New Roman" w:cs="David"/>
          <w:sz w:val="24"/>
          <w:szCs w:val="24"/>
          <w:rtl/>
          <w:lang w:eastAsia="he-IL"/>
        </w:rPr>
        <w:t xml:space="preserve"> חוזה זה, בכל שלבי הביצוע של שירותי היועץ, ולרבות כל שינוי בתכניותיו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באמצעות מחשב בתוכנה או בקבצים במתכונת הקבועה בנספח </w:t>
      </w:r>
      <w:r w:rsidRPr="00776496">
        <w:rPr>
          <w:rFonts w:ascii="Times New Roman" w:eastAsia="Times New Roman" w:hAnsi="Times New Roman" w:cs="David"/>
          <w:b/>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וע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הנחיות המזמין מעת לעת. היועץ מתחייב להעביר ליועצים ולקבל מהם קבצים אך ורק באותה מתכונת שנקבעה</w:t>
      </w:r>
      <w:r w:rsidRPr="00776496">
        <w:rPr>
          <w:rFonts w:ascii="Times New Roman" w:eastAsia="Times New Roman" w:hAnsi="Times New Roman" w:cs="David" w:hint="cs"/>
          <w:sz w:val="24"/>
          <w:szCs w:val="24"/>
          <w:rtl/>
          <w:lang w:eastAsia="he-IL"/>
        </w:rPr>
        <w:t xml:space="preserve">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w:t>
      </w:r>
    </w:p>
    <w:p w14:paraId="3EBFBC5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יגיש ליועצים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776496">
        <w:rPr>
          <w:rFonts w:ascii="Times New Roman" w:eastAsia="Times New Roman" w:hAnsi="Times New Roman" w:cs="David" w:hint="cs"/>
          <w:sz w:val="24"/>
          <w:szCs w:val="24"/>
          <w:rtl/>
          <w:lang w:eastAsia="he-IL"/>
        </w:rPr>
        <w:t xml:space="preserve">מפורשות על פי </w:t>
      </w:r>
      <w:r w:rsidRPr="00776496">
        <w:rPr>
          <w:rFonts w:ascii="Times New Roman" w:eastAsia="Times New Roman" w:hAnsi="Times New Roman" w:cs="David"/>
          <w:sz w:val="24"/>
          <w:szCs w:val="24"/>
          <w:rtl/>
          <w:lang w:eastAsia="he-IL"/>
        </w:rPr>
        <w:t>חוזה זה.</w:t>
      </w:r>
    </w:p>
    <w:p w14:paraId="5CAA0F6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רשאי להזמין אצל מתכננים אחרים שירותים כלשהם על פי שיקול דעתו הבלעדי והיועץ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אין לו ולא תהינה לו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תביעות ו/או טענות</w:t>
      </w:r>
      <w:r w:rsidRPr="00776496">
        <w:rPr>
          <w:rFonts w:ascii="Times New Roman" w:eastAsia="Times New Roman" w:hAnsi="Times New Roman" w:cs="David" w:hint="cs"/>
          <w:sz w:val="24"/>
          <w:szCs w:val="24"/>
          <w:rtl/>
          <w:lang w:eastAsia="he-IL"/>
        </w:rPr>
        <w:t xml:space="preserve"> ו/או דרישות ו/או תלונות</w:t>
      </w:r>
      <w:r w:rsidRPr="00776496">
        <w:rPr>
          <w:rFonts w:ascii="Times New Roman" w:eastAsia="Times New Roman" w:hAnsi="Times New Roman" w:cs="David"/>
          <w:sz w:val="24"/>
          <w:szCs w:val="24"/>
          <w:rtl/>
          <w:lang w:eastAsia="he-IL"/>
        </w:rPr>
        <w:t xml:space="preserve"> כלפי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כלפי המתכננים האחרים בגין מסירת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כאמור. משמסר המזמין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 xml:space="preserve">ביצוע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שירותים כאמור ליועץ אחר, מתחייב היועץ לשתף עמו פעולה ככל שיידרש.</w:t>
      </w:r>
    </w:p>
    <w:p w14:paraId="031DD789"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ערוך לביצוע העבודות, בין היתר, גם במערכת ניהול ותיאום פרויקטים באמצעות האינטרנט, כדוגמת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hint="cs"/>
          <w:sz w:val="24"/>
          <w:szCs w:val="24"/>
          <w:rtl/>
          <w:lang w:eastAsia="he-IL"/>
        </w:rPr>
        <w:t>", "רמדורנט"</w:t>
      </w:r>
      <w:r w:rsidRPr="00776496">
        <w:rPr>
          <w:rFonts w:ascii="Times New Roman" w:eastAsia="Times New Roman" w:hAnsi="Times New Roman" w:cs="David"/>
          <w:sz w:val="24"/>
          <w:szCs w:val="24"/>
          <w:rtl/>
          <w:lang w:eastAsia="he-IL"/>
        </w:rPr>
        <w:t xml:space="preserve"> של רמדור או אחרת המאושרת ע"י המזמין ויפעל במערכת זו ללא כל תמורה נוספת</w:t>
      </w:r>
      <w:r w:rsidRPr="00776496">
        <w:rPr>
          <w:rFonts w:ascii="Times New Roman" w:eastAsia="Times New Roman" w:hAnsi="Times New Roman" w:cs="David" w:hint="cs"/>
          <w:sz w:val="24"/>
          <w:szCs w:val="24"/>
          <w:rtl/>
          <w:lang w:eastAsia="he-IL"/>
        </w:rPr>
        <w:t>.</w:t>
      </w:r>
    </w:p>
    <w:p w14:paraId="2AE25293"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צוות עובדים ואמצעים</w:t>
      </w:r>
    </w:p>
    <w:p w14:paraId="4786A6E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יקיים משרד מאויש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מאורגן ומצויד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באופן שיאפשר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בהתאם להוראות חוזה זה.</w:t>
      </w:r>
    </w:p>
    <w:p w14:paraId="13BD99B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שהרכבם המספרי והמקצועי של צוות עובדיו, כמפורט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hint="cs"/>
          <w:b/>
          <w:sz w:val="24"/>
          <w:szCs w:val="24"/>
          <w:rtl/>
          <w:lang w:eastAsia="he-IL"/>
        </w:rPr>
        <w:t>המצ"ב,</w:t>
      </w:r>
      <w:r w:rsidRPr="00776496">
        <w:rPr>
          <w:rFonts w:ascii="Times New Roman" w:eastAsia="Times New Roman" w:hAnsi="Times New Roman" w:cs="David"/>
          <w:sz w:val="24"/>
          <w:szCs w:val="24"/>
          <w:rtl/>
          <w:lang w:eastAsia="he-IL"/>
        </w:rPr>
        <w:t xml:space="preserve"> יתאים לביצוע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ברמה ובמועדים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המפורטים בחוזה זה ויניח את דעתו של המנהל במשך כל תקופת מתן שרותי היועץ.</w:t>
      </w:r>
    </w:p>
    <w:p w14:paraId="6BBE413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מהתחייבותו האמורה של היועץ, רשאי המנהל - אם וכאשר יראה צורך בכך </w:t>
      </w:r>
      <w:r w:rsidRPr="00776496">
        <w:rPr>
          <w:rFonts w:ascii="Times New Roman" w:eastAsia="Times New Roman" w:hAnsi="Times New Roman" w:cs="David"/>
          <w:sz w:val="24"/>
          <w:szCs w:val="24"/>
          <w:rtl/>
          <w:lang w:eastAsia="he-IL"/>
        </w:rPr>
        <w:lastRenderedPageBreak/>
        <w:t xml:space="preserve">על פי שיקול דעתו </w:t>
      </w:r>
      <w:r w:rsidRPr="00776496">
        <w:rPr>
          <w:rFonts w:ascii="Times New Roman" w:eastAsia="Times New Roman" w:hAnsi="Times New Roman" w:cs="David" w:hint="cs"/>
          <w:sz w:val="24"/>
          <w:szCs w:val="24"/>
          <w:rtl/>
          <w:lang w:eastAsia="he-IL"/>
        </w:rPr>
        <w:t xml:space="preserve">המוחלט </w:t>
      </w:r>
      <w:r w:rsidRPr="00776496">
        <w:rPr>
          <w:rFonts w:ascii="Times New Roman" w:eastAsia="Times New Roman" w:hAnsi="Times New Roman" w:cs="David"/>
          <w:sz w:val="24"/>
          <w:szCs w:val="24"/>
          <w:rtl/>
          <w:lang w:eastAsia="he-IL"/>
        </w:rPr>
        <w:t>- להורות ליועץ מ</w:t>
      </w:r>
      <w:r w:rsidRPr="00776496">
        <w:rPr>
          <w:rFonts w:ascii="Times New Roman" w:eastAsia="Times New Roman" w:hAnsi="Times New Roman" w:cs="David" w:hint="cs"/>
          <w:sz w:val="24"/>
          <w:szCs w:val="24"/>
          <w:rtl/>
          <w:lang w:eastAsia="he-IL"/>
        </w:rPr>
        <w:t>עת לעת,</w:t>
      </w:r>
      <w:r w:rsidRPr="00776496">
        <w:rPr>
          <w:rFonts w:ascii="Times New Roman" w:eastAsia="Times New Roman" w:hAnsi="Times New Roman" w:cs="David"/>
          <w:sz w:val="24"/>
          <w:szCs w:val="24"/>
          <w:rtl/>
          <w:lang w:eastAsia="he-IL"/>
        </w:rPr>
        <w:t xml:space="preserve"> להגדיל את צוות עובדיו, על חשבונו ואחריותו של היועץ, במספר, לתקופה ובמקומות אותם יציין המנהל בהוראותיו.</w:t>
      </w:r>
    </w:p>
    <w:p w14:paraId="7CD7D47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במשך כל תקופת החוזה יהיה האדריכל ו/או המהנדס ו/או היועץ הנקוב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המצ"ב</w:t>
      </w:r>
      <w:r w:rsidRPr="00776496">
        <w:rPr>
          <w:rFonts w:ascii="Times New Roman" w:eastAsia="Times New Roman" w:hAnsi="Times New Roman" w:cs="David"/>
          <w:sz w:val="24"/>
          <w:szCs w:val="24"/>
          <w:rtl/>
          <w:lang w:eastAsia="he-IL"/>
        </w:rPr>
        <w:t>, מנהלו הראשי של היועץ למטרת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המנהל הראשי</w:t>
      </w:r>
      <w:r w:rsidRPr="00776496">
        <w:rPr>
          <w:rFonts w:ascii="Times New Roman" w:eastAsia="Times New Roman" w:hAnsi="Times New Roman" w:cs="David"/>
          <w:sz w:val="24"/>
          <w:szCs w:val="24"/>
          <w:rtl/>
          <w:lang w:eastAsia="he-IL"/>
        </w:rPr>
        <w:t>"). החלפת המנהל הראשי בממלא מקום מתאים ולתקופה מוגדרת, תיעשה לאחר אישורו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7EFF713C"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w:t>
      </w:r>
      <w:r w:rsidRPr="00776496">
        <w:rPr>
          <w:rFonts w:ascii="Times New Roman" w:eastAsia="Times New Roman" w:hAnsi="Times New Roman" w:cs="David" w:hint="cs"/>
          <w:sz w:val="24"/>
          <w:szCs w:val="24"/>
          <w:rtl/>
          <w:lang w:eastAsia="he-IL"/>
        </w:rPr>
        <w:t>צהיר, כי ידוע לו, ש</w:t>
      </w:r>
      <w:r w:rsidRPr="00776496">
        <w:rPr>
          <w:rFonts w:ascii="Times New Roman" w:eastAsia="Times New Roman" w:hAnsi="Times New Roman" w:cs="David"/>
          <w:sz w:val="24"/>
          <w:szCs w:val="24"/>
          <w:rtl/>
          <w:lang w:eastAsia="he-IL"/>
        </w:rPr>
        <w:t>במשך כל ת</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קפ</w:t>
      </w:r>
      <w:r w:rsidRPr="00776496">
        <w:rPr>
          <w:rFonts w:ascii="Times New Roman" w:eastAsia="Times New Roman" w:hAnsi="Times New Roman" w:cs="David" w:hint="cs"/>
          <w:sz w:val="24"/>
          <w:szCs w:val="24"/>
          <w:rtl/>
          <w:lang w:eastAsia="he-IL"/>
        </w:rPr>
        <w:t>ו של</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יעמוד המנהל הראשי בראשו, יהיה מעורב אישית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היועץ שיעסוק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התכנון. מבלי לגרוע מהתחייבויות היועץ כמתחייב מ</w:t>
      </w:r>
      <w:r w:rsidRPr="00776496">
        <w:rPr>
          <w:rFonts w:ascii="Times New Roman" w:eastAsia="Times New Roman" w:hAnsi="Times New Roman" w:cs="David" w:hint="cs"/>
          <w:sz w:val="24"/>
          <w:szCs w:val="24"/>
          <w:rtl/>
          <w:lang w:eastAsia="he-IL"/>
        </w:rPr>
        <w:t>חוזה זה,</w:t>
      </w:r>
      <w:r w:rsidRPr="00776496">
        <w:rPr>
          <w:rFonts w:ascii="Times New Roman" w:eastAsia="Times New Roman" w:hAnsi="Times New Roman" w:cs="David"/>
          <w:sz w:val="24"/>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8A8030F"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p>
    <w:p w14:paraId="508A1E7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 xml:space="preserve">המזמין רשאי </w:t>
      </w:r>
      <w:r w:rsidRPr="00776496">
        <w:rPr>
          <w:rFonts w:ascii="Times New Roman" w:eastAsia="Times New Roman" w:hAnsi="Times New Roman" w:cs="David"/>
          <w:sz w:val="24"/>
          <w:szCs w:val="24"/>
          <w:rtl/>
          <w:lang w:eastAsia="he-IL"/>
        </w:rPr>
        <w:t xml:space="preserve">לדרוש מהיועץ להחליף כל עובד מעובדיו של היועץ שלדעת המזמין אינו מתאים לתפקידו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אינו מבצעו להנחת דעתו, אף אם אושר תחילה ע"י המזמין וכן לדרוש תגבור צוות היועץ, ועל היועץ למלא </w:t>
      </w:r>
      <w:r w:rsidRPr="00776496">
        <w:rPr>
          <w:rFonts w:ascii="Times New Roman" w:eastAsia="Times New Roman" w:hAnsi="Times New Roman" w:cs="David" w:hint="cs"/>
          <w:sz w:val="24"/>
          <w:szCs w:val="24"/>
          <w:rtl/>
          <w:lang w:eastAsia="he-IL"/>
        </w:rPr>
        <w:t xml:space="preserve">אחר </w:t>
      </w:r>
      <w:r w:rsidRPr="00776496">
        <w:rPr>
          <w:rFonts w:ascii="Times New Roman" w:eastAsia="Times New Roman" w:hAnsi="Times New Roman" w:cs="David"/>
          <w:sz w:val="24"/>
          <w:szCs w:val="24"/>
          <w:rtl/>
          <w:lang w:eastAsia="he-IL"/>
        </w:rPr>
        <w:t>דרישת המזמין לאלתר.</w:t>
      </w:r>
    </w:p>
    <w:p w14:paraId="5DBF375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החלטות המזמין בדבר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ו/או החלפת עובד מעובדי היועץ תינתנה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המוחלט</w:t>
      </w:r>
      <w:r w:rsidRPr="00776496">
        <w:rPr>
          <w:rFonts w:ascii="Times New Roman" w:eastAsia="Times New Roman" w:hAnsi="Times New Roman" w:cs="David" w:hint="cs"/>
          <w:sz w:val="24"/>
          <w:szCs w:val="24"/>
          <w:rtl/>
          <w:lang w:eastAsia="he-IL"/>
        </w:rPr>
        <w:t xml:space="preserve"> של המזמין</w:t>
      </w:r>
      <w:r w:rsidRPr="00776496">
        <w:rPr>
          <w:rFonts w:ascii="Times New Roman" w:eastAsia="Times New Roman" w:hAnsi="Times New Roman" w:cs="David"/>
          <w:sz w:val="24"/>
          <w:szCs w:val="24"/>
          <w:rtl/>
          <w:lang w:eastAsia="he-IL"/>
        </w:rPr>
        <w:t xml:space="preserve"> וללא צורך במתן נימוקים</w:t>
      </w:r>
      <w:r w:rsidRPr="00776496">
        <w:rPr>
          <w:rFonts w:ascii="Times New Roman" w:eastAsia="Times New Roman" w:hAnsi="Times New Roman" w:cs="David" w:hint="cs"/>
          <w:sz w:val="24"/>
          <w:szCs w:val="24"/>
          <w:rtl/>
          <w:lang w:eastAsia="he-IL"/>
        </w:rPr>
        <w:t xml:space="preserve"> כאלה ואחרים</w:t>
      </w:r>
      <w:r w:rsidRPr="00776496">
        <w:rPr>
          <w:rFonts w:ascii="Times New Roman" w:eastAsia="Times New Roman" w:hAnsi="Times New Roman" w:cs="David"/>
          <w:sz w:val="24"/>
          <w:szCs w:val="24"/>
          <w:rtl/>
          <w:lang w:eastAsia="he-IL"/>
        </w:rPr>
        <w:t>. אין בהחלטות אלה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לשחרר את היועץ מאי</w:t>
      </w:r>
      <w:r w:rsidRPr="00776496">
        <w:rPr>
          <w:rFonts w:ascii="Times New Roman" w:eastAsia="Times New Roman" w:hAnsi="Times New Roman" w:cs="David" w:hint="cs"/>
          <w:sz w:val="24"/>
          <w:szCs w:val="24"/>
          <w:rtl/>
          <w:lang w:eastAsia="he-IL"/>
        </w:rPr>
        <w:t>לו</w:t>
      </w:r>
      <w:r w:rsidRPr="00776496">
        <w:rPr>
          <w:rFonts w:ascii="Times New Roman" w:eastAsia="Times New Roman" w:hAnsi="Times New Roman" w:cs="David"/>
          <w:sz w:val="24"/>
          <w:szCs w:val="24"/>
          <w:rtl/>
          <w:lang w:eastAsia="he-IL"/>
        </w:rPr>
        <w:t xml:space="preserve"> מהתחייבויותיו לפי חוזה זה ואין בהן כדי להטיל על המזמין כל אחריות</w:t>
      </w:r>
      <w:r w:rsidRPr="00776496">
        <w:rPr>
          <w:rFonts w:ascii="Times New Roman" w:eastAsia="Times New Roman" w:hAnsi="Times New Roman" w:cs="David" w:hint="cs"/>
          <w:sz w:val="24"/>
          <w:szCs w:val="24"/>
          <w:rtl/>
          <w:lang w:eastAsia="he-IL"/>
        </w:rPr>
        <w:t xml:space="preserve"> ו/או חבות</w:t>
      </w:r>
      <w:r w:rsidRPr="00776496">
        <w:rPr>
          <w:rFonts w:ascii="Times New Roman" w:eastAsia="Times New Roman" w:hAnsi="Times New Roman" w:cs="David"/>
          <w:sz w:val="24"/>
          <w:szCs w:val="24"/>
          <w:rtl/>
          <w:lang w:eastAsia="he-IL"/>
        </w:rPr>
        <w:t xml:space="preserve"> שהיא.</w:t>
      </w:r>
    </w:p>
    <w:p w14:paraId="0BBAA700"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לצייד על חשבונו את צוות עובדיו בכל הציוד הדרוש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w:t>
      </w:r>
      <w:r w:rsidRPr="00776496">
        <w:rPr>
          <w:rFonts w:ascii="Times New Roman" w:eastAsia="Times New Roman" w:hAnsi="Times New Roman" w:cs="David" w:hint="cs"/>
          <w:sz w:val="24"/>
          <w:szCs w:val="24"/>
          <w:rtl/>
          <w:lang w:eastAsia="he-IL"/>
        </w:rPr>
        <w:t>האחריות בגין אחזקת</w:t>
      </w:r>
      <w:r w:rsidRPr="00776496">
        <w:rPr>
          <w:rFonts w:ascii="Times New Roman" w:eastAsia="Times New Roman" w:hAnsi="Times New Roman" w:cs="David"/>
          <w:sz w:val="24"/>
          <w:szCs w:val="24"/>
          <w:rtl/>
          <w:lang w:eastAsia="he-IL"/>
        </w:rPr>
        <w:t xml:space="preserve"> ושמיר</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ציוד</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תהיה בידי היועץ ועל חשבונו, והמזמין לא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בכל אחריות </w:t>
      </w:r>
      <w:r w:rsidRPr="00776496">
        <w:rPr>
          <w:rFonts w:ascii="Times New Roman" w:eastAsia="Times New Roman" w:hAnsi="Times New Roman" w:cs="David" w:hint="cs"/>
          <w:sz w:val="24"/>
          <w:szCs w:val="24"/>
          <w:rtl/>
          <w:lang w:eastAsia="he-IL"/>
        </w:rPr>
        <w:t xml:space="preserve">ו/או חבות </w:t>
      </w:r>
      <w:r w:rsidRPr="00776496">
        <w:rPr>
          <w:rFonts w:ascii="Times New Roman" w:eastAsia="Times New Roman" w:hAnsi="Times New Roman" w:cs="David"/>
          <w:sz w:val="24"/>
          <w:szCs w:val="24"/>
          <w:rtl/>
          <w:lang w:eastAsia="he-IL"/>
        </w:rPr>
        <w:t>בגין א</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בדן </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או נזק</w:t>
      </w:r>
      <w:r w:rsidRPr="00776496">
        <w:rPr>
          <w:rFonts w:ascii="Times New Roman" w:eastAsia="Times New Roman" w:hAnsi="Times New Roman" w:cs="David" w:hint="cs"/>
          <w:sz w:val="24"/>
          <w:szCs w:val="24"/>
          <w:rtl/>
          <w:lang w:eastAsia="he-IL"/>
        </w:rPr>
        <w:t xml:space="preserve"> ו/או קלקול</w:t>
      </w:r>
      <w:r w:rsidRPr="00776496">
        <w:rPr>
          <w:rFonts w:ascii="Times New Roman" w:eastAsia="Times New Roman" w:hAnsi="Times New Roman" w:cs="David"/>
          <w:sz w:val="24"/>
          <w:szCs w:val="24"/>
          <w:rtl/>
          <w:lang w:eastAsia="he-IL"/>
        </w:rPr>
        <w:t xml:space="preserve"> כלשהו לציוד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לכל חלק ממנו מכל סיבה שהיא.</w:t>
      </w:r>
    </w:p>
    <w:p w14:paraId="12A56CC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היועץ</w:t>
      </w:r>
    </w:p>
    <w:p w14:paraId="6F4B474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במגעים עם רשויות 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עם הרשות המקומית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הנוגע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וכל הכרוך בכך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יפעל היועץ בתור בא-כוחו הטכני של המזמין והמזמין מסמיכו לכך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w:t>
      </w:r>
    </w:p>
    <w:p w14:paraId="35FACDC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שהיועץ לא יגיש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תיקונים לתכניות לא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הרשויות המוסמכות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אם כן אושרו קודם לכן</w:t>
      </w:r>
      <w:r w:rsidRPr="00776496">
        <w:rPr>
          <w:rFonts w:ascii="Times New Roman" w:eastAsia="Times New Roman" w:hAnsi="Times New Roman" w:cs="David" w:hint="cs"/>
          <w:sz w:val="24"/>
          <w:szCs w:val="24"/>
          <w:rtl/>
          <w:lang w:eastAsia="he-IL"/>
        </w:rPr>
        <w:t>, מראש ובכתב,</w:t>
      </w:r>
      <w:r w:rsidRPr="00776496">
        <w:rPr>
          <w:rFonts w:ascii="Times New Roman" w:eastAsia="Times New Roman" w:hAnsi="Times New Roman" w:cs="David"/>
          <w:sz w:val="24"/>
          <w:szCs w:val="24"/>
          <w:rtl/>
          <w:lang w:eastAsia="he-IL"/>
        </w:rPr>
        <w:t xml:space="preserve"> ע"י המזמין.</w:t>
      </w:r>
    </w:p>
    <w:p w14:paraId="71B53AB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שהיועץ לא יקבל כל החלטה ולא יפעל ולא יחייב את המזמין בכל עניין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הכרוך בהתחייבות חוקית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כספית</w:t>
      </w:r>
      <w:r w:rsidRPr="00776496">
        <w:rPr>
          <w:rFonts w:ascii="Times New Roman" w:eastAsia="Times New Roman" w:hAnsi="Times New Roman" w:cs="David" w:hint="cs"/>
          <w:sz w:val="24"/>
          <w:szCs w:val="24"/>
          <w:rtl/>
          <w:lang w:eastAsia="he-IL"/>
        </w:rPr>
        <w:t xml:space="preserve"> ו/או אחרת,</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שורו של המזמין</w:t>
      </w:r>
      <w:r w:rsidRPr="00776496">
        <w:rPr>
          <w:rFonts w:ascii="Times New Roman" w:eastAsia="Times New Roman" w:hAnsi="Times New Roman" w:cs="David" w:hint="cs"/>
          <w:sz w:val="24"/>
          <w:szCs w:val="24"/>
          <w:rtl/>
          <w:lang w:eastAsia="he-IL"/>
        </w:rPr>
        <w:t xml:space="preserve"> מראש ובכתב</w:t>
      </w:r>
      <w:r w:rsidRPr="00776496">
        <w:rPr>
          <w:rFonts w:ascii="Times New Roman" w:eastAsia="Times New Roman" w:hAnsi="Times New Roman" w:cs="David"/>
          <w:sz w:val="24"/>
          <w:szCs w:val="24"/>
          <w:rtl/>
          <w:lang w:eastAsia="he-IL"/>
        </w:rPr>
        <w:t>.</w:t>
      </w:r>
    </w:p>
    <w:p w14:paraId="509A35C7"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זולת אם</w:t>
      </w:r>
      <w:r w:rsidRPr="00776496">
        <w:rPr>
          <w:rFonts w:ascii="Times New Roman" w:eastAsia="Times New Roman" w:hAnsi="Times New Roman" w:cs="David"/>
          <w:sz w:val="24"/>
          <w:szCs w:val="24"/>
          <w:rtl/>
          <w:lang w:eastAsia="he-IL"/>
        </w:rPr>
        <w:t xml:space="preserve"> יוסמך לכך ע"י המזמין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יהיה היועץ רשאי ליתן הוראות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הנחיות</w:t>
      </w:r>
      <w:r w:rsidRPr="00776496">
        <w:rPr>
          <w:rFonts w:ascii="Times New Roman" w:eastAsia="Times New Roman" w:hAnsi="Times New Roman" w:cs="David" w:hint="cs"/>
          <w:sz w:val="24"/>
          <w:szCs w:val="24"/>
          <w:rtl/>
          <w:lang w:eastAsia="he-IL"/>
        </w:rPr>
        <w:t>, בין</w:t>
      </w:r>
      <w:r w:rsidRPr="00776496">
        <w:rPr>
          <w:rFonts w:ascii="Times New Roman" w:eastAsia="Times New Roman" w:hAnsi="Times New Roman" w:cs="David"/>
          <w:sz w:val="24"/>
          <w:szCs w:val="24"/>
          <w:rtl/>
          <w:lang w:eastAsia="he-IL"/>
        </w:rPr>
        <w:t xml:space="preserve"> במישרין</w:t>
      </w:r>
      <w:r w:rsidRPr="00776496">
        <w:rPr>
          <w:rFonts w:ascii="Times New Roman" w:eastAsia="Times New Roman" w:hAnsi="Times New Roman" w:cs="David" w:hint="cs"/>
          <w:sz w:val="24"/>
          <w:szCs w:val="24"/>
          <w:rtl/>
          <w:lang w:eastAsia="he-IL"/>
        </w:rPr>
        <w:t xml:space="preserve"> ובין בעקיפין,</w:t>
      </w:r>
      <w:r w:rsidRPr="00776496">
        <w:rPr>
          <w:rFonts w:ascii="Times New Roman" w:eastAsia="Times New Roman" w:hAnsi="Times New Roman" w:cs="David"/>
          <w:sz w:val="24"/>
          <w:szCs w:val="24"/>
          <w:rtl/>
          <w:lang w:eastAsia="he-IL"/>
        </w:rPr>
        <w:t xml:space="preserve"> לקבלן הראשי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לקבלן העבודות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לנהל עמם מו"מ ביחס למחירים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דרכי ביצוע הכרוכים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מחירים</w:t>
      </w:r>
      <w:r w:rsidRPr="00776496">
        <w:rPr>
          <w:rFonts w:ascii="Times New Roman" w:eastAsia="Times New Roman" w:hAnsi="Times New Roman" w:cs="David" w:hint="cs"/>
          <w:sz w:val="24"/>
          <w:szCs w:val="24"/>
          <w:rtl/>
          <w:lang w:eastAsia="he-IL"/>
        </w:rPr>
        <w:t xml:space="preserve"> ו/או כמויות</w:t>
      </w:r>
      <w:r w:rsidRPr="00776496">
        <w:rPr>
          <w:rFonts w:ascii="Times New Roman" w:eastAsia="Times New Roman" w:hAnsi="Times New Roman" w:cs="David"/>
          <w:sz w:val="24"/>
          <w:szCs w:val="24"/>
          <w:rtl/>
          <w:lang w:eastAsia="he-IL"/>
        </w:rPr>
        <w:t>, אלא באמצעות המזמין או המנהל.</w:t>
      </w:r>
    </w:p>
    <w:p w14:paraId="470DEF3B"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סמכויות המנהל</w:t>
      </w:r>
    </w:p>
    <w:p w14:paraId="7C9F7F6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לבדוק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עת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את שרותי היועץ כולם או </w:t>
      </w:r>
      <w:r w:rsidRPr="00776496">
        <w:rPr>
          <w:rFonts w:ascii="Times New Roman" w:eastAsia="Times New Roman" w:hAnsi="Times New Roman" w:cs="David" w:hint="cs"/>
          <w:sz w:val="24"/>
          <w:szCs w:val="24"/>
          <w:rtl/>
          <w:lang w:eastAsia="he-IL"/>
        </w:rPr>
        <w:t>מקצתם</w:t>
      </w:r>
      <w:r w:rsidRPr="00776496">
        <w:rPr>
          <w:rFonts w:ascii="Times New Roman" w:eastAsia="Times New Roman" w:hAnsi="Times New Roman" w:cs="David"/>
          <w:sz w:val="24"/>
          <w:szCs w:val="24"/>
          <w:rtl/>
          <w:lang w:eastAsia="he-IL"/>
        </w:rPr>
        <w:t xml:space="preserve">, להשגיח על ביצוע שרותי היועץ וכן לבדוק את טיב שירותי היועץ הנעשים על ידי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 כן רשאי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לבדוק אם היועץ מבצע כהלכה את הוראות חוזה זה, את הוראות המזמין ואת הוראותיו.</w:t>
      </w:r>
    </w:p>
    <w:p w14:paraId="0DE76B8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 xml:space="preserve">היועץ ימסור למנהל על פי דרישתו דין וחשבון על התקדמות ביצוע שרותי היועץ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776496">
        <w:rPr>
          <w:rFonts w:ascii="Times New Roman" w:eastAsia="Times New Roman" w:hAnsi="Times New Roman" w:cs="David"/>
          <w:bCs/>
          <w:sz w:val="24"/>
          <w:szCs w:val="24"/>
          <w:rtl/>
          <w:lang w:eastAsia="he-IL"/>
        </w:rPr>
        <w:t>א'</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w:t>
      </w:r>
    </w:p>
    <w:p w14:paraId="0214330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לצורך הפעלת סמכויותיו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רשאי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מי מטעמו לבקר במשרד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בכל מקום אחר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בו מבוצעים שירותי היועץ והיועץ מתחייב למסור כל הסבר שיידרש על יד</w:t>
      </w:r>
      <w:r w:rsidRPr="00776496">
        <w:rPr>
          <w:rFonts w:ascii="Times New Roman" w:eastAsia="Times New Roman" w:hAnsi="Times New Roman" w:cs="David" w:hint="cs"/>
          <w:sz w:val="24"/>
          <w:szCs w:val="24"/>
          <w:rtl/>
          <w:lang w:eastAsia="he-IL"/>
        </w:rPr>
        <w:t>י המנהל 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על ידי מי </w:t>
      </w:r>
      <w:r w:rsidRPr="00776496">
        <w:rPr>
          <w:rFonts w:ascii="Times New Roman" w:eastAsia="Times New Roman" w:hAnsi="Times New Roman" w:cs="David"/>
          <w:sz w:val="24"/>
          <w:szCs w:val="24"/>
          <w:rtl/>
          <w:lang w:eastAsia="he-IL"/>
        </w:rPr>
        <w:t>מטעמו.</w:t>
      </w:r>
    </w:p>
    <w:p w14:paraId="5BF603A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בהפעלת סמכויות המנהל על 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לגרוע </w:t>
      </w:r>
      <w:r w:rsidRPr="00776496">
        <w:rPr>
          <w:rFonts w:ascii="Times New Roman" w:eastAsia="Times New Roman" w:hAnsi="Times New Roman" w:cs="David" w:hint="cs"/>
          <w:sz w:val="24"/>
          <w:szCs w:val="24"/>
          <w:rtl/>
          <w:lang w:eastAsia="he-IL"/>
        </w:rPr>
        <w:t xml:space="preserve">ו/או לשחרר </w:t>
      </w:r>
      <w:r w:rsidRPr="00776496">
        <w:rPr>
          <w:rFonts w:ascii="Times New Roman" w:eastAsia="Times New Roman" w:hAnsi="Times New Roman" w:cs="David"/>
          <w:sz w:val="24"/>
          <w:szCs w:val="24"/>
          <w:rtl/>
          <w:lang w:eastAsia="he-IL"/>
        </w:rPr>
        <w:t xml:space="preserve">מאחריות </w:t>
      </w:r>
      <w:r w:rsidRPr="00776496">
        <w:rPr>
          <w:rFonts w:ascii="Times New Roman" w:eastAsia="Times New Roman" w:hAnsi="Times New Roman" w:cs="David" w:hint="cs"/>
          <w:sz w:val="24"/>
          <w:szCs w:val="24"/>
          <w:rtl/>
          <w:lang w:eastAsia="he-IL"/>
        </w:rPr>
        <w:t>היועץ על פי חוזה זה ו/או על פי כל דין.</w:t>
      </w:r>
      <w:r w:rsidRPr="00776496">
        <w:rPr>
          <w:rFonts w:ascii="Times New Roman" w:eastAsia="Times New Roman" w:hAnsi="Times New Roman" w:cs="David"/>
          <w:sz w:val="24"/>
          <w:szCs w:val="24"/>
          <w:rtl/>
          <w:lang w:eastAsia="he-IL"/>
        </w:rPr>
        <w:t xml:space="preserve"> בהקשר זה מובהר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אישור המנהל לתכניות, בין לתכנון מוקדם ובין לתכנון סופי, לא יפטור את היועץ מחובת ביצוע שינויים ו/או התאמות ו/או תכנון מחדש של התכניות, ככל שהדבר יידרש.</w:t>
      </w:r>
    </w:p>
    <w:p w14:paraId="07F730C2"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אישר המנהל 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מסמכים אחרים הקשורים בשרותי היועץ על פי חוזה זה או שדרש המנהל מהיועץ להכינם בהתאם ל</w:t>
      </w:r>
      <w:r w:rsidRPr="00776496">
        <w:rPr>
          <w:rFonts w:ascii="Times New Roman" w:eastAsia="Times New Roman" w:hAnsi="Times New Roman" w:cs="David" w:hint="cs"/>
          <w:sz w:val="24"/>
          <w:szCs w:val="24"/>
          <w:rtl/>
          <w:lang w:eastAsia="he-IL"/>
        </w:rPr>
        <w:t>חוזה</w:t>
      </w:r>
      <w:r w:rsidRPr="00776496">
        <w:rPr>
          <w:rFonts w:ascii="Times New Roman" w:eastAsia="Times New Roman" w:hAnsi="Times New Roman" w:cs="David"/>
          <w:sz w:val="24"/>
          <w:szCs w:val="24"/>
          <w:rtl/>
          <w:lang w:eastAsia="he-IL"/>
        </w:rPr>
        <w:t xml:space="preserve"> זה, </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לשחרר את היועץ מאחריותו המקצועית המלאה ו</w:t>
      </w:r>
      <w:r w:rsidRPr="00776496">
        <w:rPr>
          <w:rFonts w:ascii="Times New Roman" w:eastAsia="Times New Roman" w:hAnsi="Times New Roman" w:cs="David" w:hint="cs"/>
          <w:sz w:val="24"/>
          <w:szCs w:val="24"/>
          <w:rtl/>
          <w:lang w:eastAsia="he-IL"/>
        </w:rPr>
        <w:t>לא יהא</w:t>
      </w:r>
      <w:r w:rsidRPr="00776496">
        <w:rPr>
          <w:rFonts w:ascii="Times New Roman" w:eastAsia="Times New Roman" w:hAnsi="Times New Roman" w:cs="David"/>
          <w:sz w:val="24"/>
          <w:szCs w:val="24"/>
          <w:rtl/>
          <w:lang w:eastAsia="he-IL"/>
        </w:rPr>
        <w:t xml:space="preserve"> בכך כדי להטיל על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על המזמין אחריות כלשהי לטיב התכניות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המסמכים האמורים.</w:t>
      </w:r>
    </w:p>
    <w:p w14:paraId="31163C19"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לוח זמנים ושלבי ב</w:t>
      </w:r>
      <w:r w:rsidRPr="00776496">
        <w:rPr>
          <w:rFonts w:ascii="Times New Roman" w:eastAsia="Times New Roman" w:hAnsi="Times New Roman" w:cs="David" w:hint="cs"/>
          <w:bCs/>
          <w:sz w:val="24"/>
          <w:szCs w:val="24"/>
          <w:u w:val="single"/>
          <w:rtl/>
          <w:lang w:eastAsia="he-IL"/>
        </w:rPr>
        <w:t>י</w:t>
      </w:r>
      <w:r w:rsidRPr="00776496">
        <w:rPr>
          <w:rFonts w:ascii="Times New Roman" w:eastAsia="Times New Roman" w:hAnsi="Times New Roman" w:cs="David"/>
          <w:bCs/>
          <w:sz w:val="24"/>
          <w:szCs w:val="24"/>
          <w:u w:val="single"/>
          <w:rtl/>
          <w:lang w:eastAsia="he-IL"/>
        </w:rPr>
        <w:t>צוע</w:t>
      </w:r>
    </w:p>
    <w:p w14:paraId="3D0C58B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יבצע את שרותי היועץ בשלבים ובמועדים כמפורט בנספח </w:t>
      </w:r>
      <w:r w:rsidRPr="00776496">
        <w:rPr>
          <w:rFonts w:ascii="Times New Roman" w:eastAsia="Times New Roman" w:hAnsi="Times New Roman" w:cs="David"/>
          <w:b/>
          <w:bCs/>
          <w:sz w:val="24"/>
          <w:szCs w:val="24"/>
          <w:rtl/>
          <w:lang w:eastAsia="he-IL"/>
        </w:rPr>
        <w:t>ג'</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(להלן: "</w:t>
      </w:r>
      <w:r w:rsidRPr="00776496">
        <w:rPr>
          <w:rFonts w:ascii="Times New Roman" w:eastAsia="Times New Roman" w:hAnsi="Times New Roman" w:cs="David"/>
          <w:b/>
          <w:bCs/>
          <w:sz w:val="24"/>
          <w:szCs w:val="24"/>
          <w:rtl/>
          <w:lang w:eastAsia="he-IL"/>
        </w:rPr>
        <w:t>לוח הזמנים</w:t>
      </w:r>
      <w:r w:rsidRPr="00776496">
        <w:rPr>
          <w:rFonts w:ascii="Times New Roman" w:eastAsia="Times New Roman" w:hAnsi="Times New Roman" w:cs="David"/>
          <w:sz w:val="24"/>
          <w:szCs w:val="24"/>
          <w:rtl/>
          <w:lang w:eastAsia="he-IL"/>
        </w:rPr>
        <w:t>"). כל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 הכלול בשרותי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לא נקבע לו מועד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יבוצע על ידי היועץ במועד שיהיה דרוש על מנת להבטיח</w:t>
      </w:r>
      <w:r w:rsidRPr="00776496">
        <w:rPr>
          <w:rFonts w:ascii="Times New Roman" w:eastAsia="Times New Roman" w:hAnsi="Times New Roman" w:cs="David" w:hint="cs"/>
          <w:sz w:val="24"/>
          <w:szCs w:val="24"/>
          <w:rtl/>
          <w:lang w:eastAsia="he-IL"/>
        </w:rPr>
        <w:t xml:space="preserve"> את</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בהתאם ללוח הזמנים ובאופן שיאפשר את גמר ביצוע הפרויקט על ידי הקבלן הראשי וגמר ביצוע עבודות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 xml:space="preserve">קבלנים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אחרים בהתאם ללוח הזמנים המוסכם 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מם.</w:t>
      </w:r>
    </w:p>
    <w:p w14:paraId="1DB3F87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יתחיל היועץ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קטע מהפרויקט ו/או שלב משלבי העבודה כמפורט בנספח </w:t>
      </w:r>
      <w:r w:rsidRPr="00776496">
        <w:rPr>
          <w:rFonts w:ascii="Times New Roman" w:eastAsia="Times New Roman" w:hAnsi="Times New Roman" w:cs="David"/>
          <w:bCs/>
          <w:sz w:val="24"/>
          <w:szCs w:val="24"/>
          <w:rtl/>
          <w:lang w:eastAsia="he-IL"/>
        </w:rPr>
        <w:t>ב'</w:t>
      </w:r>
      <w:r w:rsidRPr="00776496">
        <w:rPr>
          <w:rFonts w:ascii="Times New Roman" w:eastAsia="Times New Roman" w:hAnsi="Times New Roman" w:cs="David"/>
          <w:sz w:val="24"/>
          <w:szCs w:val="24"/>
          <w:rtl/>
          <w:lang w:eastAsia="he-IL"/>
        </w:rPr>
        <w:t xml:space="preserve"> או </w:t>
      </w:r>
      <w:r w:rsidRPr="00776496">
        <w:rPr>
          <w:rFonts w:ascii="Times New Roman" w:eastAsia="Times New Roman" w:hAnsi="Times New Roman" w:cs="David"/>
          <w:b/>
          <w:bCs/>
          <w:sz w:val="24"/>
          <w:szCs w:val="24"/>
          <w:rtl/>
          <w:lang w:eastAsia="he-IL"/>
        </w:rPr>
        <w:t xml:space="preserve">ג'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אלא אם כן הודיע למזמין תחילה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הגיע לדעתו מועד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זה וק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מהמזמין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לביצועו.</w:t>
      </w:r>
    </w:p>
    <w:p w14:paraId="1C5099F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יש לראות </w:t>
      </w:r>
      <w:r w:rsidRPr="00776496">
        <w:rPr>
          <w:rFonts w:ascii="Times New Roman" w:eastAsia="Times New Roman" w:hAnsi="Times New Roman" w:cs="David" w:hint="cs"/>
          <w:sz w:val="24"/>
          <w:szCs w:val="24"/>
          <w:rtl/>
          <w:lang w:eastAsia="he-IL"/>
        </w:rPr>
        <w:t>ב</w:t>
      </w:r>
      <w:r w:rsidRPr="00776496">
        <w:rPr>
          <w:rFonts w:ascii="Times New Roman" w:eastAsia="Times New Roman" w:hAnsi="Times New Roman" w:cs="David"/>
          <w:sz w:val="24"/>
          <w:szCs w:val="24"/>
          <w:rtl/>
          <w:lang w:eastAsia="he-IL"/>
        </w:rPr>
        <w:t>חוזה זה כהתקשרות בין המזמין לבין היועץ לגבי כל קטעי הפרויקט או לגבי כל קטע שלו בנפרד ולגבי כל שרותי היועץ או לגבי כל שלב שלהם בנפרד, לפי בחירת המזמין. המזמין יהיה זכאי אפוא להפסיק את שרותי היועץ עם השלמת כל קטע ואף במהלכו ועם השלמת כל שלב ואף במהלכו ויחולו הוראות סעיף 12 להלן.</w:t>
      </w:r>
    </w:p>
    <w:p w14:paraId="5B30832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ידוע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התחייבויות היועצים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הקבלנים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יתר הגורמים, מותנות בכך שיסופקו להם כל התכניות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ההנחיות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ההוראות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הפרטים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הביאורים שידרשו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ושרותיהם במהירות ובקצב שימנעו כל עיכוב בביצועם וברציפותם. היועץ מתחייב לבצע את שרותי היועץ באופן שימנע כל עילה מהיועצים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מהקבלנים מלטעון לעיכוב מוצדק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עבודותיהם ובאופן שיבטיח ביצועם בהתאם ללוחות הזמנים שיהיו רצופים לחוזים שיחתמו עמם.</w:t>
      </w:r>
    </w:p>
    <w:p w14:paraId="6F248639"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 יוכר כמוצדק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אך ו</w:t>
      </w:r>
      <w:r w:rsidRPr="00776496">
        <w:rPr>
          <w:rFonts w:ascii="Times New Roman" w:eastAsia="Times New Roman" w:hAnsi="Times New Roman" w:cs="David"/>
          <w:sz w:val="24"/>
          <w:szCs w:val="24"/>
          <w:rtl/>
          <w:lang w:eastAsia="he-IL"/>
        </w:rPr>
        <w:t>רק בהימלא כל התנאים המצטברים הבאים ולמשך הזמן שהמנהל יקבע, דהיינו:</w:t>
      </w:r>
    </w:p>
    <w:p w14:paraId="673E19B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הוא נובע מכ</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ח עליון או גורם אחר (להלן יחדיו: "</w:t>
      </w:r>
      <w:r w:rsidRPr="00776496">
        <w:rPr>
          <w:rFonts w:ascii="Times New Roman" w:eastAsia="Times New Roman" w:hAnsi="Times New Roman" w:cs="David"/>
          <w:b/>
          <w:bCs/>
          <w:sz w:val="24"/>
          <w:szCs w:val="24"/>
          <w:rtl/>
          <w:lang w:eastAsia="he-IL"/>
        </w:rPr>
        <w:t>אירוע דוחה</w:t>
      </w:r>
      <w:r w:rsidRPr="00776496">
        <w:rPr>
          <w:rFonts w:ascii="Times New Roman" w:eastAsia="Times New Roman" w:hAnsi="Times New Roman" w:cs="David"/>
          <w:sz w:val="24"/>
          <w:szCs w:val="24"/>
          <w:rtl/>
          <w:lang w:eastAsia="he-IL"/>
        </w:rPr>
        <w:t>") שלדעת המנהל לא הייתה ליועץ שליטה עליו.</w:t>
      </w:r>
    </w:p>
    <w:p w14:paraId="546E4A31"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מיד משהתרחש אירוע דוחה הודיע היועץ למנהל על קיומו ועל משך העיכוב הצפוי.</w:t>
      </w:r>
    </w:p>
    <w:p w14:paraId="26210E2C"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לא קיבל תכניות, הנחיות, הוראות, פרטים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אורים שנדרשו על ידו ונדרשים לביצוע התכנון מהמזמין או היועצים במועד שסוכם עימם.</w:t>
      </w:r>
    </w:p>
    <w:p w14:paraId="5D2975B0"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אישר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האירוע הדוחה אכן מצדיק 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השירות ואת משך הדחייה.</w:t>
      </w:r>
    </w:p>
    <w:p w14:paraId="1A94DAA0" w14:textId="77777777" w:rsidR="00776496" w:rsidRPr="00776496" w:rsidRDefault="00776496" w:rsidP="00776496">
      <w:pPr>
        <w:widowControl w:val="0"/>
        <w:spacing w:before="0" w:beforeAutospacing="0" w:after="200" w:afterAutospacing="0" w:line="240" w:lineRule="auto"/>
        <w:ind w:left="144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מבלי לגרוע מ</w:t>
      </w:r>
      <w:r w:rsidRPr="00776496">
        <w:rPr>
          <w:rFonts w:ascii="Times New Roman" w:eastAsia="Times New Roman" w:hAnsi="Times New Roman" w:cs="David" w:hint="cs"/>
          <w:sz w:val="24"/>
          <w:szCs w:val="24"/>
          <w:rtl/>
          <w:lang w:eastAsia="he-IL"/>
        </w:rPr>
        <w:t xml:space="preserve">כלליות </w:t>
      </w:r>
      <w:r w:rsidRPr="00776496">
        <w:rPr>
          <w:rFonts w:ascii="Times New Roman" w:eastAsia="Times New Roman" w:hAnsi="Times New Roman" w:cs="David"/>
          <w:sz w:val="24"/>
          <w:szCs w:val="24"/>
          <w:rtl/>
          <w:lang w:eastAsia="he-IL"/>
        </w:rPr>
        <w:t>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חור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עבודות תכנון ע"י אחרים לא יהווה עילה לעיכוב בב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שירותי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5B93DF0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להודיע למנהל מידית, על כל עיכוב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לפי הערכתו עלול לגרום לאיחור בקיום לוח הזמנים.</w:t>
      </w:r>
    </w:p>
    <w:p w14:paraId="52DEE9A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ב- 1 לכל חודש גרגוריאני וכן בכל מועד שיידרש על ידי המזמין, ימסור היועץ למזמין דו"ח על התקדמות ביצוע שרותי היועץ ועם תחילת ביצוע העבודות באתר גם דו"ח פיקוח על ביצוען.</w:t>
      </w:r>
    </w:p>
    <w:p w14:paraId="4CB67FAA"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רשאי לבקר במשרד היועץ ולעיין בהתקדמות ובאופן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שרותי היועץ, והיועץ ימסור למנהל כל הסבר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פרט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דיווח</w:t>
      </w:r>
      <w:r w:rsidRPr="00776496">
        <w:rPr>
          <w:rFonts w:ascii="Times New Roman" w:eastAsia="Times New Roman" w:hAnsi="Times New Roman" w:cs="David" w:hint="cs"/>
          <w:sz w:val="24"/>
          <w:szCs w:val="24"/>
          <w:rtl/>
          <w:lang w:eastAsia="he-IL"/>
        </w:rPr>
        <w:t>, מיד</w:t>
      </w:r>
      <w:r w:rsidRPr="00776496">
        <w:rPr>
          <w:rFonts w:ascii="Times New Roman" w:eastAsia="Times New Roman" w:hAnsi="Times New Roman" w:cs="David"/>
          <w:sz w:val="24"/>
          <w:szCs w:val="24"/>
          <w:rtl/>
          <w:lang w:eastAsia="he-IL"/>
        </w:rPr>
        <w:t xml:space="preserve"> לפי בקשתו. אין בסעיף זה כדי לגרוע מהתחייבויות היועץ לפי חוזה</w:t>
      </w:r>
      <w:r w:rsidRPr="00776496">
        <w:rPr>
          <w:rFonts w:ascii="Times New Roman" w:eastAsia="Times New Roman" w:hAnsi="Times New Roman" w:cs="David" w:hint="cs"/>
          <w:sz w:val="24"/>
          <w:szCs w:val="24"/>
          <w:rtl/>
          <w:lang w:eastAsia="he-IL"/>
        </w:rPr>
        <w:t xml:space="preserve"> זה ו/או לפי כל דין</w:t>
      </w:r>
      <w:r w:rsidRPr="00776496">
        <w:rPr>
          <w:rFonts w:ascii="Times New Roman" w:eastAsia="Times New Roman" w:hAnsi="Times New Roman" w:cs="David"/>
          <w:sz w:val="24"/>
          <w:szCs w:val="24"/>
          <w:rtl/>
          <w:lang w:eastAsia="he-IL"/>
        </w:rPr>
        <w:t>.</w:t>
      </w:r>
    </w:p>
    <w:p w14:paraId="104C67FD" w14:textId="77777777" w:rsid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E3E1679" w14:textId="77777777" w:rsidR="00F865AA" w:rsidRPr="00776496" w:rsidRDefault="00F865AA"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0EF0F754"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שכר היועץ</w:t>
      </w:r>
    </w:p>
    <w:p w14:paraId="4D4CFD0C"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תמורת שרותי היועץ וכל יתר התחייבויותיו לפי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כמפורט בנספח </w:t>
      </w:r>
      <w:r w:rsidRPr="00776496">
        <w:rPr>
          <w:rFonts w:ascii="Times New Roman" w:eastAsia="Times New Roman" w:hAnsi="Times New Roman" w:cs="David"/>
          <w:bCs/>
          <w:sz w:val="24"/>
          <w:szCs w:val="24"/>
          <w:rtl/>
          <w:lang w:eastAsia="he-IL"/>
        </w:rPr>
        <w:t xml:space="preserve">ד' </w:t>
      </w:r>
      <w:r w:rsidRPr="00776496">
        <w:rPr>
          <w:rFonts w:ascii="Times New Roman" w:eastAsia="Times New Roman" w:hAnsi="Times New Roman" w:cs="David" w:hint="cs"/>
          <w:b/>
          <w:sz w:val="24"/>
          <w:szCs w:val="24"/>
          <w:rtl/>
          <w:lang w:eastAsia="he-IL"/>
        </w:rPr>
        <w:t xml:space="preserve">המצ"ב </w:t>
      </w:r>
      <w:r w:rsidRPr="00776496">
        <w:rPr>
          <w:rFonts w:ascii="Times New Roman" w:eastAsia="Times New Roman" w:hAnsi="Times New Roman" w:cs="David"/>
          <w:sz w:val="24"/>
          <w:szCs w:val="24"/>
          <w:rtl/>
          <w:lang w:eastAsia="he-IL"/>
        </w:rPr>
        <w:t>(להלן: "</w:t>
      </w:r>
      <w:r w:rsidRPr="00776496">
        <w:rPr>
          <w:rFonts w:ascii="Times New Roman" w:eastAsia="Times New Roman" w:hAnsi="Times New Roman" w:cs="David"/>
          <w:b/>
          <w:bCs/>
          <w:sz w:val="24"/>
          <w:szCs w:val="24"/>
          <w:rtl/>
          <w:lang w:eastAsia="he-IL"/>
        </w:rPr>
        <w:t>שכר היועץ</w:t>
      </w:r>
      <w:r w:rsidRPr="00776496">
        <w:rPr>
          <w:rFonts w:ascii="Times New Roman" w:eastAsia="Times New Roman" w:hAnsi="Times New Roman" w:cs="David"/>
          <w:sz w:val="24"/>
          <w:szCs w:val="24"/>
          <w:rtl/>
          <w:lang w:eastAsia="he-IL"/>
        </w:rPr>
        <w:t>").</w:t>
      </w:r>
    </w:p>
    <w:p w14:paraId="1D94A3A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בהוצאות הממשיות בשרותי העזר המפורטים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שא המזמין:</w:t>
      </w:r>
    </w:p>
    <w:p w14:paraId="6A5725E4"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הדפסות בתוויין המיועדות להפצה לאחרים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למעט הדפסות שיפיק היועץ במשרדו. להסרת ספקות, יובהר כי בגין הוצאות הדפסות בתוויין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אשר מיועדות ליועץ בהליך עבודתו, לא יהיה היועץ זכאי לקבל</w:t>
      </w:r>
      <w:r w:rsidRPr="00776496">
        <w:rPr>
          <w:rFonts w:ascii="Times New Roman" w:eastAsia="Times New Roman" w:hAnsi="Times New Roman" w:cs="David" w:hint="cs"/>
          <w:sz w:val="24"/>
          <w:szCs w:val="24"/>
          <w:rtl/>
          <w:lang w:eastAsia="he-IL"/>
        </w:rPr>
        <w:t>ת</w:t>
      </w:r>
      <w:r w:rsidRPr="00776496">
        <w:rPr>
          <w:rFonts w:ascii="Times New Roman" w:eastAsia="Times New Roman" w:hAnsi="Times New Roman" w:cs="David"/>
          <w:sz w:val="24"/>
          <w:szCs w:val="24"/>
          <w:rtl/>
          <w:lang w:eastAsia="he-IL"/>
        </w:rPr>
        <w:t xml:space="preserve"> החזר.</w:t>
      </w:r>
    </w:p>
    <w:p w14:paraId="2C558F1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העתקות שנמסרו ע"י היועץ למזמין</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לרשויות המוסמכות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ליועצים, למעט העתקות וצילומים שיפיק היועץ במשרדו.</w:t>
      </w:r>
    </w:p>
    <w:p w14:paraId="695E66F3"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שכפול מסמכים.</w:t>
      </w:r>
    </w:p>
    <w:p w14:paraId="65A06812"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מודלים, פרוספקטים ופרספקטיבות, המוזמנים לצורכי שיווק (למעט מודלים ופרספקטיבות לצורכי עבודה והחלטה).</w:t>
      </w:r>
    </w:p>
    <w:p w14:paraId="55C554AD"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מדידות וצילומי אויר.</w:t>
      </w:r>
    </w:p>
    <w:p w14:paraId="0E4E5E6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קידוחים ובדיקות קרקע.</w:t>
      </w:r>
    </w:p>
    <w:p w14:paraId="6F881198"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שליחויות.</w:t>
      </w:r>
    </w:p>
    <w:p w14:paraId="5217EA4E"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העזר המפורטים בסעיפים 7.2.1 עד 7.2.3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יוזמנו על ידי היועץ באמצעות מערכת ניהול פרויקטים </w:t>
      </w:r>
      <w:r w:rsidRPr="00776496">
        <w:rPr>
          <w:rFonts w:ascii="Times New Roman" w:eastAsia="Times New Roman" w:hAnsi="Times New Roman" w:cs="David"/>
          <w:sz w:val="24"/>
          <w:szCs w:val="24"/>
          <w:lang w:eastAsia="he-IL"/>
        </w:rPr>
        <w:t>VIEW</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 מערכת רמדורנט מודול ניהול מסמכים (</w:t>
      </w:r>
      <w:r w:rsidRPr="00776496">
        <w:rPr>
          <w:rFonts w:ascii="Times New Roman" w:eastAsia="Times New Roman" w:hAnsi="Times New Roman" w:cs="David"/>
          <w:sz w:val="24"/>
          <w:szCs w:val="24"/>
          <w:lang w:eastAsia="he-IL"/>
        </w:rPr>
        <w:t>DM</w:t>
      </w:r>
      <w:r w:rsidRPr="00776496">
        <w:rPr>
          <w:rFonts w:ascii="Times New Roman" w:eastAsia="Times New Roman" w:hAnsi="Times New Roman" w:cs="David"/>
          <w:sz w:val="24"/>
          <w:szCs w:val="24"/>
          <w:rtl/>
          <w:lang w:eastAsia="he-IL"/>
        </w:rPr>
        <w:t>) רק ממכונים המאושרים ע"י המזמין לבצע עבודות עבורו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הוצאות לפי סעיפים 7.2.4 עד 7.2.7 ועבור הדפסות והעתקות צבעוניות יוצאו רק אם אושרו תחילה בכתב, טרם הזמנתם ע"י המנהל.</w:t>
      </w:r>
    </w:p>
    <w:p w14:paraId="7A84965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חשבון שכר היועץ ישולמו ליועץ תשלומי ביניים בש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עורים ובמועדים המפורטים בנספח</w:t>
      </w:r>
      <w:r w:rsidRPr="00776496">
        <w:rPr>
          <w:rFonts w:ascii="Times New Roman" w:eastAsia="Times New Roman" w:hAnsi="Times New Roman" w:cs="David"/>
          <w:bCs/>
          <w:sz w:val="24"/>
          <w:szCs w:val="24"/>
          <w:rtl/>
          <w:lang w:eastAsia="he-IL"/>
        </w:rPr>
        <w:t xml:space="preserve"> ה'</w:t>
      </w:r>
      <w:r w:rsidRPr="00776496">
        <w:rPr>
          <w:rFonts w:ascii="Times New Roman" w:eastAsia="Times New Roman" w:hAnsi="Times New Roman" w:cs="David" w:hint="cs"/>
          <w:sz w:val="24"/>
          <w:szCs w:val="24"/>
          <w:rtl/>
          <w:lang w:eastAsia="he-IL"/>
        </w:rPr>
        <w:t xml:space="preserve"> המצ"ב,</w:t>
      </w:r>
      <w:r w:rsidRPr="00776496">
        <w:rPr>
          <w:rFonts w:ascii="Times New Roman" w:eastAsia="Times New Roman" w:hAnsi="Times New Roman" w:cs="David"/>
          <w:sz w:val="24"/>
          <w:szCs w:val="24"/>
          <w:rtl/>
          <w:lang w:eastAsia="he-IL"/>
        </w:rPr>
        <w:t xml:space="preserve"> וכן כל תשלומי ביניים נוספים במידה והמזמין יחליט לשלמם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p>
    <w:p w14:paraId="4B895A6E"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תשלומי הביניים לפי פסקה זו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מקדמות על חשבון שכר היועץ ואין באישורם ו/או בתשלומם משום אישור כלשהו מצד המזמין לגבי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שלב משלבי שירותי היועץ ו/או טיב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 ו/או הסכום המגיע ליועץ. במקרה של הפסקת עבודתו של היועץ כאמור בסעיף 6.3 לעיל, יחולו הוראות סעיף 12.1.2 להלן. </w:t>
      </w:r>
    </w:p>
    <w:p w14:paraId="6F5F167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trike/>
          <w:sz w:val="24"/>
          <w:szCs w:val="24"/>
          <w:rtl/>
          <w:lang w:eastAsia="he-IL"/>
        </w:rPr>
      </w:pPr>
      <w:r w:rsidRPr="00776496">
        <w:rPr>
          <w:rFonts w:ascii="Times New Roman" w:eastAsia="Times New Roman" w:hAnsi="Times New Roman" w:cs="David"/>
          <w:sz w:val="24"/>
          <w:szCs w:val="24"/>
          <w:rtl/>
          <w:lang w:eastAsia="he-IL"/>
        </w:rPr>
        <w:lastRenderedPageBreak/>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השכר האמור בנספח </w:t>
      </w:r>
      <w:r w:rsidRPr="00776496">
        <w:rPr>
          <w:rFonts w:ascii="Times New Roman" w:eastAsia="Times New Roman" w:hAnsi="Times New Roman" w:cs="David"/>
          <w:b/>
          <w:bCs/>
          <w:sz w:val="24"/>
          <w:szCs w:val="24"/>
          <w:rtl/>
          <w:lang w:eastAsia="he-IL"/>
        </w:rPr>
        <w:t xml:space="preserve">ד' </w:t>
      </w:r>
      <w:r w:rsidRPr="00776496">
        <w:rPr>
          <w:rFonts w:ascii="Times New Roman" w:eastAsia="Times New Roman" w:hAnsi="Times New Roman" w:cs="David" w:hint="cs"/>
          <w:sz w:val="24"/>
          <w:szCs w:val="24"/>
          <w:rtl/>
          <w:lang w:eastAsia="he-IL"/>
        </w:rPr>
        <w:t xml:space="preserve">המצ"ב, </w:t>
      </w: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hint="cs"/>
          <w:sz w:val="24"/>
          <w:szCs w:val="24"/>
          <w:rtl/>
          <w:lang w:eastAsia="he-IL"/>
        </w:rPr>
        <w:t xml:space="preserve">ינו </w:t>
      </w:r>
      <w:r w:rsidRPr="00776496">
        <w:rPr>
          <w:rFonts w:ascii="Times New Roman" w:eastAsia="Times New Roman" w:hAnsi="Times New Roman" w:cs="David"/>
          <w:sz w:val="24"/>
          <w:szCs w:val="24"/>
          <w:rtl/>
          <w:lang w:eastAsia="he-IL"/>
        </w:rPr>
        <w:t xml:space="preserve">סופי ומוחלט, והיועץ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776496">
        <w:rPr>
          <w:rFonts w:ascii="Times New Roman" w:eastAsia="Times New Roman" w:hAnsi="Times New Roman" w:cs="David" w:hint="cs"/>
          <w:sz w:val="24"/>
          <w:szCs w:val="24"/>
          <w:rtl/>
          <w:lang w:eastAsia="he-IL"/>
        </w:rPr>
        <w:t xml:space="preserve">זה </w:t>
      </w:r>
      <w:r w:rsidRPr="00776496">
        <w:rPr>
          <w:rFonts w:ascii="Times New Roman" w:eastAsia="Times New Roman" w:hAnsi="Times New Roman" w:cs="David"/>
          <w:sz w:val="24"/>
          <w:szCs w:val="24"/>
          <w:rtl/>
          <w:lang w:eastAsia="he-IL"/>
        </w:rPr>
        <w:t>במפורש אחרת. תנאי לתשלום שכר היועץ במלואו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הינו המצאת הצהרה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לפיה בדק היועץ את העבודות ומצא אותן תואמות לתכניותיו ולתקנים המחייבים וכי הן בוצעו לשביעות רצונו בנוסח המצורף כנספח </w:t>
      </w:r>
      <w:r w:rsidRPr="00776496">
        <w:rPr>
          <w:rFonts w:ascii="Times New Roman" w:eastAsia="Times New Roman" w:hAnsi="Times New Roman" w:cs="David"/>
          <w:b/>
          <w:bCs/>
          <w:sz w:val="24"/>
          <w:szCs w:val="24"/>
          <w:rtl/>
          <w:lang w:eastAsia="he-IL"/>
        </w:rPr>
        <w:t>ט'</w:t>
      </w:r>
      <w:r w:rsidRPr="00776496">
        <w:rPr>
          <w:rFonts w:ascii="Times New Roman" w:eastAsia="Times New Roman" w:hAnsi="Times New Roman" w:cs="David"/>
          <w:sz w:val="24"/>
          <w:szCs w:val="24"/>
          <w:rtl/>
          <w:lang w:eastAsia="he-IL"/>
        </w:rPr>
        <w:t xml:space="preserve"> לחוזה זה וכתב היעדר תביעות המצורף כנספח</w:t>
      </w:r>
      <w:r w:rsidRPr="00776496">
        <w:rPr>
          <w:rFonts w:ascii="Times New Roman" w:eastAsia="Times New Roman" w:hAnsi="Times New Roman" w:cs="David"/>
          <w:b/>
          <w:bCs/>
          <w:sz w:val="24"/>
          <w:szCs w:val="24"/>
          <w:rtl/>
          <w:lang w:eastAsia="he-IL"/>
        </w:rPr>
        <w:t xml:space="preserve"> י'</w:t>
      </w:r>
      <w:r w:rsidRPr="00776496">
        <w:rPr>
          <w:rFonts w:ascii="Times New Roman" w:eastAsia="Times New Roman" w:hAnsi="Times New Roman" w:cs="David"/>
          <w:sz w:val="24"/>
          <w:szCs w:val="24"/>
          <w:rtl/>
          <w:lang w:eastAsia="he-IL"/>
        </w:rPr>
        <w:t xml:space="preserve"> לחוזה זה למזמין, חתום ע"י היועץ ומאומת כנדרש בו.</w:t>
      </w:r>
    </w:p>
    <w:p w14:paraId="2DEE7BC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מבלי לפגוע בכלליות האמור בסעיף </w:t>
      </w:r>
      <w:r w:rsidRPr="00776496">
        <w:rPr>
          <w:rFonts w:ascii="Times New Roman" w:eastAsia="Times New Roman" w:hAnsi="Times New Roman" w:cs="David" w:hint="cs"/>
          <w:sz w:val="24"/>
          <w:szCs w:val="24"/>
          <w:rtl/>
          <w:lang w:eastAsia="he-IL"/>
        </w:rPr>
        <w:t>7 לעיל</w:t>
      </w:r>
      <w:r w:rsidRPr="00776496">
        <w:rPr>
          <w:rFonts w:ascii="Times New Roman" w:eastAsia="Times New Roman" w:hAnsi="Times New Roman" w:cs="David"/>
          <w:sz w:val="24"/>
          <w:szCs w:val="24"/>
          <w:rtl/>
          <w:lang w:eastAsia="he-IL"/>
        </w:rPr>
        <w:t>, מוסכם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בשום מקרה, לקבל תמורה ו/או שכר ו/או טובות הנאה כלשהן מכל צד שלישי אחר, לרבות מהיועצים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מהקבלן, וכל סכום שיתקבל על ידו כאמור, בין במישרין ובין בעקיפין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רכוש ה</w:t>
      </w:r>
      <w:r w:rsidRPr="00776496">
        <w:rPr>
          <w:rFonts w:ascii="Times New Roman" w:eastAsia="Times New Roman" w:hAnsi="Times New Roman" w:cs="David" w:hint="cs"/>
          <w:sz w:val="24"/>
          <w:szCs w:val="24"/>
          <w:rtl/>
          <w:lang w:eastAsia="he-IL"/>
        </w:rPr>
        <w:t>מזמין</w:t>
      </w:r>
      <w:r w:rsidRPr="00776496">
        <w:rPr>
          <w:rFonts w:ascii="Times New Roman" w:eastAsia="Times New Roman" w:hAnsi="Times New Roman" w:cs="David"/>
          <w:sz w:val="24"/>
          <w:szCs w:val="24"/>
          <w:rtl/>
          <w:lang w:eastAsia="he-IL"/>
        </w:rPr>
        <w:t>. מובהר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הפרת סעיף זה על ידי היועץ תה</w:t>
      </w:r>
      <w:r w:rsidRPr="00776496">
        <w:rPr>
          <w:rFonts w:ascii="Times New Roman" w:eastAsia="Times New Roman" w:hAnsi="Times New Roman" w:cs="David" w:hint="cs"/>
          <w:sz w:val="24"/>
          <w:szCs w:val="24"/>
          <w:rtl/>
          <w:lang w:eastAsia="he-IL"/>
        </w:rPr>
        <w:t>ווה</w:t>
      </w:r>
      <w:r w:rsidRPr="00776496">
        <w:rPr>
          <w:rFonts w:ascii="Times New Roman" w:eastAsia="Times New Roman" w:hAnsi="Times New Roman" w:cs="David"/>
          <w:sz w:val="24"/>
          <w:szCs w:val="24"/>
          <w:rtl/>
          <w:lang w:eastAsia="he-IL"/>
        </w:rPr>
        <w:t xml:space="preserve"> הפרה יסודית של חוזה</w:t>
      </w:r>
      <w:r w:rsidRPr="00776496">
        <w:rPr>
          <w:rFonts w:ascii="Times New Roman" w:eastAsia="Times New Roman" w:hAnsi="Times New Roman" w:cs="David" w:hint="cs"/>
          <w:sz w:val="24"/>
          <w:szCs w:val="24"/>
          <w:rtl/>
          <w:lang w:eastAsia="he-IL"/>
        </w:rPr>
        <w:t xml:space="preserve"> זה. </w:t>
      </w:r>
    </w:p>
    <w:p w14:paraId="3110188D"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תנאים מקדמיים לביצוע תשלום כלשהו ע"ח שכר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הינם הצגת ר</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שיון היועץ כאמור בסעיף 2.2 לעיל והמצאת אישור בדבר ניהול ספרי היועץ כדין, חתום ע"י רו"ח או רשויות המס, כנדרש.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ככל שהיועץ לא ימציא למזמין אישור תקף בדבר פטור מניכוי מס במקור, </w:t>
      </w:r>
      <w:r w:rsidRPr="00776496">
        <w:rPr>
          <w:rFonts w:ascii="Times New Roman" w:eastAsia="Times New Roman" w:hAnsi="Times New Roman" w:cs="David" w:hint="cs"/>
          <w:sz w:val="24"/>
          <w:szCs w:val="24"/>
          <w:rtl/>
          <w:lang w:eastAsia="he-IL"/>
        </w:rPr>
        <w:t>עובר</w:t>
      </w:r>
      <w:r w:rsidRPr="00776496">
        <w:rPr>
          <w:rFonts w:ascii="Times New Roman" w:eastAsia="Times New Roman" w:hAnsi="Times New Roman" w:cs="David"/>
          <w:sz w:val="24"/>
          <w:szCs w:val="24"/>
          <w:rtl/>
          <w:lang w:eastAsia="he-IL"/>
        </w:rPr>
        <w:t xml:space="preserve"> לביצוע כל תשלום ע"ח שכר היועץ, ינוכה מס במקור כדין, מכל סכום ע"ח שכר היועץ שישולם ע"י המזמין. למען הסר ספק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המצאת אישור בדבר ניכוי המס במקור, תיחשב כביצוע תשלום של המזמין ע"ח שכר היועץ בגובה הסכום הנקוב באישור.  </w:t>
      </w:r>
    </w:p>
    <w:p w14:paraId="518AB216" w14:textId="77777777" w:rsidR="00776496" w:rsidRPr="00776496" w:rsidRDefault="00776496" w:rsidP="00776496">
      <w:pPr>
        <w:widowControl w:val="0"/>
        <w:spacing w:before="0" w:beforeAutospacing="0" w:after="240" w:afterAutospacing="0" w:line="240" w:lineRule="auto"/>
        <w:ind w:left="788"/>
        <w:jc w:val="both"/>
        <w:rPr>
          <w:rFonts w:ascii="Times New Roman" w:eastAsia="Times New Roman" w:hAnsi="Times New Roman" w:cs="David"/>
          <w:sz w:val="24"/>
          <w:szCs w:val="24"/>
          <w:rtl/>
          <w:lang w:eastAsia="he-IL"/>
        </w:rPr>
      </w:pPr>
    </w:p>
    <w:p w14:paraId="50DEE02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שנויים בתכנון</w:t>
      </w:r>
    </w:p>
    <w:p w14:paraId="114A93D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המנהל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75172846"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נדרשו השינויים לאחר שלב התכנון המפורט שהוזמן ע"י המזמין כמפורט בנספח</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bCs/>
          <w:sz w:val="24"/>
          <w:szCs w:val="24"/>
          <w:rtl/>
          <w:lang w:eastAsia="he-IL"/>
        </w:rPr>
        <w:t>ב' או ג'</w:t>
      </w:r>
      <w:r w:rsidRPr="00776496">
        <w:rPr>
          <w:rFonts w:ascii="Times New Roman" w:eastAsia="Times New Roman" w:hAnsi="Times New Roman" w:cs="David" w:hint="cs"/>
          <w:b/>
          <w:sz w:val="24"/>
          <w:szCs w:val="24"/>
          <w:rtl/>
          <w:lang w:eastAsia="he-IL"/>
        </w:rPr>
        <w:t xml:space="preserve"> המצ"ב</w:t>
      </w:r>
      <w:r w:rsidRPr="00776496">
        <w:rPr>
          <w:rFonts w:ascii="Times New Roman" w:eastAsia="Times New Roman" w:hAnsi="Times New Roman" w:cs="David"/>
          <w:sz w:val="24"/>
          <w:szCs w:val="24"/>
          <w:rtl/>
          <w:lang w:eastAsia="he-IL"/>
        </w:rPr>
        <w:t>,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השינויים מחייב את היועץ בעבודה העולה במידה רבה ובאופן יסודי על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אלמלא השנויים</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יהיה</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זכאי לפיצוי בעד העבודה הנוספת שב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עקב השנויים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כאמור</w:t>
      </w:r>
      <w:r w:rsidRPr="00776496">
        <w:rPr>
          <w:rFonts w:ascii="Times New Roman" w:eastAsia="Times New Roman" w:hAnsi="Times New Roman" w:cs="David"/>
          <w:sz w:val="24"/>
          <w:szCs w:val="24"/>
          <w:rtl/>
          <w:lang w:eastAsia="he-IL"/>
        </w:rPr>
        <w:t>. הפיצוי ישולם בגין העבודה הנוספת שהיועץ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 xml:space="preserve"> היועץ ושכר היועץ. בכל מקרה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שנויים</w:t>
      </w:r>
      <w:r w:rsidRPr="00776496">
        <w:rPr>
          <w:rFonts w:ascii="Times New Roman" w:eastAsia="Times New Roman" w:hAnsi="Times New Roman" w:cs="David" w:hint="cs"/>
          <w:sz w:val="24"/>
          <w:szCs w:val="24"/>
          <w:rtl/>
          <w:lang w:eastAsia="he-IL"/>
        </w:rPr>
        <w:t xml:space="preserve"> כאמור, לא יהוו</w:t>
      </w:r>
      <w:r w:rsidRPr="00776496">
        <w:rPr>
          <w:rFonts w:ascii="Times New Roman" w:eastAsia="Times New Roman" w:hAnsi="Times New Roman" w:cs="David"/>
          <w:sz w:val="24"/>
          <w:szCs w:val="24"/>
          <w:rtl/>
          <w:lang w:eastAsia="he-IL"/>
        </w:rPr>
        <w:t xml:space="preserve"> עילה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 בלוח הזמנים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אלא בא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שור המנהל </w:t>
      </w:r>
      <w:r w:rsidRPr="00776496">
        <w:rPr>
          <w:rFonts w:ascii="Times New Roman" w:eastAsia="Times New Roman" w:hAnsi="Times New Roman" w:cs="David" w:hint="cs"/>
          <w:sz w:val="24"/>
          <w:szCs w:val="24"/>
          <w:rtl/>
          <w:lang w:eastAsia="he-IL"/>
        </w:rPr>
        <w:t>מראש ו</w:t>
      </w:r>
      <w:r w:rsidRPr="00776496">
        <w:rPr>
          <w:rFonts w:ascii="Times New Roman" w:eastAsia="Times New Roman" w:hAnsi="Times New Roman" w:cs="David"/>
          <w:sz w:val="24"/>
          <w:szCs w:val="24"/>
          <w:rtl/>
          <w:lang w:eastAsia="he-IL"/>
        </w:rPr>
        <w:t>בכתב.</w:t>
      </w:r>
    </w:p>
    <w:p w14:paraId="1470FEF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על אף</w:t>
      </w:r>
      <w:r w:rsidRPr="00776496">
        <w:rPr>
          <w:rFonts w:ascii="Times New Roman" w:eastAsia="Times New Roman" w:hAnsi="Times New Roman" w:cs="David"/>
          <w:sz w:val="24"/>
          <w:szCs w:val="24"/>
          <w:rtl/>
          <w:lang w:eastAsia="he-IL"/>
        </w:rPr>
        <w:t xml:space="preserve"> האמור בסעיף 8.2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יגיע ליועץ דבר בגין שינויים הנובעים מ:</w:t>
      </w:r>
    </w:p>
    <w:p w14:paraId="4DF2152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טעות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קוי בתכנון ו/או באומדן של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של היועצים.</w:t>
      </w:r>
    </w:p>
    <w:p w14:paraId="5B23828A"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התכנון אינו התכנון היעיל ביותר.</w:t>
      </w:r>
    </w:p>
    <w:p w14:paraId="7C53D97F"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7"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השינוי מתחייב במישרין או בעקיפין מהפרת איזה מהוראות חוזה זה ע"י היועץ.</w:t>
      </w:r>
    </w:p>
    <w:p w14:paraId="37CBD685" w14:textId="77777777" w:rsidR="00776496" w:rsidRPr="00776496" w:rsidRDefault="00776496" w:rsidP="00776496">
      <w:pPr>
        <w:widowControl w:val="0"/>
        <w:numPr>
          <w:ilvl w:val="2"/>
          <w:numId w:val="1"/>
        </w:numPr>
        <w:tabs>
          <w:tab w:val="num" w:pos="1507"/>
        </w:tabs>
        <w:spacing w:before="0" w:beforeAutospacing="0" w:after="200" w:afterAutospacing="0" w:line="240" w:lineRule="auto"/>
        <w:ind w:left="1508" w:hanging="425"/>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השינויים מתחייבים מדרישת רשויות מוסמכות. </w:t>
      </w:r>
    </w:p>
    <w:p w14:paraId="21F1900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להכין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עבור רוכשים שיבקשו זאת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תכנית שינויים בדירות שאינם עומדים בסתירה להיתרי הבניה ולכל דין. </w:t>
      </w:r>
    </w:p>
    <w:p w14:paraId="4B2FED22" w14:textId="77777777" w:rsidR="00776496" w:rsidRPr="00776496" w:rsidRDefault="00776496" w:rsidP="00776496">
      <w:pPr>
        <w:widowControl w:val="0"/>
        <w:spacing w:before="0" w:beforeAutospacing="0" w:after="24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מחיר השינויים ותנאי התשלום בגין תכנון השינויים </w:t>
      </w:r>
      <w:r w:rsidRPr="00776496">
        <w:rPr>
          <w:rFonts w:ascii="Times New Roman" w:eastAsia="Times New Roman" w:hAnsi="Times New Roman" w:cs="David" w:hint="cs"/>
          <w:sz w:val="24"/>
          <w:szCs w:val="24"/>
          <w:rtl/>
          <w:lang w:eastAsia="he-IL"/>
        </w:rPr>
        <w:t xml:space="preserve">כאמור, </w:t>
      </w:r>
      <w:r w:rsidRPr="00776496">
        <w:rPr>
          <w:rFonts w:ascii="Times New Roman" w:eastAsia="Times New Roman" w:hAnsi="Times New Roman" w:cs="David"/>
          <w:sz w:val="24"/>
          <w:szCs w:val="24"/>
          <w:rtl/>
          <w:lang w:eastAsia="he-IL"/>
        </w:rPr>
        <w:t>יסוכמו בין היועץ לרוכשים. היועץ יתקשר עם הרוכש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בהסכם נפרד לתכנון השינויים. כל מחלוקת שתתעורר בין היועץ לבין </w:t>
      </w:r>
      <w:r w:rsidRPr="00776496">
        <w:rPr>
          <w:rFonts w:ascii="Times New Roman" w:eastAsia="Times New Roman" w:hAnsi="Times New Roman" w:cs="David" w:hint="cs"/>
          <w:sz w:val="24"/>
          <w:szCs w:val="24"/>
          <w:rtl/>
          <w:lang w:eastAsia="he-IL"/>
        </w:rPr>
        <w:t>ה</w:t>
      </w:r>
      <w:r w:rsidRPr="00776496">
        <w:rPr>
          <w:rFonts w:ascii="Times New Roman" w:eastAsia="Times New Roman" w:hAnsi="Times New Roman" w:cs="David"/>
          <w:sz w:val="24"/>
          <w:szCs w:val="24"/>
          <w:rtl/>
          <w:lang w:eastAsia="he-IL"/>
        </w:rPr>
        <w:t>רוכש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בענ</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ין קביעת מחיר השינויים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תובא בפני המנהל והוא יהיה המוסמך להכריע בה.</w:t>
      </w:r>
    </w:p>
    <w:p w14:paraId="08A903DA"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lastRenderedPageBreak/>
        <w:t>אחריות וביטוח</w:t>
      </w:r>
    </w:p>
    <w:p w14:paraId="57057525" w14:textId="77777777" w:rsidR="00B67F92" w:rsidRPr="00013687" w:rsidRDefault="00B67F92" w:rsidP="00B67F92">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076BFA11"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546507AF" w14:textId="77777777" w:rsidR="00B67F92" w:rsidRPr="00013687" w:rsidRDefault="00B67F92" w:rsidP="00B67F92">
      <w:pPr>
        <w:pStyle w:val="af7"/>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42E4B68A" w14:textId="77777777" w:rsidR="00B67F92" w:rsidRPr="00013687" w:rsidRDefault="00B67F92" w:rsidP="00B67F92">
      <w:pPr>
        <w:pStyle w:val="af7"/>
        <w:numPr>
          <w:ilvl w:val="1"/>
          <w:numId w:val="1"/>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5B3BB089"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1BF060E5" w14:textId="77777777" w:rsidR="00B67F92"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FC204F5" w14:textId="77777777" w:rsidR="00B67F92" w:rsidRPr="00013687" w:rsidRDefault="00B67F92" w:rsidP="00B67F92">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01452E0F" w14:textId="77777777" w:rsidR="00B67F92" w:rsidRDefault="00B67F92" w:rsidP="00B67F92">
      <w:pPr>
        <w:widowControl w:val="0"/>
        <w:numPr>
          <w:ilvl w:val="1"/>
          <w:numId w:val="1"/>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56049D16"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0A0B3235"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6A91D8B1"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7832FC67"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5709F02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334F085F"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w:t>
      </w:r>
      <w:r>
        <w:rPr>
          <w:rFonts w:ascii="Times New Roman" w:eastAsia="Times New Roman" w:hAnsi="Times New Roman" w:cs="David" w:hint="cs"/>
          <w:sz w:val="20"/>
          <w:szCs w:val="24"/>
          <w:rtl/>
          <w:lang w:eastAsia="he-IL"/>
        </w:rPr>
        <w:lastRenderedPageBreak/>
        <w:t xml:space="preserve">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7A00F62E"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11F14278"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6F8F9D87"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739B3D2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2584E2D9"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75FF59CC"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6024E570" w14:textId="77777777" w:rsidR="00B67F9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0282DD1F" w14:textId="77777777" w:rsidR="00B67F92" w:rsidRPr="00A42052" w:rsidRDefault="00B67F92" w:rsidP="00B67F92">
      <w:pPr>
        <w:widowControl w:val="0"/>
        <w:numPr>
          <w:ilvl w:val="1"/>
          <w:numId w:val="1"/>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7169A329" w14:textId="77777777" w:rsidR="00776496" w:rsidRPr="00776496" w:rsidRDefault="00776496" w:rsidP="00776496">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7CA53EE0"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אספקת תכניות</w:t>
      </w:r>
    </w:p>
    <w:p w14:paraId="6A6A063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עת במהלך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וכן בתקופת הבדק של העבודות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למזמין מיד לפי דרישתו כל תכניות, ובכללן, תכניות ומסמכים המנויים ברשימה המצ"ב כנספח </w:t>
      </w:r>
      <w:r w:rsidRPr="00776496">
        <w:rPr>
          <w:rFonts w:ascii="Times New Roman" w:eastAsia="Times New Roman" w:hAnsi="Times New Roman" w:cs="David"/>
          <w:b/>
          <w:bCs/>
          <w:sz w:val="24"/>
          <w:szCs w:val="24"/>
          <w:rtl/>
          <w:lang w:eastAsia="he-IL"/>
        </w:rPr>
        <w:t>ח'</w:t>
      </w:r>
      <w:r w:rsidRPr="00776496">
        <w:rPr>
          <w:rFonts w:ascii="Times New Roman" w:eastAsia="Times New Roman" w:hAnsi="Times New Roman" w:cs="David"/>
          <w:sz w:val="24"/>
          <w:szCs w:val="24"/>
          <w:rtl/>
          <w:lang w:eastAsia="he-IL"/>
        </w:rPr>
        <w:t xml:space="preserve"> לחוזה זה, ובמידה והדרישה מתייחסת לתכניות שאינ</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בידו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יערכ</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היועץ בהקדם האפשרי וימסר</w:t>
      </w:r>
      <w:r w:rsidRPr="00776496">
        <w:rPr>
          <w:rFonts w:ascii="Times New Roman" w:eastAsia="Times New Roman" w:hAnsi="Times New Roman" w:cs="David" w:hint="cs"/>
          <w:sz w:val="24"/>
          <w:szCs w:val="24"/>
          <w:rtl/>
          <w:lang w:eastAsia="he-IL"/>
        </w:rPr>
        <w:t>ן</w:t>
      </w:r>
      <w:r w:rsidRPr="00776496">
        <w:rPr>
          <w:rFonts w:ascii="Times New Roman" w:eastAsia="Times New Roman" w:hAnsi="Times New Roman" w:cs="David"/>
          <w:sz w:val="24"/>
          <w:szCs w:val="24"/>
          <w:rtl/>
          <w:lang w:eastAsia="he-IL"/>
        </w:rPr>
        <w:t xml:space="preserve"> למזמין.</w:t>
      </w:r>
    </w:p>
    <w:p w14:paraId="007C788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עם גמר שרותי </w:t>
      </w:r>
      <w:r w:rsidRPr="00776496">
        <w:rPr>
          <w:rFonts w:ascii="Times New Roman" w:eastAsia="Times New Roman" w:hAnsi="Times New Roman" w:cs="David" w:hint="cs"/>
          <w:sz w:val="24"/>
          <w:szCs w:val="24"/>
          <w:rtl/>
          <w:lang w:eastAsia="he-IL"/>
        </w:rPr>
        <w:t>היועץ,</w:t>
      </w:r>
      <w:r w:rsidRPr="00776496">
        <w:rPr>
          <w:rFonts w:ascii="Times New Roman" w:eastAsia="Times New Roman" w:hAnsi="Times New Roman" w:cs="David"/>
          <w:sz w:val="24"/>
          <w:szCs w:val="24"/>
          <w:rtl/>
          <w:lang w:eastAsia="he-IL"/>
        </w:rPr>
        <w:t xml:space="preserve"> ימסור היועץ למזמין סדרה אחת של העתקי התכניות כשהן מעודכנות, ומשקפות את התכנון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הסופי בשטח </w:t>
      </w:r>
      <w:r w:rsidRPr="00776496">
        <w:rPr>
          <w:rFonts w:ascii="Times New Roman" w:eastAsia="Times New Roman" w:hAnsi="Times New Roman" w:cs="David"/>
          <w:color w:val="000000"/>
          <w:sz w:val="24"/>
          <w:szCs w:val="24"/>
          <w:lang w:eastAsia="he-IL"/>
        </w:rPr>
        <w:t>(AS MADE)</w:t>
      </w:r>
      <w:r w:rsidRPr="00776496">
        <w:rPr>
          <w:rFonts w:ascii="Times New Roman" w:eastAsia="Times New Roman" w:hAnsi="Times New Roman" w:cs="David"/>
          <w:sz w:val="24"/>
          <w:szCs w:val="24"/>
          <w:rtl/>
          <w:lang w:eastAsia="he-IL"/>
        </w:rPr>
        <w:t xml:space="preserve">, למעט שינויי דיירים, </w:t>
      </w:r>
      <w:r w:rsidRPr="00776496">
        <w:rPr>
          <w:rFonts w:ascii="Times New Roman" w:eastAsia="Times New Roman" w:hAnsi="Times New Roman" w:cs="David" w:hint="cs"/>
          <w:sz w:val="24"/>
          <w:szCs w:val="24"/>
          <w:rtl/>
          <w:lang w:eastAsia="he-IL"/>
        </w:rPr>
        <w:t xml:space="preserve">וקבצים </w:t>
      </w:r>
      <w:r w:rsidRPr="00776496">
        <w:rPr>
          <w:rFonts w:ascii="Times New Roman" w:eastAsia="Times New Roman" w:hAnsi="Times New Roman" w:cs="David"/>
          <w:sz w:val="24"/>
          <w:szCs w:val="24"/>
          <w:rtl/>
          <w:lang w:eastAsia="he-IL"/>
        </w:rPr>
        <w:t>המכילים את התכנון במדיה ממוחשבת.</w:t>
      </w:r>
    </w:p>
    <w:p w14:paraId="42283D5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או בוטל לפי סעיף 12 להלן, ימסור היועץ למזמין סדרה אחת של העתקי התכניות ו</w:t>
      </w:r>
      <w:r w:rsidRPr="00776496">
        <w:rPr>
          <w:rFonts w:ascii="Times New Roman" w:eastAsia="Times New Roman" w:hAnsi="Times New Roman" w:cs="David" w:hint="cs"/>
          <w:sz w:val="24"/>
          <w:szCs w:val="24"/>
          <w:rtl/>
          <w:lang w:eastAsia="he-IL"/>
        </w:rPr>
        <w:t>הקבצים</w:t>
      </w:r>
      <w:r w:rsidRPr="00776496">
        <w:rPr>
          <w:rFonts w:ascii="Times New Roman" w:eastAsia="Times New Roman" w:hAnsi="Times New Roman" w:cs="David"/>
          <w:sz w:val="24"/>
          <w:szCs w:val="24"/>
          <w:rtl/>
          <w:lang w:eastAsia="he-IL"/>
        </w:rPr>
        <w:t xml:space="preserve"> כשה</w:t>
      </w:r>
      <w:r w:rsidRPr="00776496">
        <w:rPr>
          <w:rFonts w:ascii="Times New Roman" w:eastAsia="Times New Roman" w:hAnsi="Times New Roman" w:cs="David" w:hint="cs"/>
          <w:sz w:val="24"/>
          <w:szCs w:val="24"/>
          <w:rtl/>
          <w:lang w:eastAsia="he-IL"/>
        </w:rPr>
        <w:t>ם</w:t>
      </w:r>
      <w:r w:rsidRPr="00776496">
        <w:rPr>
          <w:rFonts w:ascii="Times New Roman" w:eastAsia="Times New Roman" w:hAnsi="Times New Roman" w:cs="David"/>
          <w:sz w:val="24"/>
          <w:szCs w:val="24"/>
          <w:rtl/>
          <w:lang w:eastAsia="he-IL"/>
        </w:rPr>
        <w:t xml:space="preserve"> מעודכנ</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עד לתאריך הבאת החוזה לידי גמר, או עד לתאריך ביטולו, הכל לפי העניין.</w:t>
      </w:r>
    </w:p>
    <w:p w14:paraId="1CC50C58"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חייב היועץ לשמור אצלו למשך תקופה של 7 שנים לפחות את התכניות בקבצי מחשב ובתדפיסים ולספק למזמין לפי דרישתו העתקים מהן בכל עת שיידרש לכך.</w:t>
      </w:r>
    </w:p>
    <w:p w14:paraId="4E774896"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היועץ לא יהיה זכאי לכל תשלום נוסף בעד תכניות שימסור למזמין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סעיף 10 זה.</w:t>
      </w:r>
    </w:p>
    <w:p w14:paraId="51287A4F"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זכות הקניין בכל התכניות שייכת למזמין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ובלבד ששולם שכר היועץ בהתאם להוראות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בתוקף זכות הקניין הנ"ל זכאי המזמין לעשות כל שימוש בתכניות, לרבות להשתמש בהן באמצעות יועצים אחרים ואף לשנותן בלא שיגיע ליועץ דבר בגין זאת, ובלבד שהשימוש בתכניות יוגבל לאתר ולפרויקט שחוזה זה חל לגביו. האמור לעיל לגבי זכות הקניין בתכניות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חל גם לגבי זכות היוצרים, במידה וקיימת, בכל עבודות שבוצעו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התכניות. היועץ אינו רשאי להשתמש בתכניות לצורך תכנון ובניה של פרויקט אחר  שלא בהסכמת המזמין.</w:t>
      </w:r>
    </w:p>
    <w:p w14:paraId="18E8FE0C"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מעמד היועץ</w:t>
      </w:r>
    </w:p>
    <w:p w14:paraId="3D66C19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ומובהר על ידי הצדדים לחוזה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מעמדו של היועץ כנותן השירותים למזמין הינו של קבלן עצמאי וכל הפעולות שיעשו על ידו על פי חוזה זה נעשות על ידו, עבורו ועל חשבונו</w:t>
      </w:r>
      <w:r w:rsidRPr="00776496">
        <w:rPr>
          <w:rFonts w:ascii="Times New Roman" w:eastAsia="Times New Roman" w:hAnsi="Times New Roman" w:cs="David" w:hint="cs"/>
          <w:sz w:val="24"/>
          <w:szCs w:val="24"/>
          <w:rtl/>
          <w:lang w:eastAsia="he-IL"/>
        </w:rPr>
        <w:t xml:space="preserve"> של היועץ</w:t>
      </w:r>
      <w:r w:rsidRPr="00776496">
        <w:rPr>
          <w:rFonts w:ascii="Times New Roman" w:eastAsia="Times New Roman" w:hAnsi="Times New Roman" w:cs="David"/>
          <w:sz w:val="24"/>
          <w:szCs w:val="24"/>
          <w:rtl/>
          <w:lang w:eastAsia="he-IL"/>
        </w:rPr>
        <w:t>.</w:t>
      </w:r>
    </w:p>
    <w:p w14:paraId="2A1C9BCA"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אין ולא יהיו יחסי עובד-מעביד בין המזמין ובין </w:t>
      </w:r>
      <w:r w:rsidRPr="00776496">
        <w:rPr>
          <w:rFonts w:ascii="Times New Roman" w:eastAsia="Times New Roman" w:hAnsi="Times New Roman" w:cs="David"/>
          <w:color w:val="000000"/>
          <w:sz w:val="24"/>
          <w:szCs w:val="24"/>
          <w:rtl/>
          <w:lang w:eastAsia="he-IL"/>
        </w:rPr>
        <w:t xml:space="preserve">היועץ ו/או </w:t>
      </w:r>
      <w:r w:rsidRPr="00776496">
        <w:rPr>
          <w:rFonts w:ascii="Times New Roman" w:eastAsia="Times New Roman" w:hAnsi="Times New Roman" w:cs="David" w:hint="cs"/>
          <w:color w:val="000000"/>
          <w:sz w:val="24"/>
          <w:szCs w:val="24"/>
          <w:rtl/>
          <w:lang w:eastAsia="he-IL"/>
        </w:rPr>
        <w:t>מי מטעמו ו</w:t>
      </w:r>
      <w:r w:rsidRPr="00776496">
        <w:rPr>
          <w:rFonts w:ascii="Times New Roman" w:eastAsia="Times New Roman" w:hAnsi="Times New Roman" w:cs="David"/>
          <w:color w:val="000000"/>
          <w:sz w:val="24"/>
          <w:szCs w:val="24"/>
          <w:rtl/>
          <w:lang w:eastAsia="he-IL"/>
        </w:rPr>
        <w:t xml:space="preserve">בין המזמין לבין עובדי </w:t>
      </w:r>
      <w:r w:rsidRPr="00776496">
        <w:rPr>
          <w:rFonts w:ascii="Times New Roman" w:eastAsia="Times New Roman" w:hAnsi="Times New Roman" w:cs="David" w:hint="cs"/>
          <w:color w:val="000000"/>
          <w:sz w:val="24"/>
          <w:szCs w:val="24"/>
          <w:rtl/>
          <w:lang w:eastAsia="he-IL"/>
        </w:rPr>
        <w:t xml:space="preserve"> היועץ ו/או מי מטעמיהם</w:t>
      </w:r>
      <w:r w:rsidRPr="00776496">
        <w:rPr>
          <w:rFonts w:ascii="Times New Roman" w:eastAsia="Times New Roman" w:hAnsi="Times New Roman" w:cs="David"/>
          <w:color w:val="000000"/>
          <w:sz w:val="24"/>
          <w:szCs w:val="24"/>
          <w:rtl/>
          <w:lang w:eastAsia="he-IL"/>
        </w:rPr>
        <w:t xml:space="preserve"> </w:t>
      </w:r>
      <w:r w:rsidRPr="00776496">
        <w:rPr>
          <w:rFonts w:ascii="Times New Roman" w:eastAsia="Times New Roman" w:hAnsi="Times New Roman" w:cs="David"/>
          <w:sz w:val="24"/>
          <w:szCs w:val="24"/>
          <w:rtl/>
          <w:lang w:eastAsia="he-IL"/>
        </w:rPr>
        <w:t>ואין בהוראות חוזה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כדי ליצור בין היועץ ו/או מי מעובדיו</w:t>
      </w:r>
      <w:r w:rsidRPr="00776496">
        <w:rPr>
          <w:rFonts w:ascii="Times New Roman" w:eastAsia="Times New Roman" w:hAnsi="Times New Roman" w:cs="David" w:hint="cs"/>
          <w:sz w:val="24"/>
          <w:szCs w:val="24"/>
          <w:rtl/>
          <w:lang w:eastAsia="he-IL"/>
        </w:rPr>
        <w:t xml:space="preserve"> ו/או מי מטעמו</w:t>
      </w:r>
      <w:r w:rsidRPr="00776496">
        <w:rPr>
          <w:rFonts w:ascii="Times New Roman" w:eastAsia="Times New Roman" w:hAnsi="Times New Roman" w:cs="David"/>
          <w:sz w:val="24"/>
          <w:szCs w:val="24"/>
          <w:rtl/>
          <w:lang w:eastAsia="he-IL"/>
        </w:rPr>
        <w:t xml:space="preserve"> לבין המזמין ו/או המנהל ו/או מי מטעמו יחסי עובד מעביד</w:t>
      </w:r>
      <w:r w:rsidRPr="00776496">
        <w:rPr>
          <w:rFonts w:ascii="Times New Roman" w:eastAsia="Times New Roman" w:hAnsi="Times New Roman" w:cs="David"/>
          <w:color w:val="000000"/>
          <w:sz w:val="24"/>
          <w:szCs w:val="24"/>
          <w:rtl/>
          <w:lang w:eastAsia="he-IL"/>
        </w:rPr>
        <w:t>, לכל ענין ודבר. 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מוסכם ומובהר בין הצדדים</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 לא יהיו זכאים כלפי המזמין לכל זכות החלה ע</w:t>
      </w:r>
      <w:r w:rsidRPr="00776496">
        <w:rPr>
          <w:rFonts w:ascii="Times New Roman" w:eastAsia="Times New Roman" w:hAnsi="Times New Roman" w:cs="David" w:hint="cs"/>
          <w:color w:val="000000"/>
          <w:sz w:val="24"/>
          <w:szCs w:val="24"/>
          <w:rtl/>
          <w:lang w:eastAsia="he-IL"/>
        </w:rPr>
        <w:t>ל פ</w:t>
      </w:r>
      <w:r w:rsidRPr="00776496">
        <w:rPr>
          <w:rFonts w:ascii="Times New Roman" w:eastAsia="Times New Roman" w:hAnsi="Times New Roman" w:cs="David"/>
          <w:color w:val="000000"/>
          <w:sz w:val="24"/>
          <w:szCs w:val="24"/>
          <w:rtl/>
          <w:lang w:eastAsia="he-IL"/>
        </w:rPr>
        <w:t>י הדין ו/או מכח צו הרחבה ו/או מכח הסכם כלשהו על עובד</w:t>
      </w:r>
      <w:r w:rsidRPr="00776496">
        <w:rPr>
          <w:rFonts w:ascii="Times New Roman" w:eastAsia="Times New Roman" w:hAnsi="Times New Roman" w:cs="David" w:hint="cs"/>
          <w:sz w:val="24"/>
          <w:szCs w:val="24"/>
          <w:rtl/>
          <w:lang w:eastAsia="he-IL"/>
        </w:rPr>
        <w:t>.</w:t>
      </w:r>
    </w:p>
    <w:p w14:paraId="26914C2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color w:val="000000"/>
          <w:sz w:val="24"/>
          <w:szCs w:val="24"/>
          <w:rtl/>
          <w:lang w:eastAsia="he-IL"/>
        </w:rPr>
        <w:t>מוסכם בזה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היועץ ו/או עובדיו</w:t>
      </w:r>
      <w:r w:rsidRPr="00776496">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776496">
        <w:rPr>
          <w:rFonts w:ascii="Times New Roman" w:eastAsia="Times New Roman" w:hAnsi="Times New Roman" w:cs="David"/>
          <w:color w:val="000000"/>
          <w:sz w:val="24"/>
          <w:szCs w:val="24"/>
          <w:rtl/>
          <w:lang w:eastAsia="he-IL"/>
        </w:rPr>
        <w:t xml:space="preserve"> מוותרים על כל טענות ו/או</w:t>
      </w:r>
      <w:r w:rsidRPr="00776496">
        <w:rPr>
          <w:rFonts w:ascii="Times New Roman" w:eastAsia="Times New Roman" w:hAnsi="Times New Roman" w:cs="David" w:hint="cs"/>
          <w:color w:val="000000"/>
          <w:sz w:val="24"/>
          <w:szCs w:val="24"/>
          <w:rtl/>
          <w:lang w:eastAsia="he-IL"/>
        </w:rPr>
        <w:t xml:space="preserve"> דרישות ו/או תלונות ו/או</w:t>
      </w:r>
      <w:r w:rsidRPr="00776496">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2F226D3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 ומתחייב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w:t>
      </w:r>
      <w:r w:rsidR="0016188F" w:rsidRPr="00776496">
        <w:rPr>
          <w:rFonts w:ascii="Times New Roman" w:eastAsia="Times New Roman" w:hAnsi="Times New Roman" w:cs="David" w:hint="cs"/>
          <w:sz w:val="24"/>
          <w:szCs w:val="24"/>
          <w:rtl/>
          <w:lang w:eastAsia="he-IL"/>
        </w:rPr>
        <w:t>ייש</w:t>
      </w:r>
      <w:r w:rsidR="0016188F" w:rsidRPr="00776496">
        <w:rPr>
          <w:rFonts w:ascii="Times New Roman" w:eastAsia="Times New Roman" w:hAnsi="Times New Roman" w:cs="David" w:hint="eastAsia"/>
          <w:sz w:val="24"/>
          <w:szCs w:val="24"/>
          <w:rtl/>
          <w:lang w:eastAsia="he-IL"/>
        </w:rPr>
        <w:t>א</w:t>
      </w:r>
      <w:r w:rsidRPr="00776496">
        <w:rPr>
          <w:rFonts w:ascii="Times New Roman" w:eastAsia="Times New Roman" w:hAnsi="Times New Roman" w:cs="David"/>
          <w:sz w:val="24"/>
          <w:szCs w:val="24"/>
          <w:rtl/>
          <w:lang w:eastAsia="he-IL"/>
        </w:rPr>
        <w:t xml:space="preserve"> לבדו </w:t>
      </w:r>
      <w:r w:rsidRPr="00776496">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היועץ ו/או עובדי היועץ בגין מתן השירותים ו/או בגין התקבולים שיקבל ע</w:t>
      </w:r>
      <w:r w:rsidRPr="00776496">
        <w:rPr>
          <w:rFonts w:ascii="Times New Roman" w:eastAsia="Times New Roman" w:hAnsi="Times New Roman" w:cs="David" w:hint="cs"/>
          <w:color w:val="000000"/>
          <w:sz w:val="24"/>
          <w:szCs w:val="24"/>
          <w:rtl/>
          <w:lang w:eastAsia="he-IL"/>
        </w:rPr>
        <w:t>ל פי</w:t>
      </w:r>
      <w:r w:rsidRPr="00776496">
        <w:rPr>
          <w:rFonts w:ascii="Times New Roman" w:eastAsia="Times New Roman" w:hAnsi="Times New Roman" w:cs="David"/>
          <w:color w:val="000000"/>
          <w:sz w:val="24"/>
          <w:szCs w:val="24"/>
          <w:rtl/>
          <w:lang w:eastAsia="he-IL"/>
        </w:rPr>
        <w:t xml:space="preserve"> חוזה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ובכלל זה</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sz w:val="24"/>
          <w:szCs w:val="24"/>
          <w:rtl/>
          <w:lang w:eastAsia="he-IL"/>
        </w:rPr>
        <w:t xml:space="preserve"> תשלומי מס הכנסה והב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הלאומי שהוא חב בגין מתן שרותי היועץ.</w:t>
      </w:r>
    </w:p>
    <w:p w14:paraId="56C4F86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ישא לבדו באחריות לכל הזכויות הסוציאליות של עובדיו (כגון - ניכויי מס הכנסה וב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טוח לאומי, תשלומים לקרנות איגודים מקצוע</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ים ותשלומים סוציאליים אחרים) ולכל החובות החלות על פי דין על מעביד כלפי עובדיו.</w:t>
      </w:r>
    </w:p>
    <w:p w14:paraId="5D795E74"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776496">
        <w:rPr>
          <w:rFonts w:ascii="Times New Roman" w:eastAsia="Times New Roman" w:hAnsi="Times New Roman" w:cs="David"/>
          <w:color w:val="000000"/>
          <w:sz w:val="24"/>
          <w:szCs w:val="24"/>
          <w:rtl/>
          <w:lang w:eastAsia="he-IL"/>
        </w:rPr>
        <w:t>מבלי לגרוע מ</w:t>
      </w:r>
      <w:r w:rsidRPr="00776496">
        <w:rPr>
          <w:rFonts w:ascii="Times New Roman" w:eastAsia="Times New Roman" w:hAnsi="Times New Roman" w:cs="David" w:hint="cs"/>
          <w:color w:val="000000"/>
          <w:sz w:val="24"/>
          <w:szCs w:val="24"/>
          <w:rtl/>
          <w:lang w:eastAsia="he-IL"/>
        </w:rPr>
        <w:t xml:space="preserve">כלליות </w:t>
      </w:r>
      <w:r w:rsidRPr="00776496">
        <w:rPr>
          <w:rFonts w:ascii="Times New Roman" w:eastAsia="Times New Roman" w:hAnsi="Times New Roman" w:cs="David"/>
          <w:color w:val="000000"/>
          <w:sz w:val="24"/>
          <w:szCs w:val="24"/>
          <w:rtl/>
          <w:lang w:eastAsia="he-IL"/>
        </w:rPr>
        <w:t>האמור לעיל, היועץ מצהיר ומתחייב</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אם י</w:t>
      </w:r>
      <w:r w:rsidRPr="00776496">
        <w:rPr>
          <w:rFonts w:ascii="Times New Roman" w:eastAsia="Times New Roman" w:hAnsi="Times New Roman" w:cs="David" w:hint="cs"/>
          <w:color w:val="000000"/>
          <w:sz w:val="24"/>
          <w:szCs w:val="24"/>
          <w:rtl/>
          <w:lang w:eastAsia="he-IL"/>
        </w:rPr>
        <w:t>י</w:t>
      </w:r>
      <w:r w:rsidRPr="00776496">
        <w:rPr>
          <w:rFonts w:ascii="Times New Roman" w:eastAsia="Times New Roman" w:hAnsi="Times New Roman" w:cs="David"/>
          <w:color w:val="000000"/>
          <w:sz w:val="24"/>
          <w:szCs w:val="24"/>
          <w:rtl/>
          <w:lang w:eastAsia="he-IL"/>
        </w:rPr>
        <w:t>דרש המזמין על ידי היועץ ו/או על ידי מי מ</w:t>
      </w:r>
      <w:r w:rsidRPr="00776496">
        <w:rPr>
          <w:rFonts w:ascii="Times New Roman" w:eastAsia="Times New Roman" w:hAnsi="Times New Roman" w:cs="David" w:hint="cs"/>
          <w:color w:val="000000"/>
          <w:sz w:val="24"/>
          <w:szCs w:val="24"/>
          <w:rtl/>
          <w:lang w:eastAsia="he-IL"/>
        </w:rPr>
        <w:t>שלוחיו ו/או עובדיו</w:t>
      </w:r>
      <w:r w:rsidRPr="00776496">
        <w:rPr>
          <w:rFonts w:ascii="Times New Roman" w:eastAsia="Times New Roman" w:hAnsi="Times New Roman" w:cs="David"/>
          <w:color w:val="000000"/>
          <w:sz w:val="24"/>
          <w:szCs w:val="24"/>
          <w:rtl/>
          <w:lang w:eastAsia="he-IL"/>
        </w:rPr>
        <w:t xml:space="preserve"> ו/או</w:t>
      </w:r>
      <w:r w:rsidRPr="00776496">
        <w:rPr>
          <w:rFonts w:ascii="Times New Roman" w:eastAsia="Times New Roman" w:hAnsi="Times New Roman" w:cs="David" w:hint="cs"/>
          <w:color w:val="000000"/>
          <w:sz w:val="24"/>
          <w:szCs w:val="24"/>
          <w:rtl/>
          <w:lang w:eastAsia="he-IL"/>
        </w:rPr>
        <w:t xml:space="preserve"> אחר מטעמו ו/או</w:t>
      </w:r>
      <w:r w:rsidRPr="00776496">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כלשהם כאמור, אזי ישפה היועץ את המזמין מיד עם דרישתו הראשונה של המזמין, בגין כל תשלום ו/או הוצאה ו/או עלות</w:t>
      </w:r>
      <w:r w:rsidRPr="00776496">
        <w:rPr>
          <w:rFonts w:ascii="Times New Roman" w:eastAsia="Times New Roman" w:hAnsi="Times New Roman" w:cs="David" w:hint="cs"/>
          <w:color w:val="000000"/>
          <w:sz w:val="24"/>
          <w:szCs w:val="24"/>
          <w:rtl/>
          <w:lang w:eastAsia="he-IL"/>
        </w:rPr>
        <w:t xml:space="preserve"> ו/או פיצוי ו/או שיפוי</w:t>
      </w:r>
      <w:r w:rsidRPr="00776496">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ייחשב </w:t>
      </w:r>
      <w:r w:rsidRPr="00776496">
        <w:rPr>
          <w:rFonts w:ascii="Times New Roman" w:eastAsia="Times New Roman" w:hAnsi="Times New Roman" w:cs="David" w:hint="cs"/>
          <w:color w:val="000000"/>
          <w:sz w:val="24"/>
          <w:szCs w:val="24"/>
          <w:rtl/>
          <w:lang w:eastAsia="he-IL"/>
        </w:rPr>
        <w:t>כ</w:t>
      </w:r>
      <w:r w:rsidRPr="00776496">
        <w:rPr>
          <w:rFonts w:ascii="Times New Roman" w:eastAsia="Times New Roman" w:hAnsi="Times New Roman" w:cs="David"/>
          <w:color w:val="000000"/>
          <w:sz w:val="24"/>
          <w:szCs w:val="24"/>
          <w:rtl/>
          <w:lang w:eastAsia="he-IL"/>
        </w:rPr>
        <w:t>חוב המגיע למזמין מאת היועץ על פי הוראות חוזה זה, אשר המזמין רשאי לקזז בגינו סכומים ע"ח התמורה המגיעה ליועץ.</w:t>
      </w:r>
    </w:p>
    <w:p w14:paraId="14297158"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color w:val="000000"/>
          <w:sz w:val="24"/>
          <w:szCs w:val="24"/>
          <w:rtl/>
          <w:lang w:eastAsia="he-IL"/>
        </w:rPr>
        <w:t>בשים לב לאמור לעיל, אם יקבע פורום מוסמך כלשהו</w:t>
      </w:r>
      <w:r w:rsidRPr="00776496">
        <w:rPr>
          <w:rFonts w:ascii="Times New Roman" w:eastAsia="Times New Roman" w:hAnsi="Times New Roman" w:cs="David" w:hint="cs"/>
          <w:color w:val="000000"/>
          <w:sz w:val="24"/>
          <w:szCs w:val="24"/>
          <w:rtl/>
          <w:lang w:eastAsia="he-IL"/>
        </w:rPr>
        <w:t>,</w:t>
      </w:r>
      <w:r w:rsidRPr="00776496">
        <w:rPr>
          <w:rFonts w:ascii="Times New Roman" w:eastAsia="Times New Roman" w:hAnsi="Times New Roman" w:cs="David"/>
          <w:color w:val="000000"/>
          <w:sz w:val="24"/>
          <w:szCs w:val="24"/>
          <w:rtl/>
          <w:lang w:eastAsia="he-IL"/>
        </w:rPr>
        <w:t xml:space="preserve"> כי נתקיימו יחסי עובד ומעביד בין היועץ ו/או מי מעובדיו</w:t>
      </w:r>
      <w:r w:rsidRPr="00776496">
        <w:rPr>
          <w:rFonts w:ascii="Times New Roman" w:eastAsia="Times New Roman" w:hAnsi="Times New Roman" w:cs="David" w:hint="cs"/>
          <w:color w:val="000000"/>
          <w:sz w:val="24"/>
          <w:szCs w:val="24"/>
          <w:rtl/>
          <w:lang w:eastAsia="he-IL"/>
        </w:rPr>
        <w:t xml:space="preserve"> ו/או מי משלוחיו ו/או אחר מטעמו</w:t>
      </w:r>
      <w:r w:rsidRPr="00776496">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776496">
        <w:rPr>
          <w:rFonts w:ascii="Times New Roman" w:eastAsia="Times New Roman" w:hAnsi="Times New Roman" w:cs="David" w:hint="cs"/>
          <w:color w:val="000000"/>
          <w:sz w:val="24"/>
          <w:szCs w:val="24"/>
          <w:rtl/>
          <w:lang w:eastAsia="he-IL"/>
        </w:rPr>
        <w:t>.</w:t>
      </w:r>
    </w:p>
    <w:p w14:paraId="14EDF159"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0750958A"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9857712"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5035C042" w14:textId="77777777" w:rsidR="00776496" w:rsidRPr="00776496" w:rsidRDefault="00776496" w:rsidP="00776496">
      <w:pPr>
        <w:widowControl w:val="0"/>
        <w:numPr>
          <w:ilvl w:val="0"/>
          <w:numId w:val="1"/>
        </w:numPr>
        <w:spacing w:before="0" w:beforeAutospacing="0" w:after="240" w:afterAutospacing="0" w:line="240" w:lineRule="auto"/>
        <w:ind w:left="363" w:hanging="74"/>
        <w:jc w:val="both"/>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הבאת החוזה לגמר או ביטולו</w:t>
      </w:r>
    </w:p>
    <w:p w14:paraId="391D923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p>
    <w:p w14:paraId="3E7E696C"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על אף האמור בכל מקום אחר בחוזה </w:t>
      </w:r>
      <w:r w:rsidRPr="00776496">
        <w:rPr>
          <w:rFonts w:ascii="Times New Roman" w:eastAsia="Times New Roman" w:hAnsi="Times New Roman" w:cs="David" w:hint="cs"/>
          <w:sz w:val="24"/>
          <w:szCs w:val="24"/>
          <w:rtl/>
          <w:lang w:eastAsia="he-IL"/>
        </w:rPr>
        <w:t xml:space="preserve">זה על נספחיו, </w:t>
      </w:r>
      <w:r w:rsidRPr="00776496">
        <w:rPr>
          <w:rFonts w:ascii="Times New Roman" w:eastAsia="Times New Roman" w:hAnsi="Times New Roman" w:cs="David"/>
          <w:sz w:val="24"/>
          <w:szCs w:val="24"/>
          <w:rtl/>
          <w:lang w:eastAsia="he-IL"/>
        </w:rPr>
        <w:t>רשאי המזמין,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 בכל עת ומסיבה כלשהי, להביא חוזה זה, כולו או מקצתו, לידי גמר על ידי מתן הודעה בכתב על כך ליועץ. ניתנה הודעה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יבוא החוזה לידי גמר בתאריך הנקוב בהודעה אשר לא יהיה פחות מ</w:t>
      </w:r>
      <w:r w:rsidRPr="00776496">
        <w:rPr>
          <w:rFonts w:ascii="Times New Roman" w:eastAsia="Times New Roman" w:hAnsi="Times New Roman" w:cs="David" w:hint="cs"/>
          <w:sz w:val="24"/>
          <w:szCs w:val="24"/>
          <w:rtl/>
          <w:lang w:eastAsia="he-IL"/>
        </w:rPr>
        <w:t>-7</w:t>
      </w:r>
      <w:r w:rsidRPr="00776496">
        <w:rPr>
          <w:rFonts w:ascii="Times New Roman" w:eastAsia="Times New Roman" w:hAnsi="Times New Roman" w:cs="David"/>
          <w:sz w:val="24"/>
          <w:szCs w:val="24"/>
          <w:rtl/>
          <w:lang w:eastAsia="he-IL"/>
        </w:rPr>
        <w:t xml:space="preserve"> י</w:t>
      </w:r>
      <w:r w:rsidRPr="00776496">
        <w:rPr>
          <w:rFonts w:ascii="Times New Roman" w:eastAsia="Times New Roman" w:hAnsi="Times New Roman" w:cs="David" w:hint="cs"/>
          <w:sz w:val="24"/>
          <w:szCs w:val="24"/>
          <w:rtl/>
          <w:lang w:eastAsia="he-IL"/>
        </w:rPr>
        <w:t>מים</w:t>
      </w:r>
      <w:r w:rsidRPr="00776496">
        <w:rPr>
          <w:rFonts w:ascii="Times New Roman" w:eastAsia="Times New Roman" w:hAnsi="Times New Roman" w:cs="David"/>
          <w:sz w:val="24"/>
          <w:szCs w:val="24"/>
          <w:rtl/>
          <w:lang w:eastAsia="he-IL"/>
        </w:rPr>
        <w:t xml:space="preserve"> מיום משלוחה (להלן: "</w:t>
      </w:r>
      <w:r w:rsidRPr="00776496">
        <w:rPr>
          <w:rFonts w:ascii="Times New Roman" w:eastAsia="Times New Roman" w:hAnsi="Times New Roman" w:cs="David"/>
          <w:b/>
          <w:bCs/>
          <w:sz w:val="24"/>
          <w:szCs w:val="24"/>
          <w:rtl/>
          <w:lang w:eastAsia="he-IL"/>
        </w:rPr>
        <w:t>תאריך הפסקת השרות</w:t>
      </w:r>
      <w:r w:rsidRPr="00776496">
        <w:rPr>
          <w:rFonts w:ascii="Times New Roman" w:eastAsia="Times New Roman" w:hAnsi="Times New Roman" w:cs="David"/>
          <w:sz w:val="24"/>
          <w:szCs w:val="24"/>
          <w:rtl/>
          <w:lang w:eastAsia="he-IL"/>
        </w:rPr>
        <w:t>").</w:t>
      </w:r>
    </w:p>
    <w:p w14:paraId="129F253C" w14:textId="77777777" w:rsidR="00776496" w:rsidRPr="00776496" w:rsidRDefault="00776496" w:rsidP="00776496">
      <w:pPr>
        <w:widowControl w:val="0"/>
        <w:numPr>
          <w:ilvl w:val="2"/>
          <w:numId w:val="1"/>
        </w:numPr>
        <w:spacing w:before="0" w:beforeAutospacing="0" w:after="200" w:afterAutospacing="0" w:line="240" w:lineRule="auto"/>
        <w:ind w:left="1507" w:hanging="373"/>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הובא החוזה לידי גמר כאמור בסעיף 12.1.1 לעיל, ישלם המזמין ליועץ שכר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קביעתו הבלעדית של המנהל, בעד אותו קטע מקטעי הפרויקט ו/או שלב משרותי היועץ שב</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צע עד לתאריך הפסקת הש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 ו - ה'</w:t>
      </w:r>
      <w:r w:rsidRPr="00776496">
        <w:rPr>
          <w:rFonts w:ascii="Times New Roman" w:eastAsia="Times New Roman" w:hAnsi="Times New Roman" w:cs="David"/>
          <w:sz w:val="24"/>
          <w:szCs w:val="24"/>
          <w:rtl/>
          <w:lang w:eastAsia="he-IL"/>
        </w:rPr>
        <w:t>. במקרה שבוצע חלק של קטע ו/או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ישולם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כפי שיקבע המנהל.</w:t>
      </w:r>
    </w:p>
    <w:p w14:paraId="7E642FD5"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12.1.1 לעיל לא תשמש עילה ליועץ לתביעת פיצויים כלשהם</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לטענה </w:t>
      </w:r>
      <w:r w:rsidRPr="00776496">
        <w:rPr>
          <w:rFonts w:ascii="Times New Roman" w:eastAsia="Times New Roman" w:hAnsi="Times New Roman" w:cs="David" w:hint="cs"/>
          <w:sz w:val="24"/>
          <w:szCs w:val="24"/>
          <w:rtl/>
          <w:lang w:eastAsia="he-IL"/>
        </w:rPr>
        <w:t>ו/או דרישה ו/או תלונה ו/</w:t>
      </w:r>
      <w:r w:rsidRPr="00776496">
        <w:rPr>
          <w:rFonts w:ascii="Times New Roman" w:eastAsia="Times New Roman" w:hAnsi="Times New Roman" w:cs="David"/>
          <w:sz w:val="24"/>
          <w:szCs w:val="24"/>
          <w:rtl/>
          <w:lang w:eastAsia="he-IL"/>
        </w:rPr>
        <w:t>או תביעה כלשהי, פרט לאמור בסעיף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והשכר שישולם לפי סעיף 12.1.2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648BF1B1"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תוך 12 חודש</w:t>
      </w:r>
      <w:r w:rsidRPr="00776496">
        <w:rPr>
          <w:rFonts w:ascii="Times New Roman" w:eastAsia="Times New Roman" w:hAnsi="Times New Roman" w:cs="David" w:hint="cs"/>
          <w:sz w:val="24"/>
          <w:szCs w:val="24"/>
          <w:rtl/>
          <w:lang w:eastAsia="he-IL"/>
        </w:rPr>
        <w:t>ים</w:t>
      </w:r>
      <w:r w:rsidRPr="00776496">
        <w:rPr>
          <w:rFonts w:ascii="Times New Roman" w:eastAsia="Times New Roman" w:hAnsi="Times New Roman" w:cs="David"/>
          <w:sz w:val="24"/>
          <w:szCs w:val="24"/>
          <w:rtl/>
          <w:lang w:eastAsia="he-IL"/>
        </w:rPr>
        <w:t xml:space="preserve"> מהבאת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כאמור</w:t>
      </w:r>
      <w:r w:rsidRPr="00776496">
        <w:rPr>
          <w:rFonts w:ascii="Times New Roman" w:eastAsia="Times New Roman" w:hAnsi="Times New Roman" w:cs="David" w:hint="cs"/>
          <w:sz w:val="24"/>
          <w:szCs w:val="24"/>
          <w:rtl/>
          <w:lang w:eastAsia="he-IL"/>
        </w:rPr>
        <w:t>, רשאי המזמין</w:t>
      </w:r>
      <w:r w:rsidRPr="00776496">
        <w:rPr>
          <w:rFonts w:ascii="Times New Roman" w:eastAsia="Times New Roman" w:hAnsi="Times New Roman" w:cs="David"/>
          <w:sz w:val="24"/>
          <w:szCs w:val="24"/>
          <w:rtl/>
          <w:lang w:eastAsia="he-IL"/>
        </w:rPr>
        <w:t xml:space="preserve"> לחדשו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במקרה 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לפי דרישת המזמין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לחדש את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תנאי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67C4021E"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במקרה שחוזה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יבוא לידי גמר עקב הפסקת עבודות הפרויקט מחמת כוח עליון (לרבות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מצוות הדין)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היועץ זכאי לתשלום כמוגדר בסעיף 12.3.2 להלן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ויחולו הסעיפים 12.1.3 ו- 12.1.4 לעיל.</w:t>
      </w:r>
    </w:p>
    <w:p w14:paraId="65922B89"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p>
    <w:p w14:paraId="339D2387"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מזמין לפי סעיף 12.1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זכאי המזמין לבטל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לפי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קול דעתו הבלעדי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בלא צורך בהודעה מוקדמת</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בכל אחד מהמקרים הבאים:</w:t>
      </w:r>
    </w:p>
    <w:p w14:paraId="2E68B614"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ו/או לא קיים איזה מהוראות החוזה ולא ת</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קן </w:t>
      </w:r>
      <w:r w:rsidRPr="00776496">
        <w:rPr>
          <w:rFonts w:ascii="Times New Roman" w:eastAsia="Times New Roman" w:hAnsi="Times New Roman" w:cs="David" w:hint="cs"/>
          <w:sz w:val="24"/>
          <w:szCs w:val="24"/>
          <w:rtl/>
          <w:lang w:eastAsia="he-IL"/>
        </w:rPr>
        <w:t>את ה</w:t>
      </w:r>
      <w:r w:rsidRPr="00776496">
        <w:rPr>
          <w:rFonts w:ascii="Times New Roman" w:eastAsia="Times New Roman" w:hAnsi="Times New Roman" w:cs="David"/>
          <w:sz w:val="24"/>
          <w:szCs w:val="24"/>
          <w:rtl/>
          <w:lang w:eastAsia="he-IL"/>
        </w:rPr>
        <w:t>הפרה</w:t>
      </w:r>
      <w:r w:rsidRPr="00776496">
        <w:rPr>
          <w:rFonts w:ascii="Times New Roman" w:eastAsia="Times New Roman" w:hAnsi="Times New Roman" w:cs="David" w:hint="cs"/>
          <w:sz w:val="24"/>
          <w:szCs w:val="24"/>
          <w:rtl/>
          <w:lang w:eastAsia="he-IL"/>
        </w:rPr>
        <w:t xml:space="preserve"> כאמור,</w:t>
      </w:r>
      <w:r w:rsidRPr="00776496">
        <w:rPr>
          <w:rFonts w:ascii="Times New Roman" w:eastAsia="Times New Roman" w:hAnsi="Times New Roman" w:cs="David"/>
          <w:sz w:val="24"/>
          <w:szCs w:val="24"/>
          <w:rtl/>
          <w:lang w:eastAsia="he-IL"/>
        </w:rPr>
        <w:t xml:space="preserve"> לאחר שק</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בל התראה על כך מהמזמין בתוך הזמן הנקוב בהתראה.</w:t>
      </w:r>
    </w:p>
    <w:p w14:paraId="021DF469"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התרה ביועץ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שאין הוא מבצע את עבודתו בצורה המבטיחה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 והיועץ לא נקט בצעדים המבטיחים לדעת המזמין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צועה התקין ו/או התקדמותה וסיומה לפי לוח הזמנים.</w:t>
      </w:r>
    </w:p>
    <w:p w14:paraId="52361D23"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הפר את הוראת סעיף 7.5 לעיל.</w:t>
      </w:r>
    </w:p>
    <w:p w14:paraId="01089C04"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נבצר מהיועץ או מהמנהל הראשי לקיים את ה</w:t>
      </w:r>
      <w:r w:rsidRPr="00776496">
        <w:rPr>
          <w:rFonts w:ascii="Times New Roman" w:eastAsia="Times New Roman" w:hAnsi="Times New Roman" w:cs="David" w:hint="cs"/>
          <w:sz w:val="24"/>
          <w:szCs w:val="24"/>
          <w:rtl/>
          <w:lang w:eastAsia="he-IL"/>
        </w:rPr>
        <w:t xml:space="preserve">וראות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מסיבת מחלה או מכל סיבה אחרת שהיא. מבלי לפגוע בכלליות האמור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הסעיף אם המנהל הראשי במשרד היועץ נפטר, היועץ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לפעולה משפטית או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שירותי היועץ או אם ארע אירוע דומה.</w:t>
      </w:r>
    </w:p>
    <w:p w14:paraId="4255F6D5" w14:textId="77777777" w:rsidR="00776496" w:rsidRPr="00776496" w:rsidRDefault="00776496" w:rsidP="00776496">
      <w:pPr>
        <w:widowControl w:val="0"/>
        <w:numPr>
          <w:ilvl w:val="3"/>
          <w:numId w:val="1"/>
        </w:numPr>
        <w:tabs>
          <w:tab w:val="left" w:pos="2357"/>
        </w:tabs>
        <w:spacing w:before="0" w:beforeAutospacing="0" w:after="200" w:afterAutospacing="0" w:line="240" w:lineRule="auto"/>
        <w:ind w:left="2359" w:hanging="14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חל שינוי בהחזקת המניות ו/או בהרכב המנהלים של היועץ.</w:t>
      </w:r>
    </w:p>
    <w:p w14:paraId="76EB17C1"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בוטל החוזה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ישלם המזמין ליועץ שכר בעד אותו קטע מקטעי הפרויקט ו/או שלב משרותי היועץ שהוא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צע עד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טול החוזה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לפי השיעור המפורט בנספחים </w:t>
      </w:r>
      <w:r w:rsidRPr="00776496">
        <w:rPr>
          <w:rFonts w:ascii="Times New Roman" w:eastAsia="Times New Roman" w:hAnsi="Times New Roman" w:cs="David"/>
          <w:bCs/>
          <w:sz w:val="24"/>
          <w:szCs w:val="24"/>
          <w:rtl/>
          <w:lang w:eastAsia="he-IL"/>
        </w:rPr>
        <w:t>ד'</w:t>
      </w:r>
      <w:r w:rsidRPr="00776496">
        <w:rPr>
          <w:rFonts w:ascii="Times New Roman" w:eastAsia="Times New Roman" w:hAnsi="Times New Roman" w:cs="David" w:hint="cs"/>
          <w:bCs/>
          <w:sz w:val="24"/>
          <w:szCs w:val="24"/>
          <w:rtl/>
          <w:lang w:eastAsia="he-IL"/>
        </w:rPr>
        <w:t xml:space="preserve"> </w:t>
      </w:r>
      <w:r w:rsidRPr="00776496">
        <w:rPr>
          <w:rFonts w:ascii="Times New Roman" w:eastAsia="Times New Roman" w:hAnsi="Times New Roman" w:cs="David"/>
          <w:bCs/>
          <w:sz w:val="24"/>
          <w:szCs w:val="24"/>
          <w:rtl/>
          <w:lang w:eastAsia="he-IL"/>
        </w:rPr>
        <w:t xml:space="preserve">ו -ה' </w:t>
      </w:r>
      <w:r w:rsidRPr="00776496">
        <w:rPr>
          <w:rFonts w:ascii="Times New Roman" w:eastAsia="Times New Roman" w:hAnsi="Times New Roman" w:cs="David"/>
          <w:sz w:val="24"/>
          <w:szCs w:val="24"/>
          <w:rtl/>
          <w:lang w:eastAsia="he-IL"/>
        </w:rPr>
        <w:t xml:space="preserve">לגבי כל שלב שבוצע, ובמקרה שבוצע חלק של שלב - חלק יחסי מתאים מהשכר הקבוע בנספחים </w:t>
      </w:r>
      <w:r w:rsidRPr="00776496">
        <w:rPr>
          <w:rFonts w:ascii="Times New Roman" w:eastAsia="Times New Roman" w:hAnsi="Times New Roman" w:cs="David"/>
          <w:bCs/>
          <w:sz w:val="24"/>
          <w:szCs w:val="24"/>
          <w:rtl/>
          <w:lang w:eastAsia="he-IL"/>
        </w:rPr>
        <w:t xml:space="preserve">ד' ו-ה' </w:t>
      </w:r>
      <w:r w:rsidRPr="00776496">
        <w:rPr>
          <w:rFonts w:ascii="Times New Roman" w:eastAsia="Times New Roman" w:hAnsi="Times New Roman" w:cs="David"/>
          <w:sz w:val="24"/>
          <w:szCs w:val="24"/>
          <w:rtl/>
          <w:lang w:eastAsia="he-IL"/>
        </w:rPr>
        <w:t>לאותו שלב כפי שיקבע המנהל, וזאת לסילוק כל המגיע ליועץ מהמזמין.</w:t>
      </w:r>
    </w:p>
    <w:p w14:paraId="33FB2C4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הודעה בדבר הבאת החוזה לידי גמר כאמור בסעיף 12.3.1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לא תשמש עילה ליועץ לתביעת פיצויים כלשהם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לטענה</w:t>
      </w:r>
      <w:r w:rsidRPr="00776496">
        <w:rPr>
          <w:rFonts w:ascii="Times New Roman" w:eastAsia="Times New Roman" w:hAnsi="Times New Roman" w:cs="David" w:hint="cs"/>
          <w:sz w:val="24"/>
          <w:szCs w:val="24"/>
          <w:rtl/>
          <w:lang w:eastAsia="he-IL"/>
        </w:rPr>
        <w:t xml:space="preserve"> ו/או לדרישה ו/או לתלונה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ל</w:t>
      </w:r>
      <w:r w:rsidRPr="00776496">
        <w:rPr>
          <w:rFonts w:ascii="Times New Roman" w:eastAsia="Times New Roman" w:hAnsi="Times New Roman" w:cs="David"/>
          <w:sz w:val="24"/>
          <w:szCs w:val="24"/>
          <w:rtl/>
          <w:lang w:eastAsia="he-IL"/>
        </w:rPr>
        <w:t>תביעה כלשהי, פרט לאמור בסעיף 12.3.2 לעיל, והשכר שישולם לפי סעיף 12.3.2</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לסילוק כל המגיע ליועץ מהמזמין לפי החוזה ו/או עקב הבאתו לידי גמר כאמור, בין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ובין מכוח עילה כלשהי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הדין.</w:t>
      </w:r>
    </w:p>
    <w:p w14:paraId="45DE0EE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המנהל הראשי במשרד היועץ ו/או היועץ נפטר, פשט רגל, או נעשה בלתי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 למתן השירותים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 זה או אם אירע אירוע דומה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סעיפים 12.3.2 ו - 12.3.3 לעיל.</w:t>
      </w:r>
    </w:p>
    <w:p w14:paraId="72EFC5A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סעיפים 12.1, 12.2 ו-12.3 לעיל</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מותנה בכך שהמזמין קיבל לידיו את כל התכניות ועד לקבלתן לא יהיה עליו לבצע תשלום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הסעיפים הנ"ל.</w:t>
      </w:r>
    </w:p>
    <w:p w14:paraId="737FA2C3"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בכל מקרה של הבאת חוזה</w:t>
      </w:r>
      <w:r w:rsidRPr="00776496">
        <w:rPr>
          <w:rFonts w:ascii="Times New Roman" w:eastAsia="Times New Roman" w:hAnsi="Times New Roman" w:cs="David" w:hint="cs"/>
          <w:sz w:val="24"/>
          <w:szCs w:val="24"/>
          <w:rtl/>
          <w:lang w:eastAsia="he-IL"/>
        </w:rPr>
        <w:t xml:space="preserve"> זה לידי</w:t>
      </w:r>
      <w:r w:rsidRPr="00776496">
        <w:rPr>
          <w:rFonts w:ascii="Times New Roman" w:eastAsia="Times New Roman" w:hAnsi="Times New Roman" w:cs="David"/>
          <w:sz w:val="24"/>
          <w:szCs w:val="24"/>
          <w:rtl/>
          <w:lang w:eastAsia="he-IL"/>
        </w:rPr>
        <w:t xml:space="preserve"> גמר או ביטולו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יהיה המזמין זכאי למסור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המשך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לאחר ולהשתמש ללא הגבלה בשרותי היועץ שבוצעו עד לאותו מועד, והיועץ מסכים לכך ולא יהיה זכאי לדבר בגין זאת.</w:t>
      </w:r>
    </w:p>
    <w:p w14:paraId="02940B1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אימת שהיועץ לא יקיים איזו מהתחייבויותיו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047AAC7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השתמש המזמין בזכותו על פי סעיף 12.7 לעיל, יהיה הוא רשאי לגבות מאת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לנכות מכל סכום שיגיע לו את הסכומים שהמזמין נשא בהם בשל כך, בתוספת 15% לכ</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סוי הוצאותיו הכלליות, וזאת מבלי שיהיה עליו להוכיח את הסכומים הנ"ל.</w:t>
      </w:r>
    </w:p>
    <w:p w14:paraId="7136A6F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lang w:eastAsia="he-IL"/>
        </w:rPr>
      </w:pPr>
    </w:p>
    <w:p w14:paraId="58B07E34" w14:textId="77777777" w:rsidR="00776496" w:rsidRPr="00776496" w:rsidRDefault="00776496" w:rsidP="00776496">
      <w:pPr>
        <w:widowControl w:val="0"/>
        <w:spacing w:before="0" w:beforeAutospacing="0" w:after="200" w:afterAutospacing="0" w:line="240" w:lineRule="auto"/>
        <w:jc w:val="both"/>
        <w:rPr>
          <w:rFonts w:ascii="Times New Roman" w:eastAsia="Times New Roman" w:hAnsi="Times New Roman" w:cs="David"/>
          <w:sz w:val="24"/>
          <w:szCs w:val="24"/>
          <w:rtl/>
          <w:lang w:eastAsia="he-IL"/>
        </w:rPr>
      </w:pPr>
    </w:p>
    <w:p w14:paraId="05E68735" w14:textId="77777777" w:rsidR="00776496" w:rsidRPr="00776496" w:rsidRDefault="00776496" w:rsidP="00776496">
      <w:pPr>
        <w:widowControl w:val="0"/>
        <w:numPr>
          <w:ilvl w:val="0"/>
          <w:numId w:val="1"/>
        </w:numPr>
        <w:spacing w:before="0" w:beforeAutospacing="0" w:after="240" w:afterAutospacing="0" w:line="240" w:lineRule="auto"/>
        <w:ind w:left="363" w:hanging="414"/>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העברת זכויות</w:t>
      </w:r>
    </w:p>
    <w:p w14:paraId="77DDA87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אין היועץ רשאי להסב לאחר את החוזה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כל חלק ממנו, וכן אין הוא רשאי להעביר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להסב לאחר כל זכות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חובה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אלא בהסכמת המזמין בכתב ומראש.</w:t>
      </w:r>
    </w:p>
    <w:p w14:paraId="0D94972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אין היועץ רשאי למסור לאחר את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שרותי היועץ, כולם או מקצתם, אלא בהסכמת המזמין בכתב ומראש.</w:t>
      </w:r>
    </w:p>
    <w:p w14:paraId="18777662"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ניתנה הסכמת המזמין לפי סעיפים 13.1 או 13.2 לעיל, הרי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אין בכך כדי לפטור את היועץ מאחריותו והתחייבויותיו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 xml:space="preserve"> ומזכויות המזמין על פיו, והיועץ </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ישא באחריות מלאה, כלפי המזמין וכלפי </w:t>
      </w:r>
      <w:r w:rsidRPr="00776496">
        <w:rPr>
          <w:rFonts w:ascii="Times New Roman" w:eastAsia="Times New Roman" w:hAnsi="Times New Roman" w:cs="David" w:hint="cs"/>
          <w:sz w:val="24"/>
          <w:szCs w:val="24"/>
          <w:rtl/>
          <w:lang w:eastAsia="he-IL"/>
        </w:rPr>
        <w:t xml:space="preserve">כל </w:t>
      </w:r>
      <w:r w:rsidRPr="00776496">
        <w:rPr>
          <w:rFonts w:ascii="Times New Roman" w:eastAsia="Times New Roman" w:hAnsi="Times New Roman" w:cs="David"/>
          <w:sz w:val="24"/>
          <w:szCs w:val="24"/>
          <w:rtl/>
          <w:lang w:eastAsia="he-IL"/>
        </w:rPr>
        <w:t xml:space="preserve">צד שלישי שהוא, גם לכל מעשה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מחדל של אלה שיבצעו עבודה כלשהי מכוח הוראות סעיפים 13.1 או/וגם 13.2 לעיל</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באי כחם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עובדיהם</w:t>
      </w:r>
      <w:r w:rsidRPr="00776496">
        <w:rPr>
          <w:rFonts w:ascii="Times New Roman" w:eastAsia="Times New Roman" w:hAnsi="Times New Roman" w:cs="David" w:hint="cs"/>
          <w:sz w:val="24"/>
          <w:szCs w:val="24"/>
          <w:rtl/>
          <w:lang w:eastAsia="he-IL"/>
        </w:rPr>
        <w:t xml:space="preserve"> ו/או מי מטעמם</w:t>
      </w:r>
      <w:r w:rsidRPr="00776496">
        <w:rPr>
          <w:rFonts w:ascii="Times New Roman" w:eastAsia="Times New Roman" w:hAnsi="Times New Roman" w:cs="David"/>
          <w:sz w:val="24"/>
          <w:szCs w:val="24"/>
          <w:rtl/>
          <w:lang w:eastAsia="he-IL"/>
        </w:rPr>
        <w:t>, ואילו למזמין ישמרו כל זכויותיו כלפי היועץ.</w:t>
      </w:r>
    </w:p>
    <w:p w14:paraId="3A053E75"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יינתנו באמצעות המנהל הראשי אישית ובאמצעות צוות עובדיו של היועץ בפיקוחו הישיר של המנהל הראשי. מבלי לגרוע מהתחי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היועץ כמתחייב מהאמור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הרי בכל מקרה שהשירותים לא יינתנו ע"י המנהל הראשי מכל סיבה שהיא יהיה המזמין זכאי לבטל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החוזה ויחולו הוראות סעיף 12.3.2 ו-12.3.3 לעיל.</w:t>
      </w:r>
    </w:p>
    <w:p w14:paraId="7639D276" w14:textId="77777777" w:rsid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המזמין רשאי להעביר, בכל עת, כל זכות מזכויותיו וכל חובה מחובותיו לפי חוזה זה, כפי שיראה בעיניו, בלא צורך בהסכמה כלשהי מצד היועץ.</w:t>
      </w:r>
    </w:p>
    <w:p w14:paraId="234BEF68" w14:textId="77777777" w:rsidR="003C30D7"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332C2A0B" w14:textId="77777777" w:rsidR="003C30D7" w:rsidRPr="00776496" w:rsidRDefault="003C30D7" w:rsidP="003C30D7">
      <w:pPr>
        <w:widowControl w:val="0"/>
        <w:spacing w:before="0" w:beforeAutospacing="0" w:after="240" w:afterAutospacing="0" w:line="240" w:lineRule="auto"/>
        <w:jc w:val="both"/>
        <w:rPr>
          <w:rFonts w:ascii="Times New Roman" w:eastAsia="Times New Roman" w:hAnsi="Times New Roman" w:cs="David"/>
          <w:sz w:val="24"/>
          <w:szCs w:val="24"/>
          <w:rtl/>
          <w:lang w:eastAsia="he-IL"/>
        </w:rPr>
      </w:pPr>
    </w:p>
    <w:p w14:paraId="4055C9DA" w14:textId="77777777" w:rsidR="00776496" w:rsidRPr="00776496" w:rsidRDefault="00776496" w:rsidP="00776496">
      <w:pPr>
        <w:widowControl w:val="0"/>
        <w:numPr>
          <w:ilvl w:val="0"/>
          <w:numId w:val="1"/>
        </w:numPr>
        <w:spacing w:before="0" w:beforeAutospacing="0" w:after="200" w:afterAutospacing="0" w:line="240" w:lineRule="auto"/>
        <w:ind w:left="363" w:hanging="272"/>
        <w:jc w:val="both"/>
        <w:rPr>
          <w:rFonts w:ascii="Times New Roman" w:eastAsia="Times New Roman" w:hAnsi="Times New Roman" w:cs="David"/>
          <w:sz w:val="24"/>
          <w:szCs w:val="24"/>
          <w:lang w:eastAsia="he-IL"/>
        </w:rPr>
      </w:pPr>
      <w:r w:rsidRPr="00776496">
        <w:rPr>
          <w:rFonts w:ascii="Times New Roman" w:eastAsia="Times New Roman" w:hAnsi="Times New Roman" w:cs="David"/>
          <w:bCs/>
          <w:sz w:val="24"/>
          <w:szCs w:val="24"/>
          <w:u w:val="single"/>
          <w:rtl/>
          <w:lang w:eastAsia="he-IL"/>
        </w:rPr>
        <w:t>סיום שרותי היועץ</w:t>
      </w:r>
    </w:p>
    <w:p w14:paraId="362D9294"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יחושבו כבאים לסיום בכל אחד מהמקרים הבאים:</w:t>
      </w:r>
    </w:p>
    <w:p w14:paraId="0D5CFE34"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הובא לידי </w:t>
      </w:r>
      <w:r w:rsidRPr="00776496">
        <w:rPr>
          <w:rFonts w:ascii="Times New Roman" w:eastAsia="Times New Roman" w:hAnsi="Times New Roman" w:cs="David" w:hint="cs"/>
          <w:sz w:val="24"/>
          <w:szCs w:val="24"/>
          <w:rtl/>
          <w:lang w:eastAsia="he-IL"/>
        </w:rPr>
        <w:t>גמר</w:t>
      </w:r>
      <w:r w:rsidRPr="00776496">
        <w:rPr>
          <w:rFonts w:ascii="Times New Roman" w:eastAsia="Times New Roman" w:hAnsi="Times New Roman" w:cs="David"/>
          <w:sz w:val="24"/>
          <w:szCs w:val="24"/>
          <w:rtl/>
          <w:lang w:eastAsia="he-IL"/>
        </w:rPr>
        <w:t xml:space="preserve"> או בוטל כאמור בסעיף 12 לעיל, והחל במועד הנקוב בהודעה שניתנה ע"י המזמין ליועץ במסגרת הוראות אותו סעיף.</w:t>
      </w:r>
    </w:p>
    <w:p w14:paraId="4390BA7A"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עם מתן א</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שור בכתב ע"י המזמין ליועץ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הושלם מתן שרותי היועץ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w:t>
      </w:r>
    </w:p>
    <w:p w14:paraId="224EACE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סודיות והמצאת מסמכים</w:t>
      </w:r>
    </w:p>
    <w:p w14:paraId="3F4B871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מתחייב לשמור על סודיות התכניות, השרטוטים, המפרטים וכל יתר המפרטים וכל יתר המסמכים המתייחסים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העתקים וניירות עבודה, בין שהוכנו על ידי היועץ </w:t>
      </w:r>
      <w:r w:rsidRPr="00776496">
        <w:rPr>
          <w:rFonts w:ascii="Times New Roman" w:eastAsia="Times New Roman" w:hAnsi="Times New Roman" w:cs="David" w:hint="cs"/>
          <w:sz w:val="24"/>
          <w:szCs w:val="24"/>
          <w:rtl/>
          <w:lang w:eastAsia="he-IL"/>
        </w:rPr>
        <w:t>ו/או על ידי</w:t>
      </w:r>
      <w:r w:rsidRPr="00776496">
        <w:rPr>
          <w:rFonts w:ascii="Times New Roman" w:eastAsia="Times New Roman" w:hAnsi="Times New Roman" w:cs="David"/>
          <w:sz w:val="24"/>
          <w:szCs w:val="24"/>
          <w:rtl/>
          <w:lang w:eastAsia="he-IL"/>
        </w:rPr>
        <w:t xml:space="preserve"> מ</w:t>
      </w:r>
      <w:r w:rsidRPr="00776496">
        <w:rPr>
          <w:rFonts w:ascii="Times New Roman" w:eastAsia="Times New Roman" w:hAnsi="Times New Roman" w:cs="David" w:hint="cs"/>
          <w:sz w:val="24"/>
          <w:szCs w:val="24"/>
          <w:rtl/>
          <w:lang w:eastAsia="he-IL"/>
        </w:rPr>
        <w:t>י מ</w:t>
      </w:r>
      <w:r w:rsidRPr="00776496">
        <w:rPr>
          <w:rFonts w:ascii="Times New Roman" w:eastAsia="Times New Roman" w:hAnsi="Times New Roman" w:cs="David"/>
          <w:sz w:val="24"/>
          <w:szCs w:val="24"/>
          <w:rtl/>
          <w:lang w:eastAsia="he-IL"/>
        </w:rPr>
        <w:t xml:space="preserve">טעמו ובין שהוכנו על ידי המזמין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המנהל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w:t>
      </w:r>
      <w:r w:rsidRPr="00776496">
        <w:rPr>
          <w:rFonts w:ascii="Times New Roman" w:eastAsia="Times New Roman" w:hAnsi="Times New Roman" w:cs="David" w:hint="cs"/>
          <w:sz w:val="24"/>
          <w:szCs w:val="24"/>
          <w:rtl/>
          <w:lang w:eastAsia="he-IL"/>
        </w:rPr>
        <w:t xml:space="preserve">מי </w:t>
      </w:r>
      <w:r w:rsidRPr="00776496">
        <w:rPr>
          <w:rFonts w:ascii="Times New Roman" w:eastAsia="Times New Roman" w:hAnsi="Times New Roman" w:cs="David"/>
          <w:sz w:val="24"/>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4F8B26A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מבלי לגרוע מאחריותו </w:t>
      </w:r>
      <w:r w:rsidRPr="00776496">
        <w:rPr>
          <w:rFonts w:ascii="Times New Roman" w:eastAsia="Times New Roman" w:hAnsi="Times New Roman" w:cs="David" w:hint="cs"/>
          <w:sz w:val="24"/>
          <w:szCs w:val="24"/>
          <w:rtl/>
          <w:lang w:eastAsia="he-IL"/>
        </w:rPr>
        <w:t xml:space="preserve">של היועץ </w:t>
      </w:r>
      <w:r w:rsidRPr="00776496">
        <w:rPr>
          <w:rFonts w:ascii="Times New Roman" w:eastAsia="Times New Roman" w:hAnsi="Times New Roman" w:cs="David"/>
          <w:sz w:val="24"/>
          <w:szCs w:val="24"/>
          <w:rtl/>
          <w:lang w:eastAsia="he-IL"/>
        </w:rPr>
        <w:t>על פי כל דין, ינקוט היועץ בכל אמצעי סביר כדי לשמור שמירה מעולה על כל מסמך המוחזק על ידיו בקשר לש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רותי היועץ כדי למנוע עיון בו מכל אדם שהמנהל לא התיר לו זאת. כמו כן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יציית היועץ לכל דרישה של המנהל בדבר נקיטת אמצעי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טחון נוספים לאלה שננקטו על ידיו. במקרה של תקלה כלשהי למסמכים כאמור לעיל, יודיע היועץ למנהל מיד עם אירועה.</w:t>
      </w:r>
    </w:p>
    <w:p w14:paraId="285764BC"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יחתים את עובדיו</w:t>
      </w:r>
      <w:r w:rsidRPr="00776496">
        <w:rPr>
          <w:rFonts w:ascii="Times New Roman" w:eastAsia="Times New Roman" w:hAnsi="Times New Roman" w:cs="David" w:hint="cs"/>
          <w:sz w:val="24"/>
          <w:szCs w:val="24"/>
          <w:rtl/>
          <w:lang w:eastAsia="he-IL"/>
        </w:rPr>
        <w:t xml:space="preserve"> ו/או שלוחיו ו/או אחר מטעמו</w:t>
      </w:r>
      <w:r w:rsidRPr="00776496">
        <w:rPr>
          <w:rFonts w:ascii="Times New Roman" w:eastAsia="Times New Roman" w:hAnsi="Times New Roman" w:cs="David"/>
          <w:sz w:val="24"/>
          <w:szCs w:val="24"/>
          <w:rtl/>
          <w:lang w:eastAsia="he-IL"/>
        </w:rPr>
        <w:t xml:space="preserve"> בקשר עם ביצוע הסכם זה</w:t>
      </w:r>
      <w:r w:rsidRPr="00776496">
        <w:rPr>
          <w:rFonts w:ascii="Times New Roman" w:eastAsia="Times New Roman" w:hAnsi="Times New Roman" w:cs="David" w:hint="cs"/>
          <w:sz w:val="24"/>
          <w:szCs w:val="24"/>
          <w:rtl/>
          <w:lang w:eastAsia="he-IL"/>
        </w:rPr>
        <w:t xml:space="preserve"> על נספחיו,</w:t>
      </w:r>
      <w:r w:rsidRPr="00776496">
        <w:rPr>
          <w:rFonts w:ascii="Times New Roman" w:eastAsia="Times New Roman" w:hAnsi="Times New Roman" w:cs="David"/>
          <w:sz w:val="24"/>
          <w:szCs w:val="24"/>
          <w:rtl/>
          <w:lang w:eastAsia="he-IL"/>
        </w:rPr>
        <w:t xml:space="preserve"> על כתב התחייבות לשמירת סודיות על פי הנוסח המפורט בנספח </w:t>
      </w:r>
      <w:r w:rsidRPr="00776496">
        <w:rPr>
          <w:rFonts w:ascii="Times New Roman" w:eastAsia="Times New Roman" w:hAnsi="Times New Roman" w:cs="David"/>
          <w:bCs/>
          <w:sz w:val="24"/>
          <w:szCs w:val="24"/>
          <w:rtl/>
          <w:lang w:eastAsia="he-IL"/>
        </w:rPr>
        <w:t>ו'</w:t>
      </w:r>
      <w:r w:rsidRPr="00776496">
        <w:rPr>
          <w:rFonts w:ascii="Times New Roman" w:eastAsia="Times New Roman" w:hAnsi="Times New Roman" w:cs="David"/>
          <w:sz w:val="24"/>
          <w:szCs w:val="24"/>
          <w:rtl/>
          <w:lang w:eastAsia="he-IL"/>
        </w:rPr>
        <w:t>,.</w:t>
      </w:r>
    </w:p>
    <w:p w14:paraId="3BC04861"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לפי דרישת המזמין ועם סיום שרותי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ימסור היועץ לידי המזמין כל חומר בכתב ו/או במדיה ממוחשבת המצוי בידו והמתייחס לפרויקט, אשר נערך על ידו</w:t>
      </w:r>
      <w:r w:rsidRPr="00776496">
        <w:rPr>
          <w:rFonts w:ascii="Times New Roman" w:eastAsia="Times New Roman" w:hAnsi="Times New Roman" w:cs="David" w:hint="cs"/>
          <w:sz w:val="24"/>
          <w:szCs w:val="24"/>
          <w:rtl/>
          <w:lang w:eastAsia="he-IL"/>
        </w:rPr>
        <w:t>.</w:t>
      </w:r>
    </w:p>
    <w:p w14:paraId="5AA58109"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b/>
          <w:sz w:val="24"/>
          <w:szCs w:val="24"/>
          <w:rtl/>
          <w:lang w:eastAsia="he-IL"/>
        </w:rPr>
      </w:pPr>
      <w:r w:rsidRPr="00776496">
        <w:rPr>
          <w:rFonts w:ascii="Times New Roman" w:eastAsia="Times New Roman" w:hAnsi="Times New Roman" w:cs="David"/>
          <w:bCs/>
          <w:sz w:val="24"/>
          <w:szCs w:val="24"/>
          <w:u w:val="single"/>
          <w:rtl/>
          <w:lang w:eastAsia="he-IL"/>
        </w:rPr>
        <w:t>ויתור על זכויות מצד היועץ</w:t>
      </w:r>
    </w:p>
    <w:p w14:paraId="1A54214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השתמש המזמין כדין בסמכות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776496">
        <w:rPr>
          <w:rFonts w:ascii="Times New Roman" w:eastAsia="Times New Roman" w:hAnsi="Times New Roman" w:cs="David" w:hint="cs"/>
          <w:sz w:val="24"/>
          <w:szCs w:val="24"/>
          <w:rtl/>
          <w:lang w:eastAsia="he-IL"/>
        </w:rPr>
        <w:t>יועץ כל טענה ו/או דרישה ו/או תלונה ו/או</w:t>
      </w:r>
      <w:r w:rsidRPr="00776496">
        <w:rPr>
          <w:rFonts w:ascii="Times New Roman" w:eastAsia="Times New Roman" w:hAnsi="Times New Roman" w:cs="David"/>
          <w:sz w:val="24"/>
          <w:szCs w:val="24"/>
          <w:rtl/>
          <w:lang w:eastAsia="he-IL"/>
        </w:rPr>
        <w:t xml:space="preserve"> עילת תביעה כלשהי נגד המזמין בגין פעולת המזמין כאמור או בשל כל סיבה אחרת, והיועץ לא יהיה זכאי לתבוע פיצוי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w:t>
      </w:r>
      <w:r w:rsidRPr="00776496">
        <w:rPr>
          <w:rFonts w:ascii="Times New Roman" w:eastAsia="Times New Roman" w:hAnsi="Times New Roman" w:cs="David" w:hint="cs"/>
          <w:sz w:val="24"/>
          <w:szCs w:val="24"/>
          <w:rtl/>
          <w:lang w:eastAsia="he-IL"/>
        </w:rPr>
        <w:t xml:space="preserve"> שיפוי ו/או</w:t>
      </w:r>
      <w:r w:rsidRPr="00776496">
        <w:rPr>
          <w:rFonts w:ascii="Times New Roman" w:eastAsia="Times New Roman" w:hAnsi="Times New Roman" w:cs="David"/>
          <w:sz w:val="24"/>
          <w:szCs w:val="24"/>
          <w:rtl/>
          <w:lang w:eastAsia="he-IL"/>
        </w:rPr>
        <w:t xml:space="preserve"> תשלום כלשהו בעד נזק (לרבות נזק עקיף ו/או הפסד הזדמנויות)</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פגיעה במוניטין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הפסד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לרבות הפסד רווח העלולים להיגרם לו עקב הביטול</w:t>
      </w:r>
      <w:r w:rsidRPr="00776496">
        <w:rPr>
          <w:rFonts w:ascii="Times New Roman" w:eastAsia="Times New Roman" w:hAnsi="Times New Roman" w:cs="David" w:hint="cs"/>
          <w:sz w:val="24"/>
          <w:szCs w:val="24"/>
          <w:rtl/>
          <w:lang w:eastAsia="he-IL"/>
        </w:rPr>
        <w:t xml:space="preserve"> או</w:t>
      </w:r>
      <w:r w:rsidRPr="00776496">
        <w:rPr>
          <w:rFonts w:ascii="Times New Roman" w:eastAsia="Times New Roman" w:hAnsi="Times New Roman" w:cs="David"/>
          <w:sz w:val="24"/>
          <w:szCs w:val="24"/>
          <w:rtl/>
          <w:lang w:eastAsia="he-IL"/>
        </w:rPr>
        <w:t xml:space="preserve"> ההפסקה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מכל סיבה אחרת.</w:t>
      </w:r>
    </w:p>
    <w:p w14:paraId="288D163B"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היועץ לאחר ולהשתמש ללא הגבלה בשרותי היועץ</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שביצע היועץ על פי חוזה זה.</w:t>
      </w:r>
    </w:p>
    <w:p w14:paraId="479A97D2" w14:textId="77777777" w:rsidR="00776496" w:rsidRPr="00776496" w:rsidRDefault="00776496" w:rsidP="00776496">
      <w:pPr>
        <w:widowControl w:val="0"/>
        <w:numPr>
          <w:ilvl w:val="1"/>
          <w:numId w:val="1"/>
        </w:numPr>
        <w:spacing w:before="0" w:beforeAutospacing="0" w:after="24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היועץ מתחייב שלא לנקוט בכל צעדים מכל סוג שהוא שיהיה בהם כדי לסכל </w:t>
      </w:r>
      <w:r w:rsidRPr="00776496">
        <w:rPr>
          <w:rFonts w:ascii="Times New Roman" w:eastAsia="Times New Roman" w:hAnsi="Times New Roman" w:cs="David" w:hint="cs"/>
          <w:sz w:val="24"/>
          <w:szCs w:val="24"/>
          <w:rtl/>
          <w:lang w:eastAsia="he-IL"/>
        </w:rPr>
        <w:t xml:space="preserve">את </w:t>
      </w:r>
      <w:r w:rsidRPr="00776496">
        <w:rPr>
          <w:rFonts w:ascii="Times New Roman" w:eastAsia="Times New Roman" w:hAnsi="Times New Roman" w:cs="David"/>
          <w:sz w:val="24"/>
          <w:szCs w:val="24"/>
          <w:rtl/>
          <w:lang w:eastAsia="he-IL"/>
        </w:rPr>
        <w:t>המשך ביצוע 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רותי היועץ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מסירתם לידי יועץ אחר, והינו מתחייב</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על פי דרישת המזמין ישתף היועץ פעולה עם המזמין ו/או עם היועץ החליפי בכל הקשור להעברת האינפורמציה לגבי מהלך הפרויקט עד להפסקת עבודתו וחפיפה נאותה של היועץ החליפי.</w:t>
      </w:r>
    </w:p>
    <w:p w14:paraId="10BF2A95" w14:textId="77777777" w:rsidR="00776496" w:rsidRPr="00776496" w:rsidRDefault="00776496" w:rsidP="00776496">
      <w:pPr>
        <w:widowControl w:val="0"/>
        <w:numPr>
          <w:ilvl w:val="0"/>
          <w:numId w:val="1"/>
        </w:numPr>
        <w:spacing w:before="0" w:beforeAutospacing="0" w:after="240" w:afterAutospacing="0" w:line="240" w:lineRule="auto"/>
        <w:ind w:left="363" w:hanging="272"/>
        <w:jc w:val="both"/>
        <w:rPr>
          <w:rFonts w:ascii="Times New Roman" w:eastAsia="Times New Roman" w:hAnsi="Times New Roman" w:cs="David"/>
          <w:sz w:val="24"/>
          <w:szCs w:val="24"/>
          <w:rtl/>
          <w:lang w:eastAsia="he-IL"/>
        </w:rPr>
      </w:pPr>
      <w:r w:rsidRPr="00776496">
        <w:rPr>
          <w:rFonts w:ascii="Times New Roman" w:eastAsia="Times New Roman" w:hAnsi="Times New Roman" w:cs="David"/>
          <w:bCs/>
          <w:sz w:val="24"/>
          <w:szCs w:val="24"/>
          <w:u w:val="single"/>
          <w:rtl/>
          <w:lang w:eastAsia="he-IL"/>
        </w:rPr>
        <w:t>שונות</w:t>
      </w:r>
    </w:p>
    <w:p w14:paraId="10D1610F"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המנהל הראשי במשרד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מתחייב לבצע את השירותים שעליו לבצע אישית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 חוזה</w:t>
      </w:r>
      <w:r w:rsidRPr="00776496">
        <w:rPr>
          <w:rFonts w:ascii="Times New Roman" w:eastAsia="Times New Roman" w:hAnsi="Times New Roman" w:cs="David" w:hint="cs"/>
          <w:sz w:val="24"/>
          <w:szCs w:val="24"/>
          <w:rtl/>
          <w:lang w:eastAsia="he-IL"/>
        </w:rPr>
        <w:t xml:space="preserve"> זה והינו</w:t>
      </w:r>
      <w:r w:rsidRPr="00776496">
        <w:rPr>
          <w:rFonts w:ascii="Times New Roman" w:eastAsia="Times New Roman" w:hAnsi="Times New Roman" w:cs="David"/>
          <w:sz w:val="24"/>
          <w:szCs w:val="24"/>
          <w:rtl/>
          <w:lang w:eastAsia="he-IL"/>
        </w:rPr>
        <w:t xml:space="preserve"> אחראי וערב כלפי המזמין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התחייבויות היועץ לפי חוזה</w:t>
      </w:r>
      <w:r w:rsidRPr="00776496">
        <w:rPr>
          <w:rFonts w:ascii="Times New Roman" w:eastAsia="Times New Roman" w:hAnsi="Times New Roman" w:cs="David" w:hint="cs"/>
          <w:sz w:val="24"/>
          <w:szCs w:val="24"/>
          <w:rtl/>
          <w:lang w:eastAsia="he-IL"/>
        </w:rPr>
        <w:t xml:space="preserve"> זה על נספחיו</w:t>
      </w:r>
      <w:r w:rsidRPr="00776496">
        <w:rPr>
          <w:rFonts w:ascii="Times New Roman" w:eastAsia="Times New Roman" w:hAnsi="Times New Roman" w:cs="David"/>
          <w:sz w:val="24"/>
          <w:szCs w:val="24"/>
          <w:rtl/>
          <w:lang w:eastAsia="he-IL"/>
        </w:rPr>
        <w:t>.</w:t>
      </w:r>
    </w:p>
    <w:p w14:paraId="4B85488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כל צד אשר יפר או לא יקיים איזו מהתחייבויותיו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יהיה חייב לפצות את הצד המקיים על כל הנזקים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ההפסדים שיגרמו לו עקב כך</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וזאת מבלי לגרוע מזכות הצד המקיים לכל סעד ו</w:t>
      </w:r>
      <w:r w:rsidRPr="00776496">
        <w:rPr>
          <w:rFonts w:ascii="Times New Roman" w:eastAsia="Times New Roman" w:hAnsi="Times New Roman" w:cs="David" w:hint="cs"/>
          <w:sz w:val="24"/>
          <w:szCs w:val="24"/>
          <w:rtl/>
          <w:lang w:eastAsia="he-IL"/>
        </w:rPr>
        <w:t xml:space="preserve">/או </w:t>
      </w:r>
      <w:r w:rsidRPr="00776496">
        <w:rPr>
          <w:rFonts w:ascii="Times New Roman" w:eastAsia="Times New Roman" w:hAnsi="Times New Roman" w:cs="David"/>
          <w:sz w:val="24"/>
          <w:szCs w:val="24"/>
          <w:rtl/>
          <w:lang w:eastAsia="he-IL"/>
        </w:rPr>
        <w:t>תרופה אחרים ו/או נוספים.</w:t>
      </w:r>
    </w:p>
    <w:p w14:paraId="533B3E5A"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למניעת ספקות מוצהר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22D3D318"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מצהיר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776496">
        <w:rPr>
          <w:rFonts w:ascii="Times New Roman" w:eastAsia="Times New Roman" w:hAnsi="Times New Roman" w:cs="David" w:hint="cs"/>
          <w:sz w:val="24"/>
          <w:szCs w:val="24"/>
          <w:rtl/>
          <w:lang w:eastAsia="he-IL"/>
        </w:rPr>
        <w:t>נבע</w:t>
      </w:r>
      <w:r w:rsidRPr="00776496">
        <w:rPr>
          <w:rFonts w:ascii="Times New Roman" w:eastAsia="Times New Roman" w:hAnsi="Times New Roman" w:cs="David"/>
          <w:sz w:val="24"/>
          <w:szCs w:val="24"/>
          <w:rtl/>
          <w:lang w:eastAsia="he-IL"/>
        </w:rPr>
        <w:t xml:space="preserve"> מאי עמידתו בהתחייבויותיו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w:t>
      </w:r>
    </w:p>
    <w:p w14:paraId="335615BD"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המזמין זכאי לקזז כנגד כל סכום המגיע ליועץ מאת המזמין לפי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כל סכום שלפי טענתו מגיע לו מהיועץ, וכל זכות של היועץ לתשלום מהמזמין כפופה לזכות הקיזוז הנ"ל.</w:t>
      </w:r>
    </w:p>
    <w:p w14:paraId="088CBB38"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מוסכם במפורש</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צוע כל </w:t>
      </w:r>
      <w:r w:rsidRPr="00776496">
        <w:rPr>
          <w:rFonts w:ascii="Times New Roman" w:eastAsia="Times New Roman" w:hAnsi="Times New Roman" w:cs="David" w:hint="cs"/>
          <w:sz w:val="24"/>
          <w:szCs w:val="24"/>
          <w:rtl/>
          <w:lang w:eastAsia="he-IL"/>
        </w:rPr>
        <w:t>אחת</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אחת מהתחייבויות המזמין ע</w:t>
      </w:r>
      <w:r w:rsidRPr="00776496">
        <w:rPr>
          <w:rFonts w:ascii="Times New Roman" w:eastAsia="Times New Roman" w:hAnsi="Times New Roman" w:cs="David" w:hint="cs"/>
          <w:sz w:val="24"/>
          <w:szCs w:val="24"/>
          <w:rtl/>
          <w:lang w:eastAsia="he-IL"/>
        </w:rPr>
        <w:t>ל פ</w:t>
      </w: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hint="cs"/>
          <w:sz w:val="24"/>
          <w:szCs w:val="24"/>
          <w:rtl/>
          <w:lang w:eastAsia="he-IL"/>
        </w:rPr>
        <w:t xml:space="preserve"> </w:t>
      </w:r>
      <w:r w:rsidRPr="00776496">
        <w:rPr>
          <w:rFonts w:ascii="Times New Roman" w:eastAsia="Times New Roman" w:hAnsi="Times New Roman" w:cs="David"/>
          <w:sz w:val="24"/>
          <w:szCs w:val="24"/>
          <w:rtl/>
          <w:lang w:eastAsia="he-IL"/>
        </w:rPr>
        <w:t>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מותנה בכך שהיועץ יקיים תחילה את התחייבויותיו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עד לאותו מועד. המזמין זכאי, מבלי לפגוע </w:t>
      </w:r>
      <w:r w:rsidRPr="00776496">
        <w:rPr>
          <w:rFonts w:ascii="Times New Roman" w:eastAsia="Times New Roman" w:hAnsi="Times New Roman" w:cs="David" w:hint="cs"/>
          <w:sz w:val="24"/>
          <w:szCs w:val="24"/>
          <w:rtl/>
          <w:lang w:eastAsia="he-IL"/>
        </w:rPr>
        <w:t>מכלליות ה</w:t>
      </w:r>
      <w:r w:rsidRPr="00776496">
        <w:rPr>
          <w:rFonts w:ascii="Times New Roman" w:eastAsia="Times New Roman" w:hAnsi="Times New Roman" w:cs="David"/>
          <w:sz w:val="24"/>
          <w:szCs w:val="24"/>
          <w:rtl/>
          <w:lang w:eastAsia="he-IL"/>
        </w:rPr>
        <w:t>אמור בכל מקום אחר בחוזה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לעכב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התחי</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בות כלשהי מהתחייבויותיו עד לאחר שהיועץ קיים את התחייבויותיו כאמור.</w:t>
      </w:r>
    </w:p>
    <w:p w14:paraId="19F718BB"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שום התנהגות מצד</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של מי</w:t>
      </w:r>
      <w:r w:rsidRPr="00776496">
        <w:rPr>
          <w:rFonts w:ascii="Times New Roman" w:eastAsia="Times New Roman" w:hAnsi="Times New Roman" w:cs="David"/>
          <w:sz w:val="24"/>
          <w:szCs w:val="24"/>
          <w:rtl/>
          <w:lang w:eastAsia="he-IL"/>
        </w:rPr>
        <w:t xml:space="preserve"> מהצדדים לא תחשב כויתור על איזה מזכויותיו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ו/או</w:t>
      </w:r>
      <w:r w:rsidRPr="00776496">
        <w:rPr>
          <w:rFonts w:ascii="Times New Roman" w:eastAsia="Times New Roman" w:hAnsi="Times New Roman" w:cs="David"/>
          <w:sz w:val="24"/>
          <w:szCs w:val="24"/>
          <w:rtl/>
          <w:lang w:eastAsia="he-IL"/>
        </w:rPr>
        <w:t xml:space="preserve"> ע</w:t>
      </w:r>
      <w:r w:rsidRPr="00776496">
        <w:rPr>
          <w:rFonts w:ascii="Times New Roman" w:eastAsia="Times New Roman" w:hAnsi="Times New Roman" w:cs="David" w:hint="cs"/>
          <w:sz w:val="24"/>
          <w:szCs w:val="24"/>
          <w:rtl/>
          <w:lang w:eastAsia="he-IL"/>
        </w:rPr>
        <w:t>ל פי כל</w:t>
      </w:r>
      <w:r w:rsidRPr="00776496">
        <w:rPr>
          <w:rFonts w:ascii="Times New Roman" w:eastAsia="Times New Roman" w:hAnsi="Times New Roman" w:cs="David"/>
          <w:sz w:val="24"/>
          <w:szCs w:val="24"/>
          <w:rtl/>
          <w:lang w:eastAsia="he-IL"/>
        </w:rPr>
        <w:t xml:space="preserve"> דין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כויתור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כהסכמה מצדו לאיזה הפרה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אי קיום של תנאי מתנאי חוזה</w:t>
      </w:r>
      <w:r w:rsidRPr="00776496">
        <w:rPr>
          <w:rFonts w:ascii="Times New Roman" w:eastAsia="Times New Roman" w:hAnsi="Times New Roman" w:cs="David" w:hint="cs"/>
          <w:sz w:val="24"/>
          <w:szCs w:val="24"/>
          <w:rtl/>
          <w:lang w:eastAsia="he-IL"/>
        </w:rPr>
        <w:t xml:space="preserve"> זה ו/</w:t>
      </w:r>
      <w:r w:rsidRPr="00776496">
        <w:rPr>
          <w:rFonts w:ascii="Times New Roman" w:eastAsia="Times New Roman" w:hAnsi="Times New Roman" w:cs="David"/>
          <w:sz w:val="24"/>
          <w:szCs w:val="24"/>
          <w:rtl/>
          <w:lang w:eastAsia="he-IL"/>
        </w:rPr>
        <w:t xml:space="preserve"> או כנותנת דחייה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ארכה לב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צוע כל פעולה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ש</w:t>
      </w:r>
      <w:r w:rsidRPr="00776496">
        <w:rPr>
          <w:rFonts w:ascii="Times New Roman" w:eastAsia="Times New Roman" w:hAnsi="Times New Roman" w:cs="David"/>
          <w:sz w:val="24"/>
          <w:szCs w:val="24"/>
          <w:rtl/>
          <w:lang w:eastAsia="he-IL"/>
        </w:rPr>
        <w:t>יש לעשותה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w:t>
      </w:r>
      <w:r w:rsidRPr="00776496">
        <w:rPr>
          <w:rFonts w:ascii="Times New Roman" w:eastAsia="Times New Roman" w:hAnsi="Times New Roman" w:cs="David" w:hint="cs"/>
          <w:sz w:val="24"/>
          <w:szCs w:val="24"/>
          <w:rtl/>
          <w:lang w:eastAsia="he-IL"/>
        </w:rPr>
        <w:t xml:space="preserve"> זה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או כש</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נוי</w:t>
      </w:r>
      <w:r w:rsidRPr="00776496">
        <w:rPr>
          <w:rFonts w:ascii="Times New Roman" w:eastAsia="Times New Roman" w:hAnsi="Times New Roman" w:cs="David" w:hint="cs"/>
          <w:sz w:val="24"/>
          <w:szCs w:val="24"/>
          <w:rtl/>
          <w:lang w:eastAsia="he-IL"/>
        </w:rPr>
        <w:t xml:space="preserve"> ו/או</w:t>
      </w:r>
      <w:r w:rsidRPr="00776496">
        <w:rPr>
          <w:rFonts w:ascii="Times New Roman" w:eastAsia="Times New Roman" w:hAnsi="Times New Roman" w:cs="David"/>
          <w:sz w:val="24"/>
          <w:szCs w:val="24"/>
          <w:rtl/>
          <w:lang w:eastAsia="he-IL"/>
        </w:rPr>
        <w:t xml:space="preserve"> ב</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טול </w:t>
      </w:r>
      <w:r w:rsidRPr="00776496">
        <w:rPr>
          <w:rFonts w:ascii="Times New Roman" w:eastAsia="Times New Roman" w:hAnsi="Times New Roman" w:cs="David" w:hint="cs"/>
          <w:sz w:val="24"/>
          <w:szCs w:val="24"/>
          <w:rtl/>
          <w:lang w:eastAsia="he-IL"/>
        </w:rPr>
        <w:t>ו/</w:t>
      </w:r>
      <w:r w:rsidRPr="00776496">
        <w:rPr>
          <w:rFonts w:ascii="Times New Roman" w:eastAsia="Times New Roman" w:hAnsi="Times New Roman" w:cs="David"/>
          <w:sz w:val="24"/>
          <w:szCs w:val="24"/>
          <w:rtl/>
          <w:lang w:eastAsia="he-IL"/>
        </w:rPr>
        <w:t xml:space="preserve">או תוספת של תנאי </w:t>
      </w:r>
      <w:r w:rsidRPr="00776496">
        <w:rPr>
          <w:rFonts w:ascii="Times New Roman" w:eastAsia="Times New Roman" w:hAnsi="Times New Roman" w:cs="David" w:hint="cs"/>
          <w:sz w:val="24"/>
          <w:szCs w:val="24"/>
          <w:rtl/>
          <w:lang w:eastAsia="he-IL"/>
        </w:rPr>
        <w:t>כלשהו</w:t>
      </w:r>
      <w:r w:rsidRPr="00776496">
        <w:rPr>
          <w:rFonts w:ascii="Times New Roman" w:eastAsia="Times New Roman" w:hAnsi="Times New Roman" w:cs="David"/>
          <w:sz w:val="24"/>
          <w:szCs w:val="24"/>
          <w:rtl/>
          <w:lang w:eastAsia="he-IL"/>
        </w:rPr>
        <w:t>, אלא אם נעשו במפורש ובכתב.</w:t>
      </w:r>
    </w:p>
    <w:p w14:paraId="377C790E" w14:textId="77777777" w:rsidR="00776496" w:rsidRPr="00776496" w:rsidRDefault="00776496" w:rsidP="00776496">
      <w:pPr>
        <w:widowControl w:val="0"/>
        <w:spacing w:before="0" w:beforeAutospacing="0" w:after="200" w:afterAutospacing="0" w:line="240" w:lineRule="auto"/>
        <w:ind w:left="79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מבלי לגרוע מכלליות האמור לעיל -</w:t>
      </w:r>
    </w:p>
    <w:p w14:paraId="3D3CCDA0"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הסכמה מצד המזמין או המנהל או היועץ לסטות מתנאי החוזה במקרה מסוים לא תהווה תקדים ולא ילמדו ממנה גזירה שווה למקרה אחר.</w:t>
      </w:r>
    </w:p>
    <w:p w14:paraId="60A94E29" w14:textId="77777777" w:rsidR="00776496" w:rsidRPr="00776496" w:rsidRDefault="00776496" w:rsidP="00776496">
      <w:pPr>
        <w:widowControl w:val="0"/>
        <w:numPr>
          <w:ilvl w:val="2"/>
          <w:numId w:val="1"/>
        </w:numPr>
        <w:spacing w:before="0" w:beforeAutospacing="0" w:after="200" w:afterAutospacing="0" w:line="240" w:lineRule="auto"/>
        <w:ind w:left="1508" w:hanging="374"/>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לא השתמשו המזמין או המנהל או היועץ בזכויות הניתנות להם לפי החוזה במקרה מסוים, אין לראות בכך ויתור על אותן זכויות במקרה אחר ואין ללמוד מהתנהגות זו ו</w:t>
      </w:r>
      <w:r w:rsidRPr="00776496">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תור כלשהו על זכויות וחובות לפי החוזה.</w:t>
      </w:r>
    </w:p>
    <w:p w14:paraId="5A286F55" w14:textId="77777777" w:rsidR="00776496" w:rsidRPr="00776496" w:rsidRDefault="00776496" w:rsidP="00776496">
      <w:pPr>
        <w:widowControl w:val="0"/>
        <w:numPr>
          <w:ilvl w:val="1"/>
          <w:numId w:val="1"/>
        </w:numPr>
        <w:spacing w:before="0" w:beforeAutospacing="0" w:after="200" w:afterAutospacing="0" w:line="240" w:lineRule="auto"/>
        <w:ind w:left="788" w:hanging="431"/>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במידה והיועץ כולל מספר גופים או יחידים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יהיו הם אחראים ביחד ולחוד כלפי המזמין למילוי התחייבויות היועץ לפי חוזה זה.</w:t>
      </w:r>
    </w:p>
    <w:p w14:paraId="5C43F40E"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היועץ רק כפי חלקו המפורט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בגין כל חיוב מחיובי המזמין </w:t>
      </w:r>
      <w:r w:rsidRPr="00776496">
        <w:rPr>
          <w:rFonts w:ascii="Times New Roman" w:eastAsia="Times New Roman" w:hAnsi="Times New Roman" w:cs="David" w:hint="cs"/>
          <w:sz w:val="24"/>
          <w:szCs w:val="24"/>
          <w:rtl/>
          <w:lang w:eastAsia="he-IL"/>
        </w:rPr>
        <w:t>על פי</w:t>
      </w:r>
      <w:r w:rsidRPr="00776496">
        <w:rPr>
          <w:rFonts w:ascii="Times New Roman" w:eastAsia="Times New Roman" w:hAnsi="Times New Roman" w:cs="David"/>
          <w:sz w:val="24"/>
          <w:szCs w:val="24"/>
          <w:rtl/>
          <w:lang w:eastAsia="he-IL"/>
        </w:rPr>
        <w:t xml:space="preserve"> חוזה זה, ככל שיחולו, ובכל מקרה כל אחד מיחידי המזמין אינו אחראי, ביחד ולחוד, למלוא חיובי המזמין כלפי היועץ </w:t>
      </w:r>
      <w:r w:rsidRPr="00776496">
        <w:rPr>
          <w:rFonts w:ascii="Times New Roman" w:eastAsia="Times New Roman" w:hAnsi="Times New Roman" w:cs="David" w:hint="cs"/>
          <w:sz w:val="24"/>
          <w:szCs w:val="24"/>
          <w:rtl/>
          <w:lang w:eastAsia="he-IL"/>
        </w:rPr>
        <w:t>על פ</w:t>
      </w:r>
      <w:r w:rsidRPr="00776496">
        <w:rPr>
          <w:rFonts w:ascii="Times New Roman" w:eastAsia="Times New Roman" w:hAnsi="Times New Roman" w:cs="David"/>
          <w:sz w:val="24"/>
          <w:szCs w:val="24"/>
          <w:rtl/>
          <w:lang w:eastAsia="he-IL"/>
        </w:rPr>
        <w:t>י חוזה זה. וזאת מבלי לגרוע מהאמור להלן בסיפא לס"ק זה.</w:t>
      </w:r>
    </w:p>
    <w:p w14:paraId="35F6B7AB" w14:textId="77777777" w:rsidR="00776496" w:rsidRPr="00776496" w:rsidRDefault="00776496" w:rsidP="00776496">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היועץ מתחייב בזה</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כל דרישה</w:t>
      </w:r>
      <w:r w:rsidRPr="00776496">
        <w:rPr>
          <w:rFonts w:ascii="Times New Roman" w:eastAsia="Times New Roman" w:hAnsi="Times New Roman" w:cs="David" w:hint="cs"/>
          <w:sz w:val="24"/>
          <w:szCs w:val="24"/>
          <w:rtl/>
          <w:lang w:eastAsia="he-IL"/>
        </w:rPr>
        <w:t xml:space="preserve"> ו/או תלונה</w:t>
      </w:r>
      <w:r w:rsidRPr="00776496">
        <w:rPr>
          <w:rFonts w:ascii="Times New Roman" w:eastAsia="Times New Roman" w:hAnsi="Times New Roman" w:cs="David"/>
          <w:sz w:val="24"/>
          <w:szCs w:val="24"/>
          <w:rtl/>
          <w:lang w:eastAsia="he-IL"/>
        </w:rPr>
        <w:t xml:space="preserve"> </w:t>
      </w:r>
      <w:r w:rsidRPr="00776496">
        <w:rPr>
          <w:rFonts w:ascii="Times New Roman" w:eastAsia="Times New Roman" w:hAnsi="Times New Roman" w:cs="David" w:hint="cs"/>
          <w:sz w:val="24"/>
          <w:szCs w:val="24"/>
          <w:rtl/>
          <w:lang w:eastAsia="he-IL"/>
        </w:rPr>
        <w:t xml:space="preserve">ו/או </w:t>
      </w:r>
      <w:r w:rsidRPr="00776496">
        <w:rPr>
          <w:rFonts w:ascii="Times New Roman" w:eastAsia="Times New Roman" w:hAnsi="Times New Roman" w:cs="David"/>
          <w:sz w:val="24"/>
          <w:szCs w:val="24"/>
          <w:rtl/>
          <w:lang w:eastAsia="he-IL"/>
        </w:rPr>
        <w:t>טענה ו/או תביעה, ככל שתהיינה לו כנגד המזמין בגין חיובי המזמין ע</w:t>
      </w:r>
      <w:r w:rsidRPr="00776496">
        <w:rPr>
          <w:rFonts w:ascii="Times New Roman" w:eastAsia="Times New Roman" w:hAnsi="Times New Roman" w:cs="David" w:hint="cs"/>
          <w:sz w:val="24"/>
          <w:szCs w:val="24"/>
          <w:rtl/>
          <w:lang w:eastAsia="he-IL"/>
        </w:rPr>
        <w:t>ל פי</w:t>
      </w:r>
      <w:r w:rsidRPr="00776496">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אותו דין</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יחול לגבי תביעה של מי מיחידי המזמין כנגד היועץ</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קרי</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תביעה כאמור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776496">
        <w:rPr>
          <w:rFonts w:ascii="Times New Roman" w:eastAsia="Times New Roman" w:hAnsi="Times New Roman" w:cs="David" w:hint="cs"/>
          <w:b/>
          <w:bCs/>
          <w:sz w:val="24"/>
          <w:szCs w:val="24"/>
          <w:rtl/>
          <w:lang w:eastAsia="he-IL"/>
        </w:rPr>
        <w:t>א</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w:t>
      </w:r>
    </w:p>
    <w:p w14:paraId="54F0FB41"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סמכות השיפוט בכל נושא הקשור לחוזה זה ו/או ביצועו תהא מוקנית לבתי המשפט המוסמכים בתל-אביב-יפו.</w:t>
      </w:r>
    </w:p>
    <w:p w14:paraId="3BE3C82D" w14:textId="77777777" w:rsidR="00776496" w:rsidRPr="00776496" w:rsidRDefault="00776496" w:rsidP="00776496">
      <w:pPr>
        <w:widowControl w:val="0"/>
        <w:spacing w:before="0" w:beforeAutospacing="0" w:after="200" w:afterAutospacing="0" w:line="240" w:lineRule="auto"/>
        <w:ind w:left="792"/>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למען הסר ספק</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מוסכם ומוצהר</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כי היועץ לא יהיה זכאי, בכל מקרה ובכל נסיבות, להפסיק את שירותי היועץ, מכל סיבה שהיא וכל תובענה כאמור תוגש, באם תוגש, רק לאחר השלמת שירותי היועץ ו/או עם סיום חוזה זה, לפי העניין.</w:t>
      </w:r>
    </w:p>
    <w:p w14:paraId="2C833ED7"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היועץ ותשולמנה על ידו.</w:t>
      </w:r>
    </w:p>
    <w:p w14:paraId="420E8570" w14:textId="77777777" w:rsidR="00776496" w:rsidRPr="00776496" w:rsidRDefault="00776496" w:rsidP="00776496">
      <w:pPr>
        <w:widowControl w:val="0"/>
        <w:numPr>
          <w:ilvl w:val="1"/>
          <w:numId w:val="1"/>
        </w:numPr>
        <w:spacing w:before="0" w:beforeAutospacing="0" w:after="20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lastRenderedPageBreak/>
        <w:t>חוזה זה על נספחיו</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יחייב את המזמין אך ורק בכפוף לחתימתו כדין ע"י מורשי החתימה של המזמין.</w:t>
      </w:r>
    </w:p>
    <w:p w14:paraId="4221F088" w14:textId="77777777" w:rsidR="00776496" w:rsidRDefault="00776496" w:rsidP="00776496">
      <w:pPr>
        <w:widowControl w:val="0"/>
        <w:numPr>
          <w:ilvl w:val="1"/>
          <w:numId w:val="1"/>
        </w:numPr>
        <w:spacing w:before="0" w:beforeAutospacing="0" w:after="720" w:afterAutospacing="0" w:line="240" w:lineRule="auto"/>
        <w:ind w:left="788" w:hanging="431"/>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776496">
        <w:rPr>
          <w:rFonts w:ascii="Times New Roman" w:eastAsia="Times New Roman" w:hAnsi="Times New Roman" w:cs="David" w:hint="cs"/>
          <w:sz w:val="24"/>
          <w:szCs w:val="24"/>
          <w:rtl/>
          <w:lang w:eastAsia="he-IL"/>
        </w:rPr>
        <w:t>רשום</w:t>
      </w:r>
      <w:r w:rsidRPr="00776496">
        <w:rPr>
          <w:rFonts w:ascii="Times New Roman" w:eastAsia="Times New Roman" w:hAnsi="Times New Roman" w:cs="David"/>
          <w:sz w:val="24"/>
          <w:szCs w:val="24"/>
          <w:rtl/>
          <w:lang w:eastAsia="he-IL"/>
        </w:rPr>
        <w:t>, ואם נשלחה ההודעה בפקסימיליה ביום עסקים בשעות העבודה או נמסרה ביד</w:t>
      </w:r>
      <w:r w:rsidRPr="00776496">
        <w:rPr>
          <w:rFonts w:ascii="Times New Roman" w:eastAsia="Times New Roman" w:hAnsi="Times New Roman" w:cs="David" w:hint="cs"/>
          <w:sz w:val="24"/>
          <w:szCs w:val="24"/>
          <w:rtl/>
          <w:lang w:eastAsia="he-IL"/>
        </w:rPr>
        <w:t>,</w:t>
      </w:r>
      <w:r w:rsidRPr="00776496">
        <w:rPr>
          <w:rFonts w:ascii="Times New Roman" w:eastAsia="Times New Roman" w:hAnsi="Times New Roman" w:cs="David"/>
          <w:sz w:val="24"/>
          <w:szCs w:val="24"/>
          <w:rtl/>
          <w:lang w:eastAsia="he-IL"/>
        </w:rPr>
        <w:t xml:space="preserve"> תחשב היא כמתקבלת ביום משלוח או מסירתה כאמור.</w:t>
      </w:r>
    </w:p>
    <w:p w14:paraId="2B1558E4"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FFE13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r w:rsidRPr="00776496">
        <w:rPr>
          <w:rFonts w:ascii="Times New Roman" w:eastAsia="Times New Roman" w:hAnsi="Times New Roman" w:cs="David"/>
          <w:bCs/>
          <w:sz w:val="24"/>
          <w:szCs w:val="24"/>
          <w:rtl/>
          <w:lang w:eastAsia="he-IL"/>
        </w:rPr>
        <w:t>ולראיה באו הצדדים על החתום:</w:t>
      </w:r>
    </w:p>
    <w:p w14:paraId="2F70ED21" w14:textId="77777777" w:rsidR="00776496" w:rsidRPr="00776496" w:rsidRDefault="00776496" w:rsidP="00776496">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1A45CA28" w14:textId="77777777" w:rsidR="003C30D7" w:rsidRPr="00B27B4C" w:rsidRDefault="003C30D7" w:rsidP="003C30D7">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026918BB" w14:textId="77777777" w:rsidR="003C30D7" w:rsidRPr="00B27B4C" w:rsidRDefault="003C30D7" w:rsidP="000525E5">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534708931"/>
          <w:placeholder>
            <w:docPart w:val="096EA0741A5D49E6A1A230C71F84CE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5" w:author="דקל רוקבן" w:date="2021-11-21T12:30:00Z">
            <w:r w:rsidR="00B35330">
              <w:rPr>
                <w:rFonts w:ascii="Times New Roman" w:eastAsia="Times New Roman" w:hAnsi="Times New Roman" w:cs="David"/>
                <w:color w:val="00B0F0"/>
                <w:sz w:val="20"/>
                <w:szCs w:val="24"/>
                <w:u w:val="single"/>
                <w:rtl/>
                <w:lang w:eastAsia="he-IL"/>
              </w:rPr>
              <w:t>ע. לבני הנדסה אקוסטית בע"מ</w:t>
            </w:r>
          </w:ins>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צד א"/>
          <w:tag w:val="cmtTzadAName"/>
          <w:id w:val="456998434"/>
          <w:placeholder>
            <w:docPart w:val="29A633EA2D34438B9D923D909FE54FF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ins w:id="6" w:author="דקל רוקבן" w:date="2021-11-21T12:28:00Z">
            <w:r w:rsidR="00B35330" w:rsidRPr="000E16FF">
              <w:rPr>
                <w:rStyle w:val="a7"/>
                <w:rtl/>
              </w:rPr>
              <w:t>[שם צד א]</w:t>
            </w:r>
          </w:ins>
        </w:sdtContent>
      </w:sdt>
    </w:p>
    <w:p w14:paraId="14E67A41" w14:textId="77777777" w:rsidR="003C30D7" w:rsidRPr="00B27B4C" w:rsidRDefault="003C30D7" w:rsidP="003C30D7">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8ECCB8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4A036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571EAE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אני הח"מ, ______________ עו"ד/ רו"ח מרח' __________ מאשר כי ה"ה __________ הם שחתמו בשם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ה</w:t>
      </w:r>
      <w:r w:rsidR="00450CD1">
        <w:rPr>
          <w:rFonts w:ascii="Times New Roman" w:eastAsia="Times New Roman" w:hAnsi="Times New Roman" w:cs="David"/>
          <w:sz w:val="20"/>
          <w:szCs w:val="24"/>
          <w:rtl/>
          <w:lang w:eastAsia="he-IL"/>
        </w:rPr>
        <w:t>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E4C666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401146D" w14:textId="77777777" w:rsidR="003C30D7"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3879441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F35B318"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A2474E9" w14:textId="77777777" w:rsidR="003C30D7" w:rsidRPr="00B27B4C" w:rsidRDefault="003C30D7" w:rsidP="003C30D7">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13A5FCA4"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61D9EBEE"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003CE6D3"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3B6FEC91" w14:textId="77777777" w:rsidR="00776496" w:rsidRPr="00776496" w:rsidRDefault="00776496" w:rsidP="00776496">
      <w:pPr>
        <w:widowControl w:val="0"/>
        <w:bidi w:val="0"/>
        <w:spacing w:before="0" w:beforeAutospacing="0" w:after="0" w:afterAutospacing="0" w:line="240" w:lineRule="auto"/>
        <w:rPr>
          <w:rFonts w:ascii="Times New Roman" w:eastAsia="Times New Roman" w:hAnsi="Times New Roman" w:cs="David"/>
          <w:sz w:val="24"/>
          <w:szCs w:val="24"/>
          <w:lang w:eastAsia="he-IL"/>
        </w:rPr>
      </w:pPr>
    </w:p>
    <w:p w14:paraId="4FD34E31" w14:textId="77777777" w:rsidR="003C30D7"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786B9C04" w14:textId="77777777" w:rsidR="003C30D7" w:rsidRPr="00B27B4C" w:rsidRDefault="003C30D7" w:rsidP="003C30D7">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534D4D1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sidR="000F5BD1">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5792A30C"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F85F8B3"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97E78B9B2BFC40CE81A9DE93FA7072A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7" w:author="דקל רוקבן" w:date="2021-11-21T12:27:00Z">
            <w:r w:rsidR="00B35330">
              <w:rPr>
                <w:rFonts w:ascii="Times New Roman" w:eastAsia="Times New Roman" w:hAnsi="Times New Roman" w:cs="David" w:hint="cs"/>
                <w:color w:val="00B0F0"/>
                <w:sz w:val="24"/>
                <w:szCs w:val="24"/>
                <w:rtl/>
                <w:lang w:eastAsia="he-IL"/>
              </w:rPr>
              <w:t>נתניה</w:t>
            </w:r>
          </w:ins>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6900E73301154F08901943BD0C54E26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a7"/>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5B36AF8F9EEC44F1B1C529706EEF2E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8" w:author="דקל רוקבן" w:date="2021-11-21T12:27:00Z">
            <w:r w:rsidR="00B35330">
              <w:rPr>
                <w:rFonts w:ascii="Times New Roman" w:eastAsia="Times New Roman" w:hAnsi="Times New Roman" w:cs="David" w:hint="cs"/>
                <w:color w:val="00B0F0"/>
                <w:sz w:val="24"/>
                <w:szCs w:val="24"/>
                <w:rtl/>
              </w:rPr>
              <w:t>נתניה - מגרש 1409</w:t>
            </w:r>
          </w:ins>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1A2AFB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93CAECB"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24F38A50127C4229B943868A6E8CBF0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9" w:author="דקל רוקבן" w:date="2021-11-21T12:31:00Z">
            <w:r w:rsidR="00B35330">
              <w:rPr>
                <w:rFonts w:ascii="Times New Roman" w:eastAsia="Times New Roman" w:hAnsi="Times New Roman" w:cs="David" w:hint="cs"/>
                <w:color w:val="008000"/>
                <w:sz w:val="24"/>
                <w:szCs w:val="24"/>
                <w:rtl/>
              </w:rPr>
              <w:t>נת / 556 / ב / 1</w:t>
            </w:r>
          </w:ins>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8C7DF71715004C0BAEB3AD7F7551970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10" w:author="דקל רוקבן" w:date="2021-11-21T12:31:00Z">
            <w:r w:rsidR="00B35330">
              <w:rPr>
                <w:rFonts w:ascii="Times New Roman" w:eastAsia="Times New Roman" w:hAnsi="Times New Roman" w:cs="David" w:hint="cs"/>
                <w:sz w:val="24"/>
                <w:szCs w:val="24"/>
                <w:rtl/>
                <w:lang w:eastAsia="he-IL"/>
              </w:rPr>
              <w:t>8256</w:t>
            </w:r>
          </w:ins>
        </w:sdtContent>
      </w:sdt>
      <w:r w:rsidRPr="00B27B4C">
        <w:rPr>
          <w:rFonts w:ascii="Times New Roman" w:eastAsia="Times New Roman" w:hAnsi="Times New Roman" w:cs="David" w:hint="cs"/>
          <w:sz w:val="24"/>
          <w:szCs w:val="24"/>
          <w:rtl/>
          <w:lang w:eastAsia="he-IL"/>
        </w:rPr>
        <w:t>.</w:t>
      </w:r>
    </w:p>
    <w:p w14:paraId="480A6003"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1122AC1" w14:textId="77777777" w:rsidR="003C30D7" w:rsidRPr="00B27B4C" w:rsidRDefault="003C30D7" w:rsidP="003C30D7">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40FF1BE2"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A6BF331C552F4D26853D9A8BF61E981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1" w:author="דקל רוקבן" w:date="2021-11-21T12:27:00Z">
            <w:r w:rsidR="00B35330">
              <w:rPr>
                <w:rFonts w:ascii="Times New Roman" w:eastAsia="Times New Roman" w:hAnsi="Times New Roman" w:cs="David" w:hint="cs"/>
                <w:color w:val="008000"/>
                <w:sz w:val="24"/>
                <w:szCs w:val="24"/>
                <w:rtl/>
              </w:rPr>
              <w:t>נתניה</w:t>
            </w:r>
          </w:ins>
        </w:sdtContent>
      </w:sdt>
      <w:r w:rsidRPr="00B27B4C">
        <w:rPr>
          <w:rFonts w:ascii="Times New Roman" w:eastAsia="Times New Roman" w:hAnsi="Times New Roman" w:cs="David" w:hint="cs"/>
          <w:color w:val="008000"/>
          <w:sz w:val="24"/>
          <w:szCs w:val="24"/>
          <w:rtl/>
        </w:rPr>
        <w:t>.</w:t>
      </w:r>
    </w:p>
    <w:p w14:paraId="15DD8AEA"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color w:val="FF0000"/>
          <w:sz w:val="24"/>
          <w:szCs w:val="24"/>
          <w:rtl/>
        </w:rPr>
      </w:pPr>
    </w:p>
    <w:p w14:paraId="6F26F65E" w14:textId="77777777" w:rsidR="003C30D7" w:rsidRPr="00B27B4C" w:rsidRDefault="003C30D7" w:rsidP="003C30D7">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44C6594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5CC135"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0BFECC47A15E40F5BB4D491B9DEDC7C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12" w:author="דקל רוקבן" w:date="2021-11-21T12:31:00Z">
            <w:r w:rsidR="00B35330">
              <w:rPr>
                <w:rFonts w:ascii="Times New Roman" w:eastAsia="Times New Roman" w:hAnsi="Times New Roman" w:cs="David" w:hint="cs"/>
                <w:sz w:val="24"/>
                <w:szCs w:val="24"/>
                <w:rtl/>
                <w:lang w:eastAsia="he-IL"/>
              </w:rPr>
              <w:t>דקל רוקבן</w:t>
            </w:r>
          </w:ins>
        </w:sdtContent>
      </w:sdt>
    </w:p>
    <w:p w14:paraId="696CC6BF"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0D118BF2" w14:textId="77777777" w:rsidR="003C30D7" w:rsidRPr="00DE0948"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 xml:space="preserve">ות התוכנה בלבד או תוכנה אחרת לפי החלטת </w:t>
      </w:r>
      <w:r>
        <w:rPr>
          <w:rFonts w:ascii="Times New Roman" w:eastAsia="Times New Roman" w:hAnsi="Times New Roman" w:cs="David" w:hint="cs"/>
          <w:sz w:val="24"/>
          <w:szCs w:val="24"/>
          <w:rtl/>
          <w:lang w:eastAsia="he-IL"/>
        </w:rPr>
        <w:lastRenderedPageBreak/>
        <w:t>המזמין.</w:t>
      </w:r>
    </w:p>
    <w:p w14:paraId="75326E5F" w14:textId="77777777" w:rsidR="003C30D7" w:rsidRPr="00B27B4C" w:rsidRDefault="003C30D7" w:rsidP="003C30D7">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2AC119D7"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בעלי המקצוע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הם:</w:t>
      </w:r>
    </w:p>
    <w:p w14:paraId="4D09132A"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03105BA"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761026C7F3AC4C33A2E6421B46848FB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a7"/>
              <w:color w:val="00B0F0"/>
              <w:rtl/>
            </w:rPr>
            <w:t>[שדה נוסף 4]</w:t>
          </w:r>
        </w:sdtContent>
      </w:sdt>
    </w:p>
    <w:p w14:paraId="23B597C0" w14:textId="77777777" w:rsidR="003C30D7" w:rsidRPr="00B27B4C" w:rsidRDefault="003C30D7" w:rsidP="003C30D7">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מספר העובדים המקצועיים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לצורך מתן שירותי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6B09F123946445819A657C551A80FB3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a7"/>
              <w:color w:val="00B0F0"/>
              <w:rtl/>
            </w:rPr>
            <w:t>[שדה נוסף 5]</w:t>
          </w:r>
        </w:sdtContent>
      </w:sdt>
    </w:p>
    <w:p w14:paraId="088B58E0"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4DD3EB9"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המנהל הראשי במשרד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5069D0FA7984FB9B74E843DC8304BC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a7"/>
              <w:color w:val="00B0F0"/>
              <w:rtl/>
            </w:rPr>
            <w:t>[שדה נוסף 6]</w:t>
          </w:r>
        </w:sdtContent>
      </w:sdt>
    </w:p>
    <w:p w14:paraId="16BC25A3"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AFC9D4E"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582B90ED" w14:textId="77777777" w:rsidR="003C30D7" w:rsidRPr="00B27B4C" w:rsidRDefault="003C30D7" w:rsidP="003C30D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A63BAE7"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התקדמות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7F05EB7C"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127DD66"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11655485"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7682A36" w14:textId="77777777" w:rsidR="003C30D7" w:rsidRPr="00B27B4C" w:rsidRDefault="003C30D7" w:rsidP="003C30D7">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722846C9" w14:textId="77777777" w:rsidR="003C30D7" w:rsidRPr="00B27B4C" w:rsidRDefault="003C30D7" w:rsidP="003C30D7">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E307FE3" w14:textId="77777777" w:rsidR="003C30D7" w:rsidRDefault="003C30D7" w:rsidP="003C30D7">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a8"/>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3C30D7" w14:paraId="4D48E0CC" w14:textId="77777777" w:rsidTr="00DC5FD7">
        <w:trPr>
          <w:trHeight w:val="80"/>
        </w:trPr>
        <w:tc>
          <w:tcPr>
            <w:tcW w:w="3366" w:type="dxa"/>
          </w:tcPr>
          <w:p w14:paraId="75A6EC79" w14:textId="77777777" w:rsidR="003C30D7" w:rsidRDefault="00B35330"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1DDA09DD6094423391CFE371BC1459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C30D7" w:rsidRPr="00E95AE9">
                  <w:rPr>
                    <w:rStyle w:val="a7"/>
                    <w:color w:val="00B0F0"/>
                    <w:rtl/>
                  </w:rPr>
                  <w:t>[אחוז השתתפות צד א]</w:t>
                </w:r>
              </w:sdtContent>
            </w:sdt>
          </w:p>
          <w:p w14:paraId="1FCAC2F6"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40A62B83" w14:textId="77777777" w:rsidR="003C30D7" w:rsidRDefault="003C30D7" w:rsidP="006503BD">
            <w:pPr>
              <w:widowControl w:val="0"/>
              <w:spacing w:before="0" w:beforeAutospacing="0" w:after="0" w:afterAutospacing="0" w:line="240" w:lineRule="auto"/>
              <w:ind w:left="720"/>
              <w:outlineLvl w:val="2"/>
            </w:pPr>
          </w:p>
          <w:p w14:paraId="41E019C1" w14:textId="77777777" w:rsidR="003C30D7" w:rsidRDefault="003C30D7" w:rsidP="006503BD">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FE4CA39" w14:textId="77777777" w:rsidR="00776496" w:rsidRPr="00776496" w:rsidRDefault="00776496"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072EDDED" w14:textId="77777777" w:rsidR="003C30D7" w:rsidRDefault="003C30D7" w:rsidP="00776496">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C049242"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66BBA8E"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2DE0A57D"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E398654" w14:textId="77777777" w:rsidR="003C30D7" w:rsidRDefault="003C30D7"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FE2F6CB" w14:textId="77777777" w:rsidR="00F865AA" w:rsidRDefault="00F865AA"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Pr>
          <w:rFonts w:ascii="Times New Roman" w:eastAsia="Times New Roman" w:hAnsi="Times New Roman" w:cs="David"/>
          <w:b/>
          <w:bCs/>
          <w:sz w:val="24"/>
          <w:szCs w:val="24"/>
          <w:u w:val="single"/>
        </w:rPr>
        <w:br w:type="page"/>
      </w:r>
    </w:p>
    <w:p w14:paraId="61229F03" w14:textId="77777777" w:rsidR="00776496" w:rsidRPr="00776496" w:rsidRDefault="00776496" w:rsidP="003C30D7">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r w:rsidRPr="00776496">
        <w:rPr>
          <w:rFonts w:ascii="Times New Roman" w:eastAsia="Times New Roman" w:hAnsi="Times New Roman" w:cs="David"/>
          <w:b/>
          <w:bCs/>
          <w:sz w:val="24"/>
          <w:szCs w:val="24"/>
          <w:u w:val="single"/>
          <w:rtl/>
        </w:rPr>
        <w:lastRenderedPageBreak/>
        <w:t>נספח "ב"</w:t>
      </w:r>
    </w:p>
    <w:p w14:paraId="083B2B0E"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שירותי היועץ</w:t>
      </w:r>
    </w:p>
    <w:p w14:paraId="60EF8051"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w:t>
      </w:r>
      <w:r w:rsidRPr="00776496">
        <w:rPr>
          <w:rFonts w:ascii="Times New Roman" w:eastAsia="Times New Roman" w:hAnsi="Times New Roman" w:cs="David"/>
          <w:sz w:val="24"/>
          <w:szCs w:val="24"/>
          <w:rtl/>
        </w:rPr>
        <w:tab/>
      </w:r>
      <w:r w:rsidRPr="00776496">
        <w:rPr>
          <w:rFonts w:ascii="Times New Roman" w:eastAsia="Times New Roman" w:hAnsi="Times New Roman" w:cs="David"/>
          <w:b/>
          <w:bCs/>
          <w:sz w:val="24"/>
          <w:szCs w:val="24"/>
          <w:u w:val="single"/>
          <w:rtl/>
        </w:rPr>
        <w:t>כללי</w:t>
      </w:r>
      <w:r w:rsidRPr="00776496">
        <w:rPr>
          <w:rFonts w:ascii="Times New Roman" w:eastAsia="Times New Roman" w:hAnsi="Times New Roman" w:cs="David"/>
          <w:sz w:val="24"/>
          <w:szCs w:val="24"/>
          <w:rtl/>
        </w:rPr>
        <w:t>:</w:t>
      </w:r>
    </w:p>
    <w:p w14:paraId="5F1A8129"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tl/>
        </w:rPr>
      </w:pPr>
    </w:p>
    <w:p w14:paraId="16D9E4A7"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שרותי היועץ כוללים חקירה, ניתוח הערכה וסקירה של הבעיות האקוסטיות של המבנים והסביבה, ניתוח הקשר ההדדי בין המבנים והסביבה והמלצות לפתרונות הנדסיים, בהתאם לאופי המבנים והסביבה.</w:t>
      </w:r>
    </w:p>
    <w:p w14:paraId="40259D94" w14:textId="77777777" w:rsidR="00776496" w:rsidRPr="00776496" w:rsidRDefault="00776496" w:rsidP="00776496">
      <w:pPr>
        <w:spacing w:before="0" w:beforeAutospacing="0" w:after="0" w:afterAutospacing="0" w:line="240" w:lineRule="auto"/>
        <w:ind w:left="1440" w:right="-142" w:hanging="720"/>
        <w:jc w:val="both"/>
        <w:rPr>
          <w:rFonts w:ascii="Times New Roman" w:eastAsia="Times New Roman" w:hAnsi="Times New Roman" w:cs="David"/>
          <w:sz w:val="24"/>
          <w:szCs w:val="24"/>
          <w:rtl/>
        </w:rPr>
      </w:pPr>
    </w:p>
    <w:p w14:paraId="7E1B1878" w14:textId="77777777" w:rsidR="00776496" w:rsidRPr="00776496" w:rsidRDefault="00776496" w:rsidP="00776496">
      <w:pPr>
        <w:spacing w:before="0" w:beforeAutospacing="0" w:after="0" w:afterAutospacing="0" w:line="240" w:lineRule="auto"/>
        <w:ind w:left="144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על היועץ לקבל אשור בכתב מאת המנהל לפני התחלת כל שלב או לפני כל שרות חלקי.</w:t>
      </w:r>
    </w:p>
    <w:p w14:paraId="7086AE66"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79DD742A" w14:textId="77777777" w:rsidR="00776496" w:rsidRPr="00776496" w:rsidRDefault="00776496" w:rsidP="00776496">
      <w:pPr>
        <w:spacing w:before="0" w:beforeAutospacing="0" w:after="0" w:afterAutospacing="0" w:line="240" w:lineRule="auto"/>
        <w:ind w:left="720"/>
        <w:rPr>
          <w:rFonts w:ascii="Times New Roman" w:eastAsia="Times New Roman" w:hAnsi="Times New Roman" w:cs="David"/>
          <w:sz w:val="24"/>
          <w:szCs w:val="24"/>
          <w:rtl/>
        </w:rPr>
      </w:pPr>
    </w:p>
    <w:p w14:paraId="3FBE6BDD"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2.</w:t>
      </w:r>
      <w:r w:rsidRPr="00776496">
        <w:rPr>
          <w:rFonts w:ascii="Times New Roman" w:eastAsia="Times New Roman" w:hAnsi="Times New Roman" w:cs="David"/>
          <w:sz w:val="24"/>
          <w:szCs w:val="24"/>
          <w:rtl/>
        </w:rPr>
        <w:tab/>
      </w:r>
      <w:r w:rsidRPr="00776496">
        <w:rPr>
          <w:rFonts w:ascii="Times New Roman" w:eastAsia="Times New Roman" w:hAnsi="Times New Roman" w:cs="David" w:hint="cs"/>
          <w:b/>
          <w:bCs/>
          <w:sz w:val="24"/>
          <w:szCs w:val="24"/>
          <w:u w:val="single"/>
          <w:rtl/>
        </w:rPr>
        <w:t>פרוט הש</w:t>
      </w:r>
      <w:r w:rsidR="0016188F">
        <w:rPr>
          <w:rFonts w:ascii="Times New Roman" w:eastAsia="Times New Roman" w:hAnsi="Times New Roman" w:cs="David" w:hint="cs"/>
          <w:b/>
          <w:bCs/>
          <w:sz w:val="24"/>
          <w:szCs w:val="24"/>
          <w:u w:val="single"/>
          <w:rtl/>
        </w:rPr>
        <w:t>י</w:t>
      </w:r>
      <w:r w:rsidRPr="00776496">
        <w:rPr>
          <w:rFonts w:ascii="Times New Roman" w:eastAsia="Times New Roman" w:hAnsi="Times New Roman" w:cs="David" w:hint="cs"/>
          <w:b/>
          <w:bCs/>
          <w:sz w:val="24"/>
          <w:szCs w:val="24"/>
          <w:u w:val="single"/>
          <w:rtl/>
        </w:rPr>
        <w:t>רותים וש</w:t>
      </w:r>
      <w:r w:rsidRPr="00776496">
        <w:rPr>
          <w:rFonts w:ascii="Times New Roman" w:eastAsia="Times New Roman" w:hAnsi="Times New Roman" w:cs="David"/>
          <w:b/>
          <w:bCs/>
          <w:sz w:val="24"/>
          <w:szCs w:val="24"/>
          <w:u w:val="single"/>
          <w:rtl/>
        </w:rPr>
        <w:t>לבי העבודה ההנדסית</w:t>
      </w:r>
      <w:r w:rsidRPr="00776496">
        <w:rPr>
          <w:rFonts w:ascii="Times New Roman" w:eastAsia="Times New Roman" w:hAnsi="Times New Roman" w:cs="David" w:hint="cs"/>
          <w:sz w:val="24"/>
          <w:szCs w:val="24"/>
          <w:rtl/>
        </w:rPr>
        <w:t>:</w:t>
      </w:r>
    </w:p>
    <w:p w14:paraId="073CD9D3" w14:textId="77777777" w:rsidR="00776496" w:rsidRPr="00776496" w:rsidRDefault="00776496" w:rsidP="00776496">
      <w:pPr>
        <w:spacing w:before="0" w:beforeAutospacing="0" w:after="0" w:afterAutospacing="0" w:line="360" w:lineRule="auto"/>
        <w:jc w:val="both"/>
        <w:rPr>
          <w:rFonts w:ascii="Times New Roman" w:eastAsia="Times New Roman" w:hAnsi="Times New Roman" w:cs="David"/>
          <w:sz w:val="24"/>
          <w:szCs w:val="24"/>
          <w:rtl/>
        </w:rPr>
      </w:pPr>
    </w:p>
    <w:p w14:paraId="447D33A4" w14:textId="77777777" w:rsidR="00776496" w:rsidRPr="00776496" w:rsidRDefault="00776496" w:rsidP="00776496">
      <w:pPr>
        <w:spacing w:before="0" w:beforeAutospacing="0" w:after="0" w:afterAutospacing="0" w:line="240" w:lineRule="auto"/>
        <w:ind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2.1</w:t>
      </w:r>
      <w:r w:rsidRPr="00776496">
        <w:rPr>
          <w:rFonts w:ascii="Times New Roman" w:eastAsia="Times New Roman" w:hAnsi="Times New Roman" w:cs="David"/>
          <w:sz w:val="24"/>
          <w:szCs w:val="24"/>
          <w:rtl/>
        </w:rPr>
        <w:tab/>
        <w:t>יעוץ כללי בהנדסת אקוסטיקה:</w:t>
      </w:r>
    </w:p>
    <w:p w14:paraId="1232F911"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4889B686"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בדיקת איכות הצליל וטיב השמיעה בחללים שונים.</w:t>
      </w:r>
    </w:p>
    <w:p w14:paraId="662C191B"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p>
    <w:p w14:paraId="44CC0643" w14:textId="77777777" w:rsidR="00776496" w:rsidRPr="00776496" w:rsidRDefault="00776496" w:rsidP="00776496">
      <w:pPr>
        <w:spacing w:before="0" w:beforeAutospacing="0" w:after="0" w:afterAutospacing="0" w:line="240" w:lineRule="auto"/>
        <w:ind w:left="720" w:firstLine="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בדיקה והערכה של מטרדי רעש שונים.</w:t>
      </w:r>
    </w:p>
    <w:p w14:paraId="62190FE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6850442"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ביקורת וחוות דעת בקשר להצעות ופתרונות שונים בבעיות אקוסטיות והשוואה ביניהם.</w:t>
      </w:r>
    </w:p>
    <w:p w14:paraId="6801604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7D7207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ד.</w:t>
      </w:r>
      <w:r w:rsidRPr="00776496">
        <w:rPr>
          <w:rFonts w:ascii="Times New Roman" w:eastAsia="Times New Roman" w:hAnsi="Times New Roman" w:cs="David" w:hint="cs"/>
          <w:sz w:val="24"/>
          <w:szCs w:val="24"/>
          <w:rtl/>
        </w:rPr>
        <w:tab/>
        <w:t>המלצת הקריטריונים האקוסטיים לאגפים השונים של המבנים המתוכננים כגון הנחתת רעשי רקע מומלצת ביחידות הדיור, בידוד מצלול אויר ובידוד מצלול גוף הנדרשים בין הדירות, רמת רעש מרבית מציוד שיותקן בבניינים וכד' ו/או לבחירת המיגון האקוסטי.</w:t>
      </w:r>
    </w:p>
    <w:p w14:paraId="33064B0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37A244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חשוב מפלסי הרעש הצפויים מגורמים שונים בבניינים כגון: ממתקני מיזוג אוויר, חדרי מכונות, גנרטורים, משאבות וכד' לשם בחירת המיקום המועדף להצבת הציוד ו/או לבחירת המיגון האקוסטי.</w:t>
      </w:r>
    </w:p>
    <w:p w14:paraId="4FCEFA4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26570D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ו.</w:t>
      </w:r>
      <w:r w:rsidRPr="00776496">
        <w:rPr>
          <w:rFonts w:ascii="Times New Roman" w:eastAsia="Times New Roman" w:hAnsi="Times New Roman" w:cs="David" w:hint="cs"/>
          <w:sz w:val="24"/>
          <w:szCs w:val="24"/>
          <w:rtl/>
        </w:rPr>
        <w:tab/>
        <w:t>התייחסו</w:t>
      </w:r>
      <w:r w:rsidRPr="00776496">
        <w:rPr>
          <w:rFonts w:ascii="Times New Roman" w:eastAsia="Times New Roman" w:hAnsi="Times New Roman" w:cs="David" w:hint="eastAsia"/>
          <w:sz w:val="24"/>
          <w:szCs w:val="24"/>
          <w:rtl/>
        </w:rPr>
        <w:t>ת</w:t>
      </w:r>
      <w:r w:rsidRPr="00776496">
        <w:rPr>
          <w:rFonts w:ascii="Times New Roman" w:eastAsia="Times New Roman" w:hAnsi="Times New Roman" w:cs="David" w:hint="cs"/>
          <w:sz w:val="24"/>
          <w:szCs w:val="24"/>
          <w:rtl/>
        </w:rPr>
        <w:t xml:space="preserve"> והנחיות לבידוד הנדרש בין דירות המגורים ולבחירת החומרים המתאימים (לקירות, רצפות, דלתות וכו') ופרטי הביצוע המתאימים, כדי להבטיח עמידה בערכי הבידו</w:t>
      </w:r>
      <w:r w:rsidRPr="00776496">
        <w:rPr>
          <w:rFonts w:ascii="Times New Roman" w:eastAsia="Times New Roman" w:hAnsi="Times New Roman" w:cs="David" w:hint="eastAsia"/>
          <w:sz w:val="24"/>
          <w:szCs w:val="24"/>
          <w:rtl/>
        </w:rPr>
        <w:t>ד</w:t>
      </w:r>
      <w:r w:rsidRPr="00776496">
        <w:rPr>
          <w:rFonts w:ascii="Times New Roman" w:eastAsia="Times New Roman" w:hAnsi="Times New Roman" w:cs="David" w:hint="cs"/>
          <w:sz w:val="24"/>
          <w:szCs w:val="24"/>
          <w:rtl/>
        </w:rPr>
        <w:t xml:space="preserve"> הנדרשים בת"י 1004.</w:t>
      </w:r>
    </w:p>
    <w:p w14:paraId="18A7585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6F44F0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מסירת הנחיות למניעת מטרדי רעש מהמעליות ומחדרי המכונות והציוד לדירות המגורים, כך שתובטח עמידה בדרישות ת"י 1004 חלק 3.</w:t>
      </w:r>
    </w:p>
    <w:p w14:paraId="4588A871"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26B2DC4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ח.</w:t>
      </w:r>
      <w:r w:rsidRPr="00776496">
        <w:rPr>
          <w:rFonts w:ascii="Times New Roman" w:eastAsia="Times New Roman" w:hAnsi="Times New Roman" w:cs="David" w:hint="cs"/>
          <w:sz w:val="24"/>
          <w:szCs w:val="24"/>
          <w:rtl/>
        </w:rPr>
        <w:tab/>
        <w:t>המלצה על פרטים להצבת מכונות לרבות משאבות מים ובידודן ולטיפול בקולטנים ובצינורות מי גשם, כדי למנוע מטרדי רעש מהם,</w:t>
      </w:r>
      <w:r w:rsidR="0016188F">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במטרה להבטיח עמידה בערכי הבידוד הנדרשים בת"י 1418.</w:t>
      </w:r>
    </w:p>
    <w:p w14:paraId="36B978D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45DC346"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המלצה לטפול האקוסטי הנדרש במפוחי אוורור (על גגות,</w:t>
      </w:r>
      <w:r w:rsidR="006503BD">
        <w:rPr>
          <w:rFonts w:ascii="Times New Roman" w:eastAsia="Times New Roman" w:hAnsi="Times New Roman" w:cs="David" w:hint="cs"/>
          <w:sz w:val="24"/>
          <w:szCs w:val="24"/>
          <w:rtl/>
        </w:rPr>
        <w:t xml:space="preserve"> </w:t>
      </w:r>
      <w:r w:rsidRPr="00776496">
        <w:rPr>
          <w:rFonts w:ascii="Times New Roman" w:eastAsia="Times New Roman" w:hAnsi="Times New Roman" w:cs="David" w:hint="cs"/>
          <w:sz w:val="24"/>
          <w:szCs w:val="24"/>
          <w:rtl/>
        </w:rPr>
        <w:t>במרתפי חניה וכו') כדי למנוע מטרדי רעש מהם, במטרה להבטיח עמידה בקריטריונים שנקבעו ע"י המשרד לאיכות הסביבה.</w:t>
      </w:r>
    </w:p>
    <w:p w14:paraId="1C190EE0"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85C74E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ab/>
        <w:t>מסירת המלצות לאופן  הטיפול האקוסטי הנדרש בחדרי גנרטורים, כדי למנוע מטרדי רעש וכדי להבטיח עמידה בדרישות התקנות למניעת מפגעים (רעש בלתי סביר), התש"ן - 1990.</w:t>
      </w:r>
    </w:p>
    <w:p w14:paraId="5DFE81D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07C8C5FE"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יא.</w:t>
      </w:r>
      <w:r w:rsidRPr="00776496">
        <w:rPr>
          <w:rFonts w:ascii="Times New Roman" w:eastAsia="Times New Roman" w:hAnsi="Times New Roman" w:cs="David" w:hint="cs"/>
          <w:sz w:val="24"/>
          <w:szCs w:val="24"/>
          <w:rtl/>
        </w:rPr>
        <w:tab/>
        <w:t>מסירת המלצות לאופן  הטיפול האקוסטי הנדרש בחדרי מצנח אשפה קומתי חדר דחסנית אשפה, וכל מערכות המצנח האשפה והדחסנית, כדי למנוע מטרדי רעש וכדי להבטיח עמידה בדרישות התקנות למניעת מפגעים (רעש בלתי סביר), התש"ן - 1990.</w:t>
      </w:r>
    </w:p>
    <w:p w14:paraId="3C60586C"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572CF515"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72C31C43"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lastRenderedPageBreak/>
        <w:t>יב.</w:t>
      </w:r>
      <w:r w:rsidRPr="00776496">
        <w:rPr>
          <w:rFonts w:ascii="Times New Roman" w:eastAsia="Times New Roman" w:hAnsi="Times New Roman" w:cs="David" w:hint="cs"/>
          <w:sz w:val="24"/>
          <w:szCs w:val="24"/>
          <w:rtl/>
        </w:rPr>
        <w:tab/>
        <w:t>מסירת המלצות לאמצעים האקוסטיים הנדרשים ליצירת תנאים נאותים בשטחים הציבוריים, ו/או מכל מערכת היכולה לגרום מטרד רעש.</w:t>
      </w:r>
    </w:p>
    <w:p w14:paraId="42203D4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69DBF89A"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יב.</w:t>
      </w:r>
      <w:r w:rsidRPr="00776496">
        <w:rPr>
          <w:rFonts w:ascii="Times New Roman" w:eastAsia="Times New Roman" w:hAnsi="Times New Roman" w:cs="David" w:hint="cs"/>
          <w:sz w:val="24"/>
          <w:szCs w:val="24"/>
          <w:rtl/>
        </w:rPr>
        <w:tab/>
        <w:t>המלצות לאופן הטפול להבטחת ערכי בדוד ומניעת מטרדי רעש עפ"י כל תקן ו/או תקנה אחרים.</w:t>
      </w:r>
    </w:p>
    <w:p w14:paraId="36DD190B"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p>
    <w:p w14:paraId="5B168074"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2.2</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מוקדם:</w:t>
      </w:r>
    </w:p>
    <w:p w14:paraId="094ACA98"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p>
    <w:p w14:paraId="154AE4A4"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בירור הפרוגרמה עם נציג המזמין והיועצים, ביקורים באתר, חקירות מוקדמות, התייעצות ותיאום עם היועצים.</w:t>
      </w:r>
    </w:p>
    <w:p w14:paraId="75321CA0"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1E81170B"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 xml:space="preserve">בירור, במקרה הצורך, ברשויות המוסמכות או אצל גורמים אחרים בקשר לבעיות חוקיות ואחרות, הקשורות בבעיות האקוסטיות של המבנה וקבלת אישור הרשויות בהתאם לכך. </w:t>
      </w:r>
    </w:p>
    <w:p w14:paraId="595DD0A5"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7F1A2700" w14:textId="77777777" w:rsidR="00776496" w:rsidRPr="00776496" w:rsidRDefault="00776496" w:rsidP="00776496">
      <w:pPr>
        <w:spacing w:before="0" w:beforeAutospacing="0" w:after="0" w:afterAutospacing="0" w:line="240" w:lineRule="auto"/>
        <w:ind w:left="2160" w:hanging="6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הכנת חוות דעת מוקדמת, המתארת את הבעיות העקרוניות והגשת הצעה מוקדמת עם המלצות המתארת את הפתרונות האלטרנטיביים העקרוניים</w:t>
      </w:r>
      <w:r w:rsidRPr="00776496">
        <w:rPr>
          <w:rFonts w:ascii="Times New Roman" w:eastAsia="Times New Roman" w:hAnsi="Times New Roman" w:cs="David" w:hint="cs"/>
          <w:sz w:val="24"/>
          <w:szCs w:val="24"/>
          <w:rtl/>
        </w:rPr>
        <w:t>, לרבות שרטוטים עקרוניים</w:t>
      </w:r>
      <w:r w:rsidRPr="00776496">
        <w:rPr>
          <w:rFonts w:ascii="Times New Roman" w:eastAsia="Times New Roman" w:hAnsi="Times New Roman" w:cs="David"/>
          <w:sz w:val="24"/>
          <w:szCs w:val="24"/>
          <w:rtl/>
        </w:rPr>
        <w:t>.</w:t>
      </w:r>
    </w:p>
    <w:p w14:paraId="29571BC5"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0DD11648"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מסירת נתונים ליועצים ולמזמין לגבי הפתרונות האקוסטיים האפשריים המסוכמים עם נציג המזמין ובמידת הצורך הכנת אומדן משוער לביצועם.</w:t>
      </w:r>
    </w:p>
    <w:p w14:paraId="29508719"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p>
    <w:p w14:paraId="115B93BD"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ה.</w:t>
      </w:r>
      <w:r w:rsidRPr="00776496">
        <w:rPr>
          <w:rFonts w:ascii="Times New Roman" w:eastAsia="Times New Roman" w:hAnsi="Times New Roman" w:cs="David" w:hint="cs"/>
          <w:sz w:val="24"/>
          <w:szCs w:val="24"/>
          <w:rtl/>
        </w:rPr>
        <w:tab/>
        <w:t>השתתפות בישיבות צוות התכנון, על מנת להציג את החלופות וההמלצות ועל מנת לתאם את בחירת הפתרונות המתחשבים בין היתר באספקטים האקוסטיים, הטכניים, האסטטיים, הכלכליים וכו'.</w:t>
      </w:r>
    </w:p>
    <w:p w14:paraId="013F8258"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sz w:val="24"/>
          <w:szCs w:val="24"/>
        </w:rPr>
      </w:pPr>
    </w:p>
    <w:p w14:paraId="7C7824C9" w14:textId="77777777" w:rsidR="00776496" w:rsidRPr="00776496" w:rsidRDefault="00776496" w:rsidP="00776496">
      <w:pPr>
        <w:spacing w:before="0" w:beforeAutospacing="0" w:after="0" w:afterAutospacing="0" w:line="240" w:lineRule="auto"/>
        <w:ind w:left="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2.3</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סופי:</w:t>
      </w:r>
    </w:p>
    <w:p w14:paraId="2828236A" w14:textId="77777777" w:rsidR="00776496" w:rsidRPr="00776496" w:rsidRDefault="00776496" w:rsidP="00776496">
      <w:pPr>
        <w:spacing w:before="0" w:beforeAutospacing="0" w:after="0" w:afterAutospacing="0" w:line="240" w:lineRule="auto"/>
        <w:jc w:val="both"/>
        <w:rPr>
          <w:rFonts w:ascii="Times New Roman" w:eastAsia="Times New Roman" w:hAnsi="Times New Roman" w:cs="David"/>
          <w:b/>
          <w:bCs/>
          <w:sz w:val="24"/>
          <w:szCs w:val="24"/>
          <w:rtl/>
        </w:rPr>
      </w:pPr>
    </w:p>
    <w:p w14:paraId="26E36A35" w14:textId="77777777" w:rsidR="00776496" w:rsidRPr="00776496" w:rsidRDefault="00776496" w:rsidP="00776496">
      <w:pPr>
        <w:spacing w:before="0" w:beforeAutospacing="0" w:after="0" w:afterAutospacing="0" w:line="240" w:lineRule="auto"/>
        <w:ind w:left="1440"/>
        <w:jc w:val="both"/>
        <w:rPr>
          <w:rFonts w:ascii="Times New Roman" w:eastAsia="Times New Roman" w:hAnsi="Times New Roman" w:cs="David"/>
          <w:sz w:val="24"/>
          <w:szCs w:val="24"/>
          <w:rtl/>
        </w:rPr>
      </w:pPr>
    </w:p>
    <w:p w14:paraId="7D6E3EC7" w14:textId="77777777" w:rsidR="00776496" w:rsidRPr="00776496" w:rsidRDefault="00776496" w:rsidP="00776496">
      <w:pPr>
        <w:spacing w:before="0" w:beforeAutospacing="0" w:after="0" w:afterAutospacing="0" w:line="240" w:lineRule="auto"/>
        <w:ind w:left="2160" w:hanging="72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א.</w:t>
      </w:r>
      <w:r w:rsidRPr="00776496">
        <w:rPr>
          <w:rFonts w:ascii="Times New Roman" w:eastAsia="Times New Roman" w:hAnsi="Times New Roman" w:cs="David"/>
          <w:sz w:val="24"/>
          <w:szCs w:val="24"/>
          <w:rtl/>
        </w:rPr>
        <w:tab/>
        <w:t>עריכת סקרים ובדיקות, או שימוש בסקרים ובדיקות הנערכות ע"י גורמים אחרים, וניתוח הממצאים ואישורם.</w:t>
      </w:r>
    </w:p>
    <w:p w14:paraId="096B5C18"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76B8CBA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ב.</w:t>
      </w:r>
      <w:r w:rsidRPr="00776496">
        <w:rPr>
          <w:rFonts w:ascii="Times New Roman" w:eastAsia="Times New Roman" w:hAnsi="Times New Roman" w:cs="David"/>
          <w:sz w:val="24"/>
          <w:szCs w:val="24"/>
          <w:rtl/>
        </w:rPr>
        <w:tab/>
        <w:t>הערכת התכונות האקוסטיות של המבנה או חלקים ממנו או הסביבה והכנת חישובים מפורטים בהתאם.</w:t>
      </w:r>
    </w:p>
    <w:p w14:paraId="2A6A8636"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53ABA1DA"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ג.</w:t>
      </w:r>
      <w:r w:rsidRPr="00776496">
        <w:rPr>
          <w:rFonts w:ascii="Times New Roman" w:eastAsia="Times New Roman" w:hAnsi="Times New Roman" w:cs="David"/>
          <w:sz w:val="24"/>
          <w:szCs w:val="24"/>
          <w:rtl/>
        </w:rPr>
        <w:tab/>
        <w:t>בחינה וניתוח של האפשרויות השונות לתכנון המבנה או חלקים ממנו ו/או הסביבה, מבחינה אקוסטית, בתיאום עם היועצים.</w:t>
      </w:r>
    </w:p>
    <w:p w14:paraId="7A6D1909"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46665D3D"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ד.</w:t>
      </w:r>
      <w:r w:rsidRPr="00776496">
        <w:rPr>
          <w:rFonts w:ascii="Times New Roman" w:eastAsia="Times New Roman" w:hAnsi="Times New Roman" w:cs="David"/>
          <w:sz w:val="24"/>
          <w:szCs w:val="24"/>
          <w:rtl/>
        </w:rPr>
        <w:tab/>
        <w:t>מתן המלצות, בדו"חות ובתחשיבים ליועצים ולמזמין לשם קביעה סופית של המערכת האקוסטית והאלמנטים המרכיבים אותה.</w:t>
      </w:r>
    </w:p>
    <w:p w14:paraId="6013C772"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71D75BE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w:t>
      </w:r>
      <w:r w:rsidRPr="00776496">
        <w:rPr>
          <w:rFonts w:ascii="Times New Roman" w:eastAsia="Times New Roman" w:hAnsi="Times New Roman" w:cs="David"/>
          <w:sz w:val="24"/>
          <w:szCs w:val="24"/>
          <w:rtl/>
        </w:rPr>
        <w:tab/>
        <w:t>בדיקת התאמת התכניות, המוגשות ע"י היועצים לרשויות ולגורמים אחרים, להמלצות כאמור.</w:t>
      </w:r>
    </w:p>
    <w:p w14:paraId="6DED4737"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42D1FFE4"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ו.</w:t>
      </w:r>
      <w:r w:rsidRPr="00776496">
        <w:rPr>
          <w:rFonts w:ascii="Times New Roman" w:eastAsia="Times New Roman" w:hAnsi="Times New Roman" w:cs="David"/>
          <w:sz w:val="24"/>
          <w:szCs w:val="24"/>
          <w:rtl/>
        </w:rPr>
        <w:tab/>
        <w:t>טיפול וקבלת אישור הרשויות המוסמכות בכל הנוגע לבעיות האקוסטיות, בתיאום עם היועצים, בשלבים השונים של הדיונים בקבלת ר</w:t>
      </w:r>
      <w:r w:rsidR="000F5BD1">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שיון לביצוע הפרויקט</w:t>
      </w:r>
      <w:r w:rsidRPr="00776496">
        <w:rPr>
          <w:rFonts w:ascii="Times New Roman" w:eastAsia="Times New Roman" w:hAnsi="Times New Roman" w:cs="David" w:hint="cs"/>
          <w:sz w:val="24"/>
          <w:szCs w:val="24"/>
          <w:rtl/>
        </w:rPr>
        <w:t xml:space="preserve"> (ככל וי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hint="cs"/>
          <w:sz w:val="24"/>
          <w:szCs w:val="24"/>
          <w:rtl/>
        </w:rPr>
        <w:t>דרש ע"י הרשויות)</w:t>
      </w:r>
      <w:r w:rsidRPr="00776496">
        <w:rPr>
          <w:rFonts w:ascii="Times New Roman" w:eastAsia="Times New Roman" w:hAnsi="Times New Roman" w:cs="David"/>
          <w:sz w:val="24"/>
          <w:szCs w:val="24"/>
          <w:rtl/>
        </w:rPr>
        <w:t>.</w:t>
      </w:r>
    </w:p>
    <w:p w14:paraId="0D52B1DC"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387E0B3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ז.</w:t>
      </w:r>
      <w:r w:rsidRPr="00776496">
        <w:rPr>
          <w:rFonts w:ascii="Times New Roman" w:eastAsia="Times New Roman" w:hAnsi="Times New Roman" w:cs="David"/>
          <w:sz w:val="24"/>
          <w:szCs w:val="24"/>
          <w:rtl/>
        </w:rPr>
        <w:tab/>
        <w:t>חתימה על מסמכי התכנון המוגשים לרשויות, כיועץ האקוסטיקה.</w:t>
      </w:r>
    </w:p>
    <w:p w14:paraId="5680B244"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2243B585"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ח.</w:t>
      </w:r>
      <w:r w:rsidRPr="00776496">
        <w:rPr>
          <w:rFonts w:ascii="Times New Roman" w:eastAsia="Times New Roman" w:hAnsi="Times New Roman" w:cs="David"/>
          <w:sz w:val="24"/>
          <w:szCs w:val="24"/>
          <w:rtl/>
        </w:rPr>
        <w:tab/>
        <w:t>הכנסת תיקונים ושינויים בתכניות, בחישובים וביתר המסמכים האמורים לפי דרישת הרשויות המוסמכות, בתיאום עם היועצים ובאישור המזמין.</w:t>
      </w:r>
    </w:p>
    <w:p w14:paraId="1A97687D"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p>
    <w:p w14:paraId="3D904D97"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ט.</w:t>
      </w:r>
      <w:r w:rsidRPr="00776496">
        <w:rPr>
          <w:rFonts w:ascii="Times New Roman" w:eastAsia="Times New Roman" w:hAnsi="Times New Roman" w:cs="David" w:hint="cs"/>
          <w:sz w:val="24"/>
          <w:szCs w:val="24"/>
          <w:rtl/>
        </w:rPr>
        <w:tab/>
        <w:t>השתתפות בישיבות צוות התכנון כאמור בסעיף 2.2 ו' לעיל.</w:t>
      </w:r>
    </w:p>
    <w:p w14:paraId="63FD6CF3"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 xml:space="preserve">  </w:t>
      </w:r>
    </w:p>
    <w:p w14:paraId="0C4990FB"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p>
    <w:p w14:paraId="7D4B9378" w14:textId="77777777" w:rsidR="00776496" w:rsidRPr="00776496" w:rsidRDefault="00776496" w:rsidP="00776496">
      <w:pPr>
        <w:spacing w:before="0" w:beforeAutospacing="0" w:after="0" w:afterAutospacing="0" w:line="240" w:lineRule="auto"/>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2.4</w:t>
      </w: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u w:val="single"/>
          <w:rtl/>
        </w:rPr>
        <w:t>יעוץ בשלבי התכנון המפורט של הפרויקט:</w:t>
      </w:r>
    </w:p>
    <w:p w14:paraId="57655BD4" w14:textId="77777777" w:rsidR="00776496" w:rsidRPr="00776496" w:rsidRDefault="00776496" w:rsidP="00776496">
      <w:pPr>
        <w:spacing w:before="0" w:beforeAutospacing="0" w:after="0" w:afterAutospacing="0" w:line="240" w:lineRule="auto"/>
        <w:ind w:left="1440"/>
        <w:rPr>
          <w:rFonts w:ascii="Times New Roman" w:eastAsia="Times New Roman" w:hAnsi="Times New Roman" w:cs="David"/>
          <w:sz w:val="24"/>
          <w:szCs w:val="24"/>
          <w:rtl/>
        </w:rPr>
      </w:pPr>
    </w:p>
    <w:p w14:paraId="6680A9F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השלמת ועדכון החישובים ועריכת חישובים חדשים הדרושים לתכנון מפורט.</w:t>
      </w:r>
    </w:p>
    <w:p w14:paraId="710502F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84F3A8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מתן המלצות בכתב ליועצים ולמזמין, לתכנון המפורט של המבנה או חלק ממנו ולתכנון פרטי המבנה וסביבתו.</w:t>
      </w:r>
    </w:p>
    <w:p w14:paraId="42846E69"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6D8C7C2C"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הכנת שרטוטים ופרטי ביצוע של אלמנטים שונים במערכת האקוסטית.</w:t>
      </w:r>
    </w:p>
    <w:p w14:paraId="41848F82"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5823AE2"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בדיקת התאמת התכניות המפורטות של היועצים להמלצות היועץ ולאישורי הרשויות המוסמכות בנושאי אקוסטיקה.</w:t>
      </w:r>
    </w:p>
    <w:p w14:paraId="40199C9C"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199E277"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הכנת נתונים והמלצות בכתב ליועצים להכנת מפרטים וכתבי כמויות ולאומדן תקציבי מפורט בנושא האקוסטיקה.</w:t>
      </w:r>
    </w:p>
    <w:p w14:paraId="7791C83E"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2EBBEAA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מתן אשור בכתב לתוכניות לביצוע של היועצים.</w:t>
      </w:r>
    </w:p>
    <w:p w14:paraId="7A252948"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EADA697" w14:textId="77777777" w:rsidR="00776496" w:rsidRPr="00776496" w:rsidRDefault="00776496" w:rsidP="00776496">
      <w:pPr>
        <w:spacing w:before="0" w:beforeAutospacing="0" w:after="0" w:afterAutospacing="0" w:line="240" w:lineRule="auto"/>
        <w:ind w:left="2160" w:hanging="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ז.</w:t>
      </w:r>
      <w:r w:rsidRPr="00776496">
        <w:rPr>
          <w:rFonts w:ascii="Times New Roman" w:eastAsia="Times New Roman" w:hAnsi="Times New Roman" w:cs="David" w:hint="cs"/>
          <w:sz w:val="24"/>
          <w:szCs w:val="24"/>
          <w:rtl/>
        </w:rPr>
        <w:tab/>
        <w:t>השתתפות בישיבות צוות התכנון כאמור בסעיף 2.2 ו' לעיל.</w:t>
      </w:r>
    </w:p>
    <w:p w14:paraId="66DCDD5F"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422582B8"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ח</w:t>
      </w:r>
      <w:r w:rsidRPr="00776496">
        <w:rPr>
          <w:rFonts w:ascii="Times New Roman" w:eastAsia="Times New Roman" w:hAnsi="Times New Roman" w:cs="David"/>
          <w:sz w:val="24"/>
          <w:szCs w:val="24"/>
          <w:rtl/>
          <w:lang w:eastAsia="he-IL"/>
        </w:rPr>
        <w:t>.</w:t>
      </w:r>
      <w:r w:rsidRPr="00776496">
        <w:rPr>
          <w:rFonts w:ascii="Times New Roman" w:eastAsia="Times New Roman" w:hAnsi="Times New Roman" w:cs="David"/>
          <w:sz w:val="24"/>
          <w:szCs w:val="24"/>
          <w:rtl/>
          <w:lang w:eastAsia="he-IL"/>
        </w:rPr>
        <w:tab/>
        <w:t>מתן חוות דעת טכנית ויעוץ בכל הקשור למכרז בין קבלנים לביצוע המבנה או חלקים ממנו, בנושא האקוסטיקה, בתיאום עם היועצים והשתתפות בסיור קבלנים במידת הצורך.</w:t>
      </w:r>
    </w:p>
    <w:p w14:paraId="34149454"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148B18EF"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748481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t>2.5</w:t>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u w:val="single"/>
          <w:rtl/>
          <w:lang w:eastAsia="he-IL"/>
        </w:rPr>
        <w:t>פיקוח עליון בשלב ביצוע המבנה ומערכותיו:</w:t>
      </w:r>
    </w:p>
    <w:p w14:paraId="6B01735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b/>
          <w:bCs/>
          <w:sz w:val="24"/>
          <w:szCs w:val="24"/>
          <w:u w:val="single"/>
          <w:rtl/>
          <w:lang w:eastAsia="he-IL"/>
        </w:rPr>
      </w:pPr>
    </w:p>
    <w:p w14:paraId="31B2AF2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w:t>
      </w:r>
      <w:r w:rsidRPr="00776496">
        <w:rPr>
          <w:rFonts w:ascii="Times New Roman" w:eastAsia="Times New Roman" w:hAnsi="Times New Roman" w:cs="David"/>
          <w:sz w:val="24"/>
          <w:szCs w:val="24"/>
          <w:rtl/>
          <w:lang w:eastAsia="he-IL"/>
        </w:rPr>
        <w:tab/>
        <w:t xml:space="preserve">פיקוח עליון על ביצוע המבנה, בתיאום עם היועצים, כדי לבדוק באם הממצאים הקשורים בבעיות האקוסטיקה, שהתקבלו בזמן הביצוע, מתאימים לנתונים וההנחות שנלקחו בחשבון בעת התכנון, לרבות בצוע בדיקות אקוסטיות באמצעות מכשירי מדידה ע"פ תקנים ישראליים (ובהעדר תקנים ישראליים עפ"י תקנים </w:t>
      </w:r>
      <w:r w:rsidRPr="00776496">
        <w:rPr>
          <w:rFonts w:ascii="Times New Roman" w:eastAsia="Times New Roman" w:hAnsi="Times New Roman" w:cs="David" w:hint="cs"/>
          <w:sz w:val="24"/>
          <w:szCs w:val="24"/>
          <w:rtl/>
          <w:lang w:eastAsia="he-IL"/>
        </w:rPr>
        <w:t>אירופאיים</w:t>
      </w:r>
      <w:r w:rsidRPr="00776496">
        <w:rPr>
          <w:rFonts w:ascii="Times New Roman" w:eastAsia="Times New Roman" w:hAnsi="Times New Roman" w:cs="David"/>
          <w:sz w:val="24"/>
          <w:szCs w:val="24"/>
          <w:rtl/>
          <w:lang w:eastAsia="he-IL"/>
        </w:rPr>
        <w:t xml:space="preserve"> או תקנים אמריקאיים), נ</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תוח תוצאות הבדיקות, ובמקרה הצורך הכנת פרטים נוספים ומתן הנחיות להשגת התוצאות הדרושות.</w:t>
      </w:r>
    </w:p>
    <w:p w14:paraId="2EF6C11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4B5A593C" w14:textId="77777777" w:rsidR="00776496" w:rsidRPr="00776496" w:rsidRDefault="00776496" w:rsidP="00776496">
      <w:pPr>
        <w:widowControl w:val="0"/>
        <w:spacing w:before="0" w:beforeAutospacing="0" w:after="0" w:afterAutospacing="0" w:line="240" w:lineRule="auto"/>
        <w:ind w:left="720" w:firstLine="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ב.</w:t>
      </w:r>
      <w:r w:rsidRPr="00776496">
        <w:rPr>
          <w:rFonts w:ascii="Times New Roman" w:eastAsia="Times New Roman" w:hAnsi="Times New Roman" w:cs="David"/>
          <w:sz w:val="24"/>
          <w:szCs w:val="24"/>
          <w:rtl/>
          <w:lang w:eastAsia="he-IL"/>
        </w:rPr>
        <w:tab/>
        <w:t>הדרכה ומתן הסברים למפקח באתר, בתיאום עם היועצים.</w:t>
      </w:r>
    </w:p>
    <w:p w14:paraId="641E3061"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7532F46B"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ג.</w:t>
      </w:r>
      <w:r w:rsidRPr="00776496">
        <w:rPr>
          <w:rFonts w:ascii="Times New Roman" w:eastAsia="Times New Roman" w:hAnsi="Times New Roman" w:cs="David"/>
          <w:sz w:val="24"/>
          <w:szCs w:val="24"/>
          <w:rtl/>
          <w:lang w:eastAsia="he-IL"/>
        </w:rPr>
        <w:tab/>
        <w:t>דווח למנהל על הממצאים ועל התקדמות בצוע העבודות לאחר כל ביקור של היועץ באתר.</w:t>
      </w:r>
    </w:p>
    <w:p w14:paraId="3ED79E63"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0E41CFF"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ד.</w:t>
      </w:r>
      <w:r w:rsidRPr="00776496">
        <w:rPr>
          <w:rFonts w:ascii="Times New Roman" w:eastAsia="Times New Roman" w:hAnsi="Times New Roman" w:cs="David"/>
          <w:sz w:val="24"/>
          <w:szCs w:val="24"/>
          <w:rtl/>
          <w:lang w:eastAsia="he-IL"/>
        </w:rPr>
        <w:tab/>
        <w:t>יעוץ למזמין והשתתפות בבירורים עם הקבלן בזמן ביצוע המבנה, בתיאום עם היועצים, בבעיות האקוסטיקה.</w:t>
      </w:r>
    </w:p>
    <w:p w14:paraId="7A394517"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021C7746"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w:t>
      </w:r>
      <w:r w:rsidRPr="00776496">
        <w:rPr>
          <w:rFonts w:ascii="Times New Roman" w:eastAsia="Times New Roman" w:hAnsi="Times New Roman" w:cs="David"/>
          <w:sz w:val="24"/>
          <w:szCs w:val="24"/>
          <w:rtl/>
          <w:lang w:eastAsia="he-IL"/>
        </w:rPr>
        <w:tab/>
        <w:t>מתן ייעוץ לפתרונות במקרים בהם יתגלו כשלים בבצוע העבודות לעומת התכנון.</w:t>
      </w:r>
    </w:p>
    <w:p w14:paraId="19186BE8" w14:textId="77777777" w:rsidR="00776496" w:rsidRPr="00776496" w:rsidRDefault="00776496" w:rsidP="00776496">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58F074F4"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ו.</w:t>
      </w:r>
      <w:r w:rsidRPr="00776496">
        <w:rPr>
          <w:rFonts w:ascii="Times New Roman" w:eastAsia="Times New Roman" w:hAnsi="Times New Roman" w:cs="David"/>
          <w:sz w:val="24"/>
          <w:szCs w:val="24"/>
          <w:rtl/>
          <w:lang w:eastAsia="he-IL"/>
        </w:rPr>
        <w:tab/>
        <w:t>קבלת המבנה או חלקים ממנו ואישור גמר הביצוע, בתיאום עם היועצים, בכל הקשור לבעיות האקוסטיקה.</w:t>
      </w:r>
    </w:p>
    <w:p w14:paraId="1BC3A509"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B9F0F6E"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ז.</w:t>
      </w:r>
      <w:r w:rsidRPr="00776496">
        <w:rPr>
          <w:rFonts w:ascii="Times New Roman" w:eastAsia="Times New Roman" w:hAnsi="Times New Roman" w:cs="David"/>
          <w:sz w:val="24"/>
          <w:szCs w:val="24"/>
          <w:rtl/>
          <w:lang w:eastAsia="he-IL"/>
        </w:rPr>
        <w:tab/>
        <w:t>הכנת וחתימה על כל מסמך שי</w:t>
      </w:r>
      <w:r w:rsidR="0016188F">
        <w:rPr>
          <w:rFonts w:ascii="Times New Roman" w:eastAsia="Times New Roman" w:hAnsi="Times New Roman" w:cs="David" w:hint="cs"/>
          <w:sz w:val="24"/>
          <w:szCs w:val="24"/>
          <w:rtl/>
          <w:lang w:eastAsia="he-IL"/>
        </w:rPr>
        <w:t>י</w:t>
      </w:r>
      <w:r w:rsidRPr="00776496">
        <w:rPr>
          <w:rFonts w:ascii="Times New Roman" w:eastAsia="Times New Roman" w:hAnsi="Times New Roman" w:cs="David"/>
          <w:sz w:val="24"/>
          <w:szCs w:val="24"/>
          <w:rtl/>
          <w:lang w:eastAsia="he-IL"/>
        </w:rPr>
        <w:t xml:space="preserve">דרש ע"י הרשויות מהיועץ במהלך הבצוע, </w:t>
      </w:r>
    </w:p>
    <w:p w14:paraId="601FBB89"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על אשור לחיבור הפרויקט למערכות, ועל אשור לאכלוס ולתעודת גמר.</w:t>
      </w:r>
    </w:p>
    <w:p w14:paraId="3C6A6909"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94C582F"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ח.</w:t>
      </w:r>
      <w:r w:rsidRPr="00776496">
        <w:rPr>
          <w:rFonts w:ascii="Times New Roman" w:eastAsia="Times New Roman" w:hAnsi="Times New Roman" w:cs="David"/>
          <w:sz w:val="24"/>
          <w:szCs w:val="24"/>
          <w:rtl/>
          <w:lang w:eastAsia="he-IL"/>
        </w:rPr>
        <w:tab/>
        <w:t>השתתפות בסיורי פקוח וביקורת של גורמי איכות הסביבה ורשויות אחרות למתן אישורי אכלוס לחלקים בפרויקט והסדרת האישורים הנדרשים.</w:t>
      </w:r>
    </w:p>
    <w:p w14:paraId="60DFDBB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06FCD0C1" w14:textId="77777777" w:rsidR="00776496" w:rsidRPr="00776496" w:rsidRDefault="00776496" w:rsidP="00776496">
      <w:pPr>
        <w:widowControl w:val="0"/>
        <w:spacing w:before="0" w:beforeAutospacing="0" w:after="0" w:afterAutospacing="0" w:line="240" w:lineRule="auto"/>
        <w:ind w:left="2160" w:hanging="72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ט.</w:t>
      </w:r>
      <w:r w:rsidRPr="00776496">
        <w:rPr>
          <w:rFonts w:ascii="Times New Roman" w:eastAsia="Times New Roman" w:hAnsi="Times New Roman" w:cs="David"/>
          <w:sz w:val="24"/>
          <w:szCs w:val="24"/>
          <w:rtl/>
          <w:lang w:eastAsia="he-IL"/>
        </w:rPr>
        <w:tab/>
        <w:t>בגמר העבודות יגיש היועץ לנציג המזמין הצהרה, בנוסח נספח ט', כי בדק את בי</w:t>
      </w:r>
      <w:r w:rsidR="0016188F">
        <w:rPr>
          <w:rFonts w:ascii="Times New Roman" w:eastAsia="Times New Roman" w:hAnsi="Times New Roman" w:cs="David"/>
          <w:sz w:val="24"/>
          <w:szCs w:val="24"/>
          <w:rtl/>
          <w:lang w:eastAsia="he-IL"/>
        </w:rPr>
        <w:t>צוע העבודות, מצא אותן תואמות לת</w:t>
      </w:r>
      <w:r w:rsidRPr="00776496">
        <w:rPr>
          <w:rFonts w:ascii="Times New Roman" w:eastAsia="Times New Roman" w:hAnsi="Times New Roman" w:cs="David"/>
          <w:sz w:val="24"/>
          <w:szCs w:val="24"/>
          <w:rtl/>
          <w:lang w:eastAsia="he-IL"/>
        </w:rPr>
        <w:t>כניותיו ולתקנים מחייבים וכי בוצעו לשביעות רצונו.</w:t>
      </w:r>
    </w:p>
    <w:p w14:paraId="2BE1245A"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ללא הצהרה זו לא תשולם ליועץ יתרת שכרו עבור פקוח עליון.</w:t>
      </w:r>
    </w:p>
    <w:p w14:paraId="773C58EC"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612C59D5" w14:textId="77777777" w:rsidR="00776496" w:rsidRPr="00776496" w:rsidRDefault="00776496" w:rsidP="00776496">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י.</w:t>
      </w:r>
      <w:r w:rsidRPr="00776496">
        <w:rPr>
          <w:rFonts w:ascii="Times New Roman" w:eastAsia="Times New Roman" w:hAnsi="Times New Roman" w:cs="David"/>
          <w:sz w:val="24"/>
          <w:szCs w:val="24"/>
          <w:rtl/>
          <w:lang w:eastAsia="he-IL"/>
        </w:rPr>
        <w:tab/>
        <w:t>סיוע למזמין במתן מענה לפניות אליו בקשר לתכנון ובצוע הפרויקט</w:t>
      </w:r>
      <w:r w:rsidRPr="00776496">
        <w:rPr>
          <w:rFonts w:ascii="Times New Roman" w:eastAsia="Times New Roman" w:hAnsi="Times New Roman" w:cs="David" w:hint="cs"/>
          <w:sz w:val="24"/>
          <w:szCs w:val="24"/>
          <w:rtl/>
          <w:lang w:eastAsia="he-IL"/>
        </w:rPr>
        <w:t xml:space="preserve">, לרבות ביצוע בדיקות אקוסטיות באמצעות מכשירי מדידה עפ"י תקנים ישראליים (ובהעדר תקנים ישראליים עפ"י תקנים אירופאיים או תקנים </w:t>
      </w:r>
      <w:r w:rsidR="000F5BD1" w:rsidRPr="00776496">
        <w:rPr>
          <w:rFonts w:ascii="Times New Roman" w:eastAsia="Times New Roman" w:hAnsi="Times New Roman" w:cs="David" w:hint="cs"/>
          <w:sz w:val="24"/>
          <w:szCs w:val="24"/>
          <w:rtl/>
          <w:lang w:eastAsia="he-IL"/>
        </w:rPr>
        <w:t>אמריקאים</w:t>
      </w:r>
      <w:r w:rsidRPr="00776496">
        <w:rPr>
          <w:rFonts w:ascii="Times New Roman" w:eastAsia="Times New Roman" w:hAnsi="Times New Roman" w:cs="David" w:hint="cs"/>
          <w:sz w:val="24"/>
          <w:szCs w:val="24"/>
          <w:rtl/>
          <w:lang w:eastAsia="he-IL"/>
        </w:rPr>
        <w:t>), ניתוח תוצאות הבדיקה והגשת דו"חות מסכמים וחוות דעת.</w:t>
      </w:r>
    </w:p>
    <w:p w14:paraId="7D7F2335"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11769880"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r w:rsidRPr="00776496">
        <w:rPr>
          <w:rFonts w:ascii="Times New Roman" w:eastAsia="Times New Roman" w:hAnsi="Times New Roman" w:cs="David"/>
          <w:sz w:val="24"/>
          <w:szCs w:val="24"/>
          <w:rtl/>
          <w:lang w:eastAsia="he-IL"/>
        </w:rPr>
        <w:tab/>
        <w:t>יא.</w:t>
      </w:r>
      <w:r w:rsidRPr="00776496">
        <w:rPr>
          <w:rFonts w:ascii="Times New Roman" w:eastAsia="Times New Roman" w:hAnsi="Times New Roman" w:cs="David"/>
          <w:sz w:val="24"/>
          <w:szCs w:val="24"/>
          <w:rtl/>
          <w:lang w:eastAsia="he-IL"/>
        </w:rPr>
        <w:tab/>
        <w:t xml:space="preserve">השתתפות עם המזמין בהגנה בפני תביעות בקשר עם תכנון ובצוע </w:t>
      </w:r>
    </w:p>
    <w:p w14:paraId="0DC51DE0" w14:textId="77777777" w:rsidR="00776496" w:rsidRPr="00776496" w:rsidRDefault="00776496" w:rsidP="00776496">
      <w:pPr>
        <w:widowControl w:val="0"/>
        <w:spacing w:before="0" w:beforeAutospacing="0" w:after="0" w:afterAutospacing="0" w:line="240" w:lineRule="auto"/>
        <w:ind w:left="1524" w:firstLine="636"/>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הפרויקט.</w:t>
      </w:r>
    </w:p>
    <w:p w14:paraId="5E17D6C4"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p>
    <w:p w14:paraId="5397067A"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ab/>
      </w:r>
    </w:p>
    <w:p w14:paraId="63E05806" w14:textId="77777777" w:rsidR="00776496" w:rsidRPr="00776496" w:rsidRDefault="00776496" w:rsidP="00776496">
      <w:pPr>
        <w:widowControl w:val="0"/>
        <w:spacing w:before="0" w:beforeAutospacing="0" w:after="0" w:afterAutospacing="0" w:line="240" w:lineRule="auto"/>
        <w:ind w:left="714" w:hanging="630"/>
        <w:jc w:val="both"/>
        <w:rPr>
          <w:rFonts w:ascii="Times New Roman" w:eastAsia="Times New Roman" w:hAnsi="Times New Roman" w:cs="David"/>
          <w:sz w:val="24"/>
          <w:szCs w:val="24"/>
          <w:lang w:eastAsia="he-IL"/>
        </w:rPr>
      </w:pPr>
      <w:r w:rsidRPr="00776496">
        <w:rPr>
          <w:rFonts w:ascii="Times New Roman" w:eastAsia="Times New Roman" w:hAnsi="Times New Roman" w:cs="David"/>
          <w:sz w:val="24"/>
          <w:szCs w:val="24"/>
          <w:rtl/>
          <w:lang w:eastAsia="he-IL"/>
        </w:rPr>
        <w:t>3.</w:t>
      </w:r>
      <w:r w:rsidRPr="00776496">
        <w:rPr>
          <w:rFonts w:ascii="Times New Roman" w:eastAsia="Times New Roman" w:hAnsi="Times New Roman" w:cs="David"/>
          <w:sz w:val="24"/>
          <w:szCs w:val="24"/>
          <w:rtl/>
          <w:lang w:eastAsia="he-IL"/>
        </w:rPr>
        <w:tab/>
        <w:t>היועץ מתחייב לשמור על דיסקט את התכניות והמסמכים עד לאחר סיום הביצוע בשטח של העבודות נשוא התכנון, כך שניתן יהיה לבצע מהם העתקים, צילומים וכו' וכן ניתן יהיה לבצע בהם תיקונים ושינויים.</w:t>
      </w:r>
    </w:p>
    <w:p w14:paraId="309DD8FD" w14:textId="77777777" w:rsidR="00776496" w:rsidRPr="00776496" w:rsidRDefault="00776496" w:rsidP="00776496">
      <w:pPr>
        <w:widowControl w:val="0"/>
        <w:spacing w:before="0" w:beforeAutospacing="0" w:after="0" w:afterAutospacing="0" w:line="240" w:lineRule="auto"/>
        <w:ind w:left="810" w:hanging="720"/>
        <w:jc w:val="both"/>
        <w:rPr>
          <w:rFonts w:ascii="Times New Roman" w:eastAsia="Times New Roman" w:hAnsi="Times New Roman" w:cs="David"/>
          <w:sz w:val="24"/>
          <w:szCs w:val="24"/>
          <w:rtl/>
          <w:lang w:eastAsia="he-IL"/>
        </w:rPr>
      </w:pPr>
    </w:p>
    <w:p w14:paraId="329A3096" w14:textId="77777777" w:rsidR="00776496" w:rsidRPr="00776496" w:rsidRDefault="00776496" w:rsidP="00776496">
      <w:pPr>
        <w:widowControl w:val="0"/>
        <w:spacing w:before="0" w:beforeAutospacing="0" w:after="0" w:afterAutospacing="0" w:line="240" w:lineRule="auto"/>
        <w:ind w:left="720" w:hanging="630"/>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4.</w:t>
      </w:r>
      <w:r w:rsidRPr="00776496">
        <w:rPr>
          <w:rFonts w:ascii="Times New Roman" w:eastAsia="Times New Roman" w:hAnsi="Times New Roman" w:cs="David"/>
          <w:sz w:val="24"/>
          <w:szCs w:val="24"/>
          <w:rtl/>
          <w:lang w:eastAsia="he-IL"/>
        </w:rPr>
        <w:tab/>
        <w:t>נציג המזמין רשאי להזמין מהיועץ את כל שלבי העבודות המפורטות בנספח זה ו/או חלק מהן ו/או עבודות נוספות להן הכל כפי שיפורט בנספח ד'.</w:t>
      </w:r>
    </w:p>
    <w:p w14:paraId="6046B9B1"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44E94EB" w14:textId="77777777" w:rsidR="00776496" w:rsidRPr="00776496" w:rsidRDefault="00776496" w:rsidP="00776496">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25B3B824" w14:textId="77777777" w:rsidR="00776496" w:rsidRPr="00776496" w:rsidRDefault="00776496" w:rsidP="00776496">
      <w:pPr>
        <w:widowControl w:val="0"/>
        <w:spacing w:before="120" w:beforeAutospacing="0" w:after="6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sz w:val="24"/>
          <w:szCs w:val="25"/>
          <w:rtl/>
        </w:rPr>
        <w:br w:type="page"/>
      </w:r>
      <w:r w:rsidRPr="00776496">
        <w:rPr>
          <w:rFonts w:ascii="Times New Roman" w:eastAsia="Times New Roman" w:hAnsi="Times New Roman" w:cs="David"/>
          <w:bCs/>
          <w:sz w:val="24"/>
          <w:szCs w:val="24"/>
          <w:u w:val="single"/>
          <w:rtl/>
          <w:lang w:eastAsia="he-IL"/>
        </w:rPr>
        <w:lastRenderedPageBreak/>
        <w:t xml:space="preserve">נספח </w:t>
      </w:r>
      <w:r w:rsidR="006503BD">
        <w:rPr>
          <w:rFonts w:ascii="Times New Roman" w:eastAsia="Times New Roman" w:hAnsi="Times New Roman" w:cs="David" w:hint="cs"/>
          <w:bCs/>
          <w:sz w:val="24"/>
          <w:szCs w:val="24"/>
          <w:u w:val="single"/>
          <w:rtl/>
          <w:lang w:eastAsia="he-IL"/>
        </w:rPr>
        <w:t>"</w:t>
      </w:r>
      <w:r w:rsidRPr="00776496">
        <w:rPr>
          <w:rFonts w:ascii="Times New Roman" w:eastAsia="Times New Roman" w:hAnsi="Times New Roman" w:cs="David"/>
          <w:bCs/>
          <w:sz w:val="24"/>
          <w:szCs w:val="24"/>
          <w:u w:val="single"/>
          <w:rtl/>
          <w:lang w:eastAsia="he-IL"/>
        </w:rPr>
        <w:t>ג'</w:t>
      </w:r>
      <w:r w:rsidR="006503BD">
        <w:rPr>
          <w:rFonts w:ascii="Times New Roman" w:eastAsia="Times New Roman" w:hAnsi="Times New Roman" w:cs="David" w:hint="cs"/>
          <w:bCs/>
          <w:sz w:val="24"/>
          <w:szCs w:val="24"/>
          <w:u w:val="single"/>
          <w:rtl/>
          <w:lang w:eastAsia="he-IL"/>
        </w:rPr>
        <w:t>'</w:t>
      </w:r>
    </w:p>
    <w:p w14:paraId="7AABFC77"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330154B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r w:rsidRPr="00776496">
        <w:rPr>
          <w:rFonts w:ascii="Times New Roman" w:eastAsia="Times New Roman" w:hAnsi="Times New Roman" w:cs="David"/>
          <w:bCs/>
          <w:sz w:val="24"/>
          <w:szCs w:val="24"/>
          <w:u w:val="single"/>
          <w:rtl/>
          <w:lang w:eastAsia="he-IL"/>
        </w:rPr>
        <w:t>לוח זמנים ושלבי עבודה</w:t>
      </w:r>
    </w:p>
    <w:p w14:paraId="551B070E"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08EA8E7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2969023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 xml:space="preserve">לוח הזמנים לתכנון כל אחד מהשלבים של הפרויקט יהיה כפי שייקבע מעת לעת ע"י המנהל. לוח הזמנים לפיקוח העליון </w:t>
      </w:r>
      <w:r w:rsidRPr="00776496">
        <w:rPr>
          <w:rFonts w:ascii="Times New Roman" w:eastAsia="Times New Roman" w:hAnsi="Times New Roman" w:cs="David"/>
          <w:sz w:val="24"/>
          <w:szCs w:val="24"/>
          <w:lang w:eastAsia="he-IL"/>
        </w:rPr>
        <w:t>–</w:t>
      </w:r>
      <w:r w:rsidRPr="00776496">
        <w:rPr>
          <w:rFonts w:ascii="Times New Roman" w:eastAsia="Times New Roman" w:hAnsi="Times New Roman" w:cs="David"/>
          <w:sz w:val="24"/>
          <w:szCs w:val="24"/>
          <w:rtl/>
          <w:lang w:eastAsia="he-IL"/>
        </w:rPr>
        <w:t xml:space="preserve"> ברציפות מתחילת ביצוע העבודות ועד להשלמתן כולל תקופת הבדק, ככל שיידרש ע"י המנהל.</w:t>
      </w:r>
    </w:p>
    <w:p w14:paraId="3C85CEC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45B160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hint="cs"/>
          <w:sz w:val="24"/>
          <w:szCs w:val="24"/>
          <w:rtl/>
          <w:lang w:eastAsia="he-IL"/>
        </w:rPr>
        <w:t>היועץ וצוותו יעסקו בפרויקט לפי הצורך וללא הגבלת זמן.</w:t>
      </w:r>
    </w:p>
    <w:p w14:paraId="656964B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74A57B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היועץ ימסור את התכניות לאישור המזמין בהתאם ללוח הזמנים והתכניות לא תיחשבנה כמושלמות עד לקבלת אישור המזמין.</w:t>
      </w:r>
    </w:p>
    <w:p w14:paraId="1A14C68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A10ECD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העביר המזמין ליועץ הערות או הנחיות נוספות לגבי התכניות, יתכנן היועץ את התכניות תוך פרק זמן סביר שיוסכם בינו לבין המזמין, ואולם בכל מקרה לא יעלה על פרק הזמן הנקוב עובר אותו שלב בלוח הזמנים. האמור לעיל מותנה בכך שהמזמין ימציא ליועץ הערותיו ו/או הנחיותיו לגבי תכניות שהוגשו לו ע"י היועץ בתוך 30 יום ממועד הגשתן למזמין.</w:t>
      </w:r>
    </w:p>
    <w:p w14:paraId="665B4FC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8110E7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776496">
        <w:rPr>
          <w:rFonts w:ascii="Times New Roman" w:eastAsia="Times New Roman" w:hAnsi="Times New Roman" w:cs="David"/>
          <w:sz w:val="24"/>
          <w:szCs w:val="24"/>
          <w:rtl/>
          <w:lang w:eastAsia="he-IL"/>
        </w:rPr>
        <w:t>אם לא יקבע לוח זמנים במעמד חתימת החוזה יעביר היועץ לוח זמנים ראשוני לאישור המנהל תוך 7 ימים ממועד החתימה.</w:t>
      </w:r>
    </w:p>
    <w:p w14:paraId="2164BE67" w14:textId="77777777" w:rsidR="00DE118F" w:rsidRPr="00DE118F"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lang w:eastAsia="he-IL"/>
        </w:rPr>
      </w:pPr>
      <w:r w:rsidRPr="00776496">
        <w:rPr>
          <w:rFonts w:ascii="Times New Roman" w:eastAsia="Times New Roman" w:hAnsi="Times New Roman" w:cs="David"/>
          <w:sz w:val="24"/>
          <w:szCs w:val="24"/>
          <w:rtl/>
          <w:lang w:eastAsia="he-IL"/>
        </w:rPr>
        <w:br w:type="page"/>
      </w:r>
      <w:r w:rsidR="00DE118F" w:rsidRPr="00DE118F">
        <w:rPr>
          <w:rFonts w:ascii="Times New Roman" w:eastAsia="Times New Roman" w:hAnsi="Times New Roman" w:cs="David"/>
          <w:b/>
          <w:bCs/>
          <w:sz w:val="24"/>
          <w:szCs w:val="24"/>
          <w:u w:val="single"/>
          <w:rtl/>
          <w:lang w:eastAsia="he-IL"/>
        </w:rPr>
        <w:lastRenderedPageBreak/>
        <w:t xml:space="preserve">נספח </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ד</w:t>
      </w:r>
      <w:r w:rsidR="00DE118F" w:rsidRPr="00DE118F">
        <w:rPr>
          <w:rFonts w:ascii="Times New Roman" w:eastAsia="Times New Roman" w:hAnsi="Times New Roman" w:cs="David" w:hint="cs"/>
          <w:b/>
          <w:bCs/>
          <w:sz w:val="24"/>
          <w:szCs w:val="24"/>
          <w:u w:val="single"/>
          <w:rtl/>
          <w:lang w:eastAsia="he-IL"/>
        </w:rPr>
        <w:t>'</w:t>
      </w:r>
      <w:r w:rsidR="00DE118F" w:rsidRPr="00DE118F">
        <w:rPr>
          <w:rFonts w:ascii="Times New Roman" w:eastAsia="Times New Roman" w:hAnsi="Times New Roman" w:cs="David"/>
          <w:b/>
          <w:bCs/>
          <w:sz w:val="24"/>
          <w:szCs w:val="24"/>
          <w:u w:val="single"/>
          <w:rtl/>
          <w:lang w:eastAsia="he-IL"/>
        </w:rPr>
        <w:t>'</w:t>
      </w:r>
    </w:p>
    <w:p w14:paraId="30E940B9" w14:textId="77777777" w:rsidR="00DE118F" w:rsidRP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sz w:val="24"/>
          <w:szCs w:val="24"/>
          <w:rtl/>
          <w:lang w:eastAsia="he-IL"/>
        </w:rPr>
      </w:pPr>
      <w:r w:rsidRPr="00DE118F">
        <w:rPr>
          <w:rFonts w:ascii="Times New Roman" w:eastAsia="Times New Roman" w:hAnsi="Times New Roman" w:cs="David"/>
          <w:b/>
          <w:bCs/>
          <w:sz w:val="24"/>
          <w:szCs w:val="24"/>
          <w:u w:val="single"/>
          <w:rtl/>
          <w:lang w:eastAsia="he-IL"/>
        </w:rPr>
        <w:t>שכר היועץ</w:t>
      </w:r>
    </w:p>
    <w:p w14:paraId="7F64C1BC" w14:textId="77777777" w:rsidR="00DE118F" w:rsidRPr="00DE118F" w:rsidRDefault="00DE118F" w:rsidP="00DE118F">
      <w:pPr>
        <w:widowControl w:val="0"/>
        <w:spacing w:before="120" w:beforeAutospacing="0" w:after="60" w:afterAutospacing="0" w:line="240" w:lineRule="auto"/>
        <w:ind w:right="-180"/>
        <w:rPr>
          <w:rFonts w:ascii="Times New Roman" w:eastAsia="Times New Roman" w:hAnsi="Times New Roman" w:cs="David"/>
          <w:sz w:val="24"/>
          <w:szCs w:val="24"/>
          <w:rtl/>
          <w:lang w:eastAsia="he-IL"/>
        </w:rPr>
      </w:pPr>
    </w:p>
    <w:p w14:paraId="576942E8"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w:t>
      </w:r>
      <w:r w:rsidR="00DE118F" w:rsidRPr="00DE118F">
        <w:rPr>
          <w:rFonts w:ascii="Times New Roman" w:eastAsia="Times New Roman" w:hAnsi="Times New Roman" w:cs="David"/>
          <w:sz w:val="24"/>
          <w:szCs w:val="24"/>
          <w:rtl/>
          <w:lang w:eastAsia="he-IL"/>
        </w:rPr>
        <w:tab/>
        <w:t>תמורת ביצוע שרותי היועץ, כמפורט בנספח ב', ישלם המזמין ליועץ בשעורים כדלקמן:</w:t>
      </w:r>
    </w:p>
    <w:p w14:paraId="7C3890A0"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1.1</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ש"ח)לכל מבנה ראשוני. </w:t>
      </w:r>
    </w:p>
    <w:p w14:paraId="21113BDE"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1.2</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4"/>
          <w:szCs w:val="24"/>
          <w:rtl/>
          <w:lang w:eastAsia="he-IL"/>
        </w:rPr>
        <w:t xml:space="preserve">תמורת ביצוע שירותי היועץ ישולם </w:t>
      </w:r>
      <w:r w:rsidRPr="00DE118F">
        <w:rPr>
          <w:rFonts w:ascii="Times New Roman" w:eastAsia="Times New Roman" w:hAnsi="Times New Roman" w:cs="David"/>
          <w:sz w:val="24"/>
          <w:szCs w:val="24"/>
          <w:rtl/>
          <w:lang w:eastAsia="he-IL"/>
        </w:rPr>
        <w:t xml:space="preserve">סכום קבוע ומוחלט של _________ ש"ח (במילים ______________  ש"ח) לכל מבנה חוזר. </w:t>
      </w:r>
    </w:p>
    <w:p w14:paraId="2D32834C"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p>
    <w:p w14:paraId="05E3D7AD" w14:textId="77777777" w:rsidR="00DE118F" w:rsidRPr="00DE118F" w:rsidRDefault="00DE118F" w:rsidP="00DE118F">
      <w:pPr>
        <w:widowControl w:val="0"/>
        <w:spacing w:before="120" w:beforeAutospacing="0" w:after="60" w:afterAutospacing="0" w:line="240" w:lineRule="auto"/>
        <w:ind w:left="720" w:right="-181"/>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בסעיף זה:</w:t>
      </w:r>
    </w:p>
    <w:p w14:paraId="10D5ABE4"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ראשוני - המבנה שהוקם לראשונה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w:t>
      </w:r>
    </w:p>
    <w:p w14:paraId="70300B76"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ראשונים וחוזרים יחשב המבנה שבו מס' היחידות הרב ביותר כמבנה ראשוני.</w:t>
      </w:r>
    </w:p>
    <w:p w14:paraId="7E34B290"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מבנה חוזר - מבנה נוסף המוקם בשלמותו או בחלקו עפ"י תכניותיו של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על אותו המגרש או במגרש אחר, בין אם על פי תכניות קיימות על כל פרטיהן ובין אם לצורך הקמתו התבקש </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להכניס שינויים והתאמות בתוכניות הקיימות כגון: תמונת ראי, קומת עמודים, התאמה למרתפים, הצמדת זוג מבנים, תוספת ו/או הפחתת קומה אחת טיפוסית, שינויים קלים במידות.</w:t>
      </w:r>
    </w:p>
    <w:p w14:paraId="46B33287" w14:textId="77777777" w:rsidR="00DE118F" w:rsidRPr="00DE118F" w:rsidRDefault="00DE118F" w:rsidP="00DE118F">
      <w:pPr>
        <w:widowControl w:val="0"/>
        <w:spacing w:before="120" w:beforeAutospacing="0" w:after="60" w:afterAutospacing="0" w:line="240" w:lineRule="auto"/>
        <w:ind w:left="720" w:right="-181"/>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(במקרים בהם מתוכננים במקביל מס' מבנים שיוגדרו כראשונים וכחוזרים בהפרשים של עד שתי קומות יחשב גם מבנה בו מתוכננות שתי קומות פחות מהמבנה הראשוני כמבנה חוזר).</w:t>
      </w:r>
    </w:p>
    <w:p w14:paraId="63A63464" w14:textId="77777777" w:rsidR="00DE118F" w:rsidRPr="00DE118F" w:rsidRDefault="00DE118F" w:rsidP="00DE118F">
      <w:pPr>
        <w:widowControl w:val="0"/>
        <w:spacing w:before="0" w:beforeAutospacing="0" w:after="0" w:afterAutospacing="0" w:line="240" w:lineRule="auto"/>
        <w:ind w:left="651" w:hanging="651"/>
        <w:jc w:val="both"/>
        <w:rPr>
          <w:rFonts w:ascii="Times New Roman" w:eastAsia="Times New Roman" w:hAnsi="Times New Roman" w:cs="David"/>
          <w:sz w:val="24"/>
          <w:szCs w:val="24"/>
          <w:lang w:eastAsia="he-IL"/>
        </w:rPr>
      </w:pPr>
      <w:r w:rsidRPr="00DE118F">
        <w:rPr>
          <w:rFonts w:ascii="Times New Roman" w:eastAsia="Times New Roman" w:hAnsi="Times New Roman" w:cs="David" w:hint="cs"/>
          <w:sz w:val="24"/>
          <w:szCs w:val="24"/>
          <w:rtl/>
          <w:lang w:eastAsia="he-IL"/>
        </w:rPr>
        <w:t>2</w:t>
      </w:r>
      <w:r w:rsidRPr="00DE118F">
        <w:rPr>
          <w:rFonts w:ascii="Times New Roman" w:eastAsia="Times New Roman" w:hAnsi="Times New Roman" w:cs="David"/>
          <w:sz w:val="24"/>
          <w:szCs w:val="24"/>
          <w:rtl/>
          <w:lang w:eastAsia="he-IL"/>
        </w:rPr>
        <w:t>.</w:t>
      </w:r>
      <w:r w:rsidRPr="00DE118F">
        <w:rPr>
          <w:rFonts w:ascii="Times New Roman" w:eastAsia="Times New Roman" w:hAnsi="Times New Roman" w:cs="David"/>
          <w:sz w:val="24"/>
          <w:szCs w:val="24"/>
          <w:rtl/>
          <w:lang w:eastAsia="he-IL"/>
        </w:rPr>
        <w:tab/>
      </w:r>
      <w:r w:rsidRPr="00DE118F">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394936735"/>
          <w:placeholder>
            <w:docPart w:val="1A980300F04C4FC0BCEA037E756BB3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13" w:author="דקל רוקבן" w:date="2021-11-21T12:31:00Z">
            <w:r w:rsidR="00B35330">
              <w:rPr>
                <w:rFonts w:ascii="Times New Roman" w:eastAsia="Times New Roman" w:hAnsi="Times New Roman" w:cs="David" w:hint="cs"/>
                <w:color w:val="008000"/>
                <w:sz w:val="24"/>
                <w:szCs w:val="24"/>
                <w:rtl/>
              </w:rPr>
              <w:t>מדד המחירים לצרכן</w:t>
            </w:r>
          </w:ins>
        </w:sdtContent>
      </w:sdt>
      <w:r w:rsidRPr="00DE118F">
        <w:rPr>
          <w:rFonts w:ascii="Times New Roman" w:eastAsia="Times New Roman" w:hAnsi="Times New Roman" w:cs="David" w:hint="cs"/>
          <w:color w:val="008000"/>
          <w:sz w:val="24"/>
          <w:szCs w:val="24"/>
          <w:rtl/>
        </w:rPr>
        <w:br/>
      </w:r>
      <w:sdt>
        <w:sdtPr>
          <w:rPr>
            <w:rFonts w:ascii="Times New Roman" w:eastAsia="Times New Roman" w:hAnsi="Times New Roman" w:cs="David" w:hint="cs"/>
            <w:color w:val="008000"/>
            <w:sz w:val="24"/>
            <w:szCs w:val="24"/>
            <w:rtl/>
          </w:rPr>
          <w:alias w:val="מדד בגין/ידוע - כותרת"/>
          <w:tag w:val="cntIsKnownTitle"/>
          <w:id w:val="1149088069"/>
          <w:placeholder>
            <w:docPart w:val="17045976CD194C5BA4AD8C9B248A3A9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14" w:author="דקל רוקבן" w:date="2021-11-21T12:31:00Z">
            <w:r w:rsidR="00B35330">
              <w:rPr>
                <w:rFonts w:ascii="Times New Roman" w:eastAsia="Times New Roman" w:hAnsi="Times New Roman" w:cs="David" w:hint="cs"/>
                <w:color w:val="008000"/>
                <w:sz w:val="24"/>
                <w:szCs w:val="24"/>
                <w:rtl/>
              </w:rPr>
              <w:t>ידוע</w:t>
            </w:r>
          </w:ins>
        </w:sdtContent>
      </w:sdt>
      <w:r w:rsidRPr="00DE118F">
        <w:rPr>
          <w:rFonts w:ascii="Times New Roman" w:eastAsia="Times New Roman" w:hAnsi="Times New Roman" w:cs="David" w:hint="cs"/>
          <w:color w:val="008000"/>
          <w:sz w:val="24"/>
          <w:szCs w:val="24"/>
          <w:rtl/>
        </w:rPr>
        <w:t xml:space="preserve"> </w:t>
      </w:r>
      <w:sdt>
        <w:sdtPr>
          <w:rPr>
            <w:rFonts w:ascii="Times New Roman" w:eastAsia="Times New Roman" w:hAnsi="Times New Roman" w:cs="David" w:hint="cs"/>
            <w:color w:val="008000"/>
            <w:sz w:val="24"/>
            <w:szCs w:val="24"/>
            <w:rtl/>
          </w:rPr>
          <w:alias w:val="מדד בסיס"/>
          <w:tag w:val="cntMadadBase"/>
          <w:id w:val="1021983075"/>
          <w:placeholder>
            <w:docPart w:val="98ED13C1A9344B54A1C353AD1AE4715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1-05-15T00:00:00Z">
            <w:dateFormat w:val="dd/MM/yyyy"/>
            <w:lid w:val="he-IL"/>
            <w:storeMappedDataAs w:val="dateTime"/>
            <w:calendar w:val="gregorian"/>
          </w:date>
        </w:sdtPr>
        <w:sdtEndPr/>
        <w:sdtContent>
          <w:ins w:id="15" w:author="דקל רוקבן" w:date="2021-11-21T12:31:00Z">
            <w:r w:rsidR="00B35330">
              <w:rPr>
                <w:rFonts w:ascii="Times New Roman" w:eastAsia="Times New Roman" w:hAnsi="Times New Roman" w:cs="David" w:hint="cs"/>
                <w:color w:val="008000"/>
                <w:sz w:val="24"/>
                <w:szCs w:val="24"/>
                <w:rtl/>
              </w:rPr>
              <w:t>‏15/05/2021</w:t>
            </w:r>
          </w:ins>
        </w:sdtContent>
      </w:sdt>
      <w:r w:rsidRPr="00DE118F">
        <w:rPr>
          <w:rFonts w:ascii="Times New Roman" w:eastAsia="Times New Roman" w:hAnsi="Times New Roman" w:cs="David" w:hint="cs"/>
          <w:sz w:val="24"/>
          <w:szCs w:val="24"/>
          <w:rtl/>
        </w:rPr>
        <w:t xml:space="preserve"> (העומד על </w:t>
      </w:r>
      <w:sdt>
        <w:sdtPr>
          <w:rPr>
            <w:rFonts w:ascii="Times New Roman" w:eastAsia="Times New Roman" w:hAnsi="Times New Roman" w:cs="David" w:hint="cs"/>
            <w:color w:val="008000"/>
            <w:sz w:val="24"/>
            <w:szCs w:val="24"/>
            <w:rtl/>
          </w:rPr>
          <w:alias w:val="נקודות מדד"/>
          <w:tag w:val="cntMadadPoints"/>
          <w:id w:val="-217437650"/>
          <w:placeholder>
            <w:docPart w:val="AF0D4ED730E64191805A30F2927EB13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16" w:author="דקל רוקבן" w:date="2021-11-21T12:31:00Z">
            <w:r w:rsidR="00B35330">
              <w:rPr>
                <w:rFonts w:ascii="Times New Roman" w:eastAsia="Times New Roman" w:hAnsi="Times New Roman" w:cs="David" w:hint="cs"/>
                <w:color w:val="008000"/>
                <w:sz w:val="24"/>
                <w:szCs w:val="24"/>
                <w:rtl/>
              </w:rPr>
              <w:t>225.5724</w:t>
            </w:r>
          </w:ins>
        </w:sdtContent>
      </w:sdt>
      <w:r w:rsidRPr="00DE118F">
        <w:rPr>
          <w:rFonts w:ascii="Times New Roman" w:eastAsia="Times New Roman" w:hAnsi="Times New Roman" w:cs="David" w:hint="cs"/>
          <w:sz w:val="24"/>
          <w:szCs w:val="24"/>
          <w:rtl/>
        </w:rPr>
        <w:t xml:space="preserve"> נקודות) </w:t>
      </w:r>
      <w:r w:rsidRPr="00DE118F">
        <w:rPr>
          <w:rFonts w:ascii="Times New Roman" w:eastAsia="Times New Roman" w:hAnsi="Times New Roman" w:cs="David" w:hint="cs"/>
          <w:sz w:val="24"/>
          <w:szCs w:val="24"/>
          <w:rtl/>
          <w:lang w:eastAsia="he-IL"/>
        </w:rPr>
        <w:t xml:space="preserve"> עד למדד הידוע ביום הגשת כל חשבון.</w:t>
      </w:r>
    </w:p>
    <w:p w14:paraId="7A34C7E0" w14:textId="77777777" w:rsidR="00DE118F" w:rsidRPr="00DE118F" w:rsidRDefault="00DE118F" w:rsidP="00DE118F">
      <w:pPr>
        <w:widowControl w:val="0"/>
        <w:spacing w:before="120" w:beforeAutospacing="0" w:after="60" w:afterAutospacing="0" w:line="240" w:lineRule="auto"/>
        <w:ind w:left="720" w:hanging="720"/>
        <w:rPr>
          <w:rFonts w:ascii="Times New Roman" w:eastAsia="Times New Roman" w:hAnsi="Times New Roman" w:cs="David"/>
          <w:sz w:val="24"/>
          <w:szCs w:val="24"/>
          <w:rtl/>
          <w:lang w:eastAsia="he-IL"/>
        </w:rPr>
      </w:pPr>
    </w:p>
    <w:p w14:paraId="55E4DDA0" w14:textId="77777777" w:rsidR="00DE118F" w:rsidRPr="00DE118F" w:rsidRDefault="005047EF" w:rsidP="005047EF">
      <w:pPr>
        <w:widowControl w:val="0"/>
        <w:spacing w:before="120" w:beforeAutospacing="0" w:after="60" w:afterAutospacing="0" w:line="240" w:lineRule="auto"/>
        <w:ind w:left="720" w:right="-181" w:hanging="720"/>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w:t>
      </w:r>
      <w:r w:rsidR="00DE118F" w:rsidRPr="00DE118F">
        <w:rPr>
          <w:rFonts w:ascii="Times New Roman" w:eastAsia="Times New Roman" w:hAnsi="Times New Roman" w:cs="David"/>
          <w:sz w:val="24"/>
          <w:szCs w:val="24"/>
          <w:rtl/>
          <w:lang w:eastAsia="he-IL"/>
        </w:rPr>
        <w:tab/>
        <w:t>למען הסר ספק:</w:t>
      </w:r>
    </w:p>
    <w:p w14:paraId="481729B4"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3.1</w:t>
      </w:r>
      <w:r w:rsidRPr="00DE118F">
        <w:rPr>
          <w:rFonts w:ascii="Times New Roman" w:eastAsia="Times New Roman" w:hAnsi="Times New Roman" w:cs="David"/>
          <w:sz w:val="24"/>
          <w:szCs w:val="24"/>
          <w:rtl/>
          <w:lang w:eastAsia="he-IL"/>
        </w:rPr>
        <w:tab/>
        <w:t>שכר הטרחה יחושב כמכפלת יחידת הדיור שבתכנון ושבכוונת המזמין לבצעם בכל קטע וקטע של הפרויקט במועדו (לדוגמא: אם בקטע א' בכוונת המזמין לבצע 60 יח"ד, וה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נדרש לתכנן להקמת 60 יח"ד, יהיה חייב המזמין בתשלום עבור אותן יח"ד בלבד, גם אם התכנון יתאים לקטעים הבאים). </w:t>
      </w:r>
    </w:p>
    <w:p w14:paraId="3BA7AB6B"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3.2</w:t>
      </w:r>
      <w:r w:rsidRPr="00DE118F">
        <w:rPr>
          <w:rFonts w:ascii="Times New Roman" w:eastAsia="Times New Roman" w:hAnsi="Times New Roman" w:cs="David"/>
          <w:sz w:val="24"/>
          <w:szCs w:val="24"/>
          <w:rtl/>
          <w:lang w:eastAsia="he-IL"/>
        </w:rPr>
        <w:tab/>
        <w:t>מובהר כי 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בפרויקט, כמות טיפוסי המבנים שיוזמנו ע"י המזמין, קצב הבניה (קונבנציונאלי ו/או טרומי ו/או מתועש) ו/או מידת השינויים שידרשו ע"י המזמין. </w:t>
      </w:r>
    </w:p>
    <w:p w14:paraId="2A67F739" w14:textId="77777777" w:rsidR="00DE118F" w:rsidRPr="00DE118F" w:rsidRDefault="00DE118F" w:rsidP="00DE118F">
      <w:pPr>
        <w:widowControl w:val="0"/>
        <w:spacing w:before="120" w:beforeAutospacing="0" w:after="60" w:afterAutospacing="0" w:line="240" w:lineRule="auto"/>
        <w:ind w:left="1440"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3.3</w:t>
      </w:r>
      <w:r w:rsidRPr="00DE118F">
        <w:rPr>
          <w:rFonts w:ascii="Times New Roman" w:eastAsia="Times New Roman" w:hAnsi="Times New Roman" w:cs="David"/>
          <w:sz w:val="24"/>
          <w:szCs w:val="24"/>
          <w:rtl/>
          <w:lang w:eastAsia="he-IL"/>
        </w:rPr>
        <w:tab/>
        <w:t>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כולל את כל המפורט בחוזה על כל נספחיו, לרבות נספח ב'.</w:t>
      </w:r>
    </w:p>
    <w:p w14:paraId="718406E4"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4.</w:t>
      </w:r>
      <w:r w:rsidRPr="00DE118F">
        <w:rPr>
          <w:rFonts w:ascii="Times New Roman" w:eastAsia="Times New Roman" w:hAnsi="Times New Roman" w:cs="David"/>
          <w:sz w:val="24"/>
          <w:szCs w:val="24"/>
          <w:rtl/>
          <w:lang w:eastAsia="he-IL"/>
        </w:rPr>
        <w:tab/>
        <w:t>בנוסף לכל תשלום ישולם ל</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והמצאת כל אישור נוסף עפ"י דין.</w:t>
      </w:r>
    </w:p>
    <w:p w14:paraId="71095A14" w14:textId="77777777" w:rsidR="00DE118F" w:rsidRPr="00DE118F" w:rsidRDefault="00DE118F" w:rsidP="00DE118F">
      <w:pPr>
        <w:widowControl w:val="0"/>
        <w:spacing w:before="120" w:beforeAutospacing="0" w:after="60" w:afterAutospacing="0" w:line="240" w:lineRule="auto"/>
        <w:ind w:left="720" w:right="-181" w:hanging="720"/>
        <w:jc w:val="both"/>
        <w:rPr>
          <w:rFonts w:ascii="Times New Roman" w:eastAsia="Times New Roman" w:hAnsi="Times New Roman" w:cs="David"/>
          <w:sz w:val="24"/>
          <w:szCs w:val="24"/>
          <w:rtl/>
          <w:lang w:eastAsia="he-IL"/>
        </w:rPr>
      </w:pPr>
      <w:r w:rsidRPr="00DE118F">
        <w:rPr>
          <w:rFonts w:ascii="Times New Roman" w:eastAsia="Times New Roman" w:hAnsi="Times New Roman" w:cs="David"/>
          <w:sz w:val="24"/>
          <w:szCs w:val="24"/>
          <w:rtl/>
          <w:lang w:eastAsia="he-IL"/>
        </w:rPr>
        <w:t>5.</w:t>
      </w:r>
      <w:r w:rsidRPr="00DE118F">
        <w:rPr>
          <w:rFonts w:ascii="Times New Roman" w:eastAsia="Times New Roman" w:hAnsi="Times New Roman" w:cs="David"/>
          <w:sz w:val="24"/>
          <w:szCs w:val="24"/>
          <w:rtl/>
          <w:lang w:eastAsia="he-IL"/>
        </w:rPr>
        <w:tab/>
        <w:t>תנאי מוקדם לביצוע התשלומים לפי נספח זה הוא שכל עבודות התכנון הכלולות בשכר ה</w:t>
      </w:r>
      <w:r w:rsidR="00450CD1">
        <w:rPr>
          <w:rFonts w:ascii="Times New Roman" w:eastAsia="Times New Roman" w:hAnsi="Times New Roman" w:cs="David"/>
          <w:sz w:val="24"/>
          <w:szCs w:val="24"/>
          <w:rtl/>
          <w:lang w:eastAsia="he-IL"/>
        </w:rPr>
        <w:t>יועץ</w:t>
      </w:r>
      <w:r w:rsidRPr="00DE118F">
        <w:rPr>
          <w:rFonts w:ascii="Times New Roman" w:eastAsia="Times New Roman" w:hAnsi="Times New Roman" w:cs="David"/>
          <w:sz w:val="24"/>
          <w:szCs w:val="24"/>
          <w:rtl/>
          <w:lang w:eastAsia="he-IL"/>
        </w:rPr>
        <w:t xml:space="preserve"> הושלמו וכל המסמכים והתוכניות נמסרו למזמין. </w:t>
      </w:r>
    </w:p>
    <w:p w14:paraId="0ED197D9"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19BB0693"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36F7E55B"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5F26B77D"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6B5A11AC"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7964D676" w14:textId="77777777" w:rsidR="00DE118F" w:rsidRDefault="00DE118F"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p>
    <w:p w14:paraId="2C846B1F" w14:textId="77777777" w:rsidR="00F865AA" w:rsidRDefault="00F865AA"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6F0E60A5" w14:textId="77777777" w:rsidR="00776496" w:rsidRPr="00776496" w:rsidRDefault="00776496" w:rsidP="00DE118F">
      <w:pPr>
        <w:widowControl w:val="0"/>
        <w:spacing w:before="120" w:beforeAutospacing="0" w:after="60" w:afterAutospacing="0" w:line="240" w:lineRule="auto"/>
        <w:ind w:right="-180"/>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"ה"</w:t>
      </w:r>
    </w:p>
    <w:p w14:paraId="159E98B9"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p>
    <w:p w14:paraId="0055B193"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תשלומי שכר היועץ</w:t>
      </w:r>
    </w:p>
    <w:p w14:paraId="728A0900"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4"/>
          <w:szCs w:val="24"/>
          <w:rtl/>
        </w:rPr>
      </w:pPr>
    </w:p>
    <w:p w14:paraId="34883279"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68051C5A" w14:textId="77777777" w:rsidR="006503BD" w:rsidRPr="00B27B4C" w:rsidRDefault="006503BD" w:rsidP="006503BD">
      <w:pPr>
        <w:widowControl w:val="0"/>
        <w:numPr>
          <w:ilvl w:val="0"/>
          <w:numId w:val="14"/>
        </w:numPr>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שכר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ישולם לשיעורין כנגד גמר כל שלב ושלב של שרותי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 xml:space="preserve"> כמוגדר בחוזה לרבות בנספחים ב' ו- ח' כדלקמן:</w:t>
      </w:r>
    </w:p>
    <w:p w14:paraId="271DA514" w14:textId="77777777" w:rsidR="00776496" w:rsidRPr="00776496" w:rsidRDefault="00776496" w:rsidP="006503BD">
      <w:pPr>
        <w:widowControl w:val="0"/>
        <w:spacing w:before="0" w:beforeAutospacing="0" w:after="0" w:afterAutospacing="0" w:line="360" w:lineRule="auto"/>
        <w:jc w:val="both"/>
        <w:rPr>
          <w:rFonts w:ascii="Times New Roman" w:eastAsia="Times New Roman" w:hAnsi="Times New Roman" w:cs="David"/>
          <w:sz w:val="24"/>
          <w:szCs w:val="24"/>
          <w:rtl/>
        </w:rPr>
      </w:pPr>
    </w:p>
    <w:p w14:paraId="3752B7D3"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1.1</w:t>
      </w:r>
      <w:r w:rsidRPr="00776496">
        <w:rPr>
          <w:rFonts w:ascii="Times New Roman" w:eastAsia="Times New Roman" w:hAnsi="Times New Roman" w:cs="David"/>
          <w:sz w:val="24"/>
          <w:szCs w:val="24"/>
          <w:rtl/>
        </w:rPr>
        <w:tab/>
        <w:t>עבור הכנת חוות דעת סביבתית:</w:t>
      </w:r>
    </w:p>
    <w:p w14:paraId="7B62DF08"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 xml:space="preserve">לאחר מסירת חוות דעת ראשונית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40%</w:t>
      </w:r>
    </w:p>
    <w:p w14:paraId="1B133DC1" w14:textId="77777777" w:rsidR="00776496" w:rsidRPr="00776496" w:rsidRDefault="006503BD" w:rsidP="00776496">
      <w:pPr>
        <w:spacing w:before="0" w:beforeAutospacing="0" w:after="0" w:afterAutospacing="0" w:line="360" w:lineRule="auto"/>
        <w:ind w:left="720"/>
        <w:rPr>
          <w:rFonts w:ascii="Times New Roman" w:eastAsia="Times New Roman" w:hAnsi="Times New Roman" w:cs="David"/>
          <w:sz w:val="24"/>
          <w:szCs w:val="24"/>
          <w:rtl/>
        </w:rPr>
      </w:pPr>
      <w:r>
        <w:rPr>
          <w:rFonts w:ascii="Times New Roman" w:eastAsia="Times New Roman" w:hAnsi="Times New Roman" w:cs="David"/>
          <w:sz w:val="24"/>
          <w:szCs w:val="24"/>
          <w:rtl/>
        </w:rPr>
        <w:tab/>
        <w:t>ב.</w:t>
      </w:r>
      <w:r>
        <w:rPr>
          <w:rFonts w:ascii="Times New Roman" w:eastAsia="Times New Roman" w:hAnsi="Times New Roman" w:cs="David"/>
          <w:sz w:val="24"/>
          <w:szCs w:val="24"/>
          <w:rtl/>
        </w:rPr>
        <w:tab/>
        <w:t xml:space="preserve">לאחר אישור הרשויות </w:t>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sz w:val="24"/>
          <w:szCs w:val="24"/>
          <w:u w:val="dotted"/>
          <w:rtl/>
        </w:rPr>
        <w:tab/>
      </w:r>
      <w:r w:rsidR="00776496" w:rsidRPr="006503BD">
        <w:rPr>
          <w:rFonts w:ascii="Times New Roman" w:eastAsia="Times New Roman" w:hAnsi="Times New Roman" w:cs="David" w:hint="cs"/>
          <w:sz w:val="24"/>
          <w:szCs w:val="24"/>
          <w:u w:val="dotted"/>
          <w:rtl/>
        </w:rPr>
        <w:tab/>
      </w:r>
      <w:r w:rsidR="00776496" w:rsidRPr="006503BD">
        <w:rPr>
          <w:rFonts w:ascii="Times New Roman" w:eastAsia="Times New Roman" w:hAnsi="Times New Roman" w:cs="David"/>
          <w:sz w:val="24"/>
          <w:szCs w:val="24"/>
          <w:u w:val="dotted"/>
          <w:rtl/>
        </w:rPr>
        <w:tab/>
      </w:r>
      <w:r w:rsidR="00776496" w:rsidRPr="00776496">
        <w:rPr>
          <w:rFonts w:ascii="Times New Roman" w:eastAsia="Times New Roman" w:hAnsi="Times New Roman" w:cs="David"/>
          <w:sz w:val="24"/>
          <w:szCs w:val="24"/>
          <w:rtl/>
        </w:rPr>
        <w:t>40%</w:t>
      </w:r>
    </w:p>
    <w:p w14:paraId="4C34D4BA"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לאחר גמר ה</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יעוץ הסופי </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20%</w:t>
      </w:r>
    </w:p>
    <w:p w14:paraId="21D1C594"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sz w:val="24"/>
          <w:szCs w:val="24"/>
          <w:rtl/>
        </w:rPr>
      </w:pPr>
    </w:p>
    <w:p w14:paraId="079588B9"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1.2</w:t>
      </w:r>
      <w:r w:rsidRPr="00776496">
        <w:rPr>
          <w:rFonts w:ascii="Times New Roman" w:eastAsia="Times New Roman" w:hAnsi="Times New Roman" w:cs="David"/>
          <w:sz w:val="24"/>
          <w:szCs w:val="24"/>
          <w:rtl/>
        </w:rPr>
        <w:tab/>
        <w:t>עבור יעוץ לתכנון מבנה מגורים:</w:t>
      </w:r>
    </w:p>
    <w:p w14:paraId="0EAADF67"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א.</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006503BD">
        <w:rPr>
          <w:rFonts w:ascii="Times New Roman" w:eastAsia="Times New Roman" w:hAnsi="Times New Roman" w:cs="David"/>
          <w:sz w:val="24"/>
          <w:szCs w:val="24"/>
          <w:rtl/>
        </w:rPr>
        <w:t xml:space="preserve">עוץ המוקדם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30%</w:t>
      </w:r>
    </w:p>
    <w:p w14:paraId="4C491CC1"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ב.</w:t>
      </w:r>
      <w:r w:rsidRPr="00776496">
        <w:rPr>
          <w:rFonts w:ascii="Times New Roman" w:eastAsia="Times New Roman" w:hAnsi="Times New Roman" w:cs="David"/>
          <w:sz w:val="24"/>
          <w:szCs w:val="24"/>
          <w:rtl/>
        </w:rPr>
        <w:tab/>
        <w:t>לאחר גמר הי</w:t>
      </w:r>
      <w:r w:rsidR="0016188F">
        <w:rPr>
          <w:rFonts w:ascii="Times New Roman" w:eastAsia="Times New Roman" w:hAnsi="Times New Roman" w:cs="David" w:hint="cs"/>
          <w:sz w:val="24"/>
          <w:szCs w:val="24"/>
          <w:rtl/>
        </w:rPr>
        <w:t>י</w:t>
      </w:r>
      <w:r w:rsidRPr="00776496">
        <w:rPr>
          <w:rFonts w:ascii="Times New Roman" w:eastAsia="Times New Roman" w:hAnsi="Times New Roman" w:cs="David"/>
          <w:sz w:val="24"/>
          <w:szCs w:val="24"/>
          <w:rtl/>
        </w:rPr>
        <w:t>עוץ בשלבי התכנון המפורט של המבנה</w:t>
      </w:r>
    </w:p>
    <w:p w14:paraId="2BE0E3A4" w14:textId="77777777" w:rsidR="00776496" w:rsidRPr="00776496" w:rsidRDefault="00776496" w:rsidP="00776496">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 xml:space="preserve">וקבלת אישור היחידה לאיכות הסביבה לצורך </w:t>
      </w:r>
    </w:p>
    <w:p w14:paraId="6D89E803" w14:textId="77777777" w:rsidR="00776496" w:rsidRPr="00776496" w:rsidRDefault="00776496" w:rsidP="006503BD">
      <w:pPr>
        <w:spacing w:before="0" w:beforeAutospacing="0" w:after="0" w:afterAutospacing="0" w:line="360" w:lineRule="auto"/>
        <w:ind w:left="1440" w:firstLine="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קבלת היתר בניה</w:t>
      </w:r>
      <w:r w:rsidR="006503BD">
        <w:rPr>
          <w:rFonts w:ascii="Times New Roman" w:eastAsia="Times New Roman" w:hAnsi="Times New Roman" w:cs="David" w:hint="cs"/>
          <w:sz w:val="24"/>
          <w:szCs w:val="24"/>
          <w:rtl/>
        </w:rPr>
        <w:t xml:space="preserve">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sz w:val="24"/>
          <w:szCs w:val="24"/>
          <w:u w:val="dotted"/>
          <w:rtl/>
        </w:rPr>
        <w:tab/>
        <w:t>40%</w:t>
      </w:r>
    </w:p>
    <w:p w14:paraId="5E96A855"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ג.</w:t>
      </w:r>
      <w:r w:rsidRPr="00776496">
        <w:rPr>
          <w:rFonts w:ascii="Times New Roman" w:eastAsia="Times New Roman" w:hAnsi="Times New Roman" w:cs="David"/>
          <w:sz w:val="24"/>
          <w:szCs w:val="24"/>
          <w:rtl/>
        </w:rPr>
        <w:tab/>
        <w:t xml:space="preserve">במהלך הפקוח העליון </w:t>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15%</w:t>
      </w:r>
    </w:p>
    <w:p w14:paraId="54C4BEC9"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ד.</w:t>
      </w:r>
      <w:r w:rsidRPr="00776496">
        <w:rPr>
          <w:rFonts w:ascii="Times New Roman" w:eastAsia="Times New Roman" w:hAnsi="Times New Roman" w:cs="David"/>
          <w:sz w:val="24"/>
          <w:szCs w:val="24"/>
          <w:rtl/>
        </w:rPr>
        <w:tab/>
        <w:t xml:space="preserve">לאחר גמר השתתפות בסיורי ביקורת של גורמי </w:t>
      </w:r>
    </w:p>
    <w:p w14:paraId="1AD8132B"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איכות הסביבה</w:t>
      </w:r>
      <w:r w:rsidRPr="00776496">
        <w:rPr>
          <w:rFonts w:ascii="Times New Roman" w:eastAsia="Times New Roman" w:hAnsi="Times New Roman" w:cs="David" w:hint="cs"/>
          <w:sz w:val="24"/>
          <w:szCs w:val="24"/>
          <w:rtl/>
        </w:rPr>
        <w:t xml:space="preserve"> </w:t>
      </w:r>
      <w:r w:rsidRPr="00776496">
        <w:rPr>
          <w:rFonts w:ascii="Times New Roman" w:eastAsia="Times New Roman" w:hAnsi="Times New Roman" w:cs="David"/>
          <w:sz w:val="24"/>
          <w:szCs w:val="24"/>
          <w:rtl/>
        </w:rPr>
        <w:t xml:space="preserve">ו/או רשויות אחרות למתן אשור </w:t>
      </w:r>
    </w:p>
    <w:p w14:paraId="6E640C8B" w14:textId="77777777" w:rsidR="00776496" w:rsidRPr="00776496" w:rsidRDefault="00776496" w:rsidP="006503BD">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לאכלוס והסדרת אישור זה </w:t>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6503BD">
        <w:rPr>
          <w:rFonts w:ascii="Times New Roman" w:eastAsia="Times New Roman" w:hAnsi="Times New Roman" w:cs="David" w:hint="cs"/>
          <w:sz w:val="24"/>
          <w:szCs w:val="24"/>
          <w:u w:val="dotted"/>
          <w:rtl/>
        </w:rPr>
        <w:tab/>
      </w:r>
      <w:r w:rsidRPr="00776496">
        <w:rPr>
          <w:rFonts w:ascii="Times New Roman" w:eastAsia="Times New Roman" w:hAnsi="Times New Roman" w:cs="David"/>
          <w:sz w:val="24"/>
          <w:szCs w:val="24"/>
          <w:rtl/>
        </w:rPr>
        <w:t>10%</w:t>
      </w:r>
    </w:p>
    <w:p w14:paraId="0F422BFB"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t>ה.</w:t>
      </w:r>
      <w:r w:rsidRPr="00776496">
        <w:rPr>
          <w:rFonts w:ascii="Times New Roman" w:eastAsia="Times New Roman" w:hAnsi="Times New Roman" w:cs="David"/>
          <w:sz w:val="24"/>
          <w:szCs w:val="24"/>
          <w:rtl/>
        </w:rPr>
        <w:tab/>
        <w:t xml:space="preserve">לאחר סיום התחייבויות היועץ לפי הסכם זה, השתתפות </w:t>
      </w:r>
    </w:p>
    <w:p w14:paraId="789DFCD8"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sz w:val="24"/>
          <w:szCs w:val="24"/>
          <w:rtl/>
        </w:rPr>
        <w:tab/>
      </w:r>
      <w:r w:rsidRPr="00776496">
        <w:rPr>
          <w:rFonts w:ascii="Times New Roman" w:eastAsia="Times New Roman" w:hAnsi="Times New Roman" w:cs="David"/>
          <w:sz w:val="24"/>
          <w:szCs w:val="24"/>
          <w:rtl/>
        </w:rPr>
        <w:tab/>
        <w:t xml:space="preserve">בסיור ביקורת של גורמי איכות הסביבה ו/או רשויות </w:t>
      </w:r>
    </w:p>
    <w:p w14:paraId="5FF9E14E"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אחרות למתן תעודת גמר, הסדרת אישור זה ואישור </w:t>
      </w:r>
    </w:p>
    <w:p w14:paraId="10454A7A"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היו</w:t>
      </w:r>
      <w:r w:rsidR="0016188F">
        <w:rPr>
          <w:rFonts w:ascii="Times New Roman" w:eastAsia="Times New Roman" w:hAnsi="Times New Roman" w:cs="David"/>
          <w:sz w:val="24"/>
          <w:szCs w:val="24"/>
          <w:rtl/>
        </w:rPr>
        <w:t>עץ בכתב לביצוע העבודות בהתאם לת</w:t>
      </w:r>
      <w:r w:rsidRPr="00776496">
        <w:rPr>
          <w:rFonts w:ascii="Times New Roman" w:eastAsia="Times New Roman" w:hAnsi="Times New Roman" w:cs="David"/>
          <w:sz w:val="24"/>
          <w:szCs w:val="24"/>
          <w:rtl/>
        </w:rPr>
        <w:t>כניותיו,</w:t>
      </w:r>
    </w:p>
    <w:p w14:paraId="4D46D554"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r w:rsidRPr="00776496">
        <w:rPr>
          <w:rFonts w:ascii="Times New Roman" w:eastAsia="Times New Roman" w:hAnsi="Times New Roman" w:cs="David" w:hint="cs"/>
          <w:sz w:val="24"/>
          <w:szCs w:val="24"/>
          <w:rtl/>
        </w:rPr>
        <w:tab/>
      </w:r>
      <w:r w:rsidRPr="00776496">
        <w:rPr>
          <w:rFonts w:ascii="Times New Roman" w:eastAsia="Times New Roman" w:hAnsi="Times New Roman" w:cs="David" w:hint="cs"/>
          <w:sz w:val="24"/>
          <w:szCs w:val="24"/>
          <w:rtl/>
        </w:rPr>
        <w:tab/>
      </w:r>
      <w:r w:rsidRPr="00776496">
        <w:rPr>
          <w:rFonts w:ascii="Times New Roman" w:eastAsia="Times New Roman" w:hAnsi="Times New Roman" w:cs="David"/>
          <w:sz w:val="24"/>
          <w:szCs w:val="24"/>
          <w:rtl/>
        </w:rPr>
        <w:t xml:space="preserve">הנחיותיו, </w:t>
      </w:r>
      <w:r w:rsidR="006503BD">
        <w:rPr>
          <w:rFonts w:ascii="Times New Roman" w:eastAsia="Times New Roman" w:hAnsi="Times New Roman" w:cs="David"/>
          <w:sz w:val="24"/>
          <w:szCs w:val="24"/>
          <w:rtl/>
        </w:rPr>
        <w:t xml:space="preserve">תקנים רלוונטיים ולשביעות רצונו </w:t>
      </w:r>
      <w:r w:rsidRPr="006503BD">
        <w:rPr>
          <w:rFonts w:ascii="Times New Roman" w:eastAsia="Times New Roman" w:hAnsi="Times New Roman" w:cs="David"/>
          <w:sz w:val="24"/>
          <w:szCs w:val="24"/>
          <w:u w:val="dotted"/>
          <w:rtl/>
        </w:rPr>
        <w:tab/>
      </w:r>
      <w:r w:rsidR="006503BD" w:rsidRPr="006503BD">
        <w:rPr>
          <w:rFonts w:ascii="Times New Roman" w:eastAsia="Times New Roman" w:hAnsi="Times New Roman" w:cs="David" w:hint="cs"/>
          <w:sz w:val="24"/>
          <w:szCs w:val="24"/>
          <w:u w:val="dotted"/>
          <w:rtl/>
        </w:rPr>
        <w:t xml:space="preserve">             </w:t>
      </w:r>
      <w:r w:rsidRPr="006503BD">
        <w:rPr>
          <w:rFonts w:ascii="Times New Roman" w:eastAsia="Times New Roman" w:hAnsi="Times New Roman" w:cs="David"/>
          <w:sz w:val="24"/>
          <w:szCs w:val="24"/>
          <w:u w:val="dotted"/>
          <w:rtl/>
        </w:rPr>
        <w:tab/>
      </w:r>
      <w:r w:rsidRPr="00776496">
        <w:rPr>
          <w:rFonts w:ascii="Times New Roman" w:eastAsia="Times New Roman" w:hAnsi="Times New Roman" w:cs="David"/>
          <w:sz w:val="24"/>
          <w:szCs w:val="24"/>
          <w:rtl/>
        </w:rPr>
        <w:t>5%</w:t>
      </w:r>
      <w:r w:rsidR="006503BD">
        <w:rPr>
          <w:rFonts w:ascii="Times New Roman" w:eastAsia="Times New Roman" w:hAnsi="Times New Roman" w:cs="David" w:hint="cs"/>
          <w:sz w:val="24"/>
          <w:szCs w:val="24"/>
          <w:rtl/>
        </w:rPr>
        <w:t xml:space="preserve">  </w:t>
      </w:r>
    </w:p>
    <w:p w14:paraId="3172DB65" w14:textId="77777777" w:rsidR="00776496" w:rsidRPr="00776496" w:rsidRDefault="00776496" w:rsidP="00776496">
      <w:pPr>
        <w:spacing w:before="0" w:beforeAutospacing="0" w:after="0" w:afterAutospacing="0" w:line="360" w:lineRule="auto"/>
        <w:ind w:left="720" w:right="360"/>
        <w:rPr>
          <w:rFonts w:ascii="Times New Roman" w:eastAsia="Times New Roman" w:hAnsi="Times New Roman" w:cs="David"/>
          <w:color w:val="008000"/>
          <w:sz w:val="24"/>
          <w:szCs w:val="24"/>
        </w:rPr>
      </w:pPr>
    </w:p>
    <w:p w14:paraId="1E579067"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למרות האמור בסעיף 1 לעיל רשאי המזמין לשלם ליועץ מקדמות בגין קידום התכנון אשר יקוזזו משלבי התשלום עפ"י קביעתו.</w:t>
      </w:r>
    </w:p>
    <w:p w14:paraId="204B89AD"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0CED658D" w14:textId="77777777" w:rsidR="00776496" w:rsidRPr="00776496" w:rsidRDefault="00776496" w:rsidP="00776496">
      <w:pPr>
        <w:widowControl w:val="0"/>
        <w:numPr>
          <w:ilvl w:val="0"/>
          <w:numId w:val="14"/>
        </w:numPr>
        <w:spacing w:before="0" w:beforeAutospacing="0" w:after="0" w:afterAutospacing="0" w:line="360" w:lineRule="auto"/>
        <w:ind w:right="360"/>
        <w:jc w:val="both"/>
        <w:rPr>
          <w:rFonts w:ascii="Times New Roman" w:eastAsia="Times New Roman" w:hAnsi="Times New Roman" w:cs="David"/>
          <w:sz w:val="24"/>
          <w:szCs w:val="24"/>
          <w:rtl/>
        </w:rPr>
      </w:pPr>
      <w:r w:rsidRPr="00776496">
        <w:rPr>
          <w:rFonts w:ascii="Times New Roman" w:eastAsia="Times New Roman" w:hAnsi="Times New Roman" w:cs="David"/>
          <w:sz w:val="24"/>
          <w:szCs w:val="24"/>
          <w:rtl/>
        </w:rPr>
        <w:t>היועץ יגיש חשבון לא יותר מאשר פעם בחודש.</w:t>
      </w:r>
    </w:p>
    <w:p w14:paraId="0A5D9271" w14:textId="77777777" w:rsidR="00776496" w:rsidRPr="00776496" w:rsidRDefault="00776496" w:rsidP="00776496">
      <w:pPr>
        <w:spacing w:before="0" w:beforeAutospacing="0" w:after="0" w:afterAutospacing="0" w:line="360" w:lineRule="auto"/>
        <w:ind w:left="720"/>
        <w:rPr>
          <w:rFonts w:ascii="Times New Roman" w:eastAsia="Times New Roman" w:hAnsi="Times New Roman" w:cs="David"/>
          <w:sz w:val="24"/>
          <w:szCs w:val="24"/>
          <w:rtl/>
        </w:rPr>
      </w:pPr>
    </w:p>
    <w:p w14:paraId="42C79FB7" w14:textId="77777777" w:rsidR="00776496" w:rsidRPr="00776496" w:rsidRDefault="00776496" w:rsidP="00776496">
      <w:pPr>
        <w:spacing w:before="0" w:beforeAutospacing="0" w:after="0" w:afterAutospacing="0" w:line="360" w:lineRule="auto"/>
        <w:ind w:left="720" w:hanging="720"/>
        <w:rPr>
          <w:rFonts w:ascii="Times New Roman" w:eastAsia="Times New Roman" w:hAnsi="Times New Roman" w:cs="David"/>
          <w:sz w:val="24"/>
          <w:szCs w:val="24"/>
        </w:rPr>
      </w:pPr>
      <w:r w:rsidRPr="00776496">
        <w:rPr>
          <w:rFonts w:ascii="Times New Roman" w:eastAsia="Times New Roman" w:hAnsi="Times New Roman" w:cs="David"/>
          <w:sz w:val="24"/>
          <w:szCs w:val="24"/>
          <w:rtl/>
        </w:rPr>
        <w:t xml:space="preserve">4. </w:t>
      </w:r>
      <w:r w:rsidRPr="00776496">
        <w:rPr>
          <w:rFonts w:ascii="Times New Roman" w:eastAsia="Times New Roman" w:hAnsi="Times New Roman" w:cs="David"/>
          <w:sz w:val="24"/>
          <w:szCs w:val="24"/>
          <w:rtl/>
        </w:rPr>
        <w:tab/>
        <w:t>המזמין ישלם את שכר היועץ בטווח של  60 יום מתאריך אישור החשבון ע"י המנהל.</w:t>
      </w:r>
    </w:p>
    <w:p w14:paraId="7F46FED3" w14:textId="77777777" w:rsidR="00776496" w:rsidRPr="00776496" w:rsidRDefault="00776496" w:rsidP="00776496">
      <w:pPr>
        <w:spacing w:before="0" w:beforeAutospacing="0" w:after="0" w:afterAutospacing="0" w:line="360" w:lineRule="auto"/>
        <w:rPr>
          <w:rFonts w:ascii="Times New Roman" w:eastAsia="Times New Roman" w:hAnsi="Times New Roman" w:cs="David"/>
          <w:sz w:val="24"/>
          <w:szCs w:val="24"/>
          <w:rtl/>
        </w:rPr>
      </w:pPr>
    </w:p>
    <w:p w14:paraId="61AAF291" w14:textId="77777777" w:rsidR="0047052D" w:rsidRPr="00672C76" w:rsidRDefault="00776496" w:rsidP="0047052D">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776496">
        <w:rPr>
          <w:rFonts w:ascii="Times New Roman" w:eastAsia="Times New Roman" w:hAnsi="Times New Roman" w:cs="David"/>
          <w:sz w:val="24"/>
          <w:szCs w:val="24"/>
          <w:rtl/>
          <w:lang w:eastAsia="he-IL"/>
        </w:rPr>
        <w:br w:type="page"/>
      </w:r>
      <w:r w:rsidR="0047052D" w:rsidRPr="00B27B4C">
        <w:rPr>
          <w:rFonts w:ascii="Times New Roman" w:eastAsia="Times New Roman" w:hAnsi="Times New Roman" w:cs="David" w:hint="cs"/>
          <w:bCs/>
          <w:sz w:val="20"/>
          <w:szCs w:val="24"/>
          <w:u w:val="single"/>
          <w:rtl/>
          <w:lang w:eastAsia="he-IL"/>
        </w:rPr>
        <w:lastRenderedPageBreak/>
        <w:t xml:space="preserve">נספח </w:t>
      </w:r>
      <w:r w:rsidR="0047052D">
        <w:rPr>
          <w:rFonts w:ascii="Times New Roman" w:eastAsia="Times New Roman" w:hAnsi="Times New Roman" w:cs="David" w:hint="cs"/>
          <w:bCs/>
          <w:sz w:val="20"/>
          <w:szCs w:val="24"/>
          <w:u w:val="single"/>
          <w:rtl/>
          <w:lang w:eastAsia="he-IL"/>
        </w:rPr>
        <w:t>"</w:t>
      </w:r>
      <w:r w:rsidR="0047052D" w:rsidRPr="00B27B4C">
        <w:rPr>
          <w:rFonts w:ascii="Times New Roman" w:eastAsia="Times New Roman" w:hAnsi="Times New Roman" w:cs="David" w:hint="cs"/>
          <w:bCs/>
          <w:sz w:val="20"/>
          <w:szCs w:val="24"/>
          <w:u w:val="single"/>
          <w:rtl/>
          <w:lang w:eastAsia="he-IL"/>
        </w:rPr>
        <w:t>ו'</w:t>
      </w:r>
      <w:r w:rsidR="0047052D">
        <w:rPr>
          <w:rFonts w:ascii="Times New Roman" w:eastAsia="Times New Roman" w:hAnsi="Times New Roman" w:cs="David" w:hint="cs"/>
          <w:bCs/>
          <w:sz w:val="20"/>
          <w:szCs w:val="24"/>
          <w:u w:val="single"/>
          <w:rtl/>
          <w:lang w:eastAsia="he-IL"/>
        </w:rPr>
        <w:t>'</w:t>
      </w:r>
    </w:p>
    <w:p w14:paraId="76287FB6" w14:textId="77777777" w:rsidR="0047052D" w:rsidRPr="00B27B4C" w:rsidRDefault="0047052D" w:rsidP="0047052D">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361531E23870456589267DD18D342C5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1T00:00:00Z">
            <w:dateFormat w:val="dd/MM/yyyy"/>
            <w:lid w:val="he-IL"/>
            <w:storeMappedDataAs w:val="dateTime"/>
            <w:calendar w:val="gregorian"/>
          </w:date>
        </w:sdtPr>
        <w:sdtEndPr>
          <w:rPr>
            <w:rFonts w:hint="cs"/>
          </w:rPr>
        </w:sdtEndPr>
        <w:sdtContent>
          <w:ins w:id="17" w:author="דקל רוקבן" w:date="2021-11-21T12:28:00Z">
            <w:r w:rsidR="00B35330">
              <w:rPr>
                <w:rFonts w:ascii="Times New Roman" w:eastAsia="Times New Roman" w:hAnsi="Times New Roman" w:cs="David" w:hint="cs"/>
                <w:color w:val="008000"/>
                <w:sz w:val="24"/>
                <w:szCs w:val="24"/>
                <w:rtl/>
                <w:lang w:eastAsia="he-IL"/>
              </w:rPr>
              <w:t>‏01/08/2021</w:t>
            </w:r>
          </w:ins>
        </w:sdtContent>
      </w:sdt>
      <w:r w:rsidRPr="00B27B4C">
        <w:rPr>
          <w:rFonts w:ascii="Times New Roman" w:eastAsia="Times New Roman" w:hAnsi="Times New Roman" w:cs="David" w:hint="cs"/>
          <w:bCs/>
          <w:color w:val="FF0000"/>
          <w:sz w:val="24"/>
          <w:szCs w:val="24"/>
          <w:rtl/>
          <w:lang w:eastAsia="he-IL"/>
        </w:rPr>
        <w:br/>
      </w:r>
    </w:p>
    <w:p w14:paraId="0AB85D8F"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3E77665CA3F746DB9331937BED4D58C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DE9F4EA" w14:textId="77777777" w:rsidR="0047052D" w:rsidRPr="00B27B4C" w:rsidRDefault="00B35330"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ins w:id="18" w:author="דקל רוקבן" w:date="2021-11-21T12:28:00Z">
            <w:r>
              <w:rPr>
                <w:rFonts w:ascii="Times New Roman" w:eastAsia="Times New Roman" w:hAnsi="Times New Roman" w:cs="David"/>
                <w:color w:val="008000"/>
                <w:sz w:val="24"/>
                <w:szCs w:val="24"/>
                <w:rtl/>
                <w:lang w:eastAsia="he-IL"/>
              </w:rPr>
              <w:br/>
              <w:t>אפריקה ישראל מגורים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מ.ז 52-003476-0</w:t>
            </w:r>
            <w:r>
              <w:rPr>
                <w:rFonts w:ascii="Times New Roman" w:eastAsia="Times New Roman" w:hAnsi="Times New Roman" w:cs="David"/>
                <w:color w:val="008000"/>
                <w:sz w:val="24"/>
                <w:szCs w:val="24"/>
                <w:rtl/>
                <w:lang w:eastAsia="he-IL"/>
              </w:rPr>
              <w:br/>
            </w:r>
          </w:ins>
        </w:p>
      </w:sdtContent>
    </w:sdt>
    <w:p w14:paraId="73659729"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1B64FE27"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0C76D432"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45B73437" w14:textId="77777777" w:rsidR="0047052D" w:rsidRPr="00B27B4C" w:rsidRDefault="0047052D" w:rsidP="0047052D">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05B08B6"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F69E2B7"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2CCD45A924BB4D26B6447FD8A61A192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9" w:author="דקל רוקבן" w:date="2021-11-21T12:30:00Z">
            <w:r w:rsidR="00B35330">
              <w:rPr>
                <w:rFonts w:ascii="Times New Roman" w:eastAsia="Times New Roman" w:hAnsi="Times New Roman" w:cs="David"/>
                <w:color w:val="008000"/>
                <w:sz w:val="24"/>
                <w:szCs w:val="24"/>
                <w:rtl/>
                <w:lang w:eastAsia="he-IL"/>
              </w:rPr>
              <w:t>ע. לבני הנדסה אקוסטית בע"מ</w:t>
            </w:r>
          </w:ins>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D40BA5ACAEEC4688B6353EF97D6B216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0" w:author="דקל רוקבן" w:date="2021-11-21T12:30:00Z">
            <w:r w:rsidR="00B35330">
              <w:rPr>
                <w:rFonts w:ascii="Times New Roman" w:eastAsia="Times New Roman" w:hAnsi="Times New Roman" w:cs="David"/>
                <w:color w:val="008000"/>
                <w:sz w:val="24"/>
                <w:szCs w:val="24"/>
                <w:rtl/>
                <w:lang w:eastAsia="he-IL"/>
              </w:rPr>
              <w:t>ע. לבני הנדסה אקוסטית בע"מ</w:t>
            </w:r>
          </w:ins>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0B99F3B8C5174F1C9D57AC5AD4FECEB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1" w:author="דקל רוקבן" w:date="2021-11-21T12:30:00Z">
            <w:r w:rsidR="00B35330">
              <w:rPr>
                <w:rFonts w:ascii="Times New Roman" w:eastAsia="Times New Roman" w:hAnsi="Times New Roman" w:cs="David"/>
                <w:color w:val="008000"/>
                <w:sz w:val="24"/>
                <w:szCs w:val="24"/>
                <w:rtl/>
                <w:lang w:eastAsia="he-IL"/>
              </w:rPr>
              <w:t>ע. לבני הנדסה אקוסטית בע"מ</w:t>
            </w:r>
          </w:ins>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7C2B73F3"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A0C1994"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1112D760C764EC49EEF7CD1EB02192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2" w:author="דקל רוקבן" w:date="2021-11-21T12:30:00Z">
            <w:r w:rsidR="00B35330">
              <w:rPr>
                <w:rFonts w:ascii="Times New Roman" w:eastAsia="Times New Roman" w:hAnsi="Times New Roman" w:cs="David"/>
                <w:color w:val="008000"/>
                <w:sz w:val="24"/>
                <w:szCs w:val="24"/>
                <w:rtl/>
                <w:lang w:eastAsia="he-IL"/>
              </w:rPr>
              <w:t>ע. לבני הנדסה אקוסטית בע"מ</w:t>
            </w:r>
          </w:ins>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EEAFF266A14B989A0ED4D2552F88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יועץ אקוסטיקה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9FC686EE624A4E21B875BF07B94B207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3" w:author="דקל רוקבן" w:date="2021-11-21T12:27:00Z">
            <w:r w:rsidR="00B35330">
              <w:rPr>
                <w:rFonts w:ascii="Times New Roman" w:eastAsia="Times New Roman" w:hAnsi="Times New Roman" w:cs="David" w:hint="cs"/>
                <w:bCs/>
                <w:color w:val="008000"/>
                <w:sz w:val="24"/>
                <w:szCs w:val="24"/>
                <w:rtl/>
                <w:lang w:eastAsia="he-IL"/>
              </w:rPr>
              <w:t>נתניה - מגרש 1409</w:t>
            </w:r>
          </w:ins>
        </w:sdtContent>
      </w:sdt>
      <w:r w:rsidRPr="00B27B4C">
        <w:rPr>
          <w:rFonts w:ascii="Times New Roman" w:eastAsia="Times New Roman" w:hAnsi="Times New Roman" w:cs="David" w:hint="cs"/>
          <w:color w:val="008000"/>
          <w:sz w:val="24"/>
          <w:szCs w:val="24"/>
          <w:rtl/>
          <w:lang w:eastAsia="he-IL"/>
        </w:rPr>
        <w:t>.</w:t>
      </w:r>
    </w:p>
    <w:p w14:paraId="2D3E169D"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1F64254"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BFB786AC6DE2480B95DED651F5889E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4" w:author="דקל רוקבן" w:date="2021-11-21T12:30:00Z">
            <w:r w:rsidR="00B35330">
              <w:rPr>
                <w:rFonts w:ascii="Times New Roman" w:eastAsia="Times New Roman" w:hAnsi="Times New Roman" w:cs="David"/>
                <w:color w:val="008000"/>
                <w:sz w:val="24"/>
                <w:szCs w:val="24"/>
                <w:rtl/>
                <w:lang w:eastAsia="he-IL"/>
              </w:rPr>
              <w:t>ע. לבני הנדסה אקוסטית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1F5B5A53"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EA4D269" w14:textId="77777777" w:rsidR="0047052D" w:rsidRPr="00B27B4C" w:rsidRDefault="0047052D" w:rsidP="0047052D">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BC194998EA8843C2A1330557BCA1258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5" w:author="דקל רוקבן" w:date="2021-11-21T12:30:00Z">
            <w:r w:rsidR="00B35330">
              <w:rPr>
                <w:rFonts w:ascii="Times New Roman" w:eastAsia="Times New Roman" w:hAnsi="Times New Roman" w:cs="David"/>
                <w:color w:val="008000"/>
                <w:sz w:val="24"/>
                <w:szCs w:val="24"/>
                <w:rtl/>
                <w:lang w:eastAsia="he-IL"/>
              </w:rPr>
              <w:t>ע. לבני הנדסה אקוסטית בע"מ</w:t>
            </w:r>
          </w:ins>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6428B8B8" w14:textId="77777777" w:rsidR="0047052D" w:rsidRPr="00B27B4C" w:rsidRDefault="0047052D" w:rsidP="0047052D">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09435BFD"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782CB706"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6765145"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418BA14"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3A76E54" w14:textId="77777777" w:rsidR="0047052D" w:rsidRPr="00B27B4C" w:rsidRDefault="0047052D" w:rsidP="0047052D">
      <w:pPr>
        <w:widowControl w:val="0"/>
        <w:numPr>
          <w:ilvl w:val="0"/>
          <w:numId w:val="11"/>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694056EB" w14:textId="77777777" w:rsidR="0047052D" w:rsidRPr="00B27B4C" w:rsidRDefault="0047052D" w:rsidP="0047052D">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4535D5F"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6D31E3D8" w14:textId="77777777" w:rsidR="0047052D" w:rsidRPr="00435A20" w:rsidRDefault="0047052D" w:rsidP="0047052D">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2DFEC99C"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22892E21" w14:textId="77777777" w:rsidR="0047052D" w:rsidRPr="000525E5"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9130F0">
        <w:rPr>
          <w:rFonts w:ascii="Times New Roman" w:eastAsia="Times New Roman" w:hAnsi="Times New Roman" w:cs="David" w:hint="cs"/>
          <w:color w:val="00B0F0"/>
          <w:sz w:val="24"/>
          <w:szCs w:val="24"/>
          <w:rtl/>
          <w:lang w:eastAsia="he-IL"/>
        </w:rPr>
        <w:t xml:space="preserve">                </w:t>
      </w:r>
      <w:r w:rsidR="000525E5">
        <w:rPr>
          <w:rFonts w:ascii="Times New Roman" w:eastAsia="Times New Roman" w:hAnsi="Times New Roman" w:cs="David" w:hint="cs"/>
          <w:color w:val="00B0F0"/>
          <w:sz w:val="24"/>
          <w:szCs w:val="24"/>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888917871"/>
          <w:placeholder>
            <w:docPart w:val="3CE408825F01415A9486FA1F8F914E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26" w:author="דקל רוקבן" w:date="2021-11-21T12:30:00Z">
            <w:r w:rsidR="00B35330">
              <w:rPr>
                <w:rFonts w:ascii="Times New Roman" w:eastAsia="Times New Roman" w:hAnsi="Times New Roman" w:cs="David" w:hint="cs"/>
                <w:color w:val="00B0F0"/>
                <w:sz w:val="24"/>
                <w:szCs w:val="24"/>
                <w:u w:val="single"/>
                <w:rtl/>
                <w:lang w:eastAsia="he-IL"/>
              </w:rPr>
              <w:t>ע. לבני הנדסה אקוסטית בע"מ</w:t>
            </w:r>
          </w:ins>
        </w:sdtContent>
      </w:sdt>
    </w:p>
    <w:p w14:paraId="03BB7445" w14:textId="77777777" w:rsidR="0047052D"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49682B18"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3C4A221E"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30BB00B" w14:textId="77777777" w:rsidR="0047052D" w:rsidRPr="00B27B4C" w:rsidRDefault="0047052D" w:rsidP="0047052D">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lastRenderedPageBreak/>
        <w:t>כתובת:__________</w:t>
      </w:r>
    </w:p>
    <w:p w14:paraId="726D52FC" w14:textId="77777777" w:rsidR="0047052D" w:rsidRPr="00B27B4C" w:rsidRDefault="0047052D" w:rsidP="0047052D">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67158834" w14:textId="77777777" w:rsidR="00F865AA" w:rsidRDefault="00F865AA" w:rsidP="00776496">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401730FF" w14:textId="77777777" w:rsidR="0047052D" w:rsidRDefault="0047052D" w:rsidP="00776496">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54BF7503" w14:textId="77777777" w:rsidR="00B67F92" w:rsidRPr="00232692" w:rsidRDefault="00B67F92" w:rsidP="00B67F92">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4FF8CDC7" w14:textId="77777777" w:rsidR="00B67F92" w:rsidRPr="0009511C" w:rsidRDefault="00B67F92" w:rsidP="00B67F92">
      <w:pPr>
        <w:widowControl w:val="0"/>
        <w:spacing w:before="0" w:beforeAutospacing="0" w:after="0" w:afterAutospacing="0" w:line="240" w:lineRule="auto"/>
        <w:jc w:val="center"/>
        <w:rPr>
          <w:rFonts w:ascii="David" w:eastAsia="Times New Roman" w:hAnsi="David" w:cs="David"/>
          <w:sz w:val="24"/>
          <w:szCs w:val="24"/>
          <w:lang w:eastAsia="he-IL"/>
        </w:rPr>
      </w:pPr>
    </w:p>
    <w:p w14:paraId="16FB3565" w14:textId="77777777" w:rsidR="00B67F92" w:rsidRPr="002419E5" w:rsidRDefault="00B67F92" w:rsidP="00B67F92">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3E3C1EF6" w14:textId="77777777" w:rsidR="00B67F92" w:rsidRPr="0009511C" w:rsidRDefault="00B67F92" w:rsidP="00B67F92">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37C90D8"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7CCD8143"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72E4DC86"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50ED042E"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2FC62A29"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כי הוא 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604C2B61"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652902D3" w14:textId="77777777" w:rsidR="00B67F92" w:rsidRPr="0009511C" w:rsidRDefault="00B67F92" w:rsidP="00B67F92">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715E49A4"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493C157C"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21110818"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25705697" w14:textId="77777777" w:rsidR="00B67F92" w:rsidRPr="0009511C" w:rsidRDefault="00B67F92" w:rsidP="00B67F92">
      <w:pPr>
        <w:numPr>
          <w:ilvl w:val="0"/>
          <w:numId w:val="32"/>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lastRenderedPageBreak/>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61B69879"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t xml:space="preserve"> </w:t>
      </w:r>
      <w:r>
        <w:rPr>
          <w:rFonts w:ascii="Times New Roman" w:eastAsia="Times New Roman" w:hAnsi="Times New Roman" w:cs="David"/>
          <w:bCs/>
          <w:sz w:val="20"/>
          <w:szCs w:val="24"/>
          <w:u w:val="single"/>
          <w:rtl/>
          <w:lang w:eastAsia="he-IL"/>
        </w:rPr>
        <w:br w:type="page"/>
      </w:r>
    </w:p>
    <w:p w14:paraId="35044DF2" w14:textId="77777777" w:rsidR="00B67F92" w:rsidRPr="002419E5" w:rsidRDefault="00B67F92" w:rsidP="00B67F92">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lastRenderedPageBreak/>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12F1DA7" w14:textId="77777777" w:rsidR="00B67F92" w:rsidRDefault="00B67F92" w:rsidP="00B67F92">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07912FE4" w14:textId="77777777" w:rsidR="00B67F92" w:rsidRPr="00400B84" w:rsidRDefault="00B67F92" w:rsidP="00B67F92">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B67F92" w:rsidRPr="0009511C" w14:paraId="3E142B53" w14:textId="77777777" w:rsidTr="007F75C0">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67E6F559"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225F5387"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B67F92" w:rsidRPr="0009511C" w14:paraId="68C2017B" w14:textId="77777777" w:rsidTr="007F75C0">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26CEDB5B"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B67F92" w:rsidRPr="0009511C" w14:paraId="631860B8" w14:textId="77777777" w:rsidTr="007F75C0">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75BFBA33"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75733A8"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47659B0F"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1FFA5EED"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B67F92" w:rsidRPr="0009511C" w14:paraId="3528CF63" w14:textId="77777777" w:rsidTr="007F75C0">
        <w:trPr>
          <w:trHeight w:val="551"/>
        </w:trPr>
        <w:tc>
          <w:tcPr>
            <w:tcW w:w="4068" w:type="dxa"/>
            <w:tcBorders>
              <w:top w:val="single" w:sz="4" w:space="0" w:color="auto"/>
              <w:left w:val="single" w:sz="4" w:space="0" w:color="auto"/>
              <w:bottom w:val="single" w:sz="4" w:space="0" w:color="auto"/>
              <w:right w:val="single" w:sz="4" w:space="0" w:color="auto"/>
            </w:tcBorders>
            <w:hideMark/>
          </w:tcPr>
          <w:p w14:paraId="39435CA5"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6845EBB3"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5D700FFC"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2F222E35"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p>
          <w:p w14:paraId="4D53842A"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18022217"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24E2963D"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p>
          <w:p w14:paraId="23AA5962"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5933D96B"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p>
        </w:tc>
      </w:tr>
      <w:tr w:rsidR="00B67F92" w:rsidRPr="0009511C" w14:paraId="5C885A1B" w14:textId="77777777" w:rsidTr="007F75C0">
        <w:trPr>
          <w:trHeight w:val="571"/>
        </w:trPr>
        <w:tc>
          <w:tcPr>
            <w:tcW w:w="4068" w:type="dxa"/>
            <w:tcBorders>
              <w:top w:val="single" w:sz="4" w:space="0" w:color="auto"/>
              <w:left w:val="single" w:sz="4" w:space="0" w:color="auto"/>
              <w:bottom w:val="single" w:sz="4" w:space="0" w:color="auto"/>
              <w:right w:val="single" w:sz="4" w:space="0" w:color="auto"/>
            </w:tcBorders>
            <w:hideMark/>
          </w:tcPr>
          <w:p w14:paraId="79A8E9EB"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6022DE38"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34B4024E"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8C93CC1" w14:textId="77777777" w:rsidR="00B67F92" w:rsidRPr="0009511C" w:rsidRDefault="00B67F92"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B2CB0D2" w14:textId="77777777" w:rsidR="00B67F92" w:rsidRPr="0009511C" w:rsidRDefault="00B67F92" w:rsidP="007F75C0">
            <w:pPr>
              <w:spacing w:before="0" w:beforeAutospacing="0" w:after="0" w:afterAutospacing="0" w:line="256" w:lineRule="auto"/>
              <w:rPr>
                <w:rFonts w:ascii="David" w:eastAsia="Calibri" w:hAnsi="David" w:cs="David"/>
                <w:b/>
                <w:sz w:val="24"/>
                <w:szCs w:val="24"/>
                <w:lang w:eastAsia="he-IL"/>
              </w:rPr>
            </w:pPr>
          </w:p>
        </w:tc>
      </w:tr>
      <w:tr w:rsidR="00B67F92" w:rsidRPr="0009511C" w14:paraId="6F3DCF18" w14:textId="77777777" w:rsidTr="007F75C0">
        <w:trPr>
          <w:trHeight w:val="391"/>
        </w:trPr>
        <w:tc>
          <w:tcPr>
            <w:tcW w:w="4068" w:type="dxa"/>
            <w:tcBorders>
              <w:top w:val="single" w:sz="4" w:space="0" w:color="auto"/>
              <w:left w:val="single" w:sz="4" w:space="0" w:color="auto"/>
              <w:bottom w:val="single" w:sz="4" w:space="0" w:color="auto"/>
              <w:right w:val="single" w:sz="4" w:space="0" w:color="auto"/>
            </w:tcBorders>
            <w:hideMark/>
          </w:tcPr>
          <w:p w14:paraId="75F59446"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694632CB"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45178F34" w14:textId="77777777" w:rsidR="00B67F92" w:rsidRPr="0009511C" w:rsidRDefault="00B67F92" w:rsidP="007F75C0">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DDA897" w14:textId="77777777" w:rsidR="00B67F92" w:rsidRPr="0009511C" w:rsidRDefault="00B67F92" w:rsidP="007F75C0">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997582" w14:textId="77777777" w:rsidR="00B67F92" w:rsidRPr="0009511C" w:rsidRDefault="00B67F92" w:rsidP="007F75C0">
            <w:pPr>
              <w:spacing w:before="0" w:beforeAutospacing="0" w:after="0" w:afterAutospacing="0" w:line="256" w:lineRule="auto"/>
              <w:rPr>
                <w:rFonts w:ascii="David" w:eastAsia="Calibri" w:hAnsi="David" w:cs="David"/>
                <w:b/>
                <w:sz w:val="24"/>
                <w:szCs w:val="24"/>
                <w:lang w:eastAsia="he-IL"/>
              </w:rPr>
            </w:pPr>
          </w:p>
        </w:tc>
      </w:tr>
    </w:tbl>
    <w:p w14:paraId="313EC7E0" w14:textId="77777777" w:rsidR="00B67F92" w:rsidRPr="0009511C" w:rsidRDefault="00B67F92" w:rsidP="00B67F92">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B67F92" w:rsidRPr="0009511C" w14:paraId="5AEC6EF2" w14:textId="77777777" w:rsidTr="007F75C0">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5086B577"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B67F92" w:rsidRPr="0009511C" w14:paraId="4EF0B4A0" w14:textId="77777777" w:rsidTr="007F75C0">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3B691627"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4983A0A5"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p w14:paraId="59B6C8E9"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4466CDB"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2CCB0213"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031B57B1"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AFFCB09"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521CF8C7"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3C80D956"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361E996D"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B67F92" w:rsidRPr="0009511C" w14:paraId="27997355" w14:textId="77777777" w:rsidTr="007F75C0">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034E49A7" w14:textId="77777777" w:rsidR="00B67F92" w:rsidRPr="0009511C" w:rsidRDefault="00B67F92" w:rsidP="007F75C0">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D6C31E1" w14:textId="77777777" w:rsidR="00B67F92" w:rsidRPr="0009511C" w:rsidRDefault="00B67F92" w:rsidP="007F75C0">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AC27701" w14:textId="77777777" w:rsidR="00B67F92" w:rsidRPr="0009511C" w:rsidRDefault="00B67F92" w:rsidP="007F75C0">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415C5248" w14:textId="77777777" w:rsidR="00B67F92" w:rsidRPr="0009511C" w:rsidRDefault="00B67F92" w:rsidP="007F75C0">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0DCD63BC" w14:textId="77777777" w:rsidR="00B67F92" w:rsidRPr="0009511C" w:rsidRDefault="00B67F92" w:rsidP="007F75C0">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1B77D307"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5EE78211"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275ADCD" w14:textId="77777777" w:rsidR="00B67F92" w:rsidRPr="0009511C" w:rsidRDefault="00B67F92" w:rsidP="007F75C0">
            <w:pPr>
              <w:spacing w:before="0" w:beforeAutospacing="0" w:after="0" w:afterAutospacing="0" w:line="256" w:lineRule="auto"/>
              <w:rPr>
                <w:rFonts w:ascii="David" w:eastAsia="Calibri" w:hAnsi="David" w:cs="David"/>
                <w:sz w:val="24"/>
                <w:szCs w:val="24"/>
                <w:lang w:eastAsia="he-IL"/>
              </w:rPr>
            </w:pPr>
          </w:p>
        </w:tc>
      </w:tr>
      <w:tr w:rsidR="00B67F92" w:rsidRPr="0009511C" w14:paraId="31C77D34"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4EA400C"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69A7E0BA"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8652DA3"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0C94BFE7"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4192B3CB"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4085966"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3F5A720D"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BD627F4" w14:textId="77777777" w:rsidR="00B67F92" w:rsidRPr="0009511C" w:rsidRDefault="00B67F92"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B67F92" w:rsidRPr="0009511C" w14:paraId="06AD8FC8"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4D1B0B42"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218BB4E0"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07A6BD4F"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22B94190"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3814FE31"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18685F37"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77198A68"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29DFB849" w14:textId="77777777" w:rsidR="00B67F92" w:rsidRPr="0009511C" w:rsidRDefault="00B67F92" w:rsidP="007F75C0">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B67F92" w:rsidRPr="0009511C" w14:paraId="075325B3" w14:textId="77777777" w:rsidTr="007F75C0">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4B71952B"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F745E39" w14:textId="77777777" w:rsidR="00B67F92" w:rsidRPr="0009511C" w:rsidRDefault="00B67F92" w:rsidP="007F75C0">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0E4F951D" w14:textId="77777777" w:rsidR="00B67F92" w:rsidRPr="0009511C" w:rsidRDefault="00B67F92" w:rsidP="007F75C0">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E183C4C" w14:textId="77777777" w:rsidR="00B67F92" w:rsidRPr="0009511C" w:rsidRDefault="00B67F92" w:rsidP="007F75C0">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22CE0362" w14:textId="77777777" w:rsidR="00B67F92" w:rsidRPr="0009511C" w:rsidRDefault="00B67F92" w:rsidP="007F75C0">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54647CEC" w14:textId="77777777" w:rsidR="00B67F92" w:rsidRPr="0009511C" w:rsidRDefault="00B67F92" w:rsidP="007F75C0">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E195E06" w14:textId="77777777" w:rsidR="00B67F92" w:rsidRPr="0009511C" w:rsidRDefault="00B67F92" w:rsidP="007F75C0">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E38E26D" w14:textId="77777777" w:rsidR="00B67F92" w:rsidRPr="0009511C" w:rsidRDefault="00B67F92" w:rsidP="007F75C0">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1BD9FD0D" w14:textId="77777777" w:rsidR="00B67F92" w:rsidRPr="0009511C" w:rsidRDefault="00B67F92" w:rsidP="00B67F92">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2E4BBA12" w14:textId="77777777" w:rsidTr="007F75C0">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14CD97F8"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B67F92" w:rsidRPr="0009511C" w14:paraId="42FA8752" w14:textId="77777777" w:rsidTr="007F75C0">
        <w:trPr>
          <w:trHeight w:val="798"/>
        </w:trPr>
        <w:tc>
          <w:tcPr>
            <w:tcW w:w="11530" w:type="dxa"/>
            <w:tcBorders>
              <w:top w:val="single" w:sz="4" w:space="0" w:color="auto"/>
              <w:left w:val="single" w:sz="4" w:space="0" w:color="auto"/>
              <w:bottom w:val="single" w:sz="4" w:space="0" w:color="auto"/>
              <w:right w:val="single" w:sz="4" w:space="0" w:color="auto"/>
            </w:tcBorders>
            <w:hideMark/>
          </w:tcPr>
          <w:p w14:paraId="2A2E0820"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20262A82" w14:textId="77777777" w:rsidR="00B67F92" w:rsidRPr="0009511C" w:rsidRDefault="00B67F92" w:rsidP="00B67F92">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67F92" w:rsidRPr="0009511C" w14:paraId="023A464D" w14:textId="77777777" w:rsidTr="007F75C0">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3398F45"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t>חתימת האישור</w:t>
            </w:r>
          </w:p>
        </w:tc>
      </w:tr>
      <w:tr w:rsidR="00B67F92" w:rsidRPr="0009511C" w14:paraId="0C5AA197" w14:textId="77777777" w:rsidTr="007F75C0">
        <w:trPr>
          <w:trHeight w:val="598"/>
        </w:trPr>
        <w:tc>
          <w:tcPr>
            <w:tcW w:w="11530" w:type="dxa"/>
            <w:tcBorders>
              <w:top w:val="single" w:sz="4" w:space="0" w:color="auto"/>
              <w:left w:val="single" w:sz="4" w:space="0" w:color="auto"/>
              <w:bottom w:val="single" w:sz="4" w:space="0" w:color="auto"/>
              <w:right w:val="single" w:sz="4" w:space="0" w:color="auto"/>
            </w:tcBorders>
            <w:hideMark/>
          </w:tcPr>
          <w:p w14:paraId="10A7B1BF" w14:textId="77777777" w:rsidR="00B67F92" w:rsidRPr="0009511C" w:rsidRDefault="00B67F92" w:rsidP="007F75C0">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0BF5E6FD"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73AB362C"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C286D" w:rsidRPr="0009511C" w14:paraId="5BBA4502" w14:textId="77777777" w:rsidTr="00786BFA">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0A4A3404" w14:textId="77777777" w:rsidR="00BC286D" w:rsidRPr="0009511C" w:rsidRDefault="00BC286D" w:rsidP="00786BFA">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C286D" w:rsidRPr="0009511C" w14:paraId="6A6D8870" w14:textId="77777777" w:rsidTr="00786BFA">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13F6497A" w14:textId="77777777" w:rsidR="00BC286D" w:rsidRPr="0009511C" w:rsidRDefault="00BC286D" w:rsidP="00786BFA">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07181698" w14:textId="77777777" w:rsidR="00BC286D" w:rsidRDefault="00BC286D" w:rsidP="00B67F92">
      <w:pPr>
        <w:spacing w:before="0" w:beforeAutospacing="0" w:after="200" w:afterAutospacing="0" w:line="276" w:lineRule="auto"/>
        <w:rPr>
          <w:rFonts w:ascii="David" w:eastAsia="Calibri" w:hAnsi="David" w:cs="David"/>
          <w:b/>
          <w:bCs/>
          <w:sz w:val="24"/>
          <w:szCs w:val="24"/>
          <w:u w:val="single"/>
          <w:rtl/>
          <w:lang w:eastAsia="he-IL"/>
        </w:rPr>
      </w:pPr>
    </w:p>
    <w:p w14:paraId="422779E5" w14:textId="77777777" w:rsidR="00B67F92" w:rsidRPr="0009511C" w:rsidRDefault="00B67F92" w:rsidP="00B67F92">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F7C1443" w14:textId="77777777" w:rsidR="0047052D" w:rsidRPr="00BD794C" w:rsidRDefault="0047052D" w:rsidP="0047052D">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62258E2" w14:textId="77777777" w:rsidR="00776496" w:rsidRPr="00776496" w:rsidRDefault="00776496" w:rsidP="00776496">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7EB8AA64" w14:textId="77777777" w:rsidR="00BC286D" w:rsidRDefault="00BC286D"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Pr>
          <w:rFonts w:ascii="Times New Roman" w:eastAsia="Times New Roman" w:hAnsi="Times New Roman" w:cs="David"/>
          <w:b/>
          <w:bCs/>
          <w:sz w:val="24"/>
          <w:szCs w:val="24"/>
          <w:u w:val="single"/>
          <w:rtl/>
        </w:rPr>
        <w:br w:type="page"/>
      </w:r>
    </w:p>
    <w:p w14:paraId="0D6DCBCC"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lastRenderedPageBreak/>
        <w:t>נספח "ח"</w:t>
      </w:r>
    </w:p>
    <w:p w14:paraId="48300230"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b/>
          <w:bCs/>
          <w:sz w:val="24"/>
          <w:szCs w:val="24"/>
          <w:u w:val="single"/>
          <w:rtl/>
        </w:rPr>
      </w:pPr>
      <w:r w:rsidRPr="00776496">
        <w:rPr>
          <w:rFonts w:ascii="Times New Roman" w:eastAsia="Times New Roman" w:hAnsi="Times New Roman" w:cs="David"/>
          <w:b/>
          <w:bCs/>
          <w:sz w:val="24"/>
          <w:szCs w:val="24"/>
          <w:u w:val="single"/>
          <w:rtl/>
        </w:rPr>
        <w:t>רשימת התכניות והמסמכים שעל היועץ להנפיק</w:t>
      </w:r>
    </w:p>
    <w:p w14:paraId="74D0C44D" w14:textId="77777777" w:rsidR="00776496" w:rsidRPr="00776496" w:rsidRDefault="00776496" w:rsidP="00776496">
      <w:pPr>
        <w:widowControl w:val="0"/>
        <w:spacing w:before="60" w:beforeAutospacing="0" w:after="60" w:afterAutospacing="0" w:line="300" w:lineRule="atLeast"/>
        <w:jc w:val="center"/>
        <w:rPr>
          <w:rFonts w:ascii="Times New Roman" w:eastAsia="Times New Roman" w:hAnsi="Times New Roman" w:cs="David"/>
          <w:sz w:val="25"/>
          <w:szCs w:val="25"/>
          <w:rtl/>
        </w:rPr>
      </w:pPr>
      <w:r w:rsidRPr="00776496">
        <w:rPr>
          <w:rFonts w:ascii="Times New Roman" w:eastAsia="Times New Roman" w:hAnsi="Times New Roman" w:cs="David"/>
          <w:sz w:val="25"/>
          <w:szCs w:val="25"/>
          <w:rtl/>
        </w:rPr>
        <w:t>מסמך זה מהווה השלמה לנספח ב' ואינו גורע ממנו</w:t>
      </w:r>
    </w:p>
    <w:p w14:paraId="0807A826"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28CA7C1E" w14:textId="77777777" w:rsidR="00776496" w:rsidRPr="00776496" w:rsidRDefault="00776496" w:rsidP="00776496">
      <w:pPr>
        <w:widowControl w:val="0"/>
        <w:spacing w:before="0" w:beforeAutospacing="0" w:after="0" w:afterAutospacing="0" w:line="240" w:lineRule="auto"/>
        <w:ind w:left="84" w:hanging="720"/>
        <w:jc w:val="both"/>
        <w:rPr>
          <w:rFonts w:ascii="Times New Roman" w:eastAsia="Times New Roman" w:hAnsi="Times New Roman" w:cs="David"/>
          <w:sz w:val="20"/>
          <w:szCs w:val="24"/>
          <w:rtl/>
          <w:lang w:eastAsia="he-IL"/>
        </w:rPr>
      </w:pPr>
    </w:p>
    <w:p w14:paraId="7B085B38" w14:textId="77777777" w:rsidR="00776496" w:rsidRPr="00776496" w:rsidRDefault="00776496" w:rsidP="00776496">
      <w:pPr>
        <w:widowControl w:val="0"/>
        <w:spacing w:before="0" w:beforeAutospacing="0" w:after="0" w:afterAutospacing="0" w:line="240" w:lineRule="auto"/>
        <w:ind w:left="804" w:hanging="720"/>
        <w:jc w:val="both"/>
        <w:rPr>
          <w:rFonts w:ascii="Times New Roman" w:eastAsia="Times New Roman" w:hAnsi="Times New Roman" w:cs="David"/>
          <w:sz w:val="20"/>
          <w:szCs w:val="24"/>
          <w:rtl/>
          <w:lang w:eastAsia="he-IL"/>
        </w:rPr>
      </w:pPr>
    </w:p>
    <w:p w14:paraId="0AA068C3"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1.</w:t>
      </w:r>
      <w:r w:rsidRPr="00776496">
        <w:rPr>
          <w:rFonts w:ascii="Times New Roman" w:eastAsia="Times New Roman" w:hAnsi="Times New Roman" w:cs="David"/>
          <w:sz w:val="20"/>
          <w:szCs w:val="24"/>
          <w:rtl/>
          <w:lang w:eastAsia="he-IL"/>
        </w:rPr>
        <w:tab/>
        <w:t>דו"חות בדיקה והנחיות ליועצים.</w:t>
      </w:r>
    </w:p>
    <w:p w14:paraId="46DFA63B"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0CF8F16A"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2.</w:t>
      </w:r>
      <w:r w:rsidRPr="00776496">
        <w:rPr>
          <w:rFonts w:ascii="Times New Roman" w:eastAsia="Times New Roman" w:hAnsi="Times New Roman" w:cs="David"/>
          <w:sz w:val="20"/>
          <w:szCs w:val="24"/>
          <w:rtl/>
          <w:lang w:eastAsia="he-IL"/>
        </w:rPr>
        <w:tab/>
        <w:t>פרטי בצוע לאלמנטים אקוסטיים.</w:t>
      </w:r>
    </w:p>
    <w:p w14:paraId="45522A07"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p>
    <w:p w14:paraId="7C23230F" w14:textId="77777777" w:rsidR="00776496" w:rsidRPr="00776496" w:rsidRDefault="00776496" w:rsidP="00776496">
      <w:pPr>
        <w:widowControl w:val="0"/>
        <w:spacing w:before="0" w:beforeAutospacing="0" w:after="0" w:afterAutospacing="0" w:line="360" w:lineRule="auto"/>
        <w:ind w:left="656" w:hanging="720"/>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3.</w:t>
      </w:r>
      <w:r w:rsidRPr="00776496">
        <w:rPr>
          <w:rFonts w:ascii="Times New Roman" w:eastAsia="Times New Roman" w:hAnsi="Times New Roman" w:cs="David"/>
          <w:sz w:val="20"/>
          <w:szCs w:val="24"/>
          <w:rtl/>
          <w:lang w:eastAsia="he-IL"/>
        </w:rPr>
        <w:tab/>
        <w:t>חוות דעת סביבתית.</w:t>
      </w:r>
    </w:p>
    <w:p w14:paraId="6B04F274" w14:textId="77777777" w:rsidR="00776496" w:rsidRPr="00776496" w:rsidRDefault="00776496" w:rsidP="00776496">
      <w:pPr>
        <w:widowControl w:val="0"/>
        <w:spacing w:before="0" w:beforeAutospacing="0" w:after="0" w:afterAutospacing="0" w:line="360" w:lineRule="auto"/>
        <w:ind w:left="656" w:hanging="629"/>
        <w:jc w:val="both"/>
        <w:rPr>
          <w:rFonts w:ascii="Times New Roman" w:eastAsia="Times New Roman" w:hAnsi="Times New Roman" w:cs="David"/>
          <w:sz w:val="20"/>
          <w:szCs w:val="24"/>
          <w:rtl/>
          <w:lang w:eastAsia="he-IL"/>
        </w:rPr>
      </w:pPr>
    </w:p>
    <w:p w14:paraId="37D63DA8"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4.</w:t>
      </w:r>
      <w:r w:rsidRPr="00776496">
        <w:rPr>
          <w:rFonts w:ascii="Times New Roman" w:eastAsia="Times New Roman" w:hAnsi="Times New Roman" w:cs="David"/>
          <w:sz w:val="20"/>
          <w:szCs w:val="24"/>
          <w:rtl/>
          <w:lang w:eastAsia="he-IL"/>
        </w:rPr>
        <w:tab/>
        <w:t>כל תכנית אחרת או מסמך או חוות דעת שידרשו במהלך התכנון והביצוע על מנת לקבל עבודה מושלמת בהתאם לשקול המנהל.</w:t>
      </w:r>
    </w:p>
    <w:p w14:paraId="31083711"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23354345"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5.</w:t>
      </w:r>
      <w:r w:rsidRPr="00776496">
        <w:rPr>
          <w:rFonts w:ascii="Times New Roman" w:eastAsia="Times New Roman" w:hAnsi="Times New Roman" w:cs="David"/>
          <w:sz w:val="20"/>
          <w:szCs w:val="24"/>
          <w:rtl/>
          <w:lang w:eastAsia="he-IL"/>
        </w:rPr>
        <w:tab/>
        <w:t>מובהר בזאת שהתכניות יוכנו לפי בצוע בקטעים של הפרויקט ויכללו פתרונות לקטעי הביניים.</w:t>
      </w:r>
    </w:p>
    <w:p w14:paraId="4D627B78"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5627766C"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6.</w:t>
      </w:r>
      <w:r w:rsidRPr="00776496">
        <w:rPr>
          <w:rFonts w:ascii="Times New Roman" w:eastAsia="Times New Roman" w:hAnsi="Times New Roman" w:cs="David"/>
          <w:sz w:val="20"/>
          <w:szCs w:val="24"/>
          <w:rtl/>
          <w:lang w:eastAsia="he-IL"/>
        </w:rPr>
        <w:tab/>
        <w:t>כל שאר תכניות הביצוע המתחייבות מכל תקן ודין לרבות אך לא רק מחלקיו השונים של ת"י  1547 – "תכניות ביצוע לבניינים ולעבודות פיתוח סביבתי".</w:t>
      </w:r>
    </w:p>
    <w:p w14:paraId="42F6E02E" w14:textId="77777777" w:rsidR="00776496" w:rsidRPr="00776496" w:rsidRDefault="00776496" w:rsidP="00776496">
      <w:pPr>
        <w:widowControl w:val="0"/>
        <w:spacing w:before="0" w:beforeAutospacing="0" w:after="0" w:afterAutospacing="0" w:line="360" w:lineRule="auto"/>
        <w:ind w:left="656" w:hanging="708"/>
        <w:jc w:val="both"/>
        <w:rPr>
          <w:rFonts w:ascii="Times New Roman" w:eastAsia="Times New Roman" w:hAnsi="Times New Roman" w:cs="David"/>
          <w:sz w:val="20"/>
          <w:szCs w:val="24"/>
          <w:rtl/>
          <w:lang w:eastAsia="he-IL"/>
        </w:rPr>
      </w:pPr>
    </w:p>
    <w:p w14:paraId="1403217A" w14:textId="77777777" w:rsidR="00776496" w:rsidRPr="00776496" w:rsidRDefault="00776496" w:rsidP="0047052D">
      <w:pPr>
        <w:widowControl w:val="0"/>
        <w:spacing w:before="0" w:beforeAutospacing="0" w:after="0" w:afterAutospacing="0" w:line="240" w:lineRule="auto"/>
        <w:ind w:left="1364" w:hanging="708"/>
        <w:jc w:val="both"/>
        <w:rPr>
          <w:rFonts w:ascii="Times New Roman" w:eastAsia="Times New Roman" w:hAnsi="Times New Roman" w:cs="David"/>
          <w:sz w:val="20"/>
          <w:szCs w:val="24"/>
          <w:rtl/>
          <w:lang w:eastAsia="he-IL"/>
        </w:rPr>
      </w:pPr>
      <w:r w:rsidRPr="00776496">
        <w:rPr>
          <w:rFonts w:ascii="Times New Roman" w:eastAsia="Times New Roman" w:hAnsi="Times New Roman" w:cs="David"/>
          <w:sz w:val="20"/>
          <w:szCs w:val="24"/>
          <w:rtl/>
          <w:lang w:eastAsia="he-IL"/>
        </w:rPr>
        <w:t>כל המסמכים והתכניות יערכו בשפה העברית.</w:t>
      </w:r>
    </w:p>
    <w:p w14:paraId="5727F3DA" w14:textId="77777777" w:rsidR="00776496" w:rsidRPr="00776496" w:rsidRDefault="00776496" w:rsidP="00776496">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32C2C45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4F2344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ACBCA3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718FB0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46399C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C0F5DC2"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48C95A0"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054CCC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041BEBA"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53E888F"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B09CF7B"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269A1BC"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696E937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21C4B31"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227D8685"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9E6F7D"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0D27D9B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CD80A03"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704E857"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3251FD84" w14:textId="77777777" w:rsidR="00F865AA" w:rsidRDefault="00F865AA"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0E77755E"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7DE4468" w14:textId="77777777" w:rsidR="00776496" w:rsidRPr="00776496" w:rsidRDefault="00776496" w:rsidP="00776496">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44F31888" w14:textId="77777777" w:rsidR="0047052D" w:rsidRPr="00B27B4C" w:rsidRDefault="0047052D" w:rsidP="0047052D">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נספח "ט"</w:t>
      </w:r>
    </w:p>
    <w:p w14:paraId="3D00EF93"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67F3AFE5"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0AAFC7B3"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48CD9E6"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A90050C"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21E9BEB"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B5031E7" w14:textId="77777777" w:rsidR="0047052D" w:rsidRPr="00B27B4C" w:rsidRDefault="00B35330" w:rsidP="0047052D">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90AB1B5CE8EC4FC894B182051809D5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27" w:author="דקל רוקבן" w:date="2021-11-21T12:28:00Z">
            <w:r>
              <w:rPr>
                <w:rFonts w:ascii="Times New Roman" w:eastAsia="Times New Roman" w:hAnsi="Times New Roman" w:cs="David" w:hint="cs"/>
                <w:color w:val="008000"/>
                <w:sz w:val="24"/>
                <w:szCs w:val="24"/>
                <w:rtl/>
                <w:lang w:eastAsia="he-IL"/>
              </w:rPr>
              <w:br/>
              <w:t>אפריקה ישראל מגורים בע"מ</w:t>
            </w:r>
            <w:r>
              <w:rPr>
                <w:rFonts w:ascii="Times New Roman" w:eastAsia="Times New Roman" w:hAnsi="Times New Roman" w:cs="David" w:hint="cs"/>
                <w:color w:val="008000"/>
                <w:sz w:val="24"/>
                <w:szCs w:val="24"/>
                <w:rtl/>
                <w:lang w:eastAsia="he-IL"/>
              </w:rPr>
              <w:br/>
              <w:t>יוני נתניהו 1 ג' אור יהודה</w:t>
            </w:r>
            <w:r>
              <w:rPr>
                <w:rFonts w:ascii="Times New Roman" w:eastAsia="Times New Roman" w:hAnsi="Times New Roman" w:cs="David" w:hint="cs"/>
                <w:color w:val="008000"/>
                <w:sz w:val="24"/>
                <w:szCs w:val="24"/>
                <w:rtl/>
                <w:lang w:eastAsia="he-IL"/>
              </w:rPr>
              <w:br/>
              <w:t>מ.ז 52-003476-0</w:t>
            </w:r>
            <w:r>
              <w:rPr>
                <w:rFonts w:ascii="Times New Roman" w:eastAsia="Times New Roman" w:hAnsi="Times New Roman" w:cs="David" w:hint="cs"/>
                <w:color w:val="008000"/>
                <w:sz w:val="24"/>
                <w:szCs w:val="24"/>
                <w:rtl/>
                <w:lang w:eastAsia="he-IL"/>
              </w:rPr>
              <w:br/>
            </w:r>
          </w:ins>
        </w:sdtContent>
      </w:sdt>
      <w:r w:rsidR="0047052D" w:rsidRPr="00B27B4C">
        <w:rPr>
          <w:rFonts w:ascii="Times New Roman" w:eastAsia="Times New Roman" w:hAnsi="Times New Roman" w:cs="David" w:hint="cs"/>
          <w:color w:val="008000"/>
          <w:sz w:val="24"/>
          <w:szCs w:val="24"/>
          <w:rtl/>
          <w:lang w:eastAsia="he-IL"/>
        </w:rPr>
        <w:br/>
      </w:r>
      <w:r w:rsidR="0047052D" w:rsidRPr="00B27B4C">
        <w:rPr>
          <w:rFonts w:ascii="Times New Roman" w:eastAsia="Times New Roman" w:hAnsi="Times New Roman" w:cs="David" w:hint="cs"/>
          <w:sz w:val="24"/>
          <w:szCs w:val="24"/>
          <w:rtl/>
          <w:lang w:eastAsia="he-IL"/>
        </w:rPr>
        <w:t>(</w:t>
      </w:r>
      <w:r w:rsidR="0047052D" w:rsidRPr="009E0EE6">
        <w:rPr>
          <w:rFonts w:ascii="Times New Roman" w:eastAsia="Times New Roman" w:hAnsi="Times New Roman" w:cs="David" w:hint="cs"/>
          <w:sz w:val="24"/>
          <w:szCs w:val="24"/>
          <w:rtl/>
          <w:lang w:eastAsia="he-IL"/>
        </w:rPr>
        <w:t>המזמין)</w:t>
      </w:r>
    </w:p>
    <w:p w14:paraId="7E975936"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0F466BEC"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BA70797"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1DAF0F0"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75A1328" w14:textId="77777777" w:rsidR="0047052D" w:rsidRPr="00B27B4C" w:rsidRDefault="0047052D" w:rsidP="0047052D">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05A2C37A5F6840058F8A45268109961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28" w:author="דקל רוקבן" w:date="2021-11-21T12:30:00Z">
            <w:r w:rsidR="00B35330">
              <w:rPr>
                <w:rFonts w:ascii="Times New Roman" w:eastAsia="Times New Roman" w:hAnsi="Times New Roman" w:cs="David"/>
                <w:color w:val="008000"/>
                <w:sz w:val="24"/>
                <w:szCs w:val="24"/>
                <w:rtl/>
                <w:lang w:eastAsia="he-IL"/>
              </w:rPr>
              <w:t>ע. לבני הנדסה אקוסטית בע"מ</w:t>
            </w:r>
          </w:ins>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FBE57B55393D4028B58DAA3C2234A4E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a7"/>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6BA4C947B5F245029BAE57D340C71C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29" w:author="דקל רוקבן" w:date="2021-11-21T12:28:00Z">
            <w:r w:rsidR="00B35330">
              <w:rPr>
                <w:rFonts w:ascii="Times New Roman" w:eastAsia="Times New Roman" w:hAnsi="Times New Roman" w:cs="David" w:hint="cs"/>
                <w:color w:val="008000"/>
                <w:sz w:val="24"/>
                <w:szCs w:val="24"/>
                <w:rtl/>
              </w:rPr>
              <w:t>יעוץ אקוסטיקה</w:t>
            </w:r>
          </w:ins>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559DDBFE" w14:textId="77777777" w:rsidR="0047052D" w:rsidRPr="00B27B4C" w:rsidRDefault="0047052D" w:rsidP="0047052D">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240D7FDC"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4EED392"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93747CE"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8CA736A" w14:textId="77777777" w:rsidR="0047052D" w:rsidRPr="00B27B4C" w:rsidRDefault="0047052D" w:rsidP="0047052D">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39BA9195" w14:textId="77777777" w:rsidR="0047052D"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456FE66F"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E7F9FA"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E6DDADE" w14:textId="77777777" w:rsidR="000F5BD1" w:rsidRDefault="000F5BD1"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772319E" w14:textId="77777777" w:rsidR="0047052D" w:rsidRPr="00B27B4C" w:rsidRDefault="0047052D" w:rsidP="0047052D">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62E6525D" w14:textId="77777777" w:rsidR="0047052D" w:rsidRPr="00B27B4C" w:rsidRDefault="00B35330" w:rsidP="0047052D">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hint="cs"/>
            <w:color w:val="00B0F0"/>
            <w:sz w:val="24"/>
            <w:szCs w:val="24"/>
            <w:u w:val="single"/>
            <w:rtl/>
            <w:lang w:eastAsia="he-IL"/>
          </w:rPr>
          <w:alias w:val="שם ספק"/>
          <w:tag w:val="cntSupllierName"/>
          <w:id w:val="-1834682600"/>
          <w:placeholder>
            <w:docPart w:val="B90A7F11875E41999E0B7397EB7FEE9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0" w:author="דקל רוקבן" w:date="2021-11-21T12:30:00Z">
            <w:r>
              <w:rPr>
                <w:rFonts w:ascii="Times New Roman" w:eastAsia="Times New Roman" w:hAnsi="Times New Roman" w:cs="David" w:hint="cs"/>
                <w:color w:val="00B0F0"/>
                <w:sz w:val="24"/>
                <w:szCs w:val="24"/>
                <w:u w:val="single"/>
                <w:rtl/>
                <w:lang w:eastAsia="he-IL"/>
              </w:rPr>
              <w:t>ע. לבני הנדסה אקוסטית בע"מ</w:t>
            </w:r>
          </w:ins>
        </w:sdtContent>
      </w:sdt>
    </w:p>
    <w:p w14:paraId="38F29D11"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4E806280"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E4FB3B9"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lastRenderedPageBreak/>
        <w:t xml:space="preserve">נספח "י" </w:t>
      </w:r>
    </w:p>
    <w:p w14:paraId="42AE9746" w14:textId="77777777" w:rsidR="0047052D" w:rsidRPr="00B27B4C" w:rsidRDefault="0047052D" w:rsidP="0047052D">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EEE34D1" w14:textId="77777777" w:rsidR="0047052D" w:rsidRPr="00B27B4C" w:rsidRDefault="0047052D" w:rsidP="0047052D">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w:t>
      </w:r>
      <w:r w:rsidR="00450CD1">
        <w:rPr>
          <w:rFonts w:ascii="Times New Roman" w:eastAsia="Times New Roman" w:hAnsi="Times New Roman" w:cs="David" w:hint="cs"/>
          <w:b/>
          <w:bCs/>
          <w:sz w:val="24"/>
          <w:szCs w:val="24"/>
          <w:u w:val="single"/>
          <w:rtl/>
          <w:lang w:eastAsia="he-IL"/>
        </w:rPr>
        <w:t>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536D0E57" w14:textId="77777777" w:rsidR="0047052D" w:rsidRPr="00B27B4C" w:rsidRDefault="0047052D" w:rsidP="0047052D">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19CC065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F5D782C552E241A4851EC4F17AD109A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31" w:author="דקל רוקבן" w:date="2021-11-21T12:28:00Z">
            <w:r w:rsidR="00B35330">
              <w:rPr>
                <w:rFonts w:ascii="Times New Roman" w:eastAsia="Times New Roman" w:hAnsi="Times New Roman" w:cs="David" w:hint="cs"/>
                <w:color w:val="008000"/>
                <w:sz w:val="24"/>
                <w:szCs w:val="24"/>
                <w:rtl/>
                <w:lang w:eastAsia="he-IL"/>
              </w:rPr>
              <w:br/>
              <w:t>אפריקה ישראל מגורים בע"מ</w:t>
            </w:r>
            <w:r w:rsidR="00B35330">
              <w:rPr>
                <w:rFonts w:ascii="Times New Roman" w:eastAsia="Times New Roman" w:hAnsi="Times New Roman" w:cs="David" w:hint="cs"/>
                <w:color w:val="008000"/>
                <w:sz w:val="24"/>
                <w:szCs w:val="24"/>
                <w:rtl/>
                <w:lang w:eastAsia="he-IL"/>
              </w:rPr>
              <w:br/>
              <w:t>יוני נתניהו 1 ג' אור יהודה</w:t>
            </w:r>
            <w:r w:rsidR="00B35330">
              <w:rPr>
                <w:rFonts w:ascii="Times New Roman" w:eastAsia="Times New Roman" w:hAnsi="Times New Roman" w:cs="David" w:hint="cs"/>
                <w:color w:val="008000"/>
                <w:sz w:val="24"/>
                <w:szCs w:val="24"/>
                <w:rtl/>
                <w:lang w:eastAsia="he-IL"/>
              </w:rPr>
              <w:br/>
              <w:t>מ.ז 52-003476-0</w:t>
            </w:r>
            <w:r w:rsidR="00B35330">
              <w:rPr>
                <w:rFonts w:ascii="Times New Roman" w:eastAsia="Times New Roman" w:hAnsi="Times New Roman" w:cs="David" w:hint="cs"/>
                <w:color w:val="008000"/>
                <w:sz w:val="24"/>
                <w:szCs w:val="24"/>
                <w:rtl/>
                <w:lang w:eastAsia="he-IL"/>
              </w:rPr>
              <w:br/>
            </w:r>
          </w:ins>
        </w:sdtContent>
      </w:sdt>
    </w:p>
    <w:p w14:paraId="431BC5D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81B69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5A460DB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C88863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69C31DCD46F448ABBF2EF2FD85A2C6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a7"/>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7BF4CC9E29E44578BFD96AF406CD05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8-01T00:00:00Z">
            <w:dateFormat w:val="dd/MM/yyyy"/>
            <w:lid w:val="he-IL"/>
            <w:storeMappedDataAs w:val="dateTime"/>
            <w:calendar w:val="gregorian"/>
          </w:date>
        </w:sdtPr>
        <w:sdtEndPr>
          <w:rPr>
            <w:rFonts w:hint="cs"/>
          </w:rPr>
        </w:sdtEndPr>
        <w:sdtContent>
          <w:ins w:id="32" w:author="דקל רוקבן" w:date="2021-11-21T12:28:00Z">
            <w:r w:rsidR="00B35330">
              <w:rPr>
                <w:rFonts w:ascii="Times New Roman" w:eastAsia="Times New Roman" w:hAnsi="Times New Roman" w:cs="David" w:hint="cs"/>
                <w:color w:val="008000"/>
                <w:sz w:val="24"/>
                <w:szCs w:val="24"/>
                <w:rtl/>
                <w:lang w:eastAsia="he-IL"/>
              </w:rPr>
              <w:t>‏01/08/2021</w:t>
            </w:r>
          </w:ins>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2C928F7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0D961EF3"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32E0088"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6D73A59"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29E6331D"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439DA6"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6003D96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EB7EDB5"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126EF7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BCFF8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6A45F80"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0AF0697A"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40B14BC"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78273899" w14:textId="77777777" w:rsidR="0047052D" w:rsidRPr="00B27B4C" w:rsidRDefault="0047052D" w:rsidP="0047052D">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13B350A7"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w:t>
      </w:r>
      <w:r w:rsidR="00450CD1">
        <w:rPr>
          <w:rFonts w:ascii="Times New Roman" w:eastAsia="Times New Roman" w:hAnsi="Times New Roman" w:cs="David" w:hint="cs"/>
          <w:sz w:val="24"/>
          <w:szCs w:val="24"/>
          <w:rtl/>
          <w:lang w:eastAsia="he-IL"/>
        </w:rPr>
        <w:t>יועץ</w:t>
      </w:r>
      <w:r w:rsidRPr="00B27B4C">
        <w:rPr>
          <w:rFonts w:ascii="Times New Roman" w:eastAsia="Times New Roman" w:hAnsi="Times New Roman" w:cs="David" w:hint="cs"/>
          <w:sz w:val="24"/>
          <w:szCs w:val="24"/>
          <w:rtl/>
          <w:lang w:eastAsia="he-IL"/>
        </w:rPr>
        <w:t>:</w:t>
      </w:r>
    </w:p>
    <w:p w14:paraId="6129CEF0" w14:textId="77777777" w:rsidR="000F5BD1" w:rsidRDefault="000F5BD1"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1BF4B6D7" w14:textId="77777777" w:rsidR="0047052D" w:rsidRDefault="0047052D" w:rsidP="0047052D">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16170DEE" w14:textId="77777777" w:rsidR="0047052D" w:rsidRPr="009130F0" w:rsidRDefault="0047052D" w:rsidP="0047052D">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0D7E234E" w14:textId="77777777" w:rsidR="0047052D" w:rsidRPr="009130F0" w:rsidRDefault="0047052D" w:rsidP="000525E5">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u w:val="single"/>
            <w:rtl/>
            <w:lang w:eastAsia="he-IL"/>
          </w:rPr>
          <w:alias w:val="שם ספק"/>
          <w:tag w:val="cntSupllierName"/>
          <w:id w:val="-1390018325"/>
          <w:placeholder>
            <w:docPart w:val="742A3647E3BB4D21B2E8A6DA4F0C2B1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33" w:author="דקל רוקבן" w:date="2021-11-21T12:30:00Z">
            <w:r w:rsidR="00B35330">
              <w:rPr>
                <w:rFonts w:ascii="Times New Roman" w:eastAsia="Times New Roman" w:hAnsi="Times New Roman" w:cs="David" w:hint="cs"/>
                <w:color w:val="00B0F0"/>
                <w:sz w:val="24"/>
                <w:szCs w:val="24"/>
                <w:u w:val="single"/>
                <w:rtl/>
                <w:lang w:eastAsia="he-IL"/>
              </w:rPr>
              <w:t>ע. לבני הנדסה אקוסטית בע"מ</w:t>
            </w:r>
          </w:ins>
        </w:sdtContent>
      </w:sdt>
    </w:p>
    <w:p w14:paraId="3B1D1185" w14:textId="77777777" w:rsidR="0047052D"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535FF45" w14:textId="77777777" w:rsidR="000F5BD1" w:rsidRPr="00B27B4C" w:rsidRDefault="000F5BD1"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38EDFBE"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B2A6884"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24F890C2" w14:textId="77777777" w:rsidR="0047052D" w:rsidRPr="00B27B4C" w:rsidRDefault="0047052D" w:rsidP="0047052D">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6ED61F3E" w14:textId="77777777" w:rsidR="0047052D" w:rsidRPr="00B27B4C" w:rsidRDefault="0047052D" w:rsidP="0047052D">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27797347" w14:textId="77777777" w:rsidR="0047052D" w:rsidRPr="00B27B4C" w:rsidRDefault="0047052D" w:rsidP="0047052D">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7948380A" w14:textId="77777777" w:rsidR="0047052D" w:rsidRPr="00B27B4C" w:rsidRDefault="0047052D" w:rsidP="0047052D">
      <w:pPr>
        <w:widowControl w:val="0"/>
        <w:spacing w:before="0" w:beforeAutospacing="0" w:after="0" w:afterAutospacing="0" w:line="240" w:lineRule="auto"/>
        <w:rPr>
          <w:rFonts w:ascii="Times New Roman" w:eastAsia="Times New Roman" w:hAnsi="Times New Roman" w:cs="David"/>
          <w:sz w:val="20"/>
          <w:szCs w:val="20"/>
          <w:rtl/>
          <w:lang w:eastAsia="he-IL"/>
        </w:rPr>
      </w:pPr>
    </w:p>
    <w:p w14:paraId="629AE240" w14:textId="77777777" w:rsidR="0047052D" w:rsidRPr="00B27B4C" w:rsidRDefault="0047052D" w:rsidP="0047052D">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6AE68C96" w14:textId="77777777" w:rsidR="0047052D" w:rsidRPr="00B27B4C" w:rsidRDefault="0047052D" w:rsidP="0047052D">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9AC4071"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503102E5" w14:textId="77777777" w:rsidR="0047052D" w:rsidRPr="00B27B4C" w:rsidRDefault="0047052D" w:rsidP="0047052D">
      <w:pPr>
        <w:spacing w:before="0" w:beforeAutospacing="0" w:after="0" w:afterAutospacing="0" w:line="240" w:lineRule="auto"/>
        <w:rPr>
          <w:rFonts w:ascii="Times New Roman" w:eastAsia="Times New Roman" w:hAnsi="Times New Roman" w:cs="David"/>
          <w:sz w:val="20"/>
          <w:szCs w:val="24"/>
          <w:rtl/>
        </w:rPr>
      </w:pPr>
    </w:p>
    <w:p w14:paraId="0348EEDA" w14:textId="77777777" w:rsidR="0047052D" w:rsidRPr="00B27B4C" w:rsidRDefault="0047052D" w:rsidP="0047052D">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FFFC4A4"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04E0E1" w14:textId="77777777" w:rsidR="00B35330" w:rsidRDefault="00B35330" w:rsidP="00AF234B">
      <w:pPr>
        <w:spacing w:before="0" w:after="0" w:line="240" w:lineRule="auto"/>
      </w:pPr>
      <w:r>
        <w:separator/>
      </w:r>
    </w:p>
  </w:endnote>
  <w:endnote w:type="continuationSeparator" w:id="0">
    <w:p w14:paraId="63667EDF" w14:textId="77777777" w:rsidR="00B35330" w:rsidRDefault="00B35330" w:rsidP="00AF234B">
      <w:pPr>
        <w:spacing w:before="0" w:after="0" w:line="240" w:lineRule="auto"/>
      </w:pPr>
      <w:r>
        <w:continuationSeparator/>
      </w:r>
    </w:p>
  </w:endnote>
  <w:endnote w:type="continuationNotice" w:id="1">
    <w:p w14:paraId="16A6646A" w14:textId="77777777" w:rsidR="00B35330" w:rsidRDefault="00B3533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3D5B2E" w:rsidRPr="003D5B2E" w14:paraId="6587DF5E" w14:textId="77777777" w:rsidTr="003D5B2E">
      <w:tc>
        <w:tcPr>
          <w:tcW w:w="810" w:type="dxa"/>
        </w:tcPr>
        <w:p w14:paraId="7476DB04"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0EBD0BF6" w14:textId="77777777" w:rsidR="003D5B2E" w:rsidRPr="003D5B2E" w:rsidRDefault="00B35330" w:rsidP="003D5B2E">
              <w:pPr>
                <w:tabs>
                  <w:tab w:val="center" w:pos="4153"/>
                  <w:tab w:val="right" w:pos="8306"/>
                </w:tabs>
                <w:spacing w:before="0" w:after="0" w:line="240" w:lineRule="auto"/>
                <w:rPr>
                  <w:rFonts w:ascii="David" w:hAnsi="David"/>
                  <w:color w:val="00B0F0"/>
                  <w:sz w:val="20"/>
                  <w:szCs w:val="20"/>
                  <w:rtl/>
                </w:rPr>
              </w:pPr>
              <w:ins w:id="34" w:author="דקל רוקבן" w:date="2021-11-21T12:27:00Z">
                <w:r>
                  <w:rPr>
                    <w:rFonts w:ascii="David" w:hAnsi="David"/>
                    <w:color w:val="00B0F0"/>
                    <w:sz w:val="20"/>
                    <w:szCs w:val="20"/>
                    <w:rtl/>
                  </w:rPr>
                  <w:t>נתניה - מגרש 1409</w:t>
                </w:r>
              </w:ins>
            </w:p>
          </w:tc>
        </w:sdtContent>
      </w:sdt>
      <w:tc>
        <w:tcPr>
          <w:tcW w:w="2810" w:type="dxa"/>
        </w:tcPr>
        <w:p w14:paraId="0580983D"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יועץ אקוסטיקה</w:t>
              </w:r>
            </w:sdtContent>
          </w:sdt>
        </w:p>
      </w:tc>
      <w:tc>
        <w:tcPr>
          <w:tcW w:w="233" w:type="dxa"/>
        </w:tcPr>
        <w:p w14:paraId="315D14A8" w14:textId="77777777" w:rsidR="003D5B2E" w:rsidRPr="003D5B2E" w:rsidRDefault="003D5B2E" w:rsidP="003D5B2E">
          <w:pPr>
            <w:tabs>
              <w:tab w:val="center" w:pos="4153"/>
              <w:tab w:val="right" w:pos="8306"/>
            </w:tabs>
            <w:spacing w:before="0" w:after="0" w:line="240" w:lineRule="auto"/>
            <w:rPr>
              <w:rFonts w:ascii="David" w:hAnsi="David"/>
              <w:sz w:val="16"/>
              <w:szCs w:val="16"/>
              <w:rtl/>
            </w:rPr>
          </w:pPr>
        </w:p>
      </w:tc>
      <w:tc>
        <w:tcPr>
          <w:tcW w:w="1044" w:type="dxa"/>
        </w:tcPr>
        <w:p w14:paraId="5AEE493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027BE18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Pr>
                  <w:rFonts w:ascii="David" w:hAnsi="David" w:hint="cs"/>
                  <w:sz w:val="20"/>
                  <w:szCs w:val="20"/>
                </w:rPr>
                <w:t>CONT-5-657</w:t>
              </w:r>
            </w:p>
          </w:tc>
        </w:sdtContent>
      </w:sdt>
    </w:tr>
    <w:tr w:rsidR="003D5B2E" w:rsidRPr="003D5B2E" w14:paraId="01236F72" w14:textId="77777777" w:rsidTr="003D5B2E">
      <w:tc>
        <w:tcPr>
          <w:tcW w:w="810" w:type="dxa"/>
        </w:tcPr>
        <w:p w14:paraId="28910580"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5E8CBCA4" w14:textId="77777777" w:rsidR="003D5B2E" w:rsidRPr="003D5B2E" w:rsidRDefault="00B35330" w:rsidP="003D5B2E">
              <w:pPr>
                <w:tabs>
                  <w:tab w:val="center" w:pos="4153"/>
                  <w:tab w:val="right" w:pos="8306"/>
                </w:tabs>
                <w:spacing w:before="0" w:after="0" w:line="240" w:lineRule="auto"/>
                <w:rPr>
                  <w:rFonts w:ascii="David" w:hAnsi="David"/>
                  <w:color w:val="00B0F0"/>
                  <w:sz w:val="20"/>
                  <w:szCs w:val="20"/>
                  <w:rtl/>
                </w:rPr>
              </w:pPr>
              <w:ins w:id="35" w:author="דקל רוקבן" w:date="2021-11-21T12:30:00Z">
                <w:r>
                  <w:rPr>
                    <w:rFonts w:ascii="David" w:hAnsi="David"/>
                    <w:color w:val="00B0F0"/>
                    <w:sz w:val="20"/>
                    <w:szCs w:val="20"/>
                    <w:rtl/>
                  </w:rPr>
                  <w:t>ע. לבני הנדסה אקוסטית בע"מ</w:t>
                </w:r>
              </w:ins>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3D5B2E" w:rsidRPr="003D5B2E" w14:paraId="004274A5" w14:textId="77777777" w:rsidTr="00623070">
            <w:trPr>
              <w:trHeight w:val="201"/>
            </w:trPr>
            <w:tc>
              <w:tcPr>
                <w:tcW w:w="926" w:type="dxa"/>
              </w:tcPr>
              <w:p w14:paraId="582DC1CF"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E71010E" w14:textId="77777777" w:rsidR="003D5B2E" w:rsidRPr="003D5B2E" w:rsidRDefault="003D5B2E" w:rsidP="003D5B2E">
                    <w:pPr>
                      <w:tabs>
                        <w:tab w:val="center" w:pos="4153"/>
                        <w:tab w:val="right" w:pos="8306"/>
                      </w:tabs>
                      <w:spacing w:before="0" w:after="0" w:line="240" w:lineRule="auto"/>
                      <w:ind w:left="1" w:hanging="1"/>
                      <w:rPr>
                        <w:rFonts w:ascii="David" w:hAnsi="David"/>
                        <w:color w:val="00B0F0"/>
                        <w:sz w:val="20"/>
                        <w:szCs w:val="20"/>
                        <w:rtl/>
                      </w:rPr>
                    </w:pPr>
                    <w:r w:rsidRPr="003D5B2E">
                      <w:rPr>
                        <w:rFonts w:ascii="David" w:hAnsi="David"/>
                        <w:color w:val="00B0F0"/>
                        <w:sz w:val="20"/>
                        <w:szCs w:val="20"/>
                        <w:rtl/>
                      </w:rPr>
                      <w:t>[גרסת חוזה]</w:t>
                    </w:r>
                  </w:p>
                </w:tc>
              </w:sdtContent>
            </w:sdt>
          </w:tr>
        </w:tbl>
        <w:p w14:paraId="1081897A"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5483D541"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6098EED7"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660FA46A" w14:textId="77777777" w:rsidR="003D5B2E" w:rsidRPr="003D5B2E" w:rsidRDefault="00B35330"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3D5B2E" w:rsidRPr="003D5B2E">
                <w:rPr>
                  <w:rFonts w:ascii="David" w:hAnsi="David"/>
                  <w:color w:val="00B0F0"/>
                  <w:sz w:val="20"/>
                  <w:szCs w:val="20"/>
                  <w:rtl/>
                </w:rPr>
                <w:t>[סטטוס חוזה]</w:t>
              </w:r>
            </w:sdtContent>
          </w:sdt>
        </w:p>
      </w:tc>
    </w:tr>
    <w:tr w:rsidR="003D5B2E" w:rsidRPr="003D5B2E" w14:paraId="69AB4640" w14:textId="77777777" w:rsidTr="003D5B2E">
      <w:trPr>
        <w:trHeight w:val="80"/>
      </w:trPr>
      <w:tc>
        <w:tcPr>
          <w:tcW w:w="810" w:type="dxa"/>
        </w:tcPr>
        <w:p w14:paraId="47772255"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646" w:type="dxa"/>
        </w:tcPr>
        <w:p w14:paraId="406D0061" w14:textId="77777777" w:rsidR="003D5B2E" w:rsidRPr="003D5B2E" w:rsidRDefault="003D5B2E"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30B464F4"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233" w:type="dxa"/>
        </w:tcPr>
        <w:p w14:paraId="1391A4B5"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044" w:type="dxa"/>
        </w:tcPr>
        <w:p w14:paraId="556872D8"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c>
        <w:tcPr>
          <w:tcW w:w="1763" w:type="dxa"/>
        </w:tcPr>
        <w:p w14:paraId="230AA010" w14:textId="77777777" w:rsidR="003D5B2E" w:rsidRPr="003D5B2E" w:rsidRDefault="003D5B2E" w:rsidP="003D5B2E">
          <w:pPr>
            <w:tabs>
              <w:tab w:val="center" w:pos="4153"/>
              <w:tab w:val="right" w:pos="8306"/>
            </w:tabs>
            <w:spacing w:before="0" w:after="0" w:line="240" w:lineRule="auto"/>
            <w:rPr>
              <w:rFonts w:ascii="David" w:hAnsi="David"/>
              <w:sz w:val="20"/>
              <w:szCs w:val="20"/>
              <w:rtl/>
            </w:rPr>
          </w:pPr>
        </w:p>
      </w:tc>
    </w:tr>
  </w:tbl>
  <w:p w14:paraId="6AB2E72E" w14:textId="77777777" w:rsidR="00ED380F" w:rsidRPr="003D5B2E" w:rsidRDefault="003D5B2E"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C7FA638" w14:textId="77777777" w:rsidR="00B35330" w:rsidRDefault="00B35330" w:rsidP="00AF234B">
      <w:pPr>
        <w:spacing w:before="0" w:after="0" w:line="240" w:lineRule="auto"/>
      </w:pPr>
      <w:r>
        <w:separator/>
      </w:r>
    </w:p>
  </w:footnote>
  <w:footnote w:type="continuationSeparator" w:id="0">
    <w:p w14:paraId="66AEB4CB" w14:textId="77777777" w:rsidR="00B35330" w:rsidRDefault="00B35330" w:rsidP="00AF234B">
      <w:pPr>
        <w:spacing w:before="0" w:after="0" w:line="240" w:lineRule="auto"/>
      </w:pPr>
      <w:r>
        <w:continuationSeparator/>
      </w:r>
    </w:p>
  </w:footnote>
  <w:footnote w:type="continuationNotice" w:id="1">
    <w:p w14:paraId="4FFFC4EF" w14:textId="77777777" w:rsidR="00B35330" w:rsidRDefault="00B35330">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1AF1D3F" w14:textId="77777777" w:rsidR="00ED380F" w:rsidRDefault="00ED380F" w:rsidP="00CF334C">
        <w:pPr>
          <w:pStyle w:val="a3"/>
          <w:jc w:val="center"/>
        </w:pPr>
        <w:r>
          <w:fldChar w:fldCharType="begin"/>
        </w:r>
        <w:r>
          <w:instrText xml:space="preserve"> PAGE   \* MERGEFORMAT </w:instrText>
        </w:r>
        <w:r>
          <w:fldChar w:fldCharType="separate"/>
        </w:r>
        <w:r w:rsidR="00B35330">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1"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1"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2"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6"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7" w15:restartNumberingAfterBreak="0">
    <w:nsid w:val="45AC0E31"/>
    <w:multiLevelType w:val="multilevel"/>
    <w:tmpl w:val="276C9FDC"/>
    <w:lvl w:ilvl="0">
      <w:start w:val="1"/>
      <w:numFmt w:val="decimal"/>
      <w:lvlText w:val="%1."/>
      <w:lvlJc w:val="right"/>
      <w:pPr>
        <w:tabs>
          <w:tab w:val="num" w:pos="1440"/>
        </w:tabs>
        <w:ind w:left="1440" w:hanging="720"/>
      </w:pPr>
      <w:rPr>
        <w:rFonts w:cs="Times New Roman" w:hint="default"/>
      </w:rPr>
    </w:lvl>
    <w:lvl w:ilvl="1">
      <w:start w:val="1"/>
      <w:numFmt w:val="lowerRoman"/>
      <w:lvlText w:val="%2."/>
      <w:lvlJc w:val="right"/>
      <w:pPr>
        <w:tabs>
          <w:tab w:val="num" w:pos="1800"/>
        </w:tabs>
        <w:ind w:left="1800" w:hanging="360"/>
      </w:pPr>
      <w:rPr>
        <w:rFonts w:cs="Times New Roman"/>
      </w:rPr>
    </w:lvl>
    <w:lvl w:ilvl="2">
      <w:start w:val="1"/>
      <w:numFmt w:val="hebrew2"/>
      <w:lvlText w:val="%3."/>
      <w:lvlJc w:val="left"/>
      <w:pPr>
        <w:tabs>
          <w:tab w:val="num" w:pos="2520"/>
        </w:tabs>
        <w:ind w:left="2520" w:hanging="180"/>
      </w:pPr>
      <w:rPr>
        <w:rFonts w:cs="Times New Roman"/>
        <w:szCs w:val="20"/>
      </w:rPr>
    </w:lvl>
    <w:lvl w:ilvl="3">
      <w:start w:val="1"/>
      <w:numFmt w:val="decimal"/>
      <w:lvlText w:val="%4."/>
      <w:lvlJc w:val="right"/>
      <w:pPr>
        <w:tabs>
          <w:tab w:val="num" w:pos="3240"/>
        </w:tabs>
        <w:ind w:left="3240" w:hanging="360"/>
      </w:pPr>
      <w:rPr>
        <w:rFonts w:cs="Times New Roman"/>
      </w:rPr>
    </w:lvl>
    <w:lvl w:ilvl="4">
      <w:start w:val="1"/>
      <w:numFmt w:val="lowerRoman"/>
      <w:lvlText w:val="%5."/>
      <w:lvlJc w:val="right"/>
      <w:pPr>
        <w:tabs>
          <w:tab w:val="num" w:pos="3960"/>
        </w:tabs>
        <w:ind w:left="3960" w:hanging="360"/>
      </w:pPr>
      <w:rPr>
        <w:rFonts w:cs="Times New Roman"/>
      </w:rPr>
    </w:lvl>
    <w:lvl w:ilvl="5">
      <w:start w:val="1"/>
      <w:numFmt w:val="hebrew2"/>
      <w:lvlText w:val="%6."/>
      <w:lvlJc w:val="left"/>
      <w:pPr>
        <w:tabs>
          <w:tab w:val="num" w:pos="4680"/>
        </w:tabs>
        <w:ind w:left="4680" w:hanging="180"/>
      </w:pPr>
      <w:rPr>
        <w:rFonts w:cs="Times New Roman"/>
        <w:szCs w:val="20"/>
      </w:rPr>
    </w:lvl>
    <w:lvl w:ilvl="6">
      <w:start w:val="1"/>
      <w:numFmt w:val="decimal"/>
      <w:lvlText w:val="%7."/>
      <w:lvlJc w:val="right"/>
      <w:pPr>
        <w:tabs>
          <w:tab w:val="num" w:pos="5400"/>
        </w:tabs>
        <w:ind w:left="5400" w:hanging="360"/>
      </w:pPr>
      <w:rPr>
        <w:rFonts w:cs="Times New Roman"/>
      </w:rPr>
    </w:lvl>
    <w:lvl w:ilvl="7">
      <w:start w:val="1"/>
      <w:numFmt w:val="lowerRoman"/>
      <w:lvlText w:val="%8."/>
      <w:lvlJc w:val="right"/>
      <w:pPr>
        <w:tabs>
          <w:tab w:val="num" w:pos="6120"/>
        </w:tabs>
        <w:ind w:left="6120" w:hanging="360"/>
      </w:pPr>
      <w:rPr>
        <w:rFonts w:cs="Times New Roman"/>
      </w:rPr>
    </w:lvl>
    <w:lvl w:ilvl="8">
      <w:start w:val="1"/>
      <w:numFmt w:val="hebrew2"/>
      <w:lvlText w:val="%9."/>
      <w:lvlJc w:val="left"/>
      <w:pPr>
        <w:tabs>
          <w:tab w:val="num" w:pos="6840"/>
        </w:tabs>
        <w:ind w:left="6840" w:hanging="180"/>
      </w:pPr>
      <w:rPr>
        <w:rFonts w:cs="Times New Roman"/>
        <w:szCs w:val="20"/>
      </w:rPr>
    </w:lvl>
  </w:abstractNum>
  <w:abstractNum w:abstractNumId="18"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19"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1"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3" w15:restartNumberingAfterBreak="0">
    <w:nsid w:val="7BA40EFF"/>
    <w:multiLevelType w:val="multilevel"/>
    <w:tmpl w:val="546283AE"/>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24"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5"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3"/>
  </w:num>
  <w:num w:numId="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5"/>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
  </w:num>
  <w:num w:numId="14">
    <w:abstractNumId w:val="10"/>
  </w:num>
  <w:num w:numId="15">
    <w:abstractNumId w:val="20"/>
  </w:num>
  <w:num w:numId="16">
    <w:abstractNumId w:val="25"/>
  </w:num>
  <w:num w:numId="17">
    <w:abstractNumId w:val="4"/>
  </w:num>
  <w:num w:numId="18">
    <w:abstractNumId w:val="9"/>
  </w:num>
  <w:num w:numId="19">
    <w:abstractNumId w:val="12"/>
  </w:num>
  <w:num w:numId="20">
    <w:abstractNumId w:val="11"/>
  </w:num>
  <w:num w:numId="21">
    <w:abstractNumId w:val="15"/>
  </w:num>
  <w:num w:numId="22">
    <w:abstractNumId w:val="14"/>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
  </w:num>
  <w:num w:numId="26">
    <w:abstractNumId w:val="0"/>
    <w:lvlOverride w:ilvl="0">
      <w:startOverride w:val="1"/>
    </w:lvlOverride>
  </w:num>
  <w:num w:numId="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4"/>
    <w:lvlOverride w:ilvl="0">
      <w:startOverride w:val="1"/>
    </w:lvlOverride>
  </w:num>
  <w:num w:numId="29">
    <w:abstractNumId w:val="3"/>
  </w:num>
  <w:num w:numId="30">
    <w:abstractNumId w:val="6"/>
  </w:num>
  <w:num w:numId="31">
    <w:abstractNumId w:val="19"/>
  </w:num>
  <w:num w:numId="3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דקל רוקבן">
    <w15:presenceInfo w15:providerId="AD" w15:userId="S-1-5-21-1915107579-1707952165-794563710-135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525E5"/>
    <w:rsid w:val="000F5BD1"/>
    <w:rsid w:val="00134C85"/>
    <w:rsid w:val="001607C8"/>
    <w:rsid w:val="0016188F"/>
    <w:rsid w:val="00165E87"/>
    <w:rsid w:val="001A0C3C"/>
    <w:rsid w:val="001A69D5"/>
    <w:rsid w:val="001B14FD"/>
    <w:rsid w:val="00201F06"/>
    <w:rsid w:val="00214ACF"/>
    <w:rsid w:val="003C30D7"/>
    <w:rsid w:val="003D5B2E"/>
    <w:rsid w:val="00450CD1"/>
    <w:rsid w:val="0047052D"/>
    <w:rsid w:val="005047EF"/>
    <w:rsid w:val="00552E11"/>
    <w:rsid w:val="006503BD"/>
    <w:rsid w:val="00666119"/>
    <w:rsid w:val="0072103C"/>
    <w:rsid w:val="00776496"/>
    <w:rsid w:val="007E46A2"/>
    <w:rsid w:val="008C64C6"/>
    <w:rsid w:val="00942177"/>
    <w:rsid w:val="00A06D7B"/>
    <w:rsid w:val="00A42271"/>
    <w:rsid w:val="00AC04FE"/>
    <w:rsid w:val="00AF234B"/>
    <w:rsid w:val="00B17F97"/>
    <w:rsid w:val="00B35330"/>
    <w:rsid w:val="00B67F92"/>
    <w:rsid w:val="00BC286D"/>
    <w:rsid w:val="00BD72C4"/>
    <w:rsid w:val="00BE17B4"/>
    <w:rsid w:val="00CA65CB"/>
    <w:rsid w:val="00CF334C"/>
    <w:rsid w:val="00CF7A18"/>
    <w:rsid w:val="00DC5FD7"/>
    <w:rsid w:val="00DE118F"/>
    <w:rsid w:val="00E679C7"/>
    <w:rsid w:val="00EC37B6"/>
    <w:rsid w:val="00ED380F"/>
    <w:rsid w:val="00F865AA"/>
    <w:rsid w:val="00FE4D8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5C6D33"/>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
    <w:next w:val="a"/>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
    <w:next w:val="a"/>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
    <w:next w:val="a"/>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
    <w:next w:val="a"/>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
    <w:next w:val="a"/>
    <w:link w:val="80"/>
    <w:semiHidden/>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uiPriority w:val="99"/>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a5"/>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6"/>
    <w:link w:val="AutoFields"/>
    <w:rsid w:val="00CF334C"/>
    <w:rPr>
      <w:rFonts w:ascii="David" w:hAnsi="David" w:cs="David"/>
      <w:color w:val="0070C0"/>
      <w:sz w:val="20"/>
      <w:szCs w:val="24"/>
    </w:rPr>
  </w:style>
  <w:style w:type="character" w:customStyle="1" w:styleId="10">
    <w:name w:val="כותרת 1 תו"/>
    <w:basedOn w:val="a0"/>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0"/>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0"/>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0"/>
    <w:link w:val="4"/>
    <w:rsid w:val="00776496"/>
    <w:rPr>
      <w:rFonts w:ascii="Calibri" w:eastAsia="Times New Roman" w:hAnsi="Calibri" w:cs="Arial"/>
      <w:b/>
      <w:bCs/>
      <w:sz w:val="28"/>
      <w:szCs w:val="28"/>
      <w:lang w:eastAsia="he-IL"/>
    </w:rPr>
  </w:style>
  <w:style w:type="character" w:customStyle="1" w:styleId="50">
    <w:name w:val="כותרת 5 תו"/>
    <w:basedOn w:val="a0"/>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0"/>
    <w:link w:val="8"/>
    <w:semiHidden/>
    <w:rsid w:val="00776496"/>
    <w:rPr>
      <w:rFonts w:ascii="Calibri" w:eastAsia="Times New Roman" w:hAnsi="Calibri" w:cs="Arial"/>
      <w:i/>
      <w:iCs/>
      <w:sz w:val="24"/>
      <w:szCs w:val="24"/>
      <w:lang w:eastAsia="he-IL"/>
    </w:rPr>
  </w:style>
  <w:style w:type="numbering" w:customStyle="1" w:styleId="NoList1">
    <w:name w:val="No List1"/>
    <w:next w:val="a2"/>
    <w:semiHidden/>
    <w:rsid w:val="00776496"/>
  </w:style>
  <w:style w:type="paragraph" w:customStyle="1" w:styleId="Heading11">
    <w:name w:val="Heading 11"/>
    <w:basedOn w:val="a"/>
    <w:next w:val="a"/>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
    <w:next w:val="a"/>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
    <w:next w:val="a"/>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9">
    <w:name w:val="Body Text"/>
    <w:basedOn w:val="a"/>
    <w:link w:val="aa"/>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776496"/>
    <w:rPr>
      <w:rFonts w:ascii="Times New Roman" w:eastAsia="Times New Roman" w:hAnsi="Times New Roman" w:cs="David"/>
      <w:sz w:val="20"/>
      <w:szCs w:val="24"/>
      <w:lang w:eastAsia="he-IL"/>
    </w:rPr>
  </w:style>
  <w:style w:type="paragraph" w:styleId="ab">
    <w:name w:val="Title"/>
    <w:basedOn w:val="a"/>
    <w:link w:val="ac"/>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d">
    <w:name w:val="Block Text"/>
    <w:basedOn w:val="a"/>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776496"/>
    <w:rPr>
      <w:rFonts w:ascii="Times New Roman" w:eastAsia="Times New Roman" w:hAnsi="Times New Roman" w:cs="David"/>
      <w:sz w:val="24"/>
      <w:szCs w:val="24"/>
      <w:lang w:eastAsia="he-IL"/>
    </w:rPr>
  </w:style>
  <w:style w:type="paragraph" w:styleId="21">
    <w:name w:val="Body Text Indent 2"/>
    <w:basedOn w:val="a"/>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776496"/>
    <w:rPr>
      <w:rFonts w:ascii="Times New Roman" w:eastAsia="Times New Roman" w:hAnsi="Times New Roman" w:cs="David"/>
      <w:sz w:val="20"/>
      <w:szCs w:val="24"/>
      <w:lang w:eastAsia="he-IL"/>
    </w:rPr>
  </w:style>
  <w:style w:type="paragraph" w:styleId="ae">
    <w:name w:val="Balloon Text"/>
    <w:basedOn w:val="a"/>
    <w:link w:val="af"/>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
    <w:name w:val="טקסט בלונים תו"/>
    <w:basedOn w:val="a0"/>
    <w:link w:val="ae"/>
    <w:semiHidden/>
    <w:rsid w:val="00776496"/>
    <w:rPr>
      <w:rFonts w:ascii="Tahoma" w:eastAsia="Times New Roman" w:hAnsi="Tahoma" w:cs="Tahoma"/>
      <w:sz w:val="16"/>
      <w:szCs w:val="16"/>
      <w:lang w:eastAsia="he-IL"/>
    </w:rPr>
  </w:style>
  <w:style w:type="paragraph" w:customStyle="1" w:styleId="af0">
    <w:name w:val="סגנון"/>
    <w:basedOn w:val="a"/>
    <w:next w:val="ad"/>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1">
    <w:name w:val="page number"/>
    <w:rsid w:val="00776496"/>
    <w:rPr>
      <w:rFonts w:cs="Times New Roman"/>
    </w:rPr>
  </w:style>
  <w:style w:type="paragraph" w:styleId="af2">
    <w:name w:val="Document Map"/>
    <w:basedOn w:val="a"/>
    <w:link w:val="af3"/>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3">
    <w:name w:val="מפת מסמך תו"/>
    <w:basedOn w:val="a0"/>
    <w:link w:val="af2"/>
    <w:semiHidden/>
    <w:rsid w:val="00776496"/>
    <w:rPr>
      <w:rFonts w:ascii="Tahoma" w:eastAsia="Times New Roman" w:hAnsi="Tahoma" w:cs="Tahoma"/>
      <w:sz w:val="20"/>
      <w:szCs w:val="20"/>
      <w:shd w:val="clear" w:color="auto" w:fill="000080"/>
      <w:lang w:eastAsia="he-IL"/>
    </w:rPr>
  </w:style>
  <w:style w:type="paragraph" w:customStyle="1" w:styleId="af4">
    <w:name w:val="רשימה מימין"/>
    <w:basedOn w:val="a"/>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
    <w:next w:val="a"/>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5">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6">
    <w:name w:val="List Paragraph"/>
    <w:basedOn w:val="a"/>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1"/>
    <w:next w:val="a8"/>
    <w:rsid w:val="003D5B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7">
    <w:name w:val="היסט_כפול"/>
    <w:basedOn w:val="a"/>
    <w:rsid w:val="00B17F97"/>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46CDD4280F5E4534A56013B515826328"/>
        <w:category>
          <w:name w:val="General"/>
          <w:gallery w:val="placeholder"/>
        </w:category>
        <w:types>
          <w:type w:val="bbPlcHdr"/>
        </w:types>
        <w:behaviors>
          <w:behavior w:val="content"/>
        </w:behaviors>
        <w:guid w:val="{D71FFF9D-6A81-45C4-8C22-C196FF3F308E}"/>
      </w:docPartPr>
      <w:docPartBody>
        <w:p w:rsidR="0032380B" w:rsidRDefault="0032380B">
          <w:r w:rsidRPr="00852C72">
            <w:rPr>
              <w:rStyle w:val="a3"/>
              <w:rtl/>
            </w:rPr>
            <w:t>[צדדים נוספים]</w:t>
          </w:r>
        </w:p>
      </w:docPartBody>
    </w:docPart>
    <w:docPart>
      <w:docPartPr>
        <w:name w:val="60977014F181400BBD6654B27E03DF6B"/>
        <w:category>
          <w:name w:val="General"/>
          <w:gallery w:val="placeholder"/>
        </w:category>
        <w:types>
          <w:type w:val="bbPlcHdr"/>
        </w:types>
        <w:behaviors>
          <w:behavior w:val="content"/>
        </w:behaviors>
        <w:guid w:val="{FA93C27A-FC9D-4F3C-B286-8C304E8D774B}"/>
      </w:docPartPr>
      <w:docPartBody>
        <w:p w:rsidR="0032380B" w:rsidRDefault="0032380B">
          <w:r w:rsidRPr="00852C72">
            <w:rPr>
              <w:rStyle w:val="a3"/>
              <w:rtl/>
            </w:rPr>
            <w:t>[צד א בחוזה]</w:t>
          </w:r>
        </w:p>
      </w:docPartBody>
    </w:docPart>
    <w:docPart>
      <w:docPartPr>
        <w:name w:val="7DAD126061D047E2B25F3BCF3A717117"/>
        <w:category>
          <w:name w:val="General"/>
          <w:gallery w:val="placeholder"/>
        </w:category>
        <w:types>
          <w:type w:val="bbPlcHdr"/>
        </w:types>
        <w:behaviors>
          <w:behavior w:val="content"/>
        </w:behaviors>
        <w:guid w:val="{AF70966B-8FA6-4658-8FC6-E660D3DC7007}"/>
      </w:docPartPr>
      <w:docPartBody>
        <w:p w:rsidR="0032380B" w:rsidRDefault="0032380B">
          <w:r w:rsidRPr="00852C72">
            <w:rPr>
              <w:rStyle w:val="a3"/>
              <w:rtl/>
            </w:rPr>
            <w:t>[תאריך חתימת חוזה]</w:t>
          </w:r>
        </w:p>
      </w:docPartBody>
    </w:docPart>
    <w:docPart>
      <w:docPartPr>
        <w:name w:val="5113087C887B4399A8BC91DFCB8BED67"/>
        <w:category>
          <w:name w:val="כללי"/>
          <w:gallery w:val="placeholder"/>
        </w:category>
        <w:types>
          <w:type w:val="bbPlcHdr"/>
        </w:types>
        <w:behaviors>
          <w:behavior w:val="content"/>
        </w:behaviors>
        <w:guid w:val="{4B3BC31C-3064-4F50-8E31-5CD5C176B469}"/>
      </w:docPartPr>
      <w:docPartBody>
        <w:p w:rsidR="007401A6" w:rsidRDefault="007401A6" w:rsidP="007401A6">
          <w:pPr>
            <w:pStyle w:val="5113087C887B4399A8BC91DFCB8BED67"/>
          </w:pPr>
          <w:r w:rsidRPr="00F11BAF">
            <w:rPr>
              <w:rStyle w:val="a3"/>
              <w:rtl/>
            </w:rPr>
            <w:t>[שם הפרויקט]</w:t>
          </w:r>
        </w:p>
      </w:docPartBody>
    </w:docPart>
    <w:docPart>
      <w:docPartPr>
        <w:name w:val="89EB47B3EF0C49E992A99FF0330B6A44"/>
        <w:category>
          <w:name w:val="כללי"/>
          <w:gallery w:val="placeholder"/>
        </w:category>
        <w:types>
          <w:type w:val="bbPlcHdr"/>
        </w:types>
        <w:behaviors>
          <w:behavior w:val="content"/>
        </w:behaviors>
        <w:guid w:val="{DA2AA22D-E9EA-41C6-AE2A-5EEABD56D5BA}"/>
      </w:docPartPr>
      <w:docPartBody>
        <w:p w:rsidR="007401A6" w:rsidRDefault="007401A6" w:rsidP="007401A6">
          <w:pPr>
            <w:pStyle w:val="89EB47B3EF0C49E992A99FF0330B6A44"/>
          </w:pPr>
          <w:r w:rsidRPr="00F11BAF">
            <w:rPr>
              <w:rStyle w:val="a3"/>
              <w:rtl/>
            </w:rPr>
            <w:t>[שם אתר]</w:t>
          </w:r>
        </w:p>
      </w:docPartBody>
    </w:docPart>
    <w:docPart>
      <w:docPartPr>
        <w:name w:val="97E78B9B2BFC40CE81A9DE93FA7072A6"/>
        <w:category>
          <w:name w:val="כללי"/>
          <w:gallery w:val="placeholder"/>
        </w:category>
        <w:types>
          <w:type w:val="bbPlcHdr"/>
        </w:types>
        <w:behaviors>
          <w:behavior w:val="content"/>
        </w:behaviors>
        <w:guid w:val="{5124B601-D4CD-4A5A-91A6-9BA2AC6E8719}"/>
      </w:docPartPr>
      <w:docPartBody>
        <w:p w:rsidR="007401A6" w:rsidRDefault="007401A6" w:rsidP="007401A6">
          <w:pPr>
            <w:pStyle w:val="97E78B9B2BFC40CE81A9DE93FA7072A6"/>
          </w:pPr>
          <w:r w:rsidRPr="003059F5">
            <w:rPr>
              <w:rStyle w:val="a3"/>
              <w:rtl/>
            </w:rPr>
            <w:t>[רשות מקומית]</w:t>
          </w:r>
        </w:p>
      </w:docPartBody>
    </w:docPart>
    <w:docPart>
      <w:docPartPr>
        <w:name w:val="6900E73301154F08901943BD0C54E26C"/>
        <w:category>
          <w:name w:val="כללי"/>
          <w:gallery w:val="placeholder"/>
        </w:category>
        <w:types>
          <w:type w:val="bbPlcHdr"/>
        </w:types>
        <w:behaviors>
          <w:behavior w:val="content"/>
        </w:behaviors>
        <w:guid w:val="{ADEAC5B7-08CD-4D6C-A944-CD6B14790785}"/>
      </w:docPartPr>
      <w:docPartBody>
        <w:p w:rsidR="007401A6" w:rsidRDefault="007401A6" w:rsidP="007401A6">
          <w:pPr>
            <w:pStyle w:val="6900E73301154F08901943BD0C54E26C"/>
          </w:pPr>
          <w:r w:rsidRPr="003059F5">
            <w:rPr>
              <w:rStyle w:val="a3"/>
              <w:rtl/>
            </w:rPr>
            <w:t>[שם אתר]</w:t>
          </w:r>
        </w:p>
      </w:docPartBody>
    </w:docPart>
    <w:docPart>
      <w:docPartPr>
        <w:name w:val="5B36AF8F9EEC44F1B1C529706EEF2EC8"/>
        <w:category>
          <w:name w:val="כללי"/>
          <w:gallery w:val="placeholder"/>
        </w:category>
        <w:types>
          <w:type w:val="bbPlcHdr"/>
        </w:types>
        <w:behaviors>
          <w:behavior w:val="content"/>
        </w:behaviors>
        <w:guid w:val="{311CA8CB-B2A4-4824-A349-F96004C00757}"/>
      </w:docPartPr>
      <w:docPartBody>
        <w:p w:rsidR="007401A6" w:rsidRDefault="007401A6" w:rsidP="007401A6">
          <w:pPr>
            <w:pStyle w:val="5B36AF8F9EEC44F1B1C529706EEF2EC8"/>
          </w:pPr>
          <w:r w:rsidRPr="003059F5">
            <w:rPr>
              <w:rStyle w:val="a3"/>
              <w:rtl/>
            </w:rPr>
            <w:t>[שם הפרויקט]</w:t>
          </w:r>
        </w:p>
      </w:docPartBody>
    </w:docPart>
    <w:docPart>
      <w:docPartPr>
        <w:name w:val="24F38A50127C4229B943868A6E8CBF09"/>
        <w:category>
          <w:name w:val="כללי"/>
          <w:gallery w:val="placeholder"/>
        </w:category>
        <w:types>
          <w:type w:val="bbPlcHdr"/>
        </w:types>
        <w:behaviors>
          <w:behavior w:val="content"/>
        </w:behaviors>
        <w:guid w:val="{C2D2D42D-90A7-48C6-9D19-A638ABC194C8}"/>
      </w:docPartPr>
      <w:docPartBody>
        <w:p w:rsidR="007401A6" w:rsidRDefault="007401A6" w:rsidP="007401A6">
          <w:pPr>
            <w:pStyle w:val="24F38A50127C4229B943868A6E8CBF09"/>
          </w:pPr>
          <w:r w:rsidRPr="003059F5">
            <w:rPr>
              <w:rStyle w:val="a3"/>
              <w:rtl/>
            </w:rPr>
            <w:t>[שדה נוסף 2]</w:t>
          </w:r>
        </w:p>
      </w:docPartBody>
    </w:docPart>
    <w:docPart>
      <w:docPartPr>
        <w:name w:val="8C7DF71715004C0BAEB3AD7F75519700"/>
        <w:category>
          <w:name w:val="כללי"/>
          <w:gallery w:val="placeholder"/>
        </w:category>
        <w:types>
          <w:type w:val="bbPlcHdr"/>
        </w:types>
        <w:behaviors>
          <w:behavior w:val="content"/>
        </w:behaviors>
        <w:guid w:val="{8406B4C0-A5DF-4058-9A6C-6C3F7F164ED0}"/>
      </w:docPartPr>
      <w:docPartBody>
        <w:p w:rsidR="007401A6" w:rsidRDefault="007401A6" w:rsidP="007401A6">
          <w:pPr>
            <w:pStyle w:val="8C7DF71715004C0BAEB3AD7F75519700"/>
          </w:pPr>
          <w:r w:rsidRPr="003059F5">
            <w:rPr>
              <w:rStyle w:val="a3"/>
              <w:rtl/>
            </w:rPr>
            <w:t>[שדה נוסף 1]</w:t>
          </w:r>
        </w:p>
      </w:docPartBody>
    </w:docPart>
    <w:docPart>
      <w:docPartPr>
        <w:name w:val="A6BF331C552F4D26853D9A8BF61E9811"/>
        <w:category>
          <w:name w:val="כללי"/>
          <w:gallery w:val="placeholder"/>
        </w:category>
        <w:types>
          <w:type w:val="bbPlcHdr"/>
        </w:types>
        <w:behaviors>
          <w:behavior w:val="content"/>
        </w:behaviors>
        <w:guid w:val="{6A111B80-1860-437A-A1B5-566834533FED}"/>
      </w:docPartPr>
      <w:docPartBody>
        <w:p w:rsidR="007401A6" w:rsidRDefault="007401A6" w:rsidP="007401A6">
          <w:pPr>
            <w:pStyle w:val="A6BF331C552F4D26853D9A8BF61E9811"/>
          </w:pPr>
          <w:r w:rsidRPr="003059F5">
            <w:rPr>
              <w:rStyle w:val="a3"/>
              <w:rtl/>
            </w:rPr>
            <w:t>[רשות מקומית]</w:t>
          </w:r>
        </w:p>
      </w:docPartBody>
    </w:docPart>
    <w:docPart>
      <w:docPartPr>
        <w:name w:val="0BFECC47A15E40F5BB4D491B9DEDC7C2"/>
        <w:category>
          <w:name w:val="כללי"/>
          <w:gallery w:val="placeholder"/>
        </w:category>
        <w:types>
          <w:type w:val="bbPlcHdr"/>
        </w:types>
        <w:behaviors>
          <w:behavior w:val="content"/>
        </w:behaviors>
        <w:guid w:val="{1B55204A-CA26-435A-9077-77E757FA75FF}"/>
      </w:docPartPr>
      <w:docPartBody>
        <w:p w:rsidR="007401A6" w:rsidRDefault="007401A6" w:rsidP="007401A6">
          <w:pPr>
            <w:pStyle w:val="0BFECC47A15E40F5BB4D491B9DEDC7C2"/>
          </w:pPr>
          <w:r w:rsidRPr="003059F5">
            <w:rPr>
              <w:rStyle w:val="a3"/>
              <w:rtl/>
            </w:rPr>
            <w:t>[שדה נוסף 3]</w:t>
          </w:r>
        </w:p>
      </w:docPartBody>
    </w:docPart>
    <w:docPart>
      <w:docPartPr>
        <w:name w:val="761026C7F3AC4C33A2E6421B46848FBA"/>
        <w:category>
          <w:name w:val="כללי"/>
          <w:gallery w:val="placeholder"/>
        </w:category>
        <w:types>
          <w:type w:val="bbPlcHdr"/>
        </w:types>
        <w:behaviors>
          <w:behavior w:val="content"/>
        </w:behaviors>
        <w:guid w:val="{2BF34F64-ED31-437A-BE5D-350388BC5353}"/>
      </w:docPartPr>
      <w:docPartBody>
        <w:p w:rsidR="007401A6" w:rsidRDefault="007401A6" w:rsidP="007401A6">
          <w:pPr>
            <w:pStyle w:val="761026C7F3AC4C33A2E6421B46848FBA"/>
          </w:pPr>
          <w:r w:rsidRPr="003059F5">
            <w:rPr>
              <w:rStyle w:val="a3"/>
              <w:rtl/>
            </w:rPr>
            <w:t>[שדה נוסף 4]</w:t>
          </w:r>
        </w:p>
      </w:docPartBody>
    </w:docPart>
    <w:docPart>
      <w:docPartPr>
        <w:name w:val="6B09F123946445819A657C551A80FB34"/>
        <w:category>
          <w:name w:val="כללי"/>
          <w:gallery w:val="placeholder"/>
        </w:category>
        <w:types>
          <w:type w:val="bbPlcHdr"/>
        </w:types>
        <w:behaviors>
          <w:behavior w:val="content"/>
        </w:behaviors>
        <w:guid w:val="{DEA280D2-4885-4019-ADBF-2541F3FCF599}"/>
      </w:docPartPr>
      <w:docPartBody>
        <w:p w:rsidR="007401A6" w:rsidRDefault="007401A6" w:rsidP="007401A6">
          <w:pPr>
            <w:pStyle w:val="6B09F123946445819A657C551A80FB34"/>
          </w:pPr>
          <w:r w:rsidRPr="003059F5">
            <w:rPr>
              <w:rStyle w:val="a3"/>
              <w:rtl/>
            </w:rPr>
            <w:t>[שדה נוסף 5]</w:t>
          </w:r>
        </w:p>
      </w:docPartBody>
    </w:docPart>
    <w:docPart>
      <w:docPartPr>
        <w:name w:val="F5069D0FA7984FB9B74E843DC8304BCF"/>
        <w:category>
          <w:name w:val="כללי"/>
          <w:gallery w:val="placeholder"/>
        </w:category>
        <w:types>
          <w:type w:val="bbPlcHdr"/>
        </w:types>
        <w:behaviors>
          <w:behavior w:val="content"/>
        </w:behaviors>
        <w:guid w:val="{55C8E854-DC04-495E-944D-43B88AB3D40E}"/>
      </w:docPartPr>
      <w:docPartBody>
        <w:p w:rsidR="007401A6" w:rsidRDefault="007401A6" w:rsidP="007401A6">
          <w:pPr>
            <w:pStyle w:val="F5069D0FA7984FB9B74E843DC8304BCF"/>
          </w:pPr>
          <w:r w:rsidRPr="003059F5">
            <w:rPr>
              <w:rStyle w:val="a3"/>
              <w:rtl/>
            </w:rPr>
            <w:t>[שדה נוסף 6]</w:t>
          </w:r>
        </w:p>
      </w:docPartBody>
    </w:docPart>
    <w:docPart>
      <w:docPartPr>
        <w:name w:val="1DDA09DD6094423391CFE371BC1459EE"/>
        <w:category>
          <w:name w:val="כללי"/>
          <w:gallery w:val="placeholder"/>
        </w:category>
        <w:types>
          <w:type w:val="bbPlcHdr"/>
        </w:types>
        <w:behaviors>
          <w:behavior w:val="content"/>
        </w:behaviors>
        <w:guid w:val="{5EF00E72-B04C-4944-9F77-CCCB83350EE7}"/>
      </w:docPartPr>
      <w:docPartBody>
        <w:p w:rsidR="007401A6" w:rsidRDefault="007401A6" w:rsidP="007401A6">
          <w:pPr>
            <w:pStyle w:val="1DDA09DD6094423391CFE371BC1459EE"/>
          </w:pPr>
          <w:r w:rsidRPr="003059F5">
            <w:rPr>
              <w:rStyle w:val="a3"/>
              <w:rtl/>
            </w:rPr>
            <w:t>[אחוז השתתפות צד א]</w:t>
          </w:r>
        </w:p>
      </w:docPartBody>
    </w:docPart>
    <w:docPart>
      <w:docPartPr>
        <w:name w:val="361531E23870456589267DD18D342C55"/>
        <w:category>
          <w:name w:val="כללי"/>
          <w:gallery w:val="placeholder"/>
        </w:category>
        <w:types>
          <w:type w:val="bbPlcHdr"/>
        </w:types>
        <w:behaviors>
          <w:behavior w:val="content"/>
        </w:behaviors>
        <w:guid w:val="{BE4E8AD6-99D8-4424-82EB-BF21C3EED429}"/>
      </w:docPartPr>
      <w:docPartBody>
        <w:p w:rsidR="009837A9" w:rsidRDefault="007401A6" w:rsidP="007401A6">
          <w:pPr>
            <w:pStyle w:val="361531E23870456589267DD18D342C55"/>
          </w:pPr>
          <w:r w:rsidRPr="003059F5">
            <w:rPr>
              <w:rStyle w:val="a3"/>
              <w:rtl/>
            </w:rPr>
            <w:t>[תאריך חתימת חוזה]</w:t>
          </w:r>
        </w:p>
      </w:docPartBody>
    </w:docPart>
    <w:docPart>
      <w:docPartPr>
        <w:name w:val="3E77665CA3F746DB9331937BED4D58C6"/>
        <w:category>
          <w:name w:val="כללי"/>
          <w:gallery w:val="placeholder"/>
        </w:category>
        <w:types>
          <w:type w:val="bbPlcHdr"/>
        </w:types>
        <w:behaviors>
          <w:behavior w:val="content"/>
        </w:behaviors>
        <w:guid w:val="{EEC71A0D-699F-47F3-8F8C-284AA8384A0B}"/>
      </w:docPartPr>
      <w:docPartBody>
        <w:p w:rsidR="009837A9" w:rsidRDefault="007401A6" w:rsidP="007401A6">
          <w:pPr>
            <w:pStyle w:val="3E77665CA3F746DB9331937BED4D58C6"/>
          </w:pPr>
          <w:r w:rsidRPr="0027244C">
            <w:rPr>
              <w:rStyle w:val="a3"/>
              <w:rtl/>
            </w:rPr>
            <w:t>[צד א בחוזה]</w:t>
          </w:r>
        </w:p>
      </w:docPartBody>
    </w:docPart>
    <w:docPart>
      <w:docPartPr>
        <w:name w:val="2CCD45A924BB4D26B6447FD8A61A192A"/>
        <w:category>
          <w:name w:val="כללי"/>
          <w:gallery w:val="placeholder"/>
        </w:category>
        <w:types>
          <w:type w:val="bbPlcHdr"/>
        </w:types>
        <w:behaviors>
          <w:behavior w:val="content"/>
        </w:behaviors>
        <w:guid w:val="{7E00EAC3-37F4-48A5-B40E-1BEC91F1F74A}"/>
      </w:docPartPr>
      <w:docPartBody>
        <w:p w:rsidR="009837A9" w:rsidRDefault="007401A6" w:rsidP="007401A6">
          <w:pPr>
            <w:pStyle w:val="2CCD45A924BB4D26B6447FD8A61A192A"/>
          </w:pPr>
          <w:r w:rsidRPr="003059F5">
            <w:rPr>
              <w:rStyle w:val="a3"/>
              <w:rtl/>
            </w:rPr>
            <w:t>[שם ספק]</w:t>
          </w:r>
        </w:p>
      </w:docPartBody>
    </w:docPart>
    <w:docPart>
      <w:docPartPr>
        <w:name w:val="D40BA5ACAEEC4688B6353EF97D6B216E"/>
        <w:category>
          <w:name w:val="כללי"/>
          <w:gallery w:val="placeholder"/>
        </w:category>
        <w:types>
          <w:type w:val="bbPlcHdr"/>
        </w:types>
        <w:behaviors>
          <w:behavior w:val="content"/>
        </w:behaviors>
        <w:guid w:val="{2E2E4E4A-480B-4680-837E-F621D6BA621D}"/>
      </w:docPartPr>
      <w:docPartBody>
        <w:p w:rsidR="009837A9" w:rsidRDefault="007401A6" w:rsidP="007401A6">
          <w:pPr>
            <w:pStyle w:val="D40BA5ACAEEC4688B6353EF97D6B216E"/>
          </w:pPr>
          <w:r w:rsidRPr="003059F5">
            <w:rPr>
              <w:rStyle w:val="a3"/>
              <w:rtl/>
            </w:rPr>
            <w:t>[שם ספק]</w:t>
          </w:r>
        </w:p>
      </w:docPartBody>
    </w:docPart>
    <w:docPart>
      <w:docPartPr>
        <w:name w:val="0B99F3B8C5174F1C9D57AC5AD4FECEB6"/>
        <w:category>
          <w:name w:val="כללי"/>
          <w:gallery w:val="placeholder"/>
        </w:category>
        <w:types>
          <w:type w:val="bbPlcHdr"/>
        </w:types>
        <w:behaviors>
          <w:behavior w:val="content"/>
        </w:behaviors>
        <w:guid w:val="{F8275516-5759-4C03-A03D-AA95DD70F74A}"/>
      </w:docPartPr>
      <w:docPartBody>
        <w:p w:rsidR="009837A9" w:rsidRDefault="007401A6" w:rsidP="007401A6">
          <w:pPr>
            <w:pStyle w:val="0B99F3B8C5174F1C9D57AC5AD4FECEB6"/>
          </w:pPr>
          <w:r w:rsidRPr="003059F5">
            <w:rPr>
              <w:rStyle w:val="a3"/>
              <w:rtl/>
            </w:rPr>
            <w:t>[שם ספק]</w:t>
          </w:r>
        </w:p>
      </w:docPartBody>
    </w:docPart>
    <w:docPart>
      <w:docPartPr>
        <w:name w:val="01112D760C764EC49EEF7CD1EB021921"/>
        <w:category>
          <w:name w:val="כללי"/>
          <w:gallery w:val="placeholder"/>
        </w:category>
        <w:types>
          <w:type w:val="bbPlcHdr"/>
        </w:types>
        <w:behaviors>
          <w:behavior w:val="content"/>
        </w:behaviors>
        <w:guid w:val="{A4B6107E-118A-4EE6-8498-AE85B533F4C4}"/>
      </w:docPartPr>
      <w:docPartBody>
        <w:p w:rsidR="009837A9" w:rsidRDefault="007401A6" w:rsidP="007401A6">
          <w:pPr>
            <w:pStyle w:val="01112D760C764EC49EEF7CD1EB021921"/>
          </w:pPr>
          <w:r w:rsidRPr="003059F5">
            <w:rPr>
              <w:rStyle w:val="a3"/>
              <w:rtl/>
            </w:rPr>
            <w:t>[שם ספק]</w:t>
          </w:r>
        </w:p>
      </w:docPartBody>
    </w:docPart>
    <w:docPart>
      <w:docPartPr>
        <w:name w:val="66EEAFF266A14B989A0ED4D2552F88D2"/>
        <w:category>
          <w:name w:val="כללי"/>
          <w:gallery w:val="placeholder"/>
        </w:category>
        <w:types>
          <w:type w:val="bbPlcHdr"/>
        </w:types>
        <w:behaviors>
          <w:behavior w:val="content"/>
        </w:behaviors>
        <w:guid w:val="{28959411-ED29-433D-81A4-63A62B5A341F}"/>
      </w:docPartPr>
      <w:docPartBody>
        <w:p w:rsidR="009837A9" w:rsidRDefault="007401A6" w:rsidP="007401A6">
          <w:pPr>
            <w:pStyle w:val="66EEAFF266A14B989A0ED4D2552F88D2"/>
          </w:pPr>
          <w:r w:rsidRPr="003059F5">
            <w:rPr>
              <w:rStyle w:val="a3"/>
              <w:rtl/>
            </w:rPr>
            <w:t>[תבנית חוזה]</w:t>
          </w:r>
        </w:p>
      </w:docPartBody>
    </w:docPart>
    <w:docPart>
      <w:docPartPr>
        <w:name w:val="9FC686EE624A4E21B875BF07B94B207C"/>
        <w:category>
          <w:name w:val="כללי"/>
          <w:gallery w:val="placeholder"/>
        </w:category>
        <w:types>
          <w:type w:val="bbPlcHdr"/>
        </w:types>
        <w:behaviors>
          <w:behavior w:val="content"/>
        </w:behaviors>
        <w:guid w:val="{8F578677-CC42-42A5-8EDC-D520FF5EC9F1}"/>
      </w:docPartPr>
      <w:docPartBody>
        <w:p w:rsidR="009837A9" w:rsidRDefault="007401A6" w:rsidP="007401A6">
          <w:pPr>
            <w:pStyle w:val="9FC686EE624A4E21B875BF07B94B207C"/>
          </w:pPr>
          <w:r w:rsidRPr="009D00D7">
            <w:rPr>
              <w:rStyle w:val="a3"/>
              <w:rtl/>
            </w:rPr>
            <w:t>[שם הפרויקט]</w:t>
          </w:r>
        </w:p>
      </w:docPartBody>
    </w:docPart>
    <w:docPart>
      <w:docPartPr>
        <w:name w:val="BFB786AC6DE2480B95DED651F5889E1C"/>
        <w:category>
          <w:name w:val="כללי"/>
          <w:gallery w:val="placeholder"/>
        </w:category>
        <w:types>
          <w:type w:val="bbPlcHdr"/>
        </w:types>
        <w:behaviors>
          <w:behavior w:val="content"/>
        </w:behaviors>
        <w:guid w:val="{DE18938F-1623-40B5-8EB9-B79AB5B9C1F4}"/>
      </w:docPartPr>
      <w:docPartBody>
        <w:p w:rsidR="009837A9" w:rsidRDefault="007401A6" w:rsidP="007401A6">
          <w:pPr>
            <w:pStyle w:val="BFB786AC6DE2480B95DED651F5889E1C"/>
          </w:pPr>
          <w:r w:rsidRPr="003059F5">
            <w:rPr>
              <w:rStyle w:val="a3"/>
              <w:rtl/>
            </w:rPr>
            <w:t>[שם ספק]</w:t>
          </w:r>
        </w:p>
      </w:docPartBody>
    </w:docPart>
    <w:docPart>
      <w:docPartPr>
        <w:name w:val="BC194998EA8843C2A1330557BCA12581"/>
        <w:category>
          <w:name w:val="כללי"/>
          <w:gallery w:val="placeholder"/>
        </w:category>
        <w:types>
          <w:type w:val="bbPlcHdr"/>
        </w:types>
        <w:behaviors>
          <w:behavior w:val="content"/>
        </w:behaviors>
        <w:guid w:val="{2909B062-C3C5-414C-871C-3D2649F4D86B}"/>
      </w:docPartPr>
      <w:docPartBody>
        <w:p w:rsidR="009837A9" w:rsidRDefault="007401A6" w:rsidP="007401A6">
          <w:pPr>
            <w:pStyle w:val="BC194998EA8843C2A1330557BCA12581"/>
          </w:pPr>
          <w:r w:rsidRPr="003059F5">
            <w:rPr>
              <w:rStyle w:val="a3"/>
              <w:rtl/>
            </w:rPr>
            <w:t>[שם ספק]</w:t>
          </w:r>
        </w:p>
      </w:docPartBody>
    </w:docPart>
    <w:docPart>
      <w:docPartPr>
        <w:name w:val="90AB1B5CE8EC4FC894B182051809D50D"/>
        <w:category>
          <w:name w:val="כללי"/>
          <w:gallery w:val="placeholder"/>
        </w:category>
        <w:types>
          <w:type w:val="bbPlcHdr"/>
        </w:types>
        <w:behaviors>
          <w:behavior w:val="content"/>
        </w:behaviors>
        <w:guid w:val="{717AB654-3779-411F-9E83-61B9EAE6E9F7}"/>
      </w:docPartPr>
      <w:docPartBody>
        <w:p w:rsidR="009837A9" w:rsidRDefault="007401A6" w:rsidP="007401A6">
          <w:pPr>
            <w:pStyle w:val="90AB1B5CE8EC4FC894B182051809D50D"/>
          </w:pPr>
          <w:r w:rsidRPr="00C5438E">
            <w:rPr>
              <w:rStyle w:val="a3"/>
              <w:rtl/>
            </w:rPr>
            <w:t>[צד א בחוזה]</w:t>
          </w:r>
        </w:p>
      </w:docPartBody>
    </w:docPart>
    <w:docPart>
      <w:docPartPr>
        <w:name w:val="05A2C37A5F6840058F8A45268109961A"/>
        <w:category>
          <w:name w:val="כללי"/>
          <w:gallery w:val="placeholder"/>
        </w:category>
        <w:types>
          <w:type w:val="bbPlcHdr"/>
        </w:types>
        <w:behaviors>
          <w:behavior w:val="content"/>
        </w:behaviors>
        <w:guid w:val="{899B23C6-AECC-4280-A57E-F563901A91D4}"/>
      </w:docPartPr>
      <w:docPartBody>
        <w:p w:rsidR="009837A9" w:rsidRDefault="007401A6" w:rsidP="007401A6">
          <w:pPr>
            <w:pStyle w:val="05A2C37A5F6840058F8A45268109961A"/>
          </w:pPr>
          <w:r w:rsidRPr="003059F5">
            <w:rPr>
              <w:rStyle w:val="a3"/>
              <w:rtl/>
            </w:rPr>
            <w:t>[שם ספק]</w:t>
          </w:r>
        </w:p>
      </w:docPartBody>
    </w:docPart>
    <w:docPart>
      <w:docPartPr>
        <w:name w:val="FBE57B55393D4028B58DAA3C2234A4E4"/>
        <w:category>
          <w:name w:val="כללי"/>
          <w:gallery w:val="placeholder"/>
        </w:category>
        <w:types>
          <w:type w:val="bbPlcHdr"/>
        </w:types>
        <w:behaviors>
          <w:behavior w:val="content"/>
        </w:behaviors>
        <w:guid w:val="{92CE54C7-3D54-4EB5-8BC5-9B76A6A215C3}"/>
      </w:docPartPr>
      <w:docPartBody>
        <w:p w:rsidR="009837A9" w:rsidRDefault="007401A6" w:rsidP="007401A6">
          <w:pPr>
            <w:pStyle w:val="FBE57B55393D4028B58DAA3C2234A4E4"/>
          </w:pPr>
          <w:r w:rsidRPr="003059F5">
            <w:rPr>
              <w:rStyle w:val="a3"/>
              <w:rtl/>
            </w:rPr>
            <w:t>[שם אתר]</w:t>
          </w:r>
        </w:p>
      </w:docPartBody>
    </w:docPart>
    <w:docPart>
      <w:docPartPr>
        <w:name w:val="6BA4C947B5F245029BAE57D340C71C4F"/>
        <w:category>
          <w:name w:val="כללי"/>
          <w:gallery w:val="placeholder"/>
        </w:category>
        <w:types>
          <w:type w:val="bbPlcHdr"/>
        </w:types>
        <w:behaviors>
          <w:behavior w:val="content"/>
        </w:behaviors>
        <w:guid w:val="{BC496158-DD86-4D90-BAF1-4E3EC396C208}"/>
      </w:docPartPr>
      <w:docPartBody>
        <w:p w:rsidR="009837A9" w:rsidRDefault="007401A6" w:rsidP="007401A6">
          <w:pPr>
            <w:pStyle w:val="6BA4C947B5F245029BAE57D340C71C4F"/>
          </w:pPr>
          <w:r w:rsidRPr="003059F5">
            <w:rPr>
              <w:rStyle w:val="a3"/>
              <w:rtl/>
            </w:rPr>
            <w:t>[תיאור עבודה]</w:t>
          </w:r>
        </w:p>
      </w:docPartBody>
    </w:docPart>
    <w:docPart>
      <w:docPartPr>
        <w:name w:val="F5D782C552E241A4851EC4F17AD109A9"/>
        <w:category>
          <w:name w:val="כללי"/>
          <w:gallery w:val="placeholder"/>
        </w:category>
        <w:types>
          <w:type w:val="bbPlcHdr"/>
        </w:types>
        <w:behaviors>
          <w:behavior w:val="content"/>
        </w:behaviors>
        <w:guid w:val="{ABDBD4BF-AC74-4625-A750-4230D1A4CF61}"/>
      </w:docPartPr>
      <w:docPartBody>
        <w:p w:rsidR="009837A9" w:rsidRDefault="007401A6" w:rsidP="007401A6">
          <w:pPr>
            <w:pStyle w:val="F5D782C552E241A4851EC4F17AD109A9"/>
          </w:pPr>
          <w:r w:rsidRPr="00C5438E">
            <w:rPr>
              <w:rStyle w:val="a3"/>
              <w:rtl/>
            </w:rPr>
            <w:t>[צד א בחוזה]</w:t>
          </w:r>
        </w:p>
      </w:docPartBody>
    </w:docPart>
    <w:docPart>
      <w:docPartPr>
        <w:name w:val="B69C31DCD46F448ABBF2EF2FD85A2C61"/>
        <w:category>
          <w:name w:val="כללי"/>
          <w:gallery w:val="placeholder"/>
        </w:category>
        <w:types>
          <w:type w:val="bbPlcHdr"/>
        </w:types>
        <w:behaviors>
          <w:behavior w:val="content"/>
        </w:behaviors>
        <w:guid w:val="{FCA4B68D-A939-4E05-9184-3A6D6CB2DBF6}"/>
      </w:docPartPr>
      <w:docPartBody>
        <w:p w:rsidR="009837A9" w:rsidRDefault="007401A6" w:rsidP="007401A6">
          <w:pPr>
            <w:pStyle w:val="B69C31DCD46F448ABBF2EF2FD85A2C61"/>
          </w:pPr>
          <w:r w:rsidRPr="003059F5">
            <w:rPr>
              <w:rStyle w:val="a3"/>
              <w:rtl/>
            </w:rPr>
            <w:t>[שם אתר]</w:t>
          </w:r>
        </w:p>
      </w:docPartBody>
    </w:docPart>
    <w:docPart>
      <w:docPartPr>
        <w:name w:val="7BF4CC9E29E44578BFD96AF406CD0554"/>
        <w:category>
          <w:name w:val="כללי"/>
          <w:gallery w:val="placeholder"/>
        </w:category>
        <w:types>
          <w:type w:val="bbPlcHdr"/>
        </w:types>
        <w:behaviors>
          <w:behavior w:val="content"/>
        </w:behaviors>
        <w:guid w:val="{DB0DA684-3E12-4A77-930E-7CD7008B5EF0}"/>
      </w:docPartPr>
      <w:docPartBody>
        <w:p w:rsidR="009837A9" w:rsidRDefault="007401A6" w:rsidP="007401A6">
          <w:pPr>
            <w:pStyle w:val="7BF4CC9E29E44578BFD96AF406CD0554"/>
          </w:pPr>
          <w:r w:rsidRPr="003059F5">
            <w:rPr>
              <w:rStyle w:val="a3"/>
              <w:rtl/>
            </w:rPr>
            <w:t>[תאריך חתימת חוזה]</w:t>
          </w:r>
        </w:p>
      </w:docPartBody>
    </w:docPart>
    <w:docPart>
      <w:docPartPr>
        <w:name w:val="1A980300F04C4FC0BCEA037E756BB34C"/>
        <w:category>
          <w:name w:val="כללי"/>
          <w:gallery w:val="placeholder"/>
        </w:category>
        <w:types>
          <w:type w:val="bbPlcHdr"/>
        </w:types>
        <w:behaviors>
          <w:behavior w:val="content"/>
        </w:behaviors>
        <w:guid w:val="{EEBE90EA-4267-46A6-B631-0D79744FBBEE}"/>
      </w:docPartPr>
      <w:docPartBody>
        <w:p w:rsidR="002B6FF2" w:rsidRDefault="00CF2645" w:rsidP="00CF2645">
          <w:pPr>
            <w:pStyle w:val="1A980300F04C4FC0BCEA037E756BB34C"/>
          </w:pPr>
          <w:r w:rsidRPr="00064388">
            <w:rPr>
              <w:rStyle w:val="a3"/>
              <w:rtl/>
            </w:rPr>
            <w:t>[סוג מדד כותרת]</w:t>
          </w:r>
        </w:p>
      </w:docPartBody>
    </w:docPart>
    <w:docPart>
      <w:docPartPr>
        <w:name w:val="17045976CD194C5BA4AD8C9B248A3A96"/>
        <w:category>
          <w:name w:val="כללי"/>
          <w:gallery w:val="placeholder"/>
        </w:category>
        <w:types>
          <w:type w:val="bbPlcHdr"/>
        </w:types>
        <w:behaviors>
          <w:behavior w:val="content"/>
        </w:behaviors>
        <w:guid w:val="{A0E10802-C20B-4E8A-B78B-BEFD650F5804}"/>
      </w:docPartPr>
      <w:docPartBody>
        <w:p w:rsidR="002B6FF2" w:rsidRDefault="00CF2645" w:rsidP="00CF2645">
          <w:pPr>
            <w:pStyle w:val="17045976CD194C5BA4AD8C9B248A3A96"/>
          </w:pPr>
          <w:r w:rsidRPr="00033B28">
            <w:rPr>
              <w:rStyle w:val="a3"/>
              <w:rtl/>
            </w:rPr>
            <w:t>[מדד בגין/ידוע - כותרת]</w:t>
          </w:r>
        </w:p>
      </w:docPartBody>
    </w:docPart>
    <w:docPart>
      <w:docPartPr>
        <w:name w:val="98ED13C1A9344B54A1C353AD1AE47153"/>
        <w:category>
          <w:name w:val="כללי"/>
          <w:gallery w:val="placeholder"/>
        </w:category>
        <w:types>
          <w:type w:val="bbPlcHdr"/>
        </w:types>
        <w:behaviors>
          <w:behavior w:val="content"/>
        </w:behaviors>
        <w:guid w:val="{D6491E6E-4543-4BCC-A313-FFF69C3C0DF5}"/>
      </w:docPartPr>
      <w:docPartBody>
        <w:p w:rsidR="002B6FF2" w:rsidRDefault="00CF2645" w:rsidP="00CF2645">
          <w:pPr>
            <w:pStyle w:val="98ED13C1A9344B54A1C353AD1AE47153"/>
          </w:pPr>
          <w:r w:rsidRPr="003059F5">
            <w:rPr>
              <w:rStyle w:val="a3"/>
              <w:rtl/>
            </w:rPr>
            <w:t>[מדד בסיס]</w:t>
          </w:r>
        </w:p>
      </w:docPartBody>
    </w:docPart>
    <w:docPart>
      <w:docPartPr>
        <w:name w:val="AF0D4ED730E64191805A30F2927EB136"/>
        <w:category>
          <w:name w:val="כללי"/>
          <w:gallery w:val="placeholder"/>
        </w:category>
        <w:types>
          <w:type w:val="bbPlcHdr"/>
        </w:types>
        <w:behaviors>
          <w:behavior w:val="content"/>
        </w:behaviors>
        <w:guid w:val="{333075E8-E2C7-4076-9770-D4BE09EAE4B7}"/>
      </w:docPartPr>
      <w:docPartBody>
        <w:p w:rsidR="002B6FF2" w:rsidRDefault="00CF2645" w:rsidP="00CF2645">
          <w:pPr>
            <w:pStyle w:val="AF0D4ED730E64191805A30F2927EB136"/>
          </w:pPr>
          <w:r w:rsidRPr="003059F5">
            <w:rPr>
              <w:rStyle w:val="a3"/>
              <w:rtl/>
            </w:rPr>
            <w:t>[נקודות מדד]</w:t>
          </w:r>
        </w:p>
      </w:docPartBody>
    </w:docPart>
    <w:docPart>
      <w:docPartPr>
        <w:name w:val="29A633EA2D34438B9D923D909FE54FF0"/>
        <w:category>
          <w:name w:val="כללי"/>
          <w:gallery w:val="placeholder"/>
        </w:category>
        <w:types>
          <w:type w:val="bbPlcHdr"/>
        </w:types>
        <w:behaviors>
          <w:behavior w:val="content"/>
        </w:behaviors>
        <w:guid w:val="{FA72D76A-A730-4831-9746-1EFADC430220}"/>
      </w:docPartPr>
      <w:docPartBody>
        <w:p w:rsidR="0008438A" w:rsidRDefault="006F4F3E">
          <w:r w:rsidRPr="000E16FF">
            <w:rPr>
              <w:rStyle w:val="a3"/>
              <w:rtl/>
            </w:rPr>
            <w:t>[שם צד א]</w:t>
          </w:r>
        </w:p>
      </w:docPartBody>
    </w:docPart>
    <w:docPart>
      <w:docPartPr>
        <w:name w:val="096EA0741A5D49E6A1A230C71F84CE5C"/>
        <w:category>
          <w:name w:val="כללי"/>
          <w:gallery w:val="placeholder"/>
        </w:category>
        <w:types>
          <w:type w:val="bbPlcHdr"/>
        </w:types>
        <w:behaviors>
          <w:behavior w:val="content"/>
        </w:behaviors>
        <w:guid w:val="{4D44FD13-977B-4D35-82AB-C9D37685FB2E}"/>
      </w:docPartPr>
      <w:docPartBody>
        <w:p w:rsidR="0008438A" w:rsidRDefault="006F4F3E">
          <w:r w:rsidRPr="000E16FF">
            <w:rPr>
              <w:rStyle w:val="a3"/>
              <w:rtl/>
            </w:rPr>
            <w:t>[שם ספק]</w:t>
          </w:r>
        </w:p>
      </w:docPartBody>
    </w:docPart>
    <w:docPart>
      <w:docPartPr>
        <w:name w:val="3CE408825F01415A9486FA1F8F914ED2"/>
        <w:category>
          <w:name w:val="כללי"/>
          <w:gallery w:val="placeholder"/>
        </w:category>
        <w:types>
          <w:type w:val="bbPlcHdr"/>
        </w:types>
        <w:behaviors>
          <w:behavior w:val="content"/>
        </w:behaviors>
        <w:guid w:val="{9407CC39-127D-40A4-BBCE-83B571CA9ACA}"/>
      </w:docPartPr>
      <w:docPartBody>
        <w:p w:rsidR="0008438A" w:rsidRDefault="006F4F3E">
          <w:r w:rsidRPr="000E16FF">
            <w:rPr>
              <w:rStyle w:val="a3"/>
              <w:rtl/>
            </w:rPr>
            <w:t>[שם ספק]</w:t>
          </w:r>
        </w:p>
      </w:docPartBody>
    </w:docPart>
    <w:docPart>
      <w:docPartPr>
        <w:name w:val="B90A7F11875E41999E0B7397EB7FEE94"/>
        <w:category>
          <w:name w:val="כללי"/>
          <w:gallery w:val="placeholder"/>
        </w:category>
        <w:types>
          <w:type w:val="bbPlcHdr"/>
        </w:types>
        <w:behaviors>
          <w:behavior w:val="content"/>
        </w:behaviors>
        <w:guid w:val="{C7508431-82B2-49FD-A0F7-B3C935504521}"/>
      </w:docPartPr>
      <w:docPartBody>
        <w:p w:rsidR="0008438A" w:rsidRDefault="006F4F3E" w:rsidP="006F4F3E">
          <w:pPr>
            <w:pStyle w:val="B90A7F11875E41999E0B7397EB7FEE94"/>
          </w:pPr>
          <w:r w:rsidRPr="000E16FF">
            <w:rPr>
              <w:rStyle w:val="a3"/>
              <w:rtl/>
            </w:rPr>
            <w:t>[שם ספק]</w:t>
          </w:r>
        </w:p>
      </w:docPartBody>
    </w:docPart>
    <w:docPart>
      <w:docPartPr>
        <w:name w:val="742A3647E3BB4D21B2E8A6DA4F0C2B1E"/>
        <w:category>
          <w:name w:val="כללי"/>
          <w:gallery w:val="placeholder"/>
        </w:category>
        <w:types>
          <w:type w:val="bbPlcHdr"/>
        </w:types>
        <w:behaviors>
          <w:behavior w:val="content"/>
        </w:behaviors>
        <w:guid w:val="{3BCE8E4B-F77B-485D-9B30-59E9A4CD5512}"/>
      </w:docPartPr>
      <w:docPartBody>
        <w:p w:rsidR="0008438A" w:rsidRDefault="006F4F3E" w:rsidP="006F4F3E">
          <w:pPr>
            <w:pStyle w:val="742A3647E3BB4D21B2E8A6DA4F0C2B1E"/>
          </w:pPr>
          <w:r w:rsidRPr="000E16FF">
            <w:rPr>
              <w:rStyle w:val="a3"/>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B1"/>
    <w:family w:val="swiss"/>
    <w:notTrueType/>
    <w:pitch w:val="variable"/>
    <w:sig w:usb0="00000801" w:usb1="00000000" w:usb2="00000000" w:usb3="00000000" w:csb0="00000020"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8438A"/>
    <w:rsid w:val="00244A21"/>
    <w:rsid w:val="002B6FF2"/>
    <w:rsid w:val="0032380B"/>
    <w:rsid w:val="006865A5"/>
    <w:rsid w:val="006F4F3E"/>
    <w:rsid w:val="007401A6"/>
    <w:rsid w:val="009837A9"/>
    <w:rsid w:val="00BB6840"/>
    <w:rsid w:val="00CF2645"/>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8438A"/>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72F6F3-9795-44E3-AD02-AC90AAA6128D}"/>
</file>

<file path=customXml/itemProps2.xml><?xml version="1.0" encoding="utf-8"?>
<ds:datastoreItem xmlns:ds="http://schemas.openxmlformats.org/officeDocument/2006/customXml" ds:itemID="{849D5BC6-D8D6-4EE4-B40C-2E3FF0317310}"/>
</file>

<file path=customXml/itemProps3.xml><?xml version="1.0" encoding="utf-8"?>
<ds:datastoreItem xmlns:ds="http://schemas.openxmlformats.org/officeDocument/2006/customXml" ds:itemID="{19381418-8ABF-4017-996B-57015B068E3D}"/>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1AE20E68-F7C1-4F15-805B-C1FEA6C909B2}"/>
</file>

<file path=docProps/app.xml><?xml version="1.0" encoding="utf-8"?>
<Properties xmlns="http://schemas.openxmlformats.org/officeDocument/2006/extended-properties" xmlns:vt="http://schemas.openxmlformats.org/officeDocument/2006/docPropsVTypes">
  <Template>Normal</Template>
  <TotalTime>5</TotalTime>
  <Pages>33</Pages>
  <Words>9491</Words>
  <Characters>47458</Characters>
  <Application>Microsoft Office Word</Application>
  <DocSecurity>0</DocSecurity>
  <Lines>395</Lines>
  <Paragraphs>113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56836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דקל רוקבן</dc:creator>
  <cp:keywords/>
  <dc:description/>
  <cp:lastModifiedBy>דקל רוקבן</cp:lastModifiedBy>
  <cp:revision>1</cp:revision>
  <dcterms:created xsi:type="dcterms:W3CDTF">2021-11-21T10:27:00Z</dcterms:created>
  <dcterms:modified xsi:type="dcterms:W3CDTF">2021-11-21T10:32:00Z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a7842785-e476-400d-b300-28f1227fdc59</vt:lpwstr>
  </property>
</Properties>
</file>