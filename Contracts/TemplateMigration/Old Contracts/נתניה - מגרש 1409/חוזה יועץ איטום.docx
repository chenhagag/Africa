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D88C4E" w14:textId="77777777" w:rsidR="00C521D8" w:rsidRPr="00C521D8" w:rsidRDefault="00C521D8" w:rsidP="00C521D8">
      <w:pPr>
        <w:jc w:val="both"/>
        <w:rPr>
          <w:rFonts w:ascii="Times New Roman" w:eastAsia="Times New Roman" w:hAnsi="Times New Roman" w:cs="David"/>
          <w:sz w:val="24"/>
          <w:szCs w:val="24"/>
          <w:rtl/>
          <w:lang w:eastAsia="he-IL"/>
        </w:rPr>
      </w:pPr>
      <w:bookmarkStart w:id="0" w:name="_GoBack"/>
    </w:p>
    <w:bookmarkEnd w:id="0"/>
    <w:p w14:paraId="438B4DE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3847E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2BFAA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3AE0C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BCE40E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29BEAFB" w14:textId="77777777" w:rsidR="00C521D8" w:rsidRPr="00C521D8" w:rsidRDefault="00512B5A"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7F1098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5.5pt;height:37.5pt;visibility:visible">
            <v:imagedata r:id="rId13" o:title="" croptop="20052f" cropbottom="15650f"/>
          </v:shape>
        </w:pict>
      </w:r>
    </w:p>
    <w:p w14:paraId="3292609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490970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FE3F3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19CC9EE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F940B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35624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094DC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F8FC3E"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D6A59DCCAAB452E976AE53656C0DA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2F1BE9A" w14:textId="77777777" w:rsidR="00C521D8" w:rsidRPr="008E610C" w:rsidRDefault="00512B5A"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דקל רוקבן" w:date="2021-11-21T11:58:00Z">
            <w:r>
              <w:rPr>
                <w:rFonts w:ascii="Times New Roman" w:eastAsia="Times New Roman" w:hAnsi="Times New Roman" w:cs="David"/>
                <w:bCs/>
                <w:color w:val="00B0F0"/>
                <w:sz w:val="24"/>
                <w:szCs w:val="24"/>
                <w:u w:val="single"/>
                <w:rtl/>
                <w:lang w:eastAsia="he-IL"/>
              </w:rPr>
              <w:t>נתניה - מגרש 1409</w:t>
            </w:r>
          </w:ins>
        </w:p>
      </w:sdtContent>
    </w:sdt>
    <w:p w14:paraId="7F29D8E2"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3724620"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51F8DC04"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CEE48E01325C4B6899959599C52F56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31D6D9A" w14:textId="77777777" w:rsidR="00C521D8" w:rsidRPr="008E610C" w:rsidRDefault="008E610C"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אתר]</w:t>
          </w:r>
        </w:p>
      </w:sdtContent>
    </w:sdt>
    <w:p w14:paraId="2B029938"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DBCBEE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F386C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86F76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CE2CB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9663D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7FFBA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E60E6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C2A1D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C77F9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76661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37A74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19DCC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36E99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AD6F5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967E0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6DCFA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C4E05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E0125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2BB90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65B78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3D9CD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B5C64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858A0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0C493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62932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B54CB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4DC06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DB363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BBAD0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EABA1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F1F38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1930FA"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78CEF9"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3CA8EC8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86576D" w14:textId="77777777" w:rsidR="00C521D8" w:rsidRPr="00C521D8" w:rsidRDefault="00C521D8" w:rsidP="008E610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521D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8BFF034194E14C1BB10A98A0F1F22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01T00:00:00Z">
            <w:dateFormat w:val="dd/MM/yyyy"/>
            <w:lid w:val="he-IL"/>
            <w:storeMappedDataAs w:val="dateTime"/>
            <w:calendar w:val="gregorian"/>
          </w:date>
        </w:sdtPr>
        <w:sdtEndPr/>
        <w:sdtContent>
          <w:ins w:id="2" w:author="דקל רוקבן" w:date="2021-11-21T11:59:00Z">
            <w:r w:rsidR="00512B5A">
              <w:rPr>
                <w:rFonts w:ascii="Times New Roman" w:eastAsia="Times New Roman" w:hAnsi="Times New Roman" w:cs="David" w:hint="cs"/>
                <w:color w:val="800080"/>
                <w:sz w:val="24"/>
                <w:szCs w:val="24"/>
                <w:rtl/>
                <w:lang w:eastAsia="he-IL"/>
              </w:rPr>
              <w:t>‏01/09/2021</w:t>
            </w:r>
          </w:ins>
        </w:sdtContent>
      </w:sdt>
    </w:p>
    <w:p w14:paraId="37D4B169"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75A6E78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F0E0755"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3C0C23" w14:textId="77777777" w:rsidR="008E610C"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ב י ן</w:t>
      </w:r>
      <w:r w:rsidR="008E610C" w:rsidRPr="00C521D8">
        <w:rPr>
          <w:rFonts w:ascii="Times New Roman" w:eastAsia="Times New Roman" w:hAnsi="Times New Roman" w:cs="David" w:hint="cs"/>
          <w:sz w:val="24"/>
          <w:szCs w:val="24"/>
          <w:rtl/>
          <w:lang w:eastAsia="he-IL"/>
        </w:rPr>
        <w:t xml:space="preserve"> </w:t>
      </w:r>
    </w:p>
    <w:p w14:paraId="32AA86C3" w14:textId="77777777" w:rsidR="008E610C"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color w:val="00B0F0"/>
          <w:sz w:val="24"/>
          <w:szCs w:val="24"/>
          <w:rtl/>
          <w:lang w:eastAsia="he-IL"/>
        </w:rPr>
      </w:pPr>
    </w:p>
    <w:p w14:paraId="5300BDFB" w14:textId="77777777" w:rsidR="008E610C" w:rsidRDefault="008E610C" w:rsidP="008E610C">
      <w:pPr>
        <w:widowControl w:val="0"/>
        <w:spacing w:before="0" w:beforeAutospacing="0" w:after="0" w:afterAutospacing="0" w:line="240" w:lineRule="auto"/>
        <w:ind w:left="2880" w:right="2835" w:firstLine="567"/>
        <w:outlineLvl w:val="1"/>
        <w:rPr>
          <w:rFonts w:ascii="Times New Roman" w:eastAsia="Times New Roman" w:hAnsi="Times New Roman" w:cs="David"/>
          <w:sz w:val="24"/>
          <w:szCs w:val="24"/>
          <w:rtl/>
          <w:lang w:eastAsia="he-IL"/>
        </w:rPr>
      </w:pP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 w:author="דקל רוקבן" w:date="2021-11-21T11:59:00Z">
            <w:r w:rsidR="00512B5A">
              <w:rPr>
                <w:rFonts w:ascii="Times New Roman" w:eastAsia="Times New Roman" w:hAnsi="Times New Roman" w:cs="David"/>
                <w:color w:val="00B0F0"/>
                <w:sz w:val="24"/>
                <w:szCs w:val="24"/>
                <w:rtl/>
                <w:lang w:eastAsia="he-IL"/>
              </w:rPr>
              <w:br/>
              <w:t>אפריקה ישראל מגורים בע"מ</w:t>
            </w:r>
            <w:r w:rsidR="00512B5A">
              <w:rPr>
                <w:rFonts w:ascii="Times New Roman" w:eastAsia="Times New Roman" w:hAnsi="Times New Roman" w:cs="David"/>
                <w:color w:val="00B0F0"/>
                <w:sz w:val="24"/>
                <w:szCs w:val="24"/>
                <w:rtl/>
                <w:lang w:eastAsia="he-IL"/>
              </w:rPr>
              <w:br/>
              <w:t>יוני נתניהו 1 ג' אור יהודה</w:t>
            </w:r>
            <w:r w:rsidR="00512B5A">
              <w:rPr>
                <w:rFonts w:ascii="Times New Roman" w:eastAsia="Times New Roman" w:hAnsi="Times New Roman" w:cs="David"/>
                <w:color w:val="00B0F0"/>
                <w:sz w:val="24"/>
                <w:szCs w:val="24"/>
                <w:rtl/>
                <w:lang w:eastAsia="he-IL"/>
              </w:rPr>
              <w:br/>
              <w:t>מ.ז 52-003476-0</w:t>
            </w:r>
            <w:r w:rsidR="00512B5A">
              <w:rPr>
                <w:rFonts w:ascii="Times New Roman" w:eastAsia="Times New Roman" w:hAnsi="Times New Roman" w:cs="David"/>
                <w:color w:val="00B0F0"/>
                <w:sz w:val="24"/>
                <w:szCs w:val="24"/>
                <w:rtl/>
                <w:lang w:eastAsia="he-IL"/>
              </w:rPr>
              <w:br/>
            </w:r>
          </w:ins>
        </w:sdtContent>
      </w:sdt>
    </w:p>
    <w:p w14:paraId="5E852989" w14:textId="77777777" w:rsidR="00C521D8" w:rsidRPr="008E610C"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(להלן: </w:t>
      </w:r>
      <w:r w:rsidRPr="00C521D8">
        <w:rPr>
          <w:rFonts w:ascii="Times New Roman" w:eastAsia="Times New Roman" w:hAnsi="Times New Roman" w:cs="David" w:hint="cs"/>
          <w:b/>
          <w:bCs/>
          <w:sz w:val="24"/>
          <w:szCs w:val="24"/>
          <w:rtl/>
          <w:lang w:eastAsia="he-IL"/>
        </w:rPr>
        <w:t>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3597676E"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אחד;</w:t>
      </w:r>
    </w:p>
    <w:p w14:paraId="0C67A7B4"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F995577"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bCs/>
          <w:sz w:val="24"/>
          <w:szCs w:val="24"/>
          <w:rtl/>
          <w:lang w:eastAsia="he-IL"/>
        </w:rPr>
        <w:t>ל ב י ן</w:t>
      </w:r>
    </w:p>
    <w:p w14:paraId="3870B57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6EE33D3" w14:textId="77777777" w:rsidR="00C521D8" w:rsidRPr="00C521D8" w:rsidRDefault="00512B5A"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a7"/>
            <w:color w:val="00B0F0"/>
            <w:rtl/>
          </w:rPr>
          <w:alias w:val="צדדים נוספים"/>
          <w:tag w:val="cntTzadB_x002C__x0020_cntTzadC_x002C__x0020_cntTzadD"/>
          <w:id w:val="-363826986"/>
          <w:placeholder>
            <w:docPart w:val="5325C62E407A43DF97596BA9FFB0C1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ins w:id="4" w:author="דקל רוקבן" w:date="2021-11-21T12:01:00Z">
            <w:r>
              <w:rPr>
                <w:rStyle w:val="a7"/>
                <w:color w:val="00B0F0"/>
                <w:rtl/>
              </w:rPr>
              <w:br/>
              <w:t>ס. דניאל - מתן שרותי ייעוץ בע"מ</w:t>
            </w:r>
            <w:r>
              <w:rPr>
                <w:rStyle w:val="a7"/>
                <w:color w:val="00B0F0"/>
                <w:rtl/>
              </w:rPr>
              <w:br/>
              <w:t xml:space="preserve"> 633, קרית מוצקין, 2610601</w:t>
            </w:r>
            <w:r>
              <w:rPr>
                <w:rStyle w:val="a7"/>
                <w:color w:val="00B0F0"/>
                <w:rtl/>
              </w:rPr>
              <w:br/>
            </w:r>
            <w:r>
              <w:rPr>
                <w:rStyle w:val="a7"/>
                <w:color w:val="00B0F0"/>
                <w:rtl/>
              </w:rPr>
              <w:br/>
            </w:r>
          </w:ins>
        </w:sdtContent>
      </w:sdt>
    </w:p>
    <w:p w14:paraId="0B471C31"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(להלן: "</w:t>
      </w:r>
      <w:r w:rsidRPr="00C521D8">
        <w:rPr>
          <w:rFonts w:ascii="Times New Roman" w:eastAsia="Times New Roman" w:hAnsi="Times New Roman" w:cs="David" w:hint="cs"/>
          <w:b/>
          <w:bCs/>
          <w:sz w:val="24"/>
          <w:szCs w:val="24"/>
          <w:rtl/>
          <w:lang w:eastAsia="he-IL"/>
        </w:rPr>
        <w:t>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421144EA"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2B8D98EE"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230A6B8"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F78CCE4" w14:textId="77777777" w:rsidR="00C521D8" w:rsidRP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t>לפיכך הותנה והוסכם בין הצדדים כדלקמן:</w:t>
      </w:r>
    </w:p>
    <w:p w14:paraId="68591DF8"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מבוא</w:t>
      </w:r>
    </w:p>
    <w:p w14:paraId="3DDF9673" w14:textId="77777777" w:rsidR="00C521D8" w:rsidRPr="00C521D8" w:rsidRDefault="00C521D8" w:rsidP="00C521D8">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למונחים הבאים יהא הפרוש הנקוב בצידם דהיינו:</w:t>
      </w:r>
    </w:p>
    <w:p w14:paraId="459B8E12"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BA62FA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"הפרויקט"</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317E7E05"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CB55EC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"התכנית" </w:t>
      </w:r>
      <w:r w:rsidRPr="00C521D8">
        <w:rPr>
          <w:rFonts w:ascii="Times New Roman" w:eastAsia="Times New Roman" w:hAnsi="Times New Roman" w:cs="David"/>
          <w:sz w:val="24"/>
          <w:szCs w:val="24"/>
          <w:rtl/>
          <w:lang w:eastAsia="he-IL"/>
        </w:rPr>
        <w:t>/</w:t>
      </w:r>
    </w:p>
    <w:p w14:paraId="3501034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"המקרקעין"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02E6B91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579772"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"האתר"</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359E66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E9D7AA"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היועצים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803561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0ABF8B"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התכניות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C521D8">
        <w:rPr>
          <w:rFonts w:ascii="Times New Roman" w:eastAsia="Times New Roman" w:hAnsi="Times New Roman" w:cs="David"/>
          <w:sz w:val="24"/>
          <w:szCs w:val="24"/>
          <w:rtl/>
          <w:lang w:eastAsia="he-IL"/>
        </w:rPr>
        <w:lastRenderedPageBreak/>
        <w:t xml:space="preserve">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כל המסמכים שיערכו ע"י היועץ כאמור יערכו בשפה העברית.</w:t>
      </w:r>
    </w:p>
    <w:p w14:paraId="2E6315C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467A4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שירותי</w:t>
      </w:r>
    </w:p>
    <w:p w14:paraId="6CCE0EF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היועץ</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p>
    <w:p w14:paraId="38203E3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השירותים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השירותים כמוגדר וכמפורט בחוזה זה ובנספח </w:t>
      </w:r>
      <w:r w:rsidRPr="00C521D8">
        <w:rPr>
          <w:rFonts w:ascii="Times New Roman" w:eastAsia="Times New Roman" w:hAnsi="Times New Roman" w:cs="David"/>
          <w:b/>
          <w:bCs/>
          <w:sz w:val="24"/>
          <w:szCs w:val="24"/>
          <w:rtl/>
          <w:lang w:eastAsia="he-IL"/>
        </w:rPr>
        <w:t>ב'</w:t>
      </w:r>
      <w:r w:rsidRPr="00C521D8">
        <w:rPr>
          <w:rFonts w:ascii="Times New Roman" w:eastAsia="Times New Roman" w:hAnsi="Times New Roman" w:cs="David" w:hint="cs"/>
          <w:b/>
          <w:bCs/>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4800B2C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D674F9"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המנהל</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7524CA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534E2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מקום שמדובר בחוזה זה במזמין - גם המנהל במשמע.</w:t>
      </w:r>
    </w:p>
    <w:p w14:paraId="45E908F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8093EB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B72C8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החוזה</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w:t>
      </w:r>
    </w:p>
    <w:p w14:paraId="4F32EB5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
          <w:bCs/>
          <w:sz w:val="24"/>
          <w:szCs w:val="24"/>
          <w:rtl/>
          <w:lang w:eastAsia="he-IL"/>
        </w:rPr>
        <w:t>ההסכם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חוזה זה על נספחיו.</w:t>
      </w:r>
    </w:p>
    <w:p w14:paraId="6F7A3A78"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F2208B4"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הדין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כהגדרתו בחוק ה</w:t>
      </w:r>
      <w:r w:rsidRPr="00C521D8">
        <w:rPr>
          <w:rFonts w:ascii="Times New Roman" w:eastAsia="Times New Roman" w:hAnsi="Times New Roman" w:cs="David" w:hint="cs"/>
          <w:sz w:val="24"/>
          <w:szCs w:val="24"/>
          <w:rtl/>
          <w:lang w:eastAsia="he-IL"/>
        </w:rPr>
        <w:t>פרשנות, התשמ"א-1981</w:t>
      </w:r>
      <w:r w:rsidRPr="00C521D8">
        <w:rPr>
          <w:rFonts w:ascii="Times New Roman" w:eastAsia="Times New Roman" w:hAnsi="Times New Roman" w:cs="David"/>
          <w:sz w:val="24"/>
          <w:szCs w:val="24"/>
          <w:rtl/>
          <w:lang w:eastAsia="he-IL"/>
        </w:rPr>
        <w:t xml:space="preserve"> לרבות כל </w:t>
      </w:r>
      <w:r w:rsidRPr="00C521D8">
        <w:rPr>
          <w:rFonts w:ascii="Times New Roman" w:eastAsia="Times New Roman" w:hAnsi="Times New Roman" w:cs="David" w:hint="cs"/>
          <w:sz w:val="24"/>
          <w:szCs w:val="24"/>
          <w:rtl/>
          <w:lang w:eastAsia="he-IL"/>
        </w:rPr>
        <w:t xml:space="preserve">תקנה ו/או </w:t>
      </w:r>
      <w:r w:rsidRPr="00C521D8">
        <w:rPr>
          <w:rFonts w:ascii="Times New Roman" w:eastAsia="Times New Roman" w:hAnsi="Times New Roman" w:cs="David"/>
          <w:sz w:val="24"/>
          <w:szCs w:val="24"/>
          <w:rtl/>
          <w:lang w:eastAsia="he-IL"/>
        </w:rPr>
        <w:t>הוראה של רשות מוסמכת בתוקף סמכותה על פי הדין.</w:t>
      </w:r>
    </w:p>
    <w:p w14:paraId="17B4A5A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43BD5B"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הרשות</w:t>
      </w:r>
    </w:p>
    <w:p w14:paraId="29C3FCB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המקומית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5EC1C15B"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239C9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חוזה</w:t>
      </w:r>
    </w:p>
    <w:p w14:paraId="533B5992"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הפיתוח</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w:t>
      </w:r>
    </w:p>
    <w:p w14:paraId="26E81487"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068346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הכותרות בחוזה זה </w:t>
      </w:r>
      <w:r w:rsidRPr="00C521D8">
        <w:rPr>
          <w:rFonts w:ascii="Times New Roman" w:eastAsia="Times New Roman" w:hAnsi="Times New Roman" w:cs="David" w:hint="cs"/>
          <w:sz w:val="24"/>
          <w:szCs w:val="24"/>
          <w:rtl/>
          <w:lang w:eastAsia="he-IL"/>
        </w:rPr>
        <w:t xml:space="preserve">הינן לנוחיות בלבד ובכל מקרה </w:t>
      </w:r>
      <w:r w:rsidRPr="00C521D8">
        <w:rPr>
          <w:rFonts w:ascii="Times New Roman" w:eastAsia="Times New Roman" w:hAnsi="Times New Roman" w:cs="David"/>
          <w:sz w:val="24"/>
          <w:szCs w:val="24"/>
          <w:rtl/>
          <w:lang w:eastAsia="he-IL"/>
        </w:rPr>
        <w:t xml:space="preserve">לא ישמשו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פרש</w:t>
      </w:r>
      <w:r w:rsidRPr="00C521D8">
        <w:rPr>
          <w:rFonts w:ascii="Times New Roman" w:eastAsia="Times New Roman" w:hAnsi="Times New Roman" w:cs="David" w:hint="cs"/>
          <w:sz w:val="24"/>
          <w:szCs w:val="24"/>
          <w:rtl/>
          <w:lang w:eastAsia="he-IL"/>
        </w:rPr>
        <w:t>נות</w:t>
      </w:r>
      <w:r w:rsidRPr="00C521D8">
        <w:rPr>
          <w:rFonts w:ascii="Times New Roman" w:eastAsia="Times New Roman" w:hAnsi="Times New Roman" w:cs="David"/>
          <w:sz w:val="24"/>
          <w:szCs w:val="24"/>
          <w:rtl/>
          <w:lang w:eastAsia="he-IL"/>
        </w:rPr>
        <w:t>ו.</w:t>
      </w:r>
    </w:p>
    <w:p w14:paraId="28AEC6C2"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הנספחים לחוזה זה מהווים חלק בלתי נפרד הימנו ואלה הם:</w:t>
      </w:r>
    </w:p>
    <w:p w14:paraId="540BBF91"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1C0F544"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א'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כללי;</w:t>
      </w:r>
    </w:p>
    <w:p w14:paraId="428E188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נספח 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שירותי היועץ;</w:t>
      </w:r>
    </w:p>
    <w:p w14:paraId="604EEECB"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ג'</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lang w:eastAsia="he-IL"/>
        </w:rPr>
        <w:t>–</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rtl/>
          <w:lang w:eastAsia="he-IL"/>
        </w:rPr>
        <w:tab/>
        <w:t>לוח זמנים;</w:t>
      </w:r>
    </w:p>
    <w:p w14:paraId="4F2BCB18"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ד'</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שכר היועץ;</w:t>
      </w:r>
    </w:p>
    <w:p w14:paraId="5E1B4064"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ה'</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תשלומי שכר היועץ;</w:t>
      </w:r>
    </w:p>
    <w:p w14:paraId="56823303"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ו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הצהרה והתחייבות לשמירת סודיות;</w:t>
      </w:r>
    </w:p>
    <w:p w14:paraId="5BEBEF80"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54FF38B"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73EE08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ח'</w:t>
      </w:r>
      <w:r w:rsidRPr="00C521D8">
        <w:rPr>
          <w:rFonts w:ascii="Times New Roman" w:eastAsia="Times New Roman" w:hAnsi="Times New Roman" w:cs="David"/>
          <w:sz w:val="24"/>
          <w:szCs w:val="24"/>
          <w:rtl/>
          <w:lang w:eastAsia="he-IL"/>
        </w:rPr>
        <w:t xml:space="preserve"> - </w:t>
      </w:r>
      <w:r w:rsidRPr="00C521D8">
        <w:rPr>
          <w:rFonts w:ascii="Times New Roman" w:eastAsia="Times New Roman" w:hAnsi="Times New Roman" w:cs="David"/>
          <w:sz w:val="24"/>
          <w:szCs w:val="24"/>
          <w:rtl/>
          <w:lang w:eastAsia="he-IL"/>
        </w:rPr>
        <w:tab/>
        <w:t>רשימת התכניות והמסמכים שעל היועץ להנפיק.</w:t>
      </w:r>
    </w:p>
    <w:p w14:paraId="723799DD"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ט'</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אישור להשלמת הפרויקט/קטע מהפרויקט.</w:t>
      </w:r>
    </w:p>
    <w:p w14:paraId="5A16ADCB" w14:textId="77777777" w:rsidR="00C521D8" w:rsidRPr="00C521D8" w:rsidRDefault="00C521D8" w:rsidP="00C521D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נספח י'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היעדר תביעות.</w:t>
      </w:r>
    </w:p>
    <w:p w14:paraId="33161DFD"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שירותי היועץ</w:t>
      </w:r>
    </w:p>
    <w:p w14:paraId="7289333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מוסר בזה ליועץ והיועץ מקבל על עצמו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p>
    <w:p w14:paraId="147DFF8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ומאשר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הינו מכיר ויודע את כל הנדרש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וכי הינו מורשה על 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דין למתן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היועץ, לרבות</w:t>
      </w:r>
      <w:r w:rsidRPr="00C521D8">
        <w:rPr>
          <w:rFonts w:ascii="Times New Roman" w:eastAsia="Times New Roman" w:hAnsi="Times New Roman" w:cs="David" w:hint="cs"/>
          <w:sz w:val="24"/>
          <w:szCs w:val="24"/>
          <w:rtl/>
          <w:lang w:eastAsia="he-IL"/>
        </w:rPr>
        <w:t xml:space="preserve"> אך לא רק</w:t>
      </w:r>
      <w:r w:rsidRPr="00C521D8">
        <w:rPr>
          <w:rFonts w:ascii="Times New Roman" w:eastAsia="Times New Roman" w:hAnsi="Times New Roman" w:cs="David"/>
          <w:sz w:val="24"/>
          <w:szCs w:val="24"/>
          <w:rtl/>
          <w:lang w:eastAsia="he-IL"/>
        </w:rPr>
        <w:t>,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חוק המהנדסים והאדריכלים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תשי"ח - 1958, כי יש בידו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שיון </w:t>
      </w:r>
      <w:r w:rsidRPr="00C521D8">
        <w:rPr>
          <w:rFonts w:ascii="Times New Roman" w:eastAsia="Times New Roman" w:hAnsi="Times New Roman" w:cs="David" w:hint="cs"/>
          <w:sz w:val="24"/>
          <w:szCs w:val="24"/>
          <w:rtl/>
          <w:lang w:eastAsia="he-IL"/>
        </w:rPr>
        <w:t xml:space="preserve">בר </w:t>
      </w:r>
      <w:r w:rsidRPr="00C521D8">
        <w:rPr>
          <w:rFonts w:ascii="Times New Roman" w:eastAsia="Times New Roman" w:hAnsi="Times New Roman" w:cs="David"/>
          <w:sz w:val="24"/>
          <w:szCs w:val="24"/>
          <w:rtl/>
          <w:lang w:eastAsia="he-IL"/>
        </w:rPr>
        <w:t>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קף לביצוע שירותי </w:t>
      </w:r>
      <w:r w:rsidRPr="00C521D8">
        <w:rPr>
          <w:rFonts w:ascii="Times New Roman" w:eastAsia="Times New Roman" w:hAnsi="Times New Roman" w:cs="David" w:hint="cs"/>
          <w:sz w:val="24"/>
          <w:szCs w:val="24"/>
          <w:rtl/>
          <w:lang w:eastAsia="he-IL"/>
        </w:rPr>
        <w:t xml:space="preserve"> היועץ על פי הדין</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כי הוא בעל הכישורים, הר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שיונות, הידע, הניסיון והאמצעים המאפשרים לו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ביצועם ברמה מקצועית גבוהה ובהתאם למותנה בחוזה.</w:t>
      </w:r>
    </w:p>
    <w:p w14:paraId="40C082F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 לו שש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שיקול דעתו</w:t>
      </w:r>
      <w:r w:rsidRPr="00C521D8">
        <w:rPr>
          <w:rFonts w:ascii="Times New Roman" w:eastAsia="Times New Roman" w:hAnsi="Times New Roman" w:cs="David" w:hint="cs"/>
          <w:sz w:val="24"/>
          <w:szCs w:val="24"/>
          <w:rtl/>
          <w:lang w:eastAsia="he-IL"/>
        </w:rPr>
        <w:t xml:space="preserve"> הבלעדי</w:t>
      </w:r>
      <w:r w:rsidRPr="00C521D8">
        <w:rPr>
          <w:rFonts w:ascii="Times New Roman" w:eastAsia="Times New Roman" w:hAnsi="Times New Roman" w:cs="David"/>
          <w:sz w:val="24"/>
          <w:szCs w:val="24"/>
          <w:rtl/>
          <w:lang w:eastAsia="he-IL"/>
        </w:rPr>
        <w:t xml:space="preserve"> ו</w:t>
      </w:r>
      <w:r w:rsidRPr="00C521D8">
        <w:rPr>
          <w:rFonts w:ascii="Times New Roman" w:eastAsia="Times New Roman" w:hAnsi="Times New Roman" w:cs="David" w:hint="cs"/>
          <w:sz w:val="24"/>
          <w:szCs w:val="24"/>
          <w:rtl/>
          <w:lang w:eastAsia="he-IL"/>
        </w:rPr>
        <w:t xml:space="preserve">כי </w:t>
      </w:r>
      <w:r w:rsidRPr="00C521D8">
        <w:rPr>
          <w:rFonts w:ascii="Times New Roman" w:eastAsia="Times New Roman" w:hAnsi="Times New Roman" w:cs="David"/>
          <w:sz w:val="24"/>
          <w:szCs w:val="24"/>
          <w:rtl/>
          <w:lang w:eastAsia="he-IL"/>
        </w:rPr>
        <w:t xml:space="preserve">הם יינתנו על ידו בשלבי 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עוד</w:t>
      </w:r>
      <w:r w:rsidRPr="00C521D8">
        <w:rPr>
          <w:rFonts w:ascii="Times New Roman" w:eastAsia="Times New Roman" w:hAnsi="Times New Roman" w:cs="David"/>
          <w:sz w:val="24"/>
          <w:szCs w:val="24"/>
          <w:rtl/>
          <w:lang w:eastAsia="he-IL"/>
        </w:rPr>
        <w:t xml:space="preserve"> מוסיף ומצהיר</w:t>
      </w:r>
      <w:r w:rsidRPr="00C521D8">
        <w:rPr>
          <w:rFonts w:ascii="Times New Roman" w:eastAsia="Times New Roman" w:hAnsi="Times New Roman" w:cs="David" w:hint="cs"/>
          <w:sz w:val="24"/>
          <w:szCs w:val="24"/>
          <w:rtl/>
          <w:lang w:eastAsia="he-IL"/>
        </w:rPr>
        <w:t xml:space="preserve"> היועץ,</w:t>
      </w:r>
      <w:r w:rsidRPr="00C521D8">
        <w:rPr>
          <w:rFonts w:ascii="Times New Roman" w:eastAsia="Times New Roman" w:hAnsi="Times New Roman" w:cs="David"/>
          <w:sz w:val="24"/>
          <w:szCs w:val="24"/>
          <w:rtl/>
          <w:lang w:eastAsia="he-IL"/>
        </w:rPr>
        <w:t xml:space="preserve"> כי ידוע לו שהמזמין אינו מתחייב להזמין מ</w:t>
      </w:r>
      <w:r w:rsidRPr="00C521D8">
        <w:rPr>
          <w:rFonts w:ascii="Times New Roman" w:eastAsia="Times New Roman" w:hAnsi="Times New Roman" w:cs="David" w:hint="cs"/>
          <w:sz w:val="24"/>
          <w:szCs w:val="24"/>
          <w:rtl/>
          <w:lang w:eastAsia="he-IL"/>
        </w:rPr>
        <w:t>מנו</w:t>
      </w:r>
      <w:r w:rsidRPr="00C521D8">
        <w:rPr>
          <w:rFonts w:ascii="Times New Roman" w:eastAsia="Times New Roman" w:hAnsi="Times New Roman" w:cs="David"/>
          <w:sz w:val="24"/>
          <w:szCs w:val="24"/>
          <w:rtl/>
          <w:lang w:eastAsia="he-IL"/>
        </w:rPr>
        <w:t xml:space="preserve"> שירותים נוספים מעבר לנקוב בחוזה זה ו</w:t>
      </w:r>
      <w:r w:rsidRPr="00C521D8">
        <w:rPr>
          <w:rFonts w:ascii="Times New Roman" w:eastAsia="Times New Roman" w:hAnsi="Times New Roman" w:cs="David" w:hint="cs"/>
          <w:sz w:val="24"/>
          <w:szCs w:val="24"/>
          <w:rtl/>
          <w:lang w:eastAsia="he-IL"/>
        </w:rPr>
        <w:t xml:space="preserve">כמפורט </w:t>
      </w:r>
      <w:r w:rsidRPr="00C521D8">
        <w:rPr>
          <w:rFonts w:ascii="Times New Roman" w:eastAsia="Times New Roman" w:hAnsi="Times New Roman" w:cs="David"/>
          <w:sz w:val="24"/>
          <w:szCs w:val="24"/>
          <w:rtl/>
          <w:lang w:eastAsia="he-IL"/>
        </w:rPr>
        <w:t xml:space="preserve">בנספח </w:t>
      </w:r>
      <w:r w:rsidRPr="00C521D8">
        <w:rPr>
          <w:rFonts w:ascii="Times New Roman" w:eastAsia="Times New Roman" w:hAnsi="Times New Roman" w:cs="David"/>
          <w:bCs/>
          <w:sz w:val="24"/>
          <w:szCs w:val="24"/>
          <w:rtl/>
          <w:lang w:eastAsia="he-IL"/>
        </w:rPr>
        <w:t xml:space="preserve">ב'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346DC614"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254C08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שיקבעו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ע"י המזמין ויהיה חייב לנהוג לפיהם ולקיימם ללא סטייה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הוראה</w:t>
      </w:r>
      <w:r w:rsidRPr="00C521D8">
        <w:rPr>
          <w:rFonts w:ascii="Times New Roman" w:eastAsia="Times New Roman" w:hAnsi="Times New Roman" w:cs="David" w:hint="cs"/>
          <w:sz w:val="24"/>
          <w:szCs w:val="24"/>
          <w:rtl/>
          <w:lang w:eastAsia="he-IL"/>
        </w:rPr>
        <w:t xml:space="preserve"> מפורשת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מהמזמין.</w:t>
      </w:r>
    </w:p>
    <w:p w14:paraId="386A33D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הכל כפי שיקבע ע"י המנהל. כן מתחייב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להשתתף בת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מראש בכל ישיבות התיאום אליהן יוזמן.</w:t>
      </w:r>
    </w:p>
    <w:p w14:paraId="5D5469D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ישמור על נוהלי קשר, תיאום,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שום וצורת המסמכים לפי דרישת המנהל.</w:t>
      </w:r>
    </w:p>
    <w:p w14:paraId="0A6D650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עוד לא יקבע אחרת ע"י המזמין, יהיה המנהל כ</w:t>
      </w:r>
      <w:r w:rsidRPr="00C521D8">
        <w:rPr>
          <w:rFonts w:ascii="Times New Roman" w:eastAsia="Times New Roman" w:hAnsi="Times New Roman" w:cs="David" w:hint="cs"/>
          <w:sz w:val="24"/>
          <w:szCs w:val="24"/>
          <w:rtl/>
          <w:lang w:eastAsia="he-IL"/>
        </w:rPr>
        <w:t>הגדרתו</w:t>
      </w:r>
      <w:r w:rsidRPr="00C521D8">
        <w:rPr>
          <w:rFonts w:ascii="Times New Roman" w:eastAsia="Times New Roman" w:hAnsi="Times New Roman" w:cs="David"/>
          <w:sz w:val="24"/>
          <w:szCs w:val="24"/>
          <w:rtl/>
          <w:lang w:eastAsia="he-IL"/>
        </w:rPr>
        <w:t xml:space="preserve"> בנספח </w:t>
      </w:r>
      <w:r w:rsidRPr="00C521D8">
        <w:rPr>
          <w:rFonts w:ascii="Times New Roman" w:eastAsia="Times New Roman" w:hAnsi="Times New Roman" w:cs="David"/>
          <w:bCs/>
          <w:sz w:val="24"/>
          <w:szCs w:val="24"/>
          <w:rtl/>
          <w:lang w:eastAsia="he-IL"/>
        </w:rPr>
        <w:t xml:space="preserve">א' </w:t>
      </w:r>
      <w:r w:rsidRPr="00C521D8">
        <w:rPr>
          <w:rFonts w:ascii="Times New Roman" w:eastAsia="Times New Roman" w:hAnsi="Times New Roman" w:cs="David"/>
          <w:sz w:val="24"/>
          <w:szCs w:val="24"/>
          <w:rtl/>
          <w:lang w:eastAsia="he-IL"/>
        </w:rPr>
        <w:t>ועל היועץ להיות</w:t>
      </w:r>
      <w:r w:rsidRPr="00C521D8">
        <w:rPr>
          <w:rFonts w:ascii="Times New Roman" w:eastAsia="Times New Roman" w:hAnsi="Times New Roman" w:cs="David" w:hint="cs"/>
          <w:sz w:val="24"/>
          <w:szCs w:val="24"/>
          <w:rtl/>
          <w:lang w:eastAsia="he-IL"/>
        </w:rPr>
        <w:t xml:space="preserve"> עמו</w:t>
      </w:r>
      <w:r w:rsidRPr="00C521D8">
        <w:rPr>
          <w:rFonts w:ascii="Times New Roman" w:eastAsia="Times New Roman" w:hAnsi="Times New Roman" w:cs="David"/>
          <w:sz w:val="24"/>
          <w:szCs w:val="24"/>
          <w:rtl/>
          <w:lang w:eastAsia="he-IL"/>
        </w:rPr>
        <w:t xml:space="preserve"> בקשר מתמי</w:t>
      </w:r>
      <w:r w:rsidRPr="00C521D8">
        <w:rPr>
          <w:rFonts w:ascii="Times New Roman" w:eastAsia="Times New Roman" w:hAnsi="Times New Roman" w:cs="David" w:hint="cs"/>
          <w:sz w:val="24"/>
          <w:szCs w:val="24"/>
          <w:rtl/>
          <w:lang w:eastAsia="he-IL"/>
        </w:rPr>
        <w:t>ד</w:t>
      </w:r>
      <w:r w:rsidRPr="00C521D8">
        <w:rPr>
          <w:rFonts w:ascii="Times New Roman" w:eastAsia="Times New Roman" w:hAnsi="Times New Roman" w:cs="David"/>
          <w:sz w:val="24"/>
          <w:szCs w:val="24"/>
          <w:rtl/>
          <w:lang w:eastAsia="he-IL"/>
        </w:rPr>
        <w:t xml:space="preserve"> ולתאם עמו את כל פעולותיו, אלא אם נקבע </w:t>
      </w:r>
      <w:r w:rsidRPr="00C521D8">
        <w:rPr>
          <w:rFonts w:ascii="Times New Roman" w:eastAsia="Times New Roman" w:hAnsi="Times New Roman" w:cs="David" w:hint="cs"/>
          <w:sz w:val="24"/>
          <w:szCs w:val="24"/>
          <w:rtl/>
          <w:lang w:eastAsia="he-IL"/>
        </w:rPr>
        <w:t xml:space="preserve">מפורשות </w:t>
      </w:r>
      <w:r w:rsidRPr="00C521D8">
        <w:rPr>
          <w:rFonts w:ascii="Times New Roman" w:eastAsia="Times New Roman" w:hAnsi="Times New Roman" w:cs="David"/>
          <w:sz w:val="24"/>
          <w:szCs w:val="24"/>
          <w:rtl/>
          <w:lang w:eastAsia="he-IL"/>
        </w:rPr>
        <w:t>אחרת ע"י המזמין.</w:t>
      </w:r>
    </w:p>
    <w:p w14:paraId="21C9840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ידועות לו הוראות כל התכניות הקיימות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C521D8">
        <w:rPr>
          <w:rFonts w:ascii="Times New Roman" w:eastAsia="Times New Roman" w:hAnsi="Times New Roman" w:cs="David" w:hint="cs"/>
          <w:sz w:val="24"/>
          <w:szCs w:val="24"/>
          <w:rtl/>
          <w:lang w:eastAsia="he-IL"/>
        </w:rPr>
        <w:t>יהם של</w:t>
      </w:r>
      <w:r w:rsidRPr="00C521D8">
        <w:rPr>
          <w:rFonts w:ascii="Times New Roman" w:eastAsia="Times New Roman" w:hAnsi="Times New Roman" w:cs="David"/>
          <w:sz w:val="24"/>
          <w:szCs w:val="24"/>
          <w:rtl/>
          <w:lang w:eastAsia="he-IL"/>
        </w:rPr>
        <w:t xml:space="preserve"> הדין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הנהלים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התקנים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התקנות החלים בקשר עם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והוא מתחייב לפעול בהתאם לקבוע בהם.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מצהיר היועץ כי </w:t>
      </w:r>
      <w:r w:rsidRPr="00C521D8">
        <w:rPr>
          <w:rFonts w:ascii="Times New Roman" w:eastAsia="Times New Roman" w:hAnsi="Times New Roman" w:cs="David" w:hint="cs"/>
          <w:sz w:val="24"/>
          <w:szCs w:val="24"/>
          <w:rtl/>
          <w:lang w:eastAsia="he-IL"/>
        </w:rPr>
        <w:t xml:space="preserve">הוא </w:t>
      </w:r>
      <w:r w:rsidRPr="00C521D8">
        <w:rPr>
          <w:rFonts w:ascii="Times New Roman" w:eastAsia="Times New Roman" w:hAnsi="Times New Roman" w:cs="David"/>
          <w:sz w:val="24"/>
          <w:szCs w:val="24"/>
          <w:rtl/>
          <w:lang w:eastAsia="he-IL"/>
        </w:rPr>
        <w:t xml:space="preserve">בדק בעצמו את כל הנושאים הרלוונטיים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ADBBDA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להפיק את כל התכניות </w:t>
      </w:r>
      <w:r w:rsidRPr="00C521D8">
        <w:rPr>
          <w:rFonts w:ascii="Times New Roman" w:eastAsia="Times New Roman" w:hAnsi="Times New Roman" w:cs="David" w:hint="cs"/>
          <w:sz w:val="24"/>
          <w:szCs w:val="24"/>
          <w:rtl/>
          <w:lang w:eastAsia="he-IL"/>
        </w:rPr>
        <w:t>נשוא</w:t>
      </w:r>
      <w:r w:rsidRPr="00C521D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וע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C521D8">
        <w:rPr>
          <w:rFonts w:ascii="Times New Roman" w:eastAsia="Times New Roman" w:hAnsi="Times New Roman" w:cs="David" w:hint="cs"/>
          <w:sz w:val="24"/>
          <w:szCs w:val="24"/>
          <w:rtl/>
          <w:lang w:eastAsia="he-IL"/>
        </w:rPr>
        <w:t xml:space="preserve">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w:t>
      </w:r>
    </w:p>
    <w:p w14:paraId="6B070B0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יגיש ליועצים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521D8">
        <w:rPr>
          <w:rFonts w:ascii="Times New Roman" w:eastAsia="Times New Roman" w:hAnsi="Times New Roman" w:cs="David" w:hint="cs"/>
          <w:sz w:val="24"/>
          <w:szCs w:val="24"/>
          <w:rtl/>
          <w:lang w:eastAsia="he-IL"/>
        </w:rPr>
        <w:t xml:space="preserve">מפורשות על פי </w:t>
      </w:r>
      <w:r w:rsidRPr="00C521D8">
        <w:rPr>
          <w:rFonts w:ascii="Times New Roman" w:eastAsia="Times New Roman" w:hAnsi="Times New Roman" w:cs="David"/>
          <w:sz w:val="24"/>
          <w:szCs w:val="24"/>
          <w:rtl/>
          <w:lang w:eastAsia="he-IL"/>
        </w:rPr>
        <w:t>חוזה זה.</w:t>
      </w:r>
    </w:p>
    <w:p w14:paraId="083EEC3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אין לו ולא תהינה לו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תביעות ו/או טענות</w:t>
      </w:r>
      <w:r w:rsidRPr="00C521D8">
        <w:rPr>
          <w:rFonts w:ascii="Times New Roman" w:eastAsia="Times New Roman" w:hAnsi="Times New Roman" w:cs="David" w:hint="cs"/>
          <w:sz w:val="24"/>
          <w:szCs w:val="24"/>
          <w:rtl/>
          <w:lang w:eastAsia="he-IL"/>
        </w:rPr>
        <w:t xml:space="preserve"> ו/או דרישות ו/או תלונות</w:t>
      </w:r>
      <w:r w:rsidRPr="00C521D8">
        <w:rPr>
          <w:rFonts w:ascii="Times New Roman" w:eastAsia="Times New Roman" w:hAnsi="Times New Roman" w:cs="David"/>
          <w:sz w:val="24"/>
          <w:szCs w:val="24"/>
          <w:rtl/>
          <w:lang w:eastAsia="he-IL"/>
        </w:rPr>
        <w:t xml:space="preserve"> כלפי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כלפי המתכננים האחרים בגין מסירת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 משמסר המזמין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 xml:space="preserve">ביצוע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0F846A7"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"רמדורנט"</w:t>
      </w:r>
      <w:r w:rsidRPr="00C521D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C521D8">
        <w:rPr>
          <w:rFonts w:ascii="Times New Roman" w:eastAsia="Times New Roman" w:hAnsi="Times New Roman" w:cs="David" w:hint="cs"/>
          <w:sz w:val="24"/>
          <w:szCs w:val="24"/>
          <w:rtl/>
          <w:lang w:eastAsia="he-IL"/>
        </w:rPr>
        <w:t>.</w:t>
      </w:r>
    </w:p>
    <w:p w14:paraId="7FBB649B"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צוות עובדים ואמצעים</w:t>
      </w:r>
    </w:p>
    <w:p w14:paraId="530F9CE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יקיים משרד מאויש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מאורגן ומצויד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באופן שיאפשר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בהתאם להוראות חוזה זה.</w:t>
      </w:r>
    </w:p>
    <w:p w14:paraId="1902F08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hint="cs"/>
          <w:b/>
          <w:sz w:val="24"/>
          <w:szCs w:val="24"/>
          <w:rtl/>
          <w:lang w:eastAsia="he-IL"/>
        </w:rPr>
        <w:t>המצ"ב,</w:t>
      </w:r>
      <w:r w:rsidRPr="00C521D8">
        <w:rPr>
          <w:rFonts w:ascii="Times New Roman" w:eastAsia="Times New Roman" w:hAnsi="Times New Roman" w:cs="David"/>
          <w:sz w:val="24"/>
          <w:szCs w:val="24"/>
          <w:rtl/>
          <w:lang w:eastAsia="he-IL"/>
        </w:rPr>
        <w:t xml:space="preserve"> יתאים לביצוע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ברמה ובמועדים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0D1739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 xml:space="preserve">מבלי לגרוע מהתחייבותו האמורה של היועץ, רשאי המנהל - אם וכאשר יראה צורך בכך על פי שיקול דעתו </w:t>
      </w:r>
      <w:r w:rsidRPr="00C521D8">
        <w:rPr>
          <w:rFonts w:ascii="Times New Roman" w:eastAsia="Times New Roman" w:hAnsi="Times New Roman" w:cs="David" w:hint="cs"/>
          <w:sz w:val="24"/>
          <w:szCs w:val="24"/>
          <w:rtl/>
          <w:lang w:eastAsia="he-IL"/>
        </w:rPr>
        <w:t xml:space="preserve">המוחלט </w:t>
      </w:r>
      <w:r w:rsidRPr="00C521D8">
        <w:rPr>
          <w:rFonts w:ascii="Times New Roman" w:eastAsia="Times New Roman" w:hAnsi="Times New Roman" w:cs="David"/>
          <w:sz w:val="24"/>
          <w:szCs w:val="24"/>
          <w:rtl/>
          <w:lang w:eastAsia="he-IL"/>
        </w:rPr>
        <w:t>- להורות ליועץ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E4CECF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מנהלו הראשי של היועץ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המנהל הראשי</w:t>
      </w:r>
      <w:r w:rsidRPr="00C521D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082C33B3"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w:t>
      </w:r>
      <w:r w:rsidRPr="00C521D8">
        <w:rPr>
          <w:rFonts w:ascii="Times New Roman" w:eastAsia="Times New Roman" w:hAnsi="Times New Roman" w:cs="David" w:hint="cs"/>
          <w:sz w:val="24"/>
          <w:szCs w:val="24"/>
          <w:rtl/>
          <w:lang w:eastAsia="he-IL"/>
        </w:rPr>
        <w:t>צהיר, כי ידוע לו, ש</w:t>
      </w:r>
      <w:r w:rsidRPr="00C521D8">
        <w:rPr>
          <w:rFonts w:ascii="Times New Roman" w:eastAsia="Times New Roman" w:hAnsi="Times New Roman" w:cs="David"/>
          <w:sz w:val="24"/>
          <w:szCs w:val="24"/>
          <w:rtl/>
          <w:lang w:eastAsia="he-IL"/>
        </w:rPr>
        <w:t>במשך כל 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קפ</w:t>
      </w:r>
      <w:r w:rsidRPr="00C521D8">
        <w:rPr>
          <w:rFonts w:ascii="Times New Roman" w:eastAsia="Times New Roman" w:hAnsi="Times New Roman" w:cs="David" w:hint="cs"/>
          <w:sz w:val="24"/>
          <w:szCs w:val="24"/>
          <w:rtl/>
          <w:lang w:eastAsia="he-IL"/>
        </w:rPr>
        <w:t>ו של</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יעמוד המנהל הראשי בראשו, יהיה מעורב אישית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התכנון. מבלי לגרוע מהתחייבויות היועץ כמתחייב מ</w:t>
      </w:r>
      <w:r w:rsidRPr="00C521D8">
        <w:rPr>
          <w:rFonts w:ascii="Times New Roman" w:eastAsia="Times New Roman" w:hAnsi="Times New Roman" w:cs="David" w:hint="cs"/>
          <w:sz w:val="24"/>
          <w:szCs w:val="24"/>
          <w:rtl/>
          <w:lang w:eastAsia="he-IL"/>
        </w:rPr>
        <w:t>חוזה זה,</w:t>
      </w:r>
      <w:r w:rsidRPr="00C521D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2C81DB1"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7227C39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המזמין רשאי </w:t>
      </w:r>
      <w:r w:rsidRPr="00C521D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C521D8">
        <w:rPr>
          <w:rFonts w:ascii="Times New Roman" w:eastAsia="Times New Roman" w:hAnsi="Times New Roman" w:cs="David" w:hint="cs"/>
          <w:sz w:val="24"/>
          <w:szCs w:val="24"/>
          <w:rtl/>
          <w:lang w:eastAsia="he-IL"/>
        </w:rPr>
        <w:t xml:space="preserve">אחר </w:t>
      </w:r>
      <w:r w:rsidRPr="00C521D8">
        <w:rPr>
          <w:rFonts w:ascii="Times New Roman" w:eastAsia="Times New Roman" w:hAnsi="Times New Roman" w:cs="David"/>
          <w:sz w:val="24"/>
          <w:szCs w:val="24"/>
          <w:rtl/>
          <w:lang w:eastAsia="he-IL"/>
        </w:rPr>
        <w:t>דרישת המזמין לאלתר.</w:t>
      </w:r>
    </w:p>
    <w:p w14:paraId="7A87BC8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החלטות המזמין בדבר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ו/או החלפת עובד מעובדי היועץ תינתנה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המוחלט</w:t>
      </w:r>
      <w:r w:rsidRPr="00C521D8">
        <w:rPr>
          <w:rFonts w:ascii="Times New Roman" w:eastAsia="Times New Roman" w:hAnsi="Times New Roman" w:cs="David" w:hint="cs"/>
          <w:sz w:val="24"/>
          <w:szCs w:val="24"/>
          <w:rtl/>
          <w:lang w:eastAsia="he-IL"/>
        </w:rPr>
        <w:t xml:space="preserve"> של המזמין</w:t>
      </w:r>
      <w:r w:rsidRPr="00C521D8">
        <w:rPr>
          <w:rFonts w:ascii="Times New Roman" w:eastAsia="Times New Roman" w:hAnsi="Times New Roman" w:cs="David"/>
          <w:sz w:val="24"/>
          <w:szCs w:val="24"/>
          <w:rtl/>
          <w:lang w:eastAsia="he-IL"/>
        </w:rPr>
        <w:t xml:space="preserve"> וללא צורך במתן נימוקים</w:t>
      </w:r>
      <w:r w:rsidRPr="00C521D8">
        <w:rPr>
          <w:rFonts w:ascii="Times New Roman" w:eastAsia="Times New Roman" w:hAnsi="Times New Roman" w:cs="David" w:hint="cs"/>
          <w:sz w:val="24"/>
          <w:szCs w:val="24"/>
          <w:rtl/>
          <w:lang w:eastAsia="he-IL"/>
        </w:rPr>
        <w:t xml:space="preserve"> כאלה ואחרים</w:t>
      </w:r>
      <w:r w:rsidRPr="00C521D8">
        <w:rPr>
          <w:rFonts w:ascii="Times New Roman" w:eastAsia="Times New Roman" w:hAnsi="Times New Roman" w:cs="David"/>
          <w:sz w:val="24"/>
          <w:szCs w:val="24"/>
          <w:rtl/>
          <w:lang w:eastAsia="he-IL"/>
        </w:rPr>
        <w:t>. אין בהחלטות אלה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לשחרר את היועץ מאי</w:t>
      </w:r>
      <w:r w:rsidRPr="00C521D8">
        <w:rPr>
          <w:rFonts w:ascii="Times New Roman" w:eastAsia="Times New Roman" w:hAnsi="Times New Roman" w:cs="David" w:hint="cs"/>
          <w:sz w:val="24"/>
          <w:szCs w:val="24"/>
          <w:rtl/>
          <w:lang w:eastAsia="he-IL"/>
        </w:rPr>
        <w:t>לו</w:t>
      </w:r>
      <w:r w:rsidRPr="00C521D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C521D8">
        <w:rPr>
          <w:rFonts w:ascii="Times New Roman" w:eastAsia="Times New Roman" w:hAnsi="Times New Roman" w:cs="David" w:hint="cs"/>
          <w:sz w:val="24"/>
          <w:szCs w:val="24"/>
          <w:rtl/>
          <w:lang w:eastAsia="he-IL"/>
        </w:rPr>
        <w:t xml:space="preserve"> ו/או חבות</w:t>
      </w:r>
      <w:r w:rsidRPr="00C521D8">
        <w:rPr>
          <w:rFonts w:ascii="Times New Roman" w:eastAsia="Times New Roman" w:hAnsi="Times New Roman" w:cs="David"/>
          <w:sz w:val="24"/>
          <w:szCs w:val="24"/>
          <w:rtl/>
          <w:lang w:eastAsia="he-IL"/>
        </w:rPr>
        <w:t xml:space="preserve"> שהיא.</w:t>
      </w:r>
    </w:p>
    <w:p w14:paraId="4458F2F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לצייד על חשבונו את צוות עובדיו בכל הציוד הדרוש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w:t>
      </w:r>
      <w:r w:rsidRPr="00C521D8">
        <w:rPr>
          <w:rFonts w:ascii="Times New Roman" w:eastAsia="Times New Roman" w:hAnsi="Times New Roman" w:cs="David" w:hint="cs"/>
          <w:sz w:val="24"/>
          <w:szCs w:val="24"/>
          <w:rtl/>
          <w:lang w:eastAsia="he-IL"/>
        </w:rPr>
        <w:t>האחריות בגין אחזקת</w:t>
      </w:r>
      <w:r w:rsidRPr="00C521D8">
        <w:rPr>
          <w:rFonts w:ascii="Times New Roman" w:eastAsia="Times New Roman" w:hAnsi="Times New Roman" w:cs="David"/>
          <w:sz w:val="24"/>
          <w:szCs w:val="24"/>
          <w:rtl/>
          <w:lang w:eastAsia="he-IL"/>
        </w:rPr>
        <w:t xml:space="preserve"> ושמיר</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ציוד</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תהיה בידי היועץ ועל חשבונו, והמזמין לא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בכל אחריות </w:t>
      </w:r>
      <w:r w:rsidRPr="00C521D8">
        <w:rPr>
          <w:rFonts w:ascii="Times New Roman" w:eastAsia="Times New Roman" w:hAnsi="Times New Roman" w:cs="David" w:hint="cs"/>
          <w:sz w:val="24"/>
          <w:szCs w:val="24"/>
          <w:rtl/>
          <w:lang w:eastAsia="he-IL"/>
        </w:rPr>
        <w:t xml:space="preserve">ו/או חבות </w:t>
      </w:r>
      <w:r w:rsidRPr="00C521D8">
        <w:rPr>
          <w:rFonts w:ascii="Times New Roman" w:eastAsia="Times New Roman" w:hAnsi="Times New Roman" w:cs="David"/>
          <w:sz w:val="24"/>
          <w:szCs w:val="24"/>
          <w:rtl/>
          <w:lang w:eastAsia="he-IL"/>
        </w:rPr>
        <w:t>בגין א</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בדן </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או נזק</w:t>
      </w:r>
      <w:r w:rsidRPr="00C521D8">
        <w:rPr>
          <w:rFonts w:ascii="Times New Roman" w:eastAsia="Times New Roman" w:hAnsi="Times New Roman" w:cs="David" w:hint="cs"/>
          <w:sz w:val="24"/>
          <w:szCs w:val="24"/>
          <w:rtl/>
          <w:lang w:eastAsia="he-IL"/>
        </w:rPr>
        <w:t xml:space="preserve"> ו/או קלקול</w:t>
      </w:r>
      <w:r w:rsidRPr="00C521D8">
        <w:rPr>
          <w:rFonts w:ascii="Times New Roman" w:eastAsia="Times New Roman" w:hAnsi="Times New Roman" w:cs="David"/>
          <w:sz w:val="24"/>
          <w:szCs w:val="24"/>
          <w:rtl/>
          <w:lang w:eastAsia="he-IL"/>
        </w:rPr>
        <w:t xml:space="preserve"> כלשהו לציוד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לכל חלק ממנו מכל סיבה שהיא.</w:t>
      </w:r>
    </w:p>
    <w:p w14:paraId="236ED3AA"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היועץ</w:t>
      </w:r>
    </w:p>
    <w:p w14:paraId="6DBAEEF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במגעים עם רשויות 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עם הרשות המקומית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הנוגע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וכל הכרוך בכך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w:t>
      </w:r>
    </w:p>
    <w:p w14:paraId="376F054D"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שהיועץ לא יגיש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תיקונים לתכניות לא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הרשויות המוסמכות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אושרו קודם לכן</w:t>
      </w:r>
      <w:r w:rsidRPr="00C521D8">
        <w:rPr>
          <w:rFonts w:ascii="Times New Roman" w:eastAsia="Times New Roman" w:hAnsi="Times New Roman" w:cs="David" w:hint="cs"/>
          <w:sz w:val="24"/>
          <w:szCs w:val="24"/>
          <w:rtl/>
          <w:lang w:eastAsia="he-IL"/>
        </w:rPr>
        <w:t>, מראש ובכתב,</w:t>
      </w:r>
      <w:r w:rsidRPr="00C521D8">
        <w:rPr>
          <w:rFonts w:ascii="Times New Roman" w:eastAsia="Times New Roman" w:hAnsi="Times New Roman" w:cs="David"/>
          <w:sz w:val="24"/>
          <w:szCs w:val="24"/>
          <w:rtl/>
          <w:lang w:eastAsia="he-IL"/>
        </w:rPr>
        <w:t xml:space="preserve"> ע"י המזמין.</w:t>
      </w:r>
    </w:p>
    <w:p w14:paraId="392B270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הכרוך בהתחייבות חוקית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כספית</w:t>
      </w:r>
      <w:r w:rsidRPr="00C521D8">
        <w:rPr>
          <w:rFonts w:ascii="Times New Roman" w:eastAsia="Times New Roman" w:hAnsi="Times New Roman" w:cs="David" w:hint="cs"/>
          <w:sz w:val="24"/>
          <w:szCs w:val="24"/>
          <w:rtl/>
          <w:lang w:eastAsia="he-IL"/>
        </w:rPr>
        <w:t xml:space="preserve"> ו/או אחרת,</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4784F908"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זולת אם</w:t>
      </w:r>
      <w:r w:rsidRPr="00C521D8">
        <w:rPr>
          <w:rFonts w:ascii="Times New Roman" w:eastAsia="Times New Roman" w:hAnsi="Times New Roman" w:cs="David"/>
          <w:sz w:val="24"/>
          <w:szCs w:val="24"/>
          <w:rtl/>
          <w:lang w:eastAsia="he-IL"/>
        </w:rPr>
        <w:t xml:space="preserve"> יוסמך לכך ע"י המזמין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יהיה היועץ רשאי ליתן הוראות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הנחיות</w:t>
      </w:r>
      <w:r w:rsidRPr="00C521D8">
        <w:rPr>
          <w:rFonts w:ascii="Times New Roman" w:eastAsia="Times New Roman" w:hAnsi="Times New Roman" w:cs="David" w:hint="cs"/>
          <w:sz w:val="24"/>
          <w:szCs w:val="24"/>
          <w:rtl/>
          <w:lang w:eastAsia="he-IL"/>
        </w:rPr>
        <w:t>, בין</w:t>
      </w:r>
      <w:r w:rsidRPr="00C521D8">
        <w:rPr>
          <w:rFonts w:ascii="Times New Roman" w:eastAsia="Times New Roman" w:hAnsi="Times New Roman" w:cs="David"/>
          <w:sz w:val="24"/>
          <w:szCs w:val="24"/>
          <w:rtl/>
          <w:lang w:eastAsia="he-IL"/>
        </w:rPr>
        <w:t xml:space="preserve"> במישרין</w:t>
      </w:r>
      <w:r w:rsidRPr="00C521D8">
        <w:rPr>
          <w:rFonts w:ascii="Times New Roman" w:eastAsia="Times New Roman" w:hAnsi="Times New Roman" w:cs="David" w:hint="cs"/>
          <w:sz w:val="24"/>
          <w:szCs w:val="24"/>
          <w:rtl/>
          <w:lang w:eastAsia="he-IL"/>
        </w:rPr>
        <w:t xml:space="preserve"> ובין בעקיפין,</w:t>
      </w:r>
      <w:r w:rsidRPr="00C521D8">
        <w:rPr>
          <w:rFonts w:ascii="Times New Roman" w:eastAsia="Times New Roman" w:hAnsi="Times New Roman" w:cs="David"/>
          <w:sz w:val="24"/>
          <w:szCs w:val="24"/>
          <w:rtl/>
          <w:lang w:eastAsia="he-IL"/>
        </w:rPr>
        <w:t xml:space="preserve"> לקבלן הראשי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לקבלן העבודות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לנהל עמם מו"מ ביחס למחירים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דרכי ביצוע הכרוכים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 מחירים</w:t>
      </w:r>
      <w:r w:rsidRPr="00C521D8">
        <w:rPr>
          <w:rFonts w:ascii="Times New Roman" w:eastAsia="Times New Roman" w:hAnsi="Times New Roman" w:cs="David" w:hint="cs"/>
          <w:sz w:val="24"/>
          <w:szCs w:val="24"/>
          <w:rtl/>
          <w:lang w:eastAsia="he-IL"/>
        </w:rPr>
        <w:t xml:space="preserve"> ו/או כמויות</w:t>
      </w:r>
      <w:r w:rsidRPr="00C521D8">
        <w:rPr>
          <w:rFonts w:ascii="Times New Roman" w:eastAsia="Times New Roman" w:hAnsi="Times New Roman" w:cs="David"/>
          <w:sz w:val="24"/>
          <w:szCs w:val="24"/>
          <w:rtl/>
          <w:lang w:eastAsia="he-IL"/>
        </w:rPr>
        <w:t>, אלא באמצעות המזמין או המנהל.</w:t>
      </w:r>
    </w:p>
    <w:p w14:paraId="5352784E"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המנהל</w:t>
      </w:r>
    </w:p>
    <w:p w14:paraId="1DDE1E5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לבדוק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עת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את שרותי היועץ כולם או </w:t>
      </w:r>
      <w:r w:rsidRPr="00C521D8">
        <w:rPr>
          <w:rFonts w:ascii="Times New Roman" w:eastAsia="Times New Roman" w:hAnsi="Times New Roman" w:cs="David" w:hint="cs"/>
          <w:sz w:val="24"/>
          <w:szCs w:val="24"/>
          <w:rtl/>
          <w:lang w:eastAsia="he-IL"/>
        </w:rPr>
        <w:t>מקצתם</w:t>
      </w:r>
      <w:r w:rsidRPr="00C521D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 כן רשאי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לבדוק אם היועץ מבצע כהלכה את הוראות חוזה זה, את הוראות המזמין </w:t>
      </w:r>
      <w:r w:rsidRPr="00C521D8">
        <w:rPr>
          <w:rFonts w:ascii="Times New Roman" w:eastAsia="Times New Roman" w:hAnsi="Times New Roman" w:cs="David"/>
          <w:sz w:val="24"/>
          <w:szCs w:val="24"/>
          <w:rtl/>
          <w:lang w:eastAsia="he-IL"/>
        </w:rPr>
        <w:lastRenderedPageBreak/>
        <w:t>ואת הוראותיו.</w:t>
      </w:r>
    </w:p>
    <w:p w14:paraId="6D3F509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
          <w:sz w:val="24"/>
          <w:szCs w:val="24"/>
          <w:rtl/>
          <w:lang w:eastAsia="he-IL"/>
        </w:rPr>
        <w:t xml:space="preserve"> המצ"ב</w:t>
      </w:r>
      <w:r w:rsidRPr="00C521D8">
        <w:rPr>
          <w:rFonts w:ascii="Times New Roman" w:eastAsia="Times New Roman" w:hAnsi="Times New Roman" w:cs="David"/>
          <w:sz w:val="24"/>
          <w:szCs w:val="24"/>
          <w:rtl/>
          <w:lang w:eastAsia="he-IL"/>
        </w:rPr>
        <w:t>.</w:t>
      </w:r>
    </w:p>
    <w:p w14:paraId="310482C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לצורך הפעלת סמכויותיו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רשאי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מי מטעמו לבקר במשרד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בכל מקום אחר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C521D8">
        <w:rPr>
          <w:rFonts w:ascii="Times New Roman" w:eastAsia="Times New Roman" w:hAnsi="Times New Roman" w:cs="David" w:hint="cs"/>
          <w:sz w:val="24"/>
          <w:szCs w:val="24"/>
          <w:rtl/>
          <w:lang w:eastAsia="he-IL"/>
        </w:rPr>
        <w:t>י המנהל 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w:t>
      </w:r>
    </w:p>
    <w:p w14:paraId="151A144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בהפעלת סמכויות המנהל על 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לגרוע </w:t>
      </w:r>
      <w:r w:rsidRPr="00C521D8">
        <w:rPr>
          <w:rFonts w:ascii="Times New Roman" w:eastAsia="Times New Roman" w:hAnsi="Times New Roman" w:cs="David" w:hint="cs"/>
          <w:sz w:val="24"/>
          <w:szCs w:val="24"/>
          <w:rtl/>
          <w:lang w:eastAsia="he-IL"/>
        </w:rPr>
        <w:t xml:space="preserve">ו/או לשחרר </w:t>
      </w:r>
      <w:r w:rsidRPr="00C521D8">
        <w:rPr>
          <w:rFonts w:ascii="Times New Roman" w:eastAsia="Times New Roman" w:hAnsi="Times New Roman" w:cs="David"/>
          <w:sz w:val="24"/>
          <w:szCs w:val="24"/>
          <w:rtl/>
          <w:lang w:eastAsia="he-IL"/>
        </w:rPr>
        <w:t xml:space="preserve">מאחריות </w:t>
      </w:r>
      <w:r w:rsidRPr="00C521D8">
        <w:rPr>
          <w:rFonts w:ascii="Times New Roman" w:eastAsia="Times New Roman" w:hAnsi="Times New Roman" w:cs="David" w:hint="cs"/>
          <w:sz w:val="24"/>
          <w:szCs w:val="24"/>
          <w:rtl/>
          <w:lang w:eastAsia="he-IL"/>
        </w:rPr>
        <w:t>היועץ על פי חוזה זה ו/או על פי כל דין.</w:t>
      </w:r>
      <w:r w:rsidRPr="00C521D8">
        <w:rPr>
          <w:rFonts w:ascii="Times New Roman" w:eastAsia="Times New Roman" w:hAnsi="Times New Roman" w:cs="David"/>
          <w:sz w:val="24"/>
          <w:szCs w:val="24"/>
          <w:rtl/>
          <w:lang w:eastAsia="he-IL"/>
        </w:rPr>
        <w:t xml:space="preserve"> בהקשר זה מובהר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2489285C"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אישר המנהל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C521D8">
        <w:rPr>
          <w:rFonts w:ascii="Times New Roman" w:eastAsia="Times New Roman" w:hAnsi="Times New Roman" w:cs="David" w:hint="cs"/>
          <w:sz w:val="24"/>
          <w:szCs w:val="24"/>
          <w:rtl/>
          <w:lang w:eastAsia="he-IL"/>
        </w:rPr>
        <w:t>חוזה</w:t>
      </w:r>
      <w:r w:rsidRPr="00C521D8">
        <w:rPr>
          <w:rFonts w:ascii="Times New Roman" w:eastAsia="Times New Roman" w:hAnsi="Times New Roman" w:cs="David"/>
          <w:sz w:val="24"/>
          <w:szCs w:val="24"/>
          <w:rtl/>
          <w:lang w:eastAsia="he-IL"/>
        </w:rPr>
        <w:t xml:space="preserve"> זה, </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לשחרר את היועץ מאחריותו המקצועית המלאה ו</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להטיל על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על המזמין אחריות כלשהי לטיב התכניות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המסמכים האמורים.</w:t>
      </w:r>
    </w:p>
    <w:p w14:paraId="3CDE2438"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לוח זמנים ושלבי ב</w:t>
      </w:r>
      <w:r w:rsidRPr="00C521D8">
        <w:rPr>
          <w:rFonts w:ascii="Times New Roman" w:eastAsia="Times New Roman" w:hAnsi="Times New Roman" w:cs="David" w:hint="cs"/>
          <w:bCs/>
          <w:sz w:val="24"/>
          <w:szCs w:val="24"/>
          <w:u w:val="single"/>
          <w:rtl/>
          <w:lang w:eastAsia="he-IL"/>
        </w:rPr>
        <w:t>י</w:t>
      </w:r>
      <w:r w:rsidRPr="00C521D8">
        <w:rPr>
          <w:rFonts w:ascii="Times New Roman" w:eastAsia="Times New Roman" w:hAnsi="Times New Roman" w:cs="David"/>
          <w:bCs/>
          <w:sz w:val="24"/>
          <w:szCs w:val="24"/>
          <w:u w:val="single"/>
          <w:rtl/>
          <w:lang w:eastAsia="he-IL"/>
        </w:rPr>
        <w:t>צוע</w:t>
      </w:r>
    </w:p>
    <w:p w14:paraId="3120472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C521D8">
        <w:rPr>
          <w:rFonts w:ascii="Times New Roman" w:eastAsia="Times New Roman" w:hAnsi="Times New Roman" w:cs="David"/>
          <w:b/>
          <w:bCs/>
          <w:sz w:val="24"/>
          <w:szCs w:val="24"/>
          <w:rtl/>
          <w:lang w:eastAsia="he-IL"/>
        </w:rPr>
        <w:t>ג'</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לוח הזמנים</w:t>
      </w:r>
      <w:r w:rsidRPr="00C521D8">
        <w:rPr>
          <w:rFonts w:ascii="Times New Roman" w:eastAsia="Times New Roman" w:hAnsi="Times New Roman" w:cs="David"/>
          <w:sz w:val="24"/>
          <w:szCs w:val="24"/>
          <w:rtl/>
          <w:lang w:eastAsia="he-IL"/>
        </w:rPr>
        <w:t>"). כל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 הכלול בשרותי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לא נקבע לו מועד בלוח הזמנים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יבוצע על ידי היועץ במועד שיהיה דרוש על מנת להבטיח</w:t>
      </w:r>
      <w:r w:rsidRPr="00C521D8">
        <w:rPr>
          <w:rFonts w:ascii="Times New Roman" w:eastAsia="Times New Roman" w:hAnsi="Times New Roman" w:cs="David" w:hint="cs"/>
          <w:sz w:val="24"/>
          <w:szCs w:val="24"/>
          <w:rtl/>
          <w:lang w:eastAsia="he-IL"/>
        </w:rPr>
        <w:t xml:space="preserve"> את</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 xml:space="preserve">קבלנים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אחרים בהתאם ללוח הזמנים המוסכם 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מם.</w:t>
      </w:r>
    </w:p>
    <w:p w14:paraId="3E5719C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יתחיל היועץ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קטע מהפרויקט ו/או שלב משלבי העבודה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או </w:t>
      </w:r>
      <w:r w:rsidRPr="00C521D8">
        <w:rPr>
          <w:rFonts w:ascii="Times New Roman" w:eastAsia="Times New Roman" w:hAnsi="Times New Roman" w:cs="David"/>
          <w:b/>
          <w:bCs/>
          <w:sz w:val="24"/>
          <w:szCs w:val="24"/>
          <w:rtl/>
          <w:lang w:eastAsia="he-IL"/>
        </w:rPr>
        <w:t xml:space="preserve">ג'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אלא אם כן הודיע למזמין תחילה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הגיע לדעתו מועד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זה וק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מהמזמין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לביצועו.</w:t>
      </w:r>
    </w:p>
    <w:p w14:paraId="2E83F8D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יש לראות </w:t>
      </w:r>
      <w:r w:rsidRPr="00C521D8">
        <w:rPr>
          <w:rFonts w:ascii="Times New Roman" w:eastAsia="Times New Roman" w:hAnsi="Times New Roman" w:cs="David" w:hint="cs"/>
          <w:sz w:val="24"/>
          <w:szCs w:val="24"/>
          <w:rtl/>
          <w:lang w:eastAsia="he-IL"/>
        </w:rPr>
        <w:t>ב</w:t>
      </w:r>
      <w:r w:rsidRPr="00C521D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7EE80B7"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ידוע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התחייבויות היועצים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יתר הגורמים, מותנות בכך שיסופקו להם כל התכניות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ההנחיות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ההוראות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הפרטים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הביאורים שידרשו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מהקבלנים מלטעון לעיכוב מוצדק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3CCA4D4"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 יוכר כמוצדק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אך ו</w:t>
      </w:r>
      <w:r w:rsidRPr="00C521D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CDC2345"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הוא נובע מכ</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ח עליון או גורם אחר (להלן יחדיו: "</w:t>
      </w:r>
      <w:r w:rsidRPr="00C521D8">
        <w:rPr>
          <w:rFonts w:ascii="Times New Roman" w:eastAsia="Times New Roman" w:hAnsi="Times New Roman" w:cs="David"/>
          <w:b/>
          <w:bCs/>
          <w:sz w:val="24"/>
          <w:szCs w:val="24"/>
          <w:rtl/>
          <w:lang w:eastAsia="he-IL"/>
        </w:rPr>
        <w:t>אירוע דוחה</w:t>
      </w:r>
      <w:r w:rsidRPr="00C521D8">
        <w:rPr>
          <w:rFonts w:ascii="Times New Roman" w:eastAsia="Times New Roman" w:hAnsi="Times New Roman" w:cs="David"/>
          <w:sz w:val="24"/>
          <w:szCs w:val="24"/>
          <w:rtl/>
          <w:lang w:eastAsia="he-IL"/>
        </w:rPr>
        <w:t>") שלדעת המנהל לא הייתה ליועץ שליטה עליו.</w:t>
      </w:r>
    </w:p>
    <w:p w14:paraId="3441E82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F73209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קיבל תכניות, הנחיות, הוראות, פרטים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EB527B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המנהל אישר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האירוע הדוחה אכן מצדיק 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השירות ואת משך הדחייה.</w:t>
      </w:r>
    </w:p>
    <w:p w14:paraId="66C0F3BD" w14:textId="77777777" w:rsidR="00C521D8" w:rsidRPr="00C521D8" w:rsidRDefault="00C521D8" w:rsidP="00C521D8">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w:t>
      </w:r>
      <w:r w:rsidRPr="00C521D8">
        <w:rPr>
          <w:rFonts w:ascii="Times New Roman" w:eastAsia="Times New Roman" w:hAnsi="Times New Roman" w:cs="David" w:hint="cs"/>
          <w:sz w:val="24"/>
          <w:szCs w:val="24"/>
          <w:rtl/>
          <w:lang w:eastAsia="he-IL"/>
        </w:rPr>
        <w:t xml:space="preserve">כלליות </w:t>
      </w:r>
      <w:r w:rsidRPr="00C521D8">
        <w:rPr>
          <w:rFonts w:ascii="Times New Roman" w:eastAsia="Times New Roman" w:hAnsi="Times New Roman" w:cs="David"/>
          <w:sz w:val="24"/>
          <w:szCs w:val="24"/>
          <w:rtl/>
          <w:lang w:eastAsia="he-IL"/>
        </w:rPr>
        <w:t>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חור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 תכנון ע"י אחרים לא יהווה עילה לעיכוב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 המנהל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p>
    <w:p w14:paraId="1353813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להודיע למנהל מידית, על כל עיכוב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לפי הערכתו עלול לגרום לאיחור בקיום לוח הזמנים.</w:t>
      </w:r>
    </w:p>
    <w:p w14:paraId="0590CF8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1F756E5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לבקר במשרד היועץ ולעיין בהתקדמות ובאופן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והיועץ ימסור למנהל כל הסבר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פרט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דיווח</w:t>
      </w:r>
      <w:r w:rsidRPr="00C521D8">
        <w:rPr>
          <w:rFonts w:ascii="Times New Roman" w:eastAsia="Times New Roman" w:hAnsi="Times New Roman" w:cs="David" w:hint="cs"/>
          <w:sz w:val="24"/>
          <w:szCs w:val="24"/>
          <w:rtl/>
          <w:lang w:eastAsia="he-IL"/>
        </w:rPr>
        <w:t>, מיד</w:t>
      </w:r>
      <w:r w:rsidRPr="00C521D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C521D8">
        <w:rPr>
          <w:rFonts w:ascii="Times New Roman" w:eastAsia="Times New Roman" w:hAnsi="Times New Roman" w:cs="David" w:hint="cs"/>
          <w:sz w:val="24"/>
          <w:szCs w:val="24"/>
          <w:rtl/>
          <w:lang w:eastAsia="he-IL"/>
        </w:rPr>
        <w:t xml:space="preserve"> זה ו/או לפי כל דין</w:t>
      </w:r>
      <w:r w:rsidRPr="00C521D8">
        <w:rPr>
          <w:rFonts w:ascii="Times New Roman" w:eastAsia="Times New Roman" w:hAnsi="Times New Roman" w:cs="David"/>
          <w:sz w:val="24"/>
          <w:szCs w:val="24"/>
          <w:rtl/>
          <w:lang w:eastAsia="he-IL"/>
        </w:rPr>
        <w:t>.</w:t>
      </w:r>
    </w:p>
    <w:p w14:paraId="7717D234"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7E80EB9"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שכר היועץ</w:t>
      </w:r>
    </w:p>
    <w:p w14:paraId="4C89B688"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תמורת שרותי היועץ וכל יתר התחייבויותיו לפי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כמפורט בנספח </w:t>
      </w:r>
      <w:r w:rsidRPr="00C521D8">
        <w:rPr>
          <w:rFonts w:ascii="Times New Roman" w:eastAsia="Times New Roman" w:hAnsi="Times New Roman" w:cs="David"/>
          <w:bCs/>
          <w:sz w:val="24"/>
          <w:szCs w:val="24"/>
          <w:rtl/>
          <w:lang w:eastAsia="he-IL"/>
        </w:rPr>
        <w:t xml:space="preserve">ד' </w:t>
      </w:r>
      <w:r w:rsidRPr="00C521D8">
        <w:rPr>
          <w:rFonts w:ascii="Times New Roman" w:eastAsia="Times New Roman" w:hAnsi="Times New Roman" w:cs="David" w:hint="cs"/>
          <w:b/>
          <w:sz w:val="24"/>
          <w:szCs w:val="24"/>
          <w:rtl/>
          <w:lang w:eastAsia="he-IL"/>
        </w:rPr>
        <w:t xml:space="preserve">המצ"ב </w:t>
      </w:r>
      <w:r w:rsidRPr="00C521D8">
        <w:rPr>
          <w:rFonts w:ascii="Times New Roman" w:eastAsia="Times New Roman" w:hAnsi="Times New Roman" w:cs="David"/>
          <w:sz w:val="24"/>
          <w:szCs w:val="24"/>
          <w:rtl/>
          <w:lang w:eastAsia="he-IL"/>
        </w:rPr>
        <w:t>(להלן: "</w:t>
      </w:r>
      <w:r w:rsidRPr="00C521D8">
        <w:rPr>
          <w:rFonts w:ascii="Times New Roman" w:eastAsia="Times New Roman" w:hAnsi="Times New Roman" w:cs="David"/>
          <w:b/>
          <w:bCs/>
          <w:sz w:val="24"/>
          <w:szCs w:val="24"/>
          <w:rtl/>
          <w:lang w:eastAsia="he-IL"/>
        </w:rPr>
        <w:t>שכר היועץ</w:t>
      </w:r>
      <w:r w:rsidRPr="00C521D8">
        <w:rPr>
          <w:rFonts w:ascii="Times New Roman" w:eastAsia="Times New Roman" w:hAnsi="Times New Roman" w:cs="David"/>
          <w:sz w:val="24"/>
          <w:szCs w:val="24"/>
          <w:rtl/>
          <w:lang w:eastAsia="he-IL"/>
        </w:rPr>
        <w:t>").</w:t>
      </w:r>
    </w:p>
    <w:p w14:paraId="5A2C6BC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בהוצאות הממשיות בשרותי העזר המפורטים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שא המזמין:</w:t>
      </w:r>
    </w:p>
    <w:p w14:paraId="752E979D"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הדפסות בתוויין המיועדות להפצה לאחרים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החזר.</w:t>
      </w:r>
    </w:p>
    <w:p w14:paraId="177B4D56"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העתקות שנמסרו ע"י היועץ למזמין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לרשויות המוסמכות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ליועצים, למעט העתקות וצילומים שיפיק היועץ במשרדו.</w:t>
      </w:r>
    </w:p>
    <w:p w14:paraId="705293E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שכפול מסמכים.</w:t>
      </w:r>
    </w:p>
    <w:p w14:paraId="2B015046"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C71665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מדידות וצילומי אויר.</w:t>
      </w:r>
    </w:p>
    <w:p w14:paraId="5571154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קידוחים ובדיקות קרקע.</w:t>
      </w:r>
    </w:p>
    <w:p w14:paraId="6E4A9C8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שליחויות.</w:t>
      </w:r>
    </w:p>
    <w:p w14:paraId="3F632542"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העזר המפורטים בסעיפים 7.2.1 עד 7.2.3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יוזמנו על ידי היועץ באמצעות מערכת ניהול פרויקטים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 מערכת רמדורנט מודול ניהול מסמכים (</w:t>
      </w:r>
      <w:r w:rsidRPr="00C521D8">
        <w:rPr>
          <w:rFonts w:ascii="Times New Roman" w:eastAsia="Times New Roman" w:hAnsi="Times New Roman" w:cs="David"/>
          <w:sz w:val="24"/>
          <w:szCs w:val="24"/>
          <w:lang w:eastAsia="he-IL"/>
        </w:rPr>
        <w:t>DM</w:t>
      </w:r>
      <w:r w:rsidRPr="00C521D8">
        <w:rPr>
          <w:rFonts w:ascii="Times New Roman" w:eastAsia="Times New Roman" w:hAnsi="Times New Roman" w:cs="David"/>
          <w:sz w:val="24"/>
          <w:szCs w:val="24"/>
          <w:rtl/>
          <w:lang w:eastAsia="he-IL"/>
        </w:rPr>
        <w:t>) רק ממכונים המאושרים ע"י המזמין לבצע עבודות עבורו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9991C8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על חשבון שכר היועץ ישולמו ליועץ תשלומי ביניים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עורים ובמועדים המפורטים בנספח</w:t>
      </w:r>
      <w:r w:rsidRPr="00C521D8">
        <w:rPr>
          <w:rFonts w:ascii="Times New Roman" w:eastAsia="Times New Roman" w:hAnsi="Times New Roman" w:cs="David"/>
          <w:bCs/>
          <w:sz w:val="24"/>
          <w:szCs w:val="24"/>
          <w:rtl/>
          <w:lang w:eastAsia="he-IL"/>
        </w:rPr>
        <w:t xml:space="preserve"> ה'</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p>
    <w:p w14:paraId="61E87927" w14:textId="77777777" w:rsidR="00C521D8" w:rsidRPr="00DF5724"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תשלומי הביניים לפי פסקה זו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שלב משלבי שירותי היועץ ו/או </w:t>
      </w:r>
      <w:r w:rsidRPr="00C521D8">
        <w:rPr>
          <w:rFonts w:ascii="Times New Roman" w:eastAsia="Times New Roman" w:hAnsi="Times New Roman" w:cs="David"/>
          <w:sz w:val="24"/>
          <w:szCs w:val="24"/>
          <w:rtl/>
          <w:lang w:eastAsia="he-IL"/>
        </w:rPr>
        <w:lastRenderedPageBreak/>
        <w:t>טיב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w:t>
      </w:r>
      <w:r w:rsidRPr="00DF5724">
        <w:rPr>
          <w:rFonts w:ascii="Times New Roman" w:eastAsia="Times New Roman" w:hAnsi="Times New Roman" w:cs="David"/>
          <w:sz w:val="24"/>
          <w:szCs w:val="24"/>
          <w:rtl/>
          <w:lang w:eastAsia="he-IL"/>
        </w:rPr>
        <w:t xml:space="preserve">בסעיף 6.3 לעיל, יחולו הוראות סעיף 12.1.2 להלן. </w:t>
      </w:r>
    </w:p>
    <w:p w14:paraId="2E7CAEA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DF5724">
        <w:rPr>
          <w:rFonts w:ascii="Times New Roman" w:eastAsia="Times New Roman" w:hAnsi="Times New Roman" w:cs="David"/>
          <w:sz w:val="24"/>
          <w:szCs w:val="24"/>
          <w:rtl/>
          <w:lang w:eastAsia="he-IL"/>
        </w:rPr>
        <w:t>מוסכם</w:t>
      </w:r>
      <w:r w:rsidRPr="00C521D8">
        <w:rPr>
          <w:rFonts w:ascii="Times New Roman" w:eastAsia="Times New Roman" w:hAnsi="Times New Roman" w:cs="David"/>
          <w:sz w:val="24"/>
          <w:szCs w:val="24"/>
          <w:rtl/>
          <w:lang w:eastAsia="he-IL"/>
        </w:rPr>
        <w:t xml:space="preserve">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השכר האמור בנספח </w:t>
      </w:r>
      <w:r w:rsidRPr="00C521D8">
        <w:rPr>
          <w:rFonts w:ascii="Times New Roman" w:eastAsia="Times New Roman" w:hAnsi="Times New Roman" w:cs="David"/>
          <w:b/>
          <w:bCs/>
          <w:sz w:val="24"/>
          <w:szCs w:val="24"/>
          <w:rtl/>
          <w:lang w:eastAsia="he-IL"/>
        </w:rPr>
        <w:t xml:space="preserve">ד'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hint="cs"/>
          <w:sz w:val="24"/>
          <w:szCs w:val="24"/>
          <w:rtl/>
          <w:lang w:eastAsia="he-IL"/>
        </w:rPr>
        <w:t xml:space="preserve">ינו </w:t>
      </w:r>
      <w:r w:rsidRPr="00C521D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521D8">
        <w:rPr>
          <w:rFonts w:ascii="Times New Roman" w:eastAsia="Times New Roman" w:hAnsi="Times New Roman" w:cs="David" w:hint="cs"/>
          <w:sz w:val="24"/>
          <w:szCs w:val="24"/>
          <w:rtl/>
          <w:lang w:eastAsia="he-IL"/>
        </w:rPr>
        <w:t xml:space="preserve">זה </w:t>
      </w:r>
      <w:r w:rsidRPr="00C521D8">
        <w:rPr>
          <w:rFonts w:ascii="Times New Roman" w:eastAsia="Times New Roman" w:hAnsi="Times New Roman" w:cs="David"/>
          <w:sz w:val="24"/>
          <w:szCs w:val="24"/>
          <w:rtl/>
          <w:lang w:eastAsia="he-IL"/>
        </w:rPr>
        <w:t>במפורש אחרת. תנאי לתשלום שכר היועץ במלואו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הינו המצאת הצהרה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C521D8">
        <w:rPr>
          <w:rFonts w:ascii="Times New Roman" w:eastAsia="Times New Roman" w:hAnsi="Times New Roman" w:cs="David"/>
          <w:b/>
          <w:bCs/>
          <w:sz w:val="24"/>
          <w:szCs w:val="24"/>
          <w:rtl/>
          <w:lang w:eastAsia="he-IL"/>
        </w:rPr>
        <w:t>ט'</w:t>
      </w:r>
      <w:r w:rsidRPr="00C521D8">
        <w:rPr>
          <w:rFonts w:ascii="Times New Roman" w:eastAsia="Times New Roman" w:hAnsi="Times New Roman" w:cs="David"/>
          <w:sz w:val="24"/>
          <w:szCs w:val="24"/>
          <w:rtl/>
          <w:lang w:eastAsia="he-IL"/>
        </w:rPr>
        <w:t xml:space="preserve"> לחוזה זה וכתב היעדר תביעות המצורף כנספח</w:t>
      </w:r>
      <w:r w:rsidRPr="00C521D8">
        <w:rPr>
          <w:rFonts w:ascii="Times New Roman" w:eastAsia="Times New Roman" w:hAnsi="Times New Roman" w:cs="David"/>
          <w:b/>
          <w:bCs/>
          <w:sz w:val="24"/>
          <w:szCs w:val="24"/>
          <w:rtl/>
          <w:lang w:eastAsia="he-IL"/>
        </w:rPr>
        <w:t xml:space="preserve"> י'</w:t>
      </w:r>
      <w:r w:rsidRPr="00C521D8">
        <w:rPr>
          <w:rFonts w:ascii="Times New Roman" w:eastAsia="Times New Roman" w:hAnsi="Times New Roman" w:cs="David"/>
          <w:sz w:val="24"/>
          <w:szCs w:val="24"/>
          <w:rtl/>
          <w:lang w:eastAsia="he-IL"/>
        </w:rPr>
        <w:t xml:space="preserve"> לחוזה זה למזמין, חתום ע"י היועץ ומאומת כנדרש בו.</w:t>
      </w:r>
    </w:p>
    <w:p w14:paraId="0044FC3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מבלי לפגוע בכלליות האמור בסעיף </w:t>
      </w:r>
      <w:r w:rsidRPr="00C521D8">
        <w:rPr>
          <w:rFonts w:ascii="Times New Roman" w:eastAsia="Times New Roman" w:hAnsi="Times New Roman" w:cs="David" w:hint="cs"/>
          <w:sz w:val="24"/>
          <w:szCs w:val="24"/>
          <w:rtl/>
          <w:lang w:eastAsia="he-IL"/>
        </w:rPr>
        <w:t>7 לעיל</w:t>
      </w:r>
      <w:r w:rsidRPr="00C521D8">
        <w:rPr>
          <w:rFonts w:ascii="Times New Roman" w:eastAsia="Times New Roman" w:hAnsi="Times New Roman" w:cs="David"/>
          <w:sz w:val="24"/>
          <w:szCs w:val="24"/>
          <w:rtl/>
          <w:lang w:eastAsia="he-IL"/>
        </w:rPr>
        <w:t>, 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רכוש ה</w:t>
      </w:r>
      <w:r w:rsidRPr="00C521D8">
        <w:rPr>
          <w:rFonts w:ascii="Times New Roman" w:eastAsia="Times New Roman" w:hAnsi="Times New Roman" w:cs="David" w:hint="cs"/>
          <w:sz w:val="24"/>
          <w:szCs w:val="24"/>
          <w:rtl/>
          <w:lang w:eastAsia="he-IL"/>
        </w:rPr>
        <w:t>מזמין</w:t>
      </w:r>
      <w:r w:rsidRPr="00C521D8">
        <w:rPr>
          <w:rFonts w:ascii="Times New Roman" w:eastAsia="Times New Roman" w:hAnsi="Times New Roman" w:cs="David"/>
          <w:sz w:val="24"/>
          <w:szCs w:val="24"/>
          <w:rtl/>
          <w:lang w:eastAsia="he-IL"/>
        </w:rPr>
        <w:t>. מובהר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הפרת סעיף זה על ידי היועץ תה</w:t>
      </w:r>
      <w:r w:rsidRPr="00C521D8">
        <w:rPr>
          <w:rFonts w:ascii="Times New Roman" w:eastAsia="Times New Roman" w:hAnsi="Times New Roman" w:cs="David" w:hint="cs"/>
          <w:sz w:val="24"/>
          <w:szCs w:val="24"/>
          <w:rtl/>
          <w:lang w:eastAsia="he-IL"/>
        </w:rPr>
        <w:t>ווה</w:t>
      </w:r>
      <w:r w:rsidRPr="00C521D8">
        <w:rPr>
          <w:rFonts w:ascii="Times New Roman" w:eastAsia="Times New Roman" w:hAnsi="Times New Roman" w:cs="David"/>
          <w:sz w:val="24"/>
          <w:szCs w:val="24"/>
          <w:rtl/>
          <w:lang w:eastAsia="he-IL"/>
        </w:rPr>
        <w:t xml:space="preserve"> הפרה יסודית של חוזה</w:t>
      </w:r>
      <w:r w:rsidRPr="00C521D8">
        <w:rPr>
          <w:rFonts w:ascii="Times New Roman" w:eastAsia="Times New Roman" w:hAnsi="Times New Roman" w:cs="David" w:hint="cs"/>
          <w:sz w:val="24"/>
          <w:szCs w:val="24"/>
          <w:rtl/>
          <w:lang w:eastAsia="he-IL"/>
        </w:rPr>
        <w:t xml:space="preserve"> זה. </w:t>
      </w:r>
    </w:p>
    <w:p w14:paraId="718C584A"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תנאים מקדמיים לביצוע תשלום כלשהו ע"ח שכר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הצגת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C521D8">
        <w:rPr>
          <w:rFonts w:ascii="Times New Roman" w:eastAsia="Times New Roman" w:hAnsi="Times New Roman" w:cs="David" w:hint="cs"/>
          <w:sz w:val="24"/>
          <w:szCs w:val="24"/>
          <w:rtl/>
          <w:lang w:eastAsia="he-IL"/>
        </w:rPr>
        <w:t>עובר</w:t>
      </w:r>
      <w:r w:rsidRPr="00C521D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30240353"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0A0535A"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שנויים בתכנון</w:t>
      </w:r>
    </w:p>
    <w:p w14:paraId="51AA997B" w14:textId="77777777" w:rsid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8CEF235" w14:textId="77777777" w:rsidR="00C521D8" w:rsidRP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4473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4473B9">
        <w:rPr>
          <w:rFonts w:ascii="Times New Roman" w:eastAsia="Times New Roman" w:hAnsi="Times New Roman" w:cs="David" w:hint="cs"/>
          <w:sz w:val="24"/>
          <w:szCs w:val="24"/>
          <w:rtl/>
          <w:lang w:eastAsia="he-IL"/>
        </w:rPr>
        <w:t>ים</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bCs/>
          <w:sz w:val="24"/>
          <w:szCs w:val="24"/>
          <w:rtl/>
          <w:lang w:eastAsia="he-IL"/>
        </w:rPr>
        <w:t>ב' או ג'</w:t>
      </w:r>
      <w:r w:rsidRPr="004473B9">
        <w:rPr>
          <w:rFonts w:ascii="Times New Roman" w:eastAsia="Times New Roman" w:hAnsi="Times New Roman" w:cs="David" w:hint="cs"/>
          <w:b/>
          <w:sz w:val="24"/>
          <w:szCs w:val="24"/>
          <w:rtl/>
          <w:lang w:eastAsia="he-IL"/>
        </w:rPr>
        <w:t xml:space="preserve"> המצ"ב</w:t>
      </w:r>
      <w:r w:rsidRPr="004473B9">
        <w:rPr>
          <w:rFonts w:ascii="Times New Roman" w:eastAsia="Times New Roman" w:hAnsi="Times New Roman" w:cs="David"/>
          <w:sz w:val="24"/>
          <w:szCs w:val="24"/>
          <w:rtl/>
          <w:lang w:eastAsia="he-IL"/>
        </w:rPr>
        <w:t>, וב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רותי היועץ</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אלמלא השנויים</w:t>
      </w:r>
      <w:r w:rsidRPr="004473B9">
        <w:rPr>
          <w:rFonts w:ascii="Times New Roman" w:eastAsia="Times New Roman" w:hAnsi="Times New Roman" w:cs="David" w:hint="cs"/>
          <w:sz w:val="24"/>
          <w:szCs w:val="24"/>
          <w:rtl/>
          <w:lang w:eastAsia="he-IL"/>
        </w:rPr>
        <w:t xml:space="preserve"> כאמור</w:t>
      </w:r>
      <w:r w:rsidRPr="004473B9">
        <w:rPr>
          <w:rFonts w:ascii="Times New Roman" w:eastAsia="Times New Roman" w:hAnsi="Times New Roman" w:cs="David"/>
          <w:sz w:val="24"/>
          <w:szCs w:val="24"/>
          <w:rtl/>
          <w:lang w:eastAsia="he-IL"/>
        </w:rPr>
        <w:t>, יהיה</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זכאי לפיצוי בעד העבודה הנוספת שב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עקב השנויים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כאמור</w:t>
      </w:r>
      <w:r w:rsidRPr="004473B9">
        <w:rPr>
          <w:rFonts w:ascii="Times New Roman" w:eastAsia="Times New Roman" w:hAnsi="Times New Roman" w:cs="David"/>
          <w:sz w:val="24"/>
          <w:szCs w:val="24"/>
          <w:rtl/>
          <w:lang w:eastAsia="he-IL"/>
        </w:rPr>
        <w:t>. הפיצוי ישולם בגין העבודה הנוספת שהיועץ 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 xml:space="preserve"> היועץ ושכר היועץ. בכל מקרה</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ה</w:t>
      </w:r>
      <w:r w:rsidRPr="004473B9">
        <w:rPr>
          <w:rFonts w:ascii="Times New Roman" w:eastAsia="Times New Roman" w:hAnsi="Times New Roman" w:cs="David"/>
          <w:sz w:val="24"/>
          <w:szCs w:val="24"/>
          <w:rtl/>
          <w:lang w:eastAsia="he-IL"/>
        </w:rPr>
        <w:t>שנויים</w:t>
      </w:r>
      <w:r w:rsidRPr="004473B9">
        <w:rPr>
          <w:rFonts w:ascii="Times New Roman" w:eastAsia="Times New Roman" w:hAnsi="Times New Roman" w:cs="David" w:hint="cs"/>
          <w:sz w:val="24"/>
          <w:szCs w:val="24"/>
          <w:rtl/>
          <w:lang w:eastAsia="he-IL"/>
        </w:rPr>
        <w:t xml:space="preserve"> כאמור, לא יהוו</w:t>
      </w:r>
      <w:r w:rsidRPr="004473B9">
        <w:rPr>
          <w:rFonts w:ascii="Times New Roman" w:eastAsia="Times New Roman" w:hAnsi="Times New Roman" w:cs="David"/>
          <w:sz w:val="24"/>
          <w:szCs w:val="24"/>
          <w:rtl/>
          <w:lang w:eastAsia="he-IL"/>
        </w:rPr>
        <w:t xml:space="preserve"> עילה לש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נוי בלוח הזמנים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אלא בא</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 xml:space="preserve">שור המנהל </w:t>
      </w:r>
      <w:r w:rsidRPr="004473B9">
        <w:rPr>
          <w:rFonts w:ascii="Times New Roman" w:eastAsia="Times New Roman" w:hAnsi="Times New Roman" w:cs="David" w:hint="cs"/>
          <w:sz w:val="24"/>
          <w:szCs w:val="24"/>
          <w:rtl/>
          <w:lang w:eastAsia="he-IL"/>
        </w:rPr>
        <w:t>מראש ו</w:t>
      </w:r>
      <w:r w:rsidRPr="004473B9">
        <w:rPr>
          <w:rFonts w:ascii="Times New Roman" w:eastAsia="Times New Roman" w:hAnsi="Times New Roman" w:cs="David"/>
          <w:sz w:val="24"/>
          <w:szCs w:val="24"/>
          <w:rtl/>
          <w:lang w:eastAsia="he-IL"/>
        </w:rPr>
        <w:t>בכתב.</w:t>
      </w:r>
    </w:p>
    <w:p w14:paraId="562E8BA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על אף</w:t>
      </w:r>
      <w:r w:rsidRPr="00C521D8">
        <w:rPr>
          <w:rFonts w:ascii="Times New Roman" w:eastAsia="Times New Roman" w:hAnsi="Times New Roman" w:cs="David"/>
          <w:sz w:val="24"/>
          <w:szCs w:val="24"/>
          <w:rtl/>
          <w:lang w:eastAsia="he-IL"/>
        </w:rPr>
        <w:t xml:space="preserve"> האמור בסעיף 8.2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יגיע ליועץ דבר בגין שינויים הנובעים מ:</w:t>
      </w:r>
    </w:p>
    <w:p w14:paraId="52B092E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טעות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קוי בתכנון ו/או באומדן של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של היועצים.</w:t>
      </w:r>
    </w:p>
    <w:p w14:paraId="5B00B72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התכנון אינו התכנון היעיל ביותר.</w:t>
      </w:r>
    </w:p>
    <w:p w14:paraId="458044F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4E1943C"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השינויים מתחייבים מדרישת רשויות מוסמכות. </w:t>
      </w:r>
    </w:p>
    <w:p w14:paraId="3D00B4F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להכין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עבור רוכשים שיבקשו זאת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F2B222C" w14:textId="77777777" w:rsidR="00C521D8" w:rsidRDefault="00C521D8"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מחיר השינויים ותנאי התשלום בגין תכנון השינויים </w:t>
      </w:r>
      <w:r w:rsidRPr="00C521D8">
        <w:rPr>
          <w:rFonts w:ascii="Times New Roman" w:eastAsia="Times New Roman" w:hAnsi="Times New Roman" w:cs="David" w:hint="cs"/>
          <w:sz w:val="24"/>
          <w:szCs w:val="24"/>
          <w:rtl/>
          <w:lang w:eastAsia="he-IL"/>
        </w:rPr>
        <w:t xml:space="preserve">כאמור, </w:t>
      </w:r>
      <w:r w:rsidRPr="00C521D8">
        <w:rPr>
          <w:rFonts w:ascii="Times New Roman" w:eastAsia="Times New Roman" w:hAnsi="Times New Roman" w:cs="David"/>
          <w:sz w:val="24"/>
          <w:szCs w:val="24"/>
          <w:rtl/>
          <w:lang w:eastAsia="he-IL"/>
        </w:rPr>
        <w:t>יסוכמו בין היועץ לרוכשים. היועץ יתקשר עם הרוכש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בהסכם נפרד לתכנון השינויים. כל מחלוקת שתתעורר בין </w:t>
      </w:r>
      <w:r w:rsidRPr="00C521D8">
        <w:rPr>
          <w:rFonts w:ascii="Times New Roman" w:eastAsia="Times New Roman" w:hAnsi="Times New Roman" w:cs="David"/>
          <w:sz w:val="24"/>
          <w:szCs w:val="24"/>
          <w:rtl/>
          <w:lang w:eastAsia="he-IL"/>
        </w:rPr>
        <w:lastRenderedPageBreak/>
        <w:t xml:space="preserve">היועץ לבין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בענ</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ין קביעת מחיר השינויים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תובא בפני המנהל והוא יהיה המוסמך להכריע בה.</w:t>
      </w:r>
    </w:p>
    <w:p w14:paraId="14CAE5E7" w14:textId="77777777" w:rsidR="00AA1573" w:rsidRPr="00C521D8" w:rsidRDefault="00AA1573"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46E28252"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אחריות וביטוח</w:t>
      </w:r>
    </w:p>
    <w:p w14:paraId="7AAE4E7D" w14:textId="77777777" w:rsidR="001D0C05" w:rsidRPr="00013687" w:rsidRDefault="001D0C05" w:rsidP="001D0C0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C06154A"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06B5F5E" w14:textId="77777777" w:rsidR="001D0C05" w:rsidRPr="00013687" w:rsidRDefault="001D0C05" w:rsidP="001D0C05">
      <w:pPr>
        <w:pStyle w:val="afa"/>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2368ECA"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210959A"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14813F4"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5325DC5" w14:textId="77777777" w:rsidR="001D0C05" w:rsidRPr="00013687"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8441826" w14:textId="77777777" w:rsidR="001D0C05" w:rsidRDefault="001D0C05" w:rsidP="001D0C0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75F2B85"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9154C4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11B49A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EE49488"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22306BD"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w:t>
      </w:r>
      <w:r>
        <w:rPr>
          <w:rFonts w:ascii="Times New Roman" w:eastAsia="Times New Roman" w:hAnsi="Times New Roman" w:cs="David" w:hint="cs"/>
          <w:sz w:val="20"/>
          <w:szCs w:val="24"/>
          <w:rtl/>
          <w:lang w:eastAsia="he-IL"/>
        </w:rPr>
        <w:lastRenderedPageBreak/>
        <w:t xml:space="preserve">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4C658A0"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842D567"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701C42F"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9D00AF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D41F2BD"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609EEF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6204275"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EA2511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40E410B" w14:textId="77777777" w:rsidR="001D0C05" w:rsidRPr="00A42052"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1E1FA5F" w14:textId="77777777" w:rsidR="00C521D8" w:rsidRPr="00C521D8" w:rsidRDefault="00C521D8" w:rsidP="00C521D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54ECAE7"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אספקת תכניות</w:t>
      </w:r>
    </w:p>
    <w:p w14:paraId="4ACAE93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עת במהלך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וכן בתקופת הבדק של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xml:space="preserve"> לחוזה זה, ובמידה והדרישה מתייחסת לתכניות שאינ</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בידו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יערכ</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היועץ בהקדם האפשרי וימסר</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למזמין.</w:t>
      </w:r>
    </w:p>
    <w:p w14:paraId="6560F58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עם גמר שרותי </w:t>
      </w:r>
      <w:r w:rsidRPr="00C521D8">
        <w:rPr>
          <w:rFonts w:ascii="Times New Roman" w:eastAsia="Times New Roman" w:hAnsi="Times New Roman" w:cs="David" w:hint="cs"/>
          <w:sz w:val="24"/>
          <w:szCs w:val="24"/>
          <w:rtl/>
          <w:lang w:eastAsia="he-IL"/>
        </w:rPr>
        <w:t>היועץ,</w:t>
      </w:r>
      <w:r w:rsidRPr="00C521D8">
        <w:rPr>
          <w:rFonts w:ascii="Times New Roman" w:eastAsia="Times New Roman" w:hAnsi="Times New Roman" w:cs="David"/>
          <w:sz w:val="24"/>
          <w:szCs w:val="24"/>
          <w:rtl/>
          <w:lang w:eastAsia="he-IL"/>
        </w:rPr>
        <w:t xml:space="preserve"> ימסור היועץ למזמין סדרה אחת של העתקי התכניות כשהן </w:t>
      </w:r>
      <w:r w:rsidRPr="00C521D8">
        <w:rPr>
          <w:rFonts w:ascii="Times New Roman" w:eastAsia="Times New Roman" w:hAnsi="Times New Roman" w:cs="David"/>
          <w:sz w:val="24"/>
          <w:szCs w:val="24"/>
          <w:rtl/>
          <w:lang w:eastAsia="he-IL"/>
        </w:rPr>
        <w:lastRenderedPageBreak/>
        <w:t>מעודכנות, ומשקפות את התכנון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הסופי בשטח </w:t>
      </w:r>
      <w:r w:rsidRPr="00C521D8">
        <w:rPr>
          <w:rFonts w:ascii="Times New Roman" w:eastAsia="Times New Roman" w:hAnsi="Times New Roman" w:cs="David"/>
          <w:color w:val="000000"/>
          <w:sz w:val="24"/>
          <w:szCs w:val="24"/>
          <w:lang w:eastAsia="he-IL"/>
        </w:rPr>
        <w:t>(AS MADE)</w:t>
      </w:r>
      <w:r w:rsidRPr="00C521D8">
        <w:rPr>
          <w:rFonts w:ascii="Times New Roman" w:eastAsia="Times New Roman" w:hAnsi="Times New Roman" w:cs="David"/>
          <w:sz w:val="24"/>
          <w:szCs w:val="24"/>
          <w:rtl/>
          <w:lang w:eastAsia="he-IL"/>
        </w:rPr>
        <w:t xml:space="preserve">, למעט שינויי דיירים, </w:t>
      </w:r>
      <w:r w:rsidRPr="00C521D8">
        <w:rPr>
          <w:rFonts w:ascii="Times New Roman" w:eastAsia="Times New Roman" w:hAnsi="Times New Roman" w:cs="David" w:hint="cs"/>
          <w:sz w:val="24"/>
          <w:szCs w:val="24"/>
          <w:rtl/>
          <w:lang w:eastAsia="he-IL"/>
        </w:rPr>
        <w:t xml:space="preserve">וקבצים </w:t>
      </w:r>
      <w:r w:rsidRPr="00C521D8">
        <w:rPr>
          <w:rFonts w:ascii="Times New Roman" w:eastAsia="Times New Roman" w:hAnsi="Times New Roman" w:cs="David"/>
          <w:sz w:val="24"/>
          <w:szCs w:val="24"/>
          <w:rtl/>
          <w:lang w:eastAsia="he-IL"/>
        </w:rPr>
        <w:t>המכילים את התכנון במדיה ממוחשבת.</w:t>
      </w:r>
    </w:p>
    <w:p w14:paraId="53B76DF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C521D8">
        <w:rPr>
          <w:rFonts w:ascii="Times New Roman" w:eastAsia="Times New Roman" w:hAnsi="Times New Roman" w:cs="David" w:hint="cs"/>
          <w:sz w:val="24"/>
          <w:szCs w:val="24"/>
          <w:rtl/>
          <w:lang w:eastAsia="he-IL"/>
        </w:rPr>
        <w:t>הקבצים</w:t>
      </w:r>
      <w:r w:rsidRPr="00C521D8">
        <w:rPr>
          <w:rFonts w:ascii="Times New Roman" w:eastAsia="Times New Roman" w:hAnsi="Times New Roman" w:cs="David"/>
          <w:sz w:val="24"/>
          <w:szCs w:val="24"/>
          <w:rtl/>
          <w:lang w:eastAsia="he-IL"/>
        </w:rPr>
        <w:t xml:space="preserve"> כשה</w:t>
      </w:r>
      <w:r w:rsidRPr="00C521D8">
        <w:rPr>
          <w:rFonts w:ascii="Times New Roman" w:eastAsia="Times New Roman" w:hAnsi="Times New Roman" w:cs="David" w:hint="cs"/>
          <w:sz w:val="24"/>
          <w:szCs w:val="24"/>
          <w:rtl/>
          <w:lang w:eastAsia="he-IL"/>
        </w:rPr>
        <w:t>ם</w:t>
      </w:r>
      <w:r w:rsidRPr="00C521D8">
        <w:rPr>
          <w:rFonts w:ascii="Times New Roman" w:eastAsia="Times New Roman" w:hAnsi="Times New Roman" w:cs="David"/>
          <w:sz w:val="24"/>
          <w:szCs w:val="24"/>
          <w:rtl/>
          <w:lang w:eastAsia="he-IL"/>
        </w:rPr>
        <w:t xml:space="preserve"> מעודכנ</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3F029298"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0BEA057"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לא יהיה זכאי לכל תשלום נוסף בעד תכניות שימסור למזמין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סעיף 10 זה.</w:t>
      </w:r>
    </w:p>
    <w:p w14:paraId="0C1A229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זכות הקניין בכל התכניות שייכת למזמין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 ששולם שכר היועץ בהתאם להוראות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1AEC849"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מעמד היועץ</w:t>
      </w:r>
    </w:p>
    <w:p w14:paraId="09467DE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ומובהר על ידי הצדדים לחוזה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C521D8">
        <w:rPr>
          <w:rFonts w:ascii="Times New Roman" w:eastAsia="Times New Roman" w:hAnsi="Times New Roman" w:cs="David" w:hint="cs"/>
          <w:sz w:val="24"/>
          <w:szCs w:val="24"/>
          <w:rtl/>
          <w:lang w:eastAsia="he-IL"/>
        </w:rPr>
        <w:t xml:space="preserve"> של היועץ</w:t>
      </w:r>
      <w:r w:rsidRPr="00C521D8">
        <w:rPr>
          <w:rFonts w:ascii="Times New Roman" w:eastAsia="Times New Roman" w:hAnsi="Times New Roman" w:cs="David"/>
          <w:sz w:val="24"/>
          <w:szCs w:val="24"/>
          <w:rtl/>
          <w:lang w:eastAsia="he-IL"/>
        </w:rPr>
        <w:t>.</w:t>
      </w:r>
    </w:p>
    <w:p w14:paraId="7058B12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אין ולא יהיו יחסי עובד-מעביד בין המזמין ובין </w:t>
      </w:r>
      <w:r w:rsidRPr="00C521D8">
        <w:rPr>
          <w:rFonts w:ascii="Times New Roman" w:eastAsia="Times New Roman" w:hAnsi="Times New Roman" w:cs="David"/>
          <w:color w:val="000000"/>
          <w:sz w:val="24"/>
          <w:szCs w:val="24"/>
          <w:rtl/>
          <w:lang w:eastAsia="he-IL"/>
        </w:rPr>
        <w:t xml:space="preserve">היועץ ו/או </w:t>
      </w:r>
      <w:r w:rsidRPr="00C521D8">
        <w:rPr>
          <w:rFonts w:ascii="Times New Roman" w:eastAsia="Times New Roman" w:hAnsi="Times New Roman" w:cs="David" w:hint="cs"/>
          <w:color w:val="000000"/>
          <w:sz w:val="24"/>
          <w:szCs w:val="24"/>
          <w:rtl/>
          <w:lang w:eastAsia="he-IL"/>
        </w:rPr>
        <w:t>מי מטעמו ו</w:t>
      </w:r>
      <w:r w:rsidRPr="00C521D8">
        <w:rPr>
          <w:rFonts w:ascii="Times New Roman" w:eastAsia="Times New Roman" w:hAnsi="Times New Roman" w:cs="David"/>
          <w:color w:val="000000"/>
          <w:sz w:val="24"/>
          <w:szCs w:val="24"/>
          <w:rtl/>
          <w:lang w:eastAsia="he-IL"/>
        </w:rPr>
        <w:t xml:space="preserve">בין המזמין לבין עובדי </w:t>
      </w:r>
      <w:r w:rsidRPr="00C521D8">
        <w:rPr>
          <w:rFonts w:ascii="Times New Roman" w:eastAsia="Times New Roman" w:hAnsi="Times New Roman" w:cs="David" w:hint="cs"/>
          <w:color w:val="000000"/>
          <w:sz w:val="24"/>
          <w:szCs w:val="24"/>
          <w:rtl/>
          <w:lang w:eastAsia="he-IL"/>
        </w:rPr>
        <w:t xml:space="preserve"> היועץ ו/או מי מטעמיהם</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sz w:val="24"/>
          <w:szCs w:val="24"/>
          <w:rtl/>
          <w:lang w:eastAsia="he-IL"/>
        </w:rPr>
        <w:t>ואין בהוראות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ליצור בין היועץ ו/או מי מעובדיו</w:t>
      </w:r>
      <w:r w:rsidRPr="00C521D8">
        <w:rPr>
          <w:rFonts w:ascii="Times New Roman" w:eastAsia="Times New Roman" w:hAnsi="Times New Roman" w:cs="David" w:hint="cs"/>
          <w:sz w:val="24"/>
          <w:szCs w:val="24"/>
          <w:rtl/>
          <w:lang w:eastAsia="he-IL"/>
        </w:rPr>
        <w:t xml:space="preserve"> ו/או מי מטעמו</w:t>
      </w:r>
      <w:r w:rsidRPr="00C521D8">
        <w:rPr>
          <w:rFonts w:ascii="Times New Roman" w:eastAsia="Times New Roman" w:hAnsi="Times New Roman" w:cs="David"/>
          <w:sz w:val="24"/>
          <w:szCs w:val="24"/>
          <w:rtl/>
          <w:lang w:eastAsia="he-IL"/>
        </w:rPr>
        <w:t xml:space="preserve"> לבין המזמין ו/או המנהל ו/או מי מטעמו יחסי עובד מעביד</w:t>
      </w:r>
      <w:r w:rsidRPr="00C521D8">
        <w:rPr>
          <w:rFonts w:ascii="Times New Roman" w:eastAsia="Times New Roman" w:hAnsi="Times New Roman" w:cs="David"/>
          <w:color w:val="000000"/>
          <w:sz w:val="24"/>
          <w:szCs w:val="24"/>
          <w:rtl/>
          <w:lang w:eastAsia="he-IL"/>
        </w:rPr>
        <w:t>, לכל ענין ודבר. 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מוסכם ומובהר בין הצדדים</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C521D8">
        <w:rPr>
          <w:rFonts w:ascii="Times New Roman" w:eastAsia="Times New Roman" w:hAnsi="Times New Roman" w:cs="David" w:hint="cs"/>
          <w:color w:val="000000"/>
          <w:sz w:val="24"/>
          <w:szCs w:val="24"/>
          <w:rtl/>
          <w:lang w:eastAsia="he-IL"/>
        </w:rPr>
        <w:t>ל פ</w:t>
      </w:r>
      <w:r w:rsidRPr="00C521D8">
        <w:rPr>
          <w:rFonts w:ascii="Times New Roman" w:eastAsia="Times New Roman" w:hAnsi="Times New Roman" w:cs="David"/>
          <w:color w:val="000000"/>
          <w:sz w:val="24"/>
          <w:szCs w:val="24"/>
          <w:rtl/>
          <w:lang w:eastAsia="he-IL"/>
        </w:rPr>
        <w:t>י הדין ו/או מכח צו הרחבה ו/או מכח הסכם כלשהו על עובד</w:t>
      </w:r>
      <w:r w:rsidRPr="00C521D8">
        <w:rPr>
          <w:rFonts w:ascii="Times New Roman" w:eastAsia="Times New Roman" w:hAnsi="Times New Roman" w:cs="David" w:hint="cs"/>
          <w:sz w:val="24"/>
          <w:szCs w:val="24"/>
          <w:rtl/>
          <w:lang w:eastAsia="he-IL"/>
        </w:rPr>
        <w:t>.</w:t>
      </w:r>
    </w:p>
    <w:p w14:paraId="1591F64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בזה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w:t>
      </w:r>
      <w:r w:rsidRPr="00C521D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521D8">
        <w:rPr>
          <w:rFonts w:ascii="Times New Roman" w:eastAsia="Times New Roman" w:hAnsi="Times New Roman" w:cs="David"/>
          <w:color w:val="000000"/>
          <w:sz w:val="24"/>
          <w:szCs w:val="24"/>
          <w:rtl/>
          <w:lang w:eastAsia="he-IL"/>
        </w:rPr>
        <w:t xml:space="preserve"> מוותרים על כל טענות ו/או</w:t>
      </w:r>
      <w:r w:rsidRPr="00C521D8">
        <w:rPr>
          <w:rFonts w:ascii="Times New Roman" w:eastAsia="Times New Roman" w:hAnsi="Times New Roman" w:cs="David" w:hint="cs"/>
          <w:color w:val="000000"/>
          <w:sz w:val="24"/>
          <w:szCs w:val="24"/>
          <w:rtl/>
          <w:lang w:eastAsia="he-IL"/>
        </w:rPr>
        <w:t xml:space="preserve"> דרישות ו/או תלונות ו/או</w:t>
      </w:r>
      <w:r w:rsidRPr="00C521D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BA196B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ישא לבדו </w:t>
      </w:r>
      <w:r w:rsidRPr="00C521D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C521D8">
        <w:rPr>
          <w:rFonts w:ascii="Times New Roman" w:eastAsia="Times New Roman" w:hAnsi="Times New Roman" w:cs="David" w:hint="cs"/>
          <w:color w:val="000000"/>
          <w:sz w:val="24"/>
          <w:szCs w:val="24"/>
          <w:rtl/>
          <w:lang w:eastAsia="he-IL"/>
        </w:rPr>
        <w:t>ל פי</w:t>
      </w:r>
      <w:r w:rsidRPr="00C521D8">
        <w:rPr>
          <w:rFonts w:ascii="Times New Roman" w:eastAsia="Times New Roman" w:hAnsi="Times New Roman" w:cs="David"/>
          <w:color w:val="000000"/>
          <w:sz w:val="24"/>
          <w:szCs w:val="24"/>
          <w:rtl/>
          <w:lang w:eastAsia="he-IL"/>
        </w:rPr>
        <w:t xml:space="preserve"> 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ובכלל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sz w:val="24"/>
          <w:szCs w:val="24"/>
          <w:rtl/>
          <w:lang w:eastAsia="he-IL"/>
        </w:rPr>
        <w:t xml:space="preserve"> תשלומי מס הכנסה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הלאומי שהוא חב בגין מתן שרותי היועץ.</w:t>
      </w:r>
    </w:p>
    <w:p w14:paraId="211F1E8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לאומי, תשלומים לקרנות איגודים מקצוע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1E20DA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color w:val="000000"/>
          <w:sz w:val="24"/>
          <w:szCs w:val="24"/>
          <w:rtl/>
          <w:lang w:eastAsia="he-IL"/>
        </w:rPr>
        <w:t>מבלי לגרוע מ</w:t>
      </w:r>
      <w:r w:rsidRPr="00C521D8">
        <w:rPr>
          <w:rFonts w:ascii="Times New Roman" w:eastAsia="Times New Roman" w:hAnsi="Times New Roman" w:cs="David" w:hint="cs"/>
          <w:color w:val="000000"/>
          <w:sz w:val="24"/>
          <w:szCs w:val="24"/>
          <w:rtl/>
          <w:lang w:eastAsia="he-IL"/>
        </w:rPr>
        <w:t xml:space="preserve">כלליות </w:t>
      </w:r>
      <w:r w:rsidRPr="00C521D8">
        <w:rPr>
          <w:rFonts w:ascii="Times New Roman" w:eastAsia="Times New Roman" w:hAnsi="Times New Roman" w:cs="David"/>
          <w:color w:val="000000"/>
          <w:sz w:val="24"/>
          <w:szCs w:val="24"/>
          <w:rtl/>
          <w:lang w:eastAsia="he-IL"/>
        </w:rPr>
        <w:t>האמור לעיל, היועץ מצהיר ומתחייב</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אם י</w:t>
      </w:r>
      <w:r w:rsidRPr="00C521D8">
        <w:rPr>
          <w:rFonts w:ascii="Times New Roman" w:eastAsia="Times New Roman" w:hAnsi="Times New Roman" w:cs="David" w:hint="cs"/>
          <w:color w:val="000000"/>
          <w:sz w:val="24"/>
          <w:szCs w:val="24"/>
          <w:rtl/>
          <w:lang w:eastAsia="he-IL"/>
        </w:rPr>
        <w:t>י</w:t>
      </w:r>
      <w:r w:rsidRPr="00C521D8">
        <w:rPr>
          <w:rFonts w:ascii="Times New Roman" w:eastAsia="Times New Roman" w:hAnsi="Times New Roman" w:cs="David"/>
          <w:color w:val="000000"/>
          <w:sz w:val="24"/>
          <w:szCs w:val="24"/>
          <w:rtl/>
          <w:lang w:eastAsia="he-IL"/>
        </w:rPr>
        <w:t>דרש המזמין על ידי היועץ ו/או על ידי מי מ</w:t>
      </w:r>
      <w:r w:rsidRPr="00C521D8">
        <w:rPr>
          <w:rFonts w:ascii="Times New Roman" w:eastAsia="Times New Roman" w:hAnsi="Times New Roman" w:cs="David" w:hint="cs"/>
          <w:color w:val="000000"/>
          <w:sz w:val="24"/>
          <w:szCs w:val="24"/>
          <w:rtl/>
          <w:lang w:eastAsia="he-IL"/>
        </w:rPr>
        <w:t>שלוחיו ו/או עובדיו</w:t>
      </w:r>
      <w:r w:rsidRPr="00C521D8">
        <w:rPr>
          <w:rFonts w:ascii="Times New Roman" w:eastAsia="Times New Roman" w:hAnsi="Times New Roman" w:cs="David"/>
          <w:color w:val="000000"/>
          <w:sz w:val="24"/>
          <w:szCs w:val="24"/>
          <w:rtl/>
          <w:lang w:eastAsia="he-IL"/>
        </w:rPr>
        <w:t xml:space="preserve"> ו/או</w:t>
      </w:r>
      <w:r w:rsidRPr="00C521D8">
        <w:rPr>
          <w:rFonts w:ascii="Times New Roman" w:eastAsia="Times New Roman" w:hAnsi="Times New Roman" w:cs="David" w:hint="cs"/>
          <w:color w:val="000000"/>
          <w:sz w:val="24"/>
          <w:szCs w:val="24"/>
          <w:rtl/>
          <w:lang w:eastAsia="he-IL"/>
        </w:rPr>
        <w:t xml:space="preserve"> אחר מטעמו ו/או</w:t>
      </w:r>
      <w:r w:rsidRPr="00C521D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ייחשב </w:t>
      </w:r>
      <w:r w:rsidRPr="00C521D8">
        <w:rPr>
          <w:rFonts w:ascii="Times New Roman" w:eastAsia="Times New Roman" w:hAnsi="Times New Roman" w:cs="David" w:hint="cs"/>
          <w:color w:val="000000"/>
          <w:sz w:val="24"/>
          <w:szCs w:val="24"/>
          <w:rtl/>
          <w:lang w:eastAsia="he-IL"/>
        </w:rPr>
        <w:t>כ</w:t>
      </w:r>
      <w:r w:rsidRPr="00C521D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832DB39"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color w:val="000000"/>
          <w:sz w:val="24"/>
          <w:szCs w:val="24"/>
          <w:rtl/>
          <w:lang w:eastAsia="he-IL"/>
        </w:rPr>
        <w:lastRenderedPageBreak/>
        <w:t>בשים לב לאמור לעיל, אם יקבע פורום מוסמך כלשהו</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C521D8">
        <w:rPr>
          <w:rFonts w:ascii="Times New Roman" w:eastAsia="Times New Roman" w:hAnsi="Times New Roman" w:cs="David" w:hint="cs"/>
          <w:color w:val="000000"/>
          <w:sz w:val="24"/>
          <w:szCs w:val="24"/>
          <w:rtl/>
          <w:lang w:eastAsia="he-IL"/>
        </w:rPr>
        <w:t xml:space="preserve"> ו/או מי משלוחיו ו/או אחר מטעמו</w:t>
      </w:r>
      <w:r w:rsidRPr="00C521D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521D8">
        <w:rPr>
          <w:rFonts w:ascii="Times New Roman" w:eastAsia="Times New Roman" w:hAnsi="Times New Roman" w:cs="David" w:hint="cs"/>
          <w:color w:val="000000"/>
          <w:sz w:val="24"/>
          <w:szCs w:val="24"/>
          <w:rtl/>
          <w:lang w:eastAsia="he-IL"/>
        </w:rPr>
        <w:t>.</w:t>
      </w:r>
    </w:p>
    <w:p w14:paraId="7210D07A" w14:textId="77777777" w:rsidR="00AA1573" w:rsidRPr="00C521D8" w:rsidRDefault="00AA1573" w:rsidP="00AA1573">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0A1AD00F"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הבאת החוזה לגמר או ביטולו</w:t>
      </w:r>
    </w:p>
    <w:p w14:paraId="41AC8D1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13AE7E2F"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על אף האמור בכל מקום אחר בחוזה </w:t>
      </w:r>
      <w:r w:rsidRPr="00C521D8">
        <w:rPr>
          <w:rFonts w:ascii="Times New Roman" w:eastAsia="Times New Roman" w:hAnsi="Times New Roman" w:cs="David" w:hint="cs"/>
          <w:sz w:val="24"/>
          <w:szCs w:val="24"/>
          <w:rtl/>
          <w:lang w:eastAsia="he-IL"/>
        </w:rPr>
        <w:t xml:space="preserve">זה על נספחיו, </w:t>
      </w:r>
      <w:r w:rsidRPr="00C521D8">
        <w:rPr>
          <w:rFonts w:ascii="Times New Roman" w:eastAsia="Times New Roman" w:hAnsi="Times New Roman" w:cs="David"/>
          <w:sz w:val="24"/>
          <w:szCs w:val="24"/>
          <w:rtl/>
          <w:lang w:eastAsia="he-IL"/>
        </w:rPr>
        <w:t>רשאי המזמין,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C521D8">
        <w:rPr>
          <w:rFonts w:ascii="Times New Roman" w:eastAsia="Times New Roman" w:hAnsi="Times New Roman" w:cs="David" w:hint="cs"/>
          <w:sz w:val="24"/>
          <w:szCs w:val="24"/>
          <w:rtl/>
          <w:lang w:eastAsia="he-IL"/>
        </w:rPr>
        <w:t>-7</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מים</w:t>
      </w:r>
      <w:r w:rsidRPr="00C521D8">
        <w:rPr>
          <w:rFonts w:ascii="Times New Roman" w:eastAsia="Times New Roman" w:hAnsi="Times New Roman" w:cs="David"/>
          <w:sz w:val="24"/>
          <w:szCs w:val="24"/>
          <w:rtl/>
          <w:lang w:eastAsia="he-IL"/>
        </w:rPr>
        <w:t xml:space="preserve"> מיום משלוחה (להלן: "</w:t>
      </w:r>
      <w:r w:rsidRPr="00C521D8">
        <w:rPr>
          <w:rFonts w:ascii="Times New Roman" w:eastAsia="Times New Roman" w:hAnsi="Times New Roman" w:cs="David"/>
          <w:b/>
          <w:bCs/>
          <w:sz w:val="24"/>
          <w:szCs w:val="24"/>
          <w:rtl/>
          <w:lang w:eastAsia="he-IL"/>
        </w:rPr>
        <w:t>תאריך הפסקת השרות</w:t>
      </w:r>
      <w:r w:rsidRPr="00C521D8">
        <w:rPr>
          <w:rFonts w:ascii="Times New Roman" w:eastAsia="Times New Roman" w:hAnsi="Times New Roman" w:cs="David"/>
          <w:sz w:val="24"/>
          <w:szCs w:val="24"/>
          <w:rtl/>
          <w:lang w:eastAsia="he-IL"/>
        </w:rPr>
        <w:t>").</w:t>
      </w:r>
    </w:p>
    <w:p w14:paraId="282B9316"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צע עד לתאריך הפסקת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 ו - ה'</w:t>
      </w:r>
      <w:r w:rsidRPr="00C521D8">
        <w:rPr>
          <w:rFonts w:ascii="Times New Roman" w:eastAsia="Times New Roman" w:hAnsi="Times New Roman" w:cs="David"/>
          <w:sz w:val="24"/>
          <w:szCs w:val="24"/>
          <w:rtl/>
          <w:lang w:eastAsia="he-IL"/>
        </w:rPr>
        <w:t>. במקרה שבוצע חלק של קטע ו/או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ישולם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 המנהל.</w:t>
      </w:r>
    </w:p>
    <w:p w14:paraId="2AB68DCF"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לטענה </w:t>
      </w:r>
      <w:r w:rsidRPr="00C521D8">
        <w:rPr>
          <w:rFonts w:ascii="Times New Roman" w:eastAsia="Times New Roman" w:hAnsi="Times New Roman" w:cs="David" w:hint="cs"/>
          <w:sz w:val="24"/>
          <w:szCs w:val="24"/>
          <w:rtl/>
          <w:lang w:eastAsia="he-IL"/>
        </w:rPr>
        <w:t>ו/או דרישה ו/או תלונה ו/</w:t>
      </w:r>
      <w:r w:rsidRPr="00C521D8">
        <w:rPr>
          <w:rFonts w:ascii="Times New Roman" w:eastAsia="Times New Roman" w:hAnsi="Times New Roman" w:cs="David"/>
          <w:sz w:val="24"/>
          <w:szCs w:val="24"/>
          <w:rtl/>
          <w:lang w:eastAsia="he-IL"/>
        </w:rPr>
        <w:t>או תביעה כלשהי, פרט לאמור בסעיף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והשכר שישולם לפי 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386AF75F"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תוך 12 חודש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מהבאת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כאמור</w:t>
      </w:r>
      <w:r w:rsidRPr="00C521D8">
        <w:rPr>
          <w:rFonts w:ascii="Times New Roman" w:eastAsia="Times New Roman" w:hAnsi="Times New Roman" w:cs="David" w:hint="cs"/>
          <w:sz w:val="24"/>
          <w:szCs w:val="24"/>
          <w:rtl/>
          <w:lang w:eastAsia="he-IL"/>
        </w:rPr>
        <w:t>, רשאי המזמין</w:t>
      </w:r>
      <w:r w:rsidRPr="00C521D8">
        <w:rPr>
          <w:rFonts w:ascii="Times New Roman" w:eastAsia="Times New Roman" w:hAnsi="Times New Roman" w:cs="David"/>
          <w:sz w:val="24"/>
          <w:szCs w:val="24"/>
          <w:rtl/>
          <w:lang w:eastAsia="he-IL"/>
        </w:rPr>
        <w:t xml:space="preserve"> לחדשו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במקרה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לחדש את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תנאי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7AA0C1B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במקרה שחוזה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מצוות הדין)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זכאי לתשלום כמוגדר בסעיף 12.3.2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ויחולו הסעיפים 12.1.3 ו- 12.1.4 לעיל.</w:t>
      </w:r>
    </w:p>
    <w:p w14:paraId="0433766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4551EB77"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מזמין לפי סעיף 12.1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זכאי המזמין לבטל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בלא צורך בהודעה מוקדמת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אחד מהמקרים הבאים:</w:t>
      </w:r>
    </w:p>
    <w:p w14:paraId="72C307D9"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ו/או לא קיים איזה מהוראות החוזה ולא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קן </w:t>
      </w:r>
      <w:r w:rsidRPr="00C521D8">
        <w:rPr>
          <w:rFonts w:ascii="Times New Roman" w:eastAsia="Times New Roman" w:hAnsi="Times New Roman" w:cs="David" w:hint="cs"/>
          <w:sz w:val="24"/>
          <w:szCs w:val="24"/>
          <w:rtl/>
          <w:lang w:eastAsia="he-IL"/>
        </w:rPr>
        <w:t>את ה</w:t>
      </w:r>
      <w:r w:rsidRPr="00C521D8">
        <w:rPr>
          <w:rFonts w:ascii="Times New Roman" w:eastAsia="Times New Roman" w:hAnsi="Times New Roman" w:cs="David"/>
          <w:sz w:val="24"/>
          <w:szCs w:val="24"/>
          <w:rtl/>
          <w:lang w:eastAsia="he-IL"/>
        </w:rPr>
        <w:t>הפרה</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לאחר שק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התראה על כך מהמזמין בתוך הזמן הנקוב בהתראה.</w:t>
      </w:r>
    </w:p>
    <w:p w14:paraId="3F1104F2"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התרה ביועץ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שאין הוא מבצע את עבודתו בצורה המבטיחה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w:t>
      </w:r>
    </w:p>
    <w:p w14:paraId="0AF78E29"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את הוראת סעיף 7.5 לעיל.</w:t>
      </w:r>
    </w:p>
    <w:p w14:paraId="561570FE"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נבצר מהיועץ או מהמנהל הראשי לקיים את ה</w:t>
      </w:r>
      <w:r w:rsidRPr="00C521D8">
        <w:rPr>
          <w:rFonts w:ascii="Times New Roman" w:eastAsia="Times New Roman" w:hAnsi="Times New Roman" w:cs="David" w:hint="cs"/>
          <w:sz w:val="24"/>
          <w:szCs w:val="24"/>
          <w:rtl/>
          <w:lang w:eastAsia="he-IL"/>
        </w:rPr>
        <w:t xml:space="preserve">וראות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לפעולה משפטית או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 למתן שירותי </w:t>
      </w:r>
      <w:r w:rsidRPr="00C521D8">
        <w:rPr>
          <w:rFonts w:ascii="Times New Roman" w:eastAsia="Times New Roman" w:hAnsi="Times New Roman" w:cs="David"/>
          <w:sz w:val="24"/>
          <w:szCs w:val="24"/>
          <w:rtl/>
          <w:lang w:eastAsia="he-IL"/>
        </w:rPr>
        <w:lastRenderedPageBreak/>
        <w:t>היועץ או אם ארע אירוע דומה.</w:t>
      </w:r>
    </w:p>
    <w:p w14:paraId="0F9C9FA9"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חל שינוי בהחזקת המניות ו/או בהרכב המנהלים של היועץ.</w:t>
      </w:r>
    </w:p>
    <w:p w14:paraId="06A5D2A4"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בוטל החוזה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צע עד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טול החוזה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bCs/>
          <w:sz w:val="24"/>
          <w:szCs w:val="24"/>
          <w:rtl/>
          <w:lang w:eastAsia="he-IL"/>
        </w:rPr>
        <w:t xml:space="preserve">ו -ה' </w:t>
      </w:r>
      <w:r w:rsidRPr="00C521D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28E928E"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תשמש עילה ליועץ לתביעת פיצויים כלשהם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לטענה</w:t>
      </w:r>
      <w:r w:rsidRPr="00C521D8">
        <w:rPr>
          <w:rFonts w:ascii="Times New Roman" w:eastAsia="Times New Roman" w:hAnsi="Times New Roman" w:cs="David" w:hint="cs"/>
          <w:sz w:val="24"/>
          <w:szCs w:val="24"/>
          <w:rtl/>
          <w:lang w:eastAsia="he-IL"/>
        </w:rPr>
        <w:t xml:space="preserve"> ו/או לדרישה ו/או לתלונה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תביעה כלשהי, פרט לאמור בסעיף 12.3.2 לעיל, והשכר שישולם לפי סעיף 12.3.2</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5299152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השירותים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 זה או אם אירע אירוע דומה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סעיפים 12.3.2 ו - 12.3.3 לעיל.</w:t>
      </w:r>
    </w:p>
    <w:p w14:paraId="55CE0CA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סעיפים 12.1, 12.2 ו-12.3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הסעיפים הנ"ל.</w:t>
      </w:r>
    </w:p>
    <w:p w14:paraId="5CC944E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מקרה של 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או ביטולו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למסור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המשך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066308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אימת שהיועץ לא יקיים איזו מהתחייבויותיו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B5FC11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37F95B5"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09EE804" w14:textId="77777777" w:rsidR="00C521D8" w:rsidRPr="00C521D8" w:rsidRDefault="00C521D8" w:rsidP="00C521D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B37C22F"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העברת זכויות</w:t>
      </w:r>
    </w:p>
    <w:p w14:paraId="2521720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אין היועץ רשאי להסב לאחר את החוזה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כל חלק ממנו, וכן אין הוא רשאי להעביר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להסב לאחר כל זכות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חובה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אלא בהסכמת המזמין בכתב ומראש.</w:t>
      </w:r>
    </w:p>
    <w:p w14:paraId="0F2007D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היועץ רשאי למסור לאחר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כולם או מקצתם, אלא בהסכמת המזמין בכתב ומראש.</w:t>
      </w:r>
    </w:p>
    <w:p w14:paraId="5ADA0E7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ניתנה הסכמת המזמין לפי סעיפים 13.1 או 13.2 לעיל, הרי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אין בכך כדי לפטור את היועץ מאחריותו והתחייבויותיו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 xml:space="preserve"> ומזכויות המזמין על פיו, והיועץ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באחריות מלאה, כלפי המזמין וכלפי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 xml:space="preserve">צד שלישי שהוא, גם לכל מעשה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באי כחם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עובדיהם</w:t>
      </w:r>
      <w:r w:rsidRPr="00C521D8">
        <w:rPr>
          <w:rFonts w:ascii="Times New Roman" w:eastAsia="Times New Roman" w:hAnsi="Times New Roman" w:cs="David" w:hint="cs"/>
          <w:sz w:val="24"/>
          <w:szCs w:val="24"/>
          <w:rtl/>
          <w:lang w:eastAsia="he-IL"/>
        </w:rPr>
        <w:t xml:space="preserve"> ו/או מי מטעמם</w:t>
      </w:r>
      <w:r w:rsidRPr="00C521D8">
        <w:rPr>
          <w:rFonts w:ascii="Times New Roman" w:eastAsia="Times New Roman" w:hAnsi="Times New Roman" w:cs="David"/>
          <w:sz w:val="24"/>
          <w:szCs w:val="24"/>
          <w:rtl/>
          <w:lang w:eastAsia="he-IL"/>
        </w:rPr>
        <w:t>, ואילו למזמין ישמרו כל זכויותיו כלפי היועץ.</w:t>
      </w:r>
    </w:p>
    <w:p w14:paraId="7A699DA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היועץ כמתחייב מהאמור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סעיף 12.3.2 ו-12.3.3 לעיל.</w:t>
      </w:r>
    </w:p>
    <w:p w14:paraId="40D2193D"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היועץ.</w:t>
      </w:r>
    </w:p>
    <w:p w14:paraId="571EFF84" w14:textId="77777777" w:rsidR="005367FD" w:rsidRPr="00C521D8" w:rsidRDefault="005367FD" w:rsidP="005367FD">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5B3D5A4C" w14:textId="77777777" w:rsidR="00C521D8" w:rsidRPr="00C521D8" w:rsidRDefault="00C521D8" w:rsidP="00C521D8">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סיום שרותי היועץ</w:t>
      </w:r>
    </w:p>
    <w:p w14:paraId="5BBDEC4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יחושבו כבאים לסיום בכל אחד מהמקרים הבאים:</w:t>
      </w:r>
    </w:p>
    <w:p w14:paraId="201F25E2"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הובא לידי </w:t>
      </w:r>
      <w:r w:rsidRPr="00C521D8">
        <w:rPr>
          <w:rFonts w:ascii="Times New Roman" w:eastAsia="Times New Roman" w:hAnsi="Times New Roman" w:cs="David" w:hint="cs"/>
          <w:sz w:val="24"/>
          <w:szCs w:val="24"/>
          <w:rtl/>
          <w:lang w:eastAsia="he-IL"/>
        </w:rPr>
        <w:t>גמר</w:t>
      </w:r>
      <w:r w:rsidRPr="00C521D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5FD15C2"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עם מתן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ע"י המזמין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הושלם מתן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39389855"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סודיות והמצאת מסמכים</w:t>
      </w:r>
    </w:p>
    <w:p w14:paraId="4B38BB1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העתקים וניירות עבודה, בין שהוכנו על ידי היועץ </w:t>
      </w:r>
      <w:r w:rsidRPr="00C521D8">
        <w:rPr>
          <w:rFonts w:ascii="Times New Roman" w:eastAsia="Times New Roman" w:hAnsi="Times New Roman" w:cs="David" w:hint="cs"/>
          <w:sz w:val="24"/>
          <w:szCs w:val="24"/>
          <w:rtl/>
          <w:lang w:eastAsia="he-IL"/>
        </w:rPr>
        <w:t>ו/או על ידי</w:t>
      </w:r>
      <w:r w:rsidRPr="00C521D8">
        <w:rPr>
          <w:rFonts w:ascii="Times New Roman" w:eastAsia="Times New Roman" w:hAnsi="Times New Roman" w:cs="David"/>
          <w:sz w:val="24"/>
          <w:szCs w:val="24"/>
          <w:rtl/>
          <w:lang w:eastAsia="he-IL"/>
        </w:rPr>
        <w:t xml:space="preserve"> מ</w:t>
      </w:r>
      <w:r w:rsidRPr="00C521D8">
        <w:rPr>
          <w:rFonts w:ascii="Times New Roman" w:eastAsia="Times New Roman" w:hAnsi="Times New Roman" w:cs="David" w:hint="cs"/>
          <w:sz w:val="24"/>
          <w:szCs w:val="24"/>
          <w:rtl/>
          <w:lang w:eastAsia="he-IL"/>
        </w:rPr>
        <w:t>י מ</w:t>
      </w:r>
      <w:r w:rsidRPr="00C521D8">
        <w:rPr>
          <w:rFonts w:ascii="Times New Roman" w:eastAsia="Times New Roman" w:hAnsi="Times New Roman" w:cs="David"/>
          <w:sz w:val="24"/>
          <w:szCs w:val="24"/>
          <w:rtl/>
          <w:lang w:eastAsia="he-IL"/>
        </w:rPr>
        <w:t xml:space="preserve">טעמו ובין שהוכנו על ידי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מי </w:t>
      </w:r>
      <w:r w:rsidRPr="00C521D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A6E1C6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מאחריותו </w:t>
      </w:r>
      <w:r w:rsidRPr="00C521D8">
        <w:rPr>
          <w:rFonts w:ascii="Times New Roman" w:eastAsia="Times New Roman" w:hAnsi="Times New Roman" w:cs="David" w:hint="cs"/>
          <w:sz w:val="24"/>
          <w:szCs w:val="24"/>
          <w:rtl/>
          <w:lang w:eastAsia="he-IL"/>
        </w:rPr>
        <w:t xml:space="preserve">של היועץ </w:t>
      </w:r>
      <w:r w:rsidRPr="00C521D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יציית היועץ לכל דרישה של המנהל בדבר נקיטת אמצעי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4D4453F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יחתים את עובדיו</w:t>
      </w:r>
      <w:r w:rsidRPr="00C521D8">
        <w:rPr>
          <w:rFonts w:ascii="Times New Roman" w:eastAsia="Times New Roman" w:hAnsi="Times New Roman" w:cs="David" w:hint="cs"/>
          <w:sz w:val="24"/>
          <w:szCs w:val="24"/>
          <w:rtl/>
          <w:lang w:eastAsia="he-IL"/>
        </w:rPr>
        <w:t xml:space="preserve"> ו/או שלוחיו ו/או אחר מטעמו</w:t>
      </w:r>
      <w:r w:rsidRPr="00C521D8">
        <w:rPr>
          <w:rFonts w:ascii="Times New Roman" w:eastAsia="Times New Roman" w:hAnsi="Times New Roman" w:cs="David"/>
          <w:sz w:val="24"/>
          <w:szCs w:val="24"/>
          <w:rtl/>
          <w:lang w:eastAsia="he-IL"/>
        </w:rPr>
        <w:t xml:space="preserve"> בקשר עם ביצוע הסכם זה</w:t>
      </w:r>
      <w:r w:rsidRPr="00C521D8">
        <w:rPr>
          <w:rFonts w:ascii="Times New Roman" w:eastAsia="Times New Roman" w:hAnsi="Times New Roman" w:cs="David" w:hint="cs"/>
          <w:sz w:val="24"/>
          <w:szCs w:val="24"/>
          <w:rtl/>
          <w:lang w:eastAsia="he-IL"/>
        </w:rPr>
        <w:t xml:space="preserve"> על נספחיו,</w:t>
      </w:r>
      <w:r w:rsidRPr="00C521D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C521D8">
        <w:rPr>
          <w:rFonts w:ascii="Times New Roman" w:eastAsia="Times New Roman" w:hAnsi="Times New Roman" w:cs="David"/>
          <w:bCs/>
          <w:sz w:val="24"/>
          <w:szCs w:val="24"/>
          <w:rtl/>
          <w:lang w:eastAsia="he-IL"/>
        </w:rPr>
        <w:t>ו'</w:t>
      </w:r>
      <w:r w:rsidRPr="00C521D8">
        <w:rPr>
          <w:rFonts w:ascii="Times New Roman" w:eastAsia="Times New Roman" w:hAnsi="Times New Roman" w:cs="David"/>
          <w:sz w:val="24"/>
          <w:szCs w:val="24"/>
          <w:rtl/>
          <w:lang w:eastAsia="he-IL"/>
        </w:rPr>
        <w:t>,.</w:t>
      </w:r>
    </w:p>
    <w:p w14:paraId="5156F011"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לפי דרישת המזמין ועם סיום 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C521D8">
        <w:rPr>
          <w:rFonts w:ascii="Times New Roman" w:eastAsia="Times New Roman" w:hAnsi="Times New Roman" w:cs="David" w:hint="cs"/>
          <w:sz w:val="24"/>
          <w:szCs w:val="24"/>
          <w:rtl/>
          <w:lang w:eastAsia="he-IL"/>
        </w:rPr>
        <w:t>.</w:t>
      </w:r>
    </w:p>
    <w:p w14:paraId="0F44B03E"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ויתור על זכויות מצד היועץ</w:t>
      </w:r>
    </w:p>
    <w:p w14:paraId="5929FBDC"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השתמש המזמין כדין בסמכות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521D8">
        <w:rPr>
          <w:rFonts w:ascii="Times New Roman" w:eastAsia="Times New Roman" w:hAnsi="Times New Roman" w:cs="David" w:hint="cs"/>
          <w:sz w:val="24"/>
          <w:szCs w:val="24"/>
          <w:rtl/>
          <w:lang w:eastAsia="he-IL"/>
        </w:rPr>
        <w:t>יועץ כל טענה ו/או דרישה ו/או תלונה ו/או</w:t>
      </w:r>
      <w:r w:rsidRPr="00C521D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w:t>
      </w:r>
      <w:r w:rsidRPr="00C521D8">
        <w:rPr>
          <w:rFonts w:ascii="Times New Roman" w:eastAsia="Times New Roman" w:hAnsi="Times New Roman" w:cs="David" w:hint="cs"/>
          <w:sz w:val="24"/>
          <w:szCs w:val="24"/>
          <w:rtl/>
          <w:lang w:eastAsia="he-IL"/>
        </w:rPr>
        <w:t xml:space="preserve"> שיפוי ו/או</w:t>
      </w:r>
      <w:r w:rsidRPr="00C521D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פגיעה במוניטין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הפסד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הפסד רווח העלולים להיגרם לו עקב הביטול</w:t>
      </w:r>
      <w:r w:rsidRPr="00C521D8">
        <w:rPr>
          <w:rFonts w:ascii="Times New Roman" w:eastAsia="Times New Roman" w:hAnsi="Times New Roman" w:cs="David" w:hint="cs"/>
          <w:sz w:val="24"/>
          <w:szCs w:val="24"/>
          <w:rtl/>
          <w:lang w:eastAsia="he-IL"/>
        </w:rPr>
        <w:t xml:space="preserve"> או</w:t>
      </w:r>
      <w:r w:rsidRPr="00C521D8">
        <w:rPr>
          <w:rFonts w:ascii="Times New Roman" w:eastAsia="Times New Roman" w:hAnsi="Times New Roman" w:cs="David"/>
          <w:sz w:val="24"/>
          <w:szCs w:val="24"/>
          <w:rtl/>
          <w:lang w:eastAsia="he-IL"/>
        </w:rPr>
        <w:t xml:space="preserve"> ההפסקה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מכל סיבה אחרת.</w:t>
      </w:r>
    </w:p>
    <w:p w14:paraId="3AB00FBF"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שביצע היועץ על פי חוזה זה.</w:t>
      </w:r>
    </w:p>
    <w:p w14:paraId="0F58F0A6"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המשך 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מסירתם לידי יועץ אחר, והינו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214D71C"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שונות</w:t>
      </w:r>
    </w:p>
    <w:p w14:paraId="548D3FF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המנהל הראשי במשרד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מתחייב לבצע את השירותים שעליו לבצע אישית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w:t>
      </w:r>
      <w:r w:rsidRPr="00C521D8">
        <w:rPr>
          <w:rFonts w:ascii="Times New Roman" w:eastAsia="Times New Roman" w:hAnsi="Times New Roman" w:cs="David" w:hint="cs"/>
          <w:sz w:val="24"/>
          <w:szCs w:val="24"/>
          <w:rtl/>
          <w:lang w:eastAsia="he-IL"/>
        </w:rPr>
        <w:t xml:space="preserve"> זה והינו</w:t>
      </w:r>
      <w:r w:rsidRPr="00C521D8">
        <w:rPr>
          <w:rFonts w:ascii="Times New Roman" w:eastAsia="Times New Roman" w:hAnsi="Times New Roman" w:cs="David"/>
          <w:sz w:val="24"/>
          <w:szCs w:val="24"/>
          <w:rtl/>
          <w:lang w:eastAsia="he-IL"/>
        </w:rPr>
        <w:t xml:space="preserve"> אחראי וערב כלפי המזמין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התחייבויות היועץ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w:t>
      </w:r>
    </w:p>
    <w:p w14:paraId="49DBA4B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צד אשר יפר או לא יקיים איזו מהתחייבויותיו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יהיה חייב לפצות את הצד המקיים על כל הנזקים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ההפסדים שיגרמו לו עקב 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מבלי לגרוע מזכות הצד המקיים לכל סעד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תרופה אחרים ו/או נוספים.</w:t>
      </w:r>
    </w:p>
    <w:p w14:paraId="0A4A22D3"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למניעת ספקות מוצהר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926AA2E"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521D8">
        <w:rPr>
          <w:rFonts w:ascii="Times New Roman" w:eastAsia="Times New Roman" w:hAnsi="Times New Roman" w:cs="David" w:hint="cs"/>
          <w:sz w:val="24"/>
          <w:szCs w:val="24"/>
          <w:rtl/>
          <w:lang w:eastAsia="he-IL"/>
        </w:rPr>
        <w:t>נבע</w:t>
      </w:r>
      <w:r w:rsidRPr="00C521D8">
        <w:rPr>
          <w:rFonts w:ascii="Times New Roman" w:eastAsia="Times New Roman" w:hAnsi="Times New Roman" w:cs="David"/>
          <w:sz w:val="24"/>
          <w:szCs w:val="24"/>
          <w:rtl/>
          <w:lang w:eastAsia="he-IL"/>
        </w:rPr>
        <w:t xml:space="preserve"> מאי עמידתו בהתחייבויותיו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w:t>
      </w:r>
    </w:p>
    <w:p w14:paraId="3B5B830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זכאי לקזז כנגד כל סכום המגיע ליועץ מאת 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0BE4EA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כל </w:t>
      </w:r>
      <w:r w:rsidRPr="00C521D8">
        <w:rPr>
          <w:rFonts w:ascii="Times New Roman" w:eastAsia="Times New Roman" w:hAnsi="Times New Roman" w:cs="David" w:hint="cs"/>
          <w:sz w:val="24"/>
          <w:szCs w:val="24"/>
          <w:rtl/>
          <w:lang w:eastAsia="he-IL"/>
        </w:rPr>
        <w:t>אחת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אחת מהתחייבויות המזמין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מותנה בכך שהיועץ יקיים תחילה את 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עד לאותו מועד. המזמין זכאי, מבלי לפגוע </w:t>
      </w:r>
      <w:r w:rsidRPr="00C521D8">
        <w:rPr>
          <w:rFonts w:ascii="Times New Roman" w:eastAsia="Times New Roman" w:hAnsi="Times New Roman" w:cs="David" w:hint="cs"/>
          <w:sz w:val="24"/>
          <w:szCs w:val="24"/>
          <w:rtl/>
          <w:lang w:eastAsia="he-IL"/>
        </w:rPr>
        <w:t>מכלליות ה</w:t>
      </w:r>
      <w:r w:rsidRPr="00C521D8">
        <w:rPr>
          <w:rFonts w:ascii="Times New Roman" w:eastAsia="Times New Roman" w:hAnsi="Times New Roman" w:cs="David"/>
          <w:sz w:val="24"/>
          <w:szCs w:val="24"/>
          <w:rtl/>
          <w:lang w:eastAsia="he-IL"/>
        </w:rPr>
        <w:t>אמור בכל מקום אחר בחוזה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לעכב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5FDB3AF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שום התנהגות מצד</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של מי</w:t>
      </w:r>
      <w:r w:rsidRPr="00C521D8">
        <w:rPr>
          <w:rFonts w:ascii="Times New Roman" w:eastAsia="Times New Roman" w:hAnsi="Times New Roman" w:cs="David"/>
          <w:sz w:val="24"/>
          <w:szCs w:val="24"/>
          <w:rtl/>
          <w:lang w:eastAsia="he-IL"/>
        </w:rPr>
        <w:t xml:space="preserve"> מהצדדים לא תחשב כויתור על איזה מזכויותיו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ו/או</w:t>
      </w:r>
      <w:r w:rsidRPr="00C521D8">
        <w:rPr>
          <w:rFonts w:ascii="Times New Roman" w:eastAsia="Times New Roman" w:hAnsi="Times New Roman" w:cs="David"/>
          <w:sz w:val="24"/>
          <w:szCs w:val="24"/>
          <w:rtl/>
          <w:lang w:eastAsia="he-IL"/>
        </w:rPr>
        <w:t xml:space="preserve"> ע</w:t>
      </w:r>
      <w:r w:rsidRPr="00C521D8">
        <w:rPr>
          <w:rFonts w:ascii="Times New Roman" w:eastAsia="Times New Roman" w:hAnsi="Times New Roman" w:cs="David" w:hint="cs"/>
          <w:sz w:val="24"/>
          <w:szCs w:val="24"/>
          <w:rtl/>
          <w:lang w:eastAsia="he-IL"/>
        </w:rPr>
        <w:t>ל פי כל</w:t>
      </w:r>
      <w:r w:rsidRPr="00C521D8">
        <w:rPr>
          <w:rFonts w:ascii="Times New Roman" w:eastAsia="Times New Roman" w:hAnsi="Times New Roman" w:cs="David"/>
          <w:sz w:val="24"/>
          <w:szCs w:val="24"/>
          <w:rtl/>
          <w:lang w:eastAsia="he-IL"/>
        </w:rPr>
        <w:t xml:space="preserve"> דין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כויתור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כהסכמה מצדו לאיזה הפרה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אי קיום של תנאי מתנאי חוזה</w:t>
      </w:r>
      <w:r w:rsidRPr="00C521D8">
        <w:rPr>
          <w:rFonts w:ascii="Times New Roman" w:eastAsia="Times New Roman" w:hAnsi="Times New Roman" w:cs="David" w:hint="cs"/>
          <w:sz w:val="24"/>
          <w:szCs w:val="24"/>
          <w:rtl/>
          <w:lang w:eastAsia="he-IL"/>
        </w:rPr>
        <w:t xml:space="preserve"> זה ו/</w:t>
      </w:r>
      <w:r w:rsidRPr="00C521D8">
        <w:rPr>
          <w:rFonts w:ascii="Times New Roman" w:eastAsia="Times New Roman" w:hAnsi="Times New Roman" w:cs="David"/>
          <w:sz w:val="24"/>
          <w:szCs w:val="24"/>
          <w:rtl/>
          <w:lang w:eastAsia="he-IL"/>
        </w:rPr>
        <w:t xml:space="preserve"> או כנותנת דחייה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ארכה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כל פעולה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יש לעשותה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טול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תוספת של תנאי </w:t>
      </w:r>
      <w:r w:rsidRPr="00C521D8">
        <w:rPr>
          <w:rFonts w:ascii="Times New Roman" w:eastAsia="Times New Roman" w:hAnsi="Times New Roman" w:cs="David" w:hint="cs"/>
          <w:sz w:val="24"/>
          <w:szCs w:val="24"/>
          <w:rtl/>
          <w:lang w:eastAsia="he-IL"/>
        </w:rPr>
        <w:t>כלשהו</w:t>
      </w:r>
      <w:r w:rsidRPr="00C521D8">
        <w:rPr>
          <w:rFonts w:ascii="Times New Roman" w:eastAsia="Times New Roman" w:hAnsi="Times New Roman" w:cs="David"/>
          <w:sz w:val="24"/>
          <w:szCs w:val="24"/>
          <w:rtl/>
          <w:lang w:eastAsia="he-IL"/>
        </w:rPr>
        <w:t>, אלא אם נעשו במפורש ובכתב.</w:t>
      </w:r>
    </w:p>
    <w:p w14:paraId="78723D0B"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מכלליות האמור לעיל -</w:t>
      </w:r>
    </w:p>
    <w:p w14:paraId="519CBFFD"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57E2375"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תור כלשהו על זכויות וחובות לפי החוזה.</w:t>
      </w:r>
    </w:p>
    <w:p w14:paraId="5322EB1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במידה והיועץ כולל מספר גופים או יחידים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DA2866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בגין כל חיוב מחיובי המזמין </w:t>
      </w:r>
      <w:r w:rsidRPr="00C521D8">
        <w:rPr>
          <w:rFonts w:ascii="Times New Roman" w:eastAsia="Times New Roman" w:hAnsi="Times New Roman" w:cs="David" w:hint="cs"/>
          <w:sz w:val="24"/>
          <w:szCs w:val="24"/>
          <w:rtl/>
          <w:lang w:eastAsia="he-IL"/>
        </w:rPr>
        <w:t>על פי</w:t>
      </w:r>
      <w:r w:rsidRPr="00C521D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C521D8">
        <w:rPr>
          <w:rFonts w:ascii="Times New Roman" w:eastAsia="Times New Roman" w:hAnsi="Times New Roman" w:cs="David" w:hint="cs"/>
          <w:sz w:val="24"/>
          <w:szCs w:val="24"/>
          <w:rtl/>
          <w:lang w:eastAsia="he-IL"/>
        </w:rPr>
        <w:t>על פ</w:t>
      </w:r>
      <w:r w:rsidRPr="00C521D8">
        <w:rPr>
          <w:rFonts w:ascii="Times New Roman" w:eastAsia="Times New Roman" w:hAnsi="Times New Roman" w:cs="David"/>
          <w:sz w:val="24"/>
          <w:szCs w:val="24"/>
          <w:rtl/>
          <w:lang w:eastAsia="he-IL"/>
        </w:rPr>
        <w:t>י חוזה זה. וזאת מבלי לגרוע מהאמור להלן בסיפא לס"ק זה.</w:t>
      </w:r>
    </w:p>
    <w:p w14:paraId="5F0C346D" w14:textId="77777777" w:rsidR="00C521D8" w:rsidRPr="00C521D8" w:rsidRDefault="00C521D8" w:rsidP="00C521D8">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t>היועץ מתחייב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כל דרישה</w:t>
      </w:r>
      <w:r w:rsidRPr="00C521D8">
        <w:rPr>
          <w:rFonts w:ascii="Times New Roman" w:eastAsia="Times New Roman" w:hAnsi="Times New Roman" w:cs="David" w:hint="cs"/>
          <w:sz w:val="24"/>
          <w:szCs w:val="24"/>
          <w:rtl/>
          <w:lang w:eastAsia="he-IL"/>
        </w:rPr>
        <w:t xml:space="preserve"> ו/או 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טענה ו/או תביעה, ככל שתהיינה לו כנגד המזמין בגין חיובי המזמין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אותו 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לגבי תביעה של מי מיחידי המזמין כנגד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קרי</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תביעה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p>
    <w:p w14:paraId="72442D3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C8754DF"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למען הסר ספק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מוסכם ומוצהר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בכל מקרה ובכל נסיבות, </w:t>
      </w:r>
      <w:r w:rsidRPr="00C521D8">
        <w:rPr>
          <w:rFonts w:ascii="Times New Roman" w:eastAsia="Times New Roman" w:hAnsi="Times New Roman" w:cs="David"/>
          <w:sz w:val="24"/>
          <w:szCs w:val="24"/>
          <w:rtl/>
          <w:lang w:eastAsia="he-IL"/>
        </w:rPr>
        <w:lastRenderedPageBreak/>
        <w:t>להפסיק את שירותי היועץ, מכל סיבה שהיא וכל תובענה כאמור תוגש, באם תוגש, רק לאחר השלמת שירותי היועץ ו/או עם סיום חוזה זה, לפי העניין.</w:t>
      </w:r>
    </w:p>
    <w:p w14:paraId="2ECFCA5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492A24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 זה על נספחיו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86877DA" w14:textId="77777777" w:rsidR="008E610C" w:rsidRDefault="00C521D8" w:rsidP="008E610C">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521D8">
        <w:rPr>
          <w:rFonts w:ascii="Times New Roman" w:eastAsia="Times New Roman" w:hAnsi="Times New Roman" w:cs="David" w:hint="cs"/>
          <w:sz w:val="24"/>
          <w:szCs w:val="24"/>
          <w:rtl/>
          <w:lang w:eastAsia="he-IL"/>
        </w:rPr>
        <w:t>רשום</w:t>
      </w:r>
      <w:r w:rsidRPr="00C521D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תחשב היא כמתקבלת ביום משלוח או מסירתה כאמור.</w:t>
      </w:r>
    </w:p>
    <w:p w14:paraId="1ACABBFE" w14:textId="77777777" w:rsidR="008E610C" w:rsidRDefault="008E610C"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6E9AB1EC"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3FA8A2D8"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437C18E7"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AD426FE"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7E8A649"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33FE0FE"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44A712AA"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5883EBE9"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57FE268E"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4C19F86A" w14:textId="77777777" w:rsidR="00C521D8" w:rsidRPr="008E610C" w:rsidRDefault="00C521D8" w:rsidP="003D616C">
      <w:pPr>
        <w:widowControl w:val="0"/>
        <w:spacing w:before="0" w:beforeAutospacing="0" w:after="0" w:afterAutospacing="0" w:line="240" w:lineRule="auto"/>
        <w:ind w:left="788"/>
        <w:jc w:val="center"/>
        <w:rPr>
          <w:rFonts w:ascii="Times New Roman" w:eastAsia="Times New Roman" w:hAnsi="Times New Roman" w:cs="David"/>
          <w:sz w:val="24"/>
          <w:szCs w:val="24"/>
          <w:rtl/>
          <w:lang w:eastAsia="he-IL"/>
        </w:rPr>
      </w:pPr>
      <w:r w:rsidRPr="008E610C">
        <w:rPr>
          <w:rFonts w:ascii="Times New Roman" w:eastAsia="Times New Roman" w:hAnsi="Times New Roman" w:cs="David"/>
          <w:bCs/>
          <w:sz w:val="24"/>
          <w:szCs w:val="24"/>
          <w:rtl/>
          <w:lang w:eastAsia="he-IL"/>
        </w:rPr>
        <w:t>ולראיה באו הצדדים על החתום:</w:t>
      </w:r>
    </w:p>
    <w:p w14:paraId="1B5BEAC1"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049A556" w14:textId="77777777" w:rsidR="00C521D8" w:rsidRPr="00C521D8" w:rsidRDefault="00C521D8" w:rsidP="003D61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931238215"/>
          <w:placeholder>
            <w:docPart w:val="1852A3B655334B529FA9ABA6AB928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דקל רוקבן" w:date="2021-11-21T12:01:00Z">
            <w:r w:rsidR="00512B5A">
              <w:rPr>
                <w:rFonts w:ascii="Times New Roman" w:eastAsia="Times New Roman" w:hAnsi="Times New Roman" w:cs="David"/>
                <w:color w:val="00B0F0"/>
                <w:sz w:val="24"/>
                <w:szCs w:val="24"/>
                <w:u w:val="single"/>
                <w:rtl/>
                <w:lang w:eastAsia="he-IL"/>
              </w:rPr>
              <w:t>ס. דניאל - מתן שרותי ייעוץ בע"מ</w:t>
            </w:r>
          </w:ins>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627158571"/>
          <w:placeholder>
            <w:docPart w:val="53B86EC189984CB0895E04132A83E4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דקל רוקבן" w:date="2021-11-21T11:59:00Z">
            <w:r w:rsidR="00512B5A" w:rsidRPr="009C4355">
              <w:rPr>
                <w:rStyle w:val="a7"/>
                <w:rtl/>
              </w:rPr>
              <w:t>[שם צד א]</w:t>
            </w:r>
          </w:ins>
        </w:sdtContent>
      </w:sdt>
    </w:p>
    <w:p w14:paraId="1458A910" w14:textId="77777777" w:rsid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285A95F8"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3805B0"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3F0C6D"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CC831E"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CF07B8"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2C67CE06"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25578E27"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2AF53D12"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D349948"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5E92C69"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D59760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C121275"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5AEE83"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דקל רוקבן" w:date="2021-11-21T11:58:00Z">
            <w:r w:rsidR="00512B5A">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841C6FB9B9B46249A020CE7E16D929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 w:author="דקל רוקבן" w:date="2021-11-21T11:58:00Z">
            <w:r w:rsidR="00512B5A">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77D19E3"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5714E0"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95FA2860D414208A99C3AD0AEF3C5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9" w:author="דקל רוקבן" w:date="2021-11-21T12:02:00Z">
            <w:r w:rsidR="00512B5A">
              <w:rPr>
                <w:rFonts w:ascii="Times New Roman" w:eastAsia="Times New Roman" w:hAnsi="Times New Roman" w:cs="David" w:hint="cs"/>
                <w:color w:val="008000"/>
                <w:sz w:val="24"/>
                <w:szCs w:val="24"/>
                <w:rtl/>
              </w:rPr>
              <w:t>נת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0" w:author="דקל רוקבן" w:date="2021-11-21T12:02:00Z">
            <w:r w:rsidR="00512B5A">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48C88F25"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1285A01"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11B0DB"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דקל רוקבן" w:date="2021-11-21T11:58:00Z">
            <w:r w:rsidR="00512B5A">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05BA88E5"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FF0000"/>
          <w:sz w:val="24"/>
          <w:szCs w:val="24"/>
          <w:rtl/>
        </w:rPr>
      </w:pPr>
    </w:p>
    <w:p w14:paraId="602269AB"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33CB2F8"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AA928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דקל רוקבן" w:date="2021-11-21T12:02:00Z">
            <w:r w:rsidR="00512B5A">
              <w:rPr>
                <w:rFonts w:ascii="Times New Roman" w:eastAsia="Times New Roman" w:hAnsi="Times New Roman" w:cs="David" w:hint="cs"/>
                <w:sz w:val="24"/>
                <w:szCs w:val="24"/>
                <w:rtl/>
                <w:lang w:eastAsia="he-IL"/>
              </w:rPr>
              <w:t>דקל רוקבן</w:t>
            </w:r>
          </w:ins>
        </w:sdtContent>
      </w:sdt>
    </w:p>
    <w:p w14:paraId="2CC36AD5"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FE62C8B" w14:textId="77777777" w:rsidR="008E610C" w:rsidRPr="00DE094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C47AF0F" w14:textId="77777777" w:rsidR="008E610C" w:rsidRPr="00B27B4C"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5138EC5"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5A58D78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507C0E"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4128C6F33674AB3B2AA6EE81826DF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33B3F928" w14:textId="77777777" w:rsidR="008E610C" w:rsidRPr="00B27B4C"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033FD02752314DC693A554A6A0768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1A6A45BB"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01D45F"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15FF448133848B488FFDCB7ED3BCA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333D3E9E"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9801D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58BC27E"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B11B64"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E7486F8"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76AC869"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69748C6"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4CFAB98"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DF6D3FE"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12F6EB8"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2452A2CC" w14:textId="77777777" w:rsidTr="00044544">
        <w:tc>
          <w:tcPr>
            <w:tcW w:w="3366" w:type="dxa"/>
          </w:tcPr>
          <w:p w14:paraId="23B77292" w14:textId="77777777" w:rsidR="008E610C" w:rsidRDefault="00512B5A"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F3C8191FC2A43F78905EF4204880F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8E610C" w:rsidRPr="00E95AE9">
                  <w:rPr>
                    <w:rStyle w:val="a7"/>
                    <w:color w:val="00B0F0"/>
                    <w:rtl/>
                  </w:rPr>
                  <w:t>[אחוז השתתפות צד א]</w:t>
                </w:r>
              </w:sdtContent>
            </w:sdt>
          </w:p>
          <w:p w14:paraId="4FB309D4"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28CEC19" w14:textId="77777777" w:rsidR="008E610C" w:rsidRDefault="008E610C" w:rsidP="00044544">
            <w:pPr>
              <w:widowControl w:val="0"/>
              <w:spacing w:before="0" w:beforeAutospacing="0" w:after="0" w:afterAutospacing="0" w:line="240" w:lineRule="auto"/>
              <w:ind w:left="720"/>
              <w:outlineLvl w:val="2"/>
            </w:pPr>
          </w:p>
          <w:p w14:paraId="134A4C02"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13C3D2F"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F03FC14"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66EA7A75"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C68C99F"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B0BC0E9"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CF496EB"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E4E7AFC"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3D0BF34" w14:textId="77777777" w:rsidR="00C650A2" w:rsidRDefault="00C650A2"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lastRenderedPageBreak/>
        <w:br w:type="page"/>
      </w:r>
    </w:p>
    <w:p w14:paraId="2A442DCB" w14:textId="77777777" w:rsidR="00C521D8" w:rsidRPr="00C521D8" w:rsidRDefault="00C521D8"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"ב"</w:t>
      </w:r>
    </w:p>
    <w:p w14:paraId="149DA0FC"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7E35AE06"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6C620B25"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גז ראדון וכו') ובין היתר את הנושאים המפורטים להלן:</w:t>
      </w:r>
    </w:p>
    <w:p w14:paraId="08528B1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קירות, בורות, תעלות, 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מעליות.</w:t>
      </w:r>
    </w:p>
    <w:p w14:paraId="61AEECE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0EC394A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002A23E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6BB13ED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09C3E49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3B2474A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009C0CA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7D9F12C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5AA1270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736313C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3AFAAA2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אטום קירות חוץ.</w:t>
      </w:r>
    </w:p>
    <w:p w14:paraId="3D5DC97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יג.</w:t>
      </w:r>
      <w:r w:rsidRPr="00C521D8">
        <w:rPr>
          <w:rFonts w:ascii="Times New Roman" w:eastAsia="Times New Roman" w:hAnsi="Times New Roman" w:cs="David"/>
          <w:sz w:val="24"/>
          <w:szCs w:val="24"/>
          <w:rtl/>
          <w:lang w:eastAsia="he-IL"/>
        </w:rPr>
        <w:tab/>
        <w:t>אטום מסדים.</w:t>
      </w:r>
    </w:p>
    <w:p w14:paraId="5206E8B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6E1BAD4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36D4022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טז.</w:t>
      </w:r>
      <w:r w:rsidRPr="00C521D8">
        <w:rPr>
          <w:rFonts w:ascii="Times New Roman" w:eastAsia="Times New Roman" w:hAnsi="Times New Roman" w:cs="David" w:hint="cs"/>
          <w:sz w:val="24"/>
          <w:szCs w:val="24"/>
          <w:rtl/>
          <w:lang w:eastAsia="he-IL"/>
        </w:rPr>
        <w:tab/>
        <w:t>אטום קירות פתוח.</w:t>
      </w:r>
    </w:p>
    <w:p w14:paraId="7E630E7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יז.</w:t>
      </w:r>
      <w:r w:rsidRPr="00C521D8">
        <w:rPr>
          <w:rFonts w:ascii="Times New Roman" w:eastAsia="Times New Roman" w:hAnsi="Times New Roman" w:cs="David" w:hint="cs"/>
          <w:sz w:val="24"/>
          <w:szCs w:val="24"/>
          <w:rtl/>
          <w:lang w:eastAsia="he-IL"/>
        </w:rPr>
        <w:tab/>
        <w:t>אטום ברכות 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 מים בפיתוח.</w:t>
      </w:r>
    </w:p>
    <w:p w14:paraId="392FFBC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יח.</w:t>
      </w:r>
      <w:r w:rsidRPr="00C521D8">
        <w:rPr>
          <w:rFonts w:ascii="Times New Roman" w:eastAsia="Times New Roman" w:hAnsi="Times New Roman" w:cs="David" w:hint="cs"/>
          <w:sz w:val="24"/>
          <w:szCs w:val="24"/>
          <w:rtl/>
          <w:lang w:eastAsia="he-IL"/>
        </w:rPr>
        <w:tab/>
        <w:t>אטום בין אלמנטים טרומיים ו/או מתועשים.</w:t>
      </w:r>
    </w:p>
    <w:p w14:paraId="00DB9D0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יט. </w:t>
      </w:r>
      <w:r w:rsidRPr="00C521D8">
        <w:rPr>
          <w:rFonts w:ascii="Times New Roman" w:eastAsia="Times New Roman" w:hAnsi="Times New Roman" w:cs="David" w:hint="cs"/>
          <w:sz w:val="24"/>
          <w:szCs w:val="24"/>
          <w:rtl/>
          <w:lang w:eastAsia="he-IL"/>
        </w:rPr>
        <w:tab/>
        <w:t>אטום כל אלמט אשר עלול להחדיר מים למבנה.</w:t>
      </w:r>
    </w:p>
    <w:p w14:paraId="0424AA55"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0DA7319C"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6226EB8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0A263095"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762272F5"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22A10F0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קבלת תדריך תכנון מנציג המזמין, מהאדריכל, מהקונסטרוקטור,</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17C93F5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1E903D0F"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הכנת תכניות מוקדמות של עקרונות מערכי האיטום של המבנה ושל חומרי האיטום, במספר חלופות והכנסת שינויים בהם בהתאם לדרישות המזמין, לרבות הצגת אומדנים.</w:t>
      </w:r>
    </w:p>
    <w:p w14:paraId="1E83285E"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28B04F4E"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0EDF1CC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לקבלת תעודת גמר. </w:t>
      </w:r>
    </w:p>
    <w:p w14:paraId="2060F0E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42061D71"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7FA43DE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5AE6EC0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67F9BC2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72B42EC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0573B036"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423BBD5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08DB9584"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6B03936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בקנ"מ הנדרש ויכללו בנוסף גם את פרטי הבידוד הטרמי, השיפועים, האביזרים וכד'. </w:t>
      </w:r>
    </w:p>
    <w:p w14:paraId="033C092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3137F28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4A5F612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481F3D0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71744AC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156547A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697999D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7910C43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343973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C521D8">
        <w:rPr>
          <w:rFonts w:ascii="Times New Roman" w:eastAsia="Times New Roman" w:hAnsi="Times New Roman" w:cs="David"/>
          <w:sz w:val="24"/>
          <w:szCs w:val="24"/>
          <w:rtl/>
          <w:lang w:eastAsia="he-IL"/>
        </w:rPr>
        <w:t>.</w:t>
      </w:r>
    </w:p>
    <w:p w14:paraId="230E00B7"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6B3E2220"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49B027ED"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05F8842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29F2392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C86C84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69BF5B4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6D1ED30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5292412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4FDB5DF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2DAFFDC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53A6C41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3FBD33D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87AB39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76499F8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017A8DF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5A4D09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2EE2E98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5224C51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67A9EB4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7CB4008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2084E69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258E83C6"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 xml:space="preserve">בסיס </w:t>
      </w:r>
      <w:r w:rsidR="00E90138">
        <w:rPr>
          <w:rFonts w:ascii="Times New Roman" w:eastAsia="Times New Roman" w:hAnsi="Times New Roman" w:cs="David"/>
          <w:sz w:val="24"/>
          <w:szCs w:val="24"/>
          <w:rtl/>
          <w:lang w:eastAsia="he-IL"/>
        </w:rPr>
        <w:lastRenderedPageBreak/>
        <w:t>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67620BC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376A009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78A5AF5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0745956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138215D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008CCF7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3500EE5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7FC34F3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02C3331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158B881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24F1B86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683CE9B0"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03DDF8B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759ADD37"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5125804A"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26B773B9"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66DF35B4"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1C1C2EC2"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003A7F54"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5F336B7E"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52AFA088"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6AE6EE1"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CE06FAC"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92913B2"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27E550F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5F90C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24432BD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F4C9D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CF1146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7A97E1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568EF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1FB89C4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5079A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257F36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219A4C"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4B29345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C8F80C"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66E0980F"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51365E06"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2DC1FF92"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6765364"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0469E485"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D7076D7"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0E8BFC9C" w14:textId="77777777" w:rsidR="00646B25" w:rsidRDefault="00646B25"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2B66B2BB" w14:textId="77777777" w:rsidR="00C521D8" w:rsidRPr="00C521D8" w:rsidRDefault="00C521D8"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1DE38368"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sidR="00044544">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3C34ED98"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558BBEA1"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sidR="00044544">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sidR="00044544">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D1CFB3B"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0BDEF0FC" w14:textId="77777777" w:rsidR="00044544" w:rsidRPr="00B27B4C" w:rsidRDefault="00044544" w:rsidP="00044544">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3" w:author="דקל רוקבן" w:date="2021-11-21T12:01:00Z">
            <w:r w:rsidR="00512B5A">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4" w:author="דקל רוקבן" w:date="2021-11-21T12:02:00Z">
            <w:r w:rsidR="00512B5A">
              <w:rPr>
                <w:rFonts w:ascii="Times New Roman" w:eastAsia="Times New Roman" w:hAnsi="Times New Roman" w:cs="David" w:hint="cs"/>
                <w:color w:val="008000"/>
                <w:sz w:val="24"/>
                <w:szCs w:val="24"/>
                <w:rtl/>
              </w:rPr>
              <w:t>ידוע</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8-15T00:00:00Z">
            <w:dateFormat w:val="dd/MM/yyyy"/>
            <w:lid w:val="he-IL"/>
            <w:storeMappedDataAs w:val="dateTime"/>
            <w:calendar w:val="gregorian"/>
          </w:date>
        </w:sdtPr>
        <w:sdtEndPr/>
        <w:sdtContent>
          <w:ins w:id="15" w:author="דקל רוקבן" w:date="2021-11-21T12:02:00Z">
            <w:r w:rsidR="00512B5A">
              <w:rPr>
                <w:rFonts w:ascii="Times New Roman" w:eastAsia="Times New Roman" w:hAnsi="Times New Roman" w:cs="David" w:hint="cs"/>
                <w:color w:val="008000"/>
                <w:sz w:val="24"/>
                <w:szCs w:val="24"/>
                <w:rtl/>
              </w:rPr>
              <w:t>‏15/08/2021</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F691FADA8D1E40639614E66253FAC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6" w:author="דקל רוקבן" w:date="2021-11-21T12:02:00Z">
            <w:r w:rsidR="00512B5A">
              <w:rPr>
                <w:rFonts w:ascii="Times New Roman" w:eastAsia="Times New Roman" w:hAnsi="Times New Roman" w:cs="David" w:hint="cs"/>
                <w:color w:val="008000"/>
                <w:sz w:val="24"/>
                <w:szCs w:val="24"/>
                <w:rtl/>
              </w:rPr>
              <w:t>227.5844</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2CFB26A"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74FC4F31"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0E76FDF9"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5F9E48B"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EC16CFB"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3D7EB3C6"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40C37D8F"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26B4AD7E"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C708CBE"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4D44A4A"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F32B6B2"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797C53F"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476E205"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FC9B560"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84022BB"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812757"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CF126A" w14:textId="77777777" w:rsidR="00C650A2" w:rsidRDefault="00C650A2"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1B02563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43B2FA9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4442E93"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06BB8E54"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44FE695"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684DD990"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0DA057AF"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20%</w:t>
      </w:r>
    </w:p>
    <w:p w14:paraId="5B509D67"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3EB36789"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20%</w:t>
      </w:r>
    </w:p>
    <w:p w14:paraId="0397DAED"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73B655A4"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40%</w:t>
      </w:r>
    </w:p>
    <w:p w14:paraId="3500607A"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6A81F160"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1615CD8A"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5D7ADC8E"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4D6C20FB"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483A1E84"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78B185EA"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4D6B6BA7"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***מבנה חוזר***</w:t>
      </w:r>
    </w:p>
    <w:p w14:paraId="2D0DB312"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לאחר אישור הבקשות להיתרי בניה והוצאת היתר</w:t>
      </w:r>
      <w:r w:rsidRPr="00C521D8">
        <w:rPr>
          <w:rFonts w:ascii="Times New Roman" w:eastAsia="Times New Roman" w:hAnsi="Times New Roman" w:cs="David"/>
          <w:sz w:val="24"/>
          <w:szCs w:val="24"/>
          <w:rtl/>
          <w:lang w:eastAsia="he-IL"/>
        </w:rPr>
        <w:tab/>
        <w:t xml:space="preserve">בניה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019B855F"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במהלך ביצוע הפיקוח העליון</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45%</w:t>
      </w:r>
    </w:p>
    <w:p w14:paraId="46583A18"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לאחר גמר ביצוע העבודות ע"י המזמין, ולאחר בדיקת </w:t>
      </w:r>
    </w:p>
    <w:p w14:paraId="41B9877B"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החשבונות הסופיים בגין 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058F5A0C"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והמזמין וקבלת אישור אכלוס</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677E2219"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לאחר גמר הפיקוח העליון, תיקוני הבדק וקבלת תעודת גמר </w:t>
      </w:r>
    </w:p>
    <w:p w14:paraId="6CEF0B92"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299BCEDC" w14:textId="77777777" w:rsidR="00C521D8" w:rsidRPr="00C521D8" w:rsidRDefault="008B6F16"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המחייבים ולשביעות רצונו </w:t>
      </w:r>
      <w:r w:rsidR="00044544">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5%</w:t>
      </w:r>
    </w:p>
    <w:p w14:paraId="595B9A46"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A3A4CCB"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19A0C7AA"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481875E9"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60 יום מתאריך אישור החשבון ע"י המנהל.</w:t>
      </w:r>
    </w:p>
    <w:p w14:paraId="6D704B7A"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080C6D60"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FCCBEA2"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CBA46FC"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1420E3C"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E28E1B8"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1684C74"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949B451"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lastRenderedPageBreak/>
        <w:br w:type="page"/>
      </w:r>
    </w:p>
    <w:p w14:paraId="3B97476B" w14:textId="77777777" w:rsidR="00507406" w:rsidRPr="00672C76" w:rsidRDefault="00507406" w:rsidP="0050740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59B977F" w14:textId="7777777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01T00:00:00Z">
            <w:dateFormat w:val="dd/MM/yyyy"/>
            <w:lid w:val="he-IL"/>
            <w:storeMappedDataAs w:val="dateTime"/>
            <w:calendar w:val="gregorian"/>
          </w:date>
        </w:sdtPr>
        <w:sdtEndPr>
          <w:rPr>
            <w:rFonts w:hint="cs"/>
          </w:rPr>
        </w:sdtEndPr>
        <w:sdtContent>
          <w:ins w:id="17" w:author="דקל רוקבן" w:date="2021-11-21T11:59:00Z">
            <w:r w:rsidR="00512B5A">
              <w:rPr>
                <w:rFonts w:ascii="Times New Roman" w:eastAsia="Times New Roman" w:hAnsi="Times New Roman" w:cs="David" w:hint="cs"/>
                <w:color w:val="008000"/>
                <w:sz w:val="24"/>
                <w:szCs w:val="24"/>
                <w:rtl/>
                <w:lang w:eastAsia="he-IL"/>
              </w:rPr>
              <w:t>‏01/09/2021</w:t>
            </w:r>
          </w:ins>
        </w:sdtContent>
      </w:sdt>
      <w:r w:rsidRPr="00B27B4C">
        <w:rPr>
          <w:rFonts w:ascii="Times New Roman" w:eastAsia="Times New Roman" w:hAnsi="Times New Roman" w:cs="David" w:hint="cs"/>
          <w:bCs/>
          <w:color w:val="FF0000"/>
          <w:sz w:val="24"/>
          <w:szCs w:val="24"/>
          <w:rtl/>
          <w:lang w:eastAsia="he-IL"/>
        </w:rPr>
        <w:br/>
      </w:r>
    </w:p>
    <w:p w14:paraId="2D0FA72C"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C8D1A20" w14:textId="77777777" w:rsidR="00507406" w:rsidRPr="00B27B4C" w:rsidRDefault="00512B5A"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 w:author="דקל רוקבן" w:date="2021-11-21T11:59: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5C3020FB"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D6E117A"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2A15C6C"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36372AD" w14:textId="77777777" w:rsidR="00507406" w:rsidRPr="00B27B4C"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9332FB6"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A434B"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175BB9F0EAE44C19ADC6D07815159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16F3F828A4E109CAEB56E6FE84E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A2EBF8E2644249F08CC9127B692FC0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3B4567B"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669C67"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C18C38CA6FF941D98CC3DCA9797EB7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איטום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25BD8A9CC14424784A30A67817C4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3" w:author="דקל רוקבן" w:date="2021-11-21T11:58:00Z">
            <w:r w:rsidR="00512B5A">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238AEE97"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EFE229"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A6B87907FF949148E16C9F2DD6DB8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4C4076D"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F5DB3D8" w14:textId="77777777" w:rsidR="00507406" w:rsidRPr="00B27B4C"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2A016A5BA2A40BF8C697BFEE7587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8C937BE"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A6C3870"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4BDCDF2"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928BAA"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104CEED"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832F97"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3C5975D"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4C86A7"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8D69386" w14:textId="77777777" w:rsidR="00507406" w:rsidRPr="00435A20"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AE67A3D"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6EC219E"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98288406"/>
          <w:placeholder>
            <w:docPart w:val="E5944D47EEA34CA2BCC9ED4357FF2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p>
    <w:p w14:paraId="6BD291B9" w14:textId="77777777" w:rsidR="00507406"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82D528F"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DC4DE3D"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48E9D09"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3E2B11B3" w14:textId="77777777" w:rsidR="00507406" w:rsidRPr="00B27B4C"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552D90C" w14:textId="77777777" w:rsidR="00C521D8" w:rsidRPr="00507406"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65D4CBF"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455F561"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0B37AB4" w14:textId="77777777" w:rsidR="001D0C05" w:rsidRPr="00232692" w:rsidRDefault="001D0C05" w:rsidP="001D0C0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0773DE2" w14:textId="77777777" w:rsidR="001D0C05" w:rsidRPr="0009511C" w:rsidRDefault="001D0C05" w:rsidP="001D0C05">
      <w:pPr>
        <w:widowControl w:val="0"/>
        <w:spacing w:before="0" w:beforeAutospacing="0" w:after="0" w:afterAutospacing="0" w:line="240" w:lineRule="auto"/>
        <w:jc w:val="center"/>
        <w:rPr>
          <w:rFonts w:ascii="David" w:eastAsia="Times New Roman" w:hAnsi="David" w:cs="David"/>
          <w:sz w:val="24"/>
          <w:szCs w:val="24"/>
          <w:lang w:eastAsia="he-IL"/>
        </w:rPr>
      </w:pPr>
    </w:p>
    <w:p w14:paraId="498DCF8F" w14:textId="77777777" w:rsidR="001D0C05" w:rsidRPr="002419E5" w:rsidRDefault="001D0C05" w:rsidP="001D0C0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60606D39" w14:textId="77777777" w:rsidR="001D0C05" w:rsidRPr="0009511C" w:rsidRDefault="001D0C05" w:rsidP="001D0C0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E4B2076"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53293944"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F86BCD8"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F078DD3"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FD8AC18"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64F09C2"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13626D4"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57C5434"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DB729C7"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6CA9DCC"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614612B"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6E08218" w14:textId="77777777" w:rsidR="001D0C05" w:rsidRDefault="001D0C05" w:rsidP="001D0C05">
      <w:pPr>
        <w:widowControl w:val="0"/>
        <w:spacing w:before="0" w:beforeAutospacing="0" w:after="0" w:afterAutospacing="0" w:line="240" w:lineRule="auto"/>
        <w:jc w:val="center"/>
        <w:rPr>
          <w:rFonts w:ascii="David" w:eastAsia="Calibri" w:hAnsi="David" w:cs="David"/>
          <w:sz w:val="24"/>
          <w:szCs w:val="24"/>
          <w:rtl/>
        </w:rPr>
      </w:pPr>
      <w:r w:rsidRPr="0009511C">
        <w:rPr>
          <w:rFonts w:ascii="David" w:eastAsia="Calibri" w:hAnsi="David" w:cs="David" w:hint="cs"/>
          <w:sz w:val="24"/>
          <w:szCs w:val="24"/>
          <w:rtl/>
        </w:rPr>
        <w:t xml:space="preserve"> </w:t>
      </w:r>
      <w:r>
        <w:rPr>
          <w:rFonts w:ascii="David" w:eastAsia="Calibri" w:hAnsi="David" w:cs="David"/>
          <w:sz w:val="24"/>
          <w:szCs w:val="24"/>
          <w:rtl/>
        </w:rPr>
        <w:br w:type="page"/>
      </w:r>
    </w:p>
    <w:p w14:paraId="3DEB9388" w14:textId="77777777" w:rsidR="001D0C05" w:rsidRPr="002419E5" w:rsidRDefault="001D0C05" w:rsidP="001D0C0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187A6D2" w14:textId="77777777" w:rsidR="001D0C05" w:rsidRDefault="001D0C05" w:rsidP="001D0C0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1C1774AC" w14:textId="77777777" w:rsidR="001D0C05" w:rsidRPr="00400B84" w:rsidRDefault="001D0C05" w:rsidP="001D0C0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1D0C05" w:rsidRPr="0009511C" w14:paraId="660A6EA3"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AE3AEA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BB0BB3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1D0C05" w:rsidRPr="0009511C" w14:paraId="6891D9D1"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9435E9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D0C05" w:rsidRPr="0009511C" w14:paraId="2995A3D0"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E5E21E2"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C46B7B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002AE7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1EAD90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1D0C05" w:rsidRPr="0009511C" w14:paraId="09A2FB91"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6CBA2CF0"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D5AEAC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3ED83D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9E8E8F7"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p w14:paraId="673E153C"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3C17FE7"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154AA58"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p w14:paraId="6817BB3F"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1775273"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tc>
      </w:tr>
      <w:tr w:rsidR="001D0C05" w:rsidRPr="0009511C" w14:paraId="5CBD3849"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4C99B1D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F480F2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A79E55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5F3D53"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C07E61"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r>
      <w:tr w:rsidR="001D0C05" w:rsidRPr="0009511C" w14:paraId="5D51305D"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62253BD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975491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38315EF" w14:textId="77777777" w:rsidR="001D0C05" w:rsidRPr="0009511C" w:rsidRDefault="001D0C05"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ED4C56"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966945"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r>
    </w:tbl>
    <w:p w14:paraId="0EB957C0" w14:textId="77777777" w:rsidR="001D0C05" w:rsidRPr="0009511C" w:rsidRDefault="001D0C05" w:rsidP="001D0C0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1D0C05" w:rsidRPr="0009511C" w14:paraId="6DC0338B"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7680CC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1D0C05" w:rsidRPr="0009511C" w14:paraId="24F02B7B"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1864D5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1850CC9C"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p w14:paraId="6EC6284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3042C8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22E367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1EBC51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CF447F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2789A7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7CA2CE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22A89A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1D0C05" w:rsidRPr="0009511C" w14:paraId="24A57730"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CC0D6AA"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CF80E72"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34F31AF"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031F399"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75AF313"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72BE61C"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A27A19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D6E89B3"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r>
      <w:tr w:rsidR="001D0C05" w:rsidRPr="0009511C" w14:paraId="0A1072C6"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ADA3A2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0F5386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A82235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D92522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165F60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F9C91B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48EAFD0"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0FB76FC" w14:textId="77777777" w:rsidR="001D0C05" w:rsidRPr="0009511C" w:rsidRDefault="001D0C05"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1D0C05" w:rsidRPr="0009511C" w14:paraId="28318158"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40FC58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C18F32D"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435F53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50D201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394D56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FCC332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7D32B5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B33AAF0" w14:textId="77777777" w:rsidR="001D0C05" w:rsidRPr="0009511C" w:rsidRDefault="001D0C05"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1D0C05" w:rsidRPr="0009511C" w14:paraId="42D230CA"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E3BE3BD"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A9C8A2D"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26DA2E2"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30E9D54"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2B68890"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FA1EF7A"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26CFC3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A142B6A" w14:textId="77777777" w:rsidR="001D0C05" w:rsidRPr="0009511C" w:rsidRDefault="001D0C05"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4A68077" w14:textId="77777777" w:rsidR="001D0C05" w:rsidRPr="0009511C" w:rsidRDefault="001D0C05" w:rsidP="001D0C0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20AF992B"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29B08DB"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1D0C05" w:rsidRPr="0009511C" w14:paraId="41C96F8B"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B93D7C6"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7C8EC34" w14:textId="77777777" w:rsidR="001D0C05" w:rsidRPr="0009511C" w:rsidRDefault="001D0C05" w:rsidP="001D0C0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6C3C723A"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21A7663"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1D0C05" w:rsidRPr="0009511C" w14:paraId="538AC200"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5F71919"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D4165C0"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4D6568" w:rsidRPr="0009511C" w14:paraId="2D2AF78D"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0E931DF" w14:textId="77777777" w:rsidR="004D6568" w:rsidRPr="0009511C" w:rsidRDefault="004D6568"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4D6568" w:rsidRPr="0009511C" w14:paraId="79EE5369"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467B742" w14:textId="77777777" w:rsidR="004D6568" w:rsidRPr="0009511C" w:rsidRDefault="004D6568"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702EDB0"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p w14:paraId="56654D3B" w14:textId="77777777" w:rsidR="001D0C05" w:rsidRPr="0009511C" w:rsidRDefault="001D0C05" w:rsidP="001D0C0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750B78A" w14:textId="77777777" w:rsidR="004D6568" w:rsidRDefault="004D656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E9DDA36"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"ח"</w:t>
      </w:r>
    </w:p>
    <w:p w14:paraId="48C9227B"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673CB2DB"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1EA66429"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05D423F"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44C3646C"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16F04EB1"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ה תת קרקעיים, בורות, תחתית פירי</w:t>
      </w:r>
      <w:r w:rsidR="00507406">
        <w:rPr>
          <w:rFonts w:ascii="Times New Roman" w:eastAsia="Times New Roman" w:hAnsi="Times New Roman" w:cs="David" w:hint="cs"/>
          <w:sz w:val="24"/>
          <w:szCs w:val="24"/>
          <w:rtl/>
          <w:lang w:eastAsia="he-IL"/>
        </w:rPr>
        <w:t xml:space="preserve">י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1C078C68"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68A23CC8"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3302BE0B"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0B41695E"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6773E58E"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643A7172"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311EFBBB"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0CABFC32"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F6B3AD"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57BF7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58832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AD64D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02398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65334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6CF8B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8E811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FB0575"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0D1286"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0B8C814A"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2848A8DC"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682C383"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19325EB"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22A473"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0BC82F"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0BAF4E"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3512379" w14:textId="77777777" w:rsidR="00507406" w:rsidRPr="00B27B4C" w:rsidRDefault="00512B5A"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דקל רוקבן" w:date="2021-11-21T11:59: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507406" w:rsidRPr="00B27B4C">
        <w:rPr>
          <w:rFonts w:ascii="Times New Roman" w:eastAsia="Times New Roman" w:hAnsi="Times New Roman" w:cs="David" w:hint="cs"/>
          <w:color w:val="008000"/>
          <w:sz w:val="24"/>
          <w:szCs w:val="24"/>
          <w:rtl/>
          <w:lang w:eastAsia="he-IL"/>
        </w:rPr>
        <w:br/>
      </w:r>
      <w:r w:rsidR="00507406" w:rsidRPr="00B27B4C">
        <w:rPr>
          <w:rFonts w:ascii="Times New Roman" w:eastAsia="Times New Roman" w:hAnsi="Times New Roman" w:cs="David" w:hint="cs"/>
          <w:sz w:val="24"/>
          <w:szCs w:val="24"/>
          <w:rtl/>
          <w:lang w:eastAsia="he-IL"/>
        </w:rPr>
        <w:t>(</w:t>
      </w:r>
      <w:r w:rsidR="00507406" w:rsidRPr="009E0EE6">
        <w:rPr>
          <w:rFonts w:ascii="Times New Roman" w:eastAsia="Times New Roman" w:hAnsi="Times New Roman" w:cs="David" w:hint="cs"/>
          <w:sz w:val="24"/>
          <w:szCs w:val="24"/>
          <w:rtl/>
          <w:lang w:eastAsia="he-IL"/>
        </w:rPr>
        <w:t>המזמין)</w:t>
      </w:r>
    </w:p>
    <w:p w14:paraId="5ACA8E28"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BC6D07"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AF5D85"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CA35EBB"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275F43E" w14:textId="77777777" w:rsidR="00507406" w:rsidRPr="00B27B4C"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8405EBD31E64D40958273154F7D4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E714731EFE043169F6B2DB50AEAB65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24F9A452BC742D19EA92BF9CAAC8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9" w:author="דקל רוקבן" w:date="2021-11-21T11:58:00Z">
            <w:r w:rsidR="00512B5A">
              <w:rPr>
                <w:rFonts w:ascii="Times New Roman" w:eastAsia="Times New Roman" w:hAnsi="Times New Roman" w:cs="David" w:hint="cs"/>
                <w:color w:val="008000"/>
                <w:sz w:val="24"/>
                <w:szCs w:val="24"/>
                <w:rtl/>
              </w:rPr>
              <w:t>יעוץ איטום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227C3DE"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91F138"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DFB575"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41013F"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D9D37D"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9310CB"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FF7FFEE"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223289"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F9B33F"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05E4CEE" w14:textId="77777777"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CBA2685"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C6490EA"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9181741"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C4105F0"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58D7C30"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FE2198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1" w:author="דקל רוקבן" w:date="2021-11-21T11:59:00Z">
            <w:r w:rsidR="00512B5A">
              <w:rPr>
                <w:rFonts w:ascii="Times New Roman" w:eastAsia="Times New Roman" w:hAnsi="Times New Roman" w:cs="David"/>
                <w:color w:val="00B0F0"/>
                <w:sz w:val="24"/>
                <w:szCs w:val="24"/>
                <w:rtl/>
                <w:lang w:eastAsia="he-IL"/>
              </w:rPr>
              <w:br/>
              <w:t>אפריקה ישראל מגורים בע"מ</w:t>
            </w:r>
            <w:r w:rsidR="00512B5A">
              <w:rPr>
                <w:rFonts w:ascii="Times New Roman" w:eastAsia="Times New Roman" w:hAnsi="Times New Roman" w:cs="David"/>
                <w:color w:val="00B0F0"/>
                <w:sz w:val="24"/>
                <w:szCs w:val="24"/>
                <w:rtl/>
                <w:lang w:eastAsia="he-IL"/>
              </w:rPr>
              <w:br/>
              <w:t>יוני נתניהו 1 ג' אור יהודה</w:t>
            </w:r>
            <w:r w:rsidR="00512B5A">
              <w:rPr>
                <w:rFonts w:ascii="Times New Roman" w:eastAsia="Times New Roman" w:hAnsi="Times New Roman" w:cs="David"/>
                <w:color w:val="00B0F0"/>
                <w:sz w:val="24"/>
                <w:szCs w:val="24"/>
                <w:rtl/>
                <w:lang w:eastAsia="he-IL"/>
              </w:rPr>
              <w:br/>
              <w:t>מ.ז 52-003476-0</w:t>
            </w:r>
            <w:r w:rsidR="00512B5A">
              <w:rPr>
                <w:rFonts w:ascii="Times New Roman" w:eastAsia="Times New Roman" w:hAnsi="Times New Roman" w:cs="David"/>
                <w:color w:val="00B0F0"/>
                <w:sz w:val="24"/>
                <w:szCs w:val="24"/>
                <w:rtl/>
                <w:lang w:eastAsia="he-IL"/>
              </w:rPr>
              <w:br/>
            </w:r>
          </w:ins>
        </w:sdtContent>
      </w:sdt>
    </w:p>
    <w:p w14:paraId="6FFA0C9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C1A75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E3D8E2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82FD9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01T00:00:00Z">
            <w:dateFormat w:val="dd/MM/yyyy"/>
            <w:lid w:val="he-IL"/>
            <w:storeMappedDataAs w:val="dateTime"/>
            <w:calendar w:val="gregorian"/>
          </w:date>
        </w:sdtPr>
        <w:sdtEndPr>
          <w:rPr>
            <w:rFonts w:hint="cs"/>
          </w:rPr>
        </w:sdtEndPr>
        <w:sdtContent>
          <w:ins w:id="32" w:author="דקל רוקבן" w:date="2021-11-21T11:59:00Z">
            <w:r w:rsidR="00512B5A">
              <w:rPr>
                <w:rFonts w:ascii="Times New Roman" w:eastAsia="Times New Roman" w:hAnsi="Times New Roman" w:cs="David" w:hint="cs"/>
                <w:color w:val="008000"/>
                <w:sz w:val="24"/>
                <w:szCs w:val="24"/>
                <w:rtl/>
                <w:lang w:eastAsia="he-IL"/>
              </w:rPr>
              <w:t>‏01/09/2021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E47E6D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76ED30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A21A4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2D780E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07990C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B3571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52009E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29D8E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57245B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EA7C9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BA7C5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6417E2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92A3B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99FB119"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E59CB3F"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5D70E72"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6520E19"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4F39107"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דקל רוקבן" w:date="2021-11-21T12:01:00Z">
            <w:r w:rsidR="00512B5A">
              <w:rPr>
                <w:rFonts w:ascii="Times New Roman" w:eastAsia="Times New Roman" w:hAnsi="Times New Roman" w:cs="David"/>
                <w:color w:val="008000"/>
                <w:sz w:val="24"/>
                <w:szCs w:val="24"/>
                <w:rtl/>
                <w:lang w:eastAsia="he-IL"/>
              </w:rPr>
              <w:t>ס. דניאל - מתן שרותי ייעוץ בע"מ</w:t>
            </w:r>
          </w:ins>
        </w:sdtContent>
      </w:sdt>
    </w:p>
    <w:p w14:paraId="5F0F790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A215C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2B054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577653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072CDB1"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F49C98E"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CC626A7"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8C594E2"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EED6F21"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5CD1457"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17920ECC"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594E5CA2" w14:textId="77777777" w:rsidR="00507406" w:rsidRPr="00B27B4C" w:rsidRDefault="00507406" w:rsidP="00507406">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E44995B" w14:textId="77777777" w:rsidR="00507406" w:rsidRPr="00134C85" w:rsidRDefault="00507406" w:rsidP="00507406">
      <w:pPr>
        <w:rPr>
          <w:rFonts w:ascii="David" w:hAnsi="David" w:cs="David"/>
        </w:rPr>
      </w:pPr>
    </w:p>
    <w:p w14:paraId="18BBFE1F"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sectPr w:rsidR="00C521D8" w:rsidRPr="00C521D8"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C44933" w14:textId="77777777" w:rsidR="00512B5A" w:rsidRDefault="00512B5A" w:rsidP="00AF234B">
      <w:pPr>
        <w:spacing w:before="0" w:after="0" w:line="240" w:lineRule="auto"/>
      </w:pPr>
      <w:r>
        <w:separator/>
      </w:r>
    </w:p>
  </w:endnote>
  <w:endnote w:type="continuationSeparator" w:id="0">
    <w:p w14:paraId="3605C810" w14:textId="77777777" w:rsidR="00512B5A" w:rsidRDefault="00512B5A"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6E6FF7" w:rsidRPr="006E6FF7" w14:paraId="04909085" w14:textId="77777777" w:rsidTr="006E6FF7">
      <w:tc>
        <w:tcPr>
          <w:tcW w:w="810" w:type="dxa"/>
        </w:tcPr>
        <w:p w14:paraId="7DBB40D1"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13B29DAC" w14:textId="77777777" w:rsidR="006E6FF7" w:rsidRPr="006E6FF7" w:rsidRDefault="00512B5A" w:rsidP="006E6FF7">
              <w:pPr>
                <w:tabs>
                  <w:tab w:val="center" w:pos="4153"/>
                  <w:tab w:val="right" w:pos="8306"/>
                </w:tabs>
                <w:spacing w:before="0" w:after="0" w:line="240" w:lineRule="auto"/>
                <w:rPr>
                  <w:rFonts w:ascii="David" w:hAnsi="David"/>
                  <w:color w:val="00B0F0"/>
                  <w:sz w:val="20"/>
                  <w:szCs w:val="20"/>
                  <w:rtl/>
                </w:rPr>
              </w:pPr>
              <w:ins w:id="34" w:author="דקל רוקבן" w:date="2021-11-21T11:58:00Z">
                <w:r>
                  <w:rPr>
                    <w:rFonts w:ascii="David" w:hAnsi="David"/>
                    <w:color w:val="00B0F0"/>
                    <w:sz w:val="20"/>
                    <w:szCs w:val="20"/>
                    <w:rtl/>
                  </w:rPr>
                  <w:t>נתניה - מגרש 1409</w:t>
                </w:r>
              </w:ins>
            </w:p>
          </w:tc>
        </w:sdtContent>
      </w:sdt>
      <w:tc>
        <w:tcPr>
          <w:tcW w:w="2810" w:type="dxa"/>
        </w:tcPr>
        <w:p w14:paraId="465779D2"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איטום</w:t>
              </w:r>
            </w:sdtContent>
          </w:sdt>
        </w:p>
      </w:tc>
      <w:tc>
        <w:tcPr>
          <w:tcW w:w="233" w:type="dxa"/>
        </w:tcPr>
        <w:p w14:paraId="24E938D2" w14:textId="77777777" w:rsidR="006E6FF7" w:rsidRPr="006E6FF7" w:rsidRDefault="006E6FF7" w:rsidP="006E6FF7">
          <w:pPr>
            <w:tabs>
              <w:tab w:val="center" w:pos="4153"/>
              <w:tab w:val="right" w:pos="8306"/>
            </w:tabs>
            <w:spacing w:before="0" w:after="0" w:line="240" w:lineRule="auto"/>
            <w:rPr>
              <w:rFonts w:ascii="David" w:hAnsi="David"/>
              <w:sz w:val="16"/>
              <w:szCs w:val="16"/>
              <w:rtl/>
            </w:rPr>
          </w:pPr>
        </w:p>
      </w:tc>
      <w:tc>
        <w:tcPr>
          <w:tcW w:w="1044" w:type="dxa"/>
        </w:tcPr>
        <w:p w14:paraId="2235875D"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7A96C1AA"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Pr>
                  <w:rFonts w:ascii="David" w:hAnsi="David" w:hint="cs"/>
                  <w:sz w:val="20"/>
                  <w:szCs w:val="20"/>
                </w:rPr>
                <w:t>CONT-5-691</w:t>
              </w:r>
            </w:p>
          </w:tc>
        </w:sdtContent>
      </w:sdt>
    </w:tr>
    <w:tr w:rsidR="006E6FF7" w:rsidRPr="006E6FF7" w14:paraId="5E31E771" w14:textId="77777777" w:rsidTr="006E6FF7">
      <w:tc>
        <w:tcPr>
          <w:tcW w:w="810" w:type="dxa"/>
        </w:tcPr>
        <w:p w14:paraId="3904F83D"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0EB3FF4D" w14:textId="77777777" w:rsidR="006E6FF7" w:rsidRPr="006E6FF7" w:rsidRDefault="00512B5A" w:rsidP="006E6FF7">
              <w:pPr>
                <w:tabs>
                  <w:tab w:val="center" w:pos="4153"/>
                  <w:tab w:val="right" w:pos="8306"/>
                </w:tabs>
                <w:spacing w:before="0" w:after="0" w:line="240" w:lineRule="auto"/>
                <w:rPr>
                  <w:rFonts w:ascii="David" w:hAnsi="David"/>
                  <w:color w:val="00B0F0"/>
                  <w:sz w:val="20"/>
                  <w:szCs w:val="20"/>
                  <w:rtl/>
                </w:rPr>
              </w:pPr>
              <w:ins w:id="35" w:author="דקל רוקבן" w:date="2021-11-21T12:01:00Z">
                <w:r>
                  <w:rPr>
                    <w:rFonts w:ascii="David" w:hAnsi="David"/>
                    <w:color w:val="00B0F0"/>
                    <w:sz w:val="20"/>
                    <w:szCs w:val="20"/>
                    <w:rtl/>
                  </w:rPr>
                  <w:t>ס. דניאל - מתן שרותי ייעוץ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E6FF7" w:rsidRPr="006E6FF7" w14:paraId="0B8EBC2A" w14:textId="77777777" w:rsidTr="00623070">
            <w:trPr>
              <w:trHeight w:val="201"/>
            </w:trPr>
            <w:tc>
              <w:tcPr>
                <w:tcW w:w="926" w:type="dxa"/>
              </w:tcPr>
              <w:p w14:paraId="2A55D6DC"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A207E01" w14:textId="77777777" w:rsidR="006E6FF7" w:rsidRPr="006E6FF7" w:rsidRDefault="006E6FF7" w:rsidP="006E6FF7">
                    <w:pPr>
                      <w:tabs>
                        <w:tab w:val="center" w:pos="4153"/>
                        <w:tab w:val="right" w:pos="8306"/>
                      </w:tabs>
                      <w:spacing w:before="0" w:after="0" w:line="240" w:lineRule="auto"/>
                      <w:ind w:left="1" w:hanging="1"/>
                      <w:rPr>
                        <w:rFonts w:ascii="David" w:hAnsi="David"/>
                        <w:color w:val="00B0F0"/>
                        <w:sz w:val="20"/>
                        <w:szCs w:val="20"/>
                        <w:rtl/>
                      </w:rPr>
                    </w:pPr>
                    <w:r w:rsidRPr="006E6FF7">
                      <w:rPr>
                        <w:rFonts w:ascii="David" w:hAnsi="David"/>
                        <w:color w:val="00B0F0"/>
                        <w:sz w:val="20"/>
                        <w:szCs w:val="20"/>
                        <w:rtl/>
                      </w:rPr>
                      <w:t>[גרסת חוזה]</w:t>
                    </w:r>
                  </w:p>
                </w:tc>
              </w:sdtContent>
            </w:sdt>
          </w:tr>
        </w:tbl>
        <w:p w14:paraId="7DD55BE4"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233" w:type="dxa"/>
        </w:tcPr>
        <w:p w14:paraId="7D33225A"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044" w:type="dxa"/>
        </w:tcPr>
        <w:p w14:paraId="2DB9BF85"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49F52FA7" w14:textId="77777777" w:rsidR="006E6FF7" w:rsidRPr="006E6FF7" w:rsidRDefault="00512B5A"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6E6FF7" w:rsidRPr="006E6FF7">
                <w:rPr>
                  <w:rFonts w:ascii="David" w:hAnsi="David"/>
                  <w:color w:val="00B0F0"/>
                  <w:sz w:val="20"/>
                  <w:szCs w:val="20"/>
                  <w:rtl/>
                </w:rPr>
                <w:t>[סטטוס חוזה]</w:t>
              </w:r>
            </w:sdtContent>
          </w:sdt>
        </w:p>
      </w:tc>
    </w:tr>
    <w:tr w:rsidR="006E6FF7" w:rsidRPr="006E6FF7" w14:paraId="38DF583B" w14:textId="77777777" w:rsidTr="006E6FF7">
      <w:trPr>
        <w:trHeight w:val="80"/>
      </w:trPr>
      <w:tc>
        <w:tcPr>
          <w:tcW w:w="810" w:type="dxa"/>
        </w:tcPr>
        <w:p w14:paraId="3B88C8B8"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646" w:type="dxa"/>
        </w:tcPr>
        <w:p w14:paraId="09891F8D" w14:textId="77777777" w:rsidR="006E6FF7" w:rsidRPr="006E6FF7" w:rsidRDefault="006E6FF7"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6C8C1C7E"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233" w:type="dxa"/>
        </w:tcPr>
        <w:p w14:paraId="562DF76C"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044" w:type="dxa"/>
        </w:tcPr>
        <w:p w14:paraId="3C79C892"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763" w:type="dxa"/>
        </w:tcPr>
        <w:p w14:paraId="271056D1"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r>
  </w:tbl>
  <w:p w14:paraId="6B48B423" w14:textId="77777777" w:rsidR="0049747B" w:rsidRPr="006E6FF7" w:rsidRDefault="006E6FF7" w:rsidP="006E6FF7">
    <w:pPr>
      <w:spacing w:before="0" w:beforeAutospacing="0" w:after="0" w:afterAutospacing="0" w:line="240" w:lineRule="auto"/>
      <w:rPr>
        <w:rFonts w:ascii="Arial" w:hAnsi="Arial" w:cs="Arial"/>
        <w:sz w:val="16"/>
        <w:szCs w:val="16"/>
      </w:rPr>
    </w:pPr>
    <w:r w:rsidRPr="006E6FF7">
      <w:rPr>
        <w:rFonts w:ascii="Arial" w:hAnsi="Arial" w:cs="Arial" w:hint="cs"/>
        <w:sz w:val="16"/>
        <w:szCs w:val="16"/>
        <w:rtl/>
      </w:rPr>
      <w:t xml:space="preserve">   </w:t>
    </w:r>
    <w:r w:rsidRPr="006E6FF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58662C" w14:textId="77777777" w:rsidR="00512B5A" w:rsidRDefault="00512B5A" w:rsidP="00AF234B">
      <w:pPr>
        <w:spacing w:before="0" w:after="0" w:line="240" w:lineRule="auto"/>
      </w:pPr>
      <w:r>
        <w:separator/>
      </w:r>
    </w:p>
  </w:footnote>
  <w:footnote w:type="continuationSeparator" w:id="0">
    <w:p w14:paraId="358379A6" w14:textId="77777777" w:rsidR="00512B5A" w:rsidRDefault="00512B5A"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1810FC4D" w14:textId="77777777" w:rsidR="0049747B" w:rsidRDefault="0049747B">
        <w:pPr>
          <w:pStyle w:val="a3"/>
          <w:jc w:val="center"/>
        </w:pPr>
        <w:r>
          <w:fldChar w:fldCharType="begin"/>
        </w:r>
        <w:r>
          <w:instrText xml:space="preserve"> PAGE   \* MERGEFORMAT </w:instrText>
        </w:r>
        <w:r>
          <w:fldChar w:fldCharType="separate"/>
        </w:r>
        <w:r w:rsidR="00512B5A">
          <w:rPr>
            <w:noProof/>
            <w:rtl/>
          </w:rPr>
          <w:t>1</w:t>
        </w:r>
        <w:r>
          <w:rPr>
            <w:noProof/>
          </w:rPr>
          <w:fldChar w:fldCharType="end"/>
        </w:r>
      </w:p>
    </w:sdtContent>
  </w:sdt>
  <w:p w14:paraId="5EABE518" w14:textId="77777777" w:rsidR="0049747B" w:rsidRDefault="0049747B">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10"/>
    <w:rsid w:val="00044544"/>
    <w:rsid w:val="00076D4F"/>
    <w:rsid w:val="00121E59"/>
    <w:rsid w:val="00134C85"/>
    <w:rsid w:val="001A0C3C"/>
    <w:rsid w:val="001A69D5"/>
    <w:rsid w:val="001D0C05"/>
    <w:rsid w:val="00214ACF"/>
    <w:rsid w:val="00223350"/>
    <w:rsid w:val="00280EB6"/>
    <w:rsid w:val="003125BE"/>
    <w:rsid w:val="00324C6A"/>
    <w:rsid w:val="00340044"/>
    <w:rsid w:val="003D616C"/>
    <w:rsid w:val="003F65A7"/>
    <w:rsid w:val="00425D8A"/>
    <w:rsid w:val="00435A20"/>
    <w:rsid w:val="004473B9"/>
    <w:rsid w:val="0045624B"/>
    <w:rsid w:val="0049747B"/>
    <w:rsid w:val="004D6568"/>
    <w:rsid w:val="00507406"/>
    <w:rsid w:val="00512B5A"/>
    <w:rsid w:val="00533F64"/>
    <w:rsid w:val="005367FD"/>
    <w:rsid w:val="00552E11"/>
    <w:rsid w:val="00646B25"/>
    <w:rsid w:val="00685663"/>
    <w:rsid w:val="006B6ADA"/>
    <w:rsid w:val="006E6FF7"/>
    <w:rsid w:val="0072103C"/>
    <w:rsid w:val="00742A82"/>
    <w:rsid w:val="007862D4"/>
    <w:rsid w:val="0079748B"/>
    <w:rsid w:val="008906F9"/>
    <w:rsid w:val="008B6F16"/>
    <w:rsid w:val="008C64C6"/>
    <w:rsid w:val="008E610C"/>
    <w:rsid w:val="00942177"/>
    <w:rsid w:val="00AA1573"/>
    <w:rsid w:val="00AC4D2B"/>
    <w:rsid w:val="00AD75B3"/>
    <w:rsid w:val="00AF234B"/>
    <w:rsid w:val="00B10DFA"/>
    <w:rsid w:val="00BE17B4"/>
    <w:rsid w:val="00C521D8"/>
    <w:rsid w:val="00C650A2"/>
    <w:rsid w:val="00DF245C"/>
    <w:rsid w:val="00DF5724"/>
    <w:rsid w:val="00E679C7"/>
    <w:rsid w:val="00E90138"/>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2113D"/>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 w:type="numbering" w:customStyle="1" w:styleId="NoList3">
    <w:name w:val="No List3"/>
    <w:next w:val="a2"/>
    <w:semiHidden/>
    <w:rsid w:val="00C521D8"/>
  </w:style>
  <w:style w:type="paragraph" w:customStyle="1" w:styleId="af9">
    <w:name w:val="שדות בטופס"/>
    <w:basedOn w:val="a"/>
    <w:qFormat/>
    <w:rsid w:val="008E610C"/>
    <w:pPr>
      <w:spacing w:line="360" w:lineRule="auto"/>
    </w:pPr>
    <w:rPr>
      <w:rFonts w:ascii="Times New Roman" w:eastAsia="Times New Roman" w:hAnsi="Times New Roman" w:cs="David"/>
      <w:color w:val="00B0F0"/>
      <w:sz w:val="24"/>
      <w:szCs w:val="24"/>
    </w:rPr>
  </w:style>
  <w:style w:type="table" w:customStyle="1" w:styleId="13">
    <w:name w:val="רשת טבלה1"/>
    <w:basedOn w:val="a1"/>
    <w:next w:val="a8"/>
    <w:rsid w:val="006E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a3"/>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a3"/>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a3"/>
              <w:rtl/>
            </w:rPr>
            <w:t>[תאריך חתימת חוזה]</w:t>
          </w:r>
        </w:p>
      </w:docPartBody>
    </w:docPart>
    <w:docPart>
      <w:docPartPr>
        <w:name w:val="5325C62E407A43DF97596BA9FFB0C12E"/>
        <w:category>
          <w:name w:val="כללי"/>
          <w:gallery w:val="placeholder"/>
        </w:category>
        <w:types>
          <w:type w:val="bbPlcHdr"/>
        </w:types>
        <w:behaviors>
          <w:behavior w:val="content"/>
        </w:behaviors>
        <w:guid w:val="{AD956FBA-8BE2-46A7-9C15-C7D733548830}"/>
      </w:docPartPr>
      <w:docPartBody>
        <w:p w:rsidR="00881F60" w:rsidRDefault="00881F60" w:rsidP="00881F60">
          <w:pPr>
            <w:pStyle w:val="5325C62E407A43DF97596BA9FFB0C12E"/>
          </w:pPr>
          <w:r w:rsidRPr="00EA1993">
            <w:rPr>
              <w:rStyle w:val="a3"/>
              <w:rtl/>
            </w:rPr>
            <w:t>[צדדים נוספים]</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a3"/>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a3"/>
              <w:rtl/>
            </w:rPr>
            <w:t>[רשות מקומית]</w:t>
          </w:r>
        </w:p>
      </w:docPartBody>
    </w:docPart>
    <w:docPart>
      <w:docPartPr>
        <w:name w:val="E841C6FB9B9B46249A020CE7E16D9295"/>
        <w:category>
          <w:name w:val="כללי"/>
          <w:gallery w:val="placeholder"/>
        </w:category>
        <w:types>
          <w:type w:val="bbPlcHdr"/>
        </w:types>
        <w:behaviors>
          <w:behavior w:val="content"/>
        </w:behaviors>
        <w:guid w:val="{B3E66858-E120-45A5-9E76-90BAB2516BAD}"/>
      </w:docPartPr>
      <w:docPartBody>
        <w:p w:rsidR="00881F60" w:rsidRDefault="00881F60" w:rsidP="00881F60">
          <w:pPr>
            <w:pStyle w:val="E841C6FB9B9B46249A020CE7E16D9295"/>
          </w:pPr>
          <w:r w:rsidRPr="003059F5">
            <w:rPr>
              <w:rStyle w:val="a3"/>
              <w:rtl/>
            </w:rPr>
            <w:t>[שם אתר]</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a3"/>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a3"/>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a3"/>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a3"/>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a3"/>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a3"/>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a3"/>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a3"/>
              <w:rtl/>
            </w:rPr>
            <w:t>[שדה נוסף 6]</w:t>
          </w:r>
        </w:p>
      </w:docPartBody>
    </w:docPart>
    <w:docPart>
      <w:docPartPr>
        <w:name w:val="1F3C8191FC2A43F78905EF4204880FAC"/>
        <w:category>
          <w:name w:val="כללי"/>
          <w:gallery w:val="placeholder"/>
        </w:category>
        <w:types>
          <w:type w:val="bbPlcHdr"/>
        </w:types>
        <w:behaviors>
          <w:behavior w:val="content"/>
        </w:behaviors>
        <w:guid w:val="{ED8B1150-C3D8-4AAE-8A39-A2BD45AF9A1A}"/>
      </w:docPartPr>
      <w:docPartBody>
        <w:p w:rsidR="00881F60" w:rsidRDefault="00881F60" w:rsidP="00881F60">
          <w:pPr>
            <w:pStyle w:val="1F3C8191FC2A43F78905EF4204880FAC"/>
          </w:pPr>
          <w:r w:rsidRPr="003059F5">
            <w:rPr>
              <w:rStyle w:val="a3"/>
              <w:rtl/>
            </w:rPr>
            <w:t>[אחוז השתתפות צד א]</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a3"/>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a3"/>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a3"/>
              <w:rtl/>
            </w:rPr>
            <w:t>[מדד בסיס]</w:t>
          </w:r>
        </w:p>
      </w:docPartBody>
    </w:docPart>
    <w:docPart>
      <w:docPartPr>
        <w:name w:val="F691FADA8D1E40639614E66253FAC871"/>
        <w:category>
          <w:name w:val="כללי"/>
          <w:gallery w:val="placeholder"/>
        </w:category>
        <w:types>
          <w:type w:val="bbPlcHdr"/>
        </w:types>
        <w:behaviors>
          <w:behavior w:val="content"/>
        </w:behaviors>
        <w:guid w:val="{6FBA52B1-8094-4489-8064-C74F05DD01DF}"/>
      </w:docPartPr>
      <w:docPartBody>
        <w:p w:rsidR="00881F60" w:rsidRDefault="00881F60" w:rsidP="00881F60">
          <w:pPr>
            <w:pStyle w:val="F691FADA8D1E40639614E66253FAC871"/>
          </w:pPr>
          <w:r w:rsidRPr="003059F5">
            <w:rPr>
              <w:rStyle w:val="a3"/>
              <w:rtl/>
            </w:rPr>
            <w:t>[נקודות מדד]</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a3"/>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a3"/>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a3"/>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a3"/>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a3"/>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a3"/>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a3"/>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a3"/>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a3"/>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a3"/>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a3"/>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a3"/>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a3"/>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a3"/>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a3"/>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a3"/>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a3"/>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a3"/>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a3"/>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a3"/>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a3"/>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E7CC5"/>
    <w:rsid w:val="0055114D"/>
    <w:rsid w:val="00560881"/>
    <w:rsid w:val="005930BB"/>
    <w:rsid w:val="006865A5"/>
    <w:rsid w:val="00881F60"/>
    <w:rsid w:val="0089632E"/>
    <w:rsid w:val="009D2FCE"/>
    <w:rsid w:val="009F5F51"/>
    <w:rsid w:val="00C80BF1"/>
    <w:rsid w:val="00E52DF8"/>
    <w:rsid w:val="00F03E4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0BF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8BFF034194E14C1BB10A98A0F1F22398">
    <w:name w:val="8BFF034194E14C1BB10A98A0F1F22398"/>
    <w:rsid w:val="00881F60"/>
    <w:pPr>
      <w:bidi/>
    </w:pPr>
  </w:style>
  <w:style w:type="paragraph" w:customStyle="1" w:styleId="E0B71F4FB9324F3A97D77EDA1A74C4A6">
    <w:name w:val="E0B71F4FB9324F3A97D77EDA1A74C4A6"/>
    <w:rsid w:val="00881F60"/>
    <w:pPr>
      <w:bidi/>
    </w:pPr>
  </w:style>
  <w:style w:type="paragraph" w:customStyle="1" w:styleId="5325C62E407A43DF97596BA9FFB0C12E">
    <w:name w:val="5325C62E407A43DF97596BA9FFB0C12E"/>
    <w:rsid w:val="00881F60"/>
    <w:pPr>
      <w:bidi/>
    </w:pPr>
  </w:style>
  <w:style w:type="paragraph" w:customStyle="1" w:styleId="2A00F6CDB62A44D280AD21917FC40212">
    <w:name w:val="2A00F6CDB62A44D280AD21917FC40212"/>
    <w:rsid w:val="00881F60"/>
    <w:pPr>
      <w:bidi/>
    </w:pPr>
  </w:style>
  <w:style w:type="paragraph" w:customStyle="1" w:styleId="7FAB92D76A9D4005A5704BC6D1746FDD">
    <w:name w:val="7FAB92D76A9D4005A5704BC6D1746FDD"/>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241080AC7CC94450BBF53474DDE912A7">
    <w:name w:val="241080AC7CC94450BBF53474DDE912A7"/>
    <w:rsid w:val="00881F60"/>
    <w:pPr>
      <w:bidi/>
    </w:pPr>
  </w:style>
  <w:style w:type="paragraph" w:customStyle="1" w:styleId="C5703F9817534C338D46D727644129F0">
    <w:name w:val="C5703F9817534C338D46D727644129F0"/>
    <w:rsid w:val="00881F60"/>
    <w:pPr>
      <w:bidi/>
    </w:pPr>
  </w:style>
  <w:style w:type="paragraph" w:customStyle="1" w:styleId="D3C37FB94A3A418ABAB96AB99C40C468">
    <w:name w:val="D3C37FB94A3A418ABAB96AB99C40C468"/>
    <w:rsid w:val="00881F60"/>
    <w:pPr>
      <w:bidi/>
    </w:pPr>
  </w:style>
  <w:style w:type="paragraph" w:customStyle="1" w:styleId="9552AE5406954D9A8F93650D5E7558D7">
    <w:name w:val="9552AE5406954D9A8F93650D5E7558D7"/>
    <w:rsid w:val="00881F60"/>
    <w:pPr>
      <w:bidi/>
    </w:pPr>
  </w:style>
  <w:style w:type="paragraph" w:customStyle="1" w:styleId="032B84A454E74E0DA193AAAA4FF77AE4">
    <w:name w:val="032B84A454E74E0DA193AAAA4FF77AE4"/>
    <w:rsid w:val="00881F60"/>
    <w:pPr>
      <w:bidi/>
    </w:pPr>
  </w:style>
  <w:style w:type="paragraph" w:customStyle="1" w:styleId="9344D81535804F42940C16DF1D22FADF">
    <w:name w:val="9344D81535804F42940C16DF1D22FADF"/>
    <w:rsid w:val="00881F60"/>
    <w:pPr>
      <w:bidi/>
    </w:pPr>
  </w:style>
  <w:style w:type="paragraph" w:customStyle="1" w:styleId="B2BC4E3EA80A471284D0C20D333B0E43">
    <w:name w:val="B2BC4E3EA80A471284D0C20D333B0E43"/>
    <w:rsid w:val="00881F60"/>
    <w:pPr>
      <w:bidi/>
    </w:pPr>
  </w:style>
  <w:style w:type="paragraph" w:customStyle="1" w:styleId="1CF58A9FD8B54308A33E72958F1FFFDA">
    <w:name w:val="1CF58A9FD8B54308A33E72958F1FFFDA"/>
    <w:rsid w:val="00881F60"/>
    <w:pPr>
      <w:bidi/>
    </w:pPr>
  </w:style>
  <w:style w:type="paragraph" w:customStyle="1" w:styleId="A3B1B2A648534ED694D9838E884F8B79">
    <w:name w:val="A3B1B2A648534ED694D9838E884F8B79"/>
    <w:rsid w:val="00881F60"/>
    <w:pPr>
      <w:bidi/>
    </w:pPr>
  </w:style>
  <w:style w:type="paragraph" w:customStyle="1" w:styleId="C3F38599977F49F7BE8087566E1059A8">
    <w:name w:val="C3F38599977F49F7BE8087566E1059A8"/>
    <w:rsid w:val="00881F60"/>
    <w:pPr>
      <w:bidi/>
    </w:pPr>
  </w:style>
  <w:style w:type="paragraph" w:customStyle="1" w:styleId="AFC8B02B7C0F4419B4198E95032E1E05">
    <w:name w:val="AFC8B02B7C0F4419B4198E95032E1E05"/>
    <w:rsid w:val="00881F60"/>
    <w:pPr>
      <w:bidi/>
    </w:pPr>
  </w:style>
  <w:style w:type="paragraph" w:customStyle="1" w:styleId="F904D9D3BBE24D22B1111BFA43F42113">
    <w:name w:val="F904D9D3BBE24D22B1111BFA43F42113"/>
    <w:rsid w:val="00881F60"/>
    <w:pPr>
      <w:bidi/>
    </w:pPr>
  </w:style>
  <w:style w:type="paragraph" w:customStyle="1" w:styleId="85782D589B844E7E8C1CE059389736BC">
    <w:name w:val="85782D589B844E7E8C1CE059389736BC"/>
    <w:rsid w:val="00F03E44"/>
    <w:pPr>
      <w:bidi/>
    </w:pPr>
  </w:style>
  <w:style w:type="paragraph" w:customStyle="1" w:styleId="E515EDE8EF3B459DAA560F9F77ED3684">
    <w:name w:val="E515EDE8EF3B459DAA560F9F77ED3684"/>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0ADBADE03BB34E21960522E700E52C4A">
    <w:name w:val="0ADBADE03BB34E21960522E700E52C4A"/>
    <w:rsid w:val="00F03E44"/>
    <w:pPr>
      <w:bidi/>
    </w:pPr>
  </w:style>
  <w:style w:type="paragraph" w:customStyle="1" w:styleId="9A5E754E0CEC4506B53C3A30C2425D31">
    <w:name w:val="9A5E754E0CEC4506B53C3A30C2425D31"/>
    <w:rsid w:val="00F03E44"/>
    <w:pPr>
      <w:bidi/>
    </w:pPr>
  </w:style>
  <w:style w:type="paragraph" w:customStyle="1" w:styleId="6FAC5044801B4DA2818FE4404EE3D490">
    <w:name w:val="6FAC5044801B4DA2818FE4404EE3D490"/>
    <w:rsid w:val="00F03E44"/>
    <w:pPr>
      <w:bidi/>
    </w:pPr>
  </w:style>
  <w:style w:type="paragraph" w:customStyle="1" w:styleId="4C6AB64D46F8410187A2175B90A4E882">
    <w:name w:val="4C6AB64D46F8410187A2175B90A4E882"/>
    <w:rsid w:val="00F03E44"/>
    <w:pPr>
      <w:bidi/>
    </w:pPr>
  </w:style>
  <w:style w:type="paragraph" w:customStyle="1" w:styleId="C125403A29A04D0C85109C3457A7CA63">
    <w:name w:val="C125403A29A04D0C85109C3457A7CA63"/>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47392DAD7FAF485F8EC3EDBDC0057E29">
    <w:name w:val="47392DAD7FAF485F8EC3EDBDC0057E29"/>
    <w:rsid w:val="00F03E44"/>
    <w:pPr>
      <w:bidi/>
    </w:pPr>
  </w:style>
  <w:style w:type="paragraph" w:customStyle="1" w:styleId="753229488FE04AE5AE6BE3874821856F">
    <w:name w:val="753229488FE04AE5AE6BE3874821856F"/>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291659B02F0D484E8C4986CA846EC1D2">
    <w:name w:val="291659B02F0D484E8C4986CA846EC1D2"/>
    <w:rsid w:val="00F03E44"/>
    <w:pPr>
      <w:bidi/>
    </w:pPr>
  </w:style>
  <w:style w:type="paragraph" w:customStyle="1" w:styleId="9D97C0FE48074314AD6A7D9F87FEA345">
    <w:name w:val="9D97C0FE48074314AD6A7D9F87FEA345"/>
    <w:rsid w:val="00560881"/>
    <w:pPr>
      <w:bidi/>
    </w:pPr>
  </w:style>
  <w:style w:type="paragraph" w:customStyle="1" w:styleId="36C54A644696480AA21AF8433905CC69">
    <w:name w:val="36C54A644696480AA21AF8433905CC69"/>
    <w:rsid w:val="00560881"/>
    <w:pPr>
      <w:bidi/>
    </w:pPr>
  </w:style>
  <w:style w:type="paragraph" w:customStyle="1" w:styleId="DA7713F89F6046FEA6ADED0B3587E3CD">
    <w:name w:val="DA7713F89F6046FEA6ADED0B3587E3CD"/>
    <w:rsid w:val="00560881"/>
    <w:pPr>
      <w:bidi/>
    </w:pPr>
  </w:style>
  <w:style w:type="paragraph" w:customStyle="1" w:styleId="7A4FEB1E2488449E9B9FFD02C3DAF7FE">
    <w:name w:val="7A4FEB1E2488449E9B9FFD02C3DAF7FE"/>
    <w:rsid w:val="00560881"/>
    <w:pPr>
      <w:bidi/>
    </w:pPr>
  </w:style>
  <w:style w:type="paragraph" w:customStyle="1" w:styleId="E5944D47EEA34CA2BCC9ED4357FF29EA">
    <w:name w:val="E5944D47EEA34CA2BCC9ED4357FF29EA"/>
    <w:rsid w:val="00E52DF8"/>
    <w:pPr>
      <w:bidi/>
    </w:pPr>
  </w:style>
  <w:style w:type="paragraph" w:customStyle="1" w:styleId="567C96EDCC304A528C8B1DECA920D489">
    <w:name w:val="567C96EDCC304A528C8B1DECA920D489"/>
    <w:rsid w:val="00E52DF8"/>
    <w:pPr>
      <w:bidi/>
    </w:pPr>
  </w:style>
  <w:style w:type="paragraph" w:customStyle="1" w:styleId="D75FC4B036574F5FA7B5D9B4A3B8A57E">
    <w:name w:val="D75FC4B036574F5FA7B5D9B4A3B8A57E"/>
    <w:rsid w:val="00E52DF8"/>
    <w:pPr>
      <w:bidi/>
    </w:pPr>
  </w:style>
  <w:style w:type="paragraph" w:customStyle="1" w:styleId="879F410625B54634A2348AA76DA0E4C1">
    <w:name w:val="879F410625B54634A2348AA76DA0E4C1"/>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 w:type="paragraph" w:customStyle="1" w:styleId="2C4ED323133443D99E3BF0D4290FF52A">
    <w:name w:val="2C4ED323133443D99E3BF0D4290FF52A"/>
    <w:rsid w:val="00C80BF1"/>
    <w:pPr>
      <w:bidi/>
    </w:pPr>
  </w:style>
  <w:style w:type="paragraph" w:customStyle="1" w:styleId="F95364EFCACD4262AE49FD025FA62992">
    <w:name w:val="F95364EFCACD4262AE49FD025FA62992"/>
    <w:rsid w:val="00C80BF1"/>
    <w:pPr>
      <w:bidi/>
    </w:pPr>
  </w:style>
  <w:style w:type="paragraph" w:customStyle="1" w:styleId="E3D6638534AA49688643B66A7B4D7043">
    <w:name w:val="E3D6638534AA49688643B66A7B4D7043"/>
    <w:rsid w:val="00C80BF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8DB03-05E2-43AF-BA31-147148A8260A}"/>
</file>

<file path=customXml/itemProps2.xml><?xml version="1.0" encoding="utf-8"?>
<ds:datastoreItem xmlns:ds="http://schemas.openxmlformats.org/officeDocument/2006/customXml" ds:itemID="{8E878348-5ED5-4003-A1D2-28EEC03D62D3}"/>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0C22B116-5321-4714-AE62-132CAEDC6C37}"/>
</file>

<file path=customXml/itemProps6.xml><?xml version="1.0" encoding="utf-8"?>
<ds:datastoreItem xmlns:ds="http://schemas.openxmlformats.org/officeDocument/2006/customXml" ds:itemID="{9337FA47-107B-4D3E-A1F8-DA392826671C}"/>
</file>

<file path=docProps/app.xml><?xml version="1.0" encoding="utf-8"?>
<Properties xmlns="http://schemas.openxmlformats.org/officeDocument/2006/extended-properties" xmlns:vt="http://schemas.openxmlformats.org/officeDocument/2006/docPropsVTypes">
  <Template>Normal</Template>
  <TotalTime>7</TotalTime>
  <Pages>36</Pages>
  <Words>9957</Words>
  <Characters>49788</Characters>
  <Application>Microsoft Office Word</Application>
  <DocSecurity>0</DocSecurity>
  <Lines>414</Lines>
  <Paragraphs>119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2021-11-21T09:55:00Z</dcterms:created>
  <dcterms:modified xsi:type="dcterms:W3CDTF">2021-11-21T10:02:00Z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6d298e0c-120c-4c36-bbbb-d2b4439d03c3</vt:lpwstr>
  </property>
</Properties>
</file>