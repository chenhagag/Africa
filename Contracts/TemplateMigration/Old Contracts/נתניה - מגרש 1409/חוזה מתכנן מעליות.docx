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AC1ED5"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bookmarkStart w:id="0" w:name="_GoBack"/>
      <w:bookmarkEnd w:id="0"/>
    </w:p>
    <w:p w14:paraId="3327900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0FCCE3F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06ACD787" wp14:editId="2FD51822">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2522D8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65A99A1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6893C79"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9E1B8CF"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37BC8A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6ECD4DE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532DA1B"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AE61E65"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928C157"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7B8DE65E" w14:textId="77777777" w:rsidR="00E64AE3" w:rsidRPr="00B27B4C" w:rsidRDefault="00A12C55"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1" w:author="דקל רוקבן" w:date="2021-11-17T11:43:00Z">
            <w:r>
              <w:rPr>
                <w:rFonts w:ascii="Times New Roman" w:eastAsia="Times New Roman" w:hAnsi="Times New Roman"/>
                <w:bCs/>
                <w:sz w:val="32"/>
                <w:szCs w:val="32"/>
                <w:u w:val="single"/>
                <w:rtl/>
                <w:lang w:eastAsia="he-IL"/>
              </w:rPr>
              <w:t>נתניה - מגרש 1409</w:t>
            </w:r>
          </w:ins>
        </w:p>
      </w:sdtContent>
    </w:sdt>
    <w:p w14:paraId="0DCB9418"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5FD1E94"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a7"/>
              <w:color w:val="00B0F0"/>
              <w:rtl/>
            </w:rPr>
            <w:t>[שם אתר]</w:t>
          </w:r>
        </w:p>
      </w:sdtContent>
    </w:sdt>
    <w:p w14:paraId="6A8B0701"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298992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337C38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D542C5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136D95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03C5AE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679607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97750D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164E8C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742D54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9FC434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DAEEA9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A6B7CB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89CB06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E29430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FFD3FE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18A65F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57608F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C430F4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3AEC47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2B37B1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A852EB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25DFFC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B29E18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BD3A3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66FA28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3BAFE9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7C6CA9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057D35C"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4544099"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F3EEEB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1C57F69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59B9CC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2" w:author="דקל רוקבן" w:date="2021-11-17T11:43:00Z">
            <w:r w:rsidR="00A12C55">
              <w:rPr>
                <w:rFonts w:ascii="Times New Roman" w:eastAsia="Times New Roman" w:hAnsi="Times New Roman" w:hint="cs"/>
                <w:color w:val="800080"/>
                <w:sz w:val="24"/>
                <w:rtl/>
                <w:lang w:eastAsia="he-IL"/>
              </w:rPr>
              <w:t>‏01/01/2021</w:t>
            </w:r>
          </w:ins>
        </w:sdtContent>
      </w:sdt>
    </w:p>
    <w:p w14:paraId="6DD95DC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46F0324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07C4A4A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DEE827A"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2103EF0" w14:textId="77777777" w:rsidR="001835AB" w:rsidRPr="001835AB" w:rsidRDefault="00A12C55"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ins w:id="3" w:author="דקל רוקבן" w:date="2021-11-17T11:45:00Z">
            <w:r>
              <w:rPr>
                <w:rFonts w:ascii="Times New Roman" w:eastAsia="Times New Roman" w:hAnsi="Times New Roman"/>
                <w:color w:val="800080"/>
                <w:sz w:val="24"/>
                <w:rtl/>
              </w:rPr>
              <w:br/>
              <w:t>אפריקה ישראל מגורים בע"מ</w:t>
            </w:r>
            <w:r>
              <w:rPr>
                <w:rFonts w:ascii="Times New Roman" w:eastAsia="Times New Roman" w:hAnsi="Times New Roman"/>
                <w:color w:val="800080"/>
                <w:sz w:val="24"/>
                <w:rtl/>
              </w:rPr>
              <w:br/>
              <w:t>יוני נתניהו 1 ג' אור יהודה</w:t>
            </w:r>
            <w:r>
              <w:rPr>
                <w:rFonts w:ascii="Times New Roman" w:eastAsia="Times New Roman" w:hAnsi="Times New Roman"/>
                <w:color w:val="800080"/>
                <w:sz w:val="24"/>
                <w:rtl/>
              </w:rPr>
              <w:br/>
              <w:t>מ.ז 52-003476-0</w:t>
            </w:r>
            <w:r>
              <w:rPr>
                <w:rFonts w:ascii="Times New Roman" w:eastAsia="Times New Roman" w:hAnsi="Times New Roman"/>
                <w:color w:val="800080"/>
                <w:sz w:val="24"/>
                <w:rtl/>
              </w:rPr>
              <w:br/>
            </w:r>
          </w:ins>
        </w:p>
      </w:sdtContent>
    </w:sdt>
    <w:p w14:paraId="244B5501"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7908DCB4"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6407E152"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1D5BF16A"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6B49353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728A6FCA" w14:textId="77777777" w:rsidR="001835AB" w:rsidRPr="001835AB" w:rsidRDefault="00A12C55" w:rsidP="00D12751">
          <w:pPr>
            <w:pStyle w:val="AutoFields"/>
            <w:spacing w:before="0" w:beforeAutospacing="0" w:after="0" w:afterAutospacing="0"/>
            <w:jc w:val="center"/>
            <w:rPr>
              <w:rFonts w:ascii="Times New Roman" w:eastAsia="Times New Roman" w:hAnsi="Times New Roman"/>
              <w:rtl/>
              <w:lang w:eastAsia="he-IL"/>
            </w:rPr>
          </w:pPr>
          <w:ins w:id="4" w:author="דקל רוקבן" w:date="2021-11-17T11:45:00Z">
            <w:r>
              <w:rPr>
                <w:rFonts w:ascii="Times New Roman" w:eastAsia="Times New Roman" w:hAnsi="Times New Roman"/>
                <w:color w:val="800080"/>
                <w:sz w:val="24"/>
                <w:rtl/>
              </w:rPr>
              <w:br/>
              <w:t>וי.אי.אס. הנדסה בע"מ</w:t>
            </w:r>
            <w:r>
              <w:rPr>
                <w:rFonts w:ascii="Times New Roman" w:eastAsia="Times New Roman" w:hAnsi="Times New Roman"/>
                <w:color w:val="800080"/>
                <w:sz w:val="24"/>
                <w:rtl/>
              </w:rPr>
              <w:br/>
              <w:t>הצורן 6 א.ת. נתניה</w:t>
            </w:r>
            <w:r>
              <w:rPr>
                <w:rFonts w:ascii="Times New Roman" w:eastAsia="Times New Roman" w:hAnsi="Times New Roman"/>
                <w:color w:val="800080"/>
                <w:sz w:val="24"/>
                <w:rtl/>
              </w:rPr>
              <w:br/>
            </w:r>
          </w:ins>
        </w:p>
      </w:sdtContent>
    </w:sdt>
    <w:p w14:paraId="43EF943D"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5916CBBD"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5A92FADC"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53AEA4A9"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DEFBFF5"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21A40EAB"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2DD388EB"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27386E3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3AE8514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7D83C85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3A9BBD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6198529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2BA6489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53CD1B5"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2945CD5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5E37278"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1AB6D1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883E83D"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1771357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D1BFC4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lastRenderedPageBreak/>
        <w:t>"</w:t>
      </w:r>
      <w:r w:rsidRPr="001835AB">
        <w:rPr>
          <w:rFonts w:ascii="Times New Roman" w:eastAsia="Times New Roman" w:hAnsi="Times New Roman"/>
          <w:b/>
          <w:bCs/>
          <w:sz w:val="20"/>
          <w:rtl/>
          <w:lang w:eastAsia="he-IL"/>
        </w:rPr>
        <w:t>שירותי</w:t>
      </w:r>
    </w:p>
    <w:p w14:paraId="65A9190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23325CC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5E1E882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45A00AE"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BD8FC1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E4CA36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0D25691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F3DFDC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383CEA3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13F2522B"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5246FDB5"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087FEA8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E55652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1D1786A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2A949E1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280A1E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3BD00FCF"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w:t>
      </w:r>
    </w:p>
    <w:p w14:paraId="37FB3976"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3BD845B9"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72F7AC9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22A4E34A"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2AB05DD5"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4B0C86F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3AA1F890"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72C96F7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34C55F07"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12DB57B4"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03C044CC"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021C06A0"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0836EAAA"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3DD53AA0"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3836E5CE"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2D1AEAA7"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7CA8C1D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71211F4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1EBA06C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61A25F8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D386F9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691E367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471B828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056BBAC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10E94B8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103F8D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706F79F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7FA8168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6E764D94"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"רמדורנט"</w:t>
      </w:r>
      <w:r w:rsidRPr="001835AB">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4B8B1AAE"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328B5F0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27CA476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hint="cs"/>
          <w:b/>
          <w:sz w:val="20"/>
          <w:rtl/>
          <w:lang w:eastAsia="he-IL"/>
        </w:rPr>
        <w:t>המצ"ב,</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1621C71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w:t>
      </w:r>
      <w:r w:rsidRPr="001835AB">
        <w:rPr>
          <w:rFonts w:ascii="Times New Roman" w:eastAsia="Times New Roman" w:hAnsi="Times New Roman"/>
          <w:sz w:val="20"/>
          <w:rtl/>
          <w:lang w:eastAsia="he-IL"/>
        </w:rPr>
        <w:lastRenderedPageBreak/>
        <w:t>חשבונו ואחריותו של המתכנן, במספר, לתקופה ובמקומות אותם יציין המנהל בהוראותיו.</w:t>
      </w:r>
    </w:p>
    <w:p w14:paraId="28DF3ED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177B2350"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A06800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166AE08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1D33FC7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6E69839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60EA7606"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1DBE9E5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34CC76F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22FCF75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5DAA7A82"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702AB14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30DEF74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74C0878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w:t>
      </w:r>
    </w:p>
    <w:p w14:paraId="191B224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40FDC8B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309072A"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6C64C06E"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7037248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0E8271A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3D4F805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DFC686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473EBBA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4CB17C9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50046F1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55258EF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1CEB08A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7FB8B859"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6C8536E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4D990108"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1C96F25"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27B98CC0"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14595EF9"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439D29EF"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r w:rsidRPr="001835AB">
        <w:rPr>
          <w:rFonts w:ascii="Times New Roman" w:eastAsia="Times New Roman" w:hAnsi="Times New Roman" w:hint="cs"/>
          <w:b/>
          <w:sz w:val="20"/>
          <w:rtl/>
          <w:lang w:eastAsia="he-IL"/>
        </w:rPr>
        <w:t xml:space="preserve">המצ"ב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7F5E877E"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6880EC8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34FEC558"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2CE593B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7E5FB52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38B5A0C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2AE6368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5CC6CE6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51E84A4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5777A831"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רמדורנט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247C446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וכן כל תשלומי ביניים נוספים במידה והמזמין יחליט לשלמם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4E5A07A0"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6EE372E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lastRenderedPageBreak/>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26BB990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05E97EBA"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69AF645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08A9FF82"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CBBC8C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4B12A77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25AEDE4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40928BD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510C3BA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5D587EF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270C47D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1D2BCE3B"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349374D7"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17F639EB"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lastRenderedPageBreak/>
        <w:t>אחריות</w:t>
      </w:r>
    </w:p>
    <w:p w14:paraId="5C18AFBB"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A1A7E16" w14:textId="77777777" w:rsidR="00740118" w:rsidRPr="00013687" w:rsidRDefault="00740118" w:rsidP="0074011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563F413"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6974DD4"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75917815"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68B8B510"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11071556"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7CA34A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35284D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0FBE2ED4"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0E1739E3"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2C146CC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269E6B7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lastRenderedPageBreak/>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268E2F5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37BA03E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63487B6"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5847464E"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160FB79"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409C2254"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0DDD465"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192A0567"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7C1E0AA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המצ"ב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278C428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4AE1DB9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הכל לפי העניין.</w:t>
      </w:r>
    </w:p>
    <w:p w14:paraId="55B1E47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496239D"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lastRenderedPageBreak/>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2EE0FFF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שלא בהסכמת המזמין.</w:t>
      </w:r>
    </w:p>
    <w:p w14:paraId="08C8C74E"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1992B8A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2CC1C24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י הדין ו/או מכח צו הרחבה ו/או מכח הסכם כלשהו על עובד</w:t>
      </w:r>
      <w:r w:rsidRPr="001835AB">
        <w:rPr>
          <w:rFonts w:ascii="Times New Roman" w:eastAsia="Times New Roman" w:hAnsi="Times New Roman" w:hint="cs"/>
          <w:sz w:val="20"/>
          <w:rtl/>
          <w:lang w:eastAsia="he-IL"/>
        </w:rPr>
        <w:t>.</w:t>
      </w:r>
    </w:p>
    <w:p w14:paraId="20478DD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שלוחיו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41A303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ישא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2BB8EBD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703CC87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66E32E8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347D0554"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3B422CE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74C15509"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37E8202C"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5F271305"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79119B4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337DF0C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018B700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5D5616BC"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4AB301BD"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505693FD"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24783311"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324BEB11"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נבצר מהמתכנן או מהמנהל הראשי לקיים את ה</w:t>
      </w:r>
      <w:r w:rsidRPr="001835AB">
        <w:rPr>
          <w:rFonts w:ascii="Times New Roman" w:eastAsia="Times New Roman" w:hAnsi="Times New Roman" w:hint="cs"/>
          <w:sz w:val="20"/>
          <w:rtl/>
          <w:lang w:eastAsia="he-IL"/>
        </w:rPr>
        <w:t xml:space="preserve">וראות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מסיבת מחלה או מכל סיבה אחרת שהיא. מבלי לפגוע בכלליות 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יחול הסעיף אם המנהל הראשי במשרד המתכנן נפטר, המתכנן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לפעולה משפטית או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שירותי המתכנן או אם ארע אירוע דומה.</w:t>
      </w:r>
    </w:p>
    <w:p w14:paraId="2585C77D"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חל שינוי בהחזקת המניות ו/או בהרכב המנהלים של המתכנן.</w:t>
      </w:r>
    </w:p>
    <w:p w14:paraId="1842D7DC"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575FD768"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lastRenderedPageBreak/>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12D78B5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720A862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18C8E99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6EB74AC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8BDBD12"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720B154E"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2E3D534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01B009F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597BB77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7A39ABB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117E7743"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3BB1F3B9"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34DFC46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077E1569"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0B0811E6"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4FA3533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47BD04D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39701A2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1CA826C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שלוחיו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79E48D9C"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50199A66"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0145174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529B62B9"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2E27422E"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33229E07"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21538A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132C1F4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1EB9169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3DA3E430"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5375D6A9"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6AB8E75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w:t>
      </w:r>
      <w:r w:rsidRPr="001835AB">
        <w:rPr>
          <w:rFonts w:ascii="Times New Roman" w:eastAsia="Times New Roman" w:hAnsi="Times New Roman"/>
          <w:sz w:val="20"/>
          <w:rtl/>
          <w:lang w:eastAsia="he-IL"/>
        </w:rPr>
        <w:lastRenderedPageBreak/>
        <w:t>שלפי טענתו מגיע לו מהמתכנן, וכל זכות של המתכנן לתשלום מהמזמין כפופה לזכות הקיזוז הנ"ל.</w:t>
      </w:r>
    </w:p>
    <w:p w14:paraId="528FB53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6E2708A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כויתור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כויתור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6A84693A"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74C5BF7E"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6150346A"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5CF7B939"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26899D1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י חוזה זה. וזאת מבלי לגרוע מהאמור להלן בסיפא לס"ק זה.</w:t>
      </w:r>
    </w:p>
    <w:p w14:paraId="085B7B75"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389BE8A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503954DD"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279885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B70343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מורשי החתימה של המזמין.</w:t>
      </w:r>
    </w:p>
    <w:p w14:paraId="2A900E2E"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737CB94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2DCA5F9"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35D7F888"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966404A"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2BD2A48"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E0BC600"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 w:author="דקל רוקבן" w:date="2021-11-17T11:45:00Z">
            <w:r w:rsidR="00A12C55">
              <w:rPr>
                <w:rFonts w:ascii="Times New Roman" w:eastAsia="Times New Roman" w:hAnsi="Times New Roman"/>
                <w:color w:val="00B0F0"/>
                <w:sz w:val="20"/>
                <w:u w:val="single"/>
                <w:rtl/>
                <w:lang w:eastAsia="he-IL"/>
              </w:rPr>
              <w:t>וי.אי.אס. הנדסה בע"מ</w:t>
            </w:r>
          </w:ins>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6" w:author="דקל רוקבן" w:date="2021-11-17T11:45:00Z">
            <w:r w:rsidR="00A12C55" w:rsidRPr="003E6FC4">
              <w:rPr>
                <w:rStyle w:val="a7"/>
                <w:rtl/>
              </w:rPr>
              <w:t>[שם צד א]</w:t>
            </w:r>
          </w:ins>
        </w:sdtContent>
      </w:sdt>
    </w:p>
    <w:p w14:paraId="34B7D088"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0AC7C5C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2CFB2B0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3AAD725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2B078D0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5BBA2C3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103E4E2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4149461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3313FB3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209837C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0AA1ABBC"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7746133A"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565C804B"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lastRenderedPageBreak/>
        <w:t>נספח ''א''</w:t>
      </w:r>
    </w:p>
    <w:p w14:paraId="35B2B090"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232C4CB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75870DF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92FE3F8"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דקל רוקבן" w:date="2021-11-17T11:43:00Z">
            <w:r w:rsidR="00A12C55">
              <w:rPr>
                <w:rFonts w:ascii="Times New Roman" w:eastAsia="Times New Roman" w:hAnsi="Times New Roman" w:hint="cs"/>
                <w:color w:val="00B0F0"/>
                <w:sz w:val="24"/>
                <w:rtl/>
                <w:lang w:eastAsia="he-IL"/>
              </w:rPr>
              <w:t>נתניה</w:t>
            </w:r>
          </w:ins>
        </w:sdtContent>
      </w:sdt>
      <w:r w:rsidRPr="00E64AE3">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32D2F19C01A448299B31E3C8260E18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64AE3">
            <w:rPr>
              <w:rFonts w:cstheme="minorBidi"/>
              <w:color w:val="00B0F0"/>
              <w:rtl/>
            </w:rPr>
            <w:t>[שם אתר]</w:t>
          </w:r>
        </w:sdtContent>
      </w:sdt>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 w:author="דקל רוקבן" w:date="2021-11-17T11:43:00Z">
            <w:r w:rsidR="00A12C55">
              <w:rPr>
                <w:rFonts w:ascii="Times New Roman" w:eastAsia="Times New Roman" w:hAnsi="Times New Roman" w:hint="cs"/>
                <w:color w:val="00B0F0"/>
                <w:sz w:val="24"/>
                <w:rtl/>
              </w:rPr>
              <w:t>נתניה - מגרש 1409</w:t>
            </w:r>
          </w:ins>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1D498B1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296AD890"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9" w:author="דקל רוקבן" w:date="2021-11-17T11:46:00Z">
            <w:r w:rsidR="00A12C55">
              <w:rPr>
                <w:rFonts w:ascii="Times New Roman" w:eastAsia="Times New Roman" w:hAnsi="Times New Roman" w:hint="cs"/>
                <w:color w:val="008000"/>
                <w:sz w:val="24"/>
                <w:rtl/>
              </w:rPr>
              <w:t>נת / 556 / ב / 1</w:t>
            </w:r>
          </w:ins>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0" w:author="דקל רוקבן" w:date="2021-11-17T11:46:00Z">
            <w:r w:rsidR="00A12C55">
              <w:rPr>
                <w:rFonts w:ascii="Times New Roman" w:eastAsia="Times New Roman" w:hAnsi="Times New Roman" w:hint="cs"/>
                <w:sz w:val="24"/>
                <w:rtl/>
                <w:lang w:eastAsia="he-IL"/>
              </w:rPr>
              <w:t>8256</w:t>
            </w:r>
          </w:ins>
        </w:sdtContent>
      </w:sdt>
      <w:r w:rsidRPr="00E64AE3">
        <w:rPr>
          <w:rFonts w:ascii="Times New Roman" w:eastAsia="Times New Roman" w:hAnsi="Times New Roman" w:hint="cs"/>
          <w:sz w:val="24"/>
          <w:rtl/>
          <w:lang w:eastAsia="he-IL"/>
        </w:rPr>
        <w:t>.</w:t>
      </w:r>
    </w:p>
    <w:p w14:paraId="0302DDEA"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0080611"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EDD8C86"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1" w:author="דקל רוקבן" w:date="2021-11-17T11:43:00Z">
            <w:r w:rsidR="00A12C55">
              <w:rPr>
                <w:rFonts w:ascii="Times New Roman" w:eastAsia="Times New Roman" w:hAnsi="Times New Roman" w:hint="cs"/>
                <w:color w:val="008000"/>
                <w:sz w:val="24"/>
                <w:rtl/>
              </w:rPr>
              <w:t>נתניה</w:t>
            </w:r>
          </w:ins>
        </w:sdtContent>
      </w:sdt>
      <w:r w:rsidRPr="00E64AE3">
        <w:rPr>
          <w:rFonts w:ascii="Times New Roman" w:eastAsia="Times New Roman" w:hAnsi="Times New Roman" w:hint="cs"/>
          <w:color w:val="008000"/>
          <w:sz w:val="24"/>
          <w:rtl/>
        </w:rPr>
        <w:t>.</w:t>
      </w:r>
    </w:p>
    <w:p w14:paraId="4464D310"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6B01D351"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4014C7B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83E393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דקל רוקבן" w:date="2021-11-17T11:46:00Z">
            <w:r w:rsidR="00A12C55">
              <w:rPr>
                <w:rFonts w:ascii="Times New Roman" w:eastAsia="Times New Roman" w:hAnsi="Times New Roman" w:hint="cs"/>
                <w:sz w:val="24"/>
                <w:rtl/>
                <w:lang w:eastAsia="he-IL"/>
              </w:rPr>
              <w:t>דקל רוקבן</w:t>
            </w:r>
          </w:ins>
        </w:sdtContent>
      </w:sdt>
    </w:p>
    <w:p w14:paraId="0625608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62F5C0FC"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מימד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08F9737E"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64D06A7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2A91FC5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3D8AD25A"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64AE3">
            <w:rPr>
              <w:rFonts w:cstheme="minorBidi"/>
              <w:color w:val="00B0F0"/>
              <w:rtl/>
            </w:rPr>
            <w:t>[שדה נוסף 4]</w:t>
          </w:r>
        </w:sdtContent>
      </w:sdt>
    </w:p>
    <w:p w14:paraId="11B48F61"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64AE3">
            <w:rPr>
              <w:rFonts w:cstheme="minorBidi"/>
              <w:color w:val="00B0F0"/>
              <w:rtl/>
            </w:rPr>
            <w:t>[שדה נוסף 5]</w:t>
          </w:r>
        </w:sdtContent>
      </w:sdt>
    </w:p>
    <w:p w14:paraId="56ED370E"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566047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64AE3">
            <w:rPr>
              <w:rFonts w:cstheme="minorBidi"/>
              <w:color w:val="00B0F0"/>
              <w:rtl/>
            </w:rPr>
            <w:t>[שדה נוסף 6]</w:t>
          </w:r>
        </w:sdtContent>
      </w:sdt>
    </w:p>
    <w:p w14:paraId="15C6A7D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0121D60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0A1D564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22832242"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1BC5FBC2"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1557FF08"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6BDFA4EA"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7DC6A6BE"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48F7C7AD"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64B40D0A"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01E960C0" w14:textId="77777777" w:rsidTr="00E64AE3">
        <w:tc>
          <w:tcPr>
            <w:tcW w:w="3366" w:type="dxa"/>
          </w:tcPr>
          <w:p w14:paraId="6A6526A0" w14:textId="77777777" w:rsidR="00E64AE3" w:rsidRPr="00E64AE3" w:rsidRDefault="00A12C55"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64AE3" w:rsidRPr="00E64AE3">
                  <w:rPr>
                    <w:rFonts w:cstheme="minorBidi"/>
                    <w:color w:val="00B0F0"/>
                    <w:rtl/>
                  </w:rPr>
                  <w:t>[אחוז השתתפות צד א]</w:t>
                </w:r>
              </w:sdtContent>
            </w:sdt>
          </w:p>
          <w:p w14:paraId="4587BAD7"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0317A778"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3D806682"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71314FDB"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0BD187EA"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0057D016"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lastRenderedPageBreak/>
        <w:t>נספח "ב"</w:t>
      </w:r>
    </w:p>
    <w:p w14:paraId="43D698A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1AAC505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5F93B90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412E390E"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254F9D1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A493385"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654A64CF"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20A3DD3"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0DF2C5AF"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35969222"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6C70E7BC"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4276F8C7"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6932D045"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5D6CC912"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16AA7DC"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63B6611C"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66B8663B"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4B36D75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11EF6897"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288C2FBD"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2510390F"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7A69AE4A"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435055C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BF787B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621F2C5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60F4AE97"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25DABE69"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53C776AB"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262064A0"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43C1142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6130228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0EAA15AD"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E0E45E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749C36E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7F4596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641576BD"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267919B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0EDC27EC"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2EF4432E"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6BC20942"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0DEA291B"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6B37BBA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4272DD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7E167D3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FCEF808"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020E1C5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7262938A"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4AC3161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9332BA0"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7B1D669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1F5F4B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43BAEBE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74F9A0D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279C255C"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2C51F86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FB2D01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69E70D2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FF06D7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25A4D92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02AB1D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40F5395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AA53C8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500F1DC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EF5E08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69B3DD0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3433601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31FA003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EE6F7C0"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5DBB5C5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77D1418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31CCABE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13EC2D37"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668F5E7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527B9A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0009D48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142BBE07"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6D25CABD"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5DDFA4FF"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"אסקי" כך שניתן יהיה להעתיקם לכל מעבד תמלילים אחר, ע"ג דיסקט ובתדפיס.</w:t>
      </w:r>
    </w:p>
    <w:p w14:paraId="67C9A779"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3E2AA8D2"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059B4E4B"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32174A18"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4282530F"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1CB9463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0AC73E57"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18AF5657"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19900D11"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46520743"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53ED771F"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57FFBBAC"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08CFA668"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212F8CFE"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3840C25E"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276D5EAD"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29D5D41D"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0B371808"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5BA1A6EC"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638D9887"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4A21695B"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7ED39AA0"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16DFF2C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871592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1F75914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C53D49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370EB53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A4AC03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30BDEC6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12227A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1656C53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9D7DF1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0997399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989DE3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091FB41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04BF9E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1DC00A6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B5CA31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5BE9A75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DC5D87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1A0E7D5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8EA3A5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0CCD9C2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6ECA85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0002C41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52A29F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D996AC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1A2783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10EA6C2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C4431B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2F351F7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405D39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0E93A8F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1C4F1E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0B81084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027721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344FF40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A529CE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4E5AC96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BEE1D5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48E9263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36B027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2B4B435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163107D"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507C4182"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49E9F79C"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2FCD09BE"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67FB9157"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3903B636"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5E71F5E7"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54F3994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204C0406"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1F431BB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6C8C1F6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569D113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2AAA61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47B2161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60685D7"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13494AE5"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DCAF919"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6EC31FFA"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4EAEA93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lastRenderedPageBreak/>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1D9F66E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73B41F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075DCA3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422752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28F4E0E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5564332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00ABB4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36BF6C6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68AEB4E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15F420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E75229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3EBDEEF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784BB2B"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A0D20C2"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44AE9EE6"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A12B106"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3A1E1A5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2FE5F38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23BCF736"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236492AF"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r w:rsidRPr="001835AB">
        <w:rPr>
          <w:rFonts w:ascii="Times New Roman" w:eastAsia="Times New Roman" w:hAnsi="Times New Roman" w:hint="cs"/>
          <w:sz w:val="24"/>
          <w:rtl/>
          <w:lang w:eastAsia="he-IL"/>
        </w:rPr>
        <w:t>________________</w:t>
      </w:r>
      <w:r w:rsidRPr="001835AB">
        <w:rPr>
          <w:rFonts w:ascii="Times New Roman" w:eastAsia="Times New Roman" w:hAnsi="Times New Roman"/>
          <w:sz w:val="24"/>
          <w:rtl/>
          <w:lang w:eastAsia="he-IL"/>
        </w:rPr>
        <w:t xml:space="preserve">לא כולל מע"מ לכל יחידת </w:t>
      </w:r>
      <w:r w:rsidRPr="001835AB">
        <w:rPr>
          <w:rFonts w:ascii="Times New Roman" w:eastAsia="Times New Roman" w:hAnsi="Times New Roman" w:hint="cs"/>
          <w:sz w:val="24"/>
          <w:rtl/>
          <w:lang w:eastAsia="he-IL"/>
        </w:rPr>
        <w:t>מעלית</w:t>
      </w:r>
      <w:r w:rsidRPr="001835AB">
        <w:rPr>
          <w:rFonts w:ascii="Times New Roman" w:eastAsia="Times New Roman" w:hAnsi="Times New Roman"/>
          <w:sz w:val="24"/>
          <w:lang w:eastAsia="he-IL"/>
        </w:rPr>
        <w:t>.</w:t>
      </w:r>
    </w:p>
    <w:p w14:paraId="645C02A9"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t xml:space="preserve">סכום קבוע ומוחלט </w:t>
      </w:r>
      <w:r w:rsidRPr="001835AB">
        <w:rPr>
          <w:rFonts w:ascii="Times New Roman" w:eastAsia="Times New Roman" w:hAnsi="Times New Roman" w:hint="cs"/>
          <w:sz w:val="24"/>
          <w:rtl/>
          <w:lang w:eastAsia="he-IL"/>
        </w:rPr>
        <w:t>__________________</w:t>
      </w:r>
      <w:r w:rsidRPr="001835AB">
        <w:rPr>
          <w:rFonts w:ascii="Times New Roman" w:eastAsia="Times New Roman" w:hAnsi="Times New Roman"/>
          <w:sz w:val="24"/>
          <w:rtl/>
          <w:lang w:eastAsia="he-IL"/>
        </w:rPr>
        <w:t>לא כולל מע"מ מעלית במבנה חוזר.</w:t>
      </w:r>
    </w:p>
    <w:p w14:paraId="38DF0B5A"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5FC33C22"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5FE6C648" w14:textId="77777777" w:rsidR="001835AB" w:rsidRPr="001835AB"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r w:rsidRPr="001835AB">
        <w:rPr>
          <w:rFonts w:ascii="Times New Roman" w:eastAsia="Times New Roman" w:hAnsi="Times New Roman"/>
          <w:sz w:val="20"/>
          <w:rtl/>
          <w:lang w:eastAsia="he-IL"/>
        </w:rPr>
        <w:t>בסעיף זה:</w:t>
      </w:r>
    </w:p>
    <w:p w14:paraId="3351A182"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5DADBA89"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מבנה ראשוני </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מבנה שהוקם לראשונה עפ"י תכניותיו של המתכנן.</w:t>
      </w:r>
    </w:p>
    <w:p w14:paraId="6CDA1074"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04B6278F"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5B183E56"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4C1C5B95"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3" w:author="דקל רוקבן" w:date="2021-11-17T11:46:00Z">
            <w:r w:rsidR="00A12C55">
              <w:rPr>
                <w:rFonts w:ascii="Times New Roman" w:eastAsia="Times New Roman" w:hAnsi="Times New Roman"/>
                <w:color w:val="333399"/>
                <w:sz w:val="24"/>
                <w:rtl/>
                <w:lang w:eastAsia="he-IL"/>
              </w:rPr>
              <w:t>מדד המחירים לצרכן</w:t>
            </w:r>
          </w:ins>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D12751" w:rsidRPr="00E64AE3">
            <w:rPr>
              <w:rStyle w:val="AutoFieldsChar"/>
              <w:color w:val="00B0F0"/>
              <w:rtl/>
            </w:rPr>
            <w:t>[מדד בגין/ידוע -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15T00:00:00Z">
            <w:dateFormat w:val="dd/MM/yyyy"/>
            <w:lid w:val="he-IL"/>
            <w:storeMappedDataAs w:val="dateTime"/>
            <w:calendar w:val="gregorian"/>
          </w:date>
        </w:sdtPr>
        <w:sdtContent>
          <w:ins w:id="14" w:author="דקל רוקבן" w:date="2021-11-17T11:46:00Z">
            <w:r w:rsidR="00A12C55">
              <w:rPr>
                <w:rFonts w:ascii="Times New Roman" w:eastAsia="Times New Roman" w:hAnsi="Times New Roman" w:hint="cs"/>
                <w:color w:val="333399"/>
                <w:sz w:val="24"/>
                <w:rtl/>
                <w:lang w:eastAsia="he-IL"/>
              </w:rPr>
              <w:t>‏15/12/2020</w:t>
            </w:r>
          </w:ins>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D12751" w:rsidRPr="00E64AE3">
            <w:rPr>
              <w:rStyle w:val="AutoFieldsChar"/>
              <w:color w:val="00B0F0"/>
              <w:rtl/>
            </w:rPr>
            <w:t>[נקודות מדד]</w:t>
          </w:r>
        </w:sdtContent>
      </w:sdt>
      <w:r w:rsidRPr="001835AB">
        <w:rPr>
          <w:rFonts w:ascii="Times New Roman" w:eastAsia="Times New Roman" w:hAnsi="Times New Roman"/>
          <w:sz w:val="24"/>
          <w:rtl/>
          <w:lang w:eastAsia="he-IL"/>
        </w:rPr>
        <w:t xml:space="preserve"> נקודות עד למדד הידוע ביום הגשת כל חשבון.</w:t>
      </w:r>
    </w:p>
    <w:p w14:paraId="76F24402"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4727FB9C"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63EC6550"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7EF79F80"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7CAEF1D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5E8117E1"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197DEAE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0EAA7E49"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3DBB777C"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5BE39607"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44FF7D68"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187AEA15"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3E72DF4D"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57ED653D"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4951ADF3"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5D8B267B"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3E502968"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45143C3"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5CA16688"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36E74F51"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62DA9D15"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77C9137B"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ראשוני</w:t>
      </w:r>
    </w:p>
    <w:p w14:paraId="77FD4240"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49E39918"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3B7513B2"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158175AC"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8%</w:t>
      </w:r>
    </w:p>
    <w:p w14:paraId="228C117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7285DA3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25</w:t>
      </w:r>
      <w:r w:rsidRPr="001835AB">
        <w:rPr>
          <w:rFonts w:ascii="Times New Roman" w:eastAsia="Times New Roman" w:hAnsi="Times New Roman"/>
          <w:sz w:val="24"/>
          <w:rtl/>
        </w:rPr>
        <w:t>%</w:t>
      </w:r>
    </w:p>
    <w:p w14:paraId="14124D3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12%</w:t>
      </w:r>
    </w:p>
    <w:p w14:paraId="1D294F50"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54D46E1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7490C49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70D1E8CE"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3FDD2A09" w14:textId="77777777" w:rsidR="003F4502"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r w:rsidRPr="001835AB">
        <w:rPr>
          <w:rFonts w:ascii="Times New Roman" w:eastAsia="Times New Roman" w:hAnsi="Times New Roman" w:hint="cs"/>
          <w:sz w:val="24"/>
          <w:rtl/>
        </w:rPr>
        <w:t>10</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22A27735"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חוזר</w:t>
      </w:r>
    </w:p>
    <w:p w14:paraId="4DC4013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p>
    <w:p w14:paraId="736FC0C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21442AD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במהלך ביצוע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45%</w:t>
      </w:r>
    </w:p>
    <w:p w14:paraId="4F2BBCE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 xml:space="preserve">לאחר גמר ביצוע העבודות בהתאם לחוזה זה, הפעלת הפרויקט </w:t>
      </w:r>
    </w:p>
    <w:p w14:paraId="5BFA414E"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2AA83C4E"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החשבונות הסופיים בגין העבודות ואישורם על ידי המתכנן והמזמין</w:t>
      </w:r>
    </w:p>
    <w:p w14:paraId="131E568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וקבלת אישור אכלוס</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0DEB2D60"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הפיקוח העליון, ת</w:t>
      </w:r>
      <w:r w:rsidRPr="001835AB">
        <w:rPr>
          <w:rFonts w:ascii="Times New Roman" w:eastAsia="Times New Roman" w:hAnsi="Times New Roman" w:hint="cs"/>
          <w:sz w:val="24"/>
          <w:rtl/>
        </w:rPr>
        <w:t>י</w:t>
      </w:r>
      <w:r w:rsidRPr="001835AB">
        <w:rPr>
          <w:rFonts w:ascii="Times New Roman" w:eastAsia="Times New Roman" w:hAnsi="Times New Roman"/>
          <w:sz w:val="24"/>
          <w:rtl/>
        </w:rPr>
        <w:t>קוני הבדק וקבלת תעודת גמר לפרויקט,</w:t>
      </w:r>
    </w:p>
    <w:p w14:paraId="123880A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אשור המתכנן בכתב להשלמת הפרויקט בהתאם לתכניותיו לתקנים</w:t>
      </w:r>
    </w:p>
    <w:p w14:paraId="1CACA37F"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מחייבים ולשביעות רצונו</w:t>
      </w:r>
      <w:r w:rsidRPr="001835AB">
        <w:rPr>
          <w:rFonts w:ascii="Times New Roman" w:eastAsia="Times New Roman" w:hAnsi="Times New Roman"/>
          <w:sz w:val="24"/>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5%</w:t>
      </w:r>
    </w:p>
    <w:p w14:paraId="2608F948"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41501732"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3896C36A"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0AD382B7"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6F4A6BB6"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5131F07"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99A1767"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47808550"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8871F10"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62BF69D9"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644C9D2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6A35832F"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lastRenderedPageBreak/>
        <w:t>נספח "ו''</w:t>
      </w:r>
    </w:p>
    <w:p w14:paraId="21F68DC0" w14:textId="77777777"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15" w:author="דקל רוקבן" w:date="2021-11-17T11:43:00Z">
            <w:r w:rsidR="00A12C55">
              <w:rPr>
                <w:rFonts w:ascii="Times New Roman" w:eastAsia="Times New Roman" w:hAnsi="Times New Roman" w:hint="cs"/>
                <w:color w:val="008000"/>
                <w:sz w:val="24"/>
                <w:rtl/>
                <w:lang w:eastAsia="he-IL"/>
              </w:rPr>
              <w:t>‏01/01/2021</w:t>
            </w:r>
          </w:ins>
        </w:sdtContent>
      </w:sdt>
      <w:r w:rsidRPr="009E2846">
        <w:rPr>
          <w:rFonts w:ascii="Times New Roman" w:eastAsia="Times New Roman" w:hAnsi="Times New Roman" w:hint="cs"/>
          <w:bCs/>
          <w:color w:val="FF0000"/>
          <w:sz w:val="24"/>
          <w:rtl/>
          <w:lang w:eastAsia="he-IL"/>
        </w:rPr>
        <w:br/>
      </w:r>
    </w:p>
    <w:p w14:paraId="0AA8B2E7"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4E40B95" w14:textId="77777777" w:rsidR="009E2846" w:rsidRPr="009E2846" w:rsidRDefault="00A12C55"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ins w:id="16" w:author="דקל רוקבן" w:date="2021-11-17T11:45:00Z">
            <w:r>
              <w:rPr>
                <w:rFonts w:ascii="Times New Roman" w:eastAsia="Times New Roman" w:hAnsi="Times New Roman"/>
                <w:color w:val="008000"/>
                <w:sz w:val="24"/>
                <w:rtl/>
                <w:lang w:eastAsia="he-IL"/>
              </w:rPr>
              <w:br/>
              <w:t>אפריקה ישראל מגורים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מ.ז 52-003476-0</w:t>
            </w:r>
            <w:r>
              <w:rPr>
                <w:rFonts w:ascii="Times New Roman" w:eastAsia="Times New Roman" w:hAnsi="Times New Roman"/>
                <w:color w:val="008000"/>
                <w:sz w:val="24"/>
                <w:rtl/>
                <w:lang w:eastAsia="he-IL"/>
              </w:rPr>
              <w:br/>
            </w:r>
          </w:ins>
        </w:p>
      </w:sdtContent>
    </w:sdt>
    <w:p w14:paraId="3B9D076E"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1232D890"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43AAB85F"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076FE6DD"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6AF8514C"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5353C679"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דקל רוקבן" w:date="2021-11-17T11:45:00Z">
            <w:r w:rsidR="00A12C55">
              <w:rPr>
                <w:rFonts w:ascii="Times New Roman" w:eastAsia="Times New Roman" w:hAnsi="Times New Roman"/>
                <w:color w:val="008000"/>
                <w:sz w:val="24"/>
                <w:rtl/>
                <w:lang w:eastAsia="he-IL"/>
              </w:rPr>
              <w:t>וי.אי.אס. הנדסה בע"מ</w:t>
            </w:r>
          </w:ins>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דקל רוקבן" w:date="2021-11-17T11:45:00Z">
            <w:r w:rsidR="00A12C55">
              <w:rPr>
                <w:rFonts w:ascii="Times New Roman" w:eastAsia="Times New Roman" w:hAnsi="Times New Roman"/>
                <w:color w:val="008000"/>
                <w:sz w:val="24"/>
                <w:rtl/>
                <w:lang w:eastAsia="he-IL"/>
              </w:rPr>
              <w:t>וי.אי.אס. הנדסה בע"מ</w:t>
            </w:r>
          </w:ins>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דקל רוקבן" w:date="2021-11-17T11:45:00Z">
            <w:r w:rsidR="00A12C55">
              <w:rPr>
                <w:rFonts w:ascii="Times New Roman" w:eastAsia="Times New Roman" w:hAnsi="Times New Roman"/>
                <w:color w:val="008000"/>
                <w:sz w:val="24"/>
                <w:rtl/>
                <w:lang w:eastAsia="he-IL"/>
              </w:rPr>
              <w:t>וי.אי.אס. הנדסה בע"מ</w:t>
            </w:r>
          </w:ins>
        </w:sdtContent>
      </w:sdt>
      <w:r w:rsidRPr="009E2846">
        <w:rPr>
          <w:rFonts w:ascii="Times New Roman" w:eastAsia="Times New Roman" w:hAnsi="Times New Roman" w:hint="cs"/>
          <w:sz w:val="24"/>
          <w:rtl/>
          <w:lang w:eastAsia="he-IL"/>
        </w:rPr>
        <w:t xml:space="preserve"> *,מצהיר בזאת ומתחייב כלפיכם כדלקמן:</w:t>
      </w:r>
    </w:p>
    <w:p w14:paraId="4FF1DF28"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0D0ADB26"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דקל רוקבן" w:date="2021-11-17T11:45:00Z">
            <w:r w:rsidR="00A12C55">
              <w:rPr>
                <w:rFonts w:ascii="Times New Roman" w:eastAsia="Times New Roman" w:hAnsi="Times New Roman"/>
                <w:color w:val="008000"/>
                <w:sz w:val="24"/>
                <w:rtl/>
                <w:lang w:eastAsia="he-IL"/>
              </w:rPr>
              <w:t>וי.אי.אס. הנדסה בע"מ</w:t>
            </w:r>
          </w:ins>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1" w:author="דקל רוקבן" w:date="2021-11-17T11:43:00Z">
            <w:r w:rsidR="00A12C55">
              <w:rPr>
                <w:rFonts w:ascii="Times New Roman" w:eastAsia="Times New Roman" w:hAnsi="Times New Roman" w:hint="cs"/>
                <w:bCs/>
                <w:color w:val="008000"/>
                <w:sz w:val="24"/>
                <w:rtl/>
                <w:lang w:eastAsia="he-IL"/>
              </w:rPr>
              <w:t>נתניה - מגרש 1409</w:t>
            </w:r>
          </w:ins>
        </w:sdtContent>
      </w:sdt>
      <w:r w:rsidRPr="009E2846">
        <w:rPr>
          <w:rFonts w:ascii="Times New Roman" w:eastAsia="Times New Roman" w:hAnsi="Times New Roman" w:hint="cs"/>
          <w:color w:val="008000"/>
          <w:sz w:val="24"/>
          <w:rtl/>
          <w:lang w:eastAsia="he-IL"/>
        </w:rPr>
        <w:t>.</w:t>
      </w:r>
    </w:p>
    <w:p w14:paraId="7485FD92"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535DAFCA"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17T11:45:00Z">
            <w:r w:rsidR="00A12C55">
              <w:rPr>
                <w:rFonts w:ascii="Times New Roman" w:eastAsia="Times New Roman" w:hAnsi="Times New Roman"/>
                <w:color w:val="008000"/>
                <w:sz w:val="24"/>
                <w:rtl/>
                <w:lang w:eastAsia="he-IL"/>
              </w:rPr>
              <w:t>וי.אי.אס. הנדסה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4C2DCBFF"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13F7D9E5" w14:textId="77777777"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3" w:author="דקל רוקבן" w:date="2021-11-17T11:45:00Z">
            <w:r w:rsidR="00A12C55">
              <w:rPr>
                <w:rFonts w:ascii="Times New Roman" w:eastAsia="Times New Roman" w:hAnsi="Times New Roman"/>
                <w:color w:val="008000"/>
                <w:sz w:val="24"/>
                <w:rtl/>
                <w:lang w:eastAsia="he-IL"/>
              </w:rPr>
              <w:t>וי.אי.אס. הנדסה בע"מ</w:t>
            </w:r>
          </w:ins>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266EDB05"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05D50478"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5819252B"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57B3B797"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496F4F2"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4E3FC0A1"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7ECDBCB9"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35CDF60D"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3965197B"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768F4578"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7168F8DD"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4" w:author="דקל רוקבן" w:date="2021-11-17T11:45:00Z">
            <w:r w:rsidR="00A12C55">
              <w:rPr>
                <w:rFonts w:ascii="Times New Roman" w:eastAsia="Times New Roman" w:hAnsi="Times New Roman"/>
                <w:color w:val="00B0F0"/>
                <w:sz w:val="20"/>
                <w:u w:val="single"/>
                <w:rtl/>
                <w:lang w:eastAsia="he-IL"/>
              </w:rPr>
              <w:t>וי.אי.אס. הנדסה בע"מ</w:t>
            </w:r>
          </w:ins>
        </w:sdtContent>
      </w:sdt>
    </w:p>
    <w:p w14:paraId="63202241"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62CF0E13"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3C5BCF69"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2930C730"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כתובת:__________</w:t>
      </w:r>
    </w:p>
    <w:p w14:paraId="4F564052"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lastRenderedPageBreak/>
        <w:t>*מחק את המיותר</w:t>
      </w:r>
    </w:p>
    <w:p w14:paraId="3AEE795C"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69B283A7" w14:textId="77777777" w:rsidR="00740118" w:rsidRPr="00740118" w:rsidRDefault="00740118" w:rsidP="00740118">
      <w:pPr>
        <w:spacing w:before="0" w:beforeAutospacing="0" w:after="0" w:afterAutospacing="0" w:line="240" w:lineRule="auto"/>
        <w:jc w:val="center"/>
        <w:rPr>
          <w:rFonts w:ascii="Times New Roman" w:eastAsia="Times New Roman" w:hAnsi="Times New Roman"/>
          <w:sz w:val="20"/>
          <w:lang w:eastAsia="he-IL"/>
        </w:rPr>
      </w:pPr>
      <w:r w:rsidRPr="00740118">
        <w:rPr>
          <w:rFonts w:ascii="Times New Roman" w:eastAsia="Times New Roman" w:hAnsi="Times New Roman" w:hint="cs"/>
          <w:bCs/>
          <w:sz w:val="20"/>
          <w:u w:val="single"/>
          <w:rtl/>
          <w:lang w:eastAsia="he-IL"/>
        </w:rPr>
        <w:lastRenderedPageBreak/>
        <w:t>נספח "ז''</w:t>
      </w:r>
    </w:p>
    <w:p w14:paraId="00719795" w14:textId="77777777" w:rsidR="00740118" w:rsidRPr="00740118" w:rsidRDefault="00740118" w:rsidP="00740118">
      <w:pPr>
        <w:widowControl w:val="0"/>
        <w:spacing w:before="0" w:beforeAutospacing="0" w:after="0" w:afterAutospacing="0" w:line="240" w:lineRule="auto"/>
        <w:jc w:val="center"/>
        <w:rPr>
          <w:rFonts w:ascii="David" w:eastAsia="Times New Roman" w:hAnsi="David"/>
          <w:sz w:val="24"/>
          <w:lang w:eastAsia="he-IL"/>
        </w:rPr>
      </w:pPr>
    </w:p>
    <w:p w14:paraId="20D0D08D" w14:textId="77777777" w:rsidR="00740118" w:rsidRPr="00740118" w:rsidRDefault="00740118" w:rsidP="00740118">
      <w:pPr>
        <w:widowControl w:val="0"/>
        <w:bidi w:val="0"/>
        <w:spacing w:before="0" w:beforeAutospacing="0" w:after="0" w:afterAutospacing="0" w:line="240" w:lineRule="auto"/>
        <w:jc w:val="center"/>
        <w:rPr>
          <w:rFonts w:eastAsia="Times New Roman"/>
          <w:bCs/>
          <w:sz w:val="24"/>
          <w:u w:val="single"/>
          <w:rtl/>
          <w:lang w:eastAsia="he-IL"/>
        </w:rPr>
      </w:pPr>
      <w:r w:rsidRPr="00740118">
        <w:rPr>
          <w:rFonts w:ascii="David" w:eastAsia="Times New Roman" w:hAnsi="David" w:hint="cs"/>
          <w:bCs/>
          <w:sz w:val="24"/>
          <w:u w:val="single"/>
          <w:rtl/>
          <w:lang w:eastAsia="he-IL"/>
        </w:rPr>
        <w:t>מפרט ביטוחי</w:t>
      </w:r>
      <w:r w:rsidRPr="00740118">
        <w:rPr>
          <w:rFonts w:ascii="Times New Roman" w:eastAsia="Times New Roman" w:hAnsi="Times New Roman" w:hint="cs"/>
          <w:b/>
          <w:bCs/>
          <w:sz w:val="20"/>
          <w:u w:val="single"/>
          <w:rtl/>
          <w:lang w:eastAsia="he-IL"/>
        </w:rPr>
        <w:t xml:space="preserve"> המתכנן</w:t>
      </w:r>
      <w:r w:rsidRPr="00740118">
        <w:rPr>
          <w:rFonts w:ascii="David" w:eastAsia="Times New Roman" w:hAnsi="David" w:hint="cs"/>
          <w:bCs/>
          <w:sz w:val="24"/>
          <w:u w:val="single"/>
          <w:rtl/>
          <w:lang w:eastAsia="he-IL"/>
        </w:rPr>
        <w:t xml:space="preserve"> </w:t>
      </w:r>
    </w:p>
    <w:p w14:paraId="05DD6527" w14:textId="77777777" w:rsidR="00740118" w:rsidRPr="00740118" w:rsidRDefault="00740118" w:rsidP="00740118">
      <w:pPr>
        <w:tabs>
          <w:tab w:val="left" w:pos="283"/>
        </w:tabs>
        <w:spacing w:line="240" w:lineRule="auto"/>
        <w:jc w:val="both"/>
        <w:rPr>
          <w:rFonts w:ascii="David" w:eastAsia="Calibri" w:hAnsi="David"/>
          <w:sz w:val="24"/>
          <w:rtl/>
        </w:rPr>
      </w:pPr>
      <w:r w:rsidRPr="0074011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97E436D"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1.</w:t>
      </w:r>
      <w:r w:rsidRPr="00740118">
        <w:rPr>
          <w:rFonts w:ascii="David" w:eastAsia="Calibri" w:hAnsi="David" w:hint="cs"/>
          <w:sz w:val="24"/>
          <w:rtl/>
        </w:rPr>
        <w:tab/>
      </w:r>
      <w:r w:rsidRPr="00740118">
        <w:rPr>
          <w:rFonts w:ascii="David" w:eastAsia="Calibri" w:hAnsi="David" w:hint="cs"/>
          <w:b/>
          <w:bCs/>
          <w:sz w:val="24"/>
          <w:rtl/>
        </w:rPr>
        <w:t>ביטוח אחריות מקצועית</w:t>
      </w:r>
      <w:r w:rsidRPr="00740118">
        <w:rPr>
          <w:rFonts w:ascii="David" w:eastAsia="Calibri" w:hAnsi="David" w:hint="cs"/>
          <w:sz w:val="24"/>
          <w:rtl/>
        </w:rPr>
        <w:t>, לכיסוי חבותו המקצועית של המתכנן ביחס להתחייבויותיו על פי ההסכם הנדון.</w:t>
      </w:r>
    </w:p>
    <w:p w14:paraId="1BED7BE9"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גבול האחריות על פי הפוליסה לא יפחת מ- 4,000,000 ₪  (ארבעה מליון ₪) לאירוע ובסה"כ לתקופת הביטוח.</w:t>
      </w:r>
    </w:p>
    <w:p w14:paraId="00B76A89"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77EAD2D"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2.</w:t>
      </w:r>
      <w:r w:rsidRPr="00740118">
        <w:rPr>
          <w:rFonts w:ascii="David" w:eastAsia="Calibri" w:hAnsi="David" w:hint="cs"/>
          <w:sz w:val="24"/>
          <w:rtl/>
        </w:rPr>
        <w:tab/>
      </w:r>
      <w:r w:rsidRPr="00740118">
        <w:rPr>
          <w:rFonts w:ascii="David" w:eastAsia="Calibri" w:hAnsi="David" w:hint="cs"/>
          <w:b/>
          <w:bCs/>
          <w:sz w:val="24"/>
          <w:rtl/>
        </w:rPr>
        <w:t>ביטוח אחריות מעבידים</w:t>
      </w:r>
      <w:r w:rsidRPr="0074011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1C6574C"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740118">
        <w:rPr>
          <w:rFonts w:ascii="David" w:eastAsia="Calibri" w:hAnsi="David" w:hint="cs"/>
          <w:sz w:val="24"/>
        </w:rPr>
        <w:t xml:space="preserve"> </w:t>
      </w:r>
      <w:r w:rsidRPr="00740118">
        <w:rPr>
          <w:rFonts w:ascii="David" w:eastAsia="Calibri" w:hAnsi="David" w:hint="cs"/>
          <w:sz w:val="24"/>
          <w:rtl/>
        </w:rPr>
        <w:t>לעניין קרות תאונת עבודה ו/או מחלה כלשהי</w:t>
      </w:r>
      <w:r w:rsidRPr="00740118">
        <w:rPr>
          <w:rFonts w:ascii="David" w:eastAsia="Calibri" w:hAnsi="David" w:hint="cs"/>
          <w:sz w:val="24"/>
        </w:rPr>
        <w:t xml:space="preserve"> </w:t>
      </w:r>
      <w:r w:rsidRPr="00740118">
        <w:rPr>
          <w:rFonts w:ascii="David" w:eastAsia="Calibri" w:hAnsi="David" w:hint="cs"/>
          <w:sz w:val="24"/>
          <w:rtl/>
        </w:rPr>
        <w:t>כי הוא נושא בחובות מעביד כלשהם כלפי מי מעובדי המתכנן.</w:t>
      </w:r>
      <w:r w:rsidRPr="00740118">
        <w:rPr>
          <w:rFonts w:ascii="David" w:eastAsia="Calibri" w:hAnsi="David" w:hint="cs"/>
          <w:sz w:val="24"/>
          <w:rtl/>
        </w:rPr>
        <w:tab/>
      </w:r>
      <w:r w:rsidRPr="00740118">
        <w:rPr>
          <w:rFonts w:ascii="David" w:eastAsia="Calibri" w:hAnsi="David" w:hint="cs"/>
          <w:sz w:val="24"/>
          <w:rtl/>
        </w:rPr>
        <w:br/>
      </w:r>
    </w:p>
    <w:p w14:paraId="610FF84B"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3</w:t>
      </w:r>
      <w:r w:rsidRPr="00740118">
        <w:rPr>
          <w:rFonts w:ascii="David" w:eastAsia="Calibri" w:hAnsi="David" w:hint="cs"/>
          <w:sz w:val="24"/>
          <w:rtl/>
        </w:rPr>
        <w:tab/>
      </w:r>
      <w:r w:rsidRPr="00740118">
        <w:rPr>
          <w:rFonts w:ascii="David" w:eastAsia="Calibri" w:hAnsi="David" w:hint="cs"/>
          <w:b/>
          <w:bCs/>
          <w:sz w:val="24"/>
          <w:rtl/>
        </w:rPr>
        <w:t>ביטוח אחריות כלפי צד שלישי</w:t>
      </w:r>
      <w:r w:rsidRPr="0074011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3CB52E7C"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כפוף לכל הגבלה בדבר חבות הנובעת מאש, התפוצצות, בהלה, מכשירי הרמה, חבות</w:t>
      </w:r>
      <w:r w:rsidRPr="00740118">
        <w:rPr>
          <w:rFonts w:ascii="David" w:eastAsia="Calibri" w:hAnsi="David" w:hint="cs"/>
          <w:sz w:val="24"/>
        </w:rPr>
        <w:t xml:space="preserve"> </w:t>
      </w:r>
      <w:r w:rsidRPr="00740118">
        <w:rPr>
          <w:rFonts w:ascii="David" w:eastAsia="Calibri" w:hAnsi="David" w:hint="cs"/>
          <w:sz w:val="24"/>
          <w:rtl/>
        </w:rPr>
        <w:t>בגין וכלפי קבלנים, קבלני משנה</w:t>
      </w:r>
      <w:r w:rsidRPr="00740118">
        <w:rPr>
          <w:rFonts w:ascii="David" w:eastAsia="Calibri" w:hAnsi="David" w:hint="cs"/>
          <w:sz w:val="24"/>
        </w:rPr>
        <w:t xml:space="preserve"> </w:t>
      </w:r>
      <w:r w:rsidRPr="0074011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74011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0DC531B4"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1107405"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F3FD568"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5EEADEB5"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36E9D1E" w14:textId="77777777" w:rsidR="00740118" w:rsidRPr="00740118" w:rsidRDefault="00740118" w:rsidP="00740118">
      <w:pPr>
        <w:jc w:val="both"/>
        <w:rPr>
          <w:rFonts w:ascii="David" w:eastAsia="Calibri" w:hAnsi="David"/>
          <w:sz w:val="24"/>
          <w:rtl/>
        </w:rPr>
      </w:pPr>
      <w:r w:rsidRPr="00740118">
        <w:rPr>
          <w:rFonts w:ascii="David" w:eastAsia="Calibri" w:hAnsi="David" w:hint="cs"/>
          <w:sz w:val="24"/>
          <w:rtl/>
        </w:rPr>
        <w:t xml:space="preserve"> </w:t>
      </w:r>
    </w:p>
    <w:p w14:paraId="758E8028" w14:textId="77777777" w:rsidR="00740118" w:rsidRPr="00740118" w:rsidRDefault="00740118" w:rsidP="00740118">
      <w:pPr>
        <w:ind w:left="364"/>
        <w:contextualSpacing/>
        <w:rPr>
          <w:rFonts w:ascii="Times New Roman" w:eastAsia="Calibri" w:hAnsi="Times New Roman" w:cs="Arial"/>
          <w:szCs w:val="22"/>
          <w:rtl/>
        </w:rPr>
      </w:pPr>
    </w:p>
    <w:p w14:paraId="76D76CE6"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179A2D3"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2684873"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5B04EC7"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7CAEA7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E914CE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73F9E4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EA795E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E2FB5A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757F07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3B05B7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FB2EA4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DD3A40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B4782E5"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1755E71"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EB4C0F5"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75B61C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7C2E2E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A87F9C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D855DA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066586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15B7DD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DF7103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A371FB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FC9C61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AC0CDD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1A5DCD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3160A3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F93696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53E7B6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9116EC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CD4410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5D091B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D7345A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A44745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F2FB81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4B65B0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2CF853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E3789F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3B4BEE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80C1BD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394562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CBAE51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740118">
        <w:rPr>
          <w:rFonts w:ascii="Times New Roman" w:eastAsia="Times New Roman" w:hAnsi="Times New Roman"/>
          <w:bCs/>
          <w:sz w:val="24"/>
          <w:u w:val="single"/>
          <w:rtl/>
          <w:lang w:eastAsia="he-IL"/>
        </w:rPr>
        <w:br w:type="page"/>
      </w:r>
    </w:p>
    <w:p w14:paraId="08F3C76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740118">
        <w:rPr>
          <w:rFonts w:ascii="Times New Roman" w:eastAsia="Times New Roman" w:hAnsi="Times New Roman" w:hint="cs"/>
          <w:bCs/>
          <w:sz w:val="20"/>
          <w:u w:val="single"/>
          <w:rtl/>
          <w:lang w:eastAsia="he-IL"/>
        </w:rPr>
        <w:lastRenderedPageBreak/>
        <w:t>נספח "</w:t>
      </w:r>
      <w:r w:rsidRPr="00740118">
        <w:rPr>
          <w:rFonts w:ascii="Times New Roman" w:eastAsia="Times New Roman" w:hAnsi="Times New Roman" w:hint="eastAsia"/>
          <w:bCs/>
          <w:sz w:val="20"/>
          <w:u w:val="single"/>
          <w:rtl/>
          <w:lang w:eastAsia="he-IL"/>
        </w:rPr>
        <w:t>ז</w:t>
      </w:r>
      <w:r w:rsidRPr="00740118">
        <w:rPr>
          <w:rFonts w:ascii="Times New Roman" w:eastAsia="Times New Roman" w:hAnsi="Times New Roman" w:hint="cs"/>
          <w:bCs/>
          <w:sz w:val="20"/>
          <w:u w:val="single"/>
          <w:rtl/>
          <w:lang w:eastAsia="he-IL"/>
        </w:rPr>
        <w:t>1'"</w:t>
      </w:r>
    </w:p>
    <w:p w14:paraId="0B3478C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740118">
        <w:rPr>
          <w:rFonts w:ascii="Times New Roman" w:eastAsia="Times New Roman" w:hAnsi="Times New Roman" w:hint="cs"/>
          <w:b/>
          <w:bCs/>
          <w:sz w:val="20"/>
          <w:u w:val="single"/>
          <w:rtl/>
          <w:lang w:eastAsia="he-IL"/>
        </w:rPr>
        <w:t>אישור על קיום ביטוחי המתכנן</w:t>
      </w:r>
    </w:p>
    <w:p w14:paraId="770B42E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740118" w:rsidRPr="00740118" w14:paraId="3C301169" w14:textId="77777777" w:rsidTr="00A12C55">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611E65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7BD81F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הנפקת האישור(</w:t>
            </w:r>
            <w:r w:rsidRPr="00740118">
              <w:rPr>
                <w:rFonts w:ascii="David" w:eastAsia="Calibri" w:hAnsi="David" w:hint="cs"/>
                <w:sz w:val="24"/>
                <w:lang w:eastAsia="he-IL"/>
              </w:rPr>
              <w:t>DD/MM/YYYY</w:t>
            </w:r>
            <w:r w:rsidRPr="00740118">
              <w:rPr>
                <w:rFonts w:ascii="David" w:eastAsia="Calibri" w:hAnsi="David" w:hint="cs"/>
                <w:sz w:val="24"/>
                <w:rtl/>
                <w:lang w:eastAsia="he-IL"/>
              </w:rPr>
              <w:t>)</w:t>
            </w:r>
          </w:p>
        </w:tc>
      </w:tr>
      <w:tr w:rsidR="00740118" w:rsidRPr="00740118" w14:paraId="21C8FA87" w14:textId="77777777" w:rsidTr="00A12C55">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B18CEF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40118" w:rsidRPr="00740118" w14:paraId="798EEB91" w14:textId="77777777" w:rsidTr="00A12C55">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63FDF3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B640AF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8057D7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5AB595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מעמד מבקש האישור*</w:t>
            </w:r>
          </w:p>
        </w:tc>
      </w:tr>
      <w:tr w:rsidR="00740118" w:rsidRPr="00740118" w14:paraId="5BEA9C37" w14:textId="77777777" w:rsidTr="00A12C55">
        <w:trPr>
          <w:trHeight w:val="551"/>
        </w:trPr>
        <w:tc>
          <w:tcPr>
            <w:tcW w:w="4068" w:type="dxa"/>
            <w:tcBorders>
              <w:top w:val="single" w:sz="4" w:space="0" w:color="auto"/>
              <w:left w:val="single" w:sz="4" w:space="0" w:color="auto"/>
              <w:bottom w:val="single" w:sz="4" w:space="0" w:color="auto"/>
              <w:right w:val="single" w:sz="4" w:space="0" w:color="auto"/>
            </w:tcBorders>
            <w:hideMark/>
          </w:tcPr>
          <w:p w14:paraId="7AF003C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p w14:paraId="64CDA48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02EF5D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49AF90C"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2851326E"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שירותים - 085</w:t>
            </w:r>
          </w:p>
          <w:p w14:paraId="4E085D1C"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1E8C906"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4A74BA74"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מזמין שירותים</w:t>
            </w:r>
          </w:p>
          <w:p w14:paraId="7B21D4B8"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r>
      <w:tr w:rsidR="00740118" w:rsidRPr="00740118" w14:paraId="76495312" w14:textId="77777777" w:rsidTr="00A12C55">
        <w:trPr>
          <w:trHeight w:val="571"/>
        </w:trPr>
        <w:tc>
          <w:tcPr>
            <w:tcW w:w="4068" w:type="dxa"/>
            <w:tcBorders>
              <w:top w:val="single" w:sz="4" w:space="0" w:color="auto"/>
              <w:left w:val="single" w:sz="4" w:space="0" w:color="auto"/>
              <w:bottom w:val="single" w:sz="4" w:space="0" w:color="auto"/>
              <w:right w:val="single" w:sz="4" w:space="0" w:color="auto"/>
            </w:tcBorders>
            <w:hideMark/>
          </w:tcPr>
          <w:p w14:paraId="5277D01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ת.ז./ח.פ./ח.צ.</w:t>
            </w:r>
          </w:p>
          <w:p w14:paraId="59778BC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A392CD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797FF4"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2EA3A8"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r w:rsidR="00740118" w:rsidRPr="00740118" w14:paraId="3EC45C1F" w14:textId="77777777" w:rsidTr="00A12C55">
        <w:trPr>
          <w:trHeight w:val="391"/>
        </w:trPr>
        <w:tc>
          <w:tcPr>
            <w:tcW w:w="4068" w:type="dxa"/>
            <w:tcBorders>
              <w:top w:val="single" w:sz="4" w:space="0" w:color="auto"/>
              <w:left w:val="single" w:sz="4" w:space="0" w:color="auto"/>
              <w:bottom w:val="single" w:sz="4" w:space="0" w:color="auto"/>
              <w:right w:val="single" w:sz="4" w:space="0" w:color="auto"/>
            </w:tcBorders>
            <w:hideMark/>
          </w:tcPr>
          <w:p w14:paraId="7604E13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מען </w:t>
            </w:r>
          </w:p>
          <w:p w14:paraId="344192D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2AB0611" w14:textId="77777777" w:rsidR="00740118" w:rsidRPr="00740118" w:rsidRDefault="00740118" w:rsidP="00740118">
            <w:pPr>
              <w:spacing w:before="0" w:beforeAutospacing="0" w:after="0" w:afterAutospacing="0" w:line="240" w:lineRule="auto"/>
              <w:rPr>
                <w:rFonts w:ascii="David" w:eastAsia="Calibri" w:hAnsi="David"/>
                <w:sz w:val="24"/>
                <w:lang w:eastAsia="he-IL"/>
              </w:rPr>
            </w:pPr>
            <w:r w:rsidRPr="0074011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148A5A"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0C5FCE"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bl>
    <w:p w14:paraId="0E0ED586" w14:textId="77777777" w:rsidR="00740118" w:rsidRPr="00740118" w:rsidRDefault="00740118" w:rsidP="0074011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740118" w:rsidRPr="00740118" w14:paraId="3E4C35C7" w14:textId="77777777" w:rsidTr="00A12C55">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A223B5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כיסויים</w:t>
            </w:r>
          </w:p>
        </w:tc>
      </w:tr>
      <w:tr w:rsidR="00740118" w:rsidRPr="00740118" w14:paraId="3B85506C" w14:textId="77777777" w:rsidTr="00A12C55">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CB7E8B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סוג הביטוח</w:t>
            </w:r>
          </w:p>
          <w:p w14:paraId="06676AA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p w14:paraId="48736F0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76F14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13F2A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5520A0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756877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D9744B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34A0B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כיסויים נוספים בתוקף וביטול חריגים </w:t>
            </w:r>
          </w:p>
          <w:p w14:paraId="71072E3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יש לציין קוד כיסוי בהתאם לנספח ד'</w:t>
            </w:r>
          </w:p>
        </w:tc>
      </w:tr>
      <w:tr w:rsidR="00740118" w:rsidRPr="00740118" w14:paraId="65F08073" w14:textId="77777777" w:rsidTr="00A12C55">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46B01B3"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82CE7ED"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DCA35E9"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182D1B6"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2B3F116"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C3494C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83CBAE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CDB58F4"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r>
      <w:tr w:rsidR="00740118" w:rsidRPr="00740118" w14:paraId="5029DF0D" w14:textId="77777777" w:rsidTr="00A12C5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67CA6A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71122B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76D911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164B5B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F9BFF7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EA3D40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E0A733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1F3C71A"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304/302/307/315/328/329/321/309</w:t>
            </w:r>
          </w:p>
        </w:tc>
      </w:tr>
      <w:tr w:rsidR="00740118" w:rsidRPr="00740118" w14:paraId="5F3BD402" w14:textId="77777777" w:rsidTr="00A12C5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15ECEC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D30DA4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632B20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1E4A76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BF6499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271404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DBACBC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227E2FD"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304/302/309/308/328/321</w:t>
            </w:r>
          </w:p>
        </w:tc>
      </w:tr>
      <w:tr w:rsidR="00740118" w:rsidRPr="00740118" w14:paraId="151578D5" w14:textId="77777777" w:rsidTr="00A12C5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541313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10AA2D7"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015D5FE"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0BF3A7B"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333516C"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2C75810"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r w:rsidRPr="0074011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48A4C5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8A09F8C" w14:textId="77777777" w:rsidR="00740118" w:rsidRPr="00740118" w:rsidRDefault="00740118" w:rsidP="00740118">
            <w:pPr>
              <w:spacing w:before="0" w:beforeAutospacing="0" w:after="0" w:afterAutospacing="0" w:line="240" w:lineRule="auto"/>
              <w:ind w:left="50" w:right="78"/>
              <w:rPr>
                <w:rFonts w:ascii="David" w:eastAsia="Calibri" w:hAnsi="David"/>
                <w:bCs/>
                <w:strike/>
                <w:sz w:val="24"/>
                <w:rtl/>
                <w:lang w:eastAsia="he-IL"/>
              </w:rPr>
            </w:pPr>
            <w:r w:rsidRPr="00740118">
              <w:rPr>
                <w:rFonts w:ascii="David" w:eastAsia="Calibri" w:hAnsi="David" w:hint="cs"/>
                <w:bCs/>
                <w:sz w:val="24"/>
                <w:rtl/>
                <w:lang w:eastAsia="he-IL"/>
              </w:rPr>
              <w:t>302/318/328/332/301/303/325/326/327/321</w:t>
            </w:r>
          </w:p>
        </w:tc>
      </w:tr>
    </w:tbl>
    <w:p w14:paraId="73C934FB" w14:textId="77777777" w:rsidR="00740118" w:rsidRPr="00740118" w:rsidRDefault="00740118" w:rsidP="0074011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3BD4F6A2" w14:textId="77777777" w:rsidTr="00A12C55">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9026478"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740118">
              <w:rPr>
                <w:rFonts w:ascii="David" w:eastAsia="Calibri" w:hAnsi="David" w:hint="cs"/>
                <w:bCs/>
                <w:sz w:val="24"/>
                <w:rtl/>
                <w:lang w:eastAsia="he-IL"/>
              </w:rPr>
              <w:t>ג'</w:t>
            </w:r>
            <w:r w:rsidRPr="00740118">
              <w:rPr>
                <w:rFonts w:ascii="David" w:eastAsia="Calibri" w:hAnsi="David" w:hint="cs"/>
                <w:b/>
                <w:sz w:val="24"/>
                <w:rtl/>
                <w:lang w:eastAsia="he-IL"/>
              </w:rPr>
              <w:t>)*:</w:t>
            </w:r>
          </w:p>
        </w:tc>
      </w:tr>
      <w:tr w:rsidR="00740118" w:rsidRPr="00740118" w14:paraId="361D9628" w14:textId="77777777" w:rsidTr="00A12C55">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40670AD"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038</w:t>
            </w:r>
          </w:p>
        </w:tc>
      </w:tr>
    </w:tbl>
    <w:p w14:paraId="2816595F" w14:textId="77777777" w:rsidR="00740118" w:rsidRPr="00740118" w:rsidRDefault="00740118" w:rsidP="0074011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54040C17" w14:textId="77777777" w:rsidTr="00A12C55">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C6F4702" w14:textId="77777777" w:rsidR="00740118" w:rsidRPr="00740118" w:rsidRDefault="00740118" w:rsidP="00740118">
            <w:pPr>
              <w:spacing w:before="0" w:beforeAutospacing="0" w:after="0" w:afterAutospacing="0" w:line="240" w:lineRule="auto"/>
              <w:ind w:left="50" w:right="78"/>
              <w:rPr>
                <w:rFonts w:ascii="David" w:eastAsia="Calibri" w:hAnsi="David"/>
                <w:b/>
                <w:sz w:val="24"/>
                <w:lang w:eastAsia="he-IL"/>
              </w:rPr>
            </w:pPr>
            <w:r w:rsidRPr="00740118">
              <w:rPr>
                <w:rFonts w:ascii="David" w:eastAsia="Calibri" w:hAnsi="David" w:hint="cs"/>
                <w:b/>
                <w:sz w:val="24"/>
                <w:rtl/>
                <w:lang w:eastAsia="he-IL"/>
              </w:rPr>
              <w:t>חתימת האישור</w:t>
            </w:r>
          </w:p>
        </w:tc>
      </w:tr>
      <w:tr w:rsidR="00740118" w:rsidRPr="00740118" w14:paraId="43D591E3" w14:textId="77777777" w:rsidTr="00A12C55">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A50ABA4"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המבטח:</w:t>
            </w:r>
          </w:p>
        </w:tc>
      </w:tr>
    </w:tbl>
    <w:p w14:paraId="734A8D19"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0E13FDE8"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300070A5" w14:textId="77777777" w:rsidR="00740118" w:rsidRPr="00740118" w:rsidRDefault="00740118" w:rsidP="00740118">
      <w:pPr>
        <w:spacing w:before="0" w:beforeAutospacing="0" w:after="200" w:afterAutospacing="0" w:line="276" w:lineRule="auto"/>
        <w:rPr>
          <w:rFonts w:ascii="David" w:eastAsia="Calibri" w:hAnsi="David"/>
          <w:b/>
          <w:bCs/>
          <w:sz w:val="24"/>
          <w:u w:val="single"/>
          <w:rtl/>
          <w:lang w:eastAsia="he-IL"/>
        </w:rPr>
      </w:pPr>
      <w:r w:rsidRPr="00740118">
        <w:rPr>
          <w:rFonts w:ascii="David" w:eastAsia="Calibri" w:hAnsi="David" w:hint="cs"/>
          <w:b/>
          <w:bCs/>
          <w:sz w:val="24"/>
          <w:u w:val="single"/>
          <w:rtl/>
          <w:lang w:eastAsia="he-IL"/>
        </w:rPr>
        <w:t xml:space="preserve">* באישור ביטוח כללי </w:t>
      </w:r>
      <w:r w:rsidRPr="0074011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1A9D7004" w14:textId="77777777" w:rsidTr="00A12C55">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BEE28BC"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ביטול/שינוי הפוליסה *</w:t>
            </w:r>
          </w:p>
        </w:tc>
      </w:tr>
      <w:tr w:rsidR="00740118" w:rsidRPr="00740118" w14:paraId="1E03B54F" w14:textId="77777777" w:rsidTr="00A12C55">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24DF1A61" w14:textId="77777777" w:rsidR="00740118" w:rsidRPr="00740118" w:rsidRDefault="00740118" w:rsidP="00740118">
            <w:pPr>
              <w:spacing w:before="0" w:beforeAutospacing="0" w:after="0" w:afterAutospacing="0" w:line="240" w:lineRule="auto"/>
              <w:rPr>
                <w:rFonts w:ascii="David" w:eastAsia="Calibri" w:hAnsi="David"/>
                <w:bCs/>
                <w:sz w:val="24"/>
                <w:rtl/>
                <w:lang w:eastAsia="he-IL"/>
              </w:rPr>
            </w:pPr>
            <w:r w:rsidRPr="00740118">
              <w:rPr>
                <w:rFonts w:ascii="David" w:eastAsia="Calibri" w:hAnsi="David" w:hint="cs"/>
                <w:b/>
                <w:sz w:val="24"/>
                <w:rtl/>
                <w:lang w:eastAsia="he-IL"/>
              </w:rPr>
              <w:t xml:space="preserve">שינוי לרעת מבקש האישור או ביטול של פוליסת ביטוח,  לא ייכנס לתוקף אלא </w:t>
            </w:r>
            <w:r w:rsidRPr="00740118">
              <w:rPr>
                <w:rFonts w:ascii="David" w:eastAsia="Calibri" w:hAnsi="David" w:hint="cs"/>
                <w:bCs/>
                <w:sz w:val="24"/>
                <w:rtl/>
                <w:lang w:eastAsia="he-IL"/>
              </w:rPr>
              <w:t>30 יום</w:t>
            </w:r>
            <w:r w:rsidRPr="00740118">
              <w:rPr>
                <w:rFonts w:ascii="David" w:eastAsia="Calibri" w:hAnsi="David" w:hint="cs"/>
                <w:b/>
                <w:sz w:val="24"/>
                <w:rtl/>
                <w:lang w:eastAsia="he-IL"/>
              </w:rPr>
              <w:t xml:space="preserve"> לאחר משלוח הודעה למבקש האישור בדבר השינוי או הביטול.</w:t>
            </w:r>
          </w:p>
        </w:tc>
      </w:tr>
    </w:tbl>
    <w:p w14:paraId="0F4F68C6"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4733BEF"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3CF2F06"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E4B9B92"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59C1830"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058D5B7"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B0B6CB9"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056EB99"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1990E26"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7C078CF"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DE76F18"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29DDA03"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CC18D50"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0857294E"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2D856C0"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084CD2F" w14:textId="77777777" w:rsidR="00740118" w:rsidRDefault="00740118"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51C037D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lastRenderedPageBreak/>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562B6D60"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5B0FEB24"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0CBCBA2B"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3F3EC14A"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6589FA2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794F05A1"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6797F2A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4B45434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B335E6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t>תשריטים אופקיים של פירי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3CBA4EB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269C6F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3F0417A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B0C348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3E4867E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AC7C81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תשריטים אופקיים של חדרי המכונות תוך ציון המכונות והמתקנים השונים ומשקלם.</w:t>
      </w:r>
    </w:p>
    <w:p w14:paraId="5D54D24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A13F49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t>תשריטים אופקיים של חדרי המכונות בציון אלמנטים ופתחים בבניה.</w:t>
      </w:r>
    </w:p>
    <w:p w14:paraId="0A9B15E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AA5137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29E8AB6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E053D5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0A0F8DD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1C183B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47E7D58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3F8980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12EC3C0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BC78DF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019E2A2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BC2EEF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705604F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F098CE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1C6E497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E0516C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34477AC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53DFDC2"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263CD0AC"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061E1E1F"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4C763140"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6D4C419C"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217DE3F4"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759EB8DE"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65270373"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24BC34B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33EED1A"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001AE72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3216096"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5283298B"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0CDD9390"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2B72BB87"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6B90F711"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33633CE4"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0123B818"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525A2C36"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85EF5FF"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E102FE6"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E0A527C"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1D0B4746" w14:textId="77777777" w:rsidR="009E2846" w:rsidRPr="009E2846" w:rsidRDefault="00A12C55"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5" w:author="דקל רוקבן" w:date="2021-11-17T11:45:00Z">
            <w:r>
              <w:rPr>
                <w:rFonts w:ascii="Times New Roman" w:eastAsia="Times New Roman" w:hAnsi="Times New Roman" w:hint="cs"/>
                <w:color w:val="008000"/>
                <w:sz w:val="24"/>
                <w:rtl/>
                <w:lang w:eastAsia="he-IL"/>
              </w:rPr>
              <w:br/>
              <w:t>אפריקה ישראל מגורים בע"מ</w:t>
            </w:r>
            <w:r>
              <w:rPr>
                <w:rFonts w:ascii="Times New Roman" w:eastAsia="Times New Roman" w:hAnsi="Times New Roman" w:hint="cs"/>
                <w:color w:val="008000"/>
                <w:sz w:val="24"/>
                <w:rtl/>
                <w:lang w:eastAsia="he-IL"/>
              </w:rPr>
              <w:br/>
              <w:t>יוני נתניהו 1 ג' אור יהודה</w:t>
            </w:r>
            <w:r>
              <w:rPr>
                <w:rFonts w:ascii="Times New Roman" w:eastAsia="Times New Roman" w:hAnsi="Times New Roman" w:hint="cs"/>
                <w:color w:val="008000"/>
                <w:sz w:val="24"/>
                <w:rtl/>
                <w:lang w:eastAsia="he-IL"/>
              </w:rPr>
              <w:br/>
              <w:t>מ.ז 52-003476-0</w:t>
            </w:r>
            <w:r>
              <w:rPr>
                <w:rFonts w:ascii="Times New Roman" w:eastAsia="Times New Roman" w:hAnsi="Times New Roman" w:hint="cs"/>
                <w:color w:val="008000"/>
                <w:sz w:val="24"/>
                <w:rtl/>
                <w:lang w:eastAsia="he-IL"/>
              </w:rPr>
              <w:br/>
            </w:r>
          </w:ins>
        </w:sdtContent>
      </w:sdt>
      <w:r w:rsidR="009E2846" w:rsidRPr="009E2846">
        <w:rPr>
          <w:rFonts w:ascii="Times New Roman" w:eastAsia="Times New Roman" w:hAnsi="Times New Roman" w:hint="cs"/>
          <w:color w:val="008000"/>
          <w:sz w:val="24"/>
          <w:rtl/>
          <w:lang w:eastAsia="he-IL"/>
        </w:rPr>
        <w:br/>
      </w:r>
    </w:p>
    <w:p w14:paraId="54BA1561"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01D318FD"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A7240DC"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C2EEC13"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F236F91"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D7BDF46" w14:textId="77777777"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דקל רוקבן" w:date="2021-11-17T11:45:00Z">
            <w:r w:rsidR="00A12C55">
              <w:rPr>
                <w:rFonts w:ascii="Times New Roman" w:eastAsia="Times New Roman" w:hAnsi="Times New Roman"/>
                <w:color w:val="008000"/>
                <w:sz w:val="24"/>
                <w:rtl/>
                <w:lang w:eastAsia="he-IL"/>
              </w:rPr>
              <w:t>וי.אי.אס. הנדסה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9E2846">
            <w:rPr>
              <w:rFonts w:cstheme="minorBidi"/>
              <w:color w:val="00B0F0"/>
              <w:rtl/>
            </w:rPr>
            <w:t>[שם אתר]</w:t>
          </w:r>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27" w:author="דקל רוקבן" w:date="2021-11-17T11:43:00Z">
            <w:r w:rsidR="00A12C55">
              <w:rPr>
                <w:rFonts w:ascii="Times New Roman" w:eastAsia="Times New Roman" w:hAnsi="Times New Roman" w:hint="cs"/>
                <w:color w:val="008000"/>
                <w:sz w:val="24"/>
                <w:rtl/>
              </w:rPr>
              <w:t>תכנון מעליות</w:t>
            </w:r>
          </w:ins>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043152DB"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7344478A"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D796AE0"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605E306"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AE33A3E"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A3E26EE"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7D683A18"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289AF6B"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71B69B9"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11B3AD7C" w14:textId="77777777" w:rsidR="009E2846" w:rsidRPr="009E2846" w:rsidRDefault="00A12C55"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8" w:author="דקל רוקבן" w:date="2021-11-17T11:45:00Z">
            <w:r>
              <w:rPr>
                <w:rFonts w:ascii="Times New Roman" w:eastAsia="Times New Roman" w:hAnsi="Times New Roman"/>
                <w:color w:val="00B0F0"/>
                <w:sz w:val="20"/>
                <w:u w:val="single"/>
                <w:rtl/>
                <w:lang w:eastAsia="he-IL"/>
              </w:rPr>
              <w:t>וי.אי.אס. הנדסה בע"מ</w:t>
            </w:r>
          </w:ins>
        </w:sdtContent>
      </w:sdt>
    </w:p>
    <w:p w14:paraId="35132844"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3AFC97B6"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07550740"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lastRenderedPageBreak/>
        <w:t xml:space="preserve">נספח "י" </w:t>
      </w:r>
    </w:p>
    <w:p w14:paraId="6403C577"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7FBB4E4D"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4FB7EBA3"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5DD7BC3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9" w:author="דקל רוקבן" w:date="2021-11-17T11:45:00Z">
            <w:r w:rsidR="00A12C55">
              <w:rPr>
                <w:rFonts w:ascii="Times New Roman" w:eastAsia="Times New Roman" w:hAnsi="Times New Roman" w:hint="cs"/>
                <w:color w:val="008000"/>
                <w:sz w:val="24"/>
                <w:rtl/>
                <w:lang w:eastAsia="he-IL"/>
              </w:rPr>
              <w:br/>
              <w:t>אפריקה ישראל מגורים בע"מ</w:t>
            </w:r>
            <w:r w:rsidR="00A12C55">
              <w:rPr>
                <w:rFonts w:ascii="Times New Roman" w:eastAsia="Times New Roman" w:hAnsi="Times New Roman" w:hint="cs"/>
                <w:color w:val="008000"/>
                <w:sz w:val="24"/>
                <w:rtl/>
                <w:lang w:eastAsia="he-IL"/>
              </w:rPr>
              <w:br/>
              <w:t>יוני נתניהו 1 ג' אור יהודה</w:t>
            </w:r>
            <w:r w:rsidR="00A12C55">
              <w:rPr>
                <w:rFonts w:ascii="Times New Roman" w:eastAsia="Times New Roman" w:hAnsi="Times New Roman" w:hint="cs"/>
                <w:color w:val="008000"/>
                <w:sz w:val="24"/>
                <w:rtl/>
                <w:lang w:eastAsia="he-IL"/>
              </w:rPr>
              <w:br/>
              <w:t>מ.ז 52-003476-0</w:t>
            </w:r>
            <w:r w:rsidR="00A12C55">
              <w:rPr>
                <w:rFonts w:ascii="Times New Roman" w:eastAsia="Times New Roman" w:hAnsi="Times New Roman" w:hint="cs"/>
                <w:color w:val="008000"/>
                <w:sz w:val="24"/>
                <w:rtl/>
                <w:lang w:eastAsia="he-IL"/>
              </w:rPr>
              <w:br/>
            </w:r>
          </w:ins>
        </w:sdtContent>
      </w:sdt>
    </w:p>
    <w:p w14:paraId="385D127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59AB38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ג.א.נ.,</w:t>
      </w:r>
    </w:p>
    <w:p w14:paraId="7AE525E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3EB875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(להלן:"</w:t>
      </w:r>
      <w:r w:rsidRPr="009E2846">
        <w:rPr>
          <w:rFonts w:ascii="Times New Roman" w:eastAsia="Times New Roman" w:hAnsi="Times New Roman" w:hint="cs"/>
          <w:b/>
          <w:bCs/>
          <w:sz w:val="24"/>
          <w:rtl/>
          <w:lang w:eastAsia="he-IL"/>
        </w:rPr>
        <w:t>היתרה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9E2846">
            <w:rPr>
              <w:rFonts w:cstheme="minorBidi"/>
              <w:color w:val="00B0F0"/>
              <w:rtl/>
            </w:rPr>
            <w:t>[שם אתר]</w:t>
          </w:r>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30" w:author="דקל רוקבן" w:date="2021-11-17T11:43:00Z">
            <w:r w:rsidR="00A12C55">
              <w:rPr>
                <w:rFonts w:ascii="Times New Roman" w:eastAsia="Times New Roman" w:hAnsi="Times New Roman" w:hint="cs"/>
                <w:color w:val="008000"/>
                <w:sz w:val="24"/>
                <w:rtl/>
                <w:lang w:eastAsia="he-IL"/>
              </w:rPr>
              <w:t>‏01/01/2021</w:t>
            </w:r>
          </w:ins>
        </w:sdtContent>
      </w:sdt>
      <w:r w:rsidRPr="009E2846">
        <w:rPr>
          <w:rFonts w:ascii="Times New Roman" w:eastAsia="Times New Roman" w:hAnsi="Times New Roman" w:hint="cs"/>
          <w:sz w:val="24"/>
          <w:rtl/>
          <w:lang w:eastAsia="he-IL"/>
        </w:rPr>
        <w:t xml:space="preserve"> או עבור חלקן כמפורט להלן:</w:t>
      </w:r>
    </w:p>
    <w:p w14:paraId="3DB4545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4A14AD3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64579B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25A079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2E1FD9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2CADD4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B98DA7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2010A7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6CFBB3A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0F28C70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A67D64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6C93EB8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01BFB1C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3213CC07"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3C86ECE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1F3A5765"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1C378780"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1955E9C2"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1" w:author="דקל רוקבן" w:date="2021-11-17T11:45:00Z">
            <w:r w:rsidR="00A12C55">
              <w:rPr>
                <w:rFonts w:ascii="Times New Roman" w:eastAsia="Times New Roman" w:hAnsi="Times New Roman"/>
                <w:color w:val="00B0F0"/>
                <w:sz w:val="20"/>
                <w:u w:val="single"/>
                <w:rtl/>
                <w:lang w:eastAsia="he-IL"/>
              </w:rPr>
              <w:t>וי.אי.אס. הנדסה בע"מ</w:t>
            </w:r>
          </w:ins>
        </w:sdtContent>
      </w:sdt>
    </w:p>
    <w:p w14:paraId="0FF56A0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4F265DD"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23AB3C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10F2FE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4EAEB37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1F280605"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5D7BB838"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6E572457"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201A224E"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25A2D830"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734C78B5"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57BFBEB3"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7203B81C"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13BAF745"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5DA3BE" w14:textId="77777777" w:rsidR="00A12C55" w:rsidRDefault="00A12C55" w:rsidP="00AF234B">
      <w:pPr>
        <w:spacing w:before="0" w:after="0" w:line="240" w:lineRule="auto"/>
      </w:pPr>
      <w:r>
        <w:separator/>
      </w:r>
    </w:p>
  </w:endnote>
  <w:endnote w:type="continuationSeparator" w:id="0">
    <w:p w14:paraId="70FBA9C8" w14:textId="77777777" w:rsidR="00A12C55" w:rsidRDefault="00A12C55" w:rsidP="00AF234B">
      <w:pPr>
        <w:spacing w:before="0" w:after="0" w:line="240" w:lineRule="auto"/>
      </w:pPr>
      <w:r>
        <w:continuationSeparator/>
      </w:r>
    </w:p>
  </w:endnote>
  <w:endnote w:type="continuationNotice" w:id="1">
    <w:p w14:paraId="6F533C91" w14:textId="77777777" w:rsidR="00A12C55" w:rsidRDefault="00A12C5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7"/>
      <w:gridCol w:w="2810"/>
      <w:gridCol w:w="233"/>
      <w:gridCol w:w="1046"/>
      <w:gridCol w:w="1770"/>
    </w:tblGrid>
    <w:tr w:rsidR="00A12C55" w:rsidRPr="00487C69" w14:paraId="2C688ED5" w14:textId="77777777" w:rsidTr="00A12C55">
      <w:tc>
        <w:tcPr>
          <w:tcW w:w="753" w:type="dxa"/>
        </w:tcPr>
        <w:p w14:paraId="753CF9AE"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3F43820B" w14:textId="77777777" w:rsidR="00A12C55" w:rsidRPr="00487C69" w:rsidRDefault="00A12C55" w:rsidP="00487C69">
              <w:pPr>
                <w:tabs>
                  <w:tab w:val="center" w:pos="4153"/>
                  <w:tab w:val="right" w:pos="8306"/>
                </w:tabs>
                <w:spacing w:before="0" w:after="0" w:line="240" w:lineRule="auto"/>
                <w:rPr>
                  <w:rFonts w:ascii="David" w:hAnsi="David" w:cstheme="minorBidi"/>
                  <w:color w:val="00B0F0"/>
                  <w:sz w:val="20"/>
                  <w:szCs w:val="20"/>
                  <w:rtl/>
                </w:rPr>
              </w:pPr>
              <w:ins w:id="32" w:author="דקל רוקבן" w:date="2021-11-17T11:43:00Z">
                <w:r>
                  <w:rPr>
                    <w:rFonts w:ascii="David" w:hAnsi="David" w:cstheme="minorBidi"/>
                    <w:color w:val="00B0F0"/>
                    <w:sz w:val="20"/>
                    <w:szCs w:val="20"/>
                    <w:rtl/>
                  </w:rPr>
                  <w:t>נתניה - מגרש 1409</w:t>
                </w:r>
              </w:ins>
            </w:p>
          </w:tc>
        </w:sdtContent>
      </w:sdt>
      <w:tc>
        <w:tcPr>
          <w:tcW w:w="2232" w:type="dxa"/>
        </w:tcPr>
        <w:p w14:paraId="1BE0C753"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מעליות</w:t>
              </w:r>
            </w:sdtContent>
          </w:sdt>
        </w:p>
      </w:tc>
      <w:tc>
        <w:tcPr>
          <w:tcW w:w="236" w:type="dxa"/>
        </w:tcPr>
        <w:p w14:paraId="194B8123" w14:textId="77777777" w:rsidR="00A12C55" w:rsidRPr="00487C69" w:rsidRDefault="00A12C55"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00A5E839"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77CA7146"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CONT-5-661</w:t>
              </w:r>
            </w:p>
          </w:tc>
        </w:sdtContent>
      </w:sdt>
    </w:tr>
    <w:tr w:rsidR="00A12C55" w:rsidRPr="00487C69" w14:paraId="36A1F30F" w14:textId="77777777" w:rsidTr="00A12C55">
      <w:tc>
        <w:tcPr>
          <w:tcW w:w="753" w:type="dxa"/>
        </w:tcPr>
        <w:p w14:paraId="423C3EE5"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1C45B5E7" w14:textId="77777777" w:rsidR="00A12C55" w:rsidRPr="00487C69" w:rsidRDefault="00A12C55" w:rsidP="00487C69">
              <w:pPr>
                <w:tabs>
                  <w:tab w:val="center" w:pos="4153"/>
                  <w:tab w:val="right" w:pos="8306"/>
                </w:tabs>
                <w:spacing w:before="0" w:after="0" w:line="240" w:lineRule="auto"/>
                <w:rPr>
                  <w:rFonts w:ascii="David" w:hAnsi="David" w:cstheme="minorBidi"/>
                  <w:color w:val="00B0F0"/>
                  <w:sz w:val="20"/>
                  <w:szCs w:val="20"/>
                  <w:rtl/>
                </w:rPr>
              </w:pPr>
              <w:ins w:id="33" w:author="דקל רוקבן" w:date="2021-11-17T11:45:00Z">
                <w:r>
                  <w:rPr>
                    <w:rFonts w:ascii="David" w:hAnsi="David" w:cstheme="minorBidi"/>
                    <w:color w:val="00B0F0"/>
                    <w:sz w:val="20"/>
                    <w:szCs w:val="20"/>
                    <w:rtl/>
                  </w:rPr>
                  <w:t>וי.אי.אס. הנדסה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12C55" w:rsidRPr="00487C69" w14:paraId="75D04DEF" w14:textId="77777777" w:rsidTr="00A12C55">
            <w:trPr>
              <w:trHeight w:val="201"/>
            </w:trPr>
            <w:tc>
              <w:tcPr>
                <w:tcW w:w="926" w:type="dxa"/>
              </w:tcPr>
              <w:p w14:paraId="3960292C"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918570D" w14:textId="77777777" w:rsidR="00A12C55" w:rsidRPr="00487C69" w:rsidRDefault="00A12C55" w:rsidP="00487C69">
                    <w:pPr>
                      <w:tabs>
                        <w:tab w:val="center" w:pos="4153"/>
                        <w:tab w:val="right" w:pos="8306"/>
                      </w:tabs>
                      <w:spacing w:before="0" w:after="0" w:line="240" w:lineRule="auto"/>
                      <w:ind w:left="1" w:hanging="1"/>
                      <w:rPr>
                        <w:rFonts w:ascii="David" w:hAnsi="David" w:cstheme="minorBidi"/>
                        <w:color w:val="00B0F0"/>
                        <w:sz w:val="20"/>
                        <w:szCs w:val="20"/>
                        <w:rtl/>
                      </w:rPr>
                    </w:pPr>
                    <w:r w:rsidRPr="00487C69">
                      <w:rPr>
                        <w:rFonts w:ascii="David" w:hAnsi="David" w:cstheme="minorBidi"/>
                        <w:color w:val="00B0F0"/>
                        <w:sz w:val="20"/>
                        <w:szCs w:val="20"/>
                        <w:rtl/>
                      </w:rPr>
                      <w:t>[גרסת חוזה]</w:t>
                    </w:r>
                  </w:p>
                </w:tc>
              </w:sdtContent>
            </w:sdt>
          </w:tr>
        </w:tbl>
        <w:p w14:paraId="534ABD37"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7549B654"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27E49C11"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08441338"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487C69">
                <w:rPr>
                  <w:rFonts w:ascii="David" w:hAnsi="David" w:cstheme="minorBidi"/>
                  <w:color w:val="00B0F0"/>
                  <w:sz w:val="20"/>
                  <w:szCs w:val="20"/>
                  <w:rtl/>
                </w:rPr>
                <w:t>[סטטוס חוזה]</w:t>
              </w:r>
            </w:sdtContent>
          </w:sdt>
        </w:p>
      </w:tc>
    </w:tr>
    <w:tr w:rsidR="00A12C55" w:rsidRPr="00487C69" w14:paraId="588C25E8" w14:textId="77777777" w:rsidTr="00A12C55">
      <w:trPr>
        <w:trHeight w:val="80"/>
      </w:trPr>
      <w:tc>
        <w:tcPr>
          <w:tcW w:w="753" w:type="dxa"/>
        </w:tcPr>
        <w:p w14:paraId="7DF64443"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6BA5B8EC" w14:textId="77777777" w:rsidR="00A12C55" w:rsidRPr="00487C69" w:rsidRDefault="00A12C55"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4FB415DE"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4AB7C149"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067EECFB"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4E561C65" w14:textId="77777777" w:rsidR="00A12C55" w:rsidRPr="00487C69" w:rsidRDefault="00A12C55" w:rsidP="00487C69">
          <w:pPr>
            <w:tabs>
              <w:tab w:val="center" w:pos="4153"/>
              <w:tab w:val="right" w:pos="8306"/>
            </w:tabs>
            <w:spacing w:before="0" w:after="0" w:line="240" w:lineRule="auto"/>
            <w:rPr>
              <w:rFonts w:ascii="David" w:hAnsi="David" w:cstheme="minorBidi"/>
              <w:sz w:val="20"/>
              <w:szCs w:val="20"/>
              <w:rtl/>
            </w:rPr>
          </w:pPr>
        </w:p>
      </w:tc>
    </w:tr>
  </w:tbl>
  <w:p w14:paraId="13971F9C" w14:textId="77777777" w:rsidR="00A12C55" w:rsidRPr="00487C69" w:rsidRDefault="00A12C55"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A9349D" w14:textId="77777777" w:rsidR="00A12C55" w:rsidRDefault="00A12C55" w:rsidP="00AF234B">
      <w:pPr>
        <w:spacing w:before="0" w:after="0" w:line="240" w:lineRule="auto"/>
      </w:pPr>
      <w:r>
        <w:separator/>
      </w:r>
    </w:p>
  </w:footnote>
  <w:footnote w:type="continuationSeparator" w:id="0">
    <w:p w14:paraId="1EDA2091" w14:textId="77777777" w:rsidR="00A12C55" w:rsidRDefault="00A12C55" w:rsidP="00AF234B">
      <w:pPr>
        <w:spacing w:before="0" w:after="0" w:line="240" w:lineRule="auto"/>
      </w:pPr>
      <w:r>
        <w:continuationSeparator/>
      </w:r>
    </w:p>
  </w:footnote>
  <w:footnote w:type="continuationNotice" w:id="1">
    <w:p w14:paraId="38F93B3E" w14:textId="77777777" w:rsidR="00A12C55" w:rsidRDefault="00A12C5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3DE8F02B" w14:textId="77777777" w:rsidR="00A12C55" w:rsidRDefault="00A12C55" w:rsidP="00CF334C">
        <w:pPr>
          <w:pStyle w:val="a3"/>
          <w:jc w:val="center"/>
        </w:pPr>
        <w:r>
          <w:fldChar w:fldCharType="begin"/>
        </w:r>
        <w:r>
          <w:instrText xml:space="preserve"> PAGE   \* MERGEFORMAT </w:instrText>
        </w:r>
        <w:r>
          <w:fldChar w:fldCharType="separate"/>
        </w:r>
        <w:r w:rsidR="00406B81">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3"/>
  </w:num>
  <w:num w:numId="16">
    <w:abstractNumId w:val="27"/>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4"/>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5"/>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835AB"/>
    <w:rsid w:val="001A0C3C"/>
    <w:rsid w:val="001A69D5"/>
    <w:rsid w:val="00214ACF"/>
    <w:rsid w:val="00272745"/>
    <w:rsid w:val="002B2234"/>
    <w:rsid w:val="002F2747"/>
    <w:rsid w:val="003160E8"/>
    <w:rsid w:val="003F4502"/>
    <w:rsid w:val="00406B81"/>
    <w:rsid w:val="00463E9C"/>
    <w:rsid w:val="004751C6"/>
    <w:rsid w:val="00487C69"/>
    <w:rsid w:val="005475D8"/>
    <w:rsid w:val="00552E11"/>
    <w:rsid w:val="005D6301"/>
    <w:rsid w:val="00666119"/>
    <w:rsid w:val="0072103C"/>
    <w:rsid w:val="00740118"/>
    <w:rsid w:val="00820FCA"/>
    <w:rsid w:val="008520F8"/>
    <w:rsid w:val="00853FB4"/>
    <w:rsid w:val="008C64C6"/>
    <w:rsid w:val="00942177"/>
    <w:rsid w:val="009E2846"/>
    <w:rsid w:val="00A12C55"/>
    <w:rsid w:val="00A42271"/>
    <w:rsid w:val="00AF234B"/>
    <w:rsid w:val="00B158C8"/>
    <w:rsid w:val="00BD72C4"/>
    <w:rsid w:val="00BE17B4"/>
    <w:rsid w:val="00CF334C"/>
    <w:rsid w:val="00D02A03"/>
    <w:rsid w:val="00D12751"/>
    <w:rsid w:val="00E64AE3"/>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56352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table" w:customStyle="1" w:styleId="13">
    <w:name w:val="רשת טבלה1"/>
    <w:basedOn w:val="a1"/>
    <w:next w:val="a8"/>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a3"/>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a3"/>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a3"/>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a3"/>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a3"/>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a3"/>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a3"/>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a3"/>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a3"/>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a3"/>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a3"/>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a3"/>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a3"/>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a3"/>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a3"/>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a3"/>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a3"/>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a3"/>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a3"/>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a3"/>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a3"/>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a3"/>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a3"/>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a3"/>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a3"/>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a3"/>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a3"/>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a3"/>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a3"/>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a3"/>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a3"/>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a3"/>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a3"/>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a3"/>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a3"/>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a3"/>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a3"/>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a3"/>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a3"/>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a3"/>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a3"/>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32380B"/>
    <w:rsid w:val="003D3172"/>
    <w:rsid w:val="004628EB"/>
    <w:rsid w:val="005A2BBB"/>
    <w:rsid w:val="006865A5"/>
    <w:rsid w:val="009C688F"/>
    <w:rsid w:val="00BF7ED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F7ED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77D578778784D6C8DC7D347D1E3E593">
    <w:name w:val="377D578778784D6C8DC7D347D1E3E593"/>
    <w:rsid w:val="00BF7EDD"/>
    <w:pPr>
      <w:bidi/>
    </w:pPr>
  </w:style>
  <w:style w:type="paragraph" w:customStyle="1" w:styleId="3436DE5F1EC84D8B80563EBE88C70AC3">
    <w:name w:val="3436DE5F1EC84D8B80563EBE88C70AC3"/>
    <w:rsid w:val="00BF7EDD"/>
    <w:pPr>
      <w:bidi/>
    </w:pPr>
  </w:style>
  <w:style w:type="paragraph" w:customStyle="1" w:styleId="D9B29B74ED6045C38A63BF0C3CADAF5B">
    <w:name w:val="D9B29B74ED6045C38A63BF0C3CADAF5B"/>
    <w:rsid w:val="00BF7EDD"/>
    <w:pPr>
      <w:bidi/>
    </w:pPr>
  </w:style>
  <w:style w:type="paragraph" w:customStyle="1" w:styleId="DD4E34B200A54623876962F1DA12B63D">
    <w:name w:val="DD4E34B200A54623876962F1DA12B63D"/>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מתכנן מעליות" ma:contentTypeID="0x010100398782B37190B343ABC5A26867A4FDE214004F4343224A230441A6E46166DF508C1A" ma:contentTypeVersion="175" ma:contentTypeDescription="" ma:contentTypeScope="" ma:versionID="34a6c718b536158fc279ba397214c3b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CC40688F-37B4-4EE3-A240-96C102F6FD0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A4D63BA6-3023-478E-A89C-19F417B015EF}"/>
</file>

<file path=customXml/itemProps6.xml><?xml version="1.0" encoding="utf-8"?>
<ds:datastoreItem xmlns:ds="http://schemas.openxmlformats.org/officeDocument/2006/customXml" ds:itemID="{5AA6D701-1EC9-4AB1-8C5D-058C82DAD98F}"/>
</file>

<file path=docProps/app.xml><?xml version="1.0" encoding="utf-8"?>
<Properties xmlns="http://schemas.openxmlformats.org/officeDocument/2006/extended-properties" xmlns:vt="http://schemas.openxmlformats.org/officeDocument/2006/docPropsVTypes">
  <Template>Normal</Template>
  <TotalTime>0</TotalTime>
  <Pages>34</Pages>
  <Words>10356</Words>
  <Characters>51781</Characters>
  <Application>Microsoft Office Word</Application>
  <DocSecurity>0</DocSecurity>
  <Lines>431</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2</cp:revision>
  <dcterms:created xsi:type="dcterms:W3CDTF">2021-11-17T09:48:00Z</dcterms:created>
  <dcterms:modified xsi:type="dcterms:W3CDTF">2021-11-17T09:48:00Z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00d2b9a0-1dff-48a6-911e-862540329921</vt:lpwstr>
  </property>
</Properties>
</file>