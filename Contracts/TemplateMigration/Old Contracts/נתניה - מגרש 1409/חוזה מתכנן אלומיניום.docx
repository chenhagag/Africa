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78D7B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EF8EF5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F01836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24B0C87F" wp14:editId="2D086CD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81A570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58AE27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1DFCF7"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7E6980"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A1F7D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29ADD0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290B4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16587"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C0A643"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0B7375A" w14:textId="77777777" w:rsidR="007A10F8" w:rsidRPr="00B27B4C" w:rsidRDefault="00F30C86"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דקל רוקבן" w:date="2021-11-21T12:11:00Z">
            <w:r>
              <w:rPr>
                <w:rFonts w:ascii="Times New Roman" w:eastAsia="Times New Roman" w:hAnsi="Times New Roman" w:cs="David"/>
                <w:bCs/>
                <w:sz w:val="32"/>
                <w:szCs w:val="32"/>
                <w:u w:val="single"/>
                <w:rtl/>
                <w:lang w:eastAsia="he-IL"/>
              </w:rPr>
              <w:t>נתניה - מגרש 1409</w:t>
            </w:r>
          </w:ins>
        </w:p>
      </w:sdtContent>
    </w:sdt>
    <w:p w14:paraId="2FD33776"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503737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8"/>
              <w:color w:val="00B0F0"/>
              <w:rtl/>
            </w:rPr>
            <w:t>[שם אתר]</w:t>
          </w:r>
        </w:p>
      </w:sdtContent>
    </w:sdt>
    <w:p w14:paraId="0070C47E"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2ED4B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A33A2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FA24E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663E2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6A692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4FFB7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6EF4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9FE3C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F30C8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34AE2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0AB5F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F462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8245E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BF910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2C37B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61ACA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29B90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ACB92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48FFE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8E84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801F8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46D6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B16F7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0CEDE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0EDAE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F0CE0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1C8AA1"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5CFF2325" w14:textId="77777777" w:rsidR="00C140D3" w:rsidRPr="00C140D3" w:rsidRDefault="00C140D3" w:rsidP="00C140D3">
      <w:pPr>
        <w:pStyle w:val="AutoFields"/>
        <w:rPr>
          <w:rtl/>
          <w:lang w:eastAsia="he-IL"/>
        </w:rPr>
      </w:pPr>
    </w:p>
    <w:p w14:paraId="42F4286B"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21-10-01T00:00:00Z">
            <w:dateFormat w:val="dd/MM/yyyy"/>
            <w:lid w:val="he-IL"/>
            <w:storeMappedDataAs w:val="dateTime"/>
            <w:calendar w:val="gregorian"/>
          </w:date>
        </w:sdtPr>
        <w:sdtEndPr>
          <w:rPr>
            <w:rFonts w:hint="cs"/>
          </w:rPr>
        </w:sdtEndPr>
        <w:sdtContent>
          <w:ins w:id="1" w:author="דקל רוקבן" w:date="2021-11-21T12:16:00Z">
            <w:r w:rsidR="00F30C86">
              <w:rPr>
                <w:rFonts w:ascii="Times New Roman" w:eastAsia="Times New Roman" w:hAnsi="Times New Roman" w:cs="David" w:hint="cs"/>
                <w:color w:val="800080"/>
                <w:sz w:val="24"/>
                <w:szCs w:val="24"/>
                <w:rtl/>
                <w:lang w:eastAsia="he-IL"/>
              </w:rPr>
              <w:t>‏01/10/2021</w:t>
            </w:r>
          </w:ins>
        </w:sdtContent>
      </w:sdt>
    </w:p>
    <w:p w14:paraId="2BBF72E1"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6AA6EBB1"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EndPr/>
      <w:sdtContent>
        <w:p w14:paraId="20ACC9DB" w14:textId="77777777" w:rsidR="00C140D3" w:rsidRPr="00C140D3" w:rsidRDefault="00F30C86"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דקל רוקבן" w:date="2021-11-21T12:14:00Z">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ins>
        </w:p>
      </w:sdtContent>
    </w:sdt>
    <w:p w14:paraId="1FC8A742"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6FC55A80"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012DE44E"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89C24EE"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794198D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EndPr/>
      <w:sdtContent>
        <w:p w14:paraId="6490BE34" w14:textId="77777777" w:rsidR="00C140D3" w:rsidRPr="00C140D3" w:rsidRDefault="00F30C86"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3" w:author="דקל רוקבן" w:date="2021-11-21T12:15:00Z">
            <w:r>
              <w:rPr>
                <w:rFonts w:ascii="Times New Roman" w:eastAsia="Times New Roman" w:hAnsi="Times New Roman" w:cs="David"/>
                <w:color w:val="800080"/>
                <w:sz w:val="24"/>
                <w:szCs w:val="24"/>
                <w:rtl/>
              </w:rPr>
              <w:br/>
              <w:t xml:space="preserve">גיל </w:t>
            </w:r>
            <w:proofErr w:type="spellStart"/>
            <w:r>
              <w:rPr>
                <w:rFonts w:ascii="Times New Roman" w:eastAsia="Times New Roman" w:hAnsi="Times New Roman" w:cs="David"/>
                <w:color w:val="800080"/>
                <w:sz w:val="24"/>
                <w:szCs w:val="24"/>
                <w:rtl/>
              </w:rPr>
              <w:t>אורנן</w:t>
            </w:r>
            <w:proofErr w:type="spellEnd"/>
            <w:r>
              <w:rPr>
                <w:rFonts w:ascii="Times New Roman" w:eastAsia="Times New Roman" w:hAnsi="Times New Roman" w:cs="David"/>
                <w:color w:val="800080"/>
                <w:sz w:val="24"/>
                <w:szCs w:val="24"/>
                <w:rtl/>
              </w:rPr>
              <w:t xml:space="preserve"> יועץ מעטפת </w:t>
            </w:r>
            <w:proofErr w:type="spellStart"/>
            <w:r>
              <w:rPr>
                <w:rFonts w:ascii="Times New Roman" w:eastAsia="Times New Roman" w:hAnsi="Times New Roman" w:cs="David"/>
                <w:color w:val="800080"/>
                <w:sz w:val="24"/>
                <w:szCs w:val="24"/>
                <w:rtl/>
              </w:rPr>
              <w:t>הבנין</w:t>
            </w:r>
            <w:proofErr w:type="spellEnd"/>
            <w:r>
              <w:rPr>
                <w:rFonts w:ascii="Times New Roman" w:eastAsia="Times New Roman" w:hAnsi="Times New Roman" w:cs="David"/>
                <w:color w:val="800080"/>
                <w:sz w:val="24"/>
                <w:szCs w:val="24"/>
                <w:rtl/>
              </w:rPr>
              <w:t xml:space="preserve"> ואלומיניום</w:t>
            </w:r>
            <w:r>
              <w:rPr>
                <w:rFonts w:ascii="Times New Roman" w:eastAsia="Times New Roman" w:hAnsi="Times New Roman" w:cs="David"/>
                <w:color w:val="800080"/>
                <w:sz w:val="24"/>
                <w:szCs w:val="24"/>
                <w:rtl/>
              </w:rPr>
              <w:br/>
              <w:t>תמר 64 גבעתיים</w:t>
            </w:r>
            <w:r>
              <w:rPr>
                <w:rFonts w:ascii="Times New Roman" w:eastAsia="Times New Roman" w:hAnsi="Times New Roman" w:cs="David"/>
                <w:color w:val="800080"/>
                <w:sz w:val="24"/>
                <w:szCs w:val="24"/>
                <w:rtl/>
              </w:rPr>
              <w:br/>
            </w:r>
          </w:ins>
        </w:p>
      </w:sdtContent>
    </w:sdt>
    <w:p w14:paraId="1FDDABEE"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619978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6ED746F2"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3C9AC7F"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AEB6444"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337286A1"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4BA3A721"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למונחים הבאים יהא הפרוש הנקוב </w:t>
      </w:r>
      <w:proofErr w:type="spellStart"/>
      <w:r w:rsidRPr="00C140D3">
        <w:rPr>
          <w:rFonts w:ascii="Times New Roman" w:eastAsia="Times New Roman" w:hAnsi="Times New Roman" w:cs="David"/>
          <w:sz w:val="20"/>
          <w:szCs w:val="24"/>
          <w:rtl/>
          <w:lang w:eastAsia="he-IL"/>
        </w:rPr>
        <w:t>בצידם</w:t>
      </w:r>
      <w:proofErr w:type="spellEnd"/>
      <w:r w:rsidRPr="00C140D3">
        <w:rPr>
          <w:rFonts w:ascii="Times New Roman" w:eastAsia="Times New Roman" w:hAnsi="Times New Roman" w:cs="David"/>
          <w:sz w:val="20"/>
          <w:szCs w:val="24"/>
          <w:rtl/>
          <w:lang w:eastAsia="he-IL"/>
        </w:rPr>
        <w:t xml:space="preserve"> דהיינו:</w:t>
      </w:r>
    </w:p>
    <w:p w14:paraId="604F7241"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2DF1C9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2458220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1D115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4A304C4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39EAB5F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541986"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164247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D89E29"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638611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F0784D"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C140D3">
        <w:rPr>
          <w:rFonts w:ascii="Times New Roman" w:eastAsia="Times New Roman" w:hAnsi="Times New Roman" w:cs="David"/>
          <w:sz w:val="20"/>
          <w:szCs w:val="24"/>
          <w:rtl/>
          <w:lang w:eastAsia="he-IL"/>
        </w:rPr>
        <w:lastRenderedPageBreak/>
        <w:t xml:space="preserve">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53442BD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52B95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759CF71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21C078C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6FE696D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360F3F"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0F3CD0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0CBFE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582C177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8D937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085FF90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64E15A7B"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45911D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580DB02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2AD21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25CA3F4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5AEA63D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0592F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09E3CF5F"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0397277D"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8D28DD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20979FF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73E05EB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19E246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2AE6D3B1"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7453EC1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52951BF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3D5DA5D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4CB1342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4529A0D7"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90C438D"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6886432"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0978A231"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73F2E4F9"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484726F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CAF553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1D64AC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w:t>
      </w:r>
      <w:proofErr w:type="spellEnd"/>
      <w:r w:rsidRPr="00C140D3">
        <w:rPr>
          <w:rFonts w:ascii="Times New Roman" w:eastAsia="Times New Roman" w:hAnsi="Times New Roman" w:cs="David"/>
          <w:sz w:val="20"/>
          <w:szCs w:val="24"/>
          <w:rtl/>
          <w:lang w:eastAsia="he-IL"/>
        </w:rPr>
        <w:t xml:space="preserve">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3A4A851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lastRenderedPageBreak/>
        <w:t xml:space="preserve">בנספח </w:t>
      </w:r>
      <w:r w:rsidRPr="00C140D3">
        <w:rPr>
          <w:rFonts w:ascii="Times New Roman" w:eastAsia="Times New Roman" w:hAnsi="Times New Roman" w:cs="David"/>
          <w:bCs/>
          <w:sz w:val="20"/>
          <w:szCs w:val="24"/>
          <w:rtl/>
          <w:lang w:eastAsia="he-IL"/>
        </w:rPr>
        <w:t xml:space="preserve">ב'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57E1B04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8339E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3F4457C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3BE775E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39A41E1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6823A1D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C140D3">
        <w:rPr>
          <w:rFonts w:ascii="Times New Roman" w:eastAsia="Times New Roman" w:hAnsi="Times New Roman" w:cs="David"/>
          <w:sz w:val="20"/>
          <w:szCs w:val="24"/>
          <w:rtl/>
          <w:lang w:eastAsia="he-IL"/>
        </w:rPr>
        <w:t>הכל</w:t>
      </w:r>
      <w:proofErr w:type="spellEnd"/>
      <w:r w:rsidRPr="00C140D3">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A0479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58A8313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477514B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1A7EB5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w:t>
      </w:r>
      <w:proofErr w:type="spellStart"/>
      <w:r w:rsidRPr="00C140D3">
        <w:rPr>
          <w:rFonts w:ascii="Times New Roman" w:eastAsia="Times New Roman" w:hAnsi="Times New Roman" w:cs="David" w:hint="cs"/>
          <w:sz w:val="20"/>
          <w:szCs w:val="24"/>
          <w:rtl/>
          <w:lang w:eastAsia="he-IL"/>
        </w:rPr>
        <w:t>רמדורנט</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של </w:t>
      </w:r>
      <w:proofErr w:type="spellStart"/>
      <w:r w:rsidRPr="00C140D3">
        <w:rPr>
          <w:rFonts w:ascii="Times New Roman" w:eastAsia="Times New Roman" w:hAnsi="Times New Roman" w:cs="David"/>
          <w:sz w:val="20"/>
          <w:szCs w:val="24"/>
          <w:rtl/>
          <w:lang w:eastAsia="he-IL"/>
        </w:rPr>
        <w:t>רמדור</w:t>
      </w:r>
      <w:proofErr w:type="spellEnd"/>
      <w:r w:rsidRPr="00C140D3">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51FB8FE4"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3ACBF54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w:t>
      </w:r>
      <w:r w:rsidRPr="00C140D3">
        <w:rPr>
          <w:rFonts w:ascii="Times New Roman" w:eastAsia="Times New Roman" w:hAnsi="Times New Roman" w:cs="David"/>
          <w:sz w:val="20"/>
          <w:szCs w:val="24"/>
          <w:rtl/>
          <w:lang w:eastAsia="he-IL"/>
        </w:rPr>
        <w:lastRenderedPageBreak/>
        <w:t>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3D8D30E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hint="cs"/>
          <w:b/>
          <w:sz w:val="20"/>
          <w:szCs w:val="24"/>
          <w:rtl/>
          <w:lang w:eastAsia="he-IL"/>
        </w:rPr>
        <w:t>,</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C9B04A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20DA37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3044627F"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A83754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038230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74A3A5E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4520157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7AE33C0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7A82F0A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0C56DFF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7BDA70C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062553AB"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w:t>
      </w:r>
      <w:proofErr w:type="spellStart"/>
      <w:r w:rsidRPr="00C140D3">
        <w:rPr>
          <w:rFonts w:ascii="Times New Roman" w:eastAsia="Times New Roman" w:hAnsi="Times New Roman" w:cs="David"/>
          <w:sz w:val="20"/>
          <w:szCs w:val="24"/>
          <w:rtl/>
          <w:lang w:eastAsia="he-IL"/>
        </w:rPr>
        <w:t>ליתן</w:t>
      </w:r>
      <w:proofErr w:type="spellEnd"/>
      <w:r w:rsidRPr="00C140D3">
        <w:rPr>
          <w:rFonts w:ascii="Times New Roman" w:eastAsia="Times New Roman" w:hAnsi="Times New Roman" w:cs="David"/>
          <w:sz w:val="20"/>
          <w:szCs w:val="24"/>
          <w:rtl/>
          <w:lang w:eastAsia="he-IL"/>
        </w:rPr>
        <w:t xml:space="preserve">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sz w:val="20"/>
          <w:szCs w:val="24"/>
          <w:rtl/>
          <w:lang w:eastAsia="he-IL"/>
        </w:rPr>
        <w:lastRenderedPageBreak/>
        <w:t>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610784C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787DFFA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4C6052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0BBFC43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56D83E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0E8C5D1"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3CF9B66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52D727D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23214E0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4FBC6A3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A42C45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E736F69"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 xml:space="preserve">רק בהימלא כל התנאים המצטברים </w:t>
      </w:r>
      <w:r w:rsidRPr="00C140D3">
        <w:rPr>
          <w:rFonts w:ascii="Times New Roman" w:eastAsia="Times New Roman" w:hAnsi="Times New Roman" w:cs="David"/>
          <w:sz w:val="20"/>
          <w:szCs w:val="24"/>
          <w:rtl/>
          <w:lang w:eastAsia="he-IL"/>
        </w:rPr>
        <w:lastRenderedPageBreak/>
        <w:t>הבאים ולמשך הזמן שהמנהל יקבע, דהיינו:</w:t>
      </w:r>
    </w:p>
    <w:p w14:paraId="6D85EA4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4578BB0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3AB8EF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797DBD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07D99F99"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42CC77E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392122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742CCAD"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68B2ED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3352F8B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hint="cs"/>
          <w:b/>
          <w:sz w:val="20"/>
          <w:szCs w:val="24"/>
          <w:rtl/>
          <w:lang w:eastAsia="he-IL"/>
        </w:rPr>
        <w:t xml:space="preserve">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111CDD1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1B5AE6A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094F044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37633A4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74BFC1F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B81B49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39FAE3B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68FFE1D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3B87CB9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w:t>
      </w:r>
      <w:r w:rsidRPr="00C140D3">
        <w:rPr>
          <w:rFonts w:ascii="Times New Roman" w:eastAsia="Times New Roman" w:hAnsi="Times New Roman" w:cs="David"/>
          <w:sz w:val="20"/>
          <w:szCs w:val="24"/>
          <w:rtl/>
          <w:lang w:eastAsia="he-IL"/>
        </w:rPr>
        <w:lastRenderedPageBreak/>
        <w:t xml:space="preserve">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w:t>
      </w:r>
      <w:proofErr w:type="spellStart"/>
      <w:r w:rsidRPr="00C140D3">
        <w:rPr>
          <w:rFonts w:ascii="Times New Roman" w:eastAsia="Times New Roman" w:hAnsi="Times New Roman" w:cs="David"/>
          <w:sz w:val="20"/>
          <w:szCs w:val="24"/>
          <w:rtl/>
          <w:lang w:eastAsia="he-IL"/>
        </w:rPr>
        <w:t>רמדורנט</w:t>
      </w:r>
      <w:proofErr w:type="spellEnd"/>
      <w:r w:rsidRPr="00C140D3">
        <w:rPr>
          <w:rFonts w:ascii="Times New Roman" w:eastAsia="Times New Roman" w:hAnsi="Times New Roman" w:cs="David"/>
          <w:sz w:val="20"/>
          <w:szCs w:val="24"/>
          <w:rtl/>
          <w:lang w:eastAsia="he-IL"/>
        </w:rPr>
        <w:t xml:space="preserve">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399916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C140D3">
        <w:rPr>
          <w:rFonts w:ascii="Times New Roman" w:eastAsia="Times New Roman" w:hAnsi="Times New Roman" w:cs="David"/>
          <w:sz w:val="20"/>
          <w:szCs w:val="24"/>
          <w:rtl/>
          <w:lang w:eastAsia="he-IL"/>
        </w:rPr>
        <w:t>לשלמם</w:t>
      </w:r>
      <w:proofErr w:type="spellEnd"/>
      <w:r w:rsidRPr="00C140D3">
        <w:rPr>
          <w:rFonts w:ascii="Times New Roman" w:eastAsia="Times New Roman" w:hAnsi="Times New Roman" w:cs="David"/>
          <w:sz w:val="20"/>
          <w:szCs w:val="24"/>
          <w:rtl/>
          <w:lang w:eastAsia="he-IL"/>
        </w:rPr>
        <w:t xml:space="preserve">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156C15C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E8D3D3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3B71C4A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16928068"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54D6A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0ABC4381"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7376561F"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w:t>
      </w:r>
      <w:proofErr w:type="spellStart"/>
      <w:r w:rsidRPr="004A7CFB">
        <w:rPr>
          <w:rFonts w:ascii="Times New Roman" w:eastAsia="Times New Roman" w:hAnsi="Times New Roman" w:cs="David" w:hint="cs"/>
          <w:b/>
          <w:sz w:val="20"/>
          <w:szCs w:val="24"/>
          <w:rtl/>
          <w:lang w:eastAsia="he-IL"/>
        </w:rPr>
        <w:t>המצ"ב</w:t>
      </w:r>
      <w:proofErr w:type="spellEnd"/>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1DD2CE3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3B3CC2B5"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2506673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התכנון אינו התכנון היעיל ביותר.</w:t>
      </w:r>
    </w:p>
    <w:p w14:paraId="01B3153C"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E424742"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5FB48C1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C701CE9"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6411F175"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F68F50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188D4AD1"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F7BE0A8"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E6677BB"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C0C0D96"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572065E"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26AF395"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C0F4DC7"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227C36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A803DC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4CEE2B3"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FDB939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5BADCC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CB4A9F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9E94351"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64C86B6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7CDBE6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B0EBA7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F14CFB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C722AF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2E77DF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כל עובדיו ו/או שליחיו ו/או משמשיו ו/או קבלני המשנה שלו ועובדיהם, </w:t>
      </w:r>
      <w:r>
        <w:rPr>
          <w:rFonts w:ascii="Times New Roman" w:eastAsia="Times New Roman" w:hAnsi="Times New Roman" w:cs="David" w:hint="cs"/>
          <w:sz w:val="20"/>
          <w:szCs w:val="24"/>
          <w:rtl/>
          <w:lang w:eastAsia="he-IL"/>
        </w:rPr>
        <w:lastRenderedPageBreak/>
        <w:t>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5D8D2C2"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A1A4EB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5E4BA8F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179CD7D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7710B54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C140D3">
        <w:rPr>
          <w:rFonts w:ascii="Times New Roman" w:eastAsia="Times New Roman" w:hAnsi="Times New Roman" w:cs="David"/>
          <w:sz w:val="20"/>
          <w:szCs w:val="24"/>
          <w:rtl/>
          <w:lang w:eastAsia="he-IL"/>
        </w:rPr>
        <w:t>הכל</w:t>
      </w:r>
      <w:proofErr w:type="spellEnd"/>
      <w:r w:rsidRPr="00C140D3">
        <w:rPr>
          <w:rFonts w:ascii="Times New Roman" w:eastAsia="Times New Roman" w:hAnsi="Times New Roman" w:cs="David"/>
          <w:sz w:val="20"/>
          <w:szCs w:val="24"/>
          <w:rtl/>
          <w:lang w:eastAsia="he-IL"/>
        </w:rPr>
        <w:t xml:space="preserve"> לפי העניין.</w:t>
      </w:r>
    </w:p>
    <w:p w14:paraId="5707801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5CAED9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6508B861"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C140D3">
        <w:rPr>
          <w:rFonts w:ascii="Times New Roman" w:eastAsia="Times New Roman" w:hAnsi="Times New Roman" w:cs="David"/>
          <w:sz w:val="20"/>
          <w:szCs w:val="24"/>
          <w:rtl/>
          <w:lang w:eastAsia="he-IL"/>
        </w:rPr>
        <w:t>לשנותן</w:t>
      </w:r>
      <w:proofErr w:type="spellEnd"/>
      <w:r w:rsidRPr="00C140D3">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A963FE0"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111D37A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28ED2C9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 xml:space="preserve">י הדין ו/או </w:t>
      </w:r>
      <w:proofErr w:type="spellStart"/>
      <w:r w:rsidRPr="00C140D3">
        <w:rPr>
          <w:rFonts w:ascii="Times New Roman" w:eastAsia="Times New Roman" w:hAnsi="Times New Roman" w:cs="David"/>
          <w:color w:val="000000"/>
          <w:sz w:val="24"/>
          <w:szCs w:val="24"/>
          <w:rtl/>
          <w:lang w:eastAsia="he-IL"/>
        </w:rPr>
        <w:t>מכח</w:t>
      </w:r>
      <w:proofErr w:type="spellEnd"/>
      <w:r w:rsidRPr="00C140D3">
        <w:rPr>
          <w:rFonts w:ascii="Times New Roman" w:eastAsia="Times New Roman" w:hAnsi="Times New Roman" w:cs="David"/>
          <w:color w:val="000000"/>
          <w:sz w:val="24"/>
          <w:szCs w:val="24"/>
          <w:rtl/>
          <w:lang w:eastAsia="he-IL"/>
        </w:rPr>
        <w:t xml:space="preserve"> צו הרחבה ו/או </w:t>
      </w:r>
      <w:proofErr w:type="spellStart"/>
      <w:r w:rsidRPr="00C140D3">
        <w:rPr>
          <w:rFonts w:ascii="Times New Roman" w:eastAsia="Times New Roman" w:hAnsi="Times New Roman" w:cs="David"/>
          <w:color w:val="000000"/>
          <w:sz w:val="24"/>
          <w:szCs w:val="24"/>
          <w:rtl/>
          <w:lang w:eastAsia="he-IL"/>
        </w:rPr>
        <w:t>מכח</w:t>
      </w:r>
      <w:proofErr w:type="spellEnd"/>
      <w:r w:rsidRPr="00C140D3">
        <w:rPr>
          <w:rFonts w:ascii="Times New Roman" w:eastAsia="Times New Roman" w:hAnsi="Times New Roman" w:cs="David"/>
          <w:color w:val="000000"/>
          <w:sz w:val="24"/>
          <w:szCs w:val="24"/>
          <w:rtl/>
          <w:lang w:eastAsia="he-IL"/>
        </w:rPr>
        <w:t xml:space="preserve"> הסכם כלשהו על עובד</w:t>
      </w:r>
      <w:r w:rsidRPr="00C140D3">
        <w:rPr>
          <w:rFonts w:ascii="Times New Roman" w:eastAsia="Times New Roman" w:hAnsi="Times New Roman" w:cs="David" w:hint="cs"/>
          <w:sz w:val="20"/>
          <w:szCs w:val="24"/>
          <w:rtl/>
          <w:lang w:eastAsia="he-IL"/>
        </w:rPr>
        <w:t>.</w:t>
      </w:r>
    </w:p>
    <w:p w14:paraId="2DD40FF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w:t>
      </w:r>
      <w:proofErr w:type="spellStart"/>
      <w:r w:rsidRPr="00C140D3">
        <w:rPr>
          <w:rFonts w:ascii="Times New Roman" w:eastAsia="Times New Roman" w:hAnsi="Times New Roman" w:cs="David" w:hint="cs"/>
          <w:color w:val="000000"/>
          <w:sz w:val="24"/>
          <w:szCs w:val="24"/>
          <w:rtl/>
          <w:lang w:eastAsia="he-IL"/>
        </w:rPr>
        <w:t>שלוחיו</w:t>
      </w:r>
      <w:proofErr w:type="spellEnd"/>
      <w:r w:rsidRPr="00C140D3">
        <w:rPr>
          <w:rFonts w:ascii="Times New Roman" w:eastAsia="Times New Roman" w:hAnsi="Times New Roman" w:cs="David" w:hint="cs"/>
          <w:color w:val="000000"/>
          <w:sz w:val="24"/>
          <w:szCs w:val="24"/>
          <w:rtl/>
          <w:lang w:eastAsia="he-IL"/>
        </w:rPr>
        <w:t xml:space="preserve">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B756DA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w:t>
      </w:r>
      <w:proofErr w:type="spellStart"/>
      <w:r w:rsidRPr="00C140D3">
        <w:rPr>
          <w:rFonts w:ascii="Times New Roman" w:eastAsia="Times New Roman" w:hAnsi="Times New Roman" w:cs="David"/>
          <w:sz w:val="20"/>
          <w:szCs w:val="24"/>
          <w:rtl/>
          <w:lang w:eastAsia="he-IL"/>
        </w:rPr>
        <w:t>ישא</w:t>
      </w:r>
      <w:proofErr w:type="spellEnd"/>
      <w:r w:rsidRPr="00C140D3">
        <w:rPr>
          <w:rFonts w:ascii="Times New Roman" w:eastAsia="Times New Roman" w:hAnsi="Times New Roman" w:cs="David"/>
          <w:sz w:val="20"/>
          <w:szCs w:val="24"/>
          <w:rtl/>
          <w:lang w:eastAsia="he-IL"/>
        </w:rPr>
        <w:t xml:space="preserve">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22FC108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B1317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6696D20"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758C3F0F"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205C2BDF"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0B0BC296"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5D34AD4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48E8BD95"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23BDE4D5"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470081D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981F35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096223F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150A3A8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473522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1723CCE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53799EBA"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7BCB1E5B"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3A5892A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72FDF0D8"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130D7DD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7A06B68"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30453C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6B25BB1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2188538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5F83B0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EFD5A1B"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8767A1F"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7437FFE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2362334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0956720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54614FB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343BB270"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1394ACD"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3DF78BB1"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5CB6CA75"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6B81DD7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70192A5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0793F6B"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1682A53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D0820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BE3A23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6D3502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w:t>
      </w:r>
      <w:proofErr w:type="spellStart"/>
      <w:r w:rsidRPr="00C140D3">
        <w:rPr>
          <w:rFonts w:ascii="Times New Roman" w:eastAsia="Times New Roman" w:hAnsi="Times New Roman" w:cs="David" w:hint="cs"/>
          <w:sz w:val="20"/>
          <w:szCs w:val="24"/>
          <w:rtl/>
          <w:lang w:eastAsia="he-IL"/>
        </w:rPr>
        <w:t>שלוחיו</w:t>
      </w:r>
      <w:proofErr w:type="spellEnd"/>
      <w:r w:rsidRPr="00C140D3">
        <w:rPr>
          <w:rFonts w:ascii="Times New Roman" w:eastAsia="Times New Roman" w:hAnsi="Times New Roman" w:cs="David" w:hint="cs"/>
          <w:sz w:val="20"/>
          <w:szCs w:val="24"/>
          <w:rtl/>
          <w:lang w:eastAsia="he-IL"/>
        </w:rPr>
        <w:t xml:space="preserve">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03B6D425"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17F5391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lastRenderedPageBreak/>
        <w:t>ויתור על זכויות מצד המתכנן</w:t>
      </w:r>
    </w:p>
    <w:p w14:paraId="359C73F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4E1A66B5"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65E317A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40E483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42F53FD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559E2CF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302FB2C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E98AB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0A7AE7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80242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9BAE3C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w:t>
      </w:r>
      <w:proofErr w:type="spellStart"/>
      <w:r w:rsidRPr="00C140D3">
        <w:rPr>
          <w:rFonts w:ascii="Times New Roman" w:eastAsia="Times New Roman" w:hAnsi="Times New Roman" w:cs="David"/>
          <w:sz w:val="20"/>
          <w:szCs w:val="24"/>
          <w:rtl/>
          <w:lang w:eastAsia="he-IL"/>
        </w:rPr>
        <w:t>כויתור</w:t>
      </w:r>
      <w:proofErr w:type="spellEnd"/>
      <w:r w:rsidRPr="00C140D3">
        <w:rPr>
          <w:rFonts w:ascii="Times New Roman" w:eastAsia="Times New Roman" w:hAnsi="Times New Roman" w:cs="David"/>
          <w:sz w:val="20"/>
          <w:szCs w:val="24"/>
          <w:rtl/>
          <w:lang w:eastAsia="he-IL"/>
        </w:rPr>
        <w:t xml:space="preserve">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proofErr w:type="spellStart"/>
      <w:r w:rsidRPr="00C140D3">
        <w:rPr>
          <w:rFonts w:ascii="Times New Roman" w:eastAsia="Times New Roman" w:hAnsi="Times New Roman" w:cs="David"/>
          <w:sz w:val="20"/>
          <w:szCs w:val="24"/>
          <w:rtl/>
          <w:lang w:eastAsia="he-IL"/>
        </w:rPr>
        <w:t>כויתור</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1C037A3"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1623177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הסכמה מצד המזמין או המנהל או המתכנן לסטות מתנאי החוזה במקרה מסוים </w:t>
      </w:r>
      <w:r w:rsidRPr="00C140D3">
        <w:rPr>
          <w:rFonts w:ascii="Times New Roman" w:eastAsia="Times New Roman" w:hAnsi="Times New Roman" w:cs="David"/>
          <w:sz w:val="20"/>
          <w:szCs w:val="24"/>
          <w:rtl/>
          <w:lang w:eastAsia="he-IL"/>
        </w:rPr>
        <w:lastRenderedPageBreak/>
        <w:t>לא תהווה תקדים ולא ילמדו ממנה גזירה שווה למקרה אחר.</w:t>
      </w:r>
    </w:p>
    <w:p w14:paraId="5B492E3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217ECDF9"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8B082B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C140D3">
        <w:rPr>
          <w:rFonts w:ascii="Times New Roman" w:eastAsia="Times New Roman" w:hAnsi="Times New Roman" w:cs="David"/>
          <w:sz w:val="24"/>
          <w:szCs w:val="24"/>
          <w:rtl/>
          <w:lang w:eastAsia="he-IL"/>
        </w:rPr>
        <w:t>לס"ק</w:t>
      </w:r>
      <w:proofErr w:type="spellEnd"/>
      <w:r w:rsidRPr="00C140D3">
        <w:rPr>
          <w:rFonts w:ascii="Times New Roman" w:eastAsia="Times New Roman" w:hAnsi="Times New Roman" w:cs="David"/>
          <w:sz w:val="24"/>
          <w:szCs w:val="24"/>
          <w:rtl/>
          <w:lang w:eastAsia="he-IL"/>
        </w:rPr>
        <w:t xml:space="preserve"> זה.</w:t>
      </w:r>
    </w:p>
    <w:p w14:paraId="4693048A"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1121F11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E2B83E1"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66F3E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B3421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C140D3">
        <w:rPr>
          <w:rFonts w:ascii="Times New Roman" w:eastAsia="Times New Roman" w:hAnsi="Times New Roman" w:cs="David"/>
          <w:sz w:val="20"/>
          <w:szCs w:val="24"/>
          <w:rtl/>
          <w:lang w:eastAsia="he-IL"/>
        </w:rPr>
        <w:t>מורשי</w:t>
      </w:r>
      <w:proofErr w:type="spellEnd"/>
      <w:r w:rsidRPr="00C140D3">
        <w:rPr>
          <w:rFonts w:ascii="Times New Roman" w:eastAsia="Times New Roman" w:hAnsi="Times New Roman" w:cs="David"/>
          <w:sz w:val="20"/>
          <w:szCs w:val="24"/>
          <w:rtl/>
          <w:lang w:eastAsia="he-IL"/>
        </w:rPr>
        <w:t xml:space="preserve"> החתימה של המזמין.</w:t>
      </w:r>
    </w:p>
    <w:p w14:paraId="5BFA377A"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292F311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27B1D2B"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81ABDFC"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54F72B56"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29466453"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839514"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2EFADA56"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96E650"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00E7970"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6556028" w14:textId="77777777"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 w:author="דקל רוקבן" w:date="2021-11-21T12:15:00Z">
            <w:r w:rsidR="00F30C86">
              <w:rPr>
                <w:rFonts w:ascii="Times New Roman" w:eastAsia="Times New Roman" w:hAnsi="Times New Roman" w:cs="David"/>
                <w:color w:val="00B0F0"/>
                <w:sz w:val="20"/>
                <w:szCs w:val="24"/>
                <w:u w:val="single"/>
                <w:rtl/>
                <w:lang w:eastAsia="he-IL"/>
              </w:rPr>
              <w:t xml:space="preserve">גיל </w:t>
            </w:r>
            <w:proofErr w:type="spellStart"/>
            <w:r w:rsidR="00F30C86">
              <w:rPr>
                <w:rFonts w:ascii="Times New Roman" w:eastAsia="Times New Roman" w:hAnsi="Times New Roman" w:cs="David"/>
                <w:color w:val="00B0F0"/>
                <w:sz w:val="20"/>
                <w:szCs w:val="24"/>
                <w:u w:val="single"/>
                <w:rtl/>
                <w:lang w:eastAsia="he-IL"/>
              </w:rPr>
              <w:t>אורנן</w:t>
            </w:r>
            <w:proofErr w:type="spellEnd"/>
            <w:r w:rsidR="00F30C86">
              <w:rPr>
                <w:rFonts w:ascii="Times New Roman" w:eastAsia="Times New Roman" w:hAnsi="Times New Roman" w:cs="David"/>
                <w:color w:val="00B0F0"/>
                <w:sz w:val="20"/>
                <w:szCs w:val="24"/>
                <w:u w:val="single"/>
                <w:rtl/>
                <w:lang w:eastAsia="he-IL"/>
              </w:rPr>
              <w:t xml:space="preserve"> יועץ מעטפת </w:t>
            </w:r>
            <w:proofErr w:type="spellStart"/>
            <w:r w:rsidR="00F30C86">
              <w:rPr>
                <w:rFonts w:ascii="Times New Roman" w:eastAsia="Times New Roman" w:hAnsi="Times New Roman" w:cs="David"/>
                <w:color w:val="00B0F0"/>
                <w:sz w:val="20"/>
                <w:szCs w:val="24"/>
                <w:u w:val="single"/>
                <w:rtl/>
                <w:lang w:eastAsia="he-IL"/>
              </w:rPr>
              <w:t>הבנין</w:t>
            </w:r>
            <w:proofErr w:type="spellEnd"/>
            <w:r w:rsidR="00F30C86">
              <w:rPr>
                <w:rFonts w:ascii="Times New Roman" w:eastAsia="Times New Roman" w:hAnsi="Times New Roman" w:cs="David"/>
                <w:color w:val="00B0F0"/>
                <w:sz w:val="20"/>
                <w:szCs w:val="24"/>
                <w:u w:val="single"/>
                <w:rtl/>
                <w:lang w:eastAsia="he-IL"/>
              </w:rPr>
              <w:t xml:space="preserve"> ואלומיניום</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5" w:author="דקל רוקבן" w:date="2021-11-21T12:14:00Z">
            <w:r w:rsidR="00F30C86" w:rsidRPr="003E6FC4">
              <w:rPr>
                <w:rStyle w:val="a8"/>
                <w:rtl/>
              </w:rPr>
              <w:t>[שם צד א]</w:t>
            </w:r>
          </w:ins>
        </w:sdtContent>
      </w:sdt>
    </w:p>
    <w:p w14:paraId="5456A749"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B5C914F"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3F4BD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4DE75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3B0420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E1EF71"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5ABA74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53D37D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942645"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68D05E0"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272FE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96670D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A0498FE"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D6DFF6C"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ECA016"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3C63B43"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6DC804A"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4324F9B"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924B40B"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01BCF7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5F27D9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C8EBA3"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6" w:author="דקל רוקבן" w:date="2021-11-21T12:11:00Z">
            <w:r w:rsidR="00F30C86">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8"/>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 w:author="דקל רוקבן" w:date="2021-11-21T12:11:00Z">
            <w:r w:rsidR="00F30C86">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104A7A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9F960B"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proofErr w:type="spellStart"/>
          <w:ins w:id="8" w:author="דקל רוקבן" w:date="2021-11-21T12:15:00Z">
            <w:r w:rsidR="00F30C86">
              <w:rPr>
                <w:rFonts w:ascii="Times New Roman" w:eastAsia="Times New Roman" w:hAnsi="Times New Roman" w:cs="David" w:hint="cs"/>
                <w:color w:val="008000"/>
                <w:sz w:val="24"/>
                <w:szCs w:val="24"/>
                <w:rtl/>
              </w:rPr>
              <w:t>נת</w:t>
            </w:r>
            <w:proofErr w:type="spellEnd"/>
            <w:r w:rsidR="00F30C86">
              <w:rPr>
                <w:rFonts w:ascii="Times New Roman" w:eastAsia="Times New Roman" w:hAnsi="Times New Roman" w:cs="David" w:hint="cs"/>
                <w:color w:val="008000"/>
                <w:sz w:val="24"/>
                <w:szCs w:val="24"/>
                <w:rtl/>
              </w:rPr>
              <w:t xml:space="preserve">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9" w:author="דקל רוקבן" w:date="2021-11-21T12:15:00Z">
            <w:r w:rsidR="00F30C86">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474BF392"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7CC09A2"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99A690F"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דקל רוקבן" w:date="2021-11-21T12:11:00Z">
            <w:r w:rsidR="00F30C86">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33BD6327"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0391AF01"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6F3790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77D0B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דקל רוקבן" w:date="2021-11-21T12:15:00Z">
            <w:r w:rsidR="00F30C86">
              <w:rPr>
                <w:rFonts w:ascii="Times New Roman" w:eastAsia="Times New Roman" w:hAnsi="Times New Roman" w:cs="David" w:hint="cs"/>
                <w:sz w:val="24"/>
                <w:szCs w:val="24"/>
                <w:rtl/>
                <w:lang w:eastAsia="he-IL"/>
              </w:rPr>
              <w:t>דקל רוקבן</w:t>
            </w:r>
          </w:ins>
        </w:sdtContent>
      </w:sdt>
    </w:p>
    <w:p w14:paraId="208E28D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8C264DB"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w:t>
      </w:r>
      <w:proofErr w:type="spellStart"/>
      <w:r w:rsidR="00BC58C4" w:rsidRPr="00BC58C4">
        <w:rPr>
          <w:rFonts w:ascii="Times New Roman" w:eastAsia="Times New Roman" w:hAnsi="Times New Roman" w:cs="David"/>
          <w:sz w:val="24"/>
          <w:szCs w:val="24"/>
          <w:rtl/>
          <w:lang w:eastAsia="he-IL"/>
        </w:rPr>
        <w:t>מימד</w:t>
      </w:r>
      <w:proofErr w:type="spellEnd"/>
      <w:r w:rsidR="00BC58C4" w:rsidRPr="00BC58C4">
        <w:rPr>
          <w:rFonts w:ascii="Times New Roman" w:eastAsia="Times New Roman" w:hAnsi="Times New Roman" w:cs="David"/>
          <w:sz w:val="24"/>
          <w:szCs w:val="24"/>
          <w:rtl/>
          <w:lang w:eastAsia="he-IL"/>
        </w:rPr>
        <w:t xml:space="preserve">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xml:space="preserve">), שיתוף, תיאום וקליטת </w:t>
      </w:r>
      <w:r w:rsidR="00BC58C4" w:rsidRPr="00BC58C4">
        <w:rPr>
          <w:rFonts w:ascii="Times New Roman" w:eastAsia="Times New Roman" w:hAnsi="Times New Roman" w:cs="David"/>
          <w:sz w:val="24"/>
          <w:szCs w:val="24"/>
          <w:rtl/>
          <w:lang w:eastAsia="he-IL"/>
        </w:rPr>
        <w:lastRenderedPageBreak/>
        <w:t>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24A3CC6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AE435C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F0B26B"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8"/>
              <w:color w:val="00B0F0"/>
              <w:rtl/>
            </w:rPr>
            <w:t>[שדה נוסף 4]</w:t>
          </w:r>
        </w:sdtContent>
      </w:sdt>
    </w:p>
    <w:p w14:paraId="2FF98E82"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8"/>
              <w:color w:val="00B0F0"/>
              <w:rtl/>
            </w:rPr>
            <w:t>[שדה נוסף 5]</w:t>
          </w:r>
        </w:sdtContent>
      </w:sdt>
    </w:p>
    <w:p w14:paraId="13DCF0B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0A532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8"/>
              <w:color w:val="00B0F0"/>
              <w:rtl/>
            </w:rPr>
            <w:t>[שדה נוסף 6]</w:t>
          </w:r>
        </w:sdtContent>
      </w:sdt>
    </w:p>
    <w:p w14:paraId="0D24B00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819A2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E03274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05A9BA"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64D187D"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6B15E0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D7144F4"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D6F1BA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83EB44"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1E5929A"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7AA1F76A" w14:textId="77777777" w:rsidTr="00623070">
        <w:tc>
          <w:tcPr>
            <w:tcW w:w="3366" w:type="dxa"/>
          </w:tcPr>
          <w:p w14:paraId="3F36044C" w14:textId="77777777" w:rsidR="007A10F8" w:rsidRDefault="00F30C86"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A10F8" w:rsidRPr="00E95AE9">
                  <w:rPr>
                    <w:rStyle w:val="a8"/>
                    <w:color w:val="00B0F0"/>
                    <w:rtl/>
                  </w:rPr>
                  <w:t>[אחוז השתתפות צד א]</w:t>
                </w:r>
              </w:sdtContent>
            </w:sdt>
          </w:p>
          <w:p w14:paraId="164FB619" w14:textId="77777777" w:rsidR="007A10F8" w:rsidRDefault="007A10F8"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B09926F" w14:textId="77777777" w:rsidR="007A10F8" w:rsidRDefault="007A10F8" w:rsidP="00623070">
            <w:pPr>
              <w:widowControl w:val="0"/>
              <w:spacing w:before="0" w:beforeAutospacing="0" w:after="0" w:afterAutospacing="0" w:line="240" w:lineRule="auto"/>
              <w:ind w:left="720"/>
              <w:outlineLvl w:val="2"/>
            </w:pPr>
          </w:p>
          <w:p w14:paraId="09436C64" w14:textId="77777777" w:rsidR="007A10F8" w:rsidRDefault="007A10F8"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29D9B77"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61E4BE"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3D9135EC"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6CE83F7"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3BA95D6B"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6B719EAC"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00E10D4C"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54C7C3CC"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0EAF42E1"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74A5618A"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079BE6FE"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02F95B7E"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3337B39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7AF2426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3AEAA5B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56E422C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091779E6"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64AC303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3CC288A5"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0E00F38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58BC78E"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12" w:name="OLE_LINK5"/>
      <w:bookmarkStart w:id="13"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14" w:name="OLE_LINK7"/>
      <w:bookmarkStart w:id="15"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6E7364EE"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BF3F033"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3852CA8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w:t>
      </w:r>
      <w:proofErr w:type="spellStart"/>
      <w:r w:rsidRPr="00C140D3">
        <w:rPr>
          <w:rFonts w:ascii="Times New Roman" w:eastAsia="Times New Roman" w:hAnsi="Times New Roman" w:cs="David"/>
          <w:sz w:val="24"/>
          <w:szCs w:val="24"/>
          <w:rtl/>
          <w:lang w:eastAsia="he-IL"/>
        </w:rPr>
        <w:t>מיידית</w:t>
      </w:r>
      <w:proofErr w:type="spellEnd"/>
      <w:r w:rsidRPr="00C140D3">
        <w:rPr>
          <w:rFonts w:ascii="Times New Roman" w:eastAsia="Times New Roman" w:hAnsi="Times New Roman" w:cs="David"/>
          <w:sz w:val="24"/>
          <w:szCs w:val="24"/>
          <w:rtl/>
          <w:lang w:eastAsia="he-IL"/>
        </w:rPr>
        <w:t xml:space="preserve"> על פי דרישת המזמין.</w:t>
      </w:r>
    </w:p>
    <w:p w14:paraId="5B30ED3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7F086190"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F93DFA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2"/>
    <w:bookmarkEnd w:id="13"/>
    <w:bookmarkEnd w:id="14"/>
    <w:bookmarkEnd w:id="15"/>
    <w:p w14:paraId="66F8CE2E"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20AAEEC"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EE58960"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66D3E23E"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99B517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691467C"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0E49A70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3A98FF1F"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1A802AB8"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41F3A23F"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AA416B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44083D6D"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0B295B5D"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4CA2AD51"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17DFCE8D"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0003ADB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תכנון פרטי ההרכבה והאיטום, </w:t>
      </w:r>
      <w:proofErr w:type="spellStart"/>
      <w:r w:rsidRPr="00C140D3">
        <w:rPr>
          <w:rFonts w:ascii="Times New Roman" w:eastAsia="Times New Roman" w:hAnsi="Times New Roman" w:cs="David" w:hint="cs"/>
          <w:sz w:val="24"/>
          <w:szCs w:val="24"/>
          <w:rtl/>
          <w:lang w:eastAsia="he-IL"/>
        </w:rPr>
        <w:t>בק.מ</w:t>
      </w:r>
      <w:proofErr w:type="spellEnd"/>
      <w:r w:rsidRPr="00C140D3">
        <w:rPr>
          <w:rFonts w:ascii="Times New Roman" w:eastAsia="Times New Roman" w:hAnsi="Times New Roman" w:cs="David" w:hint="cs"/>
          <w:sz w:val="24"/>
          <w:szCs w:val="24"/>
          <w:rtl/>
          <w:lang w:eastAsia="he-IL"/>
        </w:rPr>
        <w:t xml:space="preserve"> 1:2 על בסיס רשימות האלומיניום.</w:t>
      </w:r>
    </w:p>
    <w:p w14:paraId="282B6187"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2349460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4D10FF0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2014AEBC"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548035C4"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559B8761"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AA572A6"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82C1F0C"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5FAFF9E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7D131E5B"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61808A8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4F7ED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53C0D19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2736955C"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740CA0A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xml:space="preserve">) אשר </w:t>
      </w:r>
      <w:r w:rsidRPr="00C140D3">
        <w:rPr>
          <w:rFonts w:ascii="Times New Roman" w:eastAsia="Times New Roman" w:hAnsi="Times New Roman" w:cs="David" w:hint="cs"/>
          <w:sz w:val="24"/>
          <w:szCs w:val="24"/>
          <w:rtl/>
          <w:lang w:eastAsia="he-IL"/>
        </w:rPr>
        <w:lastRenderedPageBreak/>
        <w:t>יותקנו ע"י הקבלן בהתאם למפרט הטכני.</w:t>
      </w:r>
    </w:p>
    <w:p w14:paraId="237CAD7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0116A27E"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5C64787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156E4C0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4367122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642FBD0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1672A59C"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74807C5"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315EEFF4"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22281FE3"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85BFC70"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7BF03EA2"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4A9FC70F"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6EA46E2D"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3523AB7C"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proofErr w:type="spellStart"/>
      <w:r w:rsidR="007A10F8">
        <w:rPr>
          <w:rFonts w:ascii="Times New Roman" w:eastAsia="Times New Roman" w:hAnsi="Times New Roman" w:cs="David" w:hint="cs"/>
          <w:color w:val="000000"/>
          <w:sz w:val="24"/>
          <w:szCs w:val="24"/>
          <w:rtl/>
        </w:rPr>
        <w:t>וב</w:t>
      </w:r>
      <w:proofErr w:type="spellEnd"/>
      <w:r w:rsidR="007A10F8">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347686B2"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421A1B8D"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E9FD599"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54D24591"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21C3B69A"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C40ED2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1D6449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6412057B"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2693B78"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3A1B20C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3DC4E58E"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45A75712"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3FC42940"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36F62AD"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3296C4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272C9D91"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5A5841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69CA2E77"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0C6574A8"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2B391A5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48B33B44"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EF56F21"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48B50D2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64C61B3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F0EA722"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02E85E4"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3D33AB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97F815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6B92267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60DBB6F1"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68062F76" w14:textId="77777777" w:rsidR="00C140D3" w:rsidRPr="00C140D3" w:rsidRDefault="00C140D3" w:rsidP="007A10F8">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5057C1FE"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51BA1E57"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_______ יח"ד בהיקף שטחים כמפורט להלן:</w:t>
      </w:r>
    </w:p>
    <w:p w14:paraId="6C2ACD1D"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410BC5C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p>
    <w:p w14:paraId="7BAE2619"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62F874A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709F45E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294909E8"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720DC73F"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15A19E0C"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7438E409"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45911785"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6A4012AB"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371923A8"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A79AF55"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9483EC7"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339D052D"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29DC619F" w14:textId="77777777" w:rsidR="00C140D3" w:rsidRPr="007A10F8" w:rsidRDefault="00C140D3" w:rsidP="007A10F8">
      <w:pPr>
        <w:pStyle w:val="af9"/>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0699D52D"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5693CC9A" w14:textId="77777777" w:rsidR="007A10F8" w:rsidRPr="007A10F8" w:rsidRDefault="007A10F8" w:rsidP="007A10F8">
      <w:pPr>
        <w:pStyle w:val="af9"/>
        <w:widowControl w:val="0"/>
        <w:numPr>
          <w:ilvl w:val="0"/>
          <w:numId w:val="19"/>
        </w:numPr>
        <w:spacing w:line="240" w:lineRule="auto"/>
        <w:ind w:hanging="996"/>
        <w:rPr>
          <w:sz w:val="24"/>
          <w:szCs w:val="24"/>
          <w:lang w:eastAsia="he-IL"/>
        </w:rPr>
      </w:pPr>
      <w:r w:rsidRPr="007A10F8">
        <w:rPr>
          <w:rFonts w:hint="cs"/>
          <w:sz w:val="20"/>
          <w:szCs w:val="24"/>
          <w:rtl/>
          <w:lang w:eastAsia="he-IL"/>
        </w:rPr>
        <w:t xml:space="preserve"> הסכום המפורט בסעיף 1לעיל יהיה צמוד ל</w:t>
      </w:r>
      <w:sdt>
        <w:sdtPr>
          <w:rPr>
            <w:rFonts w:hint="cs"/>
            <w:color w:val="008000"/>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6" w:author="דקל רוקבן" w:date="2021-11-21T12:10:00Z">
            <w:r w:rsidR="00F30C86">
              <w:rPr>
                <w:rFonts w:hint="cs"/>
                <w:color w:val="008000"/>
                <w:rtl/>
              </w:rPr>
              <w:t>מדד המחירים לצרכן</w:t>
            </w:r>
          </w:ins>
        </w:sdtContent>
      </w:sdt>
      <w:r w:rsidRPr="007A10F8">
        <w:rPr>
          <w:rFonts w:hint="cs"/>
          <w:color w:val="008000"/>
          <w:sz w:val="24"/>
          <w:szCs w:val="24"/>
          <w:rtl/>
        </w:rPr>
        <w:br/>
      </w:r>
      <w:sdt>
        <w:sdtPr>
          <w:rPr>
            <w:rFonts w:hint="cs"/>
            <w:color w:val="008000"/>
            <w:rtl/>
          </w:rPr>
          <w:alias w:val="מדד בגין/ידוע - כותרת"/>
          <w:tag w:val="cntIsKnownTitle"/>
          <w:id w:val="1149088069"/>
          <w:placeholder>
            <w:docPart w:val="A9F8786E4B4A463DB371AEDFC6306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7" w:author="דקל רוקבן" w:date="2021-11-21T12:11:00Z">
            <w:r w:rsidR="00F30C86">
              <w:rPr>
                <w:rFonts w:hint="cs"/>
                <w:color w:val="008000"/>
                <w:rtl/>
              </w:rPr>
              <w:t>ידוע</w:t>
            </w:r>
          </w:ins>
        </w:sdtContent>
      </w:sdt>
      <w:r w:rsidRPr="007A10F8">
        <w:rPr>
          <w:rFonts w:hint="cs"/>
          <w:color w:val="008000"/>
          <w:sz w:val="24"/>
          <w:szCs w:val="24"/>
          <w:rtl/>
        </w:rPr>
        <w:t xml:space="preserve"> </w:t>
      </w:r>
      <w:sdt>
        <w:sdtPr>
          <w:rPr>
            <w:rFonts w:hint="cs"/>
            <w:color w:val="008000"/>
            <w:rtl/>
          </w:rPr>
          <w:alias w:val="מדד בסיס"/>
          <w:tag w:val="cntMadadBase"/>
          <w:id w:val="1021983075"/>
          <w:placeholder>
            <w:docPart w:val="E778AA229724475CA9EFFFBCB6211B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9-15T00:00:00Z">
            <w:dateFormat w:val="dd/MM/yyyy"/>
            <w:lid w:val="he-IL"/>
            <w:storeMappedDataAs w:val="dateTime"/>
            <w:calendar w:val="gregorian"/>
          </w:date>
        </w:sdtPr>
        <w:sdtEndPr/>
        <w:sdtContent>
          <w:ins w:id="18" w:author="דקל רוקבן" w:date="2021-11-21T12:11:00Z">
            <w:r w:rsidR="00F30C86">
              <w:rPr>
                <w:rFonts w:hint="cs"/>
                <w:color w:val="008000"/>
                <w:rtl/>
              </w:rPr>
              <w:t>‏15/09/2021</w:t>
            </w:r>
          </w:ins>
        </w:sdtContent>
      </w:sdt>
      <w:r w:rsidRPr="007A10F8">
        <w:rPr>
          <w:rFonts w:hint="cs"/>
          <w:sz w:val="24"/>
          <w:szCs w:val="24"/>
          <w:rtl/>
        </w:rPr>
        <w:t xml:space="preserve"> (העומד על </w:t>
      </w:r>
      <w:sdt>
        <w:sdtPr>
          <w:rPr>
            <w:rFonts w:hint="cs"/>
            <w:color w:val="008000"/>
            <w:rtl/>
          </w:rPr>
          <w:alias w:val="נקודות מדד"/>
          <w:tag w:val="cntMadadPoints"/>
          <w:id w:val="-217437650"/>
          <w:placeholder>
            <w:docPart w:val="48F99A8495C34C438EA464C9133E8D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9" w:author="דקל רוקבן" w:date="2021-11-21T12:11:00Z">
            <w:r w:rsidR="00F30C86">
              <w:rPr>
                <w:rFonts w:hint="cs"/>
                <w:color w:val="008000"/>
                <w:rtl/>
              </w:rPr>
              <w:t>228.2551</w:t>
            </w:r>
          </w:ins>
        </w:sdtContent>
      </w:sdt>
      <w:r w:rsidRPr="007A10F8">
        <w:rPr>
          <w:rFonts w:hint="cs"/>
          <w:sz w:val="24"/>
          <w:szCs w:val="24"/>
          <w:rtl/>
        </w:rPr>
        <w:t xml:space="preserve"> נקודות) </w:t>
      </w:r>
      <w:r w:rsidRPr="007A10F8">
        <w:rPr>
          <w:rFonts w:hint="cs"/>
          <w:sz w:val="24"/>
          <w:szCs w:val="24"/>
          <w:rtl/>
          <w:lang w:eastAsia="he-IL"/>
        </w:rPr>
        <w:t xml:space="preserve"> עד למדד הידוע ביום הגשת כל חשבון.</w:t>
      </w:r>
    </w:p>
    <w:p w14:paraId="7F1D250E"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1C23869F"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19F0310B"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2E963E13"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54D838E4"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060B627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7DCC33D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1DED67B8"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7B0C2B4"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32A4A7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587746E4"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72E7713E"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33F03E4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2290F84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2E91FCF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31A2272F"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34C60A4B"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2C85BF61"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220BC7CE"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38FCDBF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578F5A10"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317EEEA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D966A83"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3E81085E"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772AE3D3"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43730226"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E26463F"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0D619B95"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49A5B8C"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01T00:00:00Z">
            <w:dateFormat w:val="dd/MM/yyyy"/>
            <w:lid w:val="he-IL"/>
            <w:storeMappedDataAs w:val="dateTime"/>
            <w:calendar w:val="gregorian"/>
          </w:date>
        </w:sdtPr>
        <w:sdtEndPr>
          <w:rPr>
            <w:rFonts w:hint="cs"/>
          </w:rPr>
        </w:sdtEndPr>
        <w:sdtContent>
          <w:ins w:id="20" w:author="דקל רוקבן" w:date="2021-11-21T12:16:00Z">
            <w:r w:rsidR="00F30C86">
              <w:rPr>
                <w:rFonts w:ascii="Times New Roman" w:eastAsia="Times New Roman" w:hAnsi="Times New Roman" w:cs="David" w:hint="cs"/>
                <w:color w:val="008000"/>
                <w:sz w:val="24"/>
                <w:szCs w:val="24"/>
                <w:rtl/>
                <w:lang w:eastAsia="he-IL"/>
              </w:rPr>
              <w:t>‏01/10/2021</w:t>
            </w:r>
          </w:ins>
        </w:sdtContent>
      </w:sdt>
      <w:r w:rsidRPr="00B27B4C">
        <w:rPr>
          <w:rFonts w:ascii="Times New Roman" w:eastAsia="Times New Roman" w:hAnsi="Times New Roman" w:cs="David" w:hint="cs"/>
          <w:bCs/>
          <w:color w:val="FF0000"/>
          <w:sz w:val="24"/>
          <w:szCs w:val="24"/>
          <w:rtl/>
          <w:lang w:eastAsia="he-IL"/>
        </w:rPr>
        <w:br/>
      </w:r>
    </w:p>
    <w:p w14:paraId="60B70171"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7BF485B" w14:textId="77777777" w:rsidR="00C12F17" w:rsidRPr="00B27B4C" w:rsidRDefault="00F30C86"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1" w:author="דקל רוקבן" w:date="2021-11-21T12:14: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3047B203"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984E698"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8F3654"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323F794"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5DDB20D"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044290"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F7A5DBD"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6AE3D2"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6" w:author="דקל רוקבן" w:date="2021-11-21T12:11:00Z">
            <w:r w:rsidR="00F30C86">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13B29FB2"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A5302D"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A36173F"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826B11E"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F658E96"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61BDD4C"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605670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4F51A3"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5FBB3FA"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346EE3"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A8ED80C"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033F8A"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8A982A5"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A05FB44"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28514F9"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 w:author="דקל רוקבן" w:date="2021-11-21T12:15:00Z">
            <w:r w:rsidR="00F30C86">
              <w:rPr>
                <w:rFonts w:ascii="Times New Roman" w:eastAsia="Times New Roman" w:hAnsi="Times New Roman" w:cs="David"/>
                <w:color w:val="00B0F0"/>
                <w:sz w:val="20"/>
                <w:szCs w:val="24"/>
                <w:u w:val="single"/>
                <w:rtl/>
                <w:lang w:eastAsia="he-IL"/>
              </w:rPr>
              <w:t xml:space="preserve">גיל </w:t>
            </w:r>
            <w:proofErr w:type="spellStart"/>
            <w:r w:rsidR="00F30C86">
              <w:rPr>
                <w:rFonts w:ascii="Times New Roman" w:eastAsia="Times New Roman" w:hAnsi="Times New Roman" w:cs="David"/>
                <w:color w:val="00B0F0"/>
                <w:sz w:val="20"/>
                <w:szCs w:val="24"/>
                <w:u w:val="single"/>
                <w:rtl/>
                <w:lang w:eastAsia="he-IL"/>
              </w:rPr>
              <w:t>אורנן</w:t>
            </w:r>
            <w:proofErr w:type="spellEnd"/>
            <w:r w:rsidR="00F30C86">
              <w:rPr>
                <w:rFonts w:ascii="Times New Roman" w:eastAsia="Times New Roman" w:hAnsi="Times New Roman" w:cs="David"/>
                <w:color w:val="00B0F0"/>
                <w:sz w:val="20"/>
                <w:szCs w:val="24"/>
                <w:u w:val="single"/>
                <w:rtl/>
                <w:lang w:eastAsia="he-IL"/>
              </w:rPr>
              <w:t xml:space="preserve"> יועץ מעטפת </w:t>
            </w:r>
            <w:proofErr w:type="spellStart"/>
            <w:r w:rsidR="00F30C86">
              <w:rPr>
                <w:rFonts w:ascii="Times New Roman" w:eastAsia="Times New Roman" w:hAnsi="Times New Roman" w:cs="David"/>
                <w:color w:val="00B0F0"/>
                <w:sz w:val="20"/>
                <w:szCs w:val="24"/>
                <w:u w:val="single"/>
                <w:rtl/>
                <w:lang w:eastAsia="he-IL"/>
              </w:rPr>
              <w:t>הבנין</w:t>
            </w:r>
            <w:proofErr w:type="spellEnd"/>
            <w:r w:rsidR="00F30C86">
              <w:rPr>
                <w:rFonts w:ascii="Times New Roman" w:eastAsia="Times New Roman" w:hAnsi="Times New Roman" w:cs="David"/>
                <w:color w:val="00B0F0"/>
                <w:sz w:val="20"/>
                <w:szCs w:val="24"/>
                <w:u w:val="single"/>
                <w:rtl/>
                <w:lang w:eastAsia="he-IL"/>
              </w:rPr>
              <w:t xml:space="preserve"> ואלומיניום</w:t>
            </w:r>
          </w:ins>
        </w:sdtContent>
      </w:sdt>
    </w:p>
    <w:p w14:paraId="76829A47"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B657F85"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FD9D02E"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2145DC2"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25DCEA5"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3CD4A76"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5AE6562"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E745C9B"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011197C1"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AF77AE4"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332440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5A67FB7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2281582"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36CE00A2"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17FB099E"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4AC9FC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D7B7E86"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45B1A89B"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B9E188D"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B20B5B0"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00E6D9F6"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3446E9C"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3543202" w14:textId="77777777" w:rsidR="003811C6" w:rsidRPr="0009511C" w:rsidRDefault="003811C6" w:rsidP="003811C6">
      <w:pPr>
        <w:ind w:left="364"/>
        <w:contextualSpacing/>
        <w:rPr>
          <w:rFonts w:ascii="Times New Roman" w:eastAsia="Calibri" w:hAnsi="Times New Roman" w:cs="Arial"/>
          <w:rtl/>
        </w:rPr>
      </w:pPr>
    </w:p>
    <w:p w14:paraId="300F6C2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B5DCA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DED88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24543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1BF477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24EA9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482DD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14926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40B9A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1F25C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F8B1D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CB2C3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6C332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F2BAE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F90D0D"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76A37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69A38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B3850E"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042C3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2255A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3C258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77B72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BA4596"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0C4CF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F2151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1FAB4B"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FB4A8B"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7785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812E4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DA016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73FC6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A688D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DC1A9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F3CF3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61671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BBDB3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D5468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FFDE2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FA0C4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B4F92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C6F11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1AA68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72D62B"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38EFCA6"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F7F3BA8"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F205D39" w14:textId="77777777" w:rsidR="003811C6" w:rsidRPr="00400B84"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14:paraId="2B9FAE3F" w14:textId="77777777" w:rsidTr="0010122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7A5083C"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139A5EF"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811C6" w:rsidRPr="0009511C" w14:paraId="361EDC3C" w14:textId="77777777" w:rsidTr="0010122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7EC7A5C"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811C6" w:rsidRPr="0009511C" w14:paraId="7540ED47" w14:textId="77777777" w:rsidTr="0010122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8F3C835"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B546E00"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10CBA30"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04F8227"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811C6" w:rsidRPr="0009511C" w14:paraId="563FCC8F" w14:textId="77777777" w:rsidTr="00101222">
        <w:trPr>
          <w:trHeight w:val="551"/>
        </w:trPr>
        <w:tc>
          <w:tcPr>
            <w:tcW w:w="4068" w:type="dxa"/>
            <w:tcBorders>
              <w:top w:val="single" w:sz="4" w:space="0" w:color="auto"/>
              <w:left w:val="single" w:sz="4" w:space="0" w:color="auto"/>
              <w:bottom w:val="single" w:sz="4" w:space="0" w:color="auto"/>
              <w:right w:val="single" w:sz="4" w:space="0" w:color="auto"/>
            </w:tcBorders>
            <w:hideMark/>
          </w:tcPr>
          <w:p w14:paraId="56DBB833"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6365CA9"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E8D9AF5"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97E817F"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p>
          <w:p w14:paraId="553AAC78"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6F74E6F"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888E62C"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p>
          <w:p w14:paraId="56F2E466"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F3102A8"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09511C" w14:paraId="4D42261E" w14:textId="77777777" w:rsidTr="00101222">
        <w:trPr>
          <w:trHeight w:val="571"/>
        </w:trPr>
        <w:tc>
          <w:tcPr>
            <w:tcW w:w="4068" w:type="dxa"/>
            <w:tcBorders>
              <w:top w:val="single" w:sz="4" w:space="0" w:color="auto"/>
              <w:left w:val="single" w:sz="4" w:space="0" w:color="auto"/>
              <w:bottom w:val="single" w:sz="4" w:space="0" w:color="auto"/>
              <w:right w:val="single" w:sz="4" w:space="0" w:color="auto"/>
            </w:tcBorders>
            <w:hideMark/>
          </w:tcPr>
          <w:p w14:paraId="68976882"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39125E9"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2681796"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5DBB52" w14:textId="77777777" w:rsidR="003811C6" w:rsidRPr="0009511C" w:rsidRDefault="003811C6"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E80CDB" w14:textId="77777777" w:rsidR="003811C6" w:rsidRPr="0009511C" w:rsidRDefault="003811C6" w:rsidP="00101222">
            <w:pPr>
              <w:spacing w:before="0" w:beforeAutospacing="0" w:after="0" w:afterAutospacing="0" w:line="256" w:lineRule="auto"/>
              <w:rPr>
                <w:rFonts w:ascii="David" w:eastAsia="Calibri" w:hAnsi="David" w:cs="David"/>
                <w:b/>
                <w:sz w:val="24"/>
                <w:szCs w:val="24"/>
                <w:lang w:eastAsia="he-IL"/>
              </w:rPr>
            </w:pPr>
          </w:p>
        </w:tc>
      </w:tr>
      <w:tr w:rsidR="003811C6" w:rsidRPr="0009511C" w14:paraId="1FCEB0BD" w14:textId="77777777" w:rsidTr="00101222">
        <w:trPr>
          <w:trHeight w:val="391"/>
        </w:trPr>
        <w:tc>
          <w:tcPr>
            <w:tcW w:w="4068" w:type="dxa"/>
            <w:tcBorders>
              <w:top w:val="single" w:sz="4" w:space="0" w:color="auto"/>
              <w:left w:val="single" w:sz="4" w:space="0" w:color="auto"/>
              <w:bottom w:val="single" w:sz="4" w:space="0" w:color="auto"/>
              <w:right w:val="single" w:sz="4" w:space="0" w:color="auto"/>
            </w:tcBorders>
            <w:hideMark/>
          </w:tcPr>
          <w:p w14:paraId="7DBD30B3"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E024121"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78983CE" w14:textId="77777777" w:rsidR="003811C6" w:rsidRPr="0009511C" w:rsidRDefault="003811C6" w:rsidP="0010122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923022" w14:textId="77777777" w:rsidR="003811C6" w:rsidRPr="0009511C" w:rsidRDefault="003811C6"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4D47F8" w14:textId="77777777" w:rsidR="003811C6" w:rsidRPr="0009511C" w:rsidRDefault="003811C6" w:rsidP="00101222">
            <w:pPr>
              <w:spacing w:before="0" w:beforeAutospacing="0" w:after="0" w:afterAutospacing="0" w:line="256" w:lineRule="auto"/>
              <w:rPr>
                <w:rFonts w:ascii="David" w:eastAsia="Calibri" w:hAnsi="David" w:cs="David"/>
                <w:b/>
                <w:sz w:val="24"/>
                <w:szCs w:val="24"/>
                <w:lang w:eastAsia="he-IL"/>
              </w:rPr>
            </w:pPr>
          </w:p>
        </w:tc>
      </w:tr>
    </w:tbl>
    <w:p w14:paraId="575F0C9D" w14:textId="77777777" w:rsidR="003811C6" w:rsidRPr="0009511C"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14:paraId="18BCBC8E" w14:textId="77777777" w:rsidTr="0010122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473C796"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811C6" w:rsidRPr="0009511C" w14:paraId="13DFC36D" w14:textId="77777777" w:rsidTr="0010122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B9A5F31"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C4298D8"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p w14:paraId="71EE593A"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FE20034"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2EA7B9"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E5666F"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977E7A"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1DBD31B"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93E82E9"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E30DECA"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811C6" w:rsidRPr="0009511C" w14:paraId="7EB42577" w14:textId="77777777" w:rsidTr="0010122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A58F07C" w14:textId="77777777" w:rsidR="003811C6" w:rsidRPr="0009511C" w:rsidRDefault="003811C6" w:rsidP="0010122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10E8E41" w14:textId="77777777" w:rsidR="003811C6" w:rsidRPr="0009511C" w:rsidRDefault="003811C6" w:rsidP="0010122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67418D8" w14:textId="77777777" w:rsidR="003811C6" w:rsidRPr="0009511C" w:rsidRDefault="003811C6" w:rsidP="0010122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EEA1060" w14:textId="77777777" w:rsidR="003811C6" w:rsidRPr="0009511C" w:rsidRDefault="003811C6" w:rsidP="0010122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4832118" w14:textId="77777777" w:rsidR="003811C6" w:rsidRPr="0009511C" w:rsidRDefault="003811C6" w:rsidP="0010122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59976FA"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B7625D2"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E95AA53" w14:textId="77777777" w:rsidR="003811C6" w:rsidRPr="0009511C" w:rsidRDefault="003811C6" w:rsidP="00101222">
            <w:pPr>
              <w:spacing w:before="0" w:beforeAutospacing="0" w:after="0" w:afterAutospacing="0" w:line="256" w:lineRule="auto"/>
              <w:rPr>
                <w:rFonts w:ascii="David" w:eastAsia="Calibri" w:hAnsi="David" w:cs="David"/>
                <w:sz w:val="24"/>
                <w:szCs w:val="24"/>
                <w:lang w:eastAsia="he-IL"/>
              </w:rPr>
            </w:pPr>
          </w:p>
        </w:tc>
      </w:tr>
      <w:tr w:rsidR="003811C6" w:rsidRPr="0009511C" w14:paraId="06E92423"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00E350C"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C160014"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30DB644"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0160E9F"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93B9AEA"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B2E2D7"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FB53828"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6383F82" w14:textId="77777777" w:rsidR="003811C6" w:rsidRPr="0009511C" w:rsidRDefault="003811C6"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811C6" w:rsidRPr="0009511C" w14:paraId="03615685"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91C1840"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5DB184F"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14045FF"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9CA236C"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ABDD3A1"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F6CA8D3"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6955842"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A6798E5" w14:textId="77777777" w:rsidR="003811C6" w:rsidRPr="0009511C" w:rsidRDefault="003811C6"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811C6" w:rsidRPr="0009511C" w14:paraId="5AD44F18"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840F12D"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E712269" w14:textId="77777777" w:rsidR="003811C6" w:rsidRPr="0009511C" w:rsidRDefault="003811C6" w:rsidP="0010122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4218E5" w14:textId="77777777" w:rsidR="003811C6" w:rsidRPr="0009511C" w:rsidRDefault="003811C6" w:rsidP="0010122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3C1E1AE" w14:textId="77777777" w:rsidR="003811C6" w:rsidRPr="0009511C" w:rsidRDefault="003811C6" w:rsidP="0010122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FFBBDE9" w14:textId="77777777" w:rsidR="003811C6" w:rsidRPr="0009511C" w:rsidRDefault="003811C6" w:rsidP="0010122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7B14420" w14:textId="77777777" w:rsidR="003811C6" w:rsidRPr="0009511C" w:rsidRDefault="003811C6" w:rsidP="0010122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68F471C" w14:textId="77777777" w:rsidR="003811C6" w:rsidRPr="0009511C" w:rsidRDefault="003811C6"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1A7BB96" w14:textId="77777777" w:rsidR="003811C6" w:rsidRPr="0009511C" w:rsidRDefault="003811C6" w:rsidP="0010122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DEB3140" w14:textId="77777777" w:rsidR="003811C6" w:rsidRPr="0009511C"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71C92418" w14:textId="77777777" w:rsidTr="0010122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2CD1C72"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811C6" w:rsidRPr="0009511C" w14:paraId="14CDBF03" w14:textId="77777777" w:rsidTr="0010122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C7A8F06"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42583CC" w14:textId="77777777" w:rsidR="003811C6" w:rsidRPr="0009511C"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4ADEC324" w14:textId="77777777" w:rsidTr="0010122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E3DFB4F"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3811C6" w:rsidRPr="0009511C" w14:paraId="61922DAA" w14:textId="77777777" w:rsidTr="0010122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EF113D1" w14:textId="77777777" w:rsidR="003811C6" w:rsidRPr="0009511C" w:rsidRDefault="003811C6"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FEEAC73"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14:paraId="24413239"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25A7B83" w14:textId="77777777" w:rsidR="005824B9" w:rsidRPr="0009511C" w:rsidRDefault="005824B9"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824B9" w:rsidRPr="0009511C" w14:paraId="03FF17E0"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430822E" w14:textId="77777777" w:rsidR="005824B9" w:rsidRPr="0009511C" w:rsidRDefault="005824B9"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C4394E9"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77B492BF" w14:textId="77777777" w:rsidR="003811C6" w:rsidRPr="0009511C"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56E9D00"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F89ED54"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96291AC"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7B4B6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6077E3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80C8E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FA770F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5A4F4D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52B35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3B7613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18FC1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28C671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5B715D"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218C35F"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5B0BCB08"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6E78E29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E99E89E"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617DB190"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2E11DC0C"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7E338010"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8C4DF8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53BEE460"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5D4C1D8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4C15980A"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37682DC"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48719D9"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DF7714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C1634B"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0B1E92"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A09736"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AD5DA17" w14:textId="77777777" w:rsidR="00C12F17" w:rsidRDefault="00F30C86"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 w:author="דקל רוקבן" w:date="2021-11-21T12:14: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C12F17" w:rsidRPr="00B27B4C">
        <w:rPr>
          <w:rFonts w:ascii="Times New Roman" w:eastAsia="Times New Roman" w:hAnsi="Times New Roman" w:cs="David" w:hint="cs"/>
          <w:color w:val="008000"/>
          <w:sz w:val="24"/>
          <w:szCs w:val="24"/>
          <w:rtl/>
          <w:lang w:eastAsia="he-IL"/>
        </w:rPr>
        <w:br/>
      </w:r>
    </w:p>
    <w:p w14:paraId="291C9EA4"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9FEBDD6"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C5A6C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9C6A6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A9BA4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5CABC8"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דקל רוקבן" w:date="2021-11-21T12:15:00Z">
            <w:r w:rsidR="00F30C86">
              <w:rPr>
                <w:rFonts w:ascii="Times New Roman" w:eastAsia="Times New Roman" w:hAnsi="Times New Roman" w:cs="David"/>
                <w:color w:val="008000"/>
                <w:sz w:val="24"/>
                <w:szCs w:val="24"/>
                <w:rtl/>
                <w:lang w:eastAsia="he-IL"/>
              </w:rPr>
              <w:t xml:space="preserve">גיל </w:t>
            </w:r>
            <w:proofErr w:type="spellStart"/>
            <w:r w:rsidR="00F30C86">
              <w:rPr>
                <w:rFonts w:ascii="Times New Roman" w:eastAsia="Times New Roman" w:hAnsi="Times New Roman" w:cs="David"/>
                <w:color w:val="008000"/>
                <w:sz w:val="24"/>
                <w:szCs w:val="24"/>
                <w:rtl/>
                <w:lang w:eastAsia="he-IL"/>
              </w:rPr>
              <w:t>אורנן</w:t>
            </w:r>
            <w:proofErr w:type="spellEnd"/>
            <w:r w:rsidR="00F30C86">
              <w:rPr>
                <w:rFonts w:ascii="Times New Roman" w:eastAsia="Times New Roman" w:hAnsi="Times New Roman" w:cs="David"/>
                <w:color w:val="008000"/>
                <w:sz w:val="24"/>
                <w:szCs w:val="24"/>
                <w:rtl/>
                <w:lang w:eastAsia="he-IL"/>
              </w:rPr>
              <w:t xml:space="preserve"> יועץ מעטפת </w:t>
            </w:r>
            <w:proofErr w:type="spellStart"/>
            <w:r w:rsidR="00F30C86">
              <w:rPr>
                <w:rFonts w:ascii="Times New Roman" w:eastAsia="Times New Roman" w:hAnsi="Times New Roman" w:cs="David"/>
                <w:color w:val="008000"/>
                <w:sz w:val="24"/>
                <w:szCs w:val="24"/>
                <w:rtl/>
                <w:lang w:eastAsia="he-IL"/>
              </w:rPr>
              <w:t>הבנין</w:t>
            </w:r>
            <w:proofErr w:type="spellEnd"/>
            <w:r w:rsidR="00F30C86">
              <w:rPr>
                <w:rFonts w:ascii="Times New Roman" w:eastAsia="Times New Roman" w:hAnsi="Times New Roman" w:cs="David"/>
                <w:color w:val="008000"/>
                <w:sz w:val="24"/>
                <w:szCs w:val="24"/>
                <w:rtl/>
                <w:lang w:eastAsia="he-IL"/>
              </w:rPr>
              <w:t xml:space="preserve"> ואלומיניום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8"/>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2" w:author="דקל רוקבן" w:date="2021-11-21T12:11:00Z">
            <w:r w:rsidR="00F30C86">
              <w:rPr>
                <w:rFonts w:ascii="Times New Roman" w:eastAsia="Times New Roman" w:hAnsi="Times New Roman" w:cs="David" w:hint="cs"/>
                <w:color w:val="008000"/>
                <w:sz w:val="24"/>
                <w:szCs w:val="24"/>
                <w:rtl/>
              </w:rPr>
              <w:t xml:space="preserve">תכנון </w:t>
            </w:r>
            <w:proofErr w:type="spellStart"/>
            <w:r w:rsidR="00F30C86">
              <w:rPr>
                <w:rFonts w:ascii="Times New Roman" w:eastAsia="Times New Roman" w:hAnsi="Times New Roman" w:cs="David" w:hint="cs"/>
                <w:color w:val="008000"/>
                <w:sz w:val="24"/>
                <w:szCs w:val="24"/>
                <w:rtl/>
              </w:rPr>
              <w:t>אלומניום</w:t>
            </w:r>
          </w:ins>
          <w:proofErr w:type="spellEnd"/>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C36FE1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4BE5116"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396A5E"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B28CE4"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D3BA28"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995444"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F42965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8E2EB9"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A31BA4"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9683168" w14:textId="77777777" w:rsidR="00C12F17" w:rsidRPr="00B27B4C" w:rsidRDefault="00F30C86"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דקל רוקבן" w:date="2021-11-21T12:15:00Z">
            <w:r>
              <w:rPr>
                <w:rFonts w:ascii="Times New Roman" w:eastAsia="Times New Roman" w:hAnsi="Times New Roman" w:cs="David"/>
                <w:color w:val="00B0F0"/>
                <w:sz w:val="20"/>
                <w:szCs w:val="24"/>
                <w:u w:val="single"/>
                <w:rtl/>
                <w:lang w:eastAsia="he-IL"/>
              </w:rPr>
              <w:t xml:space="preserve">גיל </w:t>
            </w:r>
            <w:proofErr w:type="spellStart"/>
            <w:r>
              <w:rPr>
                <w:rFonts w:ascii="Times New Roman" w:eastAsia="Times New Roman" w:hAnsi="Times New Roman" w:cs="David"/>
                <w:color w:val="00B0F0"/>
                <w:sz w:val="20"/>
                <w:szCs w:val="24"/>
                <w:u w:val="single"/>
                <w:rtl/>
                <w:lang w:eastAsia="he-IL"/>
              </w:rPr>
              <w:t>אורנן</w:t>
            </w:r>
            <w:proofErr w:type="spellEnd"/>
            <w:r>
              <w:rPr>
                <w:rFonts w:ascii="Times New Roman" w:eastAsia="Times New Roman" w:hAnsi="Times New Roman" w:cs="David"/>
                <w:color w:val="00B0F0"/>
                <w:sz w:val="20"/>
                <w:szCs w:val="24"/>
                <w:u w:val="single"/>
                <w:rtl/>
                <w:lang w:eastAsia="he-IL"/>
              </w:rPr>
              <w:t xml:space="preserve"> יועץ מעטפת </w:t>
            </w:r>
            <w:proofErr w:type="spellStart"/>
            <w:r>
              <w:rPr>
                <w:rFonts w:ascii="Times New Roman" w:eastAsia="Times New Roman" w:hAnsi="Times New Roman" w:cs="David"/>
                <w:color w:val="00B0F0"/>
                <w:sz w:val="20"/>
                <w:szCs w:val="24"/>
                <w:u w:val="single"/>
                <w:rtl/>
                <w:lang w:eastAsia="he-IL"/>
              </w:rPr>
              <w:t>הבנין</w:t>
            </w:r>
            <w:proofErr w:type="spellEnd"/>
            <w:r>
              <w:rPr>
                <w:rFonts w:ascii="Times New Roman" w:eastAsia="Times New Roman" w:hAnsi="Times New Roman" w:cs="David"/>
                <w:color w:val="00B0F0"/>
                <w:sz w:val="20"/>
                <w:szCs w:val="24"/>
                <w:u w:val="single"/>
                <w:rtl/>
                <w:lang w:eastAsia="he-IL"/>
              </w:rPr>
              <w:t xml:space="preserve"> ואלומיניום</w:t>
            </w:r>
          </w:ins>
        </w:sdtContent>
      </w:sdt>
    </w:p>
    <w:p w14:paraId="7D3C198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5AD2DF6"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FC8F40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B46C38E"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C8E09A"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95D2865"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5E38A3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4" w:author="דקל רוקבן" w:date="2021-11-21T12:14:00Z">
            <w:r w:rsidR="00F30C86">
              <w:rPr>
                <w:rFonts w:ascii="Times New Roman" w:eastAsia="Times New Roman" w:hAnsi="Times New Roman" w:cs="David" w:hint="cs"/>
                <w:color w:val="008000"/>
                <w:sz w:val="24"/>
                <w:szCs w:val="24"/>
                <w:rtl/>
                <w:lang w:eastAsia="he-IL"/>
              </w:rPr>
              <w:br/>
              <w:t>אפריקה ישראל מגורים בע"מ</w:t>
            </w:r>
            <w:r w:rsidR="00F30C86">
              <w:rPr>
                <w:rFonts w:ascii="Times New Roman" w:eastAsia="Times New Roman" w:hAnsi="Times New Roman" w:cs="David" w:hint="cs"/>
                <w:color w:val="008000"/>
                <w:sz w:val="24"/>
                <w:szCs w:val="24"/>
                <w:rtl/>
                <w:lang w:eastAsia="he-IL"/>
              </w:rPr>
              <w:br/>
              <w:t>יוני נתניהו 1 ג' אור יהודה</w:t>
            </w:r>
            <w:r w:rsidR="00F30C86">
              <w:rPr>
                <w:rFonts w:ascii="Times New Roman" w:eastAsia="Times New Roman" w:hAnsi="Times New Roman" w:cs="David" w:hint="cs"/>
                <w:color w:val="008000"/>
                <w:sz w:val="24"/>
                <w:szCs w:val="24"/>
                <w:rtl/>
                <w:lang w:eastAsia="he-IL"/>
              </w:rPr>
              <w:br/>
              <w:t>מ.ז 52-003476-0</w:t>
            </w:r>
            <w:r w:rsidR="00F30C86">
              <w:rPr>
                <w:rFonts w:ascii="Times New Roman" w:eastAsia="Times New Roman" w:hAnsi="Times New Roman" w:cs="David" w:hint="cs"/>
                <w:color w:val="008000"/>
                <w:sz w:val="24"/>
                <w:szCs w:val="24"/>
                <w:rtl/>
                <w:lang w:eastAsia="he-IL"/>
              </w:rPr>
              <w:br/>
            </w:r>
          </w:ins>
        </w:sdtContent>
      </w:sdt>
    </w:p>
    <w:p w14:paraId="553A9D4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AF735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19E8E1A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2629C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8"/>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01T00:00:00Z">
            <w:dateFormat w:val="dd/MM/yyyy"/>
            <w:lid w:val="he-IL"/>
            <w:storeMappedDataAs w:val="dateTime"/>
            <w:calendar w:val="gregorian"/>
          </w:date>
        </w:sdtPr>
        <w:sdtEndPr>
          <w:rPr>
            <w:rFonts w:hint="cs"/>
          </w:rPr>
        </w:sdtEndPr>
        <w:sdtContent>
          <w:ins w:id="35" w:author="דקל רוקבן" w:date="2021-11-21T12:16:00Z">
            <w:r w:rsidR="00F30C86">
              <w:rPr>
                <w:rFonts w:ascii="Times New Roman" w:eastAsia="Times New Roman" w:hAnsi="Times New Roman" w:cs="David" w:hint="cs"/>
                <w:color w:val="008000"/>
                <w:sz w:val="24"/>
                <w:szCs w:val="24"/>
                <w:rtl/>
                <w:lang w:eastAsia="he-IL"/>
              </w:rPr>
              <w:t>‏01/10/2021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11D63C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F8A854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275AB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0D0169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9FF7F3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C02B3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C4776F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AA9C5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83DB16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CC259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CB1C4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E07898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340EC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227E977"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0348022"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9243C3D"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E27F096"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D459F74"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 w:author="דקל רוקבן" w:date="2021-11-21T12:15:00Z">
            <w:r w:rsidR="00F30C86">
              <w:rPr>
                <w:rFonts w:ascii="Times New Roman" w:eastAsia="Times New Roman" w:hAnsi="Times New Roman" w:cs="David"/>
                <w:color w:val="00B0F0"/>
                <w:sz w:val="20"/>
                <w:szCs w:val="24"/>
                <w:u w:val="single"/>
                <w:rtl/>
                <w:lang w:eastAsia="he-IL"/>
              </w:rPr>
              <w:t xml:space="preserve">גיל </w:t>
            </w:r>
            <w:proofErr w:type="spellStart"/>
            <w:r w:rsidR="00F30C86">
              <w:rPr>
                <w:rFonts w:ascii="Times New Roman" w:eastAsia="Times New Roman" w:hAnsi="Times New Roman" w:cs="David"/>
                <w:color w:val="00B0F0"/>
                <w:sz w:val="20"/>
                <w:szCs w:val="24"/>
                <w:u w:val="single"/>
                <w:rtl/>
                <w:lang w:eastAsia="he-IL"/>
              </w:rPr>
              <w:t>אורנן</w:t>
            </w:r>
            <w:proofErr w:type="spellEnd"/>
            <w:r w:rsidR="00F30C86">
              <w:rPr>
                <w:rFonts w:ascii="Times New Roman" w:eastAsia="Times New Roman" w:hAnsi="Times New Roman" w:cs="David"/>
                <w:color w:val="00B0F0"/>
                <w:sz w:val="20"/>
                <w:szCs w:val="24"/>
                <w:u w:val="single"/>
                <w:rtl/>
                <w:lang w:eastAsia="he-IL"/>
              </w:rPr>
              <w:t xml:space="preserve"> יועץ מעטפת </w:t>
            </w:r>
            <w:proofErr w:type="spellStart"/>
            <w:r w:rsidR="00F30C86">
              <w:rPr>
                <w:rFonts w:ascii="Times New Roman" w:eastAsia="Times New Roman" w:hAnsi="Times New Roman" w:cs="David"/>
                <w:color w:val="00B0F0"/>
                <w:sz w:val="20"/>
                <w:szCs w:val="24"/>
                <w:u w:val="single"/>
                <w:rtl/>
                <w:lang w:eastAsia="he-IL"/>
              </w:rPr>
              <w:t>הבנין</w:t>
            </w:r>
            <w:proofErr w:type="spellEnd"/>
            <w:r w:rsidR="00F30C86">
              <w:rPr>
                <w:rFonts w:ascii="Times New Roman" w:eastAsia="Times New Roman" w:hAnsi="Times New Roman" w:cs="David"/>
                <w:color w:val="00B0F0"/>
                <w:sz w:val="20"/>
                <w:szCs w:val="24"/>
                <w:u w:val="single"/>
                <w:rtl/>
                <w:lang w:eastAsia="he-IL"/>
              </w:rPr>
              <w:t xml:space="preserve"> ואלומיניום</w:t>
            </w:r>
          </w:ins>
        </w:sdtContent>
      </w:sdt>
    </w:p>
    <w:p w14:paraId="530313C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1BD0E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2A0C8E"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3066D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1E7573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308FF5F"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B3989B2"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964559E"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9357414"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2B2E967"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4013FB" w14:textId="77777777" w:rsidR="00F30C86" w:rsidRDefault="00F30C86" w:rsidP="00AF234B">
      <w:pPr>
        <w:spacing w:before="0" w:after="0" w:line="240" w:lineRule="auto"/>
      </w:pPr>
      <w:r>
        <w:separator/>
      </w:r>
    </w:p>
  </w:endnote>
  <w:endnote w:type="continuationSeparator" w:id="0">
    <w:p w14:paraId="099D094F" w14:textId="77777777" w:rsidR="00F30C86" w:rsidRDefault="00F30C86" w:rsidP="00AF234B">
      <w:pPr>
        <w:spacing w:before="0" w:after="0" w:line="240" w:lineRule="auto"/>
      </w:pPr>
      <w:r>
        <w:continuationSeparator/>
      </w:r>
    </w:p>
  </w:endnote>
  <w:endnote w:type="continuationNotice" w:id="1">
    <w:p w14:paraId="4AE37D96" w14:textId="77777777" w:rsidR="00F30C86" w:rsidRDefault="00F30C8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F7BB3C" w14:textId="77777777" w:rsidR="00F30C86" w:rsidRDefault="00F30C86">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54"/>
      <w:gridCol w:w="2810"/>
      <w:gridCol w:w="232"/>
      <w:gridCol w:w="1042"/>
      <w:gridCol w:w="1757"/>
    </w:tblGrid>
    <w:tr w:rsidR="005C4849" w:rsidRPr="00F9528C" w14:paraId="015030EE" w14:textId="77777777" w:rsidTr="00623070">
      <w:tc>
        <w:tcPr>
          <w:tcW w:w="753" w:type="dxa"/>
        </w:tcPr>
        <w:p w14:paraId="65D1756C"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F928D12" w14:textId="77777777" w:rsidR="005C4849" w:rsidRPr="00F9528C" w:rsidRDefault="00F30C86" w:rsidP="00623070">
              <w:pPr>
                <w:tabs>
                  <w:tab w:val="center" w:pos="4153"/>
                  <w:tab w:val="right" w:pos="8306"/>
                </w:tabs>
                <w:spacing w:before="0" w:after="0" w:line="240" w:lineRule="auto"/>
                <w:rPr>
                  <w:rFonts w:ascii="David" w:hAnsi="David"/>
                  <w:color w:val="00B0F0"/>
                  <w:sz w:val="20"/>
                  <w:szCs w:val="20"/>
                  <w:rtl/>
                </w:rPr>
              </w:pPr>
              <w:ins w:id="38" w:author="דקל רוקבן" w:date="2021-11-21T12:11:00Z">
                <w:r>
                  <w:rPr>
                    <w:rFonts w:ascii="David" w:hAnsi="David"/>
                    <w:color w:val="00B0F0"/>
                    <w:sz w:val="20"/>
                    <w:szCs w:val="20"/>
                    <w:rtl/>
                  </w:rPr>
                  <w:t>נתניה - מגרש 1409</w:t>
                </w:r>
              </w:ins>
            </w:p>
          </w:tc>
        </w:sdtContent>
      </w:sdt>
      <w:tc>
        <w:tcPr>
          <w:tcW w:w="2232" w:type="dxa"/>
        </w:tcPr>
        <w:p w14:paraId="243AC767"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אלומיניום</w:t>
              </w:r>
            </w:sdtContent>
          </w:sdt>
        </w:p>
      </w:tc>
      <w:tc>
        <w:tcPr>
          <w:tcW w:w="236" w:type="dxa"/>
        </w:tcPr>
        <w:p w14:paraId="7E00886A" w14:textId="77777777" w:rsidR="005C4849" w:rsidRPr="00F9528C" w:rsidRDefault="005C4849" w:rsidP="00623070">
          <w:pPr>
            <w:tabs>
              <w:tab w:val="center" w:pos="4153"/>
              <w:tab w:val="right" w:pos="8306"/>
            </w:tabs>
            <w:spacing w:before="0" w:after="0" w:line="240" w:lineRule="auto"/>
            <w:rPr>
              <w:rFonts w:ascii="David" w:hAnsi="David"/>
              <w:sz w:val="16"/>
              <w:szCs w:val="16"/>
              <w:rtl/>
            </w:rPr>
          </w:pPr>
        </w:p>
      </w:tc>
      <w:tc>
        <w:tcPr>
          <w:tcW w:w="1129" w:type="dxa"/>
        </w:tcPr>
        <w:p w14:paraId="757E4E14"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98653F9"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CONT-5-575</w:t>
              </w:r>
            </w:p>
          </w:tc>
        </w:sdtContent>
      </w:sdt>
    </w:tr>
    <w:tr w:rsidR="005C4849" w:rsidRPr="00F9528C" w14:paraId="08B74771" w14:textId="77777777" w:rsidTr="00623070">
      <w:tc>
        <w:tcPr>
          <w:tcW w:w="753" w:type="dxa"/>
        </w:tcPr>
        <w:p w14:paraId="7C71DA26"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6CACCC8" w14:textId="77777777" w:rsidR="005C4849" w:rsidRPr="00F9528C" w:rsidRDefault="00F30C86" w:rsidP="00623070">
              <w:pPr>
                <w:tabs>
                  <w:tab w:val="center" w:pos="4153"/>
                  <w:tab w:val="right" w:pos="8306"/>
                </w:tabs>
                <w:spacing w:before="0" w:after="0" w:line="240" w:lineRule="auto"/>
                <w:rPr>
                  <w:rFonts w:ascii="David" w:hAnsi="David"/>
                  <w:color w:val="00B0F0"/>
                  <w:sz w:val="20"/>
                  <w:szCs w:val="20"/>
                  <w:rtl/>
                </w:rPr>
              </w:pPr>
              <w:ins w:id="39" w:author="דקל רוקבן" w:date="2021-11-21T12:15:00Z">
                <w:r>
                  <w:rPr>
                    <w:rFonts w:ascii="David" w:hAnsi="David"/>
                    <w:color w:val="00B0F0"/>
                    <w:sz w:val="20"/>
                    <w:szCs w:val="20"/>
                    <w:rtl/>
                  </w:rPr>
                  <w:t xml:space="preserve">גיל </w:t>
                </w:r>
                <w:proofErr w:type="spellStart"/>
                <w:r>
                  <w:rPr>
                    <w:rFonts w:ascii="David" w:hAnsi="David"/>
                    <w:color w:val="00B0F0"/>
                    <w:sz w:val="20"/>
                    <w:szCs w:val="20"/>
                    <w:rtl/>
                  </w:rPr>
                  <w:t>אורנן</w:t>
                </w:r>
                <w:proofErr w:type="spellEnd"/>
                <w:r>
                  <w:rPr>
                    <w:rFonts w:ascii="David" w:hAnsi="David"/>
                    <w:color w:val="00B0F0"/>
                    <w:sz w:val="20"/>
                    <w:szCs w:val="20"/>
                    <w:rtl/>
                  </w:rPr>
                  <w:t xml:space="preserve"> יועץ מעטפת </w:t>
                </w:r>
                <w:proofErr w:type="spellStart"/>
                <w:r>
                  <w:rPr>
                    <w:rFonts w:ascii="David" w:hAnsi="David"/>
                    <w:color w:val="00B0F0"/>
                    <w:sz w:val="20"/>
                    <w:szCs w:val="20"/>
                    <w:rtl/>
                  </w:rPr>
                  <w:t>הבנין</w:t>
                </w:r>
                <w:proofErr w:type="spellEnd"/>
                <w:r>
                  <w:rPr>
                    <w:rFonts w:ascii="David" w:hAnsi="David"/>
                    <w:color w:val="00B0F0"/>
                    <w:sz w:val="20"/>
                    <w:szCs w:val="20"/>
                    <w:rtl/>
                  </w:rPr>
                  <w:t xml:space="preserve"> ואלומיניום</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C4849" w:rsidRPr="00F9528C" w14:paraId="36243DD6" w14:textId="77777777" w:rsidTr="00623070">
            <w:trPr>
              <w:trHeight w:val="201"/>
            </w:trPr>
            <w:tc>
              <w:tcPr>
                <w:tcW w:w="926" w:type="dxa"/>
              </w:tcPr>
              <w:p w14:paraId="1D1EE61B"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56E5E4B" w14:textId="77777777" w:rsidR="005C4849" w:rsidRPr="00F9528C" w:rsidRDefault="005C4849"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765055F"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36" w:type="dxa"/>
        </w:tcPr>
        <w:p w14:paraId="698BE40D"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129" w:type="dxa"/>
        </w:tcPr>
        <w:p w14:paraId="36B8BF0F"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8867159" w14:textId="77777777" w:rsidR="005C4849" w:rsidRPr="00F9528C" w:rsidRDefault="00F30C86"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C4849" w:rsidRPr="00F9528C">
                <w:rPr>
                  <w:rFonts w:ascii="David" w:hAnsi="David"/>
                  <w:color w:val="00B0F0"/>
                  <w:sz w:val="20"/>
                  <w:szCs w:val="20"/>
                  <w:rtl/>
                </w:rPr>
                <w:t>[סטטוס חוזה]</w:t>
              </w:r>
            </w:sdtContent>
          </w:sdt>
        </w:p>
      </w:tc>
    </w:tr>
    <w:tr w:rsidR="005C4849" w:rsidRPr="00F9528C" w14:paraId="7ACA4F6B" w14:textId="77777777" w:rsidTr="00623070">
      <w:trPr>
        <w:trHeight w:val="80"/>
      </w:trPr>
      <w:tc>
        <w:tcPr>
          <w:tcW w:w="753" w:type="dxa"/>
        </w:tcPr>
        <w:p w14:paraId="7A3C60EF"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883" w:type="dxa"/>
        </w:tcPr>
        <w:p w14:paraId="795FBB70" w14:textId="77777777" w:rsidR="005C4849" w:rsidRPr="00F9528C" w:rsidRDefault="005C4849"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68A6B963"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36" w:type="dxa"/>
        </w:tcPr>
        <w:p w14:paraId="5F22F4FD"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129" w:type="dxa"/>
        </w:tcPr>
        <w:p w14:paraId="5B1D6892"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073" w:type="dxa"/>
        </w:tcPr>
        <w:p w14:paraId="1241A101"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r>
  </w:tbl>
  <w:p w14:paraId="3E55B495" w14:textId="77777777" w:rsidR="00685B66" w:rsidRPr="005C4849" w:rsidRDefault="005C484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5C6E41" w14:textId="77777777" w:rsidR="00F30C86" w:rsidRDefault="00F30C8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E9919" w14:textId="77777777" w:rsidR="00F30C86" w:rsidRDefault="00F30C86" w:rsidP="00AF234B">
      <w:pPr>
        <w:spacing w:before="0" w:after="0" w:line="240" w:lineRule="auto"/>
      </w:pPr>
      <w:r>
        <w:separator/>
      </w:r>
    </w:p>
  </w:footnote>
  <w:footnote w:type="continuationSeparator" w:id="0">
    <w:p w14:paraId="63981055" w14:textId="77777777" w:rsidR="00F30C86" w:rsidRDefault="00F30C86" w:rsidP="00AF234B">
      <w:pPr>
        <w:spacing w:before="0" w:after="0" w:line="240" w:lineRule="auto"/>
      </w:pPr>
      <w:r>
        <w:continuationSeparator/>
      </w:r>
    </w:p>
  </w:footnote>
  <w:footnote w:type="continuationNotice" w:id="1">
    <w:p w14:paraId="2ABABB2A" w14:textId="77777777" w:rsidR="00F30C86" w:rsidRDefault="00F30C8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A97FF" w14:textId="77777777" w:rsidR="00F30C86" w:rsidRDefault="00F30C86">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658FC7BC" w14:textId="77777777" w:rsidR="00685B66" w:rsidRDefault="00685B66">
        <w:pPr>
          <w:pStyle w:val="a4"/>
          <w:jc w:val="center"/>
        </w:pPr>
        <w:r>
          <w:fldChar w:fldCharType="begin"/>
        </w:r>
        <w:r>
          <w:instrText xml:space="preserve"> PAGE   \* MERGEFORMAT </w:instrText>
        </w:r>
        <w:r>
          <w:fldChar w:fldCharType="separate"/>
        </w:r>
        <w:r w:rsidR="00F30C86">
          <w:rPr>
            <w:noProof/>
            <w:rtl/>
          </w:rPr>
          <w:t>1</w:t>
        </w:r>
        <w:r>
          <w:rPr>
            <w:noProof/>
          </w:rPr>
          <w:fldChar w:fldCharType="end"/>
        </w:r>
      </w:p>
    </w:sdtContent>
  </w:sdt>
  <w:p w14:paraId="57EE5A20" w14:textId="77777777" w:rsidR="00685B66" w:rsidRDefault="00685B66">
    <w:pPr>
      <w:pStyle w:val="a4"/>
    </w:pPr>
    <w:bookmarkStart w:id="37" w:name="_GoBack"/>
    <w:bookmarkEnd w:id="37"/>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ADC199" w14:textId="77777777" w:rsidR="00F30C86" w:rsidRDefault="00F30C86">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214ACF"/>
    <w:rsid w:val="002365CE"/>
    <w:rsid w:val="00291019"/>
    <w:rsid w:val="002E281F"/>
    <w:rsid w:val="00335E3B"/>
    <w:rsid w:val="00370DA1"/>
    <w:rsid w:val="003811C6"/>
    <w:rsid w:val="003D3411"/>
    <w:rsid w:val="00467596"/>
    <w:rsid w:val="004A1F09"/>
    <w:rsid w:val="004A7CFB"/>
    <w:rsid w:val="00501673"/>
    <w:rsid w:val="005336F2"/>
    <w:rsid w:val="00552E11"/>
    <w:rsid w:val="005763BD"/>
    <w:rsid w:val="005824B9"/>
    <w:rsid w:val="0058321B"/>
    <w:rsid w:val="005C4849"/>
    <w:rsid w:val="00685B66"/>
    <w:rsid w:val="006B4EB8"/>
    <w:rsid w:val="0072103C"/>
    <w:rsid w:val="007A10F8"/>
    <w:rsid w:val="007C2A85"/>
    <w:rsid w:val="008666C7"/>
    <w:rsid w:val="008A47A2"/>
    <w:rsid w:val="008C64C6"/>
    <w:rsid w:val="00907836"/>
    <w:rsid w:val="00915F2E"/>
    <w:rsid w:val="009369E3"/>
    <w:rsid w:val="00942177"/>
    <w:rsid w:val="009705B3"/>
    <w:rsid w:val="00977E09"/>
    <w:rsid w:val="009834EB"/>
    <w:rsid w:val="009C0249"/>
    <w:rsid w:val="009D7E65"/>
    <w:rsid w:val="00A24A00"/>
    <w:rsid w:val="00A81FF2"/>
    <w:rsid w:val="00AF234B"/>
    <w:rsid w:val="00B001DE"/>
    <w:rsid w:val="00BC58C4"/>
    <w:rsid w:val="00BE17B4"/>
    <w:rsid w:val="00C02FFD"/>
    <w:rsid w:val="00C12F17"/>
    <w:rsid w:val="00C140D3"/>
    <w:rsid w:val="00D8516B"/>
    <w:rsid w:val="00E3435D"/>
    <w:rsid w:val="00E679C7"/>
    <w:rsid w:val="00E972B1"/>
    <w:rsid w:val="00EC37B6"/>
    <w:rsid w:val="00F30C86"/>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3836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23" Type="http://schemas.openxmlformats.org/officeDocument/2006/relationships/theme" Target="theme/theme1.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4D5A1D"/>
    <w:rsid w:val="006865A5"/>
    <w:rsid w:val="00700202"/>
    <w:rsid w:val="007A56EA"/>
    <w:rsid w:val="00860755"/>
    <w:rsid w:val="008B6851"/>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1767E-8875-46DE-A78A-0E852FF8FCCF}"/>
</file>

<file path=customXml/itemProps2.xml><?xml version="1.0" encoding="utf-8"?>
<ds:datastoreItem xmlns:ds="http://schemas.openxmlformats.org/officeDocument/2006/customXml" ds:itemID="{ADA6FE57-B8DD-4C75-8553-6C49A698FFA7}"/>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6BE312B2-6BBE-4FB9-8128-9CF3E1849A2F}"/>
</file>

<file path=customXml/itemProps6.xml><?xml version="1.0" encoding="utf-8"?>
<ds:datastoreItem xmlns:ds="http://schemas.openxmlformats.org/officeDocument/2006/customXml" ds:itemID="{41BD2044-39F0-47BE-8A24-FCC23427B296}"/>
</file>

<file path=docProps/app.xml><?xml version="1.0" encoding="utf-8"?>
<Properties xmlns="http://schemas.openxmlformats.org/officeDocument/2006/extended-properties" xmlns:vt="http://schemas.openxmlformats.org/officeDocument/2006/docPropsVTypes">
  <Template>Normal</Template>
  <TotalTime>9</TotalTime>
  <Pages>34</Pages>
  <Words>9147</Words>
  <Characters>45736</Characters>
  <Application>Microsoft Office Word</Application>
  <DocSecurity>0</DocSecurity>
  <Lines>381</Lines>
  <Paragraphs>109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2021-11-21T10:08:00Z</dcterms:created>
  <dcterms:modified xsi:type="dcterms:W3CDTF">2021-11-21T10:17:00Z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2c6c5cb0-de47-41db-9dad-36c722bd3092</vt:lpwstr>
  </property>
</Properties>
</file>