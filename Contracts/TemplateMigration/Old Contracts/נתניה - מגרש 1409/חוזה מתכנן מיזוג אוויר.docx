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438D0D"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bookmarkStart w:id="0" w:name="_GoBack"/>
      <w:bookmarkEnd w:id="0"/>
    </w:p>
    <w:p w14:paraId="2F872A4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F6DB7B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64649785" wp14:editId="0215A45C">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F2CC93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430C4A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F55445"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AEC2D7"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75A1FA"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D3AEA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חוזה מתכנן מיזוג אוויר</w:t>
      </w:r>
    </w:p>
    <w:p w14:paraId="78DF939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2E8CD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DD940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84C9C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3DAD3C"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2BBDC0"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1B3867"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4FB677"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17AE0D"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97CF2C1" w14:textId="77777777" w:rsidR="00461F51" w:rsidRPr="00B27B4C" w:rsidRDefault="000730A8"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דקל רוקבן" w:date="2021-11-17T10:35:00Z">
            <w:r>
              <w:rPr>
                <w:rFonts w:ascii="Times New Roman" w:eastAsia="Times New Roman" w:hAnsi="Times New Roman" w:cs="David"/>
                <w:bCs/>
                <w:sz w:val="32"/>
                <w:szCs w:val="32"/>
                <w:u w:val="single"/>
                <w:rtl/>
                <w:lang w:eastAsia="he-IL"/>
              </w:rPr>
              <w:t>נתניה - מגרש 1409</w:t>
            </w:r>
          </w:ins>
        </w:p>
      </w:sdtContent>
    </w:sdt>
    <w:p w14:paraId="09799B47"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19469902" w14:textId="77777777" w:rsidR="00461F51" w:rsidRPr="00B27B4C" w:rsidRDefault="000730A8"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דקל רוקבן" w:date="2021-11-17T10:36:00Z">
            <w:r w:rsidRPr="00F11BAF">
              <w:rPr>
                <w:rStyle w:val="a7"/>
                <w:rtl/>
              </w:rPr>
              <w:t>[שם אתר]</w:t>
            </w:r>
          </w:ins>
        </w:p>
      </w:sdtContent>
    </w:sdt>
    <w:p w14:paraId="4468ADA1"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D9D36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8FEF1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D2E7C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132C5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97E3B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069CA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B356C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13FF8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3EE0F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4863E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2D736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B1122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11626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F961F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2FF1F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622AE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13E2A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EA6C7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4F141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C2F63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6DAFB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FA0D38"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D9D0BF"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29FA1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t>חוזה</w:t>
      </w:r>
      <w:r w:rsidR="00461F51" w:rsidRPr="00461F51">
        <w:rPr>
          <w:rFonts w:ascii="Times New Roman" w:eastAsia="Times New Roman" w:hAnsi="Times New Roman" w:cs="David" w:hint="cs"/>
          <w:bCs/>
          <w:sz w:val="32"/>
          <w:szCs w:val="32"/>
          <w:u w:val="single"/>
          <w:rtl/>
          <w:lang w:eastAsia="he-IL"/>
        </w:rPr>
        <w:t xml:space="preserve"> </w:t>
      </w:r>
      <w:r w:rsidR="00461F51" w:rsidRPr="007D6A6B">
        <w:rPr>
          <w:rFonts w:ascii="Times New Roman" w:eastAsia="Times New Roman" w:hAnsi="Times New Roman" w:cs="David" w:hint="cs"/>
          <w:bCs/>
          <w:sz w:val="32"/>
          <w:szCs w:val="32"/>
          <w:u w:val="single"/>
          <w:rtl/>
          <w:lang w:eastAsia="he-IL"/>
        </w:rPr>
        <w:t>מתכנן מיזוג אוויר</w:t>
      </w:r>
    </w:p>
    <w:p w14:paraId="676C21D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A5C0F8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Content>
          <w:ins w:id="3" w:author="דקל רוקבן" w:date="2021-11-17T10:38:00Z">
            <w:r w:rsidR="000730A8">
              <w:rPr>
                <w:rFonts w:ascii="Times New Roman" w:eastAsia="Times New Roman" w:hAnsi="Times New Roman" w:cs="David" w:hint="cs"/>
                <w:color w:val="800080"/>
                <w:sz w:val="24"/>
                <w:szCs w:val="24"/>
                <w:rtl/>
                <w:lang w:eastAsia="he-IL"/>
              </w:rPr>
              <w:t>‏01/01/2021</w:t>
            </w:r>
          </w:ins>
        </w:sdtContent>
      </w:sdt>
    </w:p>
    <w:p w14:paraId="78CB70C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2FB23C8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3C84CA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324F95"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20112499"/>
        <w:placeholder>
          <w:docPart w:val="E54D5FBFAE404BEE9C0DD76376866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2323CC97" w14:textId="77777777" w:rsidR="007D6A6B" w:rsidRPr="007D6A6B" w:rsidRDefault="000730A8" w:rsidP="007D6A6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דקל רוקבן" w:date="2021-11-17T10:39:00Z">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ins>
        </w:p>
      </w:sdtContent>
    </w:sdt>
    <w:p w14:paraId="2F6C7EF2"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704EC554"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18F5294B"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03DECCE"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32B2440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7BE95673" w14:textId="77777777" w:rsidR="007D6A6B" w:rsidRPr="007D6A6B" w:rsidRDefault="000730A8"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5" w:author="דקל רוקבן" w:date="2021-11-17T10:40:00Z">
            <w:r>
              <w:rPr>
                <w:rFonts w:ascii="Times New Roman" w:eastAsia="Times New Roman" w:hAnsi="Times New Roman" w:cs="David"/>
                <w:color w:val="800080"/>
                <w:sz w:val="24"/>
                <w:szCs w:val="24"/>
                <w:rtl/>
              </w:rPr>
              <w:br/>
              <w:t>אהוד ויסברג מהנדסים יועצים בע"מ</w:t>
            </w:r>
            <w:r>
              <w:rPr>
                <w:rFonts w:ascii="Times New Roman" w:eastAsia="Times New Roman" w:hAnsi="Times New Roman" w:cs="David"/>
                <w:color w:val="800080"/>
                <w:sz w:val="24"/>
                <w:szCs w:val="24"/>
                <w:rtl/>
              </w:rPr>
              <w:br/>
              <w:t>מרח' ירושלים 10 חיפה</w:t>
            </w:r>
            <w:r>
              <w:rPr>
                <w:rFonts w:ascii="Times New Roman" w:eastAsia="Times New Roman" w:hAnsi="Times New Roman" w:cs="David"/>
                <w:color w:val="800080"/>
                <w:sz w:val="24"/>
                <w:szCs w:val="24"/>
                <w:rtl/>
              </w:rPr>
              <w:br/>
            </w:r>
          </w:ins>
        </w:p>
      </w:sdtContent>
    </w:sdt>
    <w:p w14:paraId="41A66EAA"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28F05763"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שני;</w:t>
      </w:r>
    </w:p>
    <w:p w14:paraId="27552C76"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99766E3"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052D8E7"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5557BF81"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225A8A70"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למונחים הבאים יהא הפרוש הנקוב בצידם דהיינו:</w:t>
      </w:r>
    </w:p>
    <w:p w14:paraId="067DA49C"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D20B7C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0B38507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A7313D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"התכנית" </w:t>
      </w:r>
      <w:r w:rsidRPr="007D6A6B">
        <w:rPr>
          <w:rFonts w:ascii="Times New Roman" w:eastAsia="Times New Roman" w:hAnsi="Times New Roman" w:cs="David"/>
          <w:sz w:val="20"/>
          <w:szCs w:val="24"/>
          <w:rtl/>
          <w:lang w:eastAsia="he-IL"/>
        </w:rPr>
        <w:t>/</w:t>
      </w:r>
    </w:p>
    <w:p w14:paraId="7BCDAEB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1CB4B3D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B6427A1"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C51343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24DDF74"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082301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D7AEE97"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התכניות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501FFEB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67B362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שירותי</w:t>
      </w:r>
    </w:p>
    <w:p w14:paraId="6FD94C2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7E4C94FE"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5AFCC01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62413F"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D6DD04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8DBE4B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56E2582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45C02C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18E3010E"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57AC467C"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718D911"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הוראה של רשות מוסמכת בתוקף סמכותה על פי הדין.</w:t>
      </w:r>
    </w:p>
    <w:p w14:paraId="5F4C28BB"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7C379A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711FE9B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7055113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A81D2E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חוזה</w:t>
      </w:r>
    </w:p>
    <w:p w14:paraId="3185C29D"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w:t>
      </w:r>
    </w:p>
    <w:p w14:paraId="7387C5D1"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ABCD96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79EC8B8B"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02B258DF"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F0822C7"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462AF5E0"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79276B16"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78442D97"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6A95EAC5"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145C7D95"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ו</w:t>
      </w:r>
      <w:r w:rsidR="004E3753">
        <w:rPr>
          <w:rFonts w:ascii="Times New Roman" w:eastAsia="Times New Roman" w:hAnsi="Times New Roman" w:cs="David" w:hint="cs"/>
          <w:bCs/>
          <w:sz w:val="20"/>
          <w:szCs w:val="24"/>
          <w:rtl/>
          <w:lang w:eastAsia="he-IL"/>
        </w:rPr>
        <w:t>'</w:t>
      </w:r>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3B4A73D4" w14:textId="77777777" w:rsidR="004E3753" w:rsidRDefault="007D6A6B" w:rsidP="004E375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004E3753">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004E3753" w:rsidRPr="004E3753">
        <w:rPr>
          <w:rFonts w:ascii="Times New Roman" w:eastAsia="Times New Roman" w:hAnsi="Times New Roman" w:cs="David" w:hint="cs"/>
          <w:sz w:val="20"/>
          <w:szCs w:val="24"/>
          <w:rtl/>
          <w:lang w:eastAsia="he-IL"/>
        </w:rPr>
        <w:t>מפרט</w:t>
      </w:r>
      <w:r w:rsidR="004E3753" w:rsidRPr="004E3753">
        <w:rPr>
          <w:rFonts w:ascii="Times New Roman" w:eastAsia="Times New Roman" w:hAnsi="Times New Roman" w:cs="David"/>
          <w:sz w:val="20"/>
          <w:szCs w:val="24"/>
          <w:rtl/>
          <w:lang w:eastAsia="he-IL"/>
        </w:rPr>
        <w:t xml:space="preserve"> </w:t>
      </w:r>
      <w:r w:rsidR="004E3753" w:rsidRPr="004E3753">
        <w:rPr>
          <w:rFonts w:ascii="Times New Roman" w:eastAsia="Times New Roman" w:hAnsi="Times New Roman" w:cs="David" w:hint="cs"/>
          <w:sz w:val="20"/>
          <w:szCs w:val="24"/>
          <w:rtl/>
          <w:lang w:eastAsia="he-IL"/>
        </w:rPr>
        <w:t>ביטוחי</w:t>
      </w:r>
      <w:r w:rsidR="004E3753" w:rsidRPr="004E3753">
        <w:rPr>
          <w:rFonts w:ascii="Times New Roman" w:eastAsia="Times New Roman" w:hAnsi="Times New Roman" w:cs="David"/>
          <w:sz w:val="20"/>
          <w:szCs w:val="24"/>
          <w:rtl/>
          <w:lang w:eastAsia="he-IL"/>
        </w:rPr>
        <w:t xml:space="preserve"> </w:t>
      </w:r>
      <w:r w:rsidR="004E3753">
        <w:rPr>
          <w:rFonts w:ascii="Times New Roman" w:eastAsia="Times New Roman" w:hAnsi="Times New Roman" w:cs="David" w:hint="cs"/>
          <w:sz w:val="20"/>
          <w:szCs w:val="24"/>
          <w:rtl/>
          <w:lang w:eastAsia="he-IL"/>
        </w:rPr>
        <w:t>המתכנן;</w:t>
      </w:r>
      <w:r w:rsidR="004E3753" w:rsidRPr="004E3753" w:rsidDel="004E3753">
        <w:rPr>
          <w:rFonts w:ascii="Times New Roman" w:eastAsia="Times New Roman" w:hAnsi="Times New Roman" w:cs="David"/>
          <w:sz w:val="20"/>
          <w:szCs w:val="24"/>
          <w:rtl/>
          <w:lang w:eastAsia="he-IL"/>
        </w:rPr>
        <w:t xml:space="preserve"> </w:t>
      </w:r>
    </w:p>
    <w:p w14:paraId="324A566C" w14:textId="77777777" w:rsidR="004E3753" w:rsidRDefault="004E3753" w:rsidP="007018B4">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A719C">
        <w:rPr>
          <w:rFonts w:ascii="Times New Roman" w:eastAsia="Times New Roman" w:hAnsi="Times New Roman" w:cs="David"/>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68E22EDF" w14:textId="77777777" w:rsidR="007D6A6B" w:rsidRPr="007D6A6B" w:rsidRDefault="007D6A6B" w:rsidP="007018B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רשימת התכניות והמסמכים שעל המתכנן להנפיק.</w:t>
      </w:r>
    </w:p>
    <w:p w14:paraId="482CFF59"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014CC71D"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797F4579"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שירותי המתכנן</w:t>
      </w:r>
    </w:p>
    <w:p w14:paraId="22993E0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6BED565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ביצועם ברמה מקצועית גבוהה ובהתאם למותנה בחוזה.</w:t>
      </w:r>
    </w:p>
    <w:p w14:paraId="0B16A34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7E8363F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w:t>
      </w:r>
      <w:r w:rsidRPr="007D6A6B">
        <w:rPr>
          <w:rFonts w:ascii="Times New Roman" w:eastAsia="Times New Roman" w:hAnsi="Times New Roman" w:cs="David"/>
          <w:sz w:val="20"/>
          <w:szCs w:val="24"/>
          <w:rtl/>
          <w:lang w:eastAsia="he-IL"/>
        </w:rPr>
        <w:lastRenderedPageBreak/>
        <w:t>תוך ציות לדין ולהנחת דעת המזמין, ותוך שמירת לוחות הזמנים והמסגרת התקציבית, שייקבעו על ידי המזמין.</w:t>
      </w:r>
    </w:p>
    <w:p w14:paraId="119ECDE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ע"י המזמין ויהיה 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144DE26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0AF22CF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07B4643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2E74587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התכניות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072643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התכניות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7F7C229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58470D8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38DF1A29"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"רמדורנט"</w:t>
      </w:r>
      <w:r w:rsidRPr="007D6A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61FB651E"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צוות עובדים ואמצעים</w:t>
      </w:r>
    </w:p>
    <w:p w14:paraId="0463220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6A1CBF6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hint="cs"/>
          <w:b/>
          <w:sz w:val="20"/>
          <w:szCs w:val="24"/>
          <w:rtl/>
          <w:lang w:eastAsia="he-IL"/>
        </w:rPr>
        <w:t>המצ"ב,</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w:t>
      </w:r>
      <w:r w:rsidRPr="007D6A6B">
        <w:rPr>
          <w:rFonts w:ascii="Times New Roman" w:eastAsia="Times New Roman" w:hAnsi="Times New Roman" w:cs="David"/>
          <w:sz w:val="20"/>
          <w:szCs w:val="24"/>
          <w:rtl/>
          <w:lang w:eastAsia="he-IL"/>
        </w:rPr>
        <w:lastRenderedPageBreak/>
        <w:t>דעתו של המנהל במשך כל תקופת מתן שרותי המתכנן.</w:t>
      </w:r>
    </w:p>
    <w:p w14:paraId="6BE8BFD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B1495F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3FCAE08E"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התכנון. מבלי לגרוע מהתחייבויות המתכנן כמתחייב 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51572AA"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2DCBDC0"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696827F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5BD332C9"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50502EFF"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2F27CEA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וכל הכרוך 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252F59E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תיקונים לתכניות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24988AB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0B0F9217"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ליתן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6F642184"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6F66C8C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5305B1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המצ"ב</w:t>
      </w:r>
      <w:r w:rsidRPr="007D6A6B">
        <w:rPr>
          <w:rFonts w:ascii="Times New Roman" w:eastAsia="Times New Roman" w:hAnsi="Times New Roman" w:cs="David"/>
          <w:sz w:val="20"/>
          <w:szCs w:val="24"/>
          <w:rtl/>
          <w:lang w:eastAsia="he-IL"/>
        </w:rPr>
        <w:t>.</w:t>
      </w:r>
    </w:p>
    <w:p w14:paraId="3B229BF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39C6A8E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549782A"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אישר המנהל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אחריות כלשהי לטיב התכניות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3E938E1E"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3DBFEAD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אחרים בהתאם ללוח הזמנים 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06A1211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6E7E05F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73B742BF"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יתר הגורמים, מותנות בכך שיסופקו להם כל התכניות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588882CF"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80F2EE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4987C08B"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7F25FC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המתכנן לא קיבל תכניות,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852040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6D706D9B"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0D29CBF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1781C77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68CE4E83"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4DA6E476"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69759C9"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שכר המתכנן</w:t>
      </w:r>
    </w:p>
    <w:p w14:paraId="475C4278"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r w:rsidRPr="007D6A6B">
        <w:rPr>
          <w:rFonts w:ascii="Times New Roman" w:eastAsia="Times New Roman" w:hAnsi="Times New Roman" w:cs="David" w:hint="cs"/>
          <w:b/>
          <w:sz w:val="20"/>
          <w:szCs w:val="24"/>
          <w:rtl/>
          <w:lang w:eastAsia="he-IL"/>
        </w:rPr>
        <w:t xml:space="preserve">המצ"ב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396ED641"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6C1E3B3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5ED3021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6003833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01CDDFE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52134B40"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ליועצים, למעט העתקות וצילומים שיפיק המתכנן במשרדו.</w:t>
      </w:r>
    </w:p>
    <w:p w14:paraId="493AC82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6F1D018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6D0092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35FB31A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קידוחים ובדיקות קרקע.</w:t>
      </w:r>
    </w:p>
    <w:p w14:paraId="00AC6E0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7206736F"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רמדורנט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7C87688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71C2DEEF"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משלבי שירותי המתכנן 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5BEF5E7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במפורש אחרת. תנאי לתשלום שכר המתכנן 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090743B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של חוזה</w:t>
      </w:r>
      <w:r w:rsidRPr="007D6A6B">
        <w:rPr>
          <w:rFonts w:ascii="Times New Roman" w:eastAsia="Times New Roman" w:hAnsi="Times New Roman" w:cs="David" w:hint="cs"/>
          <w:sz w:val="20"/>
          <w:szCs w:val="24"/>
          <w:rtl/>
          <w:lang w:eastAsia="he-IL"/>
        </w:rPr>
        <w:t xml:space="preserve"> זה. </w:t>
      </w:r>
    </w:p>
    <w:p w14:paraId="76BD601A"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A1CAE1E"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950ABAA"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46D6486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5A4D211"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המצ"ב</w:t>
      </w:r>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3F1B9B8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212B9E6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באומדן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2169C7D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7225445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ABAF23B"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 xml:space="preserve">השינויים מתחייבים מדרישת רשויות מוסמכות. </w:t>
      </w:r>
    </w:p>
    <w:p w14:paraId="10EB7F6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5834E36"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יסוכמו בין המתכנן 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ין קביעת 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והוא יהיה המוסמך להכריע בה.</w:t>
      </w:r>
    </w:p>
    <w:p w14:paraId="095C4583"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33E3688A" w14:textId="77777777" w:rsidR="001D16E8" w:rsidRPr="00013687" w:rsidRDefault="001D16E8" w:rsidP="001D16E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62E4795"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287CE39D" w14:textId="77777777" w:rsidR="001D16E8" w:rsidRPr="00013687" w:rsidRDefault="001D16E8" w:rsidP="001D16E8">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5A34D89F"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8673CC1" w14:textId="77777777" w:rsidR="001D16E8"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B928EA7" w14:textId="77777777" w:rsidR="001D16E8" w:rsidRPr="00013687"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0779500"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קיימת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המפורטים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1'</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והמהווה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בלתי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נפרד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אצל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חברת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מורשית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בישראל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מוניטין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רשאי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w:t>
      </w:r>
    </w:p>
    <w:p w14:paraId="369C166A"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מצד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תחילת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וכתנאי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מוקדם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תשלום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התמורה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מבטחיו</w:t>
      </w:r>
      <w:r w:rsidRPr="004E3753">
        <w:rPr>
          <w:rFonts w:ascii="Times New Roman" w:eastAsia="Times New Roman" w:hAnsi="Times New Roman" w:cs="David"/>
          <w:sz w:val="20"/>
          <w:szCs w:val="24"/>
          <w:rtl/>
          <w:lang w:eastAsia="he-IL"/>
        </w:rPr>
        <w:t xml:space="preserve">. </w:t>
      </w:r>
    </w:p>
    <w:p w14:paraId="1D14AC43"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כמו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מעודכן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חידוש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מאוחרת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יותר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007018B4">
        <w:rPr>
          <w:rFonts w:ascii="Times New Roman" w:eastAsia="Times New Roman" w:hAnsi="Times New Roman" w:cs="David" w:hint="cs"/>
          <w:sz w:val="20"/>
          <w:szCs w:val="24"/>
          <w:rtl/>
          <w:lang w:eastAsia="he-IL"/>
        </w:rPr>
        <w:t xml:space="preserve"> 9.3</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w:t>
      </w:r>
    </w:p>
    <w:p w14:paraId="3D215251"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הינם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בבחינת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מזערית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שאינה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ממלוא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p>
    <w:p w14:paraId="425FCE4F"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הקשור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lastRenderedPageBreak/>
        <w:t>לגבולות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707A8137"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לבדוק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שיומצא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לבצע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תיקון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הרחבה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להתחייבויות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w:t>
      </w:r>
    </w:p>
    <w:p w14:paraId="26BC16F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מוצהר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הבדיקה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ולדרישת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אינן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מטילות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טיבם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ותוקפם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העדרם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18CAB311"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המובא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לחצרי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המשמש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תביעה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הנזכרים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33444DC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p>
    <w:p w14:paraId="5E685A0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ייכלל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בדבר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המבטחים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ובלבד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לטובת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בזדון</w:t>
      </w:r>
      <w:r w:rsidRPr="004E3753">
        <w:rPr>
          <w:rFonts w:ascii="Times New Roman" w:eastAsia="Times New Roman" w:hAnsi="Times New Roman" w:cs="David"/>
          <w:sz w:val="20"/>
          <w:szCs w:val="24"/>
          <w:rtl/>
          <w:lang w:eastAsia="he-IL"/>
        </w:rPr>
        <w:t xml:space="preserve">. </w:t>
      </w:r>
    </w:p>
    <w:p w14:paraId="64539C9B"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הוראה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לעניין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ובמקרה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יינתנו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לדאוג</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לתנאים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ולסכומים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לחלופין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נתונה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המבוטח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p>
    <w:p w14:paraId="76ABD81F"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למען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ספק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ביחס</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במלואם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במישרין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בעקיפין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עקב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מכוסה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398F1A18"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לצמצם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בצורה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מהתחייבויותיו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לשחרר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מחובתו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לפצות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w:t>
      </w:r>
    </w:p>
    <w:p w14:paraId="41E8D5DF"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קפדני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ומדוקדק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המתייחסים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הניתנים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משולב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ה</w:t>
      </w:r>
      <w:r w:rsidRPr="004E3753">
        <w:rPr>
          <w:rFonts w:ascii="Times New Roman" w:eastAsia="Times New Roman" w:hAnsi="Times New Roman" w:cs="David"/>
          <w:sz w:val="20"/>
          <w:szCs w:val="24"/>
          <w:rtl/>
          <w:lang w:eastAsia="he-IL"/>
        </w:rPr>
        <w:t xml:space="preserve">- 1995 </w:t>
      </w:r>
      <w:r w:rsidRPr="004E3753">
        <w:rPr>
          <w:rFonts w:ascii="Times New Roman" w:eastAsia="Times New Roman" w:hAnsi="Times New Roman" w:cs="David" w:hint="cs"/>
          <w:sz w:val="20"/>
          <w:szCs w:val="24"/>
          <w:rtl/>
          <w:lang w:eastAsia="he-IL"/>
        </w:rPr>
        <w:t>ואחר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שהותקנו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ובעיקר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לפגוע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בכלליות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שליחיו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משמשיו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ועובדיהם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אלה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מקרי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זמני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ל</w:t>
      </w:r>
      <w:r w:rsidRPr="004E3753">
        <w:rPr>
          <w:rFonts w:ascii="Times New Roman" w:eastAsia="Times New Roman" w:hAnsi="Times New Roman" w:cs="David"/>
          <w:sz w:val="20"/>
          <w:szCs w:val="24"/>
          <w:rtl/>
          <w:lang w:eastAsia="he-IL"/>
        </w:rPr>
        <w:t>.</w:t>
      </w:r>
    </w:p>
    <w:p w14:paraId="1C61ACF9" w14:textId="77777777" w:rsidR="001D16E8" w:rsidRPr="00B27B4C" w:rsidRDefault="001D16E8" w:rsidP="007018B4">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9.1</w:t>
      </w:r>
      <w:r w:rsidR="004A719C">
        <w:rPr>
          <w:rFonts w:ascii="Times New Roman" w:eastAsia="Times New Roman" w:hAnsi="Times New Roman" w:cs="David" w:hint="cs"/>
          <w:sz w:val="20"/>
          <w:szCs w:val="24"/>
          <w:rtl/>
          <w:lang w:eastAsia="he-IL"/>
        </w:rPr>
        <w:t xml:space="preserve">7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6A358194" w14:textId="77777777" w:rsidR="007D6A6B" w:rsidRPr="007D6A6B" w:rsidRDefault="007D6A6B" w:rsidP="007D6A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21B902A7"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אספקת תכניות</w:t>
      </w:r>
    </w:p>
    <w:p w14:paraId="51A78C1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w:t>
      </w:r>
      <w:r w:rsidRPr="007D6A6B">
        <w:rPr>
          <w:rFonts w:ascii="Times New Roman" w:eastAsia="Times New Roman" w:hAnsi="Times New Roman" w:cs="David"/>
          <w:sz w:val="20"/>
          <w:szCs w:val="24"/>
          <w:rtl/>
          <w:lang w:eastAsia="he-IL"/>
        </w:rPr>
        <w:lastRenderedPageBreak/>
        <w:t xml:space="preserve">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לתכניות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23B757B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4BAD6BF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5712A935"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1F239FD"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44A74952"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זכות הקניין בכל התכניות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60B4A149"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0C9C5DD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65C8BF4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י הדין ו/או מכח צו הרחבה ו/או מכח הסכם כלשהו על עובד</w:t>
      </w:r>
      <w:r w:rsidRPr="007D6A6B">
        <w:rPr>
          <w:rFonts w:ascii="Times New Roman" w:eastAsia="Times New Roman" w:hAnsi="Times New Roman" w:cs="David" w:hint="cs"/>
          <w:sz w:val="20"/>
          <w:szCs w:val="24"/>
          <w:rtl/>
          <w:lang w:eastAsia="he-IL"/>
        </w:rPr>
        <w:t>.</w:t>
      </w:r>
    </w:p>
    <w:p w14:paraId="615F974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B3C7D3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ישא לבדו </w:t>
      </w:r>
      <w:r w:rsidRPr="007D6A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4A9CF78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02CFFD1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w:t>
      </w:r>
      <w:r w:rsidRPr="007D6A6B">
        <w:rPr>
          <w:rFonts w:ascii="Times New Roman" w:eastAsia="Times New Roman" w:hAnsi="Times New Roman" w:cs="David"/>
          <w:color w:val="000000"/>
          <w:sz w:val="24"/>
          <w:szCs w:val="24"/>
          <w:rtl/>
          <w:lang w:eastAsia="he-IL"/>
        </w:rPr>
        <w:lastRenderedPageBreak/>
        <w:t>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02DEE92"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7D2610E2"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3862A7A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3BC5ACF8"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29898BFF"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1CCC90AD"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6ED70AEC"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4ACAE3EA"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64965C4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775FDD12"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33B0F958"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התראה על כך מהמזמין בתוך הזמן הנקוב בהתראה.</w:t>
      </w:r>
    </w:p>
    <w:p w14:paraId="275A7DE9"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559D1E6C"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07A4F9B8"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lastRenderedPageBreak/>
        <w:t>מסיבת 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5F0CAB35"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04110645"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1C2A3BC4"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1B43989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0B425A5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0B8F670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1770920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49F9EA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A96C477"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4FBC180" w14:textId="77777777" w:rsidR="007D6A6B" w:rsidRPr="007D6A6B" w:rsidRDefault="007D6A6B" w:rsidP="007D6A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93B3526"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העברת זכויות</w:t>
      </w:r>
    </w:p>
    <w:p w14:paraId="4F72D0F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02C8601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5C1C091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3A954E9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0CF4A6D0"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0B036A2"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סיום שרותי המתכנן</w:t>
      </w:r>
    </w:p>
    <w:p w14:paraId="232C99C1"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01133DBC"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A3406C0"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18F3C919"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5B767EC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BE96E3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7535B4A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שלוחיו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28605CEF"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13DA16D1"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30AA092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062EAE23"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47DB1D53"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w:t>
      </w:r>
      <w:r w:rsidRPr="007D6A6B">
        <w:rPr>
          <w:rFonts w:ascii="Times New Roman" w:eastAsia="Times New Roman" w:hAnsi="Times New Roman" w:cs="David"/>
          <w:sz w:val="20"/>
          <w:szCs w:val="24"/>
          <w:rtl/>
          <w:lang w:eastAsia="he-IL"/>
        </w:rPr>
        <w:lastRenderedPageBreak/>
        <w:t>החליפי.</w:t>
      </w:r>
    </w:p>
    <w:p w14:paraId="3C00E43A"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09404E3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0304DF2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6CF1D932"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52640F0"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779605A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1631ED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2A4372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כויתור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כויתור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50E429A8"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5C1EFA1B"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B6DC31D"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2CE2F931"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A7E957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י חוזה זה. וזאת מבלי לגרוע מהאמור להלן בסיפא לס"ק זה.</w:t>
      </w:r>
    </w:p>
    <w:p w14:paraId="053970DF"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w:t>
      </w:r>
      <w:r w:rsidRPr="007D6A6B">
        <w:rPr>
          <w:rFonts w:ascii="Times New Roman" w:eastAsia="Times New Roman" w:hAnsi="Times New Roman" w:cs="David"/>
          <w:sz w:val="24"/>
          <w:szCs w:val="24"/>
          <w:rtl/>
          <w:lang w:eastAsia="he-IL"/>
        </w:rPr>
        <w:lastRenderedPageBreak/>
        <w:t>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07ABBEA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2BEDE5E"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4F65AF1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0AFAD14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33AAAE4"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0CBAC57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43661DC" w14:textId="77777777" w:rsidR="00461F51" w:rsidRPr="00776496"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5529E2"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0F34B1C6" w14:textId="77777777" w:rsidR="00461F51" w:rsidRPr="00776496"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394B744"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B47B0B4"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134D4704F6545CBAF75CFDC0B72EB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 w:author="דקל רוקבן" w:date="2021-11-17T10:40:00Z">
            <w:r w:rsidR="000730A8">
              <w:rPr>
                <w:rFonts w:ascii="Times New Roman" w:eastAsia="Times New Roman" w:hAnsi="Times New Roman" w:cs="David"/>
                <w:color w:val="00B0F0"/>
                <w:sz w:val="20"/>
                <w:szCs w:val="24"/>
                <w:u w:val="single"/>
                <w:rtl/>
                <w:lang w:eastAsia="he-IL"/>
              </w:rPr>
              <w:t>אהוד ויסברג מהנדסים יועצים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7" w:author="דקל רוקבן" w:date="2021-11-17T10:39:00Z">
            <w:r w:rsidR="000730A8" w:rsidRPr="000E16FF">
              <w:rPr>
                <w:rStyle w:val="a7"/>
                <w:rtl/>
              </w:rPr>
              <w:t>[שם צד א]</w:t>
            </w:r>
          </w:ins>
        </w:sdtContent>
      </w:sdt>
    </w:p>
    <w:p w14:paraId="7852ACC0" w14:textId="77777777" w:rsidR="00461F51" w:rsidRPr="00B27B4C" w:rsidRDefault="00461F51"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6BA26E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734E2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889E6A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D62E01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3BFED7" w14:textId="77777777" w:rsidR="00461F51"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9AC5D3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47FE78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9E2383A"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693F199"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4A83CF9"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537CD63"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8CF19E5"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C21323E"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0915C61"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3919F45"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4981672" w14:textId="77777777" w:rsidR="007D6A6B" w:rsidRDefault="007D6A6B"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39A20CCC"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8D1D1D7"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446BF5E1"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CC48B3B"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B1E561D" w14:textId="77777777" w:rsidR="00461F51"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5DA5DCA"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54D049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6B7138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747AEE"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73344C5F032840AFB33CA979B4AEC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8" w:author="דקל רוקבן" w:date="2021-11-17T10:36:00Z">
            <w:r w:rsidR="000730A8">
              <w:rPr>
                <w:rFonts w:ascii="Times New Roman" w:eastAsia="Times New Roman" w:hAnsi="Times New Roman" w:cs="David" w:hint="cs"/>
                <w:color w:val="00B0F0"/>
                <w:sz w:val="24"/>
                <w:szCs w:val="24"/>
                <w:rtl/>
                <w:lang w:eastAsia="he-IL"/>
              </w:rPr>
              <w:t>נתניה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D90503D9DD04BF780B32A85A22B15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9" w:author="דקל רוקבן" w:date="2021-11-17T10:36:00Z">
            <w:r w:rsidR="000730A8" w:rsidRPr="003059F5">
              <w:rPr>
                <w:rStyle w:val="a7"/>
                <w:rtl/>
              </w:rPr>
              <w:t>[שם אתר]</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33085D5935904502A22F6822B7F7E0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0" w:author="דקל רוקבן" w:date="2021-11-17T10:35:00Z">
            <w:r w:rsidR="000730A8">
              <w:rPr>
                <w:rFonts w:ascii="Times New Roman" w:eastAsia="Times New Roman" w:hAnsi="Times New Roman" w:cs="David" w:hint="cs"/>
                <w:color w:val="00B0F0"/>
                <w:sz w:val="24"/>
                <w:szCs w:val="24"/>
                <w:rtl/>
              </w:rPr>
              <w:t>נתניה - מגרש 1409</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79CDD5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E44D7E"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F6500580D55A45DDA87EBA81AE853E5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11" w:author="דקל רוקבן" w:date="2021-11-17T10:46:00Z">
            <w:r w:rsidR="000730A8">
              <w:rPr>
                <w:rFonts w:ascii="Times New Roman" w:eastAsia="Times New Roman" w:hAnsi="Times New Roman" w:cs="David" w:hint="cs"/>
                <w:color w:val="008000"/>
                <w:sz w:val="24"/>
                <w:szCs w:val="24"/>
                <w:rtl/>
              </w:rPr>
              <w:t>נת / 556 / ב / 1</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2" w:author="דקל רוקבן" w:date="2021-11-17T10:46:00Z">
            <w:r w:rsidR="000730A8">
              <w:rPr>
                <w:rFonts w:ascii="Times New Roman" w:eastAsia="Times New Roman" w:hAnsi="Times New Roman" w:cs="David" w:hint="cs"/>
                <w:sz w:val="24"/>
                <w:szCs w:val="24"/>
                <w:rtl/>
                <w:lang w:eastAsia="he-IL"/>
              </w:rPr>
              <w:t>8256</w:t>
            </w:r>
          </w:ins>
        </w:sdtContent>
      </w:sdt>
      <w:r w:rsidRPr="00B27B4C">
        <w:rPr>
          <w:rFonts w:ascii="Times New Roman" w:eastAsia="Times New Roman" w:hAnsi="Times New Roman" w:cs="David" w:hint="cs"/>
          <w:sz w:val="24"/>
          <w:szCs w:val="24"/>
          <w:rtl/>
          <w:lang w:eastAsia="he-IL"/>
        </w:rPr>
        <w:t>.</w:t>
      </w:r>
    </w:p>
    <w:p w14:paraId="5C7D8A0D"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726062A"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8C7533F"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3DE8EFBF229544FEAD8AE457557C07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3" w:author="דקל רוקבן" w:date="2021-11-17T10:36:00Z">
            <w:r w:rsidR="000730A8">
              <w:rPr>
                <w:rFonts w:ascii="Times New Roman" w:eastAsia="Times New Roman" w:hAnsi="Times New Roman" w:cs="David" w:hint="cs"/>
                <w:color w:val="008000"/>
                <w:sz w:val="24"/>
                <w:szCs w:val="24"/>
                <w:rtl/>
              </w:rPr>
              <w:t>נתניה</w:t>
            </w:r>
          </w:ins>
        </w:sdtContent>
      </w:sdt>
      <w:r w:rsidRPr="00B27B4C">
        <w:rPr>
          <w:rFonts w:ascii="Times New Roman" w:eastAsia="Times New Roman" w:hAnsi="Times New Roman" w:cs="David" w:hint="cs"/>
          <w:color w:val="008000"/>
          <w:sz w:val="24"/>
          <w:szCs w:val="24"/>
          <w:rtl/>
        </w:rPr>
        <w:t>.</w:t>
      </w:r>
    </w:p>
    <w:p w14:paraId="41D1777F"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FF0000"/>
          <w:sz w:val="24"/>
          <w:szCs w:val="24"/>
          <w:rtl/>
        </w:rPr>
      </w:pPr>
    </w:p>
    <w:p w14:paraId="1BE21449"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B31037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5FE3D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4" w:author="דקל רוקבן" w:date="2021-11-17T10:47:00Z">
            <w:r w:rsidR="000730A8">
              <w:rPr>
                <w:rFonts w:ascii="Times New Roman" w:eastAsia="Times New Roman" w:hAnsi="Times New Roman" w:cs="David" w:hint="cs"/>
                <w:sz w:val="24"/>
                <w:szCs w:val="24"/>
                <w:rtl/>
                <w:lang w:eastAsia="he-IL"/>
              </w:rPr>
              <w:t>דקל רוקבן</w:t>
            </w:r>
          </w:ins>
        </w:sdtContent>
      </w:sdt>
    </w:p>
    <w:p w14:paraId="23B4C4F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8F4F5FE" w14:textId="77777777" w:rsidR="00461F51" w:rsidRPr="00B27B4C"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8581C" w:rsidRPr="00A8581C">
        <w:rPr>
          <w:rFonts w:ascii="Times New Roman" w:eastAsia="Times New Roman" w:hAnsi="Times New Roman" w:cs="David"/>
          <w:sz w:val="24"/>
          <w:szCs w:val="24"/>
          <w:rtl/>
          <w:lang w:eastAsia="he-IL"/>
        </w:rPr>
        <w:t xml:space="preserve">התכנון יתבצע במודל תלת מימד ע"י תוכנת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במתודולוגיית </w:t>
      </w:r>
      <w:r w:rsidR="00A8581C" w:rsidRPr="00A8581C">
        <w:rPr>
          <w:rFonts w:ascii="Times New Roman" w:eastAsia="Times New Roman" w:hAnsi="Times New Roman" w:cs="David"/>
          <w:sz w:val="24"/>
          <w:szCs w:val="24"/>
          <w:lang w:eastAsia="he-IL"/>
        </w:rPr>
        <w:t>BIM</w:t>
      </w:r>
      <w:r w:rsidR="00A8581C" w:rsidRPr="00A8581C">
        <w:rPr>
          <w:rFonts w:ascii="Times New Roman" w:eastAsia="Times New Roman" w:hAnsi="Times New Roman" w:cs="David"/>
          <w:sz w:val="24"/>
          <w:szCs w:val="24"/>
          <w:rtl/>
          <w:lang w:eastAsia="he-IL"/>
        </w:rPr>
        <w:t>, בענן –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שם ישמרו כל קבצי ה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העבודה במודל תהיה כפופה להוראות מנהל המודל ולמסמך ה </w:t>
      </w:r>
      <w:r w:rsidR="00A8581C" w:rsidRPr="00A8581C">
        <w:rPr>
          <w:rFonts w:ascii="Times New Roman" w:eastAsia="Times New Roman" w:hAnsi="Times New Roman" w:cs="David"/>
          <w:sz w:val="24"/>
          <w:szCs w:val="24"/>
          <w:lang w:eastAsia="he-IL"/>
        </w:rPr>
        <w:t>BEP</w:t>
      </w:r>
      <w:r w:rsidR="00A8581C" w:rsidRPr="00A8581C">
        <w:rPr>
          <w:rFonts w:ascii="Times New Roman" w:eastAsia="Times New Roman" w:hAnsi="Times New Roman" w:cs="David"/>
          <w:sz w:val="24"/>
          <w:szCs w:val="24"/>
          <w:rtl/>
          <w:lang w:eastAsia="he-IL"/>
        </w:rPr>
        <w:t xml:space="preserve"> שיופץ בהמשך ע"י מנהל המודל. שמירה, הדפסת תכניות וקבצים (</w:t>
      </w:r>
      <w:r w:rsidR="00A8581C" w:rsidRPr="00A8581C">
        <w:rPr>
          <w:rFonts w:ascii="Times New Roman" w:eastAsia="Times New Roman" w:hAnsi="Times New Roman" w:cs="David"/>
          <w:sz w:val="24"/>
          <w:szCs w:val="24"/>
          <w:lang w:eastAsia="he-IL"/>
        </w:rPr>
        <w:t>PLT/PDF/DWG</w:t>
      </w:r>
      <w:r w:rsidR="00A8581C" w:rsidRPr="00A8581C">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8581C" w:rsidRPr="00A8581C">
        <w:rPr>
          <w:rFonts w:ascii="Times New Roman" w:eastAsia="Times New Roman" w:hAnsi="Times New Roman" w:cs="David"/>
          <w:sz w:val="24"/>
          <w:szCs w:val="24"/>
          <w:lang w:eastAsia="he-IL"/>
        </w:rPr>
        <w:t>view</w:t>
      </w:r>
      <w:r w:rsidR="00A8581C" w:rsidRPr="00A8581C">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188E0F4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1CEDEAB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5358D5"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24D3ED50C8E4B4EAB35CECF8F235D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p>
    <w:p w14:paraId="0E83CD1B" w14:textId="77777777" w:rsidR="00461F51" w:rsidRPr="00B27B4C"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CC14158AFF64B8CBC4A9894E91F10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716043A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11068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6FFCE2446A5A40DEA65B745E773A1F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7"/>
              <w:color w:val="00B0F0"/>
              <w:rtl/>
            </w:rPr>
            <w:t>[שדה נוסף 6]</w:t>
          </w:r>
        </w:sdtContent>
      </w:sdt>
    </w:p>
    <w:p w14:paraId="493482B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87BB9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834552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B406D9"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77777D75"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E14EE69"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40B0431"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5ACA1AA"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AC2FD1A" w14:textId="77777777" w:rsidR="00461F51" w:rsidRPr="00B27B4C"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574C283" w14:textId="77777777" w:rsidR="00461F51"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61F51" w14:paraId="22FFAD36" w14:textId="77777777" w:rsidTr="004E3753">
        <w:trPr>
          <w:trHeight w:val="80"/>
        </w:trPr>
        <w:tc>
          <w:tcPr>
            <w:tcW w:w="3366" w:type="dxa"/>
          </w:tcPr>
          <w:p w14:paraId="0B56DD01" w14:textId="77777777" w:rsidR="00461F51" w:rsidRDefault="000730A8"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79EBA8553E94ED0B9FFF6256412E3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461F51" w:rsidRPr="00E95AE9">
                  <w:rPr>
                    <w:rStyle w:val="a7"/>
                    <w:color w:val="00B0F0"/>
                    <w:rtl/>
                  </w:rPr>
                  <w:t>[אחוז השתתפות צד א]</w:t>
                </w:r>
              </w:sdtContent>
            </w:sdt>
          </w:p>
          <w:p w14:paraId="1E6938CC"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5B49DE3" w14:textId="77777777" w:rsidR="00461F51" w:rsidRDefault="00461F51" w:rsidP="004E3753">
            <w:pPr>
              <w:widowControl w:val="0"/>
              <w:spacing w:before="0" w:beforeAutospacing="0" w:after="0" w:afterAutospacing="0" w:line="240" w:lineRule="auto"/>
              <w:ind w:left="720"/>
              <w:outlineLvl w:val="2"/>
            </w:pPr>
          </w:p>
          <w:p w14:paraId="3D19D4A6"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5A4C057" w14:textId="77777777" w:rsidR="00461F51" w:rsidRPr="00776496"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5C73ADA2"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CD90C7F"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DC14C84"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BA11867" w14:textId="77777777" w:rsidR="007D6A6B" w:rsidRPr="007D6A6B"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נספח </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ב</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w:t>
      </w:r>
    </w:p>
    <w:p w14:paraId="7E3206F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04188D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4D2AB38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A36610A"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lastRenderedPageBreak/>
        <w:t>כללי</w:t>
      </w:r>
    </w:p>
    <w:p w14:paraId="1335A76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C64147B"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r>
      <w:r w:rsidRPr="00A8581C">
        <w:rPr>
          <w:rFonts w:ascii="Times New Roman" w:eastAsia="Times New Roman" w:hAnsi="Times New Roman" w:cs="David"/>
          <w:sz w:val="24"/>
          <w:szCs w:val="24"/>
          <w:u w:val="single"/>
          <w:rtl/>
          <w:lang w:eastAsia="he-IL"/>
        </w:rPr>
        <w:t>שרותי המתכנן יכללו</w:t>
      </w:r>
      <w:r w:rsidRPr="007D6A6B">
        <w:rPr>
          <w:rFonts w:ascii="Times New Roman" w:eastAsia="Times New Roman" w:hAnsi="Times New Roman" w:cs="David"/>
          <w:sz w:val="24"/>
          <w:szCs w:val="24"/>
          <w:rtl/>
          <w:lang w:eastAsia="he-IL"/>
        </w:rPr>
        <w:t>:</w:t>
      </w:r>
    </w:p>
    <w:p w14:paraId="7672620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D27EBAF" w14:textId="77777777" w:rsidR="007D6A6B" w:rsidRPr="00A8581C"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
      </w:pPr>
      <w:r w:rsidRPr="00A8581C">
        <w:rPr>
          <w:rFonts w:ascii="David" w:eastAsia="Times New Roman" w:hAnsi="David" w:cs="David"/>
          <w:sz w:val="24"/>
          <w:szCs w:val="24"/>
          <w:rtl/>
          <w:lang w:eastAsia="he-IL"/>
        </w:rPr>
        <w:t>תכנון מיזוג אויר ואוורור מאולץ לפרויקט, לרבות לדירות, לשטחים משותפים בבניינים למרתפים ,לשטחי מסחר ,משרדים וכל שימוש נוסף הנדרש בפרויקט</w:t>
      </w:r>
    </w:p>
    <w:p w14:paraId="1F894828" w14:textId="77777777" w:rsidR="007D6A6B" w:rsidRPr="00A8581C"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
      </w:pPr>
      <w:r w:rsidRPr="00A8581C">
        <w:rPr>
          <w:rFonts w:ascii="David" w:eastAsia="Times New Roman" w:hAnsi="David" w:cs="David"/>
          <w:sz w:val="24"/>
          <w:szCs w:val="24"/>
          <w:rtl/>
          <w:lang w:eastAsia="he-IL"/>
        </w:rPr>
        <w:t>תכנון מיזוג אויר למבנה מכירות ו/או לדירה לדוגמא.</w:t>
      </w:r>
    </w:p>
    <w:p w14:paraId="70A1E71E" w14:textId="77777777" w:rsidR="007D6A6B" w:rsidRPr="007D6A6B"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
      </w:pPr>
      <w:r w:rsidRPr="00A8581C">
        <w:rPr>
          <w:rFonts w:ascii="David" w:eastAsia="Times New Roman" w:hAnsi="David" w:cs="David"/>
          <w:sz w:val="24"/>
          <w:szCs w:val="24"/>
          <w:rtl/>
          <w:lang w:eastAsia="he-IL"/>
        </w:rPr>
        <w:t xml:space="preserve">תכנון </w:t>
      </w:r>
      <w:r w:rsidRPr="007D6A6B">
        <w:rPr>
          <w:rFonts w:ascii="Times New Roman" w:eastAsia="Times New Roman" w:hAnsi="Times New Roman" w:cs="David" w:hint="cs"/>
          <w:sz w:val="24"/>
          <w:szCs w:val="24"/>
          <w:rtl/>
          <w:lang w:eastAsia="he-IL"/>
        </w:rPr>
        <w:t>יעיל ביחס למבנה.</w:t>
      </w:r>
    </w:p>
    <w:p w14:paraId="0E2C59C5"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67C9562" w14:textId="77777777" w:rsidR="00A8581C"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r>
      <w:r w:rsidR="00A8581C" w:rsidRPr="00B27B4C">
        <w:rPr>
          <w:rFonts w:ascii="Times New Roman" w:eastAsia="Times New Roman" w:hAnsi="Times New Roman" w:cs="David"/>
          <w:sz w:val="24"/>
          <w:szCs w:val="24"/>
          <w:u w:val="single"/>
          <w:rtl/>
        </w:rPr>
        <w:t>המ</w:t>
      </w:r>
      <w:r w:rsidR="00A8581C" w:rsidRPr="00B27B4C">
        <w:rPr>
          <w:rFonts w:ascii="Times New Roman" w:eastAsia="Times New Roman" w:hAnsi="Times New Roman" w:cs="David" w:hint="cs"/>
          <w:sz w:val="24"/>
          <w:szCs w:val="24"/>
          <w:u w:val="single"/>
          <w:rtl/>
        </w:rPr>
        <w:t>תכנן</w:t>
      </w:r>
      <w:r w:rsidR="00A8581C" w:rsidRPr="00B27B4C">
        <w:rPr>
          <w:rFonts w:ascii="Times New Roman" w:eastAsia="Times New Roman" w:hAnsi="Times New Roman" w:cs="David"/>
          <w:sz w:val="24"/>
          <w:szCs w:val="24"/>
          <w:u w:val="single"/>
          <w:rtl/>
        </w:rPr>
        <w:t>, צוות עובדים ואמצעים</w:t>
      </w:r>
      <w:r w:rsidR="00A8581C" w:rsidRPr="00B27B4C">
        <w:rPr>
          <w:rFonts w:ascii="Times New Roman" w:eastAsia="Times New Roman" w:hAnsi="Times New Roman" w:cs="David" w:hint="cs"/>
          <w:sz w:val="24"/>
          <w:szCs w:val="24"/>
          <w:rtl/>
          <w:lang w:eastAsia="he-IL"/>
        </w:rPr>
        <w:t>:</w:t>
      </w:r>
    </w:p>
    <w:p w14:paraId="047BC0FF" w14:textId="77777777" w:rsidR="00A8581C"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p>
    <w:p w14:paraId="1AA7BBCC" w14:textId="77777777" w:rsidR="00A8581C" w:rsidRPr="00B27B4C"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     </w:t>
      </w:r>
      <w:r w:rsidRPr="00B27B4C">
        <w:rPr>
          <w:rFonts w:ascii="Times New Roman" w:eastAsia="Times New Roman" w:hAnsi="Times New Roman" w:cs="David"/>
          <w:sz w:val="24"/>
          <w:szCs w:val="24"/>
          <w:rtl/>
          <w:lang w:eastAsia="he-IL"/>
        </w:rPr>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2FDC4DB0" w14:textId="77777777" w:rsidR="00A8581C" w:rsidRPr="00B27B4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19D24D7"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49B2604"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ד.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F0E6674" w14:textId="77777777" w:rsidR="00C406A1" w:rsidRPr="00B27B4C"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667D6BD8" w14:textId="77777777" w:rsidR="00C406A1" w:rsidRPr="00B27B4C"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
      </w:pPr>
    </w:p>
    <w:p w14:paraId="749F397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B6CC86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3750CB3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900459"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רור ולחימום, מערכות </w:t>
      </w:r>
      <w:r w:rsidR="00461F51" w:rsidRPr="007D6A6B">
        <w:rPr>
          <w:rFonts w:ascii="Times New Roman" w:eastAsia="Times New Roman" w:hAnsi="Times New Roman" w:cs="David" w:hint="cs"/>
          <w:sz w:val="24"/>
          <w:szCs w:val="24"/>
          <w:rtl/>
          <w:lang w:eastAsia="he-IL"/>
        </w:rPr>
        <w:t>א</w:t>
      </w:r>
      <w:r w:rsidR="00461F51">
        <w:rPr>
          <w:rFonts w:ascii="Times New Roman" w:eastAsia="Times New Roman" w:hAnsi="Times New Roman" w:cs="David" w:hint="cs"/>
          <w:sz w:val="24"/>
          <w:szCs w:val="24"/>
          <w:rtl/>
          <w:lang w:eastAsia="he-IL"/>
        </w:rPr>
        <w:t>ו</w:t>
      </w:r>
      <w:r w:rsidR="00461F51" w:rsidRPr="007D6A6B">
        <w:rPr>
          <w:rFonts w:ascii="Times New Roman" w:eastAsia="Times New Roman" w:hAnsi="Times New Roman" w:cs="David" w:hint="cs"/>
          <w:sz w:val="24"/>
          <w:szCs w:val="24"/>
          <w:rtl/>
          <w:lang w:eastAsia="he-IL"/>
        </w:rPr>
        <w:t>ו</w:t>
      </w:r>
      <w:r w:rsidR="00461F51">
        <w:rPr>
          <w:rFonts w:ascii="Times New Roman" w:eastAsia="Times New Roman" w:hAnsi="Times New Roman" w:cs="David" w:hint="cs"/>
          <w:sz w:val="24"/>
          <w:szCs w:val="24"/>
          <w:rtl/>
          <w:lang w:eastAsia="he-IL"/>
        </w:rPr>
        <w:t>ר</w:t>
      </w:r>
      <w:r w:rsidR="00461F51" w:rsidRPr="007D6A6B">
        <w:rPr>
          <w:rFonts w:ascii="Times New Roman" w:eastAsia="Times New Roman" w:hAnsi="Times New Roman" w:cs="David" w:hint="cs"/>
          <w:sz w:val="24"/>
          <w:szCs w:val="24"/>
          <w:rtl/>
          <w:lang w:eastAsia="he-IL"/>
        </w:rPr>
        <w:t>ור</w:t>
      </w:r>
      <w:r w:rsidRPr="007D6A6B">
        <w:rPr>
          <w:rFonts w:ascii="Times New Roman" w:eastAsia="Times New Roman" w:hAnsi="Times New Roman" w:cs="David"/>
          <w:sz w:val="24"/>
          <w:szCs w:val="24"/>
          <w:rtl/>
          <w:lang w:eastAsia="he-IL"/>
        </w:rPr>
        <w:t xml:space="preserve">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וכו'.</w:t>
      </w:r>
    </w:p>
    <w:p w14:paraId="7D03933C"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D345AE3"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מוקדמות" – ת</w:t>
      </w:r>
      <w:r w:rsidR="007D6A6B" w:rsidRPr="007D6A6B">
        <w:rPr>
          <w:rFonts w:ascii="Times New Roman" w:eastAsia="Times New Roman" w:hAnsi="Times New Roman" w:cs="David"/>
          <w:sz w:val="24"/>
          <w:szCs w:val="24"/>
          <w:rtl/>
          <w:lang w:eastAsia="he-IL"/>
        </w:rPr>
        <w:t>כניות המתארות את הפתרון העקרוני של המתקן.</w:t>
      </w:r>
    </w:p>
    <w:p w14:paraId="2C8F742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66702A3"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סופיות" – ת</w:t>
      </w:r>
      <w:r w:rsidR="007D6A6B" w:rsidRPr="007D6A6B">
        <w:rPr>
          <w:rFonts w:ascii="Times New Roman" w:eastAsia="Times New Roman" w:hAnsi="Times New Roman" w:cs="David"/>
          <w:sz w:val="24"/>
          <w:szCs w:val="24"/>
          <w:rtl/>
          <w:lang w:eastAsia="he-IL"/>
        </w:rPr>
        <w:t>כניות שלאחר אישורן ניתן יהיה לעבד את המסמכים הדרושים לביצוע המתקן.</w:t>
      </w:r>
    </w:p>
    <w:p w14:paraId="08DCE93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EC30E3"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עבודה" – ת</w:t>
      </w:r>
      <w:r>
        <w:rPr>
          <w:rFonts w:ascii="Times New Roman" w:eastAsia="Times New Roman" w:hAnsi="Times New Roman" w:cs="David" w:hint="cs"/>
          <w:sz w:val="24"/>
          <w:szCs w:val="24"/>
          <w:rtl/>
          <w:lang w:eastAsia="he-IL"/>
        </w:rPr>
        <w:t>כ</w:t>
      </w:r>
      <w:r w:rsidR="007D6A6B" w:rsidRPr="007D6A6B">
        <w:rPr>
          <w:rFonts w:ascii="Times New Roman" w:eastAsia="Times New Roman" w:hAnsi="Times New Roman" w:cs="David"/>
          <w:sz w:val="24"/>
          <w:szCs w:val="24"/>
          <w:rtl/>
          <w:lang w:eastAsia="he-IL"/>
        </w:rPr>
        <w:t>ניות מפורטות, מפרטים, כתבי כמויות, כל המסמכים וכל הדרוש לעריכת ופרסום מכרזים לביצוע המתקן בפרויקט ו/או לביצוע המתקן בפרויקט.</w:t>
      </w:r>
    </w:p>
    <w:p w14:paraId="091C2DA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90F906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052345C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35391AB8"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6AC2D17E"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שירותי המתכנן יבוצעו בשלבים הכוללים את הש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רותים כלהלן: </w:t>
      </w:r>
    </w:p>
    <w:p w14:paraId="4EEBC80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4664CA85"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23BA295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ab/>
      </w:r>
    </w:p>
    <w:p w14:paraId="37D073A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52F0A17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46FDC2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025D904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A757C1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68256474"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D8BA38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הכנת תכניות מוקדמות, המתארות את המערכת העקרונית של המתקן, ותיאום התכניות עם היועצים.</w:t>
      </w:r>
    </w:p>
    <w:p w14:paraId="710DA01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2C3DD7D"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1F14C85F"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B57B4A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המוקדם ואשור התכנון המוקדם של היועצים, ככל </w:t>
      </w:r>
      <w:r w:rsidR="00461F51" w:rsidRPr="007D6A6B">
        <w:rPr>
          <w:rFonts w:ascii="Times New Roman" w:eastAsia="Times New Roman" w:hAnsi="Times New Roman" w:cs="David" w:hint="cs"/>
          <w:sz w:val="24"/>
          <w:szCs w:val="24"/>
          <w:rtl/>
          <w:lang w:eastAsia="he-IL"/>
        </w:rPr>
        <w:t>ש</w:t>
      </w:r>
      <w:r w:rsidR="00461F51">
        <w:rPr>
          <w:rFonts w:ascii="Times New Roman" w:eastAsia="Times New Roman" w:hAnsi="Times New Roman" w:cs="David" w:hint="cs"/>
          <w:sz w:val="24"/>
          <w:szCs w:val="24"/>
          <w:rtl/>
          <w:lang w:eastAsia="he-IL"/>
        </w:rPr>
        <w:t>יי</w:t>
      </w:r>
      <w:r w:rsidR="00461F51" w:rsidRPr="007D6A6B">
        <w:rPr>
          <w:rFonts w:ascii="Times New Roman" w:eastAsia="Times New Roman" w:hAnsi="Times New Roman" w:cs="David" w:hint="cs"/>
          <w:sz w:val="24"/>
          <w:szCs w:val="24"/>
          <w:rtl/>
          <w:lang w:eastAsia="he-IL"/>
        </w:rPr>
        <w:t>דרש</w:t>
      </w:r>
      <w:r w:rsidRPr="007D6A6B">
        <w:rPr>
          <w:rFonts w:ascii="Times New Roman" w:eastAsia="Times New Roman" w:hAnsi="Times New Roman" w:cs="David"/>
          <w:sz w:val="24"/>
          <w:szCs w:val="24"/>
          <w:rtl/>
          <w:lang w:eastAsia="he-IL"/>
        </w:rPr>
        <w:t xml:space="preserve"> אשור המתכנן.</w:t>
      </w:r>
    </w:p>
    <w:p w14:paraId="6EBB850C"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AEC17B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3E56B926"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009AF5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2E98497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4812A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0187FC"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18CAA22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0BC1A5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תכניות סופיות, המתארות את המתקן, וא</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שורן על ידי המנהל והיועצים והכוללות, בין היתר, תכניות של מערכות פיזור אויר או אוורור, תכניות צנרת, תכניות מיקום הציוד, מערך חדרי המכונות.</w:t>
      </w:r>
    </w:p>
    <w:p w14:paraId="3B4C84A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18ADCB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טיפול באישור התכניות ע"י הרשויות המוסמכות עד לקבלת כל האישורים הדרושים על פי כל דין.</w:t>
      </w:r>
    </w:p>
    <w:p w14:paraId="4741C8E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1C4DB6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חתימה על כל המסמכים, כל התכניות וכל הבקשות, אשר חתימת המתכנן ת</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7D6A6B">
        <w:rPr>
          <w:rFonts w:ascii="Times New Roman" w:eastAsia="Times New Roman" w:hAnsi="Times New Roman" w:cs="David" w:hint="cs"/>
          <w:sz w:val="24"/>
          <w:szCs w:val="24"/>
          <w:rtl/>
          <w:lang w:eastAsia="he-IL"/>
        </w:rPr>
        <w:t>לטפסי</w:t>
      </w:r>
      <w:r w:rsidR="00461F51" w:rsidRPr="007D6A6B">
        <w:rPr>
          <w:rFonts w:ascii="Times New Roman" w:eastAsia="Times New Roman" w:hAnsi="Times New Roman" w:cs="David" w:hint="eastAsia"/>
          <w:sz w:val="24"/>
          <w:szCs w:val="24"/>
          <w:rtl/>
          <w:lang w:eastAsia="he-IL"/>
        </w:rPr>
        <w:t>י</w:t>
      </w:r>
      <w:r w:rsidRPr="007D6A6B">
        <w:rPr>
          <w:rFonts w:ascii="Times New Roman" w:eastAsia="Times New Roman" w:hAnsi="Times New Roman" w:cs="David"/>
          <w:sz w:val="24"/>
          <w:szCs w:val="24"/>
          <w:rtl/>
          <w:lang w:eastAsia="he-IL"/>
        </w:rPr>
        <w:t xml:space="preserve"> 4 ולתעודות גמר.</w:t>
      </w:r>
    </w:p>
    <w:p w14:paraId="3822A88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4A9462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0CF3FAB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E6F89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הכנת התכניות לאשור סופי של היועצים והמזמין לפני התחלת שלב תכניות עבודה.</w:t>
      </w:r>
    </w:p>
    <w:p w14:paraId="65DB306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4DC320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הסופי ואשור התכנון הסופי של היועצים, ככל </w:t>
      </w:r>
      <w:r w:rsidR="00461F51" w:rsidRPr="007D6A6B">
        <w:rPr>
          <w:rFonts w:ascii="Times New Roman" w:eastAsia="Times New Roman" w:hAnsi="Times New Roman" w:cs="David" w:hint="cs"/>
          <w:sz w:val="24"/>
          <w:szCs w:val="24"/>
          <w:rtl/>
          <w:lang w:eastAsia="he-IL"/>
        </w:rPr>
        <w:t>שיידר</w:t>
      </w:r>
      <w:r w:rsidR="00461F51" w:rsidRPr="007D6A6B">
        <w:rPr>
          <w:rFonts w:ascii="Times New Roman" w:eastAsia="Times New Roman" w:hAnsi="Times New Roman" w:cs="David" w:hint="eastAsia"/>
          <w:sz w:val="24"/>
          <w:szCs w:val="24"/>
          <w:rtl/>
          <w:lang w:eastAsia="he-IL"/>
        </w:rPr>
        <w:t>ש</w:t>
      </w:r>
      <w:r w:rsidRPr="007D6A6B">
        <w:rPr>
          <w:rFonts w:ascii="Times New Roman" w:eastAsia="Times New Roman" w:hAnsi="Times New Roman" w:cs="David"/>
          <w:sz w:val="24"/>
          <w:szCs w:val="24"/>
          <w:rtl/>
          <w:lang w:eastAsia="he-IL"/>
        </w:rPr>
        <w:t xml:space="preserve"> אשור המתכנן.</w:t>
      </w:r>
    </w:p>
    <w:p w14:paraId="2E77741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AD1F0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בדיקת מפרטי ותוכניות המכר, לרבות התאמתם לתכנון, ואישור הנוסח ו/או עדכון התכנון לפי הנחיית המזמין.</w:t>
      </w:r>
    </w:p>
    <w:p w14:paraId="078CEBE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42968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99630F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עדכון האומדן המשוער של ערך המתקן.</w:t>
      </w:r>
    </w:p>
    <w:p w14:paraId="21E1E8E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B07F9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781CB5D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7943F1"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47301CA3"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1BC779E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4E9B5174"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790A92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43B53699"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9FC5CB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הכנת תכניות מערך או הרכבה מפורטות ומוסברות, כולל הפרטים, כדרוש לביצוע המתקן בקנ"מ 1:50.</w:t>
      </w:r>
    </w:p>
    <w:p w14:paraId="017E40EA"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38CEF5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30C73F3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6D0048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554AA50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BAAE72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בדיקת תכניות הקונסטרוקציה והאדריכלות, סימון חורים או מעברים העוברים דרך אלמנטים קונסטרוקטיביים, באופן שיופיעו בתכניות הקונסטרוקציה. בדיקת תכניות שיערכו על ידי היועצים והקפדה על אפשרות מעבר צנרת תחת הריצוף, בפירים אנכיים ואופקיים ותחת התקרות.</w:t>
      </w:r>
    </w:p>
    <w:p w14:paraId="5672673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DEE444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38BD4FF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B0EB2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B39204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29978AE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5B95EB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23748527"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824F2B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עדכון פרק מזוג האויר והאוורור במפרטי המכר. בדיקה חוזרת של מפרטי המכר, לרבות התאמתם לתכנון, ואישור הנוסח ו/או עדכון התכנון לפי הנחיית המזמין.</w:t>
      </w:r>
    </w:p>
    <w:p w14:paraId="4C817176"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CEAA12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הכנת אומדן מפורט של ערך המתקן, מבוסס על המפרטים וכתבי הכמויות, תוך ציון מדד תשומות הבניה למגורים הידוע במועד הכנת האומדן.</w:t>
      </w:r>
    </w:p>
    <w:p w14:paraId="7035DEA3"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DAB024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יב.</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04827F50"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D5AD1A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יג.</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402A4A0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1672EF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5E81583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322802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7D9A9B1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F3D0CD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טז.</w:t>
      </w:r>
      <w:r w:rsidRPr="007D6A6B">
        <w:rPr>
          <w:rFonts w:ascii="Times New Roman" w:eastAsia="Times New Roman" w:hAnsi="Times New Roman" w:cs="David"/>
          <w:sz w:val="24"/>
          <w:szCs w:val="24"/>
          <w:rtl/>
          <w:lang w:eastAsia="he-IL"/>
        </w:rPr>
        <w:tab/>
        <w:t>הכנת תכניות עבודה, פרטים ומפרטים משלימים כפי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ידרש לביצוע </w:t>
      </w:r>
      <w:r w:rsidRPr="007D6A6B">
        <w:rPr>
          <w:rFonts w:ascii="Times New Roman" w:eastAsia="Times New Roman" w:hAnsi="Times New Roman" w:cs="David"/>
          <w:sz w:val="24"/>
          <w:szCs w:val="24"/>
          <w:rtl/>
          <w:lang w:eastAsia="he-IL"/>
        </w:rPr>
        <w:lastRenderedPageBreak/>
        <w:t>המתקן.</w:t>
      </w:r>
    </w:p>
    <w:p w14:paraId="54233AA6"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68DCD44"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תכניות ומסמכים למכרזים עוד לפני השלמת התכנון המפורט.</w:t>
      </w:r>
    </w:p>
    <w:p w14:paraId="6908972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9C5B4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4E66D35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59C77A70"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54B10ADB"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6FA4A2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בדיקת התכניות המפורטות הנערכות ע"י הקבלנים ואישורן.</w:t>
      </w:r>
    </w:p>
    <w:p w14:paraId="6AFC794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2C5D6A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פיקוח עליון על ביצוע המתקן בפרויקט ובמפעלי הייצור של רכיביו, בהתאם לתכניות ולמסמכים האחרים המאושרים ע"י המנהל, לרבות על ביצוע התיקונים, שקבלני העבודות חייבים בהם, הן לפני מסירת העבודה והן בתקופת הבדק.</w:t>
      </w:r>
    </w:p>
    <w:p w14:paraId="2AC8F60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A931BE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78A2FB1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F883B0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בדיקה ואישור של חומרים וציוד.</w:t>
      </w:r>
    </w:p>
    <w:p w14:paraId="484CB3D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19BF91A"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17B0248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B77015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7F7BA22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5087E72"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71E7B1F4"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0A2D5F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61F7A6D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4C984B0"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71F43F4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22D9EC7"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יעוץ לפתרונות במקרים בהם יתגלו כשלים בבצוע העבודות לעומת התכנון.</w:t>
      </w:r>
    </w:p>
    <w:p w14:paraId="6B31137A"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4C531B2"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תכניות הביצוע על רקע התכניות המקוריות תוך ציון כל השינויים שחלו בזמן הביצוע לפי תכניות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2C10559A"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09B0C9E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חתימה על כל מסמך ו/או תכנית שידרשו ע"י הרשויות במהלך הבניה, לרבות חתימה על אשור לחיבור הפרויקט </w:t>
      </w:r>
      <w:r w:rsidRPr="007D6A6B">
        <w:rPr>
          <w:rFonts w:ascii="Times New Roman" w:eastAsia="Times New Roman" w:hAnsi="Times New Roman" w:cs="David"/>
          <w:sz w:val="24"/>
          <w:szCs w:val="24"/>
          <w:rtl/>
          <w:lang w:eastAsia="he-IL"/>
        </w:rPr>
        <w:lastRenderedPageBreak/>
        <w:t>למערכות, ועל אישור לאכלוס ותעודת גמר.</w:t>
      </w:r>
    </w:p>
    <w:p w14:paraId="5E3EEF1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676ACC"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2D78F05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3A950D0"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סיוע למזמין במתן מענה לכל הפניות אשר יופנו אליו 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618E042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42BFD6"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3BC642E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0010FFA"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03CEB9E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BF4CE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41F52BC7"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59D5B8A"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30CDACB4"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5D673AB3"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5C43BF8A"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2E17FB2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690B0831"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674637C2"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0BD60644"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2CBB0AB0"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1E95CD51"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73F26BEC"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3623323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4A875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69376EF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w:t>
      </w:r>
      <w:r w:rsidR="00461F51">
        <w:rPr>
          <w:rFonts w:ascii="Times New Roman" w:eastAsia="Times New Roman" w:hAnsi="Times New Roman" w:cs="David"/>
          <w:sz w:val="24"/>
          <w:szCs w:val="24"/>
          <w:rtl/>
          <w:lang w:eastAsia="he-IL"/>
        </w:rPr>
        <w:t>צוע העבודות ומצא אותן תואמות לת</w:t>
      </w:r>
      <w:r w:rsidRPr="007D6A6B">
        <w:rPr>
          <w:rFonts w:ascii="Times New Roman" w:eastAsia="Times New Roman" w:hAnsi="Times New Roman" w:cs="David"/>
          <w:sz w:val="24"/>
          <w:szCs w:val="24"/>
          <w:rtl/>
          <w:lang w:eastAsia="he-IL"/>
        </w:rPr>
        <w:t>כניותיו ולתקנים מחייבים וכי בוצעו לשביעות רצונו.</w:t>
      </w:r>
    </w:p>
    <w:p w14:paraId="0EA81F7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62CB109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349135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45784600"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22253D4"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69F6C01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33DE30"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72DFBB3D"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0C1F114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lastRenderedPageBreak/>
        <w:t>נספח ג'</w:t>
      </w:r>
    </w:p>
    <w:p w14:paraId="1EE62C2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F38B4D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3D7DE8A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2524A9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4A0393F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065024C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A09D8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6BC8CBD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41CC7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244E537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E3D7D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1EDC190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B8740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4959D6"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lastRenderedPageBreak/>
        <w:t>נספח ד'</w:t>
      </w:r>
    </w:p>
    <w:p w14:paraId="5808404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F96E651"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6B0E9B4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A68A5B3"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w:t>
      </w:r>
      <w:r w:rsidR="00461F51">
        <w:rPr>
          <w:rFonts w:ascii="Times New Roman" w:eastAsia="Times New Roman" w:hAnsi="Times New Roman" w:cs="David"/>
          <w:sz w:val="24"/>
          <w:szCs w:val="24"/>
          <w:rtl/>
          <w:lang w:eastAsia="he-IL"/>
        </w:rPr>
        <w:t>ולץ ומערכות מיזוג אויר, לרבות ת</w:t>
      </w:r>
      <w:r w:rsidRPr="007D6A6B">
        <w:rPr>
          <w:rFonts w:ascii="Times New Roman" w:eastAsia="Times New Roman" w:hAnsi="Times New Roman" w:cs="David"/>
          <w:sz w:val="24"/>
          <w:szCs w:val="24"/>
          <w:rtl/>
          <w:lang w:eastAsia="he-IL"/>
        </w:rPr>
        <w:t>כניות להכנות הכנות בלבד למערכות מיזוג אויר, כמפורט בנספח ב', ישלם המזמין למתכנן את שכר המתכנן בשיעורים ובמועדים כדלקמן :</w:t>
      </w:r>
    </w:p>
    <w:p w14:paraId="0BA99DDF"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51A1F53"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1.1</w:t>
      </w:r>
      <w:r w:rsidRPr="007D6A6B">
        <w:rPr>
          <w:rFonts w:ascii="Times New Roman" w:eastAsia="Times New Roman" w:hAnsi="Times New Roman" w:cs="David"/>
          <w:sz w:val="24"/>
          <w:szCs w:val="24"/>
          <w:rtl/>
        </w:rPr>
        <w:tab/>
        <w:t>עבור מערכות אוורור מאולץ ומזוג שטחים משותפים, מחסנים ומרתפים:</w:t>
      </w:r>
    </w:p>
    <w:p w14:paraId="5630662D"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ראשוני.</w:t>
      </w:r>
    </w:p>
    <w:p w14:paraId="19CCC0F0" w14:textId="77777777" w:rsidR="007D6A6B" w:rsidRPr="007D6A6B" w:rsidRDefault="007D6A6B" w:rsidP="007D6A6B">
      <w:pPr>
        <w:widowControl w:val="0"/>
        <w:spacing w:before="0" w:beforeAutospacing="0" w:after="0" w:afterAutospacing="0" w:line="240" w:lineRule="auto"/>
        <w:ind w:left="1365"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חוזר.</w:t>
      </w:r>
    </w:p>
    <w:p w14:paraId="5F1282F0"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64362387"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1.2</w:t>
      </w:r>
      <w:r w:rsidRPr="007D6A6B">
        <w:rPr>
          <w:rFonts w:ascii="Times New Roman" w:eastAsia="Times New Roman" w:hAnsi="Times New Roman" w:cs="David"/>
          <w:sz w:val="24"/>
          <w:szCs w:val="24"/>
          <w:rtl/>
        </w:rPr>
        <w:tab/>
        <w:t>עבור מערכות מיזוג אויר ואוורור מאולץ בדירות:</w:t>
      </w:r>
    </w:p>
    <w:p w14:paraId="0BFDD2EE"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________ ש"ח (במילים: ___________ ש"ח) לכל יחידת דיור ראשונית הכוללת 3 או 4 או 5 חדרים.</w:t>
      </w:r>
    </w:p>
    <w:p w14:paraId="2391A29E"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וסכום קבוע ומוחלט של_______ ש"ח (במילים: ___________ ש"ח) לכל יחידת דיור ראשונית מסוג פנטהאוז ו/או דופלקס, </w:t>
      </w:r>
    </w:p>
    <w:p w14:paraId="25185D0B"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וסכום קבוע ומוחלט של _______ ש"ח (במילים: ___________ ש"ח) לכל יחידת דיור חוזרת.</w:t>
      </w:r>
    </w:p>
    <w:p w14:paraId="32B63A13"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       </w:t>
      </w:r>
    </w:p>
    <w:p w14:paraId="13DEC4E5"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1.3 </w:t>
      </w:r>
      <w:r w:rsidRPr="007D6A6B">
        <w:rPr>
          <w:rFonts w:ascii="Times New Roman" w:eastAsia="Times New Roman" w:hAnsi="Times New Roman" w:cs="David"/>
          <w:sz w:val="24"/>
          <w:szCs w:val="24"/>
          <w:rtl/>
        </w:rPr>
        <w:t xml:space="preserve">עבור מערכות </w:t>
      </w:r>
      <w:r w:rsidRPr="007D6A6B">
        <w:rPr>
          <w:rFonts w:ascii="Times New Roman" w:eastAsia="Times New Roman" w:hAnsi="Times New Roman" w:cs="David" w:hint="cs"/>
          <w:sz w:val="24"/>
          <w:szCs w:val="24"/>
          <w:rtl/>
        </w:rPr>
        <w:t xml:space="preserve">מיזוג </w:t>
      </w:r>
      <w:r w:rsidRPr="007D6A6B">
        <w:rPr>
          <w:rFonts w:ascii="Times New Roman" w:eastAsia="Times New Roman" w:hAnsi="Times New Roman" w:cs="David"/>
          <w:sz w:val="24"/>
          <w:szCs w:val="24"/>
          <w:rtl/>
        </w:rPr>
        <w:t xml:space="preserve">אוורור </w:t>
      </w:r>
      <w:r w:rsidRPr="007D6A6B">
        <w:rPr>
          <w:rFonts w:ascii="Times New Roman" w:eastAsia="Times New Roman" w:hAnsi="Times New Roman" w:cs="David" w:hint="cs"/>
          <w:sz w:val="24"/>
          <w:szCs w:val="24"/>
          <w:rtl/>
        </w:rPr>
        <w:t>ו/או הכנה למסחר/חנויות/ משרדים וכ"ו</w:t>
      </w:r>
      <w:r w:rsidRPr="007D6A6B">
        <w:rPr>
          <w:rFonts w:ascii="Times New Roman" w:eastAsia="Times New Roman" w:hAnsi="Times New Roman" w:cs="David"/>
          <w:sz w:val="24"/>
          <w:szCs w:val="24"/>
          <w:rtl/>
        </w:rPr>
        <w:t>:</w:t>
      </w:r>
    </w:p>
    <w:p w14:paraId="64343E6F"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סכום קבוע ומוחלט של ______ ש"ח (במילים: ___________ ש"ח) לכל </w:t>
      </w:r>
      <w:r w:rsidRPr="007D6A6B">
        <w:rPr>
          <w:rFonts w:ascii="Times New Roman" w:eastAsia="Times New Roman" w:hAnsi="Times New Roman" w:cs="David" w:hint="cs"/>
          <w:sz w:val="24"/>
          <w:szCs w:val="24"/>
          <w:rtl/>
        </w:rPr>
        <w:t>חנות/ שטח מסחרי/ קומת משרדים</w:t>
      </w:r>
      <w:r w:rsidRPr="007D6A6B">
        <w:rPr>
          <w:rFonts w:ascii="Times New Roman" w:eastAsia="Times New Roman" w:hAnsi="Times New Roman" w:cs="David"/>
          <w:sz w:val="24"/>
          <w:szCs w:val="24"/>
          <w:rtl/>
        </w:rPr>
        <w:t>.</w:t>
      </w:r>
    </w:p>
    <w:p w14:paraId="434C1FD6"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5A6E23B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E5D0E8D"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בסעיף זה:</w:t>
      </w:r>
    </w:p>
    <w:p w14:paraId="630426B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ראשוני - המבנה שהוקם לראשונה עפ"י תכניותיו של המתכנן.</w:t>
      </w:r>
    </w:p>
    <w:p w14:paraId="314E1F1C"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1D0C4CD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חוזר -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7BEC9B82"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3F16CE6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ראשונית - הדירה שהוקמה לראשונה עפ"י תכניותיו של המתכנן.</w:t>
      </w:r>
    </w:p>
    <w:p w14:paraId="68F908C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34D29F72" w14:textId="77777777" w:rsidR="007D6A6B" w:rsidRPr="007D6A6B" w:rsidRDefault="007D6A6B" w:rsidP="007D6A6B">
      <w:pPr>
        <w:widowControl w:val="0"/>
        <w:spacing w:before="0" w:beforeAutospacing="0" w:after="0" w:afterAutospacing="0" w:line="240" w:lineRule="auto"/>
        <w:ind w:left="714" w:firstLine="6"/>
        <w:jc w:val="both"/>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חוזרת - דירה נוספת, המוקמת בשלמותה או בחלקה עפ"י תכניותיו של המתכנן ביחס לדירה הראשונית באותו הבניין או בבניין אחר, על אותו המגרש או במגרש אחר, בין אם על פי תכניות קיימות על כל פרטיהן ובין אם לצורך הקמתה התבקש המתכנן להכניס שינויים והתאמות בתכניות הקיימות, כגון: התאמת התכנון לשינויים בחקיקה, בתקנים, בתקנות ו/או בהנחיות הרשויות, תמונת ראי, שינויים קלים במידות.</w:t>
      </w:r>
    </w:p>
    <w:p w14:paraId="0F3BBA80"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16E6B10" w14:textId="77777777" w:rsidR="007D6A6B" w:rsidRPr="007D6A6B"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r>
      <w:r w:rsidR="00461F51" w:rsidRPr="00DE118F">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695F4CB4DFE84FB89D23197335C050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15" w:author="דקל רוקבן" w:date="2021-11-17T10:41:00Z">
            <w:r w:rsidR="000730A8">
              <w:rPr>
                <w:rFonts w:ascii="Times New Roman" w:eastAsia="Times New Roman" w:hAnsi="Times New Roman" w:cs="David" w:hint="cs"/>
                <w:color w:val="008000"/>
                <w:sz w:val="24"/>
                <w:szCs w:val="24"/>
                <w:rtl/>
              </w:rPr>
              <w:t>מדד המחירים לצרכן</w:t>
            </w:r>
          </w:ins>
        </w:sdtContent>
      </w:sdt>
      <w:r w:rsidR="00461F51"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162047E71094D769A45CFC6B5F9AA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461F51" w:rsidRPr="00DE118F">
            <w:rPr>
              <w:color w:val="00B0F0"/>
              <w:rtl/>
            </w:rPr>
            <w:t>[מדד בגין/ידוע - כותרת]</w:t>
          </w:r>
        </w:sdtContent>
      </w:sdt>
      <w:r w:rsidR="00461F51"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9B4B2977EC94D50BCA836D9027564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2-15T00:00:00Z">
            <w:dateFormat w:val="dd/MM/yyyy"/>
            <w:lid w:val="he-IL"/>
            <w:storeMappedDataAs w:val="dateTime"/>
            <w:calendar w:val="gregorian"/>
          </w:date>
        </w:sdtPr>
        <w:sdtContent>
          <w:ins w:id="16" w:author="דקל רוקבן" w:date="2021-11-17T10:45:00Z">
            <w:r w:rsidR="000730A8">
              <w:rPr>
                <w:rFonts w:ascii="Times New Roman" w:eastAsia="Times New Roman" w:hAnsi="Times New Roman" w:cs="David" w:hint="cs"/>
                <w:color w:val="008000"/>
                <w:sz w:val="24"/>
                <w:szCs w:val="24"/>
                <w:rtl/>
              </w:rPr>
              <w:t>‏15/12/2020</w:t>
            </w:r>
          </w:ins>
        </w:sdtContent>
      </w:sdt>
      <w:r w:rsidR="00461F51"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9E4972C552D4510B28FA9061584F9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461F51" w:rsidRPr="00DE118F">
            <w:rPr>
              <w:color w:val="00B0F0"/>
              <w:rtl/>
            </w:rPr>
            <w:t>[נקודות מדד]</w:t>
          </w:r>
        </w:sdtContent>
      </w:sdt>
      <w:r w:rsidR="00461F51" w:rsidRPr="00DE118F">
        <w:rPr>
          <w:rFonts w:ascii="Times New Roman" w:eastAsia="Times New Roman" w:hAnsi="Times New Roman" w:cs="David" w:hint="cs"/>
          <w:sz w:val="24"/>
          <w:szCs w:val="24"/>
          <w:rtl/>
        </w:rPr>
        <w:t xml:space="preserve"> נקודות) </w:t>
      </w:r>
      <w:r w:rsidR="00461F51" w:rsidRPr="00DE118F">
        <w:rPr>
          <w:rFonts w:ascii="Times New Roman" w:eastAsia="Times New Roman" w:hAnsi="Times New Roman" w:cs="David" w:hint="cs"/>
          <w:sz w:val="24"/>
          <w:szCs w:val="24"/>
          <w:rtl/>
          <w:lang w:eastAsia="he-IL"/>
        </w:rPr>
        <w:t xml:space="preserve"> עד למדד הידוע ביום הגשת כל חשבון.</w:t>
      </w:r>
    </w:p>
    <w:p w14:paraId="040DFEE3"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7F7F52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6E8592D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5F8509"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0C7F5F3F"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D75B77A"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3.2</w:t>
      </w:r>
      <w:r w:rsidRPr="007D6A6B">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780C70A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04A8C64"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16F88404"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56ED3CF5"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664862F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0A518A"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60E6D580"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12997C74"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lastRenderedPageBreak/>
        <w:t xml:space="preserve">נספח </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ה</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w:t>
      </w:r>
    </w:p>
    <w:p w14:paraId="2548164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98C6F99"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7BA2226F"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610051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F9F4A0B"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1CE88547" w14:textId="77777777" w:rsidR="007D6A6B" w:rsidRPr="007D6A6B"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p>
    <w:tbl>
      <w:tblPr>
        <w:tblW w:w="8065" w:type="dxa"/>
        <w:tblInd w:w="108" w:type="dxa"/>
        <w:tblLayout w:type="fixed"/>
        <w:tblLook w:val="00A0" w:firstRow="1" w:lastRow="0" w:firstColumn="1" w:lastColumn="0" w:noHBand="0" w:noVBand="0"/>
      </w:tblPr>
      <w:tblGrid>
        <w:gridCol w:w="1296"/>
        <w:gridCol w:w="5776"/>
        <w:gridCol w:w="993"/>
      </w:tblGrid>
      <w:tr w:rsidR="007D6A6B" w:rsidRPr="007D6A6B" w14:paraId="2E5735F2" w14:textId="77777777" w:rsidTr="004E3753">
        <w:tc>
          <w:tcPr>
            <w:tcW w:w="1296" w:type="dxa"/>
          </w:tcPr>
          <w:p w14:paraId="1F4DC33F"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0548022F"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ראשוני / יחידת דיור ראשונית</w:t>
            </w:r>
          </w:p>
        </w:tc>
        <w:tc>
          <w:tcPr>
            <w:tcW w:w="993" w:type="dxa"/>
          </w:tcPr>
          <w:p w14:paraId="368884B0"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1.1</w:t>
            </w:r>
          </w:p>
        </w:tc>
      </w:tr>
      <w:tr w:rsidR="007D6A6B" w:rsidRPr="007D6A6B" w14:paraId="1FC77263" w14:textId="77777777" w:rsidTr="004E3753">
        <w:tc>
          <w:tcPr>
            <w:tcW w:w="1296" w:type="dxa"/>
          </w:tcPr>
          <w:p w14:paraId="62BD4EDE"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13877F35"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5027BE96"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043B4E8B" w14:textId="77777777" w:rsidTr="004E3753">
        <w:tc>
          <w:tcPr>
            <w:tcW w:w="1296" w:type="dxa"/>
          </w:tcPr>
          <w:p w14:paraId="417BF70A"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w:t>
            </w:r>
          </w:p>
        </w:tc>
        <w:tc>
          <w:tcPr>
            <w:tcW w:w="5776" w:type="dxa"/>
          </w:tcPr>
          <w:p w14:paraId="4BC10184"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993" w:type="dxa"/>
          </w:tcPr>
          <w:p w14:paraId="4663F859"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1.1.1</w:t>
            </w:r>
          </w:p>
        </w:tc>
      </w:tr>
      <w:tr w:rsidR="007D6A6B" w:rsidRPr="007D6A6B" w14:paraId="5DB130B9" w14:textId="77777777" w:rsidTr="004E3753">
        <w:tc>
          <w:tcPr>
            <w:tcW w:w="1296" w:type="dxa"/>
          </w:tcPr>
          <w:p w14:paraId="7240E6A9"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15%</w:t>
            </w:r>
          </w:p>
        </w:tc>
        <w:tc>
          <w:tcPr>
            <w:tcW w:w="5776" w:type="dxa"/>
          </w:tcPr>
          <w:p w14:paraId="3EDDDC21"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הסופי, כאמור בנספח ב', ואישור עבודות שלב זה על ידי המזמין - </w:t>
            </w:r>
          </w:p>
        </w:tc>
        <w:tc>
          <w:tcPr>
            <w:tcW w:w="993" w:type="dxa"/>
          </w:tcPr>
          <w:p w14:paraId="6052A5D8"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1.1.2</w:t>
            </w:r>
          </w:p>
        </w:tc>
      </w:tr>
      <w:tr w:rsidR="007D6A6B" w:rsidRPr="007D6A6B" w14:paraId="2F291ABA" w14:textId="77777777" w:rsidTr="004E3753">
        <w:tc>
          <w:tcPr>
            <w:tcW w:w="1296" w:type="dxa"/>
          </w:tcPr>
          <w:p w14:paraId="71A72091"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25%</w:t>
            </w:r>
          </w:p>
        </w:tc>
        <w:tc>
          <w:tcPr>
            <w:tcW w:w="5776" w:type="dxa"/>
          </w:tcPr>
          <w:p w14:paraId="33994214"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המפורט והמכרזים ואישור עבודות שלב זה על ידי המזמין - </w:t>
            </w:r>
          </w:p>
        </w:tc>
        <w:tc>
          <w:tcPr>
            <w:tcW w:w="993" w:type="dxa"/>
          </w:tcPr>
          <w:p w14:paraId="1988C638"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1.1.3</w:t>
            </w:r>
          </w:p>
        </w:tc>
      </w:tr>
      <w:tr w:rsidR="007D6A6B" w:rsidRPr="007D6A6B" w14:paraId="2EB44518" w14:textId="77777777" w:rsidTr="004E3753">
        <w:tc>
          <w:tcPr>
            <w:tcW w:w="1296" w:type="dxa"/>
          </w:tcPr>
          <w:p w14:paraId="56F316E1"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46C19040" w14:textId="77777777" w:rsidR="007D6A6B" w:rsidRPr="007D6A6B"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לאחר גמר הוצאת ת</w:t>
            </w:r>
            <w:r w:rsidR="007D6A6B" w:rsidRPr="007D6A6B">
              <w:rPr>
                <w:rFonts w:ascii="Times New Roman" w:eastAsia="Times New Roman" w:hAnsi="Times New Roman" w:cs="David"/>
                <w:sz w:val="24"/>
                <w:szCs w:val="24"/>
                <w:rtl/>
              </w:rPr>
              <w:t>כניות לבצוע -</w:t>
            </w:r>
          </w:p>
        </w:tc>
        <w:tc>
          <w:tcPr>
            <w:tcW w:w="993" w:type="dxa"/>
          </w:tcPr>
          <w:p w14:paraId="0AC7D147"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1.1.4</w:t>
            </w:r>
          </w:p>
        </w:tc>
      </w:tr>
      <w:tr w:rsidR="007D6A6B" w:rsidRPr="007D6A6B" w14:paraId="35010F17" w14:textId="77777777" w:rsidTr="004E3753">
        <w:tc>
          <w:tcPr>
            <w:tcW w:w="1296" w:type="dxa"/>
          </w:tcPr>
          <w:p w14:paraId="54CB7B51"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1D46A4D9"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במהלך ביצוע הפיקוח העליון - </w:t>
            </w:r>
          </w:p>
        </w:tc>
        <w:tc>
          <w:tcPr>
            <w:tcW w:w="993" w:type="dxa"/>
          </w:tcPr>
          <w:p w14:paraId="3A2EEB2E"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1.1.5</w:t>
            </w:r>
          </w:p>
        </w:tc>
      </w:tr>
      <w:tr w:rsidR="007D6A6B" w:rsidRPr="007D6A6B" w14:paraId="09FECBAC" w14:textId="77777777" w:rsidTr="004E3753">
        <w:tc>
          <w:tcPr>
            <w:tcW w:w="1296" w:type="dxa"/>
          </w:tcPr>
          <w:p w14:paraId="04ACB4DC"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70A304AE"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ביצוע העב</w:t>
            </w:r>
            <w:r w:rsidR="00461F51">
              <w:rPr>
                <w:rFonts w:ascii="Times New Roman" w:eastAsia="Times New Roman" w:hAnsi="Times New Roman" w:cs="David"/>
                <w:sz w:val="24"/>
                <w:szCs w:val="24"/>
                <w:rtl/>
              </w:rPr>
              <w:t>ודות בהתאם לחוזה זה, הפעלת הפרו</w:t>
            </w:r>
            <w:r w:rsidRPr="007D6A6B">
              <w:rPr>
                <w:rFonts w:ascii="Times New Roman" w:eastAsia="Times New Roman" w:hAnsi="Times New Roman" w:cs="David"/>
                <w:sz w:val="24"/>
                <w:szCs w:val="24"/>
                <w:rtl/>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38F78039"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1.1.6</w:t>
            </w:r>
          </w:p>
        </w:tc>
      </w:tr>
      <w:tr w:rsidR="007D6A6B" w:rsidRPr="007D6A6B" w14:paraId="3649EA7D" w14:textId="77777777" w:rsidTr="004E3753">
        <w:tc>
          <w:tcPr>
            <w:tcW w:w="1296" w:type="dxa"/>
          </w:tcPr>
          <w:p w14:paraId="0ED84B79"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1AD40719"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הפיקוח העליון, תיקוני הבדק וקבלת תעודת גמר לפרויקט, אישור המתכ</w:t>
            </w:r>
            <w:r w:rsidR="00461F51">
              <w:rPr>
                <w:rFonts w:ascii="Times New Roman" w:eastAsia="Times New Roman" w:hAnsi="Times New Roman" w:cs="David"/>
                <w:sz w:val="24"/>
                <w:szCs w:val="24"/>
                <w:rtl/>
              </w:rPr>
              <w:t>נן בכתב להשלמת הפרויקט בהתאם לת</w:t>
            </w:r>
            <w:r w:rsidRPr="007D6A6B">
              <w:rPr>
                <w:rFonts w:ascii="Times New Roman" w:eastAsia="Times New Roman" w:hAnsi="Times New Roman" w:cs="David"/>
                <w:sz w:val="24"/>
                <w:szCs w:val="24"/>
                <w:rtl/>
              </w:rPr>
              <w:t xml:space="preserve">כניותיו, לתקנים מחייבים ולשביעות רצונו - </w:t>
            </w:r>
          </w:p>
        </w:tc>
        <w:tc>
          <w:tcPr>
            <w:tcW w:w="993" w:type="dxa"/>
          </w:tcPr>
          <w:p w14:paraId="53210F04"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1.1.7</w:t>
            </w:r>
          </w:p>
        </w:tc>
      </w:tr>
      <w:tr w:rsidR="007D6A6B" w:rsidRPr="007D6A6B" w14:paraId="18609B98" w14:textId="77777777" w:rsidTr="004E3753">
        <w:tc>
          <w:tcPr>
            <w:tcW w:w="1296" w:type="dxa"/>
          </w:tcPr>
          <w:p w14:paraId="4CB595AD"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6D3BE6A3"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2E0BDE6C"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66392645" w14:textId="77777777" w:rsidTr="004E3753">
        <w:tc>
          <w:tcPr>
            <w:tcW w:w="1296" w:type="dxa"/>
          </w:tcPr>
          <w:p w14:paraId="4D3DDF33"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59A87E38"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חוזר / יחידת דיור חוזרת</w:t>
            </w:r>
          </w:p>
        </w:tc>
        <w:tc>
          <w:tcPr>
            <w:tcW w:w="993" w:type="dxa"/>
          </w:tcPr>
          <w:p w14:paraId="2FFF0A41"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1.2</w:t>
            </w:r>
          </w:p>
        </w:tc>
      </w:tr>
      <w:tr w:rsidR="007D6A6B" w:rsidRPr="007D6A6B" w14:paraId="42D283F0" w14:textId="77777777" w:rsidTr="004E3753">
        <w:tc>
          <w:tcPr>
            <w:tcW w:w="1296" w:type="dxa"/>
          </w:tcPr>
          <w:p w14:paraId="397E09EC"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334F68F1"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c>
          <w:tcPr>
            <w:tcW w:w="993" w:type="dxa"/>
          </w:tcPr>
          <w:p w14:paraId="0879C6F6"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r>
      <w:tr w:rsidR="007D6A6B" w:rsidRPr="007D6A6B" w14:paraId="28EFFA23" w14:textId="77777777" w:rsidTr="004E3753">
        <w:tc>
          <w:tcPr>
            <w:tcW w:w="1296" w:type="dxa"/>
          </w:tcPr>
          <w:p w14:paraId="211C6D59"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100%</w:t>
            </w:r>
          </w:p>
        </w:tc>
        <w:tc>
          <w:tcPr>
            <w:tcW w:w="5776" w:type="dxa"/>
          </w:tcPr>
          <w:p w14:paraId="5A9BBD08" w14:textId="77777777" w:rsidR="007D6A6B" w:rsidRPr="007D6A6B" w:rsidRDefault="007D6A6B" w:rsidP="007D6A6B">
            <w:pPr>
              <w:widowControl w:val="0"/>
              <w:spacing w:before="0" w:beforeAutospacing="0" w:after="0" w:afterAutospacing="0" w:line="240" w:lineRule="auto"/>
              <w:ind w:left="397"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המתקן בדירות הדומות, עפ"י כמות הדירות הדומות בהן בוצע המתקן ביחס לסה"כ הדירות הדומות בפרויקט - </w:t>
            </w:r>
          </w:p>
        </w:tc>
        <w:tc>
          <w:tcPr>
            <w:tcW w:w="993" w:type="dxa"/>
          </w:tcPr>
          <w:p w14:paraId="23AFC39C"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1.2.1</w:t>
            </w:r>
          </w:p>
        </w:tc>
      </w:tr>
    </w:tbl>
    <w:p w14:paraId="195BC89D"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712BF5D7"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3E832BE5"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4937D485"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7DE0D47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543FDD9"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 xml:space="preserve">4. </w:t>
      </w:r>
      <w:r w:rsidRPr="007D6A6B">
        <w:rPr>
          <w:rFonts w:ascii="Times New Roman" w:eastAsia="Times New Roman" w:hAnsi="Times New Roman" w:cs="David"/>
          <w:sz w:val="24"/>
          <w:szCs w:val="24"/>
          <w:rtl/>
          <w:lang w:eastAsia="he-IL"/>
        </w:rPr>
        <w:tab/>
        <w:t>המזמין ישלם את שכר המתכנן תוך</w:t>
      </w:r>
      <w:r w:rsidRPr="007D6A6B">
        <w:rPr>
          <w:rFonts w:ascii="Times New Roman" w:eastAsia="Times New Roman" w:hAnsi="Times New Roman" w:cs="David"/>
          <w:sz w:val="24"/>
          <w:szCs w:val="24"/>
          <w:rtl/>
        </w:rPr>
        <w:t xml:space="preserve"> </w:t>
      </w:r>
      <w:r w:rsidRPr="007D6A6B">
        <w:rPr>
          <w:rFonts w:ascii="Times New Roman" w:eastAsia="Times New Roman" w:hAnsi="Times New Roman" w:cs="David"/>
          <w:sz w:val="24"/>
          <w:szCs w:val="24"/>
          <w:rtl/>
          <w:lang w:eastAsia="he-IL"/>
        </w:rPr>
        <w:t>60 יום מתאריך אישור החשבון ע"י המנהל.</w:t>
      </w:r>
    </w:p>
    <w:p w14:paraId="0C6E4A3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221EC1"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7E02DF33"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F39A8E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b/>
          <w:bCs/>
          <w:sz w:val="24"/>
          <w:szCs w:val="24"/>
          <w:u w:val="single"/>
          <w:rtl/>
          <w:lang w:eastAsia="he-IL"/>
        </w:rPr>
        <w:br w:type="page"/>
      </w:r>
    </w:p>
    <w:p w14:paraId="7212809C" w14:textId="77777777" w:rsidR="00461F51" w:rsidRPr="00672C76"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ADCCBD2" w14:textId="77777777" w:rsidR="00461F51" w:rsidRPr="00B27B4C"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8E699BCC3EC44C2BD115E44382A424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17" w:author="דקל רוקבן" w:date="2021-11-17T10:38:00Z">
            <w:r w:rsidR="000730A8">
              <w:rPr>
                <w:rFonts w:ascii="Times New Roman" w:eastAsia="Times New Roman" w:hAnsi="Times New Roman" w:cs="David" w:hint="cs"/>
                <w:color w:val="008000"/>
                <w:sz w:val="24"/>
                <w:szCs w:val="24"/>
                <w:rtl/>
                <w:lang w:eastAsia="he-IL"/>
              </w:rPr>
              <w:t>‏01/01/2021</w:t>
            </w:r>
          </w:ins>
        </w:sdtContent>
      </w:sdt>
      <w:r w:rsidRPr="00B27B4C">
        <w:rPr>
          <w:rFonts w:ascii="Times New Roman" w:eastAsia="Times New Roman" w:hAnsi="Times New Roman" w:cs="David" w:hint="cs"/>
          <w:bCs/>
          <w:color w:val="FF0000"/>
          <w:sz w:val="24"/>
          <w:szCs w:val="24"/>
          <w:rtl/>
          <w:lang w:eastAsia="he-IL"/>
        </w:rPr>
        <w:br/>
      </w:r>
    </w:p>
    <w:p w14:paraId="1384078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09720F161EF443C39A9EBA51DBDFF7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B220137" w14:textId="77777777" w:rsidR="00461F51" w:rsidRPr="00B27B4C" w:rsidRDefault="000730A8"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8" w:author="דקל רוקבן" w:date="2021-11-17T10:39: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72956AC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92E3F4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E3EE26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D809888"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96870B4"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B84DF6"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6629D05050654585859408E2396D44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דקל רוקבן" w:date="2021-11-17T10:40:00Z">
            <w:r w:rsidR="000730A8">
              <w:rPr>
                <w:rFonts w:ascii="Times New Roman" w:eastAsia="Times New Roman" w:hAnsi="Times New Roman" w:cs="David"/>
                <w:color w:val="008000"/>
                <w:sz w:val="24"/>
                <w:szCs w:val="24"/>
                <w:rtl/>
                <w:lang w:eastAsia="he-IL"/>
              </w:rPr>
              <w:t>אהוד ויסברג מהנדסים יועצים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8B266DD573C4E22AADFD273C94C13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דקל רוקבן" w:date="2021-11-17T10:40:00Z">
            <w:r w:rsidR="000730A8">
              <w:rPr>
                <w:rFonts w:ascii="Times New Roman" w:eastAsia="Times New Roman" w:hAnsi="Times New Roman" w:cs="David"/>
                <w:color w:val="008000"/>
                <w:sz w:val="24"/>
                <w:szCs w:val="24"/>
                <w:rtl/>
                <w:lang w:eastAsia="he-IL"/>
              </w:rPr>
              <w:t>אהוד ויסברג מהנדסים יועצים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5B58508539E4A24A3B45CDEA2C170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דקל רוקבן" w:date="2021-11-17T10:40:00Z">
            <w:r w:rsidR="000730A8">
              <w:rPr>
                <w:rFonts w:ascii="Times New Roman" w:eastAsia="Times New Roman" w:hAnsi="Times New Roman" w:cs="David"/>
                <w:color w:val="008000"/>
                <w:sz w:val="24"/>
                <w:szCs w:val="24"/>
                <w:rtl/>
                <w:lang w:eastAsia="he-IL"/>
              </w:rPr>
              <w:t>אהוד ויסברג מהנדסים יועצים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7937C0E"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00B0CF0"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96398F0570041D59016695FA34A22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דקל רוקבן" w:date="2021-11-17T10:40:00Z">
            <w:r w:rsidR="000730A8">
              <w:rPr>
                <w:rFonts w:ascii="Times New Roman" w:eastAsia="Times New Roman" w:hAnsi="Times New Roman" w:cs="David"/>
                <w:color w:val="008000"/>
                <w:sz w:val="24"/>
                <w:szCs w:val="24"/>
                <w:rtl/>
                <w:lang w:eastAsia="he-IL"/>
              </w:rPr>
              <w:t>אהוד ויסברג מהנדסים יועצים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מיזוג אויר</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A96903A951449F9A49A6667C3105A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3" w:author="דקל רוקבן" w:date="2021-11-17T10:35:00Z">
            <w:r w:rsidR="000730A8">
              <w:rPr>
                <w:rFonts w:ascii="Times New Roman" w:eastAsia="Times New Roman" w:hAnsi="Times New Roman" w:cs="David" w:hint="cs"/>
                <w:bCs/>
                <w:color w:val="008000"/>
                <w:sz w:val="24"/>
                <w:szCs w:val="24"/>
                <w:rtl/>
                <w:lang w:eastAsia="he-IL"/>
              </w:rPr>
              <w:t>נתניה - מגרש 1409</w:t>
            </w:r>
          </w:ins>
        </w:sdtContent>
      </w:sdt>
      <w:r w:rsidRPr="00B27B4C">
        <w:rPr>
          <w:rFonts w:ascii="Times New Roman" w:eastAsia="Times New Roman" w:hAnsi="Times New Roman" w:cs="David" w:hint="cs"/>
          <w:color w:val="008000"/>
          <w:sz w:val="24"/>
          <w:szCs w:val="24"/>
          <w:rtl/>
          <w:lang w:eastAsia="he-IL"/>
        </w:rPr>
        <w:t>.</w:t>
      </w:r>
    </w:p>
    <w:p w14:paraId="62FC2395"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DEE0782"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88BD482713441DC9BA5E76F2FEB2F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 w:author="דקל רוקבן" w:date="2021-11-17T10:40:00Z">
            <w:r w:rsidR="000730A8">
              <w:rPr>
                <w:rFonts w:ascii="Times New Roman" w:eastAsia="Times New Roman" w:hAnsi="Times New Roman" w:cs="David"/>
                <w:color w:val="008000"/>
                <w:sz w:val="24"/>
                <w:szCs w:val="24"/>
                <w:rtl/>
                <w:lang w:eastAsia="he-IL"/>
              </w:rPr>
              <w:t>אהוד ויסברג מהנדסים יועצים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FA2F426"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97D1B44" w14:textId="77777777" w:rsidR="00461F51" w:rsidRPr="00B27B4C"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097BFB2DEE6B4BC2B7C96850C999A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5" w:author="דקל רוקבן" w:date="2021-11-17T10:40:00Z">
            <w:r w:rsidR="000730A8">
              <w:rPr>
                <w:rFonts w:ascii="Times New Roman" w:eastAsia="Times New Roman" w:hAnsi="Times New Roman" w:cs="David"/>
                <w:color w:val="008000"/>
                <w:sz w:val="24"/>
                <w:szCs w:val="24"/>
                <w:rtl/>
                <w:lang w:eastAsia="he-IL"/>
              </w:rPr>
              <w:t>אהוד ויסברג מהנדסים יועצים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F8BC1CA"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F96442A"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2C1DABF"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1F1A2EA"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E039019"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9BBE58D"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862343B"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A7A8564"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95C0B85" w14:textId="77777777" w:rsidR="00461F51" w:rsidRPr="00435A20"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B32BE03"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4B06AFB" w14:textId="77777777" w:rsidR="00461F51" w:rsidRPr="000525E5"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A68AEF1AD2446569C524A6E4CE876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6" w:author="דקל רוקבן" w:date="2021-11-17T10:40:00Z">
            <w:r w:rsidR="000730A8">
              <w:rPr>
                <w:rFonts w:ascii="Times New Roman" w:eastAsia="Times New Roman" w:hAnsi="Times New Roman" w:cs="David" w:hint="cs"/>
                <w:color w:val="00B0F0"/>
                <w:sz w:val="24"/>
                <w:szCs w:val="24"/>
                <w:u w:val="single"/>
                <w:rtl/>
                <w:lang w:eastAsia="he-IL"/>
              </w:rPr>
              <w:t>אהוד ויסברג מהנדסים יועצים בע"מ</w:t>
            </w:r>
          </w:ins>
        </w:sdtContent>
      </w:sdt>
    </w:p>
    <w:p w14:paraId="5F04FC9E" w14:textId="77777777" w:rsidR="00461F51"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D5C26A4"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3435B56"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ת.ז:____________</w:t>
      </w:r>
    </w:p>
    <w:p w14:paraId="3A13D273"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57D684F" w14:textId="77777777" w:rsidR="00461F51" w:rsidRPr="00B27B4C"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57177311" w14:textId="77777777" w:rsidR="00461F51" w:rsidRPr="00776496"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39A6413F" w14:textId="77777777" w:rsidR="00461F51"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21E135"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0C9877E"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E5FD36E" w14:textId="77777777" w:rsidR="004A719C"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D3ED098" w14:textId="77777777" w:rsidR="00461F51" w:rsidRPr="004A719C" w:rsidRDefault="00461F51" w:rsidP="00461F51">
      <w:pPr>
        <w:widowControl w:val="0"/>
        <w:spacing w:before="0" w:beforeAutospacing="0" w:after="0" w:afterAutospacing="0" w:line="240" w:lineRule="auto"/>
        <w:jc w:val="center"/>
        <w:rPr>
          <w:rFonts w:ascii="David" w:eastAsia="Times New Roman" w:hAnsi="David" w:cs="David"/>
          <w:sz w:val="24"/>
          <w:szCs w:val="24"/>
          <w:rtl/>
          <w:lang w:eastAsia="he-IL"/>
        </w:rPr>
      </w:pPr>
      <w:r w:rsidRPr="004A719C">
        <w:rPr>
          <w:rFonts w:ascii="David" w:eastAsia="Times New Roman" w:hAnsi="David" w:cs="David" w:hint="eastAsia"/>
          <w:bCs/>
          <w:sz w:val="24"/>
          <w:szCs w:val="24"/>
          <w:u w:val="single"/>
          <w:rtl/>
          <w:lang w:eastAsia="he-IL"/>
        </w:rPr>
        <w:lastRenderedPageBreak/>
        <w:t>נספח</w:t>
      </w:r>
      <w:r w:rsidRPr="004A719C">
        <w:rPr>
          <w:rFonts w:ascii="David" w:eastAsia="Times New Roman" w:hAnsi="David" w:cs="David"/>
          <w:bCs/>
          <w:sz w:val="24"/>
          <w:szCs w:val="24"/>
          <w:u w:val="single"/>
          <w:rtl/>
          <w:lang w:eastAsia="he-IL"/>
        </w:rPr>
        <w:t xml:space="preserve"> "ז"</w:t>
      </w:r>
    </w:p>
    <w:p w14:paraId="3DD52272" w14:textId="77777777" w:rsidR="004E3753" w:rsidRPr="004A719C" w:rsidRDefault="004E3753" w:rsidP="004A719C">
      <w:pPr>
        <w:tabs>
          <w:tab w:val="left" w:pos="283"/>
        </w:tabs>
        <w:spacing w:after="0" w:line="240" w:lineRule="auto"/>
        <w:ind w:left="708" w:hanging="708"/>
        <w:rPr>
          <w:rFonts w:ascii="David" w:hAnsi="David" w:cs="David"/>
          <w:b/>
          <w:bCs/>
          <w:sz w:val="24"/>
          <w:szCs w:val="24"/>
          <w:u w:val="single"/>
          <w:rtl/>
        </w:rPr>
      </w:pP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hAnsi="David" w:cs="David" w:hint="eastAsia"/>
          <w:b/>
          <w:bCs/>
          <w:sz w:val="24"/>
          <w:szCs w:val="24"/>
          <w:u w:val="single"/>
          <w:rtl/>
        </w:rPr>
        <w:t>מפרט</w:t>
      </w:r>
      <w:r w:rsidRPr="004A719C">
        <w:rPr>
          <w:rFonts w:ascii="David" w:hAnsi="David" w:cs="David"/>
          <w:b/>
          <w:bCs/>
          <w:sz w:val="24"/>
          <w:szCs w:val="24"/>
          <w:u w:val="single"/>
          <w:rtl/>
        </w:rPr>
        <w:t xml:space="preserve"> ביטוחי </w:t>
      </w:r>
      <w:r w:rsidRPr="004A719C">
        <w:rPr>
          <w:rFonts w:ascii="David" w:hAnsi="David" w:cs="David" w:hint="eastAsia"/>
          <w:b/>
          <w:bCs/>
          <w:sz w:val="24"/>
          <w:szCs w:val="24"/>
          <w:u w:val="single"/>
          <w:rtl/>
        </w:rPr>
        <w:t>המתכנן</w:t>
      </w:r>
    </w:p>
    <w:p w14:paraId="34975757" w14:textId="77777777" w:rsidR="004E3753" w:rsidRPr="004A719C" w:rsidRDefault="004E3753" w:rsidP="004A719C">
      <w:pPr>
        <w:tabs>
          <w:tab w:val="left" w:pos="283"/>
        </w:tabs>
        <w:spacing w:after="0" w:line="240" w:lineRule="auto"/>
        <w:jc w:val="both"/>
        <w:rPr>
          <w:rFonts w:ascii="David" w:hAnsi="David" w:cs="David"/>
          <w:sz w:val="24"/>
          <w:szCs w:val="24"/>
          <w:rtl/>
        </w:rPr>
      </w:pP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מאשר</w:t>
      </w:r>
      <w:r w:rsidRPr="004A719C">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4A719C">
        <w:rPr>
          <w:rFonts w:ascii="David" w:hAnsi="David" w:cs="David" w:hint="eastAsia"/>
          <w:sz w:val="24"/>
          <w:szCs w:val="24"/>
          <w:rtl/>
        </w:rPr>
        <w:t>מהדורת</w:t>
      </w:r>
      <w:r w:rsidRPr="004A719C">
        <w:rPr>
          <w:rFonts w:ascii="David" w:hAnsi="David" w:cs="David"/>
          <w:sz w:val="24"/>
          <w:szCs w:val="24"/>
          <w:rtl/>
        </w:rPr>
        <w:t xml:space="preserve"> 2013 או נוסח מאוחר יותר המחליף את תנאי "ביט" </w:t>
      </w:r>
      <w:r w:rsidRPr="004A719C">
        <w:rPr>
          <w:rFonts w:ascii="David" w:hAnsi="David" w:cs="David" w:hint="eastAsia"/>
          <w:sz w:val="24"/>
          <w:szCs w:val="24"/>
          <w:rtl/>
        </w:rPr>
        <w:t>מהדורת</w:t>
      </w:r>
      <w:r w:rsidRPr="004A719C">
        <w:rPr>
          <w:rFonts w:ascii="David" w:hAnsi="David" w:cs="David"/>
          <w:sz w:val="24"/>
          <w:szCs w:val="24"/>
          <w:rtl/>
        </w:rPr>
        <w:t xml:space="preserve"> 2013. </w:t>
      </w:r>
      <w:r w:rsidRPr="004A719C">
        <w:rPr>
          <w:rFonts w:ascii="David" w:hAnsi="David" w:cs="David" w:hint="eastAsia"/>
          <w:sz w:val="24"/>
          <w:szCs w:val="24"/>
          <w:rtl/>
        </w:rPr>
        <w:t>ביחס</w:t>
      </w:r>
      <w:r w:rsidRPr="004A719C">
        <w:rPr>
          <w:rFonts w:ascii="David" w:hAnsi="David" w:cs="David"/>
          <w:sz w:val="24"/>
          <w:szCs w:val="24"/>
          <w:rtl/>
        </w:rPr>
        <w:t xml:space="preserve"> </w:t>
      </w:r>
      <w:r w:rsidRPr="004A719C">
        <w:rPr>
          <w:rFonts w:ascii="David" w:hAnsi="David" w:cs="David" w:hint="eastAsia"/>
          <w:sz w:val="24"/>
          <w:szCs w:val="24"/>
          <w:rtl/>
        </w:rPr>
        <w:t>ל</w:t>
      </w:r>
      <w:r w:rsidRPr="004A719C">
        <w:rPr>
          <w:rFonts w:ascii="David" w:hAnsi="David" w:cs="David"/>
          <w:sz w:val="24"/>
          <w:szCs w:val="24"/>
          <w:rtl/>
        </w:rPr>
        <w:t xml:space="preserve">"אחריות </w:t>
      </w:r>
      <w:r w:rsidRPr="004A719C">
        <w:rPr>
          <w:rFonts w:ascii="David" w:hAnsi="David" w:cs="David" w:hint="eastAsia"/>
          <w:sz w:val="24"/>
          <w:szCs w:val="24"/>
          <w:rtl/>
        </w:rPr>
        <w:t>מקצועית</w:t>
      </w:r>
      <w:r w:rsidRPr="004A719C">
        <w:rPr>
          <w:rFonts w:ascii="David" w:hAnsi="David" w:cs="David"/>
          <w:sz w:val="24"/>
          <w:szCs w:val="24"/>
          <w:rtl/>
        </w:rPr>
        <w:t xml:space="preserve">" </w:t>
      </w:r>
      <w:r w:rsidRPr="004A719C">
        <w:rPr>
          <w:rFonts w:ascii="David" w:hAnsi="David" w:cs="David" w:hint="eastAsia"/>
          <w:sz w:val="24"/>
          <w:szCs w:val="24"/>
          <w:rtl/>
        </w:rPr>
        <w:t>היקף</w:t>
      </w:r>
      <w:r w:rsidRPr="004A719C">
        <w:rPr>
          <w:rFonts w:ascii="David" w:hAnsi="David" w:cs="David"/>
          <w:sz w:val="24"/>
          <w:szCs w:val="24"/>
          <w:rtl/>
        </w:rPr>
        <w:t xml:space="preserve"> </w:t>
      </w:r>
      <w:r w:rsidRPr="004A719C">
        <w:rPr>
          <w:rFonts w:ascii="David" w:hAnsi="David" w:cs="David" w:hint="eastAsia"/>
          <w:sz w:val="24"/>
          <w:szCs w:val="24"/>
          <w:rtl/>
        </w:rPr>
        <w:t>הכיסוי</w:t>
      </w:r>
      <w:r w:rsidRPr="004A719C">
        <w:rPr>
          <w:rFonts w:ascii="David" w:hAnsi="David" w:cs="David"/>
          <w:sz w:val="24"/>
          <w:szCs w:val="24"/>
          <w:rtl/>
        </w:rPr>
        <w:t xml:space="preserve"> </w:t>
      </w:r>
      <w:r w:rsidRPr="004A719C">
        <w:rPr>
          <w:rFonts w:ascii="David" w:hAnsi="David" w:cs="David" w:hint="eastAsia"/>
          <w:sz w:val="24"/>
          <w:szCs w:val="24"/>
          <w:rtl/>
        </w:rPr>
        <w:t>אינו</w:t>
      </w:r>
      <w:r w:rsidRPr="004A719C">
        <w:rPr>
          <w:rFonts w:ascii="David" w:hAnsi="David" w:cs="David"/>
          <w:sz w:val="24"/>
          <w:szCs w:val="24"/>
          <w:rtl/>
        </w:rPr>
        <w:t xml:space="preserve"> </w:t>
      </w:r>
      <w:r w:rsidRPr="004A719C">
        <w:rPr>
          <w:rFonts w:ascii="David" w:hAnsi="David" w:cs="David" w:hint="eastAsia"/>
          <w:sz w:val="24"/>
          <w:szCs w:val="24"/>
          <w:rtl/>
        </w:rPr>
        <w:t>נופל</w:t>
      </w:r>
      <w:r w:rsidRPr="004A719C">
        <w:rPr>
          <w:rFonts w:ascii="David" w:hAnsi="David" w:cs="David"/>
          <w:sz w:val="24"/>
          <w:szCs w:val="24"/>
          <w:rtl/>
        </w:rPr>
        <w:t xml:space="preserve"> </w:t>
      </w:r>
      <w:r w:rsidRPr="004A719C">
        <w:rPr>
          <w:rFonts w:ascii="David" w:hAnsi="David" w:cs="David" w:hint="eastAsia"/>
          <w:sz w:val="24"/>
          <w:szCs w:val="24"/>
          <w:rtl/>
        </w:rPr>
        <w:t>מהאמור</w:t>
      </w:r>
      <w:r w:rsidRPr="004A719C">
        <w:rPr>
          <w:rFonts w:ascii="David" w:hAnsi="David" w:cs="David"/>
          <w:sz w:val="24"/>
          <w:szCs w:val="24"/>
          <w:rtl/>
        </w:rPr>
        <w:t xml:space="preserve"> </w:t>
      </w:r>
      <w:r w:rsidRPr="004A719C">
        <w:rPr>
          <w:rFonts w:ascii="David" w:hAnsi="David" w:cs="David" w:hint="eastAsia"/>
          <w:sz w:val="24"/>
          <w:szCs w:val="24"/>
          <w:rtl/>
        </w:rPr>
        <w:t>בסעיף</w:t>
      </w:r>
      <w:r w:rsidRPr="004A719C">
        <w:rPr>
          <w:rFonts w:ascii="David" w:hAnsi="David" w:cs="David"/>
          <w:sz w:val="24"/>
          <w:szCs w:val="24"/>
          <w:rtl/>
        </w:rPr>
        <w:t xml:space="preserve"> 1 </w:t>
      </w:r>
      <w:r w:rsidRPr="004A719C">
        <w:rPr>
          <w:rFonts w:ascii="David" w:hAnsi="David" w:cs="David" w:hint="eastAsia"/>
          <w:sz w:val="24"/>
          <w:szCs w:val="24"/>
          <w:rtl/>
        </w:rPr>
        <w:t>להלן</w:t>
      </w:r>
      <w:r w:rsidRPr="004A719C">
        <w:rPr>
          <w:rFonts w:ascii="David" w:hAnsi="David" w:cs="David"/>
          <w:sz w:val="24"/>
          <w:szCs w:val="24"/>
          <w:rtl/>
        </w:rPr>
        <w:t>.</w:t>
      </w:r>
    </w:p>
    <w:p w14:paraId="2CFE7BF9"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1.</w:t>
      </w:r>
      <w:r w:rsidRPr="004A719C">
        <w:rPr>
          <w:rFonts w:ascii="David" w:hAnsi="David" w:cs="David"/>
          <w:sz w:val="24"/>
          <w:szCs w:val="24"/>
          <w:rtl/>
        </w:rPr>
        <w:tab/>
      </w:r>
      <w:r w:rsidRPr="004A719C">
        <w:rPr>
          <w:rFonts w:ascii="David" w:hAnsi="David" w:cs="David"/>
          <w:b/>
          <w:bCs/>
          <w:sz w:val="24"/>
          <w:szCs w:val="24"/>
          <w:rtl/>
        </w:rPr>
        <w:t>ביטוח אחריות מקצועית</w:t>
      </w:r>
      <w:r w:rsidRPr="004A719C">
        <w:rPr>
          <w:rFonts w:ascii="David" w:hAnsi="David" w:cs="David"/>
          <w:sz w:val="24"/>
          <w:szCs w:val="24"/>
          <w:rtl/>
        </w:rPr>
        <w:t>, לכיסוי חבותו המקצועית של היועץ ביחס להתחייבויותיו על פי ה</w:t>
      </w:r>
      <w:r w:rsidRPr="004A719C">
        <w:rPr>
          <w:rFonts w:ascii="David" w:hAnsi="David" w:cs="David" w:hint="eastAsia"/>
          <w:sz w:val="24"/>
          <w:szCs w:val="24"/>
          <w:rtl/>
        </w:rPr>
        <w:t>הסכם</w:t>
      </w:r>
      <w:r w:rsidRPr="004A719C">
        <w:rPr>
          <w:rFonts w:ascii="David" w:hAnsi="David" w:cs="David"/>
          <w:sz w:val="24"/>
          <w:szCs w:val="24"/>
          <w:rtl/>
        </w:rPr>
        <w:t xml:space="preserve"> הנדון.</w:t>
      </w:r>
    </w:p>
    <w:p w14:paraId="39E6D15B"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גבול האחריות על פי הפוליסה לא יפחת מ- 4,000,000 ₪  (</w:t>
      </w:r>
      <w:r w:rsidRPr="004A719C">
        <w:rPr>
          <w:rFonts w:ascii="David" w:hAnsi="David" w:cs="David" w:hint="eastAsia"/>
          <w:sz w:val="24"/>
          <w:szCs w:val="24"/>
          <w:rtl/>
        </w:rPr>
        <w:t>ארבעה</w:t>
      </w:r>
      <w:r w:rsidRPr="004A719C">
        <w:rPr>
          <w:rFonts w:ascii="David" w:hAnsi="David" w:cs="David"/>
          <w:sz w:val="24"/>
          <w:szCs w:val="24"/>
          <w:rtl/>
        </w:rPr>
        <w:t xml:space="preserve"> </w:t>
      </w:r>
      <w:r w:rsidRPr="004A719C">
        <w:rPr>
          <w:rFonts w:ascii="David" w:hAnsi="David" w:cs="David" w:hint="eastAsia"/>
          <w:sz w:val="24"/>
          <w:szCs w:val="24"/>
          <w:rtl/>
        </w:rPr>
        <w:t>מליון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לא</w:t>
      </w:r>
      <w:r w:rsidRPr="004A719C">
        <w:rPr>
          <w:rFonts w:ascii="David" w:hAnsi="David" w:cs="David" w:hint="eastAsia"/>
          <w:sz w:val="24"/>
          <w:szCs w:val="24"/>
          <w:rtl/>
        </w:rPr>
        <w:t>י</w:t>
      </w:r>
      <w:r w:rsidRPr="004A719C">
        <w:rPr>
          <w:rFonts w:ascii="David" w:hAnsi="David" w:cs="David"/>
          <w:sz w:val="24"/>
          <w:szCs w:val="24"/>
          <w:rtl/>
        </w:rPr>
        <w:t>רוע ובסה"כ לתקופת הביטוח.</w:t>
      </w:r>
    </w:p>
    <w:p w14:paraId="66FA57FD"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4A719C">
        <w:rPr>
          <w:rFonts w:ascii="David" w:hAnsi="David" w:cs="David" w:hint="eastAsia"/>
          <w:sz w:val="24"/>
          <w:szCs w:val="24"/>
          <w:rtl/>
        </w:rPr>
        <w:t>הפרת</w:t>
      </w:r>
      <w:r w:rsidRPr="004A719C">
        <w:rPr>
          <w:rFonts w:ascii="David" w:hAnsi="David" w:cs="David"/>
          <w:sz w:val="24"/>
          <w:szCs w:val="24"/>
          <w:rtl/>
        </w:rPr>
        <w:t xml:space="preserve"> סודיות , מעשה במתכוון, </w:t>
      </w:r>
      <w:r w:rsidRPr="004A719C">
        <w:rPr>
          <w:rFonts w:ascii="David" w:hAnsi="David" w:cs="David" w:hint="eastAsia"/>
          <w:sz w:val="24"/>
          <w:szCs w:val="24"/>
          <w:rtl/>
        </w:rPr>
        <w:t>דיבה</w:t>
      </w:r>
      <w:r w:rsidRPr="004A719C">
        <w:rPr>
          <w:rFonts w:ascii="David" w:hAnsi="David" w:cs="David"/>
          <w:sz w:val="24"/>
          <w:szCs w:val="24"/>
          <w:rtl/>
        </w:rPr>
        <w:t xml:space="preserve"> </w:t>
      </w:r>
      <w:r w:rsidRPr="004A719C">
        <w:rPr>
          <w:rFonts w:ascii="David" w:hAnsi="David" w:cs="David" w:hint="eastAsia"/>
          <w:sz w:val="24"/>
          <w:szCs w:val="24"/>
          <w:rtl/>
        </w:rPr>
        <w:t>השמצה</w:t>
      </w:r>
      <w:r w:rsidRPr="004A719C">
        <w:rPr>
          <w:rFonts w:ascii="David" w:hAnsi="David" w:cs="David"/>
          <w:sz w:val="24"/>
          <w:szCs w:val="24"/>
          <w:rtl/>
        </w:rPr>
        <w:t xml:space="preserve">, מעשה מרמה ו/או אי יושר של מי מעובדי </w:t>
      </w:r>
      <w:r w:rsidRPr="004A719C">
        <w:rPr>
          <w:rFonts w:ascii="David" w:hAnsi="David" w:cs="David" w:hint="eastAsia"/>
          <w:sz w:val="24"/>
          <w:szCs w:val="24"/>
          <w:rtl/>
        </w:rPr>
        <w:t>היועץ</w:t>
      </w:r>
      <w:r w:rsidRPr="004A719C">
        <w:rPr>
          <w:rFonts w:ascii="David" w:hAnsi="David" w:cs="David"/>
          <w:sz w:val="24"/>
          <w:szCs w:val="24"/>
          <w:rtl/>
        </w:rPr>
        <w:t xml:space="preserve">, אובדן השימוש ו/או עיכוב ו/או נזק תוצאתי כלשהו.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חבות</w:t>
      </w:r>
      <w:r w:rsidRPr="004A719C">
        <w:rPr>
          <w:rFonts w:ascii="David" w:hAnsi="David" w:cs="David"/>
          <w:sz w:val="24"/>
          <w:szCs w:val="24"/>
          <w:rtl/>
        </w:rPr>
        <w:t xml:space="preserve"> </w:t>
      </w:r>
      <w:r w:rsidRPr="004A719C">
        <w:rPr>
          <w:rFonts w:ascii="David" w:hAnsi="David" w:cs="David" w:hint="eastAsia"/>
          <w:sz w:val="24"/>
          <w:szCs w:val="24"/>
          <w:rtl/>
        </w:rPr>
        <w:t>נושא</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w:t>
      </w:r>
      <w:r w:rsidRPr="004A719C">
        <w:rPr>
          <w:rFonts w:ascii="David" w:hAnsi="David" w:cs="David" w:hint="eastAsia"/>
          <w:sz w:val="24"/>
          <w:szCs w:val="24"/>
          <w:rtl/>
        </w:rPr>
        <w:t>למעט</w:t>
      </w:r>
      <w:r w:rsidRPr="004A719C">
        <w:rPr>
          <w:rFonts w:ascii="David" w:hAnsi="David" w:cs="David"/>
          <w:sz w:val="24"/>
          <w:szCs w:val="24"/>
          <w:rtl/>
        </w:rPr>
        <w:t xml:space="preserve"> </w:t>
      </w:r>
      <w:r w:rsidRPr="004A719C">
        <w:rPr>
          <w:rFonts w:ascii="David" w:hAnsi="David" w:cs="David" w:hint="eastAsia"/>
          <w:sz w:val="24"/>
          <w:szCs w:val="24"/>
          <w:rtl/>
        </w:rPr>
        <w:t>במקרה</w:t>
      </w:r>
      <w:r w:rsidRPr="004A719C">
        <w:rPr>
          <w:rFonts w:ascii="David" w:hAnsi="David" w:cs="David"/>
          <w:sz w:val="24"/>
          <w:szCs w:val="24"/>
          <w:rtl/>
        </w:rPr>
        <w:t xml:space="preserve"> </w:t>
      </w:r>
      <w:r w:rsidRPr="004A719C">
        <w:rPr>
          <w:rFonts w:ascii="David" w:hAnsi="David" w:cs="David" w:hint="eastAsia"/>
          <w:sz w:val="24"/>
          <w:szCs w:val="24"/>
          <w:rtl/>
        </w:rPr>
        <w:t>שהיא</w:t>
      </w:r>
      <w:r w:rsidRPr="004A719C">
        <w:rPr>
          <w:rFonts w:ascii="David" w:hAnsi="David" w:cs="David"/>
          <w:sz w:val="24"/>
          <w:szCs w:val="24"/>
          <w:rtl/>
        </w:rPr>
        <w:t xml:space="preserve"> </w:t>
      </w:r>
      <w:r w:rsidRPr="004A719C">
        <w:rPr>
          <w:rFonts w:ascii="David" w:hAnsi="David" w:cs="David" w:hint="eastAsia"/>
          <w:sz w:val="24"/>
          <w:szCs w:val="24"/>
          <w:rtl/>
        </w:rPr>
        <w:t>ניתנת</w:t>
      </w:r>
      <w:r w:rsidRPr="004A719C">
        <w:rPr>
          <w:rFonts w:ascii="David" w:hAnsi="David" w:cs="David"/>
          <w:sz w:val="24"/>
          <w:szCs w:val="24"/>
          <w:rtl/>
        </w:rPr>
        <w:t xml:space="preserve"> </w:t>
      </w:r>
      <w:r w:rsidRPr="004A719C">
        <w:rPr>
          <w:rFonts w:ascii="David" w:hAnsi="David" w:cs="David" w:hint="eastAsia"/>
          <w:sz w:val="24"/>
          <w:szCs w:val="24"/>
          <w:rtl/>
        </w:rPr>
        <w:t>לכיסוי</w:t>
      </w:r>
      <w:r w:rsidRPr="004A719C">
        <w:rPr>
          <w:rFonts w:ascii="David" w:hAnsi="David" w:cs="David"/>
          <w:sz w:val="24"/>
          <w:szCs w:val="24"/>
          <w:rtl/>
        </w:rPr>
        <w:t xml:space="preserve"> </w:t>
      </w:r>
      <w:r w:rsidRPr="004A719C">
        <w:rPr>
          <w:rFonts w:ascii="David" w:hAnsi="David" w:cs="David" w:hint="eastAsia"/>
          <w:sz w:val="24"/>
          <w:szCs w:val="24"/>
          <w:rtl/>
        </w:rPr>
        <w:t>בפוליסת</w:t>
      </w:r>
      <w:r w:rsidRPr="004A719C">
        <w:rPr>
          <w:rFonts w:ascii="David" w:hAnsi="David" w:cs="David"/>
          <w:sz w:val="24"/>
          <w:szCs w:val="24"/>
          <w:rtl/>
        </w:rPr>
        <w:t xml:space="preserve"> </w:t>
      </w:r>
      <w:r w:rsidRPr="004A719C">
        <w:rPr>
          <w:rFonts w:ascii="David" w:hAnsi="David" w:cs="David" w:hint="eastAsia"/>
          <w:sz w:val="24"/>
          <w:szCs w:val="24"/>
          <w:rtl/>
        </w:rPr>
        <w:t>נושאי</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 הכיסוי על פי הפוליסה </w:t>
      </w:r>
      <w:r w:rsidRPr="004A719C">
        <w:rPr>
          <w:rFonts w:ascii="David" w:hAnsi="David" w:cs="David" w:hint="eastAsia"/>
          <w:sz w:val="24"/>
          <w:szCs w:val="24"/>
          <w:rtl/>
        </w:rPr>
        <w:t>מ</w:t>
      </w:r>
      <w:r w:rsidRPr="004A719C">
        <w:rPr>
          <w:rFonts w:ascii="David" w:hAnsi="David" w:cs="David"/>
          <w:sz w:val="24"/>
          <w:szCs w:val="24"/>
          <w:rtl/>
        </w:rPr>
        <w:t>ורחב לכלול את המזמין כמבוטח נוסף בגין חבות</w:t>
      </w:r>
      <w:r w:rsidRPr="004A719C">
        <w:rPr>
          <w:rFonts w:ascii="David" w:hAnsi="David" w:cs="David" w:hint="eastAsia"/>
          <w:sz w:val="24"/>
          <w:szCs w:val="24"/>
          <w:rtl/>
        </w:rPr>
        <w:t>ו</w:t>
      </w:r>
      <w:r w:rsidRPr="004A719C">
        <w:rPr>
          <w:rFonts w:ascii="David" w:hAnsi="David" w:cs="David"/>
          <w:sz w:val="24"/>
          <w:szCs w:val="24"/>
          <w:rtl/>
        </w:rPr>
        <w:t xml:space="preserve"> כמזמין העבודה בכל הנובע מפעולותיו של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2D0E6D23"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2.</w:t>
      </w:r>
      <w:r w:rsidRPr="004A719C">
        <w:rPr>
          <w:rFonts w:ascii="David" w:hAnsi="David" w:cs="David"/>
          <w:sz w:val="24"/>
          <w:szCs w:val="24"/>
          <w:rtl/>
        </w:rPr>
        <w:tab/>
      </w:r>
      <w:r w:rsidRPr="004A719C">
        <w:rPr>
          <w:rFonts w:ascii="David" w:hAnsi="David" w:cs="David"/>
          <w:b/>
          <w:bCs/>
          <w:sz w:val="24"/>
          <w:szCs w:val="24"/>
          <w:rtl/>
        </w:rPr>
        <w:t>ביטוח אחריות מעבידים</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חבות </w:t>
      </w:r>
      <w:r w:rsidRPr="004A719C">
        <w:rPr>
          <w:rFonts w:ascii="David" w:hAnsi="David" w:cs="David" w:hint="eastAsia"/>
          <w:sz w:val="24"/>
          <w:szCs w:val="24"/>
          <w:rtl/>
        </w:rPr>
        <w:t>עפ</w:t>
      </w:r>
      <w:r w:rsidRPr="004A719C">
        <w:rPr>
          <w:rFonts w:ascii="David" w:hAnsi="David" w:cs="David"/>
          <w:sz w:val="24"/>
          <w:szCs w:val="24"/>
          <w:rtl/>
        </w:rPr>
        <w:t xml:space="preserve">"י </w:t>
      </w:r>
      <w:r w:rsidRPr="004A719C">
        <w:rPr>
          <w:rFonts w:ascii="David" w:hAnsi="David" w:cs="David" w:hint="eastAsia"/>
          <w:sz w:val="24"/>
          <w:szCs w:val="24"/>
          <w:rtl/>
        </w:rPr>
        <w:t>פקודת</w:t>
      </w:r>
      <w:r w:rsidRPr="004A719C">
        <w:rPr>
          <w:rFonts w:ascii="David" w:hAnsi="David" w:cs="David"/>
          <w:sz w:val="24"/>
          <w:szCs w:val="24"/>
          <w:rtl/>
        </w:rPr>
        <w:t xml:space="preserve"> </w:t>
      </w:r>
      <w:r w:rsidRPr="004A719C">
        <w:rPr>
          <w:rFonts w:ascii="David" w:hAnsi="David" w:cs="David" w:hint="eastAsia"/>
          <w:sz w:val="24"/>
          <w:szCs w:val="24"/>
          <w:rtl/>
        </w:rPr>
        <w:t>הנזיקין</w:t>
      </w:r>
      <w:r w:rsidRPr="004A719C">
        <w:rPr>
          <w:rFonts w:ascii="David" w:hAnsi="David" w:cs="David"/>
          <w:sz w:val="24"/>
          <w:szCs w:val="24"/>
          <w:rtl/>
        </w:rPr>
        <w:t xml:space="preserve"> (נוסח </w:t>
      </w:r>
      <w:r w:rsidRPr="004A719C">
        <w:rPr>
          <w:rFonts w:ascii="David" w:hAnsi="David" w:cs="David" w:hint="eastAsia"/>
          <w:sz w:val="24"/>
          <w:szCs w:val="24"/>
          <w:rtl/>
        </w:rPr>
        <w:t>חדש</w:t>
      </w:r>
      <w:r w:rsidRPr="004A719C">
        <w:rPr>
          <w:rFonts w:ascii="David" w:hAnsi="David" w:cs="David"/>
          <w:sz w:val="24"/>
          <w:szCs w:val="24"/>
          <w:rtl/>
        </w:rPr>
        <w:t xml:space="preserve">) </w:t>
      </w:r>
      <w:r w:rsidRPr="004A719C">
        <w:rPr>
          <w:rFonts w:ascii="David" w:hAnsi="David" w:cs="David" w:hint="eastAsia"/>
          <w:sz w:val="24"/>
          <w:szCs w:val="24"/>
          <w:rtl/>
        </w:rPr>
        <w:t>וחוק</w:t>
      </w:r>
      <w:r w:rsidRPr="004A719C">
        <w:rPr>
          <w:rFonts w:ascii="David" w:hAnsi="David" w:cs="David"/>
          <w:sz w:val="24"/>
          <w:szCs w:val="24"/>
          <w:rtl/>
        </w:rPr>
        <w:t xml:space="preserve"> </w:t>
      </w:r>
      <w:r w:rsidRPr="004A719C">
        <w:rPr>
          <w:rFonts w:ascii="David" w:hAnsi="David" w:cs="David" w:hint="eastAsia"/>
          <w:sz w:val="24"/>
          <w:szCs w:val="24"/>
          <w:rtl/>
        </w:rPr>
        <w:t>האחריות</w:t>
      </w:r>
      <w:r w:rsidRPr="004A719C">
        <w:rPr>
          <w:rFonts w:ascii="David" w:hAnsi="David" w:cs="David"/>
          <w:sz w:val="24"/>
          <w:szCs w:val="24"/>
          <w:rtl/>
        </w:rPr>
        <w:t xml:space="preserve"> </w:t>
      </w:r>
      <w:r w:rsidRPr="004A719C">
        <w:rPr>
          <w:rFonts w:ascii="David" w:hAnsi="David" w:cs="David" w:hint="eastAsia"/>
          <w:sz w:val="24"/>
          <w:szCs w:val="24"/>
          <w:rtl/>
        </w:rPr>
        <w:t>למוצרים</w:t>
      </w:r>
      <w:r w:rsidRPr="004A719C">
        <w:rPr>
          <w:rFonts w:ascii="David" w:hAnsi="David" w:cs="David"/>
          <w:sz w:val="24"/>
          <w:szCs w:val="24"/>
          <w:rtl/>
        </w:rPr>
        <w:t xml:space="preserve"> </w:t>
      </w:r>
      <w:r w:rsidRPr="004A719C">
        <w:rPr>
          <w:rFonts w:ascii="David" w:hAnsi="David" w:cs="David" w:hint="eastAsia"/>
          <w:sz w:val="24"/>
          <w:szCs w:val="24"/>
          <w:rtl/>
        </w:rPr>
        <w:t>פגומים</w:t>
      </w:r>
      <w:r w:rsidRPr="004A719C">
        <w:rPr>
          <w:rFonts w:ascii="David" w:hAnsi="David" w:cs="David"/>
          <w:sz w:val="24"/>
          <w:szCs w:val="24"/>
          <w:rtl/>
        </w:rPr>
        <w:t xml:space="preserve"> </w:t>
      </w:r>
      <w:r w:rsidRPr="004A719C">
        <w:rPr>
          <w:rFonts w:ascii="David" w:hAnsi="David" w:cs="David" w:hint="eastAsia"/>
          <w:sz w:val="24"/>
          <w:szCs w:val="24"/>
          <w:rtl/>
        </w:rPr>
        <w:t>תש</w:t>
      </w:r>
      <w:r w:rsidRPr="004A719C">
        <w:rPr>
          <w:rFonts w:ascii="David" w:hAnsi="David" w:cs="David"/>
          <w:sz w:val="24"/>
          <w:szCs w:val="24"/>
          <w:rtl/>
        </w:rPr>
        <w:t xml:space="preserve">"ם-1980,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כל</w:t>
      </w:r>
      <w:r w:rsidRPr="004A719C">
        <w:rPr>
          <w:rFonts w:ascii="David" w:hAnsi="David" w:cs="David"/>
          <w:sz w:val="24"/>
          <w:szCs w:val="24"/>
          <w:rtl/>
        </w:rPr>
        <w:t xml:space="preserve"> </w:t>
      </w:r>
      <w:r w:rsidRPr="004A719C">
        <w:rPr>
          <w:rFonts w:ascii="David" w:hAnsi="David" w:cs="David" w:hint="eastAsia"/>
          <w:sz w:val="24"/>
          <w:szCs w:val="24"/>
          <w:rtl/>
        </w:rPr>
        <w:t>העובדים</w:t>
      </w:r>
      <w:r w:rsidRPr="004A719C">
        <w:rPr>
          <w:rFonts w:ascii="David" w:hAnsi="David" w:cs="David"/>
          <w:sz w:val="24"/>
          <w:szCs w:val="24"/>
          <w:rtl/>
        </w:rPr>
        <w:t xml:space="preserve">, </w:t>
      </w:r>
      <w:r w:rsidRPr="004A719C">
        <w:rPr>
          <w:rFonts w:ascii="David" w:hAnsi="David" w:cs="David" w:hint="eastAsia"/>
          <w:sz w:val="24"/>
          <w:szCs w:val="24"/>
          <w:rtl/>
        </w:rPr>
        <w:t>המועסקים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ידי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בגין</w:t>
      </w:r>
      <w:r w:rsidRPr="004A719C">
        <w:rPr>
          <w:rFonts w:ascii="David" w:hAnsi="David" w:cs="David"/>
          <w:sz w:val="24"/>
          <w:szCs w:val="24"/>
          <w:rtl/>
        </w:rPr>
        <w:t xml:space="preserve"> </w:t>
      </w:r>
      <w:r w:rsidRPr="004A719C">
        <w:rPr>
          <w:rFonts w:ascii="David" w:hAnsi="David" w:cs="David" w:hint="eastAsia"/>
          <w:sz w:val="24"/>
          <w:szCs w:val="24"/>
          <w:rtl/>
        </w:rPr>
        <w:t>פגיעה</w:t>
      </w:r>
      <w:r w:rsidRPr="004A719C">
        <w:rPr>
          <w:rFonts w:ascii="David" w:hAnsi="David" w:cs="David"/>
          <w:sz w:val="24"/>
          <w:szCs w:val="24"/>
          <w:rtl/>
        </w:rPr>
        <w:t xml:space="preserve"> </w:t>
      </w:r>
      <w:r w:rsidRPr="004A719C">
        <w:rPr>
          <w:rFonts w:ascii="David" w:hAnsi="David" w:cs="David" w:hint="eastAsia"/>
          <w:sz w:val="24"/>
          <w:szCs w:val="24"/>
          <w:rtl/>
        </w:rPr>
        <w:t>גופנית</w:t>
      </w:r>
      <w:r w:rsidRPr="004A719C">
        <w:rPr>
          <w:rFonts w:ascii="David" w:hAnsi="David" w:cs="David"/>
          <w:sz w:val="24"/>
          <w:szCs w:val="24"/>
          <w:rtl/>
        </w:rPr>
        <w:t xml:space="preserve"> </w:t>
      </w:r>
      <w:r w:rsidRPr="004A719C">
        <w:rPr>
          <w:rFonts w:ascii="David" w:hAnsi="David" w:cs="David" w:hint="eastAsia"/>
          <w:sz w:val="24"/>
          <w:szCs w:val="24"/>
          <w:rtl/>
        </w:rPr>
        <w:t>או</w:t>
      </w:r>
      <w:r w:rsidRPr="004A719C">
        <w:rPr>
          <w:rFonts w:ascii="David" w:hAnsi="David" w:cs="David"/>
          <w:sz w:val="24"/>
          <w:szCs w:val="24"/>
          <w:rtl/>
        </w:rPr>
        <w:t xml:space="preserve"> </w:t>
      </w:r>
      <w:r w:rsidRPr="004A719C">
        <w:rPr>
          <w:rFonts w:ascii="David" w:hAnsi="David" w:cs="David" w:hint="eastAsia"/>
          <w:sz w:val="24"/>
          <w:szCs w:val="24"/>
          <w:rtl/>
        </w:rPr>
        <w:t>מחלה</w:t>
      </w:r>
      <w:r w:rsidRPr="004A719C">
        <w:rPr>
          <w:rFonts w:ascii="David" w:hAnsi="David" w:cs="David"/>
          <w:sz w:val="24"/>
          <w:szCs w:val="24"/>
          <w:rtl/>
        </w:rPr>
        <w:t xml:space="preserve"> </w:t>
      </w:r>
      <w:r w:rsidRPr="004A719C">
        <w:rPr>
          <w:rFonts w:ascii="David" w:hAnsi="David" w:cs="David" w:hint="eastAsia"/>
          <w:sz w:val="24"/>
          <w:szCs w:val="24"/>
          <w:rtl/>
        </w:rPr>
        <w:t>העלולים</w:t>
      </w:r>
      <w:r w:rsidRPr="004A719C">
        <w:rPr>
          <w:rFonts w:ascii="David" w:hAnsi="David" w:cs="David"/>
          <w:sz w:val="24"/>
          <w:szCs w:val="24"/>
          <w:rtl/>
        </w:rPr>
        <w:t xml:space="preserve"> </w:t>
      </w:r>
      <w:r w:rsidRPr="004A719C">
        <w:rPr>
          <w:rFonts w:ascii="David" w:hAnsi="David" w:cs="David" w:hint="eastAsia"/>
          <w:sz w:val="24"/>
          <w:szCs w:val="24"/>
          <w:rtl/>
        </w:rPr>
        <w:t>להגרם</w:t>
      </w:r>
      <w:r w:rsidRPr="004A719C">
        <w:rPr>
          <w:rFonts w:ascii="David" w:hAnsi="David" w:cs="David"/>
          <w:sz w:val="24"/>
          <w:szCs w:val="24"/>
          <w:rtl/>
        </w:rPr>
        <w:t xml:space="preserve"> </w:t>
      </w:r>
      <w:r w:rsidRPr="004A719C">
        <w:rPr>
          <w:rFonts w:ascii="David" w:hAnsi="David" w:cs="David" w:hint="eastAsia"/>
          <w:sz w:val="24"/>
          <w:szCs w:val="24"/>
          <w:rtl/>
        </w:rPr>
        <w:t>למי</w:t>
      </w:r>
      <w:r w:rsidRPr="004A719C">
        <w:rPr>
          <w:rFonts w:ascii="David" w:hAnsi="David" w:cs="David"/>
          <w:sz w:val="24"/>
          <w:szCs w:val="24"/>
          <w:rtl/>
        </w:rPr>
        <w:t xml:space="preserve"> </w:t>
      </w:r>
      <w:r w:rsidRPr="004A719C">
        <w:rPr>
          <w:rFonts w:ascii="David" w:hAnsi="David" w:cs="David" w:hint="eastAsia"/>
          <w:sz w:val="24"/>
          <w:szCs w:val="24"/>
          <w:rtl/>
        </w:rPr>
        <w:t>מהם</w:t>
      </w:r>
      <w:r w:rsidRPr="004A719C">
        <w:rPr>
          <w:rFonts w:ascii="David" w:hAnsi="David" w:cs="David"/>
          <w:sz w:val="24"/>
          <w:szCs w:val="24"/>
          <w:rtl/>
        </w:rPr>
        <w:t xml:space="preserve"> </w:t>
      </w:r>
      <w:r w:rsidRPr="004A719C">
        <w:rPr>
          <w:rFonts w:ascii="David" w:hAnsi="David" w:cs="David" w:hint="eastAsia"/>
          <w:sz w:val="24"/>
          <w:szCs w:val="24"/>
          <w:rtl/>
        </w:rPr>
        <w:t>תוך</w:t>
      </w:r>
      <w:r w:rsidRPr="004A719C">
        <w:rPr>
          <w:rFonts w:ascii="David" w:hAnsi="David" w:cs="David"/>
          <w:sz w:val="24"/>
          <w:szCs w:val="24"/>
          <w:rtl/>
        </w:rPr>
        <w:t xml:space="preserve"> </w:t>
      </w:r>
      <w:r w:rsidRPr="004A719C">
        <w:rPr>
          <w:rFonts w:ascii="David" w:hAnsi="David" w:cs="David" w:hint="eastAsia"/>
          <w:sz w:val="24"/>
          <w:szCs w:val="24"/>
          <w:rtl/>
        </w:rPr>
        <w:t>כדי</w:t>
      </w:r>
      <w:r w:rsidRPr="004A719C">
        <w:rPr>
          <w:rFonts w:ascii="David" w:hAnsi="David" w:cs="David"/>
          <w:sz w:val="24"/>
          <w:szCs w:val="24"/>
          <w:rtl/>
        </w:rPr>
        <w:t xml:space="preserve"> </w:t>
      </w:r>
      <w:r w:rsidRPr="004A719C">
        <w:rPr>
          <w:rFonts w:ascii="David" w:hAnsi="David" w:cs="David" w:hint="eastAsia"/>
          <w:sz w:val="24"/>
          <w:szCs w:val="24"/>
          <w:rtl/>
        </w:rPr>
        <w:t>ועקב</w:t>
      </w:r>
      <w:r w:rsidRPr="004A719C">
        <w:rPr>
          <w:rFonts w:ascii="David" w:hAnsi="David" w:cs="David"/>
          <w:sz w:val="24"/>
          <w:szCs w:val="24"/>
          <w:rtl/>
        </w:rPr>
        <w:t xml:space="preserve"> </w:t>
      </w:r>
      <w:r w:rsidRPr="004A719C">
        <w:rPr>
          <w:rFonts w:ascii="David" w:hAnsi="David" w:cs="David" w:hint="eastAsia"/>
          <w:sz w:val="24"/>
          <w:szCs w:val="24"/>
          <w:rtl/>
        </w:rPr>
        <w:t>העסקתם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פי</w:t>
      </w:r>
      <w:r w:rsidRPr="004A719C">
        <w:rPr>
          <w:rFonts w:ascii="David" w:hAnsi="David" w:cs="David"/>
          <w:sz w:val="24"/>
          <w:szCs w:val="24"/>
          <w:rtl/>
        </w:rPr>
        <w:t xml:space="preserve"> </w:t>
      </w:r>
      <w:r w:rsidRPr="004A719C">
        <w:rPr>
          <w:rFonts w:ascii="David" w:hAnsi="David" w:cs="David" w:hint="eastAsia"/>
          <w:sz w:val="24"/>
          <w:szCs w:val="24"/>
          <w:rtl/>
        </w:rPr>
        <w:t>ההסכם</w:t>
      </w:r>
      <w:r w:rsidRPr="004A719C">
        <w:rPr>
          <w:rFonts w:ascii="David" w:hAnsi="David" w:cs="David"/>
          <w:sz w:val="24"/>
          <w:szCs w:val="24"/>
          <w:rtl/>
        </w:rPr>
        <w:t xml:space="preserve"> </w:t>
      </w:r>
      <w:r w:rsidRPr="004A719C">
        <w:rPr>
          <w:rFonts w:ascii="David" w:hAnsi="David" w:cs="David" w:hint="eastAsia"/>
          <w:sz w:val="24"/>
          <w:szCs w:val="24"/>
          <w:rtl/>
        </w:rPr>
        <w:t>ב</w:t>
      </w:r>
      <w:r w:rsidRPr="004A719C">
        <w:rPr>
          <w:rFonts w:ascii="David" w:hAnsi="David" w:cs="David"/>
          <w:sz w:val="24"/>
          <w:szCs w:val="24"/>
          <w:rtl/>
        </w:rPr>
        <w:t xml:space="preserve">גבול האחריות </w:t>
      </w:r>
      <w:r w:rsidRPr="004A719C">
        <w:rPr>
          <w:rFonts w:ascii="David" w:hAnsi="David" w:cs="David" w:hint="eastAsia"/>
          <w:sz w:val="24"/>
          <w:szCs w:val="24"/>
          <w:rtl/>
        </w:rPr>
        <w:t>ש</w:t>
      </w:r>
      <w:r w:rsidRPr="004A719C">
        <w:rPr>
          <w:rFonts w:ascii="David" w:hAnsi="David" w:cs="David"/>
          <w:sz w:val="24"/>
          <w:szCs w:val="24"/>
          <w:rtl/>
        </w:rPr>
        <w:t xml:space="preserve">אינו </w:t>
      </w:r>
      <w:r w:rsidRPr="004A719C">
        <w:rPr>
          <w:rFonts w:ascii="David" w:hAnsi="David" w:cs="David" w:hint="eastAsia"/>
          <w:sz w:val="24"/>
          <w:szCs w:val="24"/>
          <w:rtl/>
        </w:rPr>
        <w:t>נופל</w:t>
      </w:r>
      <w:r w:rsidRPr="004A719C">
        <w:rPr>
          <w:rFonts w:ascii="David" w:hAnsi="David" w:cs="David"/>
          <w:sz w:val="24"/>
          <w:szCs w:val="24"/>
          <w:rtl/>
        </w:rPr>
        <w:t xml:space="preserve"> מ-20,000,000 </w:t>
      </w:r>
      <w:r w:rsidRPr="004A719C">
        <w:rPr>
          <w:rFonts w:ascii="David" w:hAnsi="David" w:cs="David" w:hint="eastAsia"/>
          <w:sz w:val="24"/>
          <w:szCs w:val="24"/>
          <w:rtl/>
        </w:rPr>
        <w:t>₪</w:t>
      </w:r>
      <w:r w:rsidRPr="004A719C">
        <w:rPr>
          <w:rFonts w:ascii="David" w:hAnsi="David" w:cs="David"/>
          <w:sz w:val="24"/>
          <w:szCs w:val="24"/>
          <w:rtl/>
        </w:rPr>
        <w:t xml:space="preserve">  (</w:t>
      </w:r>
      <w:r w:rsidRPr="004A719C">
        <w:rPr>
          <w:rFonts w:ascii="David" w:hAnsi="David" w:cs="David" w:hint="eastAsia"/>
          <w:sz w:val="24"/>
          <w:szCs w:val="24"/>
          <w:rtl/>
        </w:rPr>
        <w:t>עשרים</w:t>
      </w:r>
      <w:r w:rsidRPr="004A719C">
        <w:rPr>
          <w:rFonts w:ascii="David" w:hAnsi="David" w:cs="David"/>
          <w:sz w:val="24"/>
          <w:szCs w:val="24"/>
          <w:rtl/>
        </w:rPr>
        <w:t xml:space="preserve"> מ</w:t>
      </w:r>
      <w:r w:rsidRPr="004A719C">
        <w:rPr>
          <w:rFonts w:ascii="David" w:hAnsi="David" w:cs="David" w:hint="eastAsia"/>
          <w:sz w:val="24"/>
          <w:szCs w:val="24"/>
          <w:rtl/>
        </w:rPr>
        <w:t>י</w:t>
      </w:r>
      <w:r w:rsidRPr="004A719C">
        <w:rPr>
          <w:rFonts w:ascii="David" w:hAnsi="David" w:cs="David"/>
          <w:sz w:val="24"/>
          <w:szCs w:val="24"/>
          <w:rtl/>
        </w:rPr>
        <w:t xml:space="preserve">ליון </w:t>
      </w:r>
      <w:r w:rsidRPr="004A719C">
        <w:rPr>
          <w:rFonts w:ascii="David" w:hAnsi="David" w:cs="David" w:hint="eastAsia"/>
          <w:sz w:val="24"/>
          <w:szCs w:val="24"/>
          <w:rtl/>
        </w:rPr>
        <w:t>₪</w:t>
      </w:r>
      <w:r w:rsidRPr="004A719C">
        <w:rPr>
          <w:rFonts w:ascii="David" w:hAnsi="David" w:cs="David"/>
          <w:sz w:val="24"/>
          <w:szCs w:val="24"/>
          <w:rtl/>
        </w:rPr>
        <w:t xml:space="preserve"> ) לעובד אחד, לא</w:t>
      </w:r>
      <w:r w:rsidRPr="004A719C">
        <w:rPr>
          <w:rFonts w:ascii="David" w:hAnsi="David" w:cs="David" w:hint="eastAsia"/>
          <w:sz w:val="24"/>
          <w:szCs w:val="24"/>
          <w:rtl/>
        </w:rPr>
        <w:t>י</w:t>
      </w:r>
      <w:r w:rsidRPr="004A719C">
        <w:rPr>
          <w:rFonts w:ascii="David" w:hAnsi="David" w:cs="David"/>
          <w:sz w:val="24"/>
          <w:szCs w:val="24"/>
          <w:rtl/>
        </w:rPr>
        <w:t>רוע ובסה"כ לתקופת ביטוח שנתית.</w:t>
      </w:r>
    </w:p>
    <w:p w14:paraId="1D7DA498"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4A719C">
        <w:rPr>
          <w:rFonts w:ascii="David" w:hAnsi="David" w:cs="David" w:hint="eastAsia"/>
          <w:sz w:val="24"/>
          <w:szCs w:val="24"/>
          <w:rtl/>
        </w:rPr>
        <w:t>שימוש</w:t>
      </w:r>
      <w:r w:rsidRPr="004A719C">
        <w:rPr>
          <w:rFonts w:ascii="David" w:hAnsi="David" w:cs="David"/>
          <w:sz w:val="24"/>
          <w:szCs w:val="24"/>
          <w:rtl/>
        </w:rPr>
        <w:t xml:space="preserve"> </w:t>
      </w:r>
      <w:r w:rsidRPr="004A719C">
        <w:rPr>
          <w:rFonts w:ascii="David" w:hAnsi="David" w:cs="David" w:hint="eastAsia"/>
          <w:sz w:val="24"/>
          <w:szCs w:val="24"/>
          <w:rtl/>
        </w:rPr>
        <w:t>במנופים</w:t>
      </w:r>
      <w:r w:rsidRPr="004A719C">
        <w:rPr>
          <w:rFonts w:ascii="David" w:hAnsi="David" w:cs="David"/>
          <w:sz w:val="24"/>
          <w:szCs w:val="24"/>
          <w:rtl/>
        </w:rPr>
        <w:t xml:space="preserve">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במכונות</w:t>
      </w:r>
      <w:r w:rsidRPr="004A719C">
        <w:rPr>
          <w:rFonts w:ascii="David" w:hAnsi="David" w:cs="David"/>
          <w:sz w:val="24"/>
          <w:szCs w:val="24"/>
          <w:rtl/>
        </w:rPr>
        <w:t xml:space="preserve"> </w:t>
      </w:r>
      <w:r w:rsidRPr="004A719C">
        <w:rPr>
          <w:rFonts w:ascii="David" w:hAnsi="David" w:cs="David" w:hint="eastAsia"/>
          <w:sz w:val="24"/>
          <w:szCs w:val="24"/>
          <w:rtl/>
        </w:rPr>
        <w:t>הרמה</w:t>
      </w:r>
      <w:r w:rsidRPr="004A719C">
        <w:rPr>
          <w:rFonts w:ascii="David" w:hAnsi="David" w:cs="David"/>
          <w:sz w:val="24"/>
          <w:szCs w:val="24"/>
          <w:rtl/>
        </w:rPr>
        <w:t xml:space="preserve">,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בגובה</w:t>
      </w:r>
      <w:r w:rsidRPr="004A719C">
        <w:rPr>
          <w:rFonts w:ascii="David" w:hAnsi="David" w:cs="David"/>
          <w:sz w:val="24"/>
          <w:szCs w:val="24"/>
          <w:rtl/>
        </w:rPr>
        <w:t>, פ</w:t>
      </w:r>
      <w:r w:rsidRPr="004A719C">
        <w:rPr>
          <w:rFonts w:ascii="David" w:hAnsi="David" w:cs="David" w:hint="eastAsia"/>
          <w:sz w:val="24"/>
          <w:szCs w:val="24"/>
          <w:rtl/>
        </w:rPr>
        <w:t>י</w:t>
      </w:r>
      <w:r w:rsidRPr="004A719C">
        <w:rPr>
          <w:rFonts w:ascii="David" w:hAnsi="David" w:cs="David"/>
          <w:sz w:val="24"/>
          <w:szCs w:val="24"/>
          <w:rtl/>
        </w:rPr>
        <w:t>תיונות ורעלים וכן בדבר העסקת נוער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הביטוח </w:t>
      </w:r>
      <w:r w:rsidRPr="004A719C">
        <w:rPr>
          <w:rFonts w:ascii="David" w:hAnsi="David" w:cs="David" w:hint="eastAsia"/>
          <w:sz w:val="24"/>
          <w:szCs w:val="24"/>
          <w:rtl/>
        </w:rPr>
        <w:t>מ</w:t>
      </w:r>
      <w:r w:rsidRPr="004A719C">
        <w:rPr>
          <w:rFonts w:ascii="David" w:hAnsi="David" w:cs="David"/>
          <w:sz w:val="24"/>
          <w:szCs w:val="24"/>
          <w:rtl/>
        </w:rPr>
        <w:t xml:space="preserve">ורחב לשפות את </w:t>
      </w:r>
      <w:r w:rsidRPr="004A719C">
        <w:rPr>
          <w:rFonts w:ascii="David" w:hAnsi="David" w:cs="David" w:hint="eastAsia"/>
          <w:sz w:val="24"/>
          <w:szCs w:val="24"/>
          <w:rtl/>
        </w:rPr>
        <w:t>המזמין</w:t>
      </w:r>
      <w:r w:rsidRPr="004A719C">
        <w:rPr>
          <w:rFonts w:ascii="David" w:hAnsi="David" w:cs="David"/>
          <w:sz w:val="24"/>
          <w:szCs w:val="24"/>
          <w:rtl/>
        </w:rPr>
        <w:t xml:space="preserve"> היה </w:t>
      </w:r>
      <w:r w:rsidRPr="004A719C">
        <w:rPr>
          <w:rFonts w:ascii="David" w:hAnsi="David" w:cs="David" w:hint="eastAsia"/>
          <w:sz w:val="24"/>
          <w:szCs w:val="24"/>
          <w:rtl/>
        </w:rPr>
        <w:t>ונטען</w:t>
      </w:r>
      <w:r w:rsidRPr="004A719C">
        <w:rPr>
          <w:rFonts w:ascii="David" w:hAnsi="David" w:cs="David"/>
          <w:sz w:val="24"/>
          <w:szCs w:val="24"/>
        </w:rPr>
        <w:t xml:space="preserve"> </w:t>
      </w:r>
      <w:r w:rsidRPr="004A719C">
        <w:rPr>
          <w:rFonts w:ascii="David" w:hAnsi="David" w:cs="David"/>
          <w:sz w:val="24"/>
          <w:szCs w:val="24"/>
          <w:rtl/>
        </w:rPr>
        <w:t xml:space="preserve">לעניין קרות תאונת עבודה </w:t>
      </w:r>
      <w:r w:rsidRPr="004A719C">
        <w:rPr>
          <w:rFonts w:ascii="David" w:hAnsi="David" w:cs="David" w:hint="eastAsia"/>
          <w:sz w:val="24"/>
          <w:szCs w:val="24"/>
          <w:rtl/>
        </w:rPr>
        <w:t>ו</w:t>
      </w:r>
      <w:r w:rsidRPr="004A719C">
        <w:rPr>
          <w:rFonts w:ascii="David" w:hAnsi="David" w:cs="David"/>
          <w:sz w:val="24"/>
          <w:szCs w:val="24"/>
          <w:rtl/>
        </w:rPr>
        <w:t xml:space="preserve">/או מחלה </w:t>
      </w:r>
      <w:r w:rsidRPr="004A719C">
        <w:rPr>
          <w:rFonts w:ascii="David" w:hAnsi="David" w:cs="David" w:hint="eastAsia"/>
          <w:sz w:val="24"/>
          <w:szCs w:val="24"/>
          <w:rtl/>
        </w:rPr>
        <w:t>כלשהי</w:t>
      </w:r>
      <w:r w:rsidRPr="004A719C">
        <w:rPr>
          <w:rFonts w:ascii="David" w:hAnsi="David" w:cs="David"/>
          <w:sz w:val="24"/>
          <w:szCs w:val="24"/>
        </w:rPr>
        <w:t xml:space="preserve"> </w:t>
      </w:r>
      <w:r w:rsidRPr="004A719C">
        <w:rPr>
          <w:rFonts w:ascii="David" w:hAnsi="David" w:cs="David"/>
          <w:sz w:val="24"/>
          <w:szCs w:val="24"/>
          <w:rtl/>
        </w:rPr>
        <w:t>כי ה</w:t>
      </w:r>
      <w:r w:rsidRPr="004A719C">
        <w:rPr>
          <w:rFonts w:ascii="David" w:hAnsi="David" w:cs="David" w:hint="eastAsia"/>
          <w:sz w:val="24"/>
          <w:szCs w:val="24"/>
          <w:rtl/>
        </w:rPr>
        <w:t>וא</w:t>
      </w:r>
      <w:r w:rsidRPr="004A719C">
        <w:rPr>
          <w:rFonts w:ascii="David" w:hAnsi="David" w:cs="David"/>
          <w:sz w:val="24"/>
          <w:szCs w:val="24"/>
          <w:rtl/>
        </w:rPr>
        <w:t xml:space="preserve"> נושא בחובות מעביד כלשהם כלפי מי </w:t>
      </w:r>
      <w:r w:rsidRPr="004A719C">
        <w:rPr>
          <w:rFonts w:ascii="David" w:hAnsi="David" w:cs="David" w:hint="eastAsia"/>
          <w:sz w:val="24"/>
          <w:szCs w:val="24"/>
          <w:rtl/>
        </w:rPr>
        <w:t>מעובדי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w:t>
      </w:r>
      <w:r w:rsidRPr="004A719C">
        <w:rPr>
          <w:rFonts w:ascii="David" w:hAnsi="David" w:cs="David"/>
          <w:sz w:val="24"/>
          <w:szCs w:val="24"/>
          <w:rtl/>
        </w:rPr>
        <w:tab/>
      </w:r>
      <w:r w:rsidRPr="004A719C">
        <w:rPr>
          <w:rFonts w:ascii="David" w:hAnsi="David" w:cs="David"/>
          <w:sz w:val="24"/>
          <w:szCs w:val="24"/>
          <w:rtl/>
        </w:rPr>
        <w:br/>
      </w:r>
    </w:p>
    <w:p w14:paraId="78201CA1"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3</w:t>
      </w:r>
      <w:r w:rsidRPr="004A719C">
        <w:rPr>
          <w:rFonts w:ascii="David" w:hAnsi="David" w:cs="David"/>
          <w:sz w:val="24"/>
          <w:szCs w:val="24"/>
          <w:rtl/>
        </w:rPr>
        <w:tab/>
      </w:r>
      <w:r w:rsidRPr="004A719C">
        <w:rPr>
          <w:rFonts w:ascii="David" w:hAnsi="David" w:cs="David"/>
          <w:b/>
          <w:bCs/>
          <w:sz w:val="24"/>
          <w:szCs w:val="24"/>
          <w:rtl/>
        </w:rPr>
        <w:t>ביטוח אחריות כלפי צד שלישי</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w:t>
      </w:r>
      <w:r w:rsidRPr="004A719C">
        <w:rPr>
          <w:rFonts w:ascii="David" w:hAnsi="David" w:cs="David" w:hint="eastAsia"/>
          <w:sz w:val="24"/>
          <w:szCs w:val="24"/>
          <w:rtl/>
        </w:rPr>
        <w:t>את</w:t>
      </w:r>
      <w:r w:rsidRPr="004A719C">
        <w:rPr>
          <w:rFonts w:ascii="David" w:hAnsi="David" w:cs="David"/>
          <w:sz w:val="24"/>
          <w:szCs w:val="24"/>
          <w:rtl/>
        </w:rPr>
        <w:t xml:space="preserve"> חבות </w:t>
      </w:r>
      <w:r w:rsidRPr="004A719C">
        <w:rPr>
          <w:rFonts w:ascii="David" w:hAnsi="David" w:cs="David" w:hint="eastAsia"/>
          <w:sz w:val="24"/>
          <w:szCs w:val="24"/>
          <w:rtl/>
        </w:rPr>
        <w:t>היועץ</w:t>
      </w:r>
      <w:r w:rsidRPr="004A719C">
        <w:rPr>
          <w:rFonts w:ascii="David" w:hAnsi="David" w:cs="David"/>
          <w:sz w:val="24"/>
          <w:szCs w:val="24"/>
          <w:rtl/>
        </w:rPr>
        <w:t xml:space="preserve"> על פי דין בגבול אחריות שלא יפחת מ- 4,000,000 </w:t>
      </w:r>
      <w:r w:rsidRPr="004A719C">
        <w:rPr>
          <w:rFonts w:ascii="David" w:hAnsi="David" w:cs="David" w:hint="eastAsia"/>
          <w:sz w:val="24"/>
          <w:szCs w:val="24"/>
          <w:rtl/>
        </w:rPr>
        <w:t>₪</w:t>
      </w:r>
      <w:r w:rsidRPr="004A719C">
        <w:rPr>
          <w:rFonts w:ascii="David" w:hAnsi="David" w:cs="David"/>
          <w:sz w:val="24"/>
          <w:szCs w:val="24"/>
          <w:rtl/>
        </w:rPr>
        <w:t xml:space="preserve"> (ארבעה </w:t>
      </w:r>
      <w:r w:rsidRPr="004A719C">
        <w:rPr>
          <w:rFonts w:ascii="David" w:hAnsi="David" w:cs="David" w:hint="eastAsia"/>
          <w:sz w:val="24"/>
          <w:szCs w:val="24"/>
          <w:rtl/>
        </w:rPr>
        <w:t>מיליון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למקרה ולתקופת ביטוח שנתית, בגין א</w:t>
      </w:r>
      <w:r w:rsidRPr="004A719C">
        <w:rPr>
          <w:rFonts w:ascii="David" w:hAnsi="David" w:cs="David" w:hint="eastAsia"/>
          <w:sz w:val="24"/>
          <w:szCs w:val="24"/>
          <w:rtl/>
        </w:rPr>
        <w:t>י</w:t>
      </w:r>
      <w:r w:rsidRPr="004A719C">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02F73C49"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r>
      <w:r w:rsidRPr="004A719C">
        <w:rPr>
          <w:rFonts w:ascii="David" w:hAnsi="David" w:cs="David" w:hint="eastAsia"/>
          <w:sz w:val="24"/>
          <w:szCs w:val="24"/>
          <w:rtl/>
        </w:rPr>
        <w:t>ביטוח</w:t>
      </w:r>
      <w:r w:rsidRPr="004A719C">
        <w:rPr>
          <w:rFonts w:ascii="David" w:hAnsi="David" w:cs="David"/>
          <w:sz w:val="24"/>
          <w:szCs w:val="24"/>
          <w:rtl/>
        </w:rPr>
        <w:t xml:space="preserve"> זה לא כפוף לכל הגבלה בדבר חבות הנובעת מאש, התפוצצות, בהלה, מכשירי הרמה, </w:t>
      </w:r>
      <w:r w:rsidRPr="004A719C">
        <w:rPr>
          <w:rFonts w:ascii="David" w:hAnsi="David" w:cs="David" w:hint="eastAsia"/>
          <w:sz w:val="24"/>
          <w:szCs w:val="24"/>
          <w:rtl/>
        </w:rPr>
        <w:t>חבות</w:t>
      </w:r>
      <w:r w:rsidRPr="004A719C">
        <w:rPr>
          <w:rFonts w:ascii="David" w:hAnsi="David" w:cs="David"/>
          <w:sz w:val="24"/>
          <w:szCs w:val="24"/>
        </w:rPr>
        <w:t xml:space="preserve"> </w:t>
      </w:r>
      <w:r w:rsidRPr="004A719C">
        <w:rPr>
          <w:rFonts w:ascii="David" w:hAnsi="David" w:cs="David"/>
          <w:sz w:val="24"/>
          <w:szCs w:val="24"/>
          <w:rtl/>
        </w:rPr>
        <w:t xml:space="preserve">בגין וכלפי קבלנים, קבלני </w:t>
      </w:r>
      <w:r w:rsidRPr="004A719C">
        <w:rPr>
          <w:rFonts w:ascii="David" w:hAnsi="David" w:cs="David" w:hint="eastAsia"/>
          <w:sz w:val="24"/>
          <w:szCs w:val="24"/>
          <w:rtl/>
        </w:rPr>
        <w:t>משנה</w:t>
      </w:r>
      <w:r w:rsidRPr="004A719C">
        <w:rPr>
          <w:rFonts w:ascii="David" w:hAnsi="David" w:cs="David"/>
          <w:sz w:val="24"/>
          <w:szCs w:val="24"/>
        </w:rPr>
        <w:t xml:space="preserve"> </w:t>
      </w:r>
      <w:r w:rsidRPr="004A719C">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וכן תביעות שיבוב מצד המוסד לביטוח לאומי. </w:t>
      </w:r>
      <w:r w:rsidRPr="004A719C">
        <w:rPr>
          <w:rFonts w:ascii="David" w:hAnsi="David" w:cs="David"/>
          <w:sz w:val="24"/>
          <w:szCs w:val="24"/>
          <w:rtl/>
        </w:rPr>
        <w:br/>
      </w:r>
      <w:r w:rsidRPr="004A719C">
        <w:rPr>
          <w:rFonts w:ascii="David" w:hAnsi="David" w:cs="David" w:hint="eastAsia"/>
          <w:sz w:val="24"/>
          <w:szCs w:val="24"/>
          <w:rtl/>
        </w:rPr>
        <w:t>הביטוח</w:t>
      </w:r>
      <w:r w:rsidRPr="004A719C">
        <w:rPr>
          <w:rFonts w:ascii="David" w:hAnsi="David" w:cs="David"/>
          <w:sz w:val="24"/>
          <w:szCs w:val="24"/>
          <w:rtl/>
        </w:rPr>
        <w:t xml:space="preserve"> </w:t>
      </w:r>
      <w:r w:rsidRPr="004A719C">
        <w:rPr>
          <w:rFonts w:ascii="David" w:hAnsi="David" w:cs="David" w:hint="eastAsia"/>
          <w:sz w:val="24"/>
          <w:szCs w:val="24"/>
          <w:rtl/>
        </w:rPr>
        <w:t>מ</w:t>
      </w:r>
      <w:r w:rsidRPr="004A719C">
        <w:rPr>
          <w:rFonts w:ascii="David" w:hAnsi="David" w:cs="David"/>
          <w:sz w:val="24"/>
          <w:szCs w:val="24"/>
          <w:rtl/>
        </w:rPr>
        <w:t>ורחב ל</w:t>
      </w:r>
      <w:r w:rsidRPr="004A719C">
        <w:rPr>
          <w:rFonts w:ascii="David" w:hAnsi="David" w:cs="David" w:hint="eastAsia"/>
          <w:sz w:val="24"/>
          <w:szCs w:val="24"/>
          <w:rtl/>
        </w:rPr>
        <w:t>שפות</w:t>
      </w:r>
      <w:r w:rsidRPr="004A719C">
        <w:rPr>
          <w:rFonts w:ascii="David" w:hAnsi="David" w:cs="David"/>
          <w:sz w:val="24"/>
          <w:szCs w:val="24"/>
          <w:rtl/>
        </w:rPr>
        <w:t xml:space="preserve"> את </w:t>
      </w:r>
      <w:r w:rsidRPr="004A719C">
        <w:rPr>
          <w:rFonts w:ascii="David" w:hAnsi="David" w:cs="David" w:hint="eastAsia"/>
          <w:sz w:val="24"/>
          <w:szCs w:val="24"/>
          <w:rtl/>
        </w:rPr>
        <w:t>המזמין</w:t>
      </w:r>
      <w:r w:rsidRPr="004A719C">
        <w:rPr>
          <w:rFonts w:ascii="David" w:hAnsi="David" w:cs="David"/>
          <w:sz w:val="24"/>
          <w:szCs w:val="24"/>
          <w:rtl/>
        </w:rPr>
        <w:t xml:space="preserve"> בגין אחריות</w:t>
      </w:r>
      <w:r w:rsidRPr="004A719C">
        <w:rPr>
          <w:rFonts w:ascii="David" w:hAnsi="David" w:cs="David" w:hint="eastAsia"/>
          <w:sz w:val="24"/>
          <w:szCs w:val="24"/>
          <w:rtl/>
        </w:rPr>
        <w:t>ו</w:t>
      </w:r>
      <w:r w:rsidRPr="004A719C">
        <w:rPr>
          <w:rFonts w:ascii="David" w:hAnsi="David" w:cs="David"/>
          <w:sz w:val="24"/>
          <w:szCs w:val="24"/>
          <w:rtl/>
        </w:rPr>
        <w:t xml:space="preserve"> למעשי ו/או מחדלי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61D0704B"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470DACC"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hint="eastAsia"/>
          <w:sz w:val="24"/>
          <w:szCs w:val="24"/>
          <w:rtl/>
        </w:rPr>
        <w:t>הפוליסה</w:t>
      </w:r>
      <w:r w:rsidRPr="004A719C">
        <w:rPr>
          <w:rFonts w:ascii="David" w:hAnsi="David" w:cs="David"/>
          <w:sz w:val="24"/>
          <w:szCs w:val="24"/>
          <w:rtl/>
        </w:rPr>
        <w:t xml:space="preserve"> </w:t>
      </w:r>
      <w:r w:rsidRPr="004A719C">
        <w:rPr>
          <w:rFonts w:ascii="David" w:hAnsi="David" w:cs="David" w:hint="eastAsia"/>
          <w:sz w:val="24"/>
          <w:szCs w:val="24"/>
          <w:rtl/>
        </w:rPr>
        <w:t>תכלולנה</w:t>
      </w:r>
      <w:r w:rsidRPr="004A719C">
        <w:rPr>
          <w:rFonts w:ascii="David" w:hAnsi="David" w:cs="David"/>
          <w:sz w:val="24"/>
          <w:szCs w:val="24"/>
          <w:rtl/>
        </w:rPr>
        <w:t xml:space="preserve"> </w:t>
      </w:r>
      <w:r w:rsidRPr="004A719C">
        <w:rPr>
          <w:rFonts w:ascii="David" w:hAnsi="David" w:cs="David" w:hint="eastAsia"/>
          <w:sz w:val="24"/>
          <w:szCs w:val="24"/>
          <w:rtl/>
        </w:rPr>
        <w:t>התחייבות</w:t>
      </w:r>
      <w:r w:rsidRPr="004A719C">
        <w:rPr>
          <w:rFonts w:ascii="David" w:hAnsi="David" w:cs="David"/>
          <w:sz w:val="24"/>
          <w:szCs w:val="24"/>
          <w:rtl/>
        </w:rPr>
        <w:t xml:space="preserve"> </w:t>
      </w:r>
      <w:r w:rsidRPr="004A719C">
        <w:rPr>
          <w:rFonts w:ascii="David" w:hAnsi="David" w:cs="David" w:hint="eastAsia"/>
          <w:sz w:val="24"/>
          <w:szCs w:val="24"/>
          <w:rtl/>
        </w:rPr>
        <w:t>לוויתור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שיבוב</w:t>
      </w:r>
      <w:r w:rsidRPr="004A719C">
        <w:rPr>
          <w:rFonts w:ascii="David" w:hAnsi="David" w:cs="David"/>
          <w:sz w:val="24"/>
          <w:szCs w:val="24"/>
          <w:rtl/>
        </w:rPr>
        <w:t xml:space="preserve">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המזמין</w:t>
      </w:r>
      <w:r w:rsidRPr="004A719C">
        <w:rPr>
          <w:rFonts w:ascii="David" w:hAnsi="David" w:cs="David"/>
          <w:sz w:val="24"/>
          <w:szCs w:val="24"/>
          <w:rtl/>
        </w:rPr>
        <w:t xml:space="preserve">, </w:t>
      </w:r>
      <w:r w:rsidRPr="004A719C">
        <w:rPr>
          <w:rFonts w:ascii="David" w:hAnsi="David" w:cs="David" w:hint="eastAsia"/>
          <w:sz w:val="24"/>
          <w:szCs w:val="24"/>
          <w:rtl/>
        </w:rPr>
        <w:t>עובדיו</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xml:space="preserve"> </w:t>
      </w:r>
      <w:r w:rsidRPr="004A719C">
        <w:rPr>
          <w:rFonts w:ascii="David" w:hAnsi="David" w:cs="David" w:hint="eastAsia"/>
          <w:sz w:val="24"/>
          <w:szCs w:val="24"/>
          <w:rtl/>
        </w:rPr>
        <w:t>אולם</w:t>
      </w:r>
      <w:r w:rsidRPr="004A719C">
        <w:rPr>
          <w:rFonts w:ascii="David" w:hAnsi="David" w:cs="David"/>
          <w:sz w:val="24"/>
          <w:szCs w:val="24"/>
          <w:rtl/>
        </w:rPr>
        <w:t xml:space="preserve"> </w:t>
      </w:r>
      <w:r w:rsidRPr="004A719C">
        <w:rPr>
          <w:rFonts w:ascii="David" w:hAnsi="David" w:cs="David" w:hint="eastAsia"/>
          <w:sz w:val="24"/>
          <w:szCs w:val="24"/>
          <w:rtl/>
        </w:rPr>
        <w:t>האמור</w:t>
      </w:r>
      <w:r w:rsidRPr="004A719C">
        <w:rPr>
          <w:rFonts w:ascii="David" w:hAnsi="David" w:cs="David"/>
          <w:sz w:val="24"/>
          <w:szCs w:val="24"/>
          <w:rtl/>
        </w:rPr>
        <w:t xml:space="preserve"> </w:t>
      </w:r>
      <w:r w:rsidRPr="004A719C">
        <w:rPr>
          <w:rFonts w:ascii="David" w:hAnsi="David" w:cs="David" w:hint="eastAsia"/>
          <w:sz w:val="24"/>
          <w:szCs w:val="24"/>
          <w:rtl/>
        </w:rPr>
        <w:t>בדבר</w:t>
      </w:r>
      <w:r w:rsidRPr="004A719C">
        <w:rPr>
          <w:rFonts w:ascii="David" w:hAnsi="David" w:cs="David"/>
          <w:sz w:val="24"/>
          <w:szCs w:val="24"/>
          <w:rtl/>
        </w:rPr>
        <w:t xml:space="preserve"> </w:t>
      </w:r>
      <w:r w:rsidRPr="004A719C">
        <w:rPr>
          <w:rFonts w:ascii="David" w:hAnsi="David" w:cs="David" w:hint="eastAsia"/>
          <w:sz w:val="24"/>
          <w:szCs w:val="24"/>
          <w:rtl/>
        </w:rPr>
        <w:t>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השיבוב</w:t>
      </w:r>
      <w:r w:rsidRPr="004A719C">
        <w:rPr>
          <w:rFonts w:ascii="David" w:hAnsi="David" w:cs="David"/>
          <w:sz w:val="24"/>
          <w:szCs w:val="24"/>
          <w:rtl/>
        </w:rPr>
        <w:t xml:space="preserve"> </w:t>
      </w:r>
      <w:r w:rsidRPr="004A719C">
        <w:rPr>
          <w:rFonts w:ascii="David" w:hAnsi="David" w:cs="David" w:hint="eastAsia"/>
          <w:sz w:val="24"/>
          <w:szCs w:val="24"/>
          <w:rtl/>
        </w:rPr>
        <w:t>לא</w:t>
      </w:r>
      <w:r w:rsidRPr="004A719C">
        <w:rPr>
          <w:rFonts w:ascii="David" w:hAnsi="David" w:cs="David"/>
          <w:sz w:val="24"/>
          <w:szCs w:val="24"/>
          <w:rtl/>
        </w:rPr>
        <w:t xml:space="preserve"> </w:t>
      </w:r>
      <w:r w:rsidRPr="004A719C">
        <w:rPr>
          <w:rFonts w:ascii="David" w:hAnsi="David" w:cs="David" w:hint="eastAsia"/>
          <w:sz w:val="24"/>
          <w:szCs w:val="24"/>
          <w:rtl/>
        </w:rPr>
        <w:t>יחול</w:t>
      </w:r>
      <w:r w:rsidRPr="004A719C">
        <w:rPr>
          <w:rFonts w:ascii="David" w:hAnsi="David" w:cs="David"/>
          <w:sz w:val="24"/>
          <w:szCs w:val="24"/>
          <w:rtl/>
        </w:rPr>
        <w:t xml:space="preserve"> </w:t>
      </w:r>
      <w:r w:rsidRPr="004A719C">
        <w:rPr>
          <w:rFonts w:ascii="David" w:hAnsi="David" w:cs="David" w:hint="eastAsia"/>
          <w:sz w:val="24"/>
          <w:szCs w:val="24"/>
          <w:rtl/>
        </w:rPr>
        <w:t>לטובת</w:t>
      </w:r>
      <w:r w:rsidRPr="004A719C">
        <w:rPr>
          <w:rFonts w:ascii="David" w:hAnsi="David" w:cs="David"/>
          <w:sz w:val="24"/>
          <w:szCs w:val="24"/>
          <w:rtl/>
        </w:rPr>
        <w:t xml:space="preserve"> </w:t>
      </w:r>
      <w:r w:rsidRPr="004A719C">
        <w:rPr>
          <w:rFonts w:ascii="David" w:hAnsi="David" w:cs="David" w:hint="eastAsia"/>
          <w:sz w:val="24"/>
          <w:szCs w:val="24"/>
          <w:rtl/>
        </w:rPr>
        <w:t>אדם</w:t>
      </w:r>
      <w:r w:rsidRPr="004A719C">
        <w:rPr>
          <w:rFonts w:ascii="David" w:hAnsi="David" w:cs="David"/>
          <w:sz w:val="24"/>
          <w:szCs w:val="24"/>
          <w:rtl/>
        </w:rPr>
        <w:t xml:space="preserve"> </w:t>
      </w:r>
      <w:r w:rsidRPr="004A719C">
        <w:rPr>
          <w:rFonts w:ascii="David" w:hAnsi="David" w:cs="David" w:hint="eastAsia"/>
          <w:sz w:val="24"/>
          <w:szCs w:val="24"/>
          <w:rtl/>
        </w:rPr>
        <w:t>שגרם</w:t>
      </w:r>
      <w:r w:rsidRPr="004A719C">
        <w:rPr>
          <w:rFonts w:ascii="David" w:hAnsi="David" w:cs="David"/>
          <w:sz w:val="24"/>
          <w:szCs w:val="24"/>
          <w:rtl/>
        </w:rPr>
        <w:t xml:space="preserve"> </w:t>
      </w:r>
      <w:r w:rsidRPr="004A719C">
        <w:rPr>
          <w:rFonts w:ascii="David" w:hAnsi="David" w:cs="David" w:hint="eastAsia"/>
          <w:sz w:val="24"/>
          <w:szCs w:val="24"/>
          <w:rtl/>
        </w:rPr>
        <w:t>לנזק</w:t>
      </w:r>
      <w:r w:rsidRPr="004A719C">
        <w:rPr>
          <w:rFonts w:ascii="David" w:hAnsi="David" w:cs="David"/>
          <w:sz w:val="24"/>
          <w:szCs w:val="24"/>
          <w:rtl/>
        </w:rPr>
        <w:t xml:space="preserve"> </w:t>
      </w:r>
      <w:r w:rsidRPr="004A719C">
        <w:rPr>
          <w:rFonts w:ascii="David" w:hAnsi="David" w:cs="David" w:hint="eastAsia"/>
          <w:sz w:val="24"/>
          <w:szCs w:val="24"/>
          <w:rtl/>
        </w:rPr>
        <w:t>בזדון</w:t>
      </w:r>
      <w:r w:rsidRPr="004A719C">
        <w:rPr>
          <w:rFonts w:ascii="David" w:hAnsi="David" w:cs="David"/>
          <w:sz w:val="24"/>
          <w:szCs w:val="24"/>
          <w:rtl/>
        </w:rPr>
        <w:t>.</w:t>
      </w:r>
    </w:p>
    <w:p w14:paraId="48867DA7"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כמו כן </w:t>
      </w:r>
      <w:r w:rsidRPr="004A719C">
        <w:rPr>
          <w:rFonts w:ascii="David" w:hAnsi="David" w:cs="David" w:hint="eastAsia"/>
          <w:sz w:val="24"/>
          <w:szCs w:val="24"/>
          <w:rtl/>
        </w:rPr>
        <w:t>היועץ</w:t>
      </w:r>
      <w:r w:rsidRPr="004A719C">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6A8F5CB0"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18E3B0CB" w14:textId="77777777" w:rsidR="00CE2C28" w:rsidRDefault="004E3753" w:rsidP="001A01C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David" w:hAnsi="David" w:cs="David"/>
          <w:sz w:val="24"/>
          <w:szCs w:val="24"/>
          <w:rtl/>
        </w:rPr>
        <w:t xml:space="preserve"> </w:t>
      </w:r>
      <w:r w:rsidR="00CE2C28" w:rsidRPr="00B27B4C">
        <w:rPr>
          <w:rFonts w:ascii="Times New Roman" w:eastAsia="Times New Roman" w:hAnsi="Times New Roman" w:cs="David" w:hint="cs"/>
          <w:bCs/>
          <w:sz w:val="20"/>
          <w:szCs w:val="24"/>
          <w:u w:val="single"/>
          <w:rtl/>
          <w:lang w:eastAsia="he-IL"/>
        </w:rPr>
        <w:t>נספח "ז</w:t>
      </w:r>
      <w:r w:rsidR="00CE2C28">
        <w:rPr>
          <w:rFonts w:ascii="Times New Roman" w:eastAsia="Times New Roman" w:hAnsi="Times New Roman" w:cs="David" w:hint="cs"/>
          <w:bCs/>
          <w:sz w:val="20"/>
          <w:szCs w:val="24"/>
          <w:u w:val="single"/>
          <w:rtl/>
          <w:lang w:eastAsia="he-IL"/>
        </w:rPr>
        <w:t>1'</w:t>
      </w:r>
      <w:r w:rsidR="00CE2C28" w:rsidRPr="00B27B4C">
        <w:rPr>
          <w:rFonts w:ascii="Times New Roman" w:eastAsia="Times New Roman" w:hAnsi="Times New Roman" w:cs="David" w:hint="cs"/>
          <w:bCs/>
          <w:sz w:val="20"/>
          <w:szCs w:val="24"/>
          <w:u w:val="single"/>
          <w:rtl/>
          <w:lang w:eastAsia="he-IL"/>
        </w:rPr>
        <w:t>"</w:t>
      </w:r>
    </w:p>
    <w:p w14:paraId="720221F4" w14:textId="77777777" w:rsidR="00CE2C28" w:rsidRPr="00CE2C28" w:rsidRDefault="00CE2C28" w:rsidP="004A719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Times New Roman" w:eastAsia="Times New Roman" w:hAnsi="Times New Roman" w:cs="David" w:hint="eastAsia"/>
          <w:b/>
          <w:bCs/>
          <w:sz w:val="20"/>
          <w:szCs w:val="24"/>
          <w:u w:val="single"/>
          <w:rtl/>
          <w:lang w:eastAsia="he-IL"/>
        </w:rPr>
        <w:t>אישור</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על</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קיום</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ביטוחי</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המתכנן</w:t>
      </w:r>
    </w:p>
    <w:p w14:paraId="56DD6F0C" w14:textId="77777777" w:rsidR="00CE2C28" w:rsidRPr="00B2329A" w:rsidRDefault="00CE2C28" w:rsidP="00CE2C28">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E2C28" w:rsidRPr="004D79CC" w14:paraId="5CD4FD7B" w14:textId="77777777" w:rsidTr="000730A8">
        <w:trPr>
          <w:trHeight w:val="463"/>
          <w:tblHeader/>
        </w:trPr>
        <w:tc>
          <w:tcPr>
            <w:tcW w:w="8218" w:type="dxa"/>
            <w:gridSpan w:val="3"/>
            <w:shd w:val="clear" w:color="auto" w:fill="F2F2F2"/>
          </w:tcPr>
          <w:p w14:paraId="07F9FE4C"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קיום ביטוחים</w:t>
            </w:r>
          </w:p>
        </w:tc>
        <w:tc>
          <w:tcPr>
            <w:tcW w:w="3317" w:type="dxa"/>
            <w:shd w:val="clear" w:color="auto" w:fill="auto"/>
          </w:tcPr>
          <w:p w14:paraId="1C9D6268"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הנפקת האישור(</w:t>
            </w:r>
            <w:r w:rsidRPr="004D79CC">
              <w:rPr>
                <w:rFonts w:ascii="David" w:eastAsia="Calibri" w:hAnsi="David" w:cs="David"/>
                <w:sz w:val="24"/>
                <w:szCs w:val="24"/>
                <w:lang w:eastAsia="he-IL"/>
              </w:rPr>
              <w:t>DD/MM/YYYY</w:t>
            </w:r>
            <w:r w:rsidRPr="004D79CC">
              <w:rPr>
                <w:rFonts w:ascii="David" w:eastAsia="Calibri" w:hAnsi="David" w:cs="David"/>
                <w:sz w:val="24"/>
                <w:szCs w:val="24"/>
                <w:rtl/>
                <w:lang w:eastAsia="he-IL"/>
              </w:rPr>
              <w:t>)</w:t>
            </w:r>
          </w:p>
        </w:tc>
      </w:tr>
      <w:tr w:rsidR="00CE2C28" w:rsidRPr="004D79CC" w14:paraId="01457B6E" w14:textId="77777777" w:rsidTr="000730A8">
        <w:trPr>
          <w:trHeight w:val="315"/>
        </w:trPr>
        <w:tc>
          <w:tcPr>
            <w:tcW w:w="11535" w:type="dxa"/>
            <w:gridSpan w:val="4"/>
            <w:shd w:val="clear" w:color="auto" w:fill="auto"/>
          </w:tcPr>
          <w:p w14:paraId="720D3F62"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E2C28" w:rsidRPr="004D79CC" w14:paraId="6AACBB8B" w14:textId="77777777" w:rsidTr="000730A8">
        <w:trPr>
          <w:trHeight w:val="278"/>
        </w:trPr>
        <w:tc>
          <w:tcPr>
            <w:tcW w:w="4068" w:type="dxa"/>
            <w:shd w:val="clear" w:color="auto" w:fill="F2F2F2"/>
          </w:tcPr>
          <w:p w14:paraId="619CE2EE"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מבקש האישור*</w:t>
            </w:r>
          </w:p>
        </w:tc>
        <w:tc>
          <w:tcPr>
            <w:tcW w:w="1974" w:type="dxa"/>
            <w:shd w:val="clear" w:color="auto" w:fill="F2F2F2"/>
          </w:tcPr>
          <w:p w14:paraId="5ABAB89A"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sidDel="009955DA">
              <w:rPr>
                <w:rFonts w:ascii="David" w:eastAsia="Calibri" w:hAnsi="David" w:cs="David"/>
                <w:sz w:val="24"/>
                <w:szCs w:val="24"/>
                <w:rtl/>
                <w:lang w:eastAsia="he-IL"/>
              </w:rPr>
              <w:t>ה</w:t>
            </w:r>
            <w:r w:rsidRPr="004D79CC">
              <w:rPr>
                <w:rFonts w:ascii="David" w:eastAsia="Calibri" w:hAnsi="David" w:cs="David"/>
                <w:sz w:val="24"/>
                <w:szCs w:val="24"/>
                <w:rtl/>
                <w:lang w:eastAsia="he-IL"/>
              </w:rPr>
              <w:t>מבוטח</w:t>
            </w:r>
          </w:p>
        </w:tc>
        <w:tc>
          <w:tcPr>
            <w:tcW w:w="2176" w:type="dxa"/>
            <w:shd w:val="clear" w:color="auto" w:fill="F2F2F2"/>
          </w:tcPr>
          <w:p w14:paraId="4848BFB7"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אופי העסקה*</w:t>
            </w:r>
          </w:p>
        </w:tc>
        <w:tc>
          <w:tcPr>
            <w:tcW w:w="3317" w:type="dxa"/>
            <w:shd w:val="clear" w:color="auto" w:fill="F2F2F2"/>
          </w:tcPr>
          <w:p w14:paraId="29EFAC2B"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מעמד מבקש האישור*</w:t>
            </w:r>
          </w:p>
        </w:tc>
      </w:tr>
      <w:tr w:rsidR="00CE2C28" w:rsidRPr="004D79CC" w14:paraId="2426EDD9" w14:textId="77777777" w:rsidTr="000730A8">
        <w:trPr>
          <w:trHeight w:val="551"/>
        </w:trPr>
        <w:tc>
          <w:tcPr>
            <w:tcW w:w="4068" w:type="dxa"/>
            <w:shd w:val="clear" w:color="auto" w:fill="auto"/>
          </w:tcPr>
          <w:p w14:paraId="7FA3C019"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שם</w:t>
            </w:r>
          </w:p>
          <w:p w14:paraId="480D81E8"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 xml:space="preserve">אפי מגורים בע"מ ו/או חברות אם </w:t>
            </w:r>
            <w:r w:rsidRPr="004D79CC">
              <w:rPr>
                <w:rFonts w:ascii="David" w:eastAsia="Calibri" w:hAnsi="David" w:cs="David"/>
                <w:sz w:val="24"/>
                <w:szCs w:val="24"/>
                <w:rtl/>
                <w:lang w:eastAsia="he-IL"/>
              </w:rPr>
              <w:t>ו/או חברות בנות ו/או חברות אחיות ו/או חברות קשורות חברות שלובות</w:t>
            </w:r>
            <w:r w:rsidRPr="004D79CC">
              <w:rPr>
                <w:rFonts w:ascii="David" w:eastAsia="Calibri" w:hAnsi="David" w:cs="David" w:hint="cs"/>
                <w:sz w:val="24"/>
                <w:szCs w:val="24"/>
                <w:rtl/>
                <w:lang w:eastAsia="he-IL"/>
              </w:rPr>
              <w:t xml:space="preserve"> ו/או חברות קשורות ו/או כל חברה הנמנית בקבוצת "אפריקה-ישראל" ו/או עובדיהם ו/או מנהליהם</w:t>
            </w:r>
          </w:p>
        </w:tc>
        <w:tc>
          <w:tcPr>
            <w:tcW w:w="1974" w:type="dxa"/>
            <w:shd w:val="clear" w:color="auto" w:fill="auto"/>
          </w:tcPr>
          <w:p w14:paraId="493D80D1"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ש</w:t>
            </w:r>
            <w:r w:rsidRPr="004D79CC">
              <w:rPr>
                <w:rFonts w:ascii="David" w:eastAsia="Calibri" w:hAnsi="David" w:cs="David"/>
                <w:sz w:val="24"/>
                <w:szCs w:val="24"/>
                <w:rtl/>
                <w:lang w:eastAsia="he-IL"/>
              </w:rPr>
              <w:t>ם</w:t>
            </w:r>
          </w:p>
        </w:tc>
        <w:tc>
          <w:tcPr>
            <w:tcW w:w="2176" w:type="dxa"/>
            <w:vMerge w:val="restart"/>
            <w:shd w:val="clear" w:color="auto" w:fill="auto"/>
          </w:tcPr>
          <w:p w14:paraId="57839C1B" w14:textId="77777777" w:rsidR="00CE2C28" w:rsidRPr="004D79CC" w:rsidRDefault="00CE2C28" w:rsidP="000730A8">
            <w:pPr>
              <w:spacing w:before="0" w:beforeAutospacing="0" w:after="0" w:afterAutospacing="0" w:line="240" w:lineRule="auto"/>
              <w:ind w:left="50" w:right="78"/>
              <w:rPr>
                <w:rFonts w:ascii="David" w:eastAsia="Calibri" w:hAnsi="David" w:cs="David"/>
                <w:b/>
                <w:sz w:val="24"/>
                <w:szCs w:val="24"/>
                <w:rtl/>
                <w:lang w:eastAsia="he-IL"/>
              </w:rPr>
            </w:pPr>
          </w:p>
          <w:p w14:paraId="6F088AE7" w14:textId="77777777" w:rsidR="00CE2C28" w:rsidRPr="004D79CC" w:rsidRDefault="00CE2C28" w:rsidP="000730A8">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 xml:space="preserve">שירותים </w:t>
            </w:r>
            <w:r w:rsidRPr="004D79CC">
              <w:rPr>
                <w:rFonts w:ascii="David" w:eastAsia="Calibri" w:hAnsi="David" w:cs="David" w:hint="cs"/>
                <w:b/>
                <w:sz w:val="24"/>
                <w:szCs w:val="24"/>
                <w:rtl/>
                <w:lang w:eastAsia="he-IL"/>
              </w:rPr>
              <w:t>- 085</w:t>
            </w:r>
          </w:p>
          <w:p w14:paraId="35C5AA9E" w14:textId="77777777" w:rsidR="00CE2C28" w:rsidRPr="004D79CC" w:rsidRDefault="00CE2C28" w:rsidP="000730A8">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7B2F3C0C" w14:textId="77777777" w:rsidR="00CE2C28" w:rsidRPr="004D79CC" w:rsidRDefault="00CE2C28" w:rsidP="000730A8">
            <w:pPr>
              <w:spacing w:before="0" w:beforeAutospacing="0" w:after="0" w:afterAutospacing="0" w:line="240" w:lineRule="auto"/>
              <w:ind w:left="50" w:right="78"/>
              <w:rPr>
                <w:rFonts w:ascii="David" w:eastAsia="Calibri" w:hAnsi="David" w:cs="David"/>
                <w:b/>
                <w:sz w:val="24"/>
                <w:szCs w:val="24"/>
                <w:rtl/>
                <w:lang w:eastAsia="he-IL"/>
              </w:rPr>
            </w:pPr>
          </w:p>
          <w:p w14:paraId="5E1F9198" w14:textId="77777777" w:rsidR="00CE2C28" w:rsidRPr="004D79CC" w:rsidRDefault="00CE2C28" w:rsidP="000730A8">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מזמין שירותים</w:t>
            </w:r>
          </w:p>
          <w:p w14:paraId="7C214A28" w14:textId="77777777" w:rsidR="00CE2C28" w:rsidRPr="004D79CC" w:rsidRDefault="00CE2C28" w:rsidP="000730A8">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0FDF9B87" w14:textId="77777777" w:rsidTr="000730A8">
        <w:trPr>
          <w:trHeight w:val="571"/>
        </w:trPr>
        <w:tc>
          <w:tcPr>
            <w:tcW w:w="4068" w:type="dxa"/>
            <w:shd w:val="clear" w:color="auto" w:fill="auto"/>
          </w:tcPr>
          <w:p w14:paraId="047F677E"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r w:rsidRPr="004D79CC">
              <w:rPr>
                <w:rFonts w:ascii="David" w:eastAsia="Calibri" w:hAnsi="David" w:cs="David" w:hint="cs"/>
                <w:sz w:val="24"/>
                <w:szCs w:val="24"/>
                <w:rtl/>
                <w:lang w:eastAsia="he-IL"/>
              </w:rPr>
              <w:t>/ח.צ.</w:t>
            </w:r>
          </w:p>
          <w:p w14:paraId="26B1EF18"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5200034760</w:t>
            </w:r>
          </w:p>
        </w:tc>
        <w:tc>
          <w:tcPr>
            <w:tcW w:w="1974" w:type="dxa"/>
            <w:shd w:val="clear" w:color="auto" w:fill="auto"/>
          </w:tcPr>
          <w:p w14:paraId="132E268A"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p>
        </w:tc>
        <w:tc>
          <w:tcPr>
            <w:tcW w:w="2176" w:type="dxa"/>
            <w:vMerge/>
            <w:shd w:val="clear" w:color="auto" w:fill="auto"/>
          </w:tcPr>
          <w:p w14:paraId="6C894629" w14:textId="77777777" w:rsidR="00CE2C28" w:rsidRPr="004D79CC" w:rsidRDefault="00CE2C28" w:rsidP="000730A8">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69557E6A" w14:textId="77777777" w:rsidR="00CE2C28" w:rsidRPr="004D79CC" w:rsidRDefault="00CE2C28" w:rsidP="000730A8">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020846D7" w14:textId="77777777" w:rsidTr="000730A8">
        <w:trPr>
          <w:trHeight w:val="391"/>
        </w:trPr>
        <w:tc>
          <w:tcPr>
            <w:tcW w:w="4068" w:type="dxa"/>
            <w:shd w:val="clear" w:color="auto" w:fill="auto"/>
          </w:tcPr>
          <w:p w14:paraId="105E368E"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מען </w:t>
            </w:r>
          </w:p>
          <w:p w14:paraId="095F9505" w14:textId="77777777" w:rsidR="00CE2C28" w:rsidRPr="004D79CC" w:rsidRDefault="00CE2C28" w:rsidP="000730A8">
            <w:pPr>
              <w:spacing w:before="0" w:beforeAutospacing="0" w:after="0" w:afterAutospacing="0" w:line="240" w:lineRule="auto"/>
              <w:rPr>
                <w:rFonts w:ascii="David" w:eastAsia="Calibri" w:hAnsi="David" w:cs="David"/>
                <w:sz w:val="24"/>
                <w:szCs w:val="24"/>
                <w:lang w:eastAsia="he-IL"/>
              </w:rPr>
            </w:pPr>
            <w:r w:rsidRPr="004D79CC">
              <w:rPr>
                <w:rFonts w:ascii="David" w:eastAsia="Calibri" w:hAnsi="David" w:cs="David" w:hint="cs"/>
                <w:sz w:val="24"/>
                <w:szCs w:val="24"/>
                <w:rtl/>
                <w:lang w:eastAsia="he-IL"/>
              </w:rPr>
              <w:t>יוני נתניהו 1ג', אור-יהודה</w:t>
            </w:r>
          </w:p>
        </w:tc>
        <w:tc>
          <w:tcPr>
            <w:tcW w:w="1974" w:type="dxa"/>
            <w:shd w:val="clear" w:color="auto" w:fill="auto"/>
          </w:tcPr>
          <w:p w14:paraId="32E49378"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מען</w:t>
            </w:r>
          </w:p>
        </w:tc>
        <w:tc>
          <w:tcPr>
            <w:tcW w:w="2176" w:type="dxa"/>
            <w:vMerge/>
            <w:shd w:val="clear" w:color="auto" w:fill="auto"/>
          </w:tcPr>
          <w:p w14:paraId="05FA3458" w14:textId="77777777" w:rsidR="00CE2C28" w:rsidRPr="004D79CC" w:rsidRDefault="00CE2C28" w:rsidP="000730A8">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6AB6CDF6" w14:textId="77777777" w:rsidR="00CE2C28" w:rsidRPr="004D79CC" w:rsidRDefault="00CE2C28" w:rsidP="000730A8">
            <w:pPr>
              <w:spacing w:before="0" w:beforeAutospacing="0" w:after="0" w:afterAutospacing="0" w:line="240" w:lineRule="auto"/>
              <w:ind w:left="50" w:right="78"/>
              <w:rPr>
                <w:rFonts w:ascii="David" w:eastAsia="Calibri" w:hAnsi="David" w:cs="David"/>
                <w:b/>
                <w:sz w:val="24"/>
                <w:szCs w:val="24"/>
                <w:rtl/>
                <w:lang w:eastAsia="he-IL"/>
              </w:rPr>
            </w:pPr>
          </w:p>
        </w:tc>
      </w:tr>
    </w:tbl>
    <w:p w14:paraId="12924BDF" w14:textId="77777777" w:rsidR="00CE2C28" w:rsidRPr="004D79CC" w:rsidRDefault="00CE2C28" w:rsidP="00CE2C28">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CE2C28" w:rsidRPr="004D79CC" w14:paraId="61B548DF" w14:textId="77777777" w:rsidTr="000730A8">
        <w:trPr>
          <w:trHeight w:val="303"/>
          <w:tblHeader/>
        </w:trPr>
        <w:tc>
          <w:tcPr>
            <w:tcW w:w="11535" w:type="dxa"/>
            <w:gridSpan w:val="8"/>
            <w:shd w:val="clear" w:color="auto" w:fill="auto"/>
          </w:tcPr>
          <w:p w14:paraId="11757279"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כיסויים</w:t>
            </w:r>
          </w:p>
        </w:tc>
      </w:tr>
      <w:tr w:rsidR="00CE2C28" w:rsidRPr="004D79CC" w14:paraId="4C7330E9" w14:textId="77777777" w:rsidTr="000730A8">
        <w:trPr>
          <w:trHeight w:val="173"/>
        </w:trPr>
        <w:tc>
          <w:tcPr>
            <w:tcW w:w="1893" w:type="dxa"/>
            <w:vMerge w:val="restart"/>
            <w:shd w:val="clear" w:color="auto" w:fill="F2F2F2"/>
          </w:tcPr>
          <w:p w14:paraId="02B986B4"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סוג הביטוח</w:t>
            </w:r>
          </w:p>
          <w:p w14:paraId="22716C40"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p>
          <w:p w14:paraId="7452AA51"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225CD8D1"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מספר הפוליסה</w:t>
            </w:r>
          </w:p>
        </w:tc>
        <w:tc>
          <w:tcPr>
            <w:tcW w:w="957" w:type="dxa"/>
            <w:vMerge w:val="restart"/>
            <w:shd w:val="clear" w:color="auto" w:fill="F2F2F2"/>
          </w:tcPr>
          <w:p w14:paraId="5EF69946"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נוסח ומהדורת הפוליסה</w:t>
            </w:r>
          </w:p>
        </w:tc>
        <w:tc>
          <w:tcPr>
            <w:tcW w:w="1349" w:type="dxa"/>
            <w:vMerge w:val="restart"/>
            <w:shd w:val="clear" w:color="auto" w:fill="F2F2F2"/>
          </w:tcPr>
          <w:p w14:paraId="3562F9FB"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תחילה</w:t>
            </w:r>
          </w:p>
        </w:tc>
        <w:tc>
          <w:tcPr>
            <w:tcW w:w="1417" w:type="dxa"/>
            <w:vMerge w:val="restart"/>
            <w:shd w:val="clear" w:color="auto" w:fill="F2F2F2"/>
          </w:tcPr>
          <w:p w14:paraId="311CED13"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סיום</w:t>
            </w:r>
          </w:p>
        </w:tc>
        <w:tc>
          <w:tcPr>
            <w:tcW w:w="2563" w:type="dxa"/>
            <w:gridSpan w:val="2"/>
            <w:shd w:val="clear" w:color="auto" w:fill="F2F2F2"/>
          </w:tcPr>
          <w:p w14:paraId="3DBFB20B"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7E1E160D"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כיסויים נוספים בתוקף וביטול חריגים </w:t>
            </w:r>
          </w:p>
          <w:p w14:paraId="6340EA8E"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יש לציין קוד כיסוי בהתאם לנספח ד'</w:t>
            </w:r>
          </w:p>
        </w:tc>
      </w:tr>
      <w:tr w:rsidR="00CE2C28" w:rsidRPr="004D79CC" w14:paraId="35DAE147" w14:textId="77777777" w:rsidTr="000730A8">
        <w:trPr>
          <w:trHeight w:val="43"/>
        </w:trPr>
        <w:tc>
          <w:tcPr>
            <w:tcW w:w="1893" w:type="dxa"/>
            <w:vMerge/>
            <w:shd w:val="clear" w:color="auto" w:fill="F2F2F2"/>
          </w:tcPr>
          <w:p w14:paraId="7A2846FD"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76384AC6"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6899794D"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62CF640D"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493E21D6"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6FA4E3C9"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סכום</w:t>
            </w:r>
          </w:p>
        </w:tc>
        <w:tc>
          <w:tcPr>
            <w:tcW w:w="1286" w:type="dxa"/>
            <w:shd w:val="clear" w:color="auto" w:fill="F2F2F2"/>
          </w:tcPr>
          <w:p w14:paraId="23C37614"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מטבע</w:t>
            </w:r>
          </w:p>
        </w:tc>
        <w:tc>
          <w:tcPr>
            <w:tcW w:w="2400" w:type="dxa"/>
            <w:vMerge/>
            <w:shd w:val="clear" w:color="auto" w:fill="F2F2F2"/>
          </w:tcPr>
          <w:p w14:paraId="1C95B203"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p>
        </w:tc>
      </w:tr>
      <w:tr w:rsidR="00CE2C28" w:rsidRPr="004D79CC" w14:paraId="4E3E617E" w14:textId="77777777" w:rsidTr="000730A8">
        <w:trPr>
          <w:trHeight w:val="850"/>
        </w:trPr>
        <w:tc>
          <w:tcPr>
            <w:tcW w:w="1893" w:type="dxa"/>
            <w:shd w:val="clear" w:color="auto" w:fill="F2F2F2"/>
          </w:tcPr>
          <w:p w14:paraId="29011F82"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צד ג'</w:t>
            </w:r>
          </w:p>
        </w:tc>
        <w:tc>
          <w:tcPr>
            <w:tcW w:w="956" w:type="dxa"/>
            <w:shd w:val="clear" w:color="auto" w:fill="F2F2F2"/>
          </w:tcPr>
          <w:p w14:paraId="2B229957"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696173A6"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5A9E875D"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0EBBCF62"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560F98D9"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לאירוע ובמצטבר על פי הפוליסה.</w:t>
            </w:r>
          </w:p>
        </w:tc>
        <w:tc>
          <w:tcPr>
            <w:tcW w:w="1286" w:type="dxa"/>
            <w:shd w:val="clear" w:color="auto" w:fill="F2F2F2"/>
          </w:tcPr>
          <w:p w14:paraId="2F67AA27"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36F77488" w14:textId="77777777" w:rsidR="00CE2C28" w:rsidRPr="004D79CC" w:rsidRDefault="00CE2C28" w:rsidP="000730A8">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304/302/307/315/328/329</w:t>
            </w:r>
            <w:r w:rsidRPr="004D79CC">
              <w:rPr>
                <w:rFonts w:ascii="David" w:eastAsia="Calibri" w:hAnsi="David" w:cs="David" w:hint="cs"/>
                <w:bCs/>
                <w:sz w:val="24"/>
                <w:szCs w:val="24"/>
                <w:rtl/>
                <w:lang w:eastAsia="he-IL"/>
              </w:rPr>
              <w:t>/321/309</w:t>
            </w:r>
          </w:p>
        </w:tc>
      </w:tr>
      <w:tr w:rsidR="00CE2C28" w:rsidRPr="004D79CC" w14:paraId="33780C38" w14:textId="77777777" w:rsidTr="000730A8">
        <w:trPr>
          <w:trHeight w:val="850"/>
        </w:trPr>
        <w:tc>
          <w:tcPr>
            <w:tcW w:w="1893" w:type="dxa"/>
            <w:shd w:val="clear" w:color="auto" w:fill="FFFFFF"/>
          </w:tcPr>
          <w:p w14:paraId="4A2F01AE"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אחריות מעבידים</w:t>
            </w:r>
          </w:p>
        </w:tc>
        <w:tc>
          <w:tcPr>
            <w:tcW w:w="956" w:type="dxa"/>
            <w:shd w:val="clear" w:color="auto" w:fill="FFFFFF"/>
          </w:tcPr>
          <w:p w14:paraId="08604110"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6FACB5E9"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4FCBA733"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52DA3D99"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1979E9E8"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לתובע, לאירוע ובמצטבר על פי הפוליסה.</w:t>
            </w:r>
          </w:p>
        </w:tc>
        <w:tc>
          <w:tcPr>
            <w:tcW w:w="1286" w:type="dxa"/>
            <w:shd w:val="clear" w:color="auto" w:fill="FFFFFF"/>
          </w:tcPr>
          <w:p w14:paraId="750F1C28"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FFFFF"/>
          </w:tcPr>
          <w:p w14:paraId="5FB8112E" w14:textId="77777777" w:rsidR="00CE2C28" w:rsidRPr="004D79CC" w:rsidRDefault="00CE2C28" w:rsidP="000730A8">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304/302/309/308/328</w:t>
            </w:r>
            <w:r w:rsidRPr="004D79CC">
              <w:rPr>
                <w:rFonts w:ascii="David" w:eastAsia="Calibri" w:hAnsi="David" w:cs="David" w:hint="cs"/>
                <w:bCs/>
                <w:sz w:val="24"/>
                <w:szCs w:val="24"/>
                <w:rtl/>
                <w:lang w:eastAsia="he-IL"/>
              </w:rPr>
              <w:t>/321</w:t>
            </w:r>
          </w:p>
        </w:tc>
      </w:tr>
      <w:tr w:rsidR="00CE2C28" w:rsidRPr="004D79CC" w14:paraId="43AF4FCD" w14:textId="77777777" w:rsidTr="000730A8">
        <w:trPr>
          <w:trHeight w:val="850"/>
        </w:trPr>
        <w:tc>
          <w:tcPr>
            <w:tcW w:w="1893" w:type="dxa"/>
            <w:shd w:val="clear" w:color="auto" w:fill="F2F2F2"/>
          </w:tcPr>
          <w:p w14:paraId="1F799983"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אחריות </w:t>
            </w:r>
            <w:r w:rsidRPr="004D79CC">
              <w:rPr>
                <w:rFonts w:ascii="David" w:eastAsia="Calibri" w:hAnsi="David" w:cs="David" w:hint="cs"/>
                <w:sz w:val="24"/>
                <w:szCs w:val="24"/>
                <w:rtl/>
                <w:lang w:eastAsia="he-IL"/>
              </w:rPr>
              <w:t>מקצועית</w:t>
            </w:r>
          </w:p>
        </w:tc>
        <w:tc>
          <w:tcPr>
            <w:tcW w:w="956" w:type="dxa"/>
            <w:shd w:val="clear" w:color="auto" w:fill="F2F2F2"/>
          </w:tcPr>
          <w:p w14:paraId="1702EFEA" w14:textId="77777777" w:rsidR="00CE2C28" w:rsidRPr="004D79CC" w:rsidRDefault="00CE2C28" w:rsidP="000730A8">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66BA95C2" w14:textId="77777777" w:rsidR="00CE2C28" w:rsidRPr="004D79CC" w:rsidRDefault="00CE2C28" w:rsidP="000730A8">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1F1024B2" w14:textId="77777777" w:rsidR="00CE2C28" w:rsidRPr="004D79CC" w:rsidRDefault="00CE2C28" w:rsidP="000730A8">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495C85BF" w14:textId="77777777" w:rsidR="00CE2C28" w:rsidRPr="004D79CC" w:rsidRDefault="00CE2C28" w:rsidP="000730A8">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7D83DC5B" w14:textId="77777777" w:rsidR="00CE2C28" w:rsidRPr="004D79CC" w:rsidRDefault="00CE2C28" w:rsidP="000730A8">
            <w:pPr>
              <w:spacing w:before="0" w:beforeAutospacing="0" w:after="0" w:afterAutospacing="0" w:line="240" w:lineRule="auto"/>
              <w:rPr>
                <w:rFonts w:ascii="David" w:eastAsia="Calibri" w:hAnsi="David" w:cs="David"/>
                <w:strike/>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לאירוע ובמצטבר על פי הפוליסה.</w:t>
            </w:r>
          </w:p>
        </w:tc>
        <w:tc>
          <w:tcPr>
            <w:tcW w:w="1286" w:type="dxa"/>
            <w:shd w:val="clear" w:color="auto" w:fill="F2F2F2"/>
          </w:tcPr>
          <w:p w14:paraId="46A98572" w14:textId="77777777" w:rsidR="00CE2C28" w:rsidRPr="004D79CC" w:rsidRDefault="00CE2C28" w:rsidP="000730A8">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70713FF3" w14:textId="77777777" w:rsidR="00CE2C28" w:rsidRPr="004D79CC" w:rsidRDefault="00CE2C28" w:rsidP="000730A8">
            <w:pPr>
              <w:spacing w:before="0" w:beforeAutospacing="0" w:after="0" w:afterAutospacing="0" w:line="240" w:lineRule="auto"/>
              <w:ind w:left="50" w:right="78"/>
              <w:rPr>
                <w:rFonts w:ascii="David" w:eastAsia="Calibri" w:hAnsi="David" w:cs="David"/>
                <w:bCs/>
                <w:strike/>
                <w:sz w:val="24"/>
                <w:szCs w:val="24"/>
                <w:rtl/>
                <w:lang w:eastAsia="he-IL"/>
              </w:rPr>
            </w:pPr>
            <w:r w:rsidRPr="004D79CC">
              <w:rPr>
                <w:rFonts w:ascii="David" w:eastAsia="Calibri" w:hAnsi="David" w:cs="David" w:hint="cs"/>
                <w:bCs/>
                <w:sz w:val="24"/>
                <w:szCs w:val="24"/>
                <w:rtl/>
                <w:lang w:eastAsia="he-IL"/>
              </w:rPr>
              <w:t>302/318/328/332/301/303/325/326/327/321</w:t>
            </w:r>
          </w:p>
        </w:tc>
      </w:tr>
    </w:tbl>
    <w:p w14:paraId="3795557F" w14:textId="77777777" w:rsidR="00CE2C28" w:rsidRPr="004D79CC" w:rsidRDefault="00CE2C28" w:rsidP="00CE2C28">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004D6113" w14:textId="77777777" w:rsidTr="000730A8">
        <w:trPr>
          <w:trHeight w:val="57"/>
          <w:tblHeader/>
        </w:trPr>
        <w:tc>
          <w:tcPr>
            <w:tcW w:w="11530" w:type="dxa"/>
            <w:shd w:val="clear" w:color="auto" w:fill="F2F2F2"/>
          </w:tcPr>
          <w:p w14:paraId="76FDC3CC" w14:textId="77777777" w:rsidR="00CE2C28" w:rsidRPr="004D79CC" w:rsidRDefault="00CE2C28" w:rsidP="000730A8">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4D79CC">
              <w:rPr>
                <w:rFonts w:ascii="David" w:eastAsia="Calibri" w:hAnsi="David" w:cs="David"/>
                <w:bCs/>
                <w:sz w:val="24"/>
                <w:szCs w:val="24"/>
                <w:rtl/>
                <w:lang w:eastAsia="he-IL"/>
              </w:rPr>
              <w:t>ג'</w:t>
            </w:r>
            <w:r w:rsidRPr="004D79CC">
              <w:rPr>
                <w:rFonts w:ascii="David" w:eastAsia="Calibri" w:hAnsi="David" w:cs="David"/>
                <w:b/>
                <w:sz w:val="24"/>
                <w:szCs w:val="24"/>
                <w:rtl/>
                <w:lang w:eastAsia="he-IL"/>
              </w:rPr>
              <w:t>)*:</w:t>
            </w:r>
          </w:p>
        </w:tc>
      </w:tr>
      <w:tr w:rsidR="00CE2C28" w:rsidRPr="004D79CC" w14:paraId="79CDAC95" w14:textId="77777777" w:rsidTr="000730A8">
        <w:trPr>
          <w:trHeight w:val="798"/>
        </w:trPr>
        <w:tc>
          <w:tcPr>
            <w:tcW w:w="11530" w:type="dxa"/>
            <w:shd w:val="clear" w:color="auto" w:fill="auto"/>
          </w:tcPr>
          <w:p w14:paraId="3391C209" w14:textId="77777777" w:rsidR="00CE2C28" w:rsidRPr="004D79CC" w:rsidRDefault="00CE2C28" w:rsidP="000730A8">
            <w:pPr>
              <w:spacing w:before="0" w:beforeAutospacing="0" w:after="0" w:afterAutospacing="0" w:line="240" w:lineRule="auto"/>
              <w:ind w:left="50" w:right="78"/>
              <w:rPr>
                <w:rFonts w:ascii="David" w:eastAsia="Calibri" w:hAnsi="David" w:cs="David"/>
                <w:b/>
                <w:sz w:val="24"/>
                <w:szCs w:val="24"/>
                <w:lang w:eastAsia="he-IL"/>
              </w:rPr>
            </w:pPr>
            <w:r w:rsidRPr="004D79CC">
              <w:rPr>
                <w:rFonts w:ascii="David" w:eastAsia="Calibri" w:hAnsi="David" w:cs="David" w:hint="cs"/>
                <w:b/>
                <w:sz w:val="24"/>
                <w:szCs w:val="24"/>
                <w:rtl/>
                <w:lang w:eastAsia="he-IL"/>
              </w:rPr>
              <w:t>038</w:t>
            </w:r>
          </w:p>
        </w:tc>
      </w:tr>
    </w:tbl>
    <w:p w14:paraId="6262CC22" w14:textId="77777777" w:rsidR="00CE2C28" w:rsidRPr="004D79CC" w:rsidRDefault="00CE2C28" w:rsidP="00CE2C28">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023F969C" w14:textId="77777777" w:rsidTr="000730A8">
        <w:trPr>
          <w:trHeight w:val="227"/>
          <w:tblHeader/>
        </w:trPr>
        <w:tc>
          <w:tcPr>
            <w:tcW w:w="11530" w:type="dxa"/>
            <w:shd w:val="clear" w:color="auto" w:fill="F2F2F2"/>
          </w:tcPr>
          <w:p w14:paraId="033E25DF" w14:textId="77777777" w:rsidR="00CE2C28" w:rsidRPr="004D79CC" w:rsidRDefault="00CE2C28" w:rsidP="000730A8">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lastRenderedPageBreak/>
              <w:t>חתימת האישור</w:t>
            </w:r>
          </w:p>
        </w:tc>
      </w:tr>
      <w:tr w:rsidR="00CE2C28" w:rsidRPr="004D79CC" w14:paraId="720FE1A0" w14:textId="77777777" w:rsidTr="000730A8">
        <w:trPr>
          <w:trHeight w:val="598"/>
        </w:trPr>
        <w:tc>
          <w:tcPr>
            <w:tcW w:w="11530" w:type="dxa"/>
            <w:shd w:val="clear" w:color="auto" w:fill="auto"/>
          </w:tcPr>
          <w:p w14:paraId="5C8193CC" w14:textId="77777777" w:rsidR="00CE2C28" w:rsidRPr="004D79CC" w:rsidRDefault="00CE2C28" w:rsidP="000730A8">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המבטח:</w:t>
            </w:r>
          </w:p>
        </w:tc>
      </w:tr>
    </w:tbl>
    <w:p w14:paraId="664FBE98" w14:textId="77777777" w:rsidR="00CE2C28" w:rsidRPr="004D79CC" w:rsidRDefault="00CE2C28" w:rsidP="00CE2C28">
      <w:pPr>
        <w:spacing w:before="0" w:beforeAutospacing="0" w:after="200" w:afterAutospacing="0" w:line="276" w:lineRule="auto"/>
        <w:rPr>
          <w:rFonts w:ascii="David" w:eastAsia="Calibri" w:hAnsi="David" w:cs="David"/>
          <w:b/>
          <w:bCs/>
          <w:sz w:val="24"/>
          <w:szCs w:val="24"/>
          <w:u w:val="single"/>
          <w:rtl/>
          <w:lang w:eastAsia="he-IL"/>
        </w:rPr>
      </w:pPr>
      <w:r w:rsidRPr="004D79CC">
        <w:rPr>
          <w:rFonts w:ascii="David" w:eastAsia="Calibri" w:hAnsi="David" w:cs="David"/>
          <w:b/>
          <w:bCs/>
          <w:sz w:val="24"/>
          <w:szCs w:val="24"/>
          <w:u w:val="single"/>
          <w:rtl/>
          <w:lang w:eastAsia="he-IL"/>
        </w:rPr>
        <w:t xml:space="preserve">* באישור ביטוח כללי </w:t>
      </w:r>
      <w:r w:rsidRPr="004D79CC">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391EA139" w14:textId="77777777" w:rsidTr="000730A8">
        <w:trPr>
          <w:trHeight w:val="227"/>
          <w:tblHeader/>
        </w:trPr>
        <w:tc>
          <w:tcPr>
            <w:tcW w:w="11530" w:type="dxa"/>
            <w:shd w:val="clear" w:color="auto" w:fill="F2F2F2"/>
          </w:tcPr>
          <w:p w14:paraId="1C4FB6A5" w14:textId="77777777" w:rsidR="00CE2C28" w:rsidRPr="004D79CC" w:rsidRDefault="00CE2C28" w:rsidP="000730A8">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ביטול/שינוי הפוליסה *</w:t>
            </w:r>
          </w:p>
        </w:tc>
      </w:tr>
      <w:tr w:rsidR="00CE2C28" w:rsidRPr="004D79CC" w14:paraId="319D6112" w14:textId="77777777" w:rsidTr="000730A8">
        <w:trPr>
          <w:trHeight w:val="334"/>
        </w:trPr>
        <w:tc>
          <w:tcPr>
            <w:tcW w:w="11530" w:type="dxa"/>
            <w:shd w:val="clear" w:color="auto" w:fill="auto"/>
            <w:vAlign w:val="center"/>
          </w:tcPr>
          <w:p w14:paraId="671BD3E8" w14:textId="77777777" w:rsidR="00CE2C28" w:rsidRPr="004D79CC" w:rsidRDefault="00CE2C28" w:rsidP="000730A8">
            <w:pPr>
              <w:spacing w:before="0" w:beforeAutospacing="0" w:after="0" w:afterAutospacing="0" w:line="240" w:lineRule="auto"/>
              <w:rPr>
                <w:rFonts w:ascii="David" w:eastAsia="Calibri" w:hAnsi="David" w:cs="David"/>
                <w:bCs/>
                <w:sz w:val="24"/>
                <w:szCs w:val="24"/>
                <w:rtl/>
                <w:lang w:eastAsia="he-IL"/>
              </w:rPr>
            </w:pPr>
            <w:r w:rsidRPr="004D79CC">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4D79CC">
              <w:rPr>
                <w:rFonts w:ascii="David" w:eastAsia="Calibri" w:hAnsi="David" w:cs="David"/>
                <w:bCs/>
                <w:sz w:val="24"/>
                <w:szCs w:val="24"/>
                <w:rtl/>
                <w:lang w:eastAsia="he-IL"/>
              </w:rPr>
              <w:t>30 יום</w:t>
            </w:r>
            <w:r w:rsidRPr="004D79CC">
              <w:rPr>
                <w:rFonts w:ascii="David" w:eastAsia="Calibri" w:hAnsi="David" w:cs="David"/>
                <w:b/>
                <w:sz w:val="24"/>
                <w:szCs w:val="24"/>
                <w:rtl/>
                <w:lang w:eastAsia="he-IL"/>
              </w:rPr>
              <w:t xml:space="preserve"> לאחר משלוח הודעה למבקש האישור בדבר השינוי או הביטול.</w:t>
            </w:r>
          </w:p>
        </w:tc>
      </w:tr>
    </w:tbl>
    <w:p w14:paraId="7DA1B7B1" w14:textId="77777777" w:rsidR="00CE2C28" w:rsidRPr="004D79CC" w:rsidRDefault="00CE2C28" w:rsidP="00CE2C28">
      <w:pPr>
        <w:spacing w:before="0" w:beforeAutospacing="0" w:after="200" w:afterAutospacing="0" w:line="276" w:lineRule="auto"/>
        <w:rPr>
          <w:rFonts w:ascii="David" w:eastAsia="Calibri" w:hAnsi="David" w:cs="David"/>
          <w:sz w:val="24"/>
          <w:szCs w:val="24"/>
          <w:lang w:eastAsia="he-IL"/>
        </w:rPr>
      </w:pPr>
    </w:p>
    <w:p w14:paraId="4010FE6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 xml:space="preserve">נספח </w:t>
      </w:r>
      <w:r w:rsidR="00461F51">
        <w:rPr>
          <w:rFonts w:ascii="Times New Roman" w:eastAsia="Times New Roman" w:hAnsi="Times New Roman" w:cs="David" w:hint="cs"/>
          <w:bCs/>
          <w:sz w:val="20"/>
          <w:szCs w:val="24"/>
          <w:u w:val="single"/>
          <w:rtl/>
          <w:lang w:eastAsia="he-IL"/>
        </w:rPr>
        <w:t>"</w:t>
      </w:r>
      <w:r w:rsidRPr="007D6A6B">
        <w:rPr>
          <w:rFonts w:ascii="Times New Roman" w:eastAsia="Times New Roman" w:hAnsi="Times New Roman" w:cs="David"/>
          <w:bCs/>
          <w:sz w:val="20"/>
          <w:szCs w:val="24"/>
          <w:u w:val="single"/>
          <w:rtl/>
          <w:lang w:eastAsia="he-IL"/>
        </w:rPr>
        <w:t>ח'</w:t>
      </w:r>
      <w:r w:rsidR="00461F51">
        <w:rPr>
          <w:rFonts w:ascii="Times New Roman" w:eastAsia="Times New Roman" w:hAnsi="Times New Roman" w:cs="David" w:hint="cs"/>
          <w:bCs/>
          <w:sz w:val="20"/>
          <w:szCs w:val="24"/>
          <w:u w:val="single"/>
          <w:rtl/>
          <w:lang w:eastAsia="he-IL"/>
        </w:rPr>
        <w:t>'</w:t>
      </w:r>
    </w:p>
    <w:p w14:paraId="66FDA8F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C48C26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רשימת התכניות והמסמכים שעל המתכנן להנפיק</w:t>
      </w:r>
    </w:p>
    <w:p w14:paraId="7E56069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547924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65C40D0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2D33BD5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34F2EA7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66191AB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21B4C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6420B37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90FA2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רותים.</w:t>
      </w:r>
    </w:p>
    <w:p w14:paraId="35D9669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40653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71781D6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0D3FF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1F5B426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B0ECC8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51C7F9A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FC078F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15EE8A8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B4455C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8.</w:t>
      </w:r>
      <w:r w:rsidRPr="007D6A6B">
        <w:rPr>
          <w:rFonts w:ascii="Times New Roman" w:eastAsia="Times New Roman" w:hAnsi="Times New Roman" w:cs="David"/>
          <w:sz w:val="24"/>
          <w:szCs w:val="24"/>
          <w:rtl/>
          <w:lang w:eastAsia="he-IL"/>
        </w:rPr>
        <w:tab/>
        <w:t>חתכים, ומבטים על פירים אנכיים.</w:t>
      </w:r>
    </w:p>
    <w:p w14:paraId="079C524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0CEEE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72367CA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58A68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76F941C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35CC2E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28AF36A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D04064"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24431E1D"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DE6F396"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 xml:space="preserve">רשימות </w:t>
      </w:r>
      <w:r w:rsidR="00461F51">
        <w:rPr>
          <w:rFonts w:ascii="Times New Roman" w:eastAsia="Times New Roman" w:hAnsi="Times New Roman" w:cs="David"/>
          <w:sz w:val="24"/>
          <w:szCs w:val="24"/>
          <w:rtl/>
          <w:lang w:eastAsia="he-IL"/>
        </w:rPr>
        <w:t>מעודכנות של ת</w:t>
      </w:r>
      <w:r w:rsidRPr="007D6A6B">
        <w:rPr>
          <w:rFonts w:ascii="Times New Roman" w:eastAsia="Times New Roman" w:hAnsi="Times New Roman" w:cs="David"/>
          <w:sz w:val="24"/>
          <w:szCs w:val="24"/>
          <w:rtl/>
          <w:lang w:eastAsia="he-IL"/>
        </w:rPr>
        <w:t>כניות כולל תאריך ומספר מהדורה - לפחות פעם בחודש.</w:t>
      </w:r>
    </w:p>
    <w:p w14:paraId="601B8C0B"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BD877F0"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14.</w:t>
      </w:r>
      <w:r w:rsidRPr="007D6A6B">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p>
    <w:p w14:paraId="5A7DE1EA"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2A50C2E6"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7751B2D0"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445DDC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5A243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2B19C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6889E1E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ואלמנט וכולל בדיקת תכניות יצרן ומתן ההנחיות הנדרשות לביצוע מתקני מיזוג אויר ובקרה באלמנטים טרומיים.</w:t>
      </w:r>
    </w:p>
    <w:p w14:paraId="0CAC549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36712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כל המסמכים והתוכניות יערכו בשפה העברית.</w:t>
      </w:r>
    </w:p>
    <w:p w14:paraId="25A0FEB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2C58F991" w14:textId="77777777" w:rsidR="00461F51" w:rsidRPr="00B27B4C"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6C6AFAE7"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F2857D8"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9BED0E9"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615383"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CD8C66"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900DA8"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168AF63" w14:textId="77777777" w:rsidR="00461F51" w:rsidRPr="00B27B4C" w:rsidRDefault="000730A8"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AC104C222C9F475D9F6A36D9487776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27" w:author="דקל רוקבן" w:date="2021-11-17T10:39: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sdtContent>
      </w:sdt>
      <w:r w:rsidR="00461F51" w:rsidRPr="00B27B4C">
        <w:rPr>
          <w:rFonts w:ascii="Times New Roman" w:eastAsia="Times New Roman" w:hAnsi="Times New Roman" w:cs="David" w:hint="cs"/>
          <w:color w:val="008000"/>
          <w:sz w:val="24"/>
          <w:szCs w:val="24"/>
          <w:rtl/>
          <w:lang w:eastAsia="he-IL"/>
        </w:rPr>
        <w:br/>
      </w:r>
      <w:r w:rsidR="00461F51" w:rsidRPr="00B27B4C">
        <w:rPr>
          <w:rFonts w:ascii="Times New Roman" w:eastAsia="Times New Roman" w:hAnsi="Times New Roman" w:cs="David" w:hint="cs"/>
          <w:sz w:val="24"/>
          <w:szCs w:val="24"/>
          <w:rtl/>
          <w:lang w:eastAsia="he-IL"/>
        </w:rPr>
        <w:t>(</w:t>
      </w:r>
      <w:r w:rsidR="00461F51" w:rsidRPr="009E0EE6">
        <w:rPr>
          <w:rFonts w:ascii="Times New Roman" w:eastAsia="Times New Roman" w:hAnsi="Times New Roman" w:cs="David" w:hint="cs"/>
          <w:sz w:val="24"/>
          <w:szCs w:val="24"/>
          <w:rtl/>
          <w:lang w:eastAsia="he-IL"/>
        </w:rPr>
        <w:t>המזמין)</w:t>
      </w:r>
    </w:p>
    <w:p w14:paraId="481D3C23"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498D605"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657465A"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D329794"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8EDDB0A" w14:textId="77777777" w:rsidR="00461F51" w:rsidRPr="00B27B4C"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C56E23C7A234C76879045717DF99C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דקל רוקבן" w:date="2021-11-17T10:40:00Z">
            <w:r w:rsidR="000730A8">
              <w:rPr>
                <w:rFonts w:ascii="Times New Roman" w:eastAsia="Times New Roman" w:hAnsi="Times New Roman" w:cs="David"/>
                <w:color w:val="008000"/>
                <w:sz w:val="24"/>
                <w:szCs w:val="24"/>
                <w:rtl/>
                <w:lang w:eastAsia="he-IL"/>
              </w:rPr>
              <w:t>אהוד ויסברג מהנדסים יועצים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C65E0357C9945E1839832FE5F87153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9" w:author="דקל רוקבן" w:date="2021-11-17T10:36:00Z">
            <w:r w:rsidR="000730A8" w:rsidRPr="003059F5">
              <w:rPr>
                <w:rStyle w:val="a7"/>
                <w:rtl/>
              </w:rPr>
              <w:t>[שם אתר]</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94494466D154F5E84E96F98C01E62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30" w:author="דקל רוקבן" w:date="2021-11-17T10:36:00Z">
            <w:r w:rsidR="000730A8">
              <w:rPr>
                <w:rFonts w:ascii="Times New Roman" w:eastAsia="Times New Roman" w:hAnsi="Times New Roman" w:cs="David" w:hint="cs"/>
                <w:color w:val="008000"/>
                <w:sz w:val="24"/>
                <w:szCs w:val="24"/>
                <w:rtl/>
              </w:rPr>
              <w:t>תכנון מיזוג אוויר</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7F8D30B"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FC5209F"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811C27"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21B3F9"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022CF4"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8349C9"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1B25FE4"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156654"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036D57"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868A15" w14:textId="77777777" w:rsidR="00461F51" w:rsidRPr="00B27B4C"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96C1B8C" w14:textId="77777777" w:rsidR="00461F51" w:rsidRPr="00B27B4C" w:rsidRDefault="000730A8"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E2B0DBC9ADC4C9D8D67C1BC4C572E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1" w:author="דקל רוקבן" w:date="2021-11-17T10:40:00Z">
            <w:r>
              <w:rPr>
                <w:rFonts w:ascii="Times New Roman" w:eastAsia="Times New Roman" w:hAnsi="Times New Roman" w:cs="David" w:hint="cs"/>
                <w:color w:val="00B0F0"/>
                <w:sz w:val="24"/>
                <w:szCs w:val="24"/>
                <w:u w:val="single"/>
                <w:rtl/>
                <w:lang w:eastAsia="he-IL"/>
              </w:rPr>
              <w:t>אהוד ויסברג מהנדסים יועצים בע"מ</w:t>
            </w:r>
          </w:ins>
        </w:sdtContent>
      </w:sdt>
    </w:p>
    <w:p w14:paraId="4369B47C"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93DBECE"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0CDC2CB"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0B6DD68"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258BBB2"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71255821" w14:textId="77777777" w:rsidR="00461F51" w:rsidRPr="00B27B4C"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0B2DA3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B34EDC7080A4751B248FD30F460FD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2" w:author="דקל רוקבן" w:date="2021-11-17T10:39:00Z">
            <w:r w:rsidR="000730A8">
              <w:rPr>
                <w:rFonts w:ascii="Times New Roman" w:eastAsia="Times New Roman" w:hAnsi="Times New Roman" w:cs="David" w:hint="cs"/>
                <w:color w:val="008000"/>
                <w:sz w:val="24"/>
                <w:szCs w:val="24"/>
                <w:rtl/>
                <w:lang w:eastAsia="he-IL"/>
              </w:rPr>
              <w:br/>
              <w:t>אפריקה ישראל מגורים בע"מ</w:t>
            </w:r>
            <w:r w:rsidR="000730A8">
              <w:rPr>
                <w:rFonts w:ascii="Times New Roman" w:eastAsia="Times New Roman" w:hAnsi="Times New Roman" w:cs="David" w:hint="cs"/>
                <w:color w:val="008000"/>
                <w:sz w:val="24"/>
                <w:szCs w:val="24"/>
                <w:rtl/>
                <w:lang w:eastAsia="he-IL"/>
              </w:rPr>
              <w:br/>
              <w:t>יוני נתניהו 1 ג' אור יהודה</w:t>
            </w:r>
            <w:r w:rsidR="000730A8">
              <w:rPr>
                <w:rFonts w:ascii="Times New Roman" w:eastAsia="Times New Roman" w:hAnsi="Times New Roman" w:cs="David" w:hint="cs"/>
                <w:color w:val="008000"/>
                <w:sz w:val="24"/>
                <w:szCs w:val="24"/>
                <w:rtl/>
                <w:lang w:eastAsia="he-IL"/>
              </w:rPr>
              <w:br/>
              <w:t>מ.ז 52-003476-0</w:t>
            </w:r>
            <w:r w:rsidR="000730A8">
              <w:rPr>
                <w:rFonts w:ascii="Times New Roman" w:eastAsia="Times New Roman" w:hAnsi="Times New Roman" w:cs="David" w:hint="cs"/>
                <w:color w:val="008000"/>
                <w:sz w:val="24"/>
                <w:szCs w:val="24"/>
                <w:rtl/>
                <w:lang w:eastAsia="he-IL"/>
              </w:rPr>
              <w:br/>
            </w:r>
          </w:ins>
        </w:sdtContent>
      </w:sdt>
    </w:p>
    <w:p w14:paraId="286AE72C"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333F6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1132F2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04A68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ED221E93217F41ECA34F5BC3C6B4F9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33" w:author="דקל רוקבן" w:date="2021-11-17T10:36:00Z">
            <w:r w:rsidR="000730A8" w:rsidRPr="003059F5">
              <w:rPr>
                <w:rStyle w:val="a7"/>
                <w:rtl/>
              </w:rPr>
              <w:t>[שם אתר]</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0EEC27E4FBCB143A8554571B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34" w:author="דקל רוקבן" w:date="2021-11-17T10:38:00Z">
            <w:r w:rsidR="000730A8">
              <w:rPr>
                <w:rFonts w:ascii="Times New Roman" w:eastAsia="Times New Roman" w:hAnsi="Times New Roman" w:cs="David" w:hint="cs"/>
                <w:color w:val="008000"/>
                <w:sz w:val="24"/>
                <w:szCs w:val="24"/>
                <w:rtl/>
                <w:lang w:eastAsia="he-IL"/>
              </w:rPr>
              <w:t>‏01/01/2021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574C40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B915BF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281221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F068C2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93B70E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8686693"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834090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4AC2C8"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21F54D0"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7058775"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A2A497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350B89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C63D57"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22C0D33" w14:textId="77777777" w:rsidR="00461F51" w:rsidRPr="00B27B4C"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F0301CA"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61689F4A"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5B3C2DC"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5C4737C1"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332CC0B"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3A4BA09479574CD2BCCD6B7C6CF40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5" w:author="דקל רוקבן" w:date="2021-11-17T10:40:00Z">
            <w:r w:rsidR="000730A8">
              <w:rPr>
                <w:rFonts w:ascii="Times New Roman" w:eastAsia="Times New Roman" w:hAnsi="Times New Roman" w:cs="David" w:hint="cs"/>
                <w:color w:val="00B0F0"/>
                <w:sz w:val="24"/>
                <w:szCs w:val="24"/>
                <w:u w:val="single"/>
                <w:rtl/>
                <w:lang w:eastAsia="he-IL"/>
              </w:rPr>
              <w:t>אהוד ויסברג מהנדסים יועצים בע"מ</w:t>
            </w:r>
          </w:ins>
        </w:sdtContent>
      </w:sdt>
    </w:p>
    <w:p w14:paraId="3ECA8F2C" w14:textId="77777777" w:rsidR="00461F51"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BE3684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E23FE60"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5E2848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E02750C"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F5136EF" w14:textId="77777777" w:rsidR="00461F51" w:rsidRPr="00B27B4C"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9B5461E" w14:textId="77777777" w:rsidR="00461F51" w:rsidRPr="00B27B4C"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A4FB7D4" w14:textId="77777777" w:rsidR="00461F51" w:rsidRPr="00B27B4C"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F4C0C11" w14:textId="77777777" w:rsidR="00461F51" w:rsidRPr="00B27B4C"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377D00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16746CF2"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0B842F92"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6921BB98" w14:textId="77777777" w:rsidR="00461F51" w:rsidRPr="00B27B4C" w:rsidRDefault="00461F51" w:rsidP="00461F51">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E26A1F7" w14:textId="77777777" w:rsidR="00461F51" w:rsidRPr="0047052D" w:rsidRDefault="00461F51" w:rsidP="00461F51">
      <w:pPr>
        <w:widowControl w:val="0"/>
        <w:spacing w:before="0" w:beforeAutospacing="0" w:after="0" w:afterAutospacing="0" w:line="240" w:lineRule="auto"/>
        <w:jc w:val="both"/>
      </w:pPr>
    </w:p>
    <w:p w14:paraId="3B206236" w14:textId="77777777" w:rsidR="001A69D5" w:rsidRPr="00461F51" w:rsidRDefault="001A69D5" w:rsidP="00461F51">
      <w:pPr>
        <w:keepNext/>
        <w:widowControl w:val="0"/>
        <w:spacing w:before="0" w:beforeAutospacing="0" w:after="0" w:afterAutospacing="0" w:line="240" w:lineRule="auto"/>
        <w:jc w:val="center"/>
        <w:outlineLvl w:val="7"/>
      </w:pPr>
    </w:p>
    <w:sectPr w:rsidR="001A69D5" w:rsidRPr="00461F51"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E47E25" w14:textId="77777777" w:rsidR="000730A8" w:rsidRDefault="000730A8" w:rsidP="00AF234B">
      <w:pPr>
        <w:spacing w:before="0" w:after="0" w:line="240" w:lineRule="auto"/>
      </w:pPr>
      <w:r>
        <w:separator/>
      </w:r>
    </w:p>
  </w:endnote>
  <w:endnote w:type="continuationSeparator" w:id="0">
    <w:p w14:paraId="73515BEF" w14:textId="77777777" w:rsidR="000730A8" w:rsidRDefault="000730A8"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8"/>
      <w:gridCol w:w="2810"/>
      <w:gridCol w:w="232"/>
      <w:gridCol w:w="1043"/>
      <w:gridCol w:w="1773"/>
    </w:tblGrid>
    <w:tr w:rsidR="000730A8" w:rsidRPr="00F9528C" w14:paraId="41083013" w14:textId="77777777" w:rsidTr="004E3753">
      <w:tc>
        <w:tcPr>
          <w:tcW w:w="753" w:type="dxa"/>
        </w:tcPr>
        <w:p w14:paraId="6D686880" w14:textId="77777777" w:rsidR="000730A8" w:rsidRPr="00F9528C" w:rsidRDefault="000730A8"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597DEAF0" w14:textId="77777777" w:rsidR="000730A8" w:rsidRPr="00F9528C" w:rsidRDefault="000730A8" w:rsidP="004E3753">
              <w:pPr>
                <w:tabs>
                  <w:tab w:val="center" w:pos="4153"/>
                  <w:tab w:val="right" w:pos="8306"/>
                </w:tabs>
                <w:spacing w:before="0" w:after="0" w:line="240" w:lineRule="auto"/>
                <w:rPr>
                  <w:rFonts w:ascii="David" w:hAnsi="David"/>
                  <w:color w:val="00B0F0"/>
                  <w:sz w:val="20"/>
                  <w:szCs w:val="20"/>
                  <w:rtl/>
                </w:rPr>
              </w:pPr>
              <w:ins w:id="36" w:author="דקל רוקבן" w:date="2021-11-17T10:35:00Z">
                <w:r>
                  <w:rPr>
                    <w:rFonts w:ascii="David" w:hAnsi="David"/>
                    <w:color w:val="00B0F0"/>
                    <w:sz w:val="20"/>
                    <w:szCs w:val="20"/>
                    <w:rtl/>
                  </w:rPr>
                  <w:t>נתניה - מגרש 1409</w:t>
                </w:r>
              </w:ins>
            </w:p>
          </w:tc>
        </w:sdtContent>
      </w:sdt>
      <w:tc>
        <w:tcPr>
          <w:tcW w:w="2232" w:type="dxa"/>
        </w:tcPr>
        <w:p w14:paraId="4EAADD84" w14:textId="77777777" w:rsidR="000730A8" w:rsidRPr="00F9528C" w:rsidRDefault="000730A8"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David" w:hint="cs"/>
                  <w:rtl/>
                </w:rPr>
                <w:t>מיזוג אויר</w:t>
              </w:r>
            </w:sdtContent>
          </w:sdt>
        </w:p>
      </w:tc>
      <w:tc>
        <w:tcPr>
          <w:tcW w:w="236" w:type="dxa"/>
        </w:tcPr>
        <w:p w14:paraId="0C00F31D" w14:textId="77777777" w:rsidR="000730A8" w:rsidRPr="00F9528C" w:rsidRDefault="000730A8" w:rsidP="004E3753">
          <w:pPr>
            <w:tabs>
              <w:tab w:val="center" w:pos="4153"/>
              <w:tab w:val="right" w:pos="8306"/>
            </w:tabs>
            <w:spacing w:before="0" w:after="0" w:line="240" w:lineRule="auto"/>
            <w:rPr>
              <w:rFonts w:ascii="David" w:hAnsi="David"/>
              <w:sz w:val="16"/>
              <w:szCs w:val="16"/>
              <w:rtl/>
            </w:rPr>
          </w:pPr>
        </w:p>
      </w:tc>
      <w:tc>
        <w:tcPr>
          <w:tcW w:w="1129" w:type="dxa"/>
        </w:tcPr>
        <w:p w14:paraId="1B7B5111" w14:textId="77777777" w:rsidR="000730A8" w:rsidRPr="00F9528C" w:rsidRDefault="000730A8"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64E1AF1F" w14:textId="77777777" w:rsidR="000730A8" w:rsidRPr="00F9528C" w:rsidRDefault="000730A8" w:rsidP="004E3753">
              <w:pPr>
                <w:tabs>
                  <w:tab w:val="center" w:pos="4153"/>
                  <w:tab w:val="right" w:pos="8306"/>
                </w:tabs>
                <w:spacing w:before="0" w:after="0" w:line="240" w:lineRule="auto"/>
                <w:rPr>
                  <w:rFonts w:ascii="David" w:hAnsi="David"/>
                  <w:sz w:val="20"/>
                  <w:szCs w:val="20"/>
                  <w:rtl/>
                </w:rPr>
              </w:pPr>
              <w:r>
                <w:rPr>
                  <w:rFonts w:ascii="David" w:hAnsi="David" w:hint="cs"/>
                </w:rPr>
                <w:t>CONT-5-617</w:t>
              </w:r>
            </w:p>
          </w:tc>
        </w:sdtContent>
      </w:sdt>
    </w:tr>
    <w:tr w:rsidR="000730A8" w:rsidRPr="00F9528C" w14:paraId="1974C55D" w14:textId="77777777" w:rsidTr="004E3753">
      <w:tc>
        <w:tcPr>
          <w:tcW w:w="753" w:type="dxa"/>
        </w:tcPr>
        <w:p w14:paraId="72290D62" w14:textId="77777777" w:rsidR="000730A8" w:rsidRPr="00F9528C" w:rsidRDefault="000730A8"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2BF3698E" w14:textId="77777777" w:rsidR="000730A8" w:rsidRPr="00F9528C" w:rsidRDefault="000730A8" w:rsidP="004E3753">
              <w:pPr>
                <w:tabs>
                  <w:tab w:val="center" w:pos="4153"/>
                  <w:tab w:val="right" w:pos="8306"/>
                </w:tabs>
                <w:spacing w:before="0" w:after="0" w:line="240" w:lineRule="auto"/>
                <w:rPr>
                  <w:rFonts w:ascii="David" w:hAnsi="David"/>
                  <w:color w:val="00B0F0"/>
                  <w:sz w:val="20"/>
                  <w:szCs w:val="20"/>
                  <w:rtl/>
                </w:rPr>
              </w:pPr>
              <w:ins w:id="37" w:author="דקל רוקבן" w:date="2021-11-17T10:40:00Z">
                <w:r>
                  <w:rPr>
                    <w:rFonts w:ascii="David" w:hAnsi="David"/>
                    <w:color w:val="00B0F0"/>
                    <w:sz w:val="20"/>
                    <w:szCs w:val="20"/>
                    <w:rtl/>
                  </w:rPr>
                  <w:t>אהוד ויסברג מהנדסים יועצים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0730A8" w:rsidRPr="00F9528C" w14:paraId="74DAC38A" w14:textId="77777777" w:rsidTr="004E3753">
            <w:trPr>
              <w:trHeight w:val="201"/>
            </w:trPr>
            <w:tc>
              <w:tcPr>
                <w:tcW w:w="926" w:type="dxa"/>
              </w:tcPr>
              <w:p w14:paraId="3425374A" w14:textId="77777777" w:rsidR="000730A8" w:rsidRPr="00F9528C" w:rsidRDefault="000730A8"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2C6EF65" w14:textId="77777777" w:rsidR="000730A8" w:rsidRPr="00F9528C" w:rsidRDefault="000730A8" w:rsidP="004E3753">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078C7AC6" w14:textId="77777777" w:rsidR="000730A8" w:rsidRPr="00F9528C" w:rsidRDefault="000730A8" w:rsidP="004E3753">
          <w:pPr>
            <w:tabs>
              <w:tab w:val="center" w:pos="4153"/>
              <w:tab w:val="right" w:pos="8306"/>
            </w:tabs>
            <w:spacing w:before="0" w:after="0" w:line="240" w:lineRule="auto"/>
            <w:rPr>
              <w:rFonts w:ascii="David" w:hAnsi="David"/>
              <w:sz w:val="20"/>
              <w:szCs w:val="20"/>
              <w:rtl/>
            </w:rPr>
          </w:pPr>
        </w:p>
      </w:tc>
      <w:tc>
        <w:tcPr>
          <w:tcW w:w="236" w:type="dxa"/>
        </w:tcPr>
        <w:p w14:paraId="334EB84D" w14:textId="77777777" w:rsidR="000730A8" w:rsidRPr="00F9528C" w:rsidRDefault="000730A8" w:rsidP="004E3753">
          <w:pPr>
            <w:tabs>
              <w:tab w:val="center" w:pos="4153"/>
              <w:tab w:val="right" w:pos="8306"/>
            </w:tabs>
            <w:spacing w:before="0" w:after="0" w:line="240" w:lineRule="auto"/>
            <w:rPr>
              <w:rFonts w:ascii="David" w:hAnsi="David"/>
              <w:sz w:val="20"/>
              <w:szCs w:val="20"/>
              <w:rtl/>
            </w:rPr>
          </w:pPr>
        </w:p>
      </w:tc>
      <w:tc>
        <w:tcPr>
          <w:tcW w:w="1129" w:type="dxa"/>
        </w:tcPr>
        <w:p w14:paraId="6E01288D" w14:textId="77777777" w:rsidR="000730A8" w:rsidRPr="00F9528C" w:rsidRDefault="000730A8"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D7DAD79" w14:textId="77777777" w:rsidR="000730A8" w:rsidRPr="00F9528C" w:rsidRDefault="000730A8"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0730A8" w:rsidRPr="00F9528C" w14:paraId="29936FFC" w14:textId="77777777" w:rsidTr="004E3753">
      <w:trPr>
        <w:trHeight w:val="80"/>
      </w:trPr>
      <w:tc>
        <w:tcPr>
          <w:tcW w:w="753" w:type="dxa"/>
        </w:tcPr>
        <w:p w14:paraId="2FC4426C" w14:textId="77777777" w:rsidR="000730A8" w:rsidRPr="00F9528C" w:rsidRDefault="000730A8" w:rsidP="004E3753">
          <w:pPr>
            <w:tabs>
              <w:tab w:val="center" w:pos="4153"/>
              <w:tab w:val="right" w:pos="8306"/>
            </w:tabs>
            <w:spacing w:before="0" w:after="0" w:line="240" w:lineRule="auto"/>
            <w:rPr>
              <w:rFonts w:ascii="David" w:hAnsi="David"/>
              <w:sz w:val="20"/>
              <w:szCs w:val="20"/>
              <w:rtl/>
            </w:rPr>
          </w:pPr>
        </w:p>
      </w:tc>
      <w:tc>
        <w:tcPr>
          <w:tcW w:w="1883" w:type="dxa"/>
        </w:tcPr>
        <w:p w14:paraId="17350792" w14:textId="77777777" w:rsidR="000730A8" w:rsidRPr="00F9528C" w:rsidRDefault="000730A8"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687039D0" w14:textId="77777777" w:rsidR="000730A8" w:rsidRPr="00F9528C" w:rsidRDefault="000730A8" w:rsidP="004E3753">
          <w:pPr>
            <w:tabs>
              <w:tab w:val="center" w:pos="4153"/>
              <w:tab w:val="right" w:pos="8306"/>
            </w:tabs>
            <w:spacing w:before="0" w:after="0" w:line="240" w:lineRule="auto"/>
            <w:rPr>
              <w:rFonts w:ascii="David" w:hAnsi="David"/>
              <w:sz w:val="20"/>
              <w:szCs w:val="20"/>
              <w:rtl/>
            </w:rPr>
          </w:pPr>
        </w:p>
      </w:tc>
      <w:tc>
        <w:tcPr>
          <w:tcW w:w="236" w:type="dxa"/>
        </w:tcPr>
        <w:p w14:paraId="3466CF3C" w14:textId="77777777" w:rsidR="000730A8" w:rsidRPr="00F9528C" w:rsidRDefault="000730A8" w:rsidP="004E3753">
          <w:pPr>
            <w:tabs>
              <w:tab w:val="center" w:pos="4153"/>
              <w:tab w:val="right" w:pos="8306"/>
            </w:tabs>
            <w:spacing w:before="0" w:after="0" w:line="240" w:lineRule="auto"/>
            <w:rPr>
              <w:rFonts w:ascii="David" w:hAnsi="David"/>
              <w:sz w:val="20"/>
              <w:szCs w:val="20"/>
              <w:rtl/>
            </w:rPr>
          </w:pPr>
        </w:p>
      </w:tc>
      <w:tc>
        <w:tcPr>
          <w:tcW w:w="1129" w:type="dxa"/>
        </w:tcPr>
        <w:p w14:paraId="6728EF23" w14:textId="77777777" w:rsidR="000730A8" w:rsidRPr="00F9528C" w:rsidRDefault="000730A8" w:rsidP="004E3753">
          <w:pPr>
            <w:tabs>
              <w:tab w:val="center" w:pos="4153"/>
              <w:tab w:val="right" w:pos="8306"/>
            </w:tabs>
            <w:spacing w:before="0" w:after="0" w:line="240" w:lineRule="auto"/>
            <w:rPr>
              <w:rFonts w:ascii="David" w:hAnsi="David"/>
              <w:sz w:val="20"/>
              <w:szCs w:val="20"/>
              <w:rtl/>
            </w:rPr>
          </w:pPr>
        </w:p>
      </w:tc>
      <w:tc>
        <w:tcPr>
          <w:tcW w:w="2073" w:type="dxa"/>
        </w:tcPr>
        <w:p w14:paraId="286AF05A" w14:textId="77777777" w:rsidR="000730A8" w:rsidRPr="00F9528C" w:rsidRDefault="000730A8" w:rsidP="004E3753">
          <w:pPr>
            <w:tabs>
              <w:tab w:val="center" w:pos="4153"/>
              <w:tab w:val="right" w:pos="8306"/>
            </w:tabs>
            <w:spacing w:before="0" w:after="0" w:line="240" w:lineRule="auto"/>
            <w:rPr>
              <w:rFonts w:ascii="David" w:hAnsi="David"/>
              <w:sz w:val="20"/>
              <w:szCs w:val="20"/>
              <w:rtl/>
            </w:rPr>
          </w:pPr>
        </w:p>
      </w:tc>
    </w:tr>
  </w:tbl>
  <w:p w14:paraId="183BCE5F" w14:textId="77777777" w:rsidR="000730A8" w:rsidRPr="006A656B" w:rsidRDefault="000730A8"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C688BE" w14:textId="77777777" w:rsidR="000730A8" w:rsidRDefault="000730A8" w:rsidP="00AF234B">
      <w:pPr>
        <w:spacing w:before="0" w:after="0" w:line="240" w:lineRule="auto"/>
      </w:pPr>
      <w:r>
        <w:separator/>
      </w:r>
    </w:p>
  </w:footnote>
  <w:footnote w:type="continuationSeparator" w:id="0">
    <w:p w14:paraId="04E8BB0B" w14:textId="77777777" w:rsidR="000730A8" w:rsidRDefault="000730A8"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37EE202D" w14:textId="77777777" w:rsidR="000730A8" w:rsidRDefault="000730A8" w:rsidP="00CF334C">
        <w:pPr>
          <w:pStyle w:val="a3"/>
          <w:jc w:val="center"/>
        </w:pPr>
        <w:r>
          <w:fldChar w:fldCharType="begin"/>
        </w:r>
        <w:r>
          <w:instrText xml:space="preserve"> PAGE   \* MERGEFORMAT </w:instrText>
        </w:r>
        <w:r>
          <w:fldChar w:fldCharType="separate"/>
        </w:r>
        <w:r w:rsidR="00052EA7">
          <w:rPr>
            <w:noProof/>
            <w:rtl/>
          </w:rPr>
          <w:t>20</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15:restartNumberingAfterBreak="0">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6"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3"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4"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6"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2"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3" w15:restartNumberingAfterBreak="0">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2"/>
  </w:num>
  <w:num w:numId="2">
    <w:abstractNumId w:val="14"/>
  </w:num>
  <w:num w:numId="3">
    <w:abstractNumId w:val="1"/>
  </w:num>
  <w:num w:numId="4">
    <w:abstractNumId w:val="23"/>
  </w:num>
  <w:num w:numId="5">
    <w:abstractNumId w:val="17"/>
  </w:num>
  <w:num w:numId="6">
    <w:abstractNumId w:val="2"/>
  </w:num>
  <w:num w:numId="7">
    <w:abstractNumId w:val="12"/>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3"/>
  </w:num>
  <w:num w:numId="11">
    <w:abstractNumId w:val="5"/>
  </w:num>
  <w:num w:numId="12">
    <w:abstractNumId w:val="6"/>
  </w:num>
  <w:num w:numId="13">
    <w:abstractNumId w:val="8"/>
  </w:num>
  <w:num w:numId="14">
    <w:abstractNumId w:val="26"/>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25"/>
  </w:num>
  <w:num w:numId="28">
    <w:abstractNumId w:val="28"/>
  </w:num>
  <w:num w:numId="29">
    <w:abstractNumId w:val="7"/>
  </w:num>
  <w:num w:numId="30">
    <w:abstractNumId w:val="11"/>
  </w:num>
  <w:num w:numId="31">
    <w:abstractNumId w:val="16"/>
  </w:num>
  <w:num w:numId="32">
    <w:abstractNumId w:val="15"/>
  </w:num>
  <w:num w:numId="33">
    <w:abstractNumId w:val="20"/>
  </w:num>
  <w:num w:numId="34">
    <w:abstractNumId w:val="19"/>
  </w:num>
  <w:num w:numId="35">
    <w:abstractNumId w:val="3"/>
  </w:num>
  <w:num w:numId="36">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2EA7"/>
    <w:rsid w:val="000730A8"/>
    <w:rsid w:val="00134C85"/>
    <w:rsid w:val="001A01C3"/>
    <w:rsid w:val="001A0C3C"/>
    <w:rsid w:val="001A69D5"/>
    <w:rsid w:val="001D16E8"/>
    <w:rsid w:val="00214ACF"/>
    <w:rsid w:val="00297975"/>
    <w:rsid w:val="00461F51"/>
    <w:rsid w:val="004A719C"/>
    <w:rsid w:val="004E3753"/>
    <w:rsid w:val="00552E11"/>
    <w:rsid w:val="00562856"/>
    <w:rsid w:val="006A656B"/>
    <w:rsid w:val="007018B4"/>
    <w:rsid w:val="0072103C"/>
    <w:rsid w:val="00736034"/>
    <w:rsid w:val="007D6A6B"/>
    <w:rsid w:val="008C64C6"/>
    <w:rsid w:val="008D66BB"/>
    <w:rsid w:val="00942177"/>
    <w:rsid w:val="00A8581C"/>
    <w:rsid w:val="00AB2FE5"/>
    <w:rsid w:val="00AF234B"/>
    <w:rsid w:val="00BE17B4"/>
    <w:rsid w:val="00C406A1"/>
    <w:rsid w:val="00CE2C28"/>
    <w:rsid w:val="00CF334C"/>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9D72F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D6A6B"/>
    <w:rPr>
      <w:rFonts w:ascii="Times New Roman" w:eastAsia="Times New Roman" w:hAnsi="Times New Roman" w:cs="David"/>
      <w:sz w:val="20"/>
      <w:szCs w:val="24"/>
      <w:lang w:eastAsia="he-IL"/>
    </w:rPr>
  </w:style>
  <w:style w:type="character" w:customStyle="1" w:styleId="20">
    <w:name w:val="כותרת 2 תו"/>
    <w:basedOn w:val="a0"/>
    <w:link w:val="2"/>
    <w:rsid w:val="007D6A6B"/>
    <w:rPr>
      <w:rFonts w:ascii="Times New Roman" w:eastAsia="Times New Roman" w:hAnsi="Times New Roman" w:cs="David"/>
      <w:bCs/>
      <w:sz w:val="20"/>
      <w:szCs w:val="24"/>
      <w:lang w:eastAsia="he-IL"/>
    </w:rPr>
  </w:style>
  <w:style w:type="character" w:customStyle="1" w:styleId="30">
    <w:name w:val="כותרת 3 תו"/>
    <w:basedOn w:val="a0"/>
    <w:link w:val="3"/>
    <w:rsid w:val="007D6A6B"/>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7D6A6B"/>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7D6A6B"/>
    <w:rPr>
      <w:rFonts w:ascii="Times New Roman" w:eastAsia="Times New Roman" w:hAnsi="Times New Roman" w:cs="David"/>
      <w:sz w:val="20"/>
      <w:szCs w:val="24"/>
      <w:lang w:eastAsia="he-IL"/>
    </w:rPr>
  </w:style>
  <w:style w:type="character" w:customStyle="1" w:styleId="60">
    <w:name w:val="כותרת 6 תו"/>
    <w:basedOn w:val="a0"/>
    <w:link w:val="6"/>
    <w:rsid w:val="007D6A6B"/>
    <w:rPr>
      <w:rFonts w:ascii="Times New Roman" w:eastAsia="Times New Roman" w:hAnsi="Times New Roman" w:cs="David"/>
      <w:sz w:val="20"/>
      <w:szCs w:val="24"/>
      <w:u w:val="single"/>
      <w:lang w:eastAsia="he-IL"/>
    </w:rPr>
  </w:style>
  <w:style w:type="character" w:customStyle="1" w:styleId="70">
    <w:name w:val="כותרת 7 תו"/>
    <w:basedOn w:val="a0"/>
    <w:link w:val="7"/>
    <w:rsid w:val="007D6A6B"/>
    <w:rPr>
      <w:rFonts w:ascii="Times New Roman" w:eastAsia="Times New Roman" w:hAnsi="Times New Roman" w:cs="David"/>
      <w:sz w:val="20"/>
      <w:szCs w:val="24"/>
      <w:lang w:eastAsia="he-IL"/>
    </w:rPr>
  </w:style>
  <w:style w:type="character" w:customStyle="1" w:styleId="80">
    <w:name w:val="כותרת 8 תו"/>
    <w:basedOn w:val="a0"/>
    <w:link w:val="8"/>
    <w:rsid w:val="007D6A6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7D6A6B"/>
    <w:rPr>
      <w:rFonts w:ascii="Times New Roman" w:eastAsia="Times New Roman" w:hAnsi="Times New Roman" w:cs="David"/>
      <w:bCs/>
      <w:sz w:val="20"/>
      <w:szCs w:val="24"/>
      <w:u w:val="single"/>
      <w:lang w:eastAsia="he-IL"/>
    </w:rPr>
  </w:style>
  <w:style w:type="numbering" w:customStyle="1" w:styleId="NoList1">
    <w:name w:val="No List1"/>
    <w:next w:val="a2"/>
    <w:semiHidden/>
    <w:rsid w:val="007D6A6B"/>
  </w:style>
  <w:style w:type="paragraph" w:styleId="a9">
    <w:name w:val="Body Text"/>
    <w:basedOn w:val="a"/>
    <w:link w:val="aa"/>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D6A6B"/>
    <w:rPr>
      <w:rFonts w:ascii="Times New Roman" w:eastAsia="Times New Roman" w:hAnsi="Times New Roman" w:cs="David"/>
      <w:sz w:val="20"/>
      <w:szCs w:val="24"/>
      <w:lang w:eastAsia="he-IL"/>
    </w:rPr>
  </w:style>
  <w:style w:type="paragraph" w:styleId="ab">
    <w:name w:val="Title"/>
    <w:basedOn w:val="a"/>
    <w:link w:val="ac"/>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D6A6B"/>
    <w:rPr>
      <w:rFonts w:ascii="Times New Roman" w:eastAsia="Times New Roman" w:hAnsi="Times New Roman" w:cs="David"/>
      <w:bCs/>
      <w:i/>
      <w:iCs/>
      <w:sz w:val="32"/>
      <w:szCs w:val="32"/>
      <w:u w:val="single"/>
      <w:lang w:eastAsia="he-IL"/>
    </w:rPr>
  </w:style>
  <w:style w:type="character" w:styleId="ad">
    <w:name w:val="page number"/>
    <w:basedOn w:val="a0"/>
    <w:rsid w:val="007D6A6B"/>
  </w:style>
  <w:style w:type="paragraph" w:styleId="ae">
    <w:name w:val="Block Text"/>
    <w:basedOn w:val="a"/>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7D6A6B"/>
    <w:pPr>
      <w:ind w:left="540" w:hanging="540"/>
    </w:pPr>
    <w:rPr>
      <w:szCs w:val="22"/>
    </w:rPr>
  </w:style>
  <w:style w:type="paragraph" w:customStyle="1" w:styleId="af0">
    <w:name w:val="חתימה קו אחד"/>
    <w:basedOn w:val="11"/>
    <w:rsid w:val="007D6A6B"/>
    <w:pPr>
      <w:tabs>
        <w:tab w:val="left" w:pos="2880"/>
        <w:tab w:val="left" w:pos="5220"/>
        <w:tab w:val="left" w:pos="7740"/>
      </w:tabs>
      <w:ind w:left="360"/>
    </w:pPr>
    <w:rPr>
      <w:sz w:val="22"/>
      <w:szCs w:val="22"/>
    </w:rPr>
  </w:style>
  <w:style w:type="paragraph" w:customStyle="1" w:styleId="12">
    <w:name w:val="חתימה קו 1 נקודות"/>
    <w:basedOn w:val="1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7D6A6B"/>
    <w:rPr>
      <w:rFonts w:ascii="Tahoma" w:eastAsia="Times New Roman" w:hAnsi="Tahoma" w:cs="Tahoma"/>
      <w:sz w:val="16"/>
      <w:szCs w:val="16"/>
      <w:lang w:eastAsia="he-IL"/>
    </w:rPr>
  </w:style>
  <w:style w:type="paragraph" w:customStyle="1" w:styleId="BodyTextIndent1">
    <w:name w:val="Body Text Indent1"/>
    <w:basedOn w:val="a"/>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
    <w:next w:val="a"/>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31">
    <w:name w:val="Body Text Indent 3"/>
    <w:basedOn w:val="a"/>
    <w:link w:val="32"/>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D6A6B"/>
    <w:rPr>
      <w:rFonts w:ascii="Times New Roman" w:eastAsia="Times New Roman" w:hAnsi="Times New Roman" w:cs="David"/>
      <w:sz w:val="24"/>
      <w:szCs w:val="24"/>
      <w:lang w:eastAsia="he-IL"/>
    </w:rPr>
  </w:style>
  <w:style w:type="paragraph" w:styleId="21">
    <w:name w:val="Body Text Indent 2"/>
    <w:basedOn w:val="a"/>
    <w:link w:val="22"/>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D6A6B"/>
    <w:rPr>
      <w:rFonts w:ascii="Times New Roman" w:eastAsia="Times New Roman" w:hAnsi="Times New Roman" w:cs="David"/>
      <w:sz w:val="20"/>
      <w:szCs w:val="24"/>
      <w:lang w:eastAsia="he-IL"/>
    </w:rPr>
  </w:style>
  <w:style w:type="paragraph" w:customStyle="1" w:styleId="af3">
    <w:name w:val="סגנון"/>
    <w:basedOn w:val="a"/>
    <w:next w:val="ae"/>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7D6A6B"/>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rsid w:val="006A6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List Paragraph"/>
    <w:basedOn w:val="a"/>
    <w:uiPriority w:val="34"/>
    <w:qFormat/>
    <w:rsid w:val="00A8581C"/>
    <w:pPr>
      <w:ind w:left="720"/>
      <w:contextualSpacing/>
    </w:pPr>
  </w:style>
  <w:style w:type="paragraph" w:customStyle="1" w:styleId="af7">
    <w:name w:val="היסט_כפול"/>
    <w:basedOn w:val="a"/>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a3"/>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a3"/>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a3"/>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a3"/>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a3"/>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a3"/>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a3"/>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a3"/>
              <w:rtl/>
            </w:rPr>
            <w:t>[רשות מקומית]</w:t>
          </w:r>
        </w:p>
      </w:docPartBody>
    </w:docPart>
    <w:docPart>
      <w:docPartPr>
        <w:name w:val="5D90503D9DD04BF780B32A85A22B158A"/>
        <w:category>
          <w:name w:val="כללי"/>
          <w:gallery w:val="placeholder"/>
        </w:category>
        <w:types>
          <w:type w:val="bbPlcHdr"/>
        </w:types>
        <w:behaviors>
          <w:behavior w:val="content"/>
        </w:behaviors>
        <w:guid w:val="{1B214438-97FE-4721-B0D2-E3DDAAEE8B60}"/>
      </w:docPartPr>
      <w:docPartBody>
        <w:p w:rsidR="004E44FD" w:rsidRDefault="005E35F5" w:rsidP="005E35F5">
          <w:pPr>
            <w:pStyle w:val="5D90503D9DD04BF780B32A85A22B158A"/>
          </w:pPr>
          <w:r w:rsidRPr="003059F5">
            <w:rPr>
              <w:rStyle w:val="a3"/>
              <w:rtl/>
            </w:rPr>
            <w:t>[שם אתר]</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a3"/>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a3"/>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a3"/>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a3"/>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a3"/>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a3"/>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a3"/>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a3"/>
              <w:rtl/>
            </w:rPr>
            <w:t>[שדה נוסף 6]</w:t>
          </w:r>
        </w:p>
      </w:docPartBody>
    </w:docPart>
    <w:docPart>
      <w:docPartPr>
        <w:name w:val="C79EBA8553E94ED0B9FFF6256412E390"/>
        <w:category>
          <w:name w:val="כללי"/>
          <w:gallery w:val="placeholder"/>
        </w:category>
        <w:types>
          <w:type w:val="bbPlcHdr"/>
        </w:types>
        <w:behaviors>
          <w:behavior w:val="content"/>
        </w:behaviors>
        <w:guid w:val="{3476C603-5358-4602-AC78-CACEA02729B3}"/>
      </w:docPartPr>
      <w:docPartBody>
        <w:p w:rsidR="004E44FD" w:rsidRDefault="005E35F5" w:rsidP="005E35F5">
          <w:pPr>
            <w:pStyle w:val="C79EBA8553E94ED0B9FFF6256412E390"/>
          </w:pPr>
          <w:r w:rsidRPr="003059F5">
            <w:rPr>
              <w:rStyle w:val="a3"/>
              <w:rtl/>
            </w:rPr>
            <w:t>[אחוז השתתפות צד א]</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a3"/>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a3"/>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a3"/>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a3"/>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a3"/>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a3"/>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a3"/>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a3"/>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a3"/>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a3"/>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a3"/>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a3"/>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a3"/>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a3"/>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a3"/>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a3"/>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a3"/>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a3"/>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a3"/>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a3"/>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a3"/>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a3"/>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a3"/>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4E44FD"/>
    <w:rsid w:val="0054288A"/>
    <w:rsid w:val="005E35F5"/>
    <w:rsid w:val="006865A5"/>
    <w:rsid w:val="0089172A"/>
    <w:rsid w:val="00AC1C0F"/>
    <w:rsid w:val="00AC6B0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E35F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730DEDEC88DD44DEBCDD44CC2053351D">
    <w:name w:val="730DEDEC88DD44DEBCDD44CC2053351D"/>
    <w:rsid w:val="00AC6B04"/>
    <w:pPr>
      <w:bidi/>
    </w:pPr>
  </w:style>
  <w:style w:type="paragraph" w:customStyle="1" w:styleId="6120FFDB6FE5471EB443F555069EB209">
    <w:name w:val="6120FFDB6FE5471EB443F555069EB209"/>
    <w:rsid w:val="00AC6B04"/>
    <w:pPr>
      <w:bidi/>
    </w:pPr>
  </w:style>
  <w:style w:type="paragraph" w:customStyle="1" w:styleId="0FED26A6C4BF4F5D94BA32A91BCC68E2">
    <w:name w:val="0FED26A6C4BF4F5D94BA32A91BCC68E2"/>
    <w:rsid w:val="00AC6B04"/>
    <w:pPr>
      <w:bidi/>
    </w:pPr>
  </w:style>
  <w:style w:type="paragraph" w:customStyle="1" w:styleId="2B0CC02789BB450B9F4E4846C8A0AFD7">
    <w:name w:val="2B0CC02789BB450B9F4E4846C8A0AFD7"/>
    <w:rsid w:val="00AC6B04"/>
    <w:pPr>
      <w:bidi/>
    </w:pPr>
  </w:style>
  <w:style w:type="paragraph" w:customStyle="1" w:styleId="6DDEFB1C51B94215A24F1E8E8931D682">
    <w:name w:val="6DDEFB1C51B94215A24F1E8E8931D682"/>
    <w:rsid w:val="00AC6B04"/>
    <w:pPr>
      <w:bidi/>
    </w:p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FCCFB4C7786C49EF8022D902E92B7B57">
    <w:name w:val="FCCFB4C7786C49EF8022D902E92B7B57"/>
    <w:rsid w:val="005E35F5"/>
    <w:pPr>
      <w:bidi/>
    </w:pPr>
  </w:style>
  <w:style w:type="paragraph" w:customStyle="1" w:styleId="2D1E8163B29D4B2C9B916AD47C4DB6B0">
    <w:name w:val="2D1E8163B29D4B2C9B916AD47C4DB6B0"/>
    <w:rsid w:val="005E35F5"/>
    <w:pPr>
      <w:bidi/>
    </w:pPr>
  </w:style>
  <w:style w:type="paragraph" w:customStyle="1" w:styleId="1DC0FDEBA2364EA6B04776C836ED620F">
    <w:name w:val="1DC0FDEBA2364EA6B04776C836ED620F"/>
    <w:rsid w:val="005E35F5"/>
    <w:pPr>
      <w:bidi/>
    </w:pPr>
  </w:style>
  <w:style w:type="paragraph" w:customStyle="1" w:styleId="742784C85E73484D9A7DC9470D8D34F5">
    <w:name w:val="742784C85E73484D9A7DC9470D8D34F5"/>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064D5949-9AAE-4578-90CC-059ED53C72AC}"/>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03DED17D-DF17-4C25-82EB-A1DA7C9DC03E}"/>
</file>

<file path=customXml/itemProps6.xml><?xml version="1.0" encoding="utf-8"?>
<ds:datastoreItem xmlns:ds="http://schemas.openxmlformats.org/officeDocument/2006/customXml" ds:itemID="{B96EE99F-A1DB-44B6-99C9-BCE9FCCACBFA}"/>
</file>

<file path=docProps/app.xml><?xml version="1.0" encoding="utf-8"?>
<Properties xmlns="http://schemas.openxmlformats.org/officeDocument/2006/extended-properties" xmlns:vt="http://schemas.openxmlformats.org/officeDocument/2006/docPropsVTypes">
  <Template>Normal</Template>
  <TotalTime>16</TotalTime>
  <Pages>35</Pages>
  <Words>10315</Words>
  <Characters>51579</Characters>
  <Application>Microsoft Office Word</Application>
  <DocSecurity>0</DocSecurity>
  <Lines>429</Lines>
  <Paragraphs>123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1</cp:revision>
  <dcterms:created xsi:type="dcterms:W3CDTF">2021-11-17T08:35:00Z</dcterms:created>
  <dcterms:modified xsi:type="dcterms:W3CDTF">2021-11-17T08:51:00Z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c61fbb40-1d14-4b0b-8c7c-c46ae4ded5dc</vt:lpwstr>
  </property>
</Properties>
</file>