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D1BAA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2E04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992D96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1AC68C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310A3389" wp14:editId="6F67ED0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E3C013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F06947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7B313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1CC2F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70FE84"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66E0AD9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6FC3E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EBB440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12E2CA4"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7376D4"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p>
    <w:bookmarkEnd w:id="0"/>
    <w:p w14:paraId="2FA2886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9575B65" w14:textId="77777777" w:rsidR="003235F8" w:rsidRPr="00B27B4C" w:rsidRDefault="00270729"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07-12T15:06:00Z">
            <w:r>
              <w:rPr>
                <w:rFonts w:ascii="Times New Roman" w:eastAsia="Times New Roman" w:hAnsi="Times New Roman" w:cs="David"/>
                <w:bCs/>
                <w:sz w:val="32"/>
                <w:szCs w:val="32"/>
                <w:u w:val="single"/>
                <w:rtl/>
                <w:lang w:eastAsia="he-IL"/>
              </w:rPr>
              <w:t>נתניה - מגרש 1409</w:t>
            </w:r>
          </w:ins>
        </w:p>
      </w:sdtContent>
    </w:sdt>
    <w:p w14:paraId="7759D6DA"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C946CFE" w14:textId="77777777" w:rsidR="003235F8" w:rsidRPr="00B27B4C" w:rsidRDefault="00270729"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דקל רוקבן" w:date="2021-07-12T15:06:00Z">
            <w:r>
              <w:rPr>
                <w:rFonts w:ascii="Times New Roman" w:eastAsia="Times New Roman" w:hAnsi="Times New Roman" w:cs="David"/>
                <w:bCs/>
                <w:sz w:val="32"/>
                <w:szCs w:val="32"/>
                <w:u w:val="single"/>
                <w:rtl/>
                <w:lang w:eastAsia="he-IL"/>
              </w:rPr>
              <w:t>נתניה - מגרש 1409</w:t>
            </w:r>
          </w:ins>
        </w:p>
      </w:sdtContent>
    </w:sdt>
    <w:p w14:paraId="7526399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7C569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126E5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D20D6A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FD6A73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DADDA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F76FBC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2A5070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00AC72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4886B41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B8253B"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2T00:00:00Z">
            <w:dateFormat w:val="dd/MM/yyyy"/>
            <w:lid w:val="he-IL"/>
            <w:storeMappedDataAs w:val="dateTime"/>
            <w:calendar w:val="gregorian"/>
          </w:date>
        </w:sdtPr>
        <w:sdtContent>
          <w:ins w:id="3" w:author="דקל רוקבן" w:date="2021-07-12T15:07:00Z">
            <w:r w:rsidR="00270729">
              <w:rPr>
                <w:rFonts w:ascii="Times New Roman" w:eastAsia="Times New Roman" w:hAnsi="Times New Roman" w:cs="David" w:hint="cs"/>
                <w:color w:val="800080"/>
                <w:sz w:val="24"/>
                <w:szCs w:val="24"/>
                <w:rtl/>
                <w:lang w:eastAsia="he-IL"/>
              </w:rPr>
              <w:t>‏12/07/2021</w:t>
            </w:r>
          </w:ins>
        </w:sdtContent>
      </w:sdt>
    </w:p>
    <w:p w14:paraId="1D7935D5"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4E12E75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642194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D15BE3"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ABF0728" w14:textId="77777777" w:rsidR="00D5041C" w:rsidRPr="00D5041C" w:rsidRDefault="00270729"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דקל רוקבן" w:date="2021-07-12T15:09: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7D824E63"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0B06296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066EE43B"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7366B6C"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2DC3ECB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05D2A8E" w14:textId="77777777" w:rsidR="00D5041C" w:rsidRPr="00D5041C" w:rsidRDefault="00270729" w:rsidP="00157ACB">
          <w:pPr>
            <w:pStyle w:val="AutoField"/>
            <w:rPr>
              <w:sz w:val="20"/>
              <w:rtl/>
              <w:lang w:eastAsia="he-IL"/>
            </w:rPr>
          </w:pPr>
          <w:ins w:id="5" w:author="דקל רוקבן" w:date="2021-07-12T15:19:00Z">
            <w:r>
              <w:rPr>
                <w:color w:val="800080"/>
                <w:rtl/>
              </w:rPr>
              <w:br/>
              <w:t xml:space="preserve">איסר </w:t>
            </w:r>
            <w:proofErr w:type="spellStart"/>
            <w:r>
              <w:rPr>
                <w:color w:val="800080"/>
                <w:rtl/>
              </w:rPr>
              <w:t>גולדיש</w:t>
            </w:r>
            <w:proofErr w:type="spellEnd"/>
            <w:r>
              <w:rPr>
                <w:color w:val="800080"/>
                <w:rtl/>
              </w:rPr>
              <w:t xml:space="preserve"> מהנדסים יועצים בע"מ</w:t>
            </w:r>
            <w:r>
              <w:rPr>
                <w:color w:val="800080"/>
                <w:rtl/>
              </w:rPr>
              <w:br/>
              <w:t>עמינדב 23 תל אביב, 67898</w:t>
            </w:r>
            <w:r>
              <w:rPr>
                <w:color w:val="800080"/>
                <w:rtl/>
              </w:rPr>
              <w:br/>
            </w:r>
          </w:ins>
        </w:p>
      </w:sdtContent>
    </w:sdt>
    <w:p w14:paraId="2136700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074088B"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3E78941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2D5F6CC"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569ABAD"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51EBF53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642A67D6"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למונחים הבאים יהא הפרוש הנקוב </w:t>
      </w:r>
      <w:proofErr w:type="spellStart"/>
      <w:r w:rsidRPr="00D5041C">
        <w:rPr>
          <w:rFonts w:ascii="Times New Roman" w:eastAsia="Times New Roman" w:hAnsi="Times New Roman" w:cs="David"/>
          <w:sz w:val="20"/>
          <w:szCs w:val="24"/>
          <w:rtl/>
          <w:lang w:eastAsia="he-IL"/>
        </w:rPr>
        <w:t>בצידם</w:t>
      </w:r>
      <w:proofErr w:type="spellEnd"/>
      <w:r w:rsidRPr="00D5041C">
        <w:rPr>
          <w:rFonts w:ascii="Times New Roman" w:eastAsia="Times New Roman" w:hAnsi="Times New Roman" w:cs="David"/>
          <w:sz w:val="20"/>
          <w:szCs w:val="24"/>
          <w:rtl/>
          <w:lang w:eastAsia="he-IL"/>
        </w:rPr>
        <w:t xml:space="preserve"> דהיינו:</w:t>
      </w:r>
    </w:p>
    <w:p w14:paraId="49DE736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5FF120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5562C8C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BCF2B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70B8962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7464FBB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1928BE"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D3CE0B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8557D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D88D0D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C199BC"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0233870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D1020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264857A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4057BBF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00D20CA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3D39E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8E3A38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04FEA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5AAAC41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312AE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4D48B0D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78B62EA1"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027CB9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11BAA93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F972E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3CB9CF4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3F52C90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F6649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387DA8EE"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47C69584"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862C7B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70956EE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2FCBAA0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3474F0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51AF69A7"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517508A7"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11D9D87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6D52395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066F0FA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6DB8717A"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57E6402B"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37388C5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0F6D7DFE"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76872135"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3911E75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7EE4BC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281EDC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w:t>
      </w:r>
      <w:proofErr w:type="spellEnd"/>
      <w:r w:rsidRPr="00D5041C">
        <w:rPr>
          <w:rFonts w:ascii="Times New Roman" w:eastAsia="Times New Roman" w:hAnsi="Times New Roman" w:cs="David"/>
          <w:sz w:val="20"/>
          <w:szCs w:val="24"/>
          <w:rtl/>
          <w:lang w:eastAsia="he-IL"/>
        </w:rPr>
        <w:t xml:space="preserve">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42EF88C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lastRenderedPageBreak/>
        <w:t xml:space="preserve">בנספח </w:t>
      </w:r>
      <w:r w:rsidRPr="00D5041C">
        <w:rPr>
          <w:rFonts w:ascii="Times New Roman" w:eastAsia="Times New Roman" w:hAnsi="Times New Roman" w:cs="David"/>
          <w:bCs/>
          <w:sz w:val="20"/>
          <w:szCs w:val="24"/>
          <w:rtl/>
          <w:lang w:eastAsia="he-IL"/>
        </w:rPr>
        <w:t xml:space="preserve">ב'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7A5EE2E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533A2F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4900B37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3AF23AE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79CB1CE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00212B2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1381519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63248A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0BDCFEF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82D117C"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w:t>
      </w:r>
      <w:proofErr w:type="spellStart"/>
      <w:r w:rsidRPr="00D5041C">
        <w:rPr>
          <w:rFonts w:ascii="Times New Roman" w:eastAsia="Times New Roman" w:hAnsi="Times New Roman" w:cs="David" w:hint="cs"/>
          <w:sz w:val="20"/>
          <w:szCs w:val="24"/>
          <w:rtl/>
          <w:lang w:eastAsia="he-IL"/>
        </w:rPr>
        <w:t>רמדורנט</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של </w:t>
      </w:r>
      <w:proofErr w:type="spellStart"/>
      <w:r w:rsidRPr="00D5041C">
        <w:rPr>
          <w:rFonts w:ascii="Times New Roman" w:eastAsia="Times New Roman" w:hAnsi="Times New Roman" w:cs="David"/>
          <w:sz w:val="20"/>
          <w:szCs w:val="24"/>
          <w:rtl/>
          <w:lang w:eastAsia="he-IL"/>
        </w:rPr>
        <w:t>רמדור</w:t>
      </w:r>
      <w:proofErr w:type="spellEnd"/>
      <w:r w:rsidRPr="00D5041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340482C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2C1A30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03C1F7B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349AB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C36136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1936C80"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FB63DB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D6B9AA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441909C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0F99F77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20B7124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A441DC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1237572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7017304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4A528EE"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w:t>
      </w:r>
      <w:proofErr w:type="spellStart"/>
      <w:r w:rsidRPr="00D5041C">
        <w:rPr>
          <w:rFonts w:ascii="Times New Roman" w:eastAsia="Times New Roman" w:hAnsi="Times New Roman" w:cs="David"/>
          <w:sz w:val="20"/>
          <w:szCs w:val="24"/>
          <w:rtl/>
          <w:lang w:eastAsia="he-IL"/>
        </w:rPr>
        <w:t>ליתן</w:t>
      </w:r>
      <w:proofErr w:type="spellEnd"/>
      <w:r w:rsidRPr="00D5041C">
        <w:rPr>
          <w:rFonts w:ascii="Times New Roman" w:eastAsia="Times New Roman" w:hAnsi="Times New Roman" w:cs="David"/>
          <w:sz w:val="20"/>
          <w:szCs w:val="24"/>
          <w:rtl/>
          <w:lang w:eastAsia="he-IL"/>
        </w:rPr>
        <w:t xml:space="preserve">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0F20116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5C482ED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83A2EE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4B25EEE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094A89A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B8FA9EE"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2176D64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706E1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0E0583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04835E9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ED111D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עבודותיהם ובאופן שיבטיח ביצועם </w:t>
      </w:r>
      <w:r w:rsidRPr="00D5041C">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75A61B0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068B98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4CA2815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148551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EF48EC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2716FA3C"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378A864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584DE0E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BAD876"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210F041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581C4B9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 xml:space="preserve">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508D591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599EC042"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3A42911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26C44B5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538BF0D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AA47CC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5354532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6507167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שליחויות.</w:t>
      </w:r>
    </w:p>
    <w:p w14:paraId="5BF5095A"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w:t>
      </w:r>
      <w:proofErr w:type="spellStart"/>
      <w:r w:rsidRPr="00D5041C">
        <w:rPr>
          <w:rFonts w:ascii="Times New Roman" w:eastAsia="Times New Roman" w:hAnsi="Times New Roman" w:cs="David"/>
          <w:sz w:val="20"/>
          <w:szCs w:val="24"/>
          <w:rtl/>
          <w:lang w:eastAsia="he-IL"/>
        </w:rPr>
        <w:t>רמדורנט</w:t>
      </w:r>
      <w:proofErr w:type="spellEnd"/>
      <w:r w:rsidRPr="00D5041C">
        <w:rPr>
          <w:rFonts w:ascii="Times New Roman" w:eastAsia="Times New Roman" w:hAnsi="Times New Roman" w:cs="David"/>
          <w:sz w:val="20"/>
          <w:szCs w:val="24"/>
          <w:rtl/>
          <w:lang w:eastAsia="he-IL"/>
        </w:rPr>
        <w:t xml:space="preserve">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27497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D5041C">
        <w:rPr>
          <w:rFonts w:ascii="Times New Roman" w:eastAsia="Times New Roman" w:hAnsi="Times New Roman" w:cs="David"/>
          <w:sz w:val="20"/>
          <w:szCs w:val="24"/>
          <w:rtl/>
          <w:lang w:eastAsia="he-IL"/>
        </w:rPr>
        <w:t>לשלמם</w:t>
      </w:r>
      <w:proofErr w:type="spellEnd"/>
      <w:r w:rsidRPr="00D5041C">
        <w:rPr>
          <w:rFonts w:ascii="Times New Roman" w:eastAsia="Times New Roman" w:hAnsi="Times New Roman" w:cs="David"/>
          <w:sz w:val="20"/>
          <w:szCs w:val="24"/>
          <w:rtl/>
          <w:lang w:eastAsia="he-IL"/>
        </w:rPr>
        <w:t xml:space="preserve">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2DEFEEE9"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8AD21E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54FAA32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2E51581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1AD7D85"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7B500E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75F0707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41862C6"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w:t>
      </w:r>
      <w:proofErr w:type="spellStart"/>
      <w:r w:rsidRPr="00157ACB">
        <w:rPr>
          <w:rFonts w:ascii="Times New Roman" w:eastAsia="Times New Roman" w:hAnsi="Times New Roman" w:cs="David" w:hint="cs"/>
          <w:b/>
          <w:sz w:val="20"/>
          <w:szCs w:val="24"/>
          <w:rtl/>
          <w:lang w:eastAsia="he-IL"/>
        </w:rPr>
        <w:t>המצ"ב</w:t>
      </w:r>
      <w:proofErr w:type="spellEnd"/>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lastRenderedPageBreak/>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5692070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3B2504E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163A6FA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5AD95F8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032E1C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1B0BCB4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E817F84"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3905AAF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297BBE09"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B363AFC"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A81959C"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8556721"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F620E38"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FC83AC9"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F83EC9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53181FD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5F8A63C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5B22BFF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5F2BCF3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2EB9FC7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3017995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1462108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1120927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299F920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9B21C9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70FFA4F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1A68AF5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3D1A5539"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36443849"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230146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398C4D2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5678837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685781A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לפי העניין.</w:t>
      </w:r>
    </w:p>
    <w:p w14:paraId="0016E52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962B79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2B29868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D5041C">
        <w:rPr>
          <w:rFonts w:ascii="Times New Roman" w:eastAsia="Times New Roman" w:hAnsi="Times New Roman" w:cs="David"/>
          <w:sz w:val="20"/>
          <w:szCs w:val="24"/>
          <w:rtl/>
          <w:lang w:eastAsia="he-IL"/>
        </w:rPr>
        <w:t>לשנותן</w:t>
      </w:r>
      <w:proofErr w:type="spellEnd"/>
      <w:r w:rsidRPr="00D5041C">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319CCE9"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3FD6EA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32E755E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 xml:space="preserve">י הדין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צו הרחבה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הסכם כלשהו על עובד</w:t>
      </w:r>
      <w:r w:rsidRPr="00D5041C">
        <w:rPr>
          <w:rFonts w:ascii="Times New Roman" w:eastAsia="Times New Roman" w:hAnsi="Times New Roman" w:cs="David" w:hint="cs"/>
          <w:sz w:val="20"/>
          <w:szCs w:val="24"/>
          <w:rtl/>
          <w:lang w:eastAsia="he-IL"/>
        </w:rPr>
        <w:t>.</w:t>
      </w:r>
    </w:p>
    <w:p w14:paraId="6FD849A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w:t>
      </w:r>
      <w:proofErr w:type="spellStart"/>
      <w:r w:rsidRPr="00D5041C">
        <w:rPr>
          <w:rFonts w:ascii="Times New Roman" w:eastAsia="Times New Roman" w:hAnsi="Times New Roman" w:cs="David" w:hint="cs"/>
          <w:color w:val="000000"/>
          <w:sz w:val="24"/>
          <w:szCs w:val="24"/>
          <w:rtl/>
          <w:lang w:eastAsia="he-IL"/>
        </w:rPr>
        <w:t>שלוחיו</w:t>
      </w:r>
      <w:proofErr w:type="spellEnd"/>
      <w:r w:rsidRPr="00D5041C">
        <w:rPr>
          <w:rFonts w:ascii="Times New Roman" w:eastAsia="Times New Roman" w:hAnsi="Times New Roman" w:cs="David" w:hint="cs"/>
          <w:color w:val="000000"/>
          <w:sz w:val="24"/>
          <w:szCs w:val="24"/>
          <w:rtl/>
          <w:lang w:eastAsia="he-IL"/>
        </w:rPr>
        <w:t xml:space="preserve">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w:t>
      </w:r>
      <w:r w:rsidRPr="00D5041C">
        <w:rPr>
          <w:rFonts w:ascii="Times New Roman" w:eastAsia="Times New Roman" w:hAnsi="Times New Roman" w:cs="David"/>
          <w:color w:val="000000"/>
          <w:sz w:val="24"/>
          <w:szCs w:val="24"/>
          <w:rtl/>
          <w:lang w:eastAsia="he-IL"/>
        </w:rPr>
        <w:lastRenderedPageBreak/>
        <w:t>שהיא כאמור כנגד המזמין.</w:t>
      </w:r>
    </w:p>
    <w:p w14:paraId="578E5C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w:t>
      </w:r>
      <w:proofErr w:type="spellStart"/>
      <w:r w:rsidRPr="00D5041C">
        <w:rPr>
          <w:rFonts w:ascii="Times New Roman" w:eastAsia="Times New Roman" w:hAnsi="Times New Roman" w:cs="David"/>
          <w:sz w:val="20"/>
          <w:szCs w:val="24"/>
          <w:rtl/>
          <w:lang w:eastAsia="he-IL"/>
        </w:rPr>
        <w:t>ישא</w:t>
      </w:r>
      <w:proofErr w:type="spellEnd"/>
      <w:r w:rsidRPr="00D5041C">
        <w:rPr>
          <w:rFonts w:ascii="Times New Roman" w:eastAsia="Times New Roman" w:hAnsi="Times New Roman" w:cs="David"/>
          <w:sz w:val="20"/>
          <w:szCs w:val="24"/>
          <w:rtl/>
          <w:lang w:eastAsia="he-IL"/>
        </w:rPr>
        <w:t xml:space="preserve">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0B7A4D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E05A32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950F84A"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62522917"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4FF3B04"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E87ABE5"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45DA46C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61DB4C23"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3504CBDC"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140D750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34FCA5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w:t>
      </w:r>
      <w:r w:rsidRPr="00D5041C">
        <w:rPr>
          <w:rFonts w:ascii="Times New Roman" w:eastAsia="Times New Roman" w:hAnsi="Times New Roman" w:cs="David"/>
          <w:sz w:val="20"/>
          <w:szCs w:val="24"/>
          <w:rtl/>
          <w:lang w:eastAsia="he-IL"/>
        </w:rPr>
        <w:lastRenderedPageBreak/>
        <w:t>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0713217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03F67C6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220EAC5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27F77A27"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5C15E223"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4E914CDA"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373E35D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68A543FD"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272E1F8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7D012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9A1C6A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7E4DCE5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09F13D1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6C072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0028EC1"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D2B4421"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1FE15A7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23575A3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692D06E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7F6E058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3AD829A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1C291F6"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706636D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1C54052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E571BB6"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4ECEEDD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7386E09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863D7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טחון נוספים לאלה שננקטו על ידיו. במקרה של תקלה כלשהי </w:t>
      </w:r>
      <w:r w:rsidRPr="00D5041C">
        <w:rPr>
          <w:rFonts w:ascii="Times New Roman" w:eastAsia="Times New Roman" w:hAnsi="Times New Roman" w:cs="David"/>
          <w:sz w:val="20"/>
          <w:szCs w:val="24"/>
          <w:rtl/>
          <w:lang w:eastAsia="he-IL"/>
        </w:rPr>
        <w:lastRenderedPageBreak/>
        <w:t>למסמכים כאמור לעיל, יודיע המתכנן למנהל מיד עם אירועה.</w:t>
      </w:r>
    </w:p>
    <w:p w14:paraId="495D9B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w:t>
      </w:r>
      <w:proofErr w:type="spellStart"/>
      <w:r w:rsidRPr="00D5041C">
        <w:rPr>
          <w:rFonts w:ascii="Times New Roman" w:eastAsia="Times New Roman" w:hAnsi="Times New Roman" w:cs="David" w:hint="cs"/>
          <w:sz w:val="20"/>
          <w:szCs w:val="24"/>
          <w:rtl/>
          <w:lang w:eastAsia="he-IL"/>
        </w:rPr>
        <w:t>שלוחיו</w:t>
      </w:r>
      <w:proofErr w:type="spellEnd"/>
      <w:r w:rsidRPr="00D5041C">
        <w:rPr>
          <w:rFonts w:ascii="Times New Roman" w:eastAsia="Times New Roman" w:hAnsi="Times New Roman" w:cs="David" w:hint="cs"/>
          <w:sz w:val="20"/>
          <w:szCs w:val="24"/>
          <w:rtl/>
          <w:lang w:eastAsia="he-IL"/>
        </w:rPr>
        <w:t xml:space="preserve">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272318E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0880020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31D9CC4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0B7DEF66"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7955D35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C99FF7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6AEAFF2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544B638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6B36A66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A99E41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6CD0A5D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B78091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702AB3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6C6F960D"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0FDC639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4E55CD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3E286F4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0423E0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D5041C">
        <w:rPr>
          <w:rFonts w:ascii="Times New Roman" w:eastAsia="Times New Roman" w:hAnsi="Times New Roman" w:cs="David"/>
          <w:sz w:val="24"/>
          <w:szCs w:val="24"/>
          <w:rtl/>
          <w:lang w:eastAsia="he-IL"/>
        </w:rPr>
        <w:t>לס"ק</w:t>
      </w:r>
      <w:proofErr w:type="spellEnd"/>
      <w:r w:rsidRPr="00D5041C">
        <w:rPr>
          <w:rFonts w:ascii="Times New Roman" w:eastAsia="Times New Roman" w:hAnsi="Times New Roman" w:cs="David"/>
          <w:sz w:val="24"/>
          <w:szCs w:val="24"/>
          <w:rtl/>
          <w:lang w:eastAsia="he-IL"/>
        </w:rPr>
        <w:t xml:space="preserve"> זה.</w:t>
      </w:r>
    </w:p>
    <w:p w14:paraId="78526BB4"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0CFADE7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3446E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38FF78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51910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D5041C">
        <w:rPr>
          <w:rFonts w:ascii="Times New Roman" w:eastAsia="Times New Roman" w:hAnsi="Times New Roman" w:cs="David"/>
          <w:sz w:val="20"/>
          <w:szCs w:val="24"/>
          <w:rtl/>
          <w:lang w:eastAsia="he-IL"/>
        </w:rPr>
        <w:t>מורשי</w:t>
      </w:r>
      <w:proofErr w:type="spellEnd"/>
      <w:r w:rsidRPr="00D5041C">
        <w:rPr>
          <w:rFonts w:ascii="Times New Roman" w:eastAsia="Times New Roman" w:hAnsi="Times New Roman" w:cs="David"/>
          <w:sz w:val="20"/>
          <w:szCs w:val="24"/>
          <w:rtl/>
          <w:lang w:eastAsia="he-IL"/>
        </w:rPr>
        <w:t xml:space="preserve"> החתימה של המזמין.</w:t>
      </w:r>
    </w:p>
    <w:p w14:paraId="4D9239C7"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7DBF53C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FE7E0B"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1364A08"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AC2ED2C"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31189C7"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2DF5423"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דקל רוקבן" w:date="2021-07-12T15:19:00Z">
            <w:r w:rsidR="00270729">
              <w:rPr>
                <w:rFonts w:ascii="Times New Roman" w:eastAsia="Times New Roman" w:hAnsi="Times New Roman" w:cs="David"/>
                <w:color w:val="00B0F0"/>
                <w:sz w:val="20"/>
                <w:szCs w:val="24"/>
                <w:u w:val="single"/>
                <w:rtl/>
                <w:lang w:eastAsia="he-IL"/>
              </w:rPr>
              <w:t xml:space="preserve">איסר </w:t>
            </w:r>
            <w:proofErr w:type="spellStart"/>
            <w:r w:rsidR="00270729">
              <w:rPr>
                <w:rFonts w:ascii="Times New Roman" w:eastAsia="Times New Roman" w:hAnsi="Times New Roman" w:cs="David"/>
                <w:color w:val="00B0F0"/>
                <w:sz w:val="20"/>
                <w:szCs w:val="24"/>
                <w:u w:val="single"/>
                <w:rtl/>
                <w:lang w:eastAsia="he-IL"/>
              </w:rPr>
              <w:t>גולדיש</w:t>
            </w:r>
            <w:proofErr w:type="spellEnd"/>
            <w:r w:rsidR="00270729">
              <w:rPr>
                <w:rFonts w:ascii="Times New Roman" w:eastAsia="Times New Roman" w:hAnsi="Times New Roman" w:cs="David"/>
                <w:color w:val="00B0F0"/>
                <w:sz w:val="20"/>
                <w:szCs w:val="24"/>
                <w:u w:val="single"/>
                <w:rtl/>
                <w:lang w:eastAsia="he-IL"/>
              </w:rPr>
              <w:t xml:space="preserve"> מהנדסים יועצים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7" w:author="דקל רוקבן" w:date="2021-07-12T15:09:00Z">
            <w:r w:rsidR="00270729" w:rsidRPr="003E6FC4">
              <w:rPr>
                <w:rStyle w:val="a7"/>
                <w:rtl/>
              </w:rPr>
              <w:t>[שם צד א]</w:t>
            </w:r>
          </w:ins>
        </w:sdtContent>
      </w:sdt>
    </w:p>
    <w:p w14:paraId="6CAB8912"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BB666E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95C2F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64856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E5E589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7A98EF"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E4A0C7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9CD5D5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82B535"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F6EB3F5"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4FA81AB"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94D316C"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16DCDD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C7E36C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0928D2"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דקל רוקבן" w:date="2021-07-12T15:06:00Z">
            <w:r w:rsidR="00270729">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 w:author="דקל רוקבן" w:date="2021-07-12T15:06:00Z">
            <w:r w:rsidR="00270729">
              <w:rPr>
                <w:rFonts w:ascii="Times New Roman" w:eastAsia="Times New Roman" w:hAnsi="Times New Roman" w:cs="David" w:hint="cs"/>
                <w:color w:val="00B0F0"/>
                <w:sz w:val="24"/>
                <w:szCs w:val="24"/>
                <w:rtl/>
              </w:rPr>
              <w:t>נתניה - מגרש 1409</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 w:author="דקל רוקבן" w:date="2021-07-12T15:06:00Z">
            <w:r w:rsidR="00270729">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76FCBA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E52E9F"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proofErr w:type="spellStart"/>
          <w:ins w:id="11" w:author="דקל רוקבן" w:date="2021-07-12T15:24:00Z">
            <w:r w:rsidR="00CA2BE1">
              <w:rPr>
                <w:rFonts w:ascii="Times New Roman" w:eastAsia="Times New Roman" w:hAnsi="Times New Roman" w:cs="David" w:hint="cs"/>
                <w:color w:val="008000"/>
                <w:sz w:val="24"/>
                <w:szCs w:val="24"/>
                <w:rtl/>
              </w:rPr>
              <w:t>נת</w:t>
            </w:r>
            <w:proofErr w:type="spellEnd"/>
            <w:r w:rsidR="00CA2BE1">
              <w:rPr>
                <w:rFonts w:ascii="Times New Roman" w:eastAsia="Times New Roman" w:hAnsi="Times New Roman" w:cs="David" w:hint="cs"/>
                <w:color w:val="008000"/>
                <w:sz w:val="24"/>
                <w:szCs w:val="24"/>
                <w:rtl/>
              </w:rPr>
              <w:t xml:space="preserve">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2" w:author="דקל רוקבן" w:date="2021-07-12T15:23:00Z">
            <w:r w:rsidR="00CA2BE1">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713A58F5"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6673AEFB"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0CB64F"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3" w:author="דקל רוקבן" w:date="2021-07-12T15:06:00Z">
            <w:r w:rsidR="00270729">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25BB00D1"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121B1F2E"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587E59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80202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 w:author="דקל רוקבן" w:date="2021-07-12T15:25:00Z">
            <w:r w:rsidR="00CA2BE1">
              <w:rPr>
                <w:rFonts w:ascii="Times New Roman" w:eastAsia="Times New Roman" w:hAnsi="Times New Roman" w:cs="David" w:hint="cs"/>
                <w:sz w:val="24"/>
                <w:szCs w:val="24"/>
                <w:rtl/>
                <w:lang w:eastAsia="he-IL"/>
              </w:rPr>
              <w:t>דקל רוקבן</w:t>
            </w:r>
          </w:ins>
        </w:sdtContent>
      </w:sdt>
    </w:p>
    <w:p w14:paraId="035D945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8118FB9"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w:t>
      </w:r>
      <w:proofErr w:type="spellStart"/>
      <w:r w:rsidR="007E40BD" w:rsidRPr="007E40BD">
        <w:rPr>
          <w:rFonts w:ascii="Times New Roman" w:eastAsia="Times New Roman" w:hAnsi="Times New Roman" w:cs="David"/>
          <w:sz w:val="24"/>
          <w:szCs w:val="24"/>
          <w:rtl/>
          <w:lang w:eastAsia="he-IL"/>
        </w:rPr>
        <w:t>מימד</w:t>
      </w:r>
      <w:proofErr w:type="spellEnd"/>
      <w:r w:rsidR="007E40BD" w:rsidRPr="007E40BD">
        <w:rPr>
          <w:rFonts w:ascii="Times New Roman" w:eastAsia="Times New Roman" w:hAnsi="Times New Roman" w:cs="David"/>
          <w:sz w:val="24"/>
          <w:szCs w:val="24"/>
          <w:rtl/>
          <w:lang w:eastAsia="he-IL"/>
        </w:rPr>
        <w:t xml:space="preserve">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4C3812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B3F747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62C567"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343BDCA8"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78CE38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00E13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5" w:author="דקל רוקבן" w:date="2021-07-12T15:24:00Z">
            <w:r w:rsidR="00CA2BE1">
              <w:rPr>
                <w:rFonts w:ascii="Times New Roman" w:eastAsia="Times New Roman" w:hAnsi="Times New Roman" w:cs="David"/>
                <w:color w:val="008000"/>
                <w:sz w:val="24"/>
                <w:szCs w:val="24"/>
                <w:rtl/>
                <w:lang w:eastAsia="he-IL"/>
              </w:rPr>
              <w:t xml:space="preserve">מקס </w:t>
            </w:r>
            <w:proofErr w:type="spellStart"/>
            <w:r w:rsidR="00CA2BE1">
              <w:rPr>
                <w:rFonts w:ascii="Times New Roman" w:eastAsia="Times New Roman" w:hAnsi="Times New Roman" w:cs="David"/>
                <w:color w:val="008000"/>
                <w:sz w:val="24"/>
                <w:szCs w:val="24"/>
                <w:rtl/>
                <w:lang w:eastAsia="he-IL"/>
              </w:rPr>
              <w:t>מולצנובסקי</w:t>
            </w:r>
          </w:ins>
          <w:proofErr w:type="spellEnd"/>
        </w:sdtContent>
      </w:sdt>
    </w:p>
    <w:p w14:paraId="03CC157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5FD85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2FB22E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75B7BA"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A1637E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16C8BB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C39A92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B1C0330"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CB2ED3A"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743AB08"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32AAA3D3" w14:textId="77777777" w:rsidTr="007B54F0">
        <w:tc>
          <w:tcPr>
            <w:tcW w:w="3366" w:type="dxa"/>
          </w:tcPr>
          <w:p w14:paraId="4A050708" w14:textId="77777777" w:rsidR="007B54F0" w:rsidRDefault="00270729"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B54F0" w:rsidRPr="00E95AE9">
                  <w:rPr>
                    <w:rStyle w:val="a7"/>
                    <w:color w:val="00B0F0"/>
                    <w:rtl/>
                  </w:rPr>
                  <w:t>[אחוז השתתפות צד א]</w:t>
                </w:r>
              </w:sdtContent>
            </w:sdt>
          </w:p>
          <w:p w14:paraId="3DEB8F6E"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0EA3A6B" w14:textId="77777777" w:rsidR="007B54F0" w:rsidRDefault="007B54F0" w:rsidP="007B54F0">
            <w:pPr>
              <w:widowControl w:val="0"/>
              <w:spacing w:before="0" w:beforeAutospacing="0" w:after="0" w:afterAutospacing="0" w:line="240" w:lineRule="auto"/>
              <w:ind w:left="720"/>
              <w:outlineLvl w:val="2"/>
            </w:pPr>
          </w:p>
          <w:p w14:paraId="04CFCAFB"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75BA8AC"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262B236"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4F5BB8C1"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CB96C3"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96377B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F4FFF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0D0BDDFB"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B4F8B6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55A492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9A605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2E6EBD60"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ברזיות ציבוריות, מזרקות, בריכות 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6963E88F"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תכנון מערכות ביוב בשטחים ציבוריים, למבנה מכירות ולדירה לדוגמא. לרבות, קווי הולכה, תאי ביקורת והסתעפויות, מתקני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38DDAA3D"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proofErr w:type="spellStart"/>
      <w:r w:rsidR="003B1029" w:rsidRPr="00D5041C">
        <w:rPr>
          <w:rFonts w:ascii="Times New Roman" w:eastAsia="Times New Roman" w:hAnsi="Times New Roman" w:cs="David" w:hint="cs"/>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2AD8BC6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C097E1"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128F7220"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419F1DF"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260ACFD"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1D9297F"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319C0D5"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E078119"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70F06E20"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2BDBDDB"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54295AB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518913D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12CBDDC7"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w:t>
      </w:r>
      <w:proofErr w:type="spellStart"/>
      <w:r w:rsidRPr="00D5041C">
        <w:rPr>
          <w:rFonts w:ascii="Times New Roman" w:eastAsia="Times New Roman" w:hAnsi="Times New Roman" w:cs="David"/>
          <w:b/>
          <w:sz w:val="24"/>
          <w:szCs w:val="24"/>
          <w:rtl/>
          <w:lang w:eastAsia="he-IL"/>
        </w:rPr>
        <w:t>ודלוחין</w:t>
      </w:r>
      <w:proofErr w:type="spellEnd"/>
      <w:r w:rsidRPr="00D5041C">
        <w:rPr>
          <w:rFonts w:ascii="Times New Roman" w:eastAsia="Times New Roman" w:hAnsi="Times New Roman" w:cs="David"/>
          <w:b/>
          <w:sz w:val="24"/>
          <w:szCs w:val="24"/>
          <w:rtl/>
          <w:lang w:eastAsia="he-IL"/>
        </w:rPr>
        <w:t xml:space="preserve">, ניקוז ותיעול, חימום מים ע"י אנרגיית השמש ו/או אנרגיה חשמלית, מערכות גז, </w:t>
      </w:r>
      <w:proofErr w:type="spellStart"/>
      <w:r w:rsidRPr="00D5041C">
        <w:rPr>
          <w:rFonts w:ascii="Times New Roman" w:eastAsia="Times New Roman" w:hAnsi="Times New Roman" w:cs="David"/>
          <w:b/>
          <w:sz w:val="24"/>
          <w:szCs w:val="24"/>
          <w:rtl/>
          <w:lang w:eastAsia="he-IL"/>
        </w:rPr>
        <w:t>ספרינקלרים</w:t>
      </w:r>
      <w:proofErr w:type="spellEnd"/>
      <w:r w:rsidRPr="00D5041C">
        <w:rPr>
          <w:rFonts w:ascii="Times New Roman" w:eastAsia="Times New Roman" w:hAnsi="Times New Roman" w:cs="David"/>
          <w:b/>
          <w:sz w:val="24"/>
          <w:szCs w:val="24"/>
          <w:rtl/>
          <w:lang w:eastAsia="he-IL"/>
        </w:rPr>
        <w:t xml:space="preserve"> וניקוז מזגנים.</w:t>
      </w:r>
    </w:p>
    <w:p w14:paraId="3207E2A0"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738DEAF7"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267BF394"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C3C3354"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C8A110E"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47BD2385"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w:t>
      </w:r>
      <w:r w:rsidRPr="00D5041C">
        <w:rPr>
          <w:rFonts w:ascii="Times New Roman" w:eastAsia="Times New Roman" w:hAnsi="Times New Roman" w:cs="David"/>
          <w:b/>
          <w:sz w:val="24"/>
          <w:szCs w:val="24"/>
          <w:rtl/>
          <w:lang w:eastAsia="he-IL"/>
        </w:rPr>
        <w:lastRenderedPageBreak/>
        <w:t>בפרויקט.</w:t>
      </w:r>
    </w:p>
    <w:p w14:paraId="3E08929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9EB71B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08760C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DC1BE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1E271AE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40BDC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17BE5B2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BBE6C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4F90FA3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7DC0A7E"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1F8B3694"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AB98516"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7A33751B"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23207E0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תאום גודל ומיקום פירים אנכיים להעברת תשתיות למתקן, ארונות מים, גז, מונים, קולטני ביוב, </w:t>
      </w:r>
      <w:proofErr w:type="spellStart"/>
      <w:r w:rsidRPr="00D5041C">
        <w:rPr>
          <w:rFonts w:ascii="Times New Roman" w:eastAsia="Times New Roman" w:hAnsi="Times New Roman" w:cs="David"/>
          <w:sz w:val="24"/>
          <w:szCs w:val="24"/>
          <w:rtl/>
          <w:lang w:eastAsia="he-IL"/>
        </w:rPr>
        <w:t>צמ"גים</w:t>
      </w:r>
      <w:proofErr w:type="spellEnd"/>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308F97B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FBBA0F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C1B15F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627B18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5BD346D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52618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1A75533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0520A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39C31DD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5D3D5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כל התכניות, המסמכים, התיאורים והחישובים הדרושים,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שיאפשר אישורן על ידי הרשויות. הכנת נספחים סניטריים לבקשות להיתרים וטפול באישורם ע"י הרשויות.</w:t>
      </w:r>
    </w:p>
    <w:p w14:paraId="4D060F5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C8737F2"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6A7A39B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E053CF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5A00592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A69C2A0"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265C659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1B145AA"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w:t>
      </w:r>
      <w:r w:rsidRPr="00D5041C">
        <w:rPr>
          <w:rFonts w:ascii="Times New Roman" w:eastAsia="Times New Roman" w:hAnsi="Times New Roman" w:cs="David"/>
          <w:sz w:val="24"/>
          <w:szCs w:val="24"/>
          <w:rtl/>
          <w:lang w:eastAsia="he-IL"/>
        </w:rPr>
        <w:lastRenderedPageBreak/>
        <w:t xml:space="preserve">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48CA6A5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5F694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1F57579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C7DA3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320AC60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B927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6E0DF71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CCA80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4E573F2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41EABD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 xml:space="preserve">הכנת תכניות עבודה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xml:space="preserve">. 1:50 בבניינים </w:t>
      </w:r>
      <w:proofErr w:type="spellStart"/>
      <w:r w:rsidRPr="00D5041C">
        <w:rPr>
          <w:rFonts w:ascii="Times New Roman" w:eastAsia="Times New Roman" w:hAnsi="Times New Roman" w:cs="David"/>
          <w:sz w:val="24"/>
          <w:szCs w:val="24"/>
          <w:rtl/>
          <w:lang w:eastAsia="he-IL"/>
        </w:rPr>
        <w:t>ובקנ"מ</w:t>
      </w:r>
      <w:proofErr w:type="spellEnd"/>
      <w:r w:rsidRPr="00D5041C">
        <w:rPr>
          <w:rFonts w:ascii="Times New Roman" w:eastAsia="Times New Roman" w:hAnsi="Times New Roman" w:cs="David"/>
          <w:sz w:val="24"/>
          <w:szCs w:val="24"/>
          <w:rtl/>
          <w:lang w:eastAsia="he-IL"/>
        </w:rPr>
        <w:t xml:space="preserve"> 1:250 בפתוח הכוללות פרטים וחתכים הכרחיים לביצוע העבודה והבנת התכנון וכוונות המתכנן, והכוללות:</w:t>
      </w:r>
    </w:p>
    <w:p w14:paraId="27B3F7F5"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3E3C2E19"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25C1427C"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2205AE1"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2E4B1652"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A4248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אופקי של הקומה כולל את הכלים הסניטריים, צינורות הספקת מים קרים וחמים המובילים אליהם, ויציאת צינורות דלוחין ושפכים מהם, צינורות למערכות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611B211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D26B5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6B6BE01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8087C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71E5CAC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7A0832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03D3CFE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FDC746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7769EA2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547F1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23F712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9FF4C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0B7F89E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DB5C6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1874DFAB"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56B56D73"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אופקי של כל קומה וקומה (למעט קומות טיפוסיות להן יוכן </w:t>
      </w: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משותף), כולל את הכלים הסניטריים, צינורות, הספקת מים קרים וחמים, 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ויציאת צינורות דלוחין ושפכים כולל סימון קוטר הצינורות, האביזרים והספחים.</w:t>
      </w:r>
    </w:p>
    <w:p w14:paraId="0934B5D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62FA8A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2D66026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78282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45A9331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1ABC4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27B6848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061AF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2546126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C3C157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7810443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1668A5"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2DB95A4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C95B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פרוט מתקנים מיוחדים הקשורים במערכת האינסטלציה הסניטרית, </w:t>
      </w:r>
      <w:proofErr w:type="spellStart"/>
      <w:r w:rsidRPr="00D5041C">
        <w:rPr>
          <w:rFonts w:ascii="Times New Roman" w:eastAsia="Times New Roman" w:hAnsi="Times New Roman" w:cs="David"/>
          <w:sz w:val="24"/>
          <w:szCs w:val="24"/>
          <w:rtl/>
          <w:lang w:eastAsia="he-IL"/>
        </w:rPr>
        <w:t>הספרינקלרים</w:t>
      </w:r>
      <w:proofErr w:type="spellEnd"/>
      <w:r w:rsidRPr="00D5041C">
        <w:rPr>
          <w:rFonts w:ascii="Times New Roman" w:eastAsia="Times New Roman" w:hAnsi="Times New Roman" w:cs="David"/>
          <w:sz w:val="24"/>
          <w:szCs w:val="24"/>
          <w:rtl/>
          <w:lang w:eastAsia="he-IL"/>
        </w:rPr>
        <w:t xml:space="preserve">, הביוב, סידור ניצול אנרגיית השמש, חימום מים מרכזי, משאבות, מכלי מים, מערכות מניה למים (כולל קריאה ממוחשבת), בורות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59D7FF1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E620273"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2104E19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4F9308"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w:t>
      </w:r>
      <w:proofErr w:type="spellStart"/>
      <w:r w:rsidRPr="00D5041C">
        <w:rPr>
          <w:rFonts w:ascii="Times New Roman" w:eastAsia="Times New Roman" w:hAnsi="Times New Roman" w:cs="David"/>
          <w:sz w:val="24"/>
          <w:szCs w:val="24"/>
          <w:rtl/>
          <w:lang w:eastAsia="he-IL"/>
        </w:rPr>
        <w:t>הידרנטים</w:t>
      </w:r>
      <w:proofErr w:type="spellEnd"/>
      <w:r w:rsidRPr="00D5041C">
        <w:rPr>
          <w:rFonts w:ascii="Times New Roman" w:eastAsia="Times New Roman" w:hAnsi="Times New Roman" w:cs="David"/>
          <w:sz w:val="24"/>
          <w:szCs w:val="24"/>
          <w:rtl/>
          <w:lang w:eastAsia="he-IL"/>
        </w:rPr>
        <w:t>, מיקום תאי הביקורת וההסתעפויות ומיקום האביזרים (כולל: סימון קוטר הצינורות, האביזרים והספחים).</w:t>
      </w:r>
    </w:p>
    <w:p w14:paraId="2EC87BB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5C3DEA5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4E54494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8AEBD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7685D3B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071914E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44164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הנחיות למתכננים האחרים לגבי מילוי </w:t>
      </w:r>
      <w:proofErr w:type="spellStart"/>
      <w:r w:rsidRPr="00D5041C">
        <w:rPr>
          <w:rFonts w:ascii="Times New Roman" w:eastAsia="Times New Roman" w:hAnsi="Times New Roman" w:cs="David"/>
          <w:sz w:val="24"/>
          <w:szCs w:val="24"/>
          <w:rtl/>
          <w:lang w:eastAsia="he-IL"/>
        </w:rPr>
        <w:t>הל"ת</w:t>
      </w:r>
      <w:proofErr w:type="spellEnd"/>
      <w:r w:rsidRPr="00D5041C">
        <w:rPr>
          <w:rFonts w:ascii="Times New Roman" w:eastAsia="Times New Roman" w:hAnsi="Times New Roman" w:cs="David"/>
          <w:sz w:val="24"/>
          <w:szCs w:val="24"/>
          <w:rtl/>
          <w:lang w:eastAsia="he-IL"/>
        </w:rPr>
        <w:t xml:space="preserve"> באופן שיופיעו בתוכניות האדריכלות, הקונסטרוקציה והיועצים.</w:t>
      </w:r>
    </w:p>
    <w:p w14:paraId="171736E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0A2DE1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332FEB5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63EBD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245AF69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B2B8C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73676D6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DDE53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18AF10C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2352B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w:t>
      </w:r>
      <w:proofErr w:type="spellStart"/>
      <w:r w:rsidRPr="00D5041C">
        <w:rPr>
          <w:rFonts w:ascii="Times New Roman" w:eastAsia="Times New Roman" w:hAnsi="Times New Roman" w:cs="David"/>
          <w:sz w:val="24"/>
          <w:szCs w:val="24"/>
          <w:rtl/>
          <w:lang w:eastAsia="he-IL"/>
        </w:rPr>
        <w:t>מת"י</w:t>
      </w:r>
      <w:proofErr w:type="spellEnd"/>
      <w:r w:rsidRPr="00D5041C">
        <w:rPr>
          <w:rFonts w:ascii="Times New Roman" w:eastAsia="Times New Roman" w:hAnsi="Times New Roman" w:cs="David"/>
          <w:sz w:val="24"/>
          <w:szCs w:val="24"/>
          <w:rtl/>
          <w:lang w:eastAsia="he-IL"/>
        </w:rPr>
        <w:t xml:space="preserve"> עד קבלת אשור המכון.</w:t>
      </w:r>
    </w:p>
    <w:p w14:paraId="59285D8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C99600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w:t>
      </w:r>
      <w:r w:rsidRPr="00D5041C">
        <w:rPr>
          <w:rFonts w:ascii="Times New Roman" w:eastAsia="Times New Roman" w:hAnsi="Times New Roman" w:cs="David"/>
          <w:sz w:val="24"/>
          <w:szCs w:val="24"/>
          <w:rtl/>
          <w:lang w:eastAsia="he-IL"/>
        </w:rPr>
        <w:lastRenderedPageBreak/>
        <w:t xml:space="preserve">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305F8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0D197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D5041C">
        <w:rPr>
          <w:rFonts w:ascii="Times New Roman" w:eastAsia="Times New Roman" w:hAnsi="Times New Roman" w:cs="David"/>
          <w:sz w:val="24"/>
          <w:szCs w:val="24"/>
          <w:rtl/>
          <w:lang w:eastAsia="he-IL"/>
        </w:rPr>
        <w:t>אסקי</w:t>
      </w:r>
      <w:proofErr w:type="spellEnd"/>
      <w:r w:rsidRPr="00D5041C">
        <w:rPr>
          <w:rFonts w:ascii="Times New Roman" w:eastAsia="Times New Roman" w:hAnsi="Times New Roman" w:cs="David"/>
          <w:sz w:val="24"/>
          <w:szCs w:val="24"/>
          <w:rtl/>
          <w:lang w:eastAsia="he-IL"/>
        </w:rPr>
        <w:t>", כך שניתן יהיה להעתקים לכל מעבד תמלילים אחר, ע"ג דיסקט ובתדפיס.</w:t>
      </w:r>
    </w:p>
    <w:p w14:paraId="0C97311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F431C0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6C979FE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FDEF6FB"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יב</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77B5B15B"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1061D66A"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proofErr w:type="spellStart"/>
      <w:r w:rsidR="00AD2AC9" w:rsidRPr="00D5041C">
        <w:rPr>
          <w:rFonts w:ascii="Times New Roman" w:eastAsia="Times New Roman" w:hAnsi="Times New Roman" w:cs="David" w:hint="cs"/>
          <w:sz w:val="24"/>
          <w:szCs w:val="24"/>
          <w:rtl/>
          <w:lang w:eastAsia="he-IL"/>
        </w:rPr>
        <w:t>הספרינקלרים</w:t>
      </w:r>
      <w:proofErr w:type="spellEnd"/>
      <w:r w:rsidRPr="00D5041C">
        <w:rPr>
          <w:rFonts w:ascii="Times New Roman" w:eastAsia="Times New Roman" w:hAnsi="Times New Roman" w:cs="David" w:hint="cs"/>
          <w:sz w:val="24"/>
          <w:szCs w:val="24"/>
          <w:rtl/>
          <w:lang w:eastAsia="he-IL"/>
        </w:rPr>
        <w:t>, ככל וקיימת, ע"י מעבדה מוסמכת.</w:t>
      </w:r>
    </w:p>
    <w:p w14:paraId="146B58C8"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7539B3F0"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יג</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41B902BC"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71AACC92"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4076FAE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84E9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18F355F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34E78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טז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AA2EBE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3FD54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חוות דעת, בכל הקשור להצעות הקבלנים.</w:t>
      </w:r>
    </w:p>
    <w:p w14:paraId="36E6DE8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F324E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יח</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77DA84A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21093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2F6B3C2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EF6E5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5F691F6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E7834B"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72A4C74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7D283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A7C758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13B6D5E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6838C89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6573781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קבלה זמנית של העבודה והמתקנים המבוצעים ומסירת דו"ח על </w:t>
      </w:r>
      <w:r w:rsidRPr="00D5041C">
        <w:rPr>
          <w:rFonts w:ascii="Times New Roman" w:eastAsia="Times New Roman" w:hAnsi="Times New Roman" w:cs="David"/>
          <w:sz w:val="24"/>
          <w:szCs w:val="24"/>
          <w:rtl/>
          <w:lang w:eastAsia="he-IL"/>
        </w:rPr>
        <w:lastRenderedPageBreak/>
        <w:t>הנ"ל לנציג המזמין. הקבלה הנ"ל מתייחסת למתקנים או חלקי עבודה טיפוסיים ואינה כוללת את כל העבודה בכללותה.</w:t>
      </w:r>
    </w:p>
    <w:p w14:paraId="19D29ED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40235B9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277D9B6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18BEA4D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64C5B1D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0F43EBE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3BBEE21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F4D4B7"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5F913F14"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22DD0D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12B265A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0F2C0C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5BDAC84B"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342C6F3"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63D75315"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569B41B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1D35EC3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38B2E94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42ACC5C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792B38F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35D40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4E14825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D8FD01"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366EC816"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52FEBAB9"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114E370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00A1EFF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5F80C50E"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6A14857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525585"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61A796D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7553D4C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2C15F7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61D657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76FA1A3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3CB93C1"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63F037B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974BC5"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המתכנן מתחייב לשמור על דיסקט את התכניות עד לאחר סיום הביצוע בשטח של העבודות נשוא התכנון, כך שניתן יהיה לבצע מהם העתקים, צילומים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 כך שניתן לבצע בהם תיקונים ושינויים.</w:t>
      </w:r>
    </w:p>
    <w:p w14:paraId="74426C9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4C4375"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0FC4A351"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05BA1CA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4FEA6F1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B57EB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20CAB10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F7550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D86D44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88B5C1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59FC6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835183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EFE31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8E861D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FD750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478063A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7C58D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7468C8AE"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E7AB3A"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3CA0BF3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D37CA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56252A3"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1808F8C8" w14:textId="77777777" w:rsidR="00D5041C" w:rsidRPr="00D5041C" w:rsidRDefault="00D5041C" w:rsidP="00D5041C">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שבע מאות שישים </w:t>
      </w:r>
      <w:r w:rsidRPr="00D5041C">
        <w:rPr>
          <w:rFonts w:ascii="Times New Roman" w:eastAsia="Times New Roman" w:hAnsi="Times New Roman" w:cs="David"/>
          <w:sz w:val="24"/>
          <w:szCs w:val="24"/>
          <w:rtl/>
          <w:lang w:eastAsia="he-IL"/>
        </w:rPr>
        <w:t xml:space="preserve"> ש"ח) </w:t>
      </w:r>
      <w:r w:rsidRPr="00D5041C">
        <w:rPr>
          <w:rFonts w:ascii="Times New Roman" w:eastAsia="Times New Roman" w:hAnsi="Times New Roman" w:cs="David" w:hint="cs"/>
          <w:sz w:val="24"/>
          <w:szCs w:val="24"/>
          <w:rtl/>
          <w:lang w:eastAsia="he-IL"/>
        </w:rPr>
        <w:t>.</w:t>
      </w:r>
    </w:p>
    <w:p w14:paraId="2B3CC1A9"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54DE424A"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שטחי השירות במבנה , בשטחי השירות הבנוי והמקורה.</w:t>
      </w:r>
    </w:p>
    <w:p w14:paraId="6DA1FF2D"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7AC74992"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 xml:space="preserve">_________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ש"ח) בגין תכנון</w:t>
      </w:r>
      <w:r w:rsidRPr="00D5041C">
        <w:rPr>
          <w:rFonts w:ascii="Times New Roman" w:eastAsia="Times New Roman" w:hAnsi="Times New Roman" w:cs="David" w:hint="cs"/>
          <w:sz w:val="24"/>
          <w:szCs w:val="24"/>
          <w:rtl/>
          <w:lang w:eastAsia="he-IL"/>
        </w:rPr>
        <w:t xml:space="preserve"> שטחי מלון בגמר מעטפת.</w:t>
      </w:r>
    </w:p>
    <w:p w14:paraId="4A5E595A"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096C084"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בגין תכנון שטחי מסחר בגמר מעטפת.</w:t>
      </w:r>
    </w:p>
    <w:p w14:paraId="5264543B"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E0031D3"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בגין תכנון פיתוח ושטחים ציבוריים כולל בניין לשימור וכביש רחוב </w:t>
      </w:r>
      <w:proofErr w:type="spellStart"/>
      <w:r w:rsidRPr="00D5041C">
        <w:rPr>
          <w:rFonts w:ascii="Times New Roman" w:eastAsia="Times New Roman" w:hAnsi="Times New Roman" w:cs="David" w:hint="cs"/>
          <w:sz w:val="24"/>
          <w:szCs w:val="24"/>
          <w:rtl/>
          <w:lang w:eastAsia="he-IL"/>
        </w:rPr>
        <w:t>מונבז</w:t>
      </w:r>
      <w:proofErr w:type="spellEnd"/>
      <w:r w:rsidRPr="00D5041C">
        <w:rPr>
          <w:rFonts w:ascii="Times New Roman" w:eastAsia="Times New Roman" w:hAnsi="Times New Roman" w:cs="David" w:hint="cs"/>
          <w:sz w:val="24"/>
          <w:szCs w:val="24"/>
          <w:rtl/>
          <w:lang w:eastAsia="he-IL"/>
        </w:rPr>
        <w:t>.</w:t>
      </w:r>
    </w:p>
    <w:p w14:paraId="1884560E"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7E607DE"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אופציה: סכום קבוע ומוחלט של __________ ₪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שטחי המלון ברמת גמר אופציה הנתונה בידי המזמין.</w:t>
      </w:r>
    </w:p>
    <w:p w14:paraId="3EC88CA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C843E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53E0A91D"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6CC494F9"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C9413AF"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67C40AE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66E2E9BA"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 xml:space="preserve">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w:t>
      </w:r>
      <w:proofErr w:type="spellStart"/>
      <w:r w:rsidRPr="00D5041C">
        <w:rPr>
          <w:rFonts w:ascii="Times New Roman" w:eastAsia="Times New Roman" w:hAnsi="Times New Roman" w:cs="David"/>
          <w:sz w:val="20"/>
          <w:szCs w:val="24"/>
          <w:rtl/>
        </w:rPr>
        <w:t>תוכניות</w:t>
      </w:r>
      <w:proofErr w:type="spellEnd"/>
      <w:r w:rsidRPr="00D5041C">
        <w:rPr>
          <w:rFonts w:ascii="Times New Roman" w:eastAsia="Times New Roman" w:hAnsi="Times New Roman" w:cs="David"/>
          <w:sz w:val="20"/>
          <w:szCs w:val="24"/>
          <w:rtl/>
        </w:rPr>
        <w:t xml:space="preserve">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2A2D6C0C"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2B96DC48"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6" w:author="דקל רוקבן" w:date="2021-07-12T15:20:00Z">
            <w:r w:rsidR="00CA2BE1">
              <w:rPr>
                <w:rFonts w:ascii="Times New Roman" w:eastAsia="Times New Roman" w:hAnsi="Times New Roman" w:cs="David" w:hint="cs"/>
                <w:color w:val="008000"/>
                <w:sz w:val="24"/>
                <w:szCs w:val="24"/>
                <w:rtl/>
              </w:rPr>
              <w:t>מדד המחירים לצרכן</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7" w:author="דקל רוקבן" w:date="2021-07-12T15:21:00Z">
            <w:r w:rsidR="00CA2BE1">
              <w:rPr>
                <w:rFonts w:ascii="Times New Roman" w:eastAsia="Times New Roman" w:hAnsi="Times New Roman" w:cs="David" w:hint="cs"/>
                <w:color w:val="008000"/>
                <w:sz w:val="24"/>
                <w:szCs w:val="24"/>
                <w:rtl/>
              </w:rPr>
              <w:t>ידוע</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15T00:00:00Z">
            <w:dateFormat w:val="dd/MM/yyyy"/>
            <w:lid w:val="he-IL"/>
            <w:storeMappedDataAs w:val="dateTime"/>
            <w:calendar w:val="gregorian"/>
          </w:date>
        </w:sdtPr>
        <w:sdtContent>
          <w:ins w:id="18" w:author="דקל רוקבן" w:date="2021-07-12T15:21:00Z">
            <w:r w:rsidR="00CA2BE1">
              <w:rPr>
                <w:rFonts w:ascii="Times New Roman" w:eastAsia="Times New Roman" w:hAnsi="Times New Roman" w:cs="David" w:hint="cs"/>
                <w:color w:val="008000"/>
                <w:sz w:val="24"/>
                <w:szCs w:val="24"/>
                <w:rtl/>
              </w:rPr>
              <w:t>‏15/01/2021</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9" w:author="דקל רוקבן" w:date="2021-07-12T15:21:00Z">
            <w:r w:rsidR="00CA2BE1">
              <w:rPr>
                <w:rFonts w:ascii="Times New Roman" w:eastAsia="Times New Roman" w:hAnsi="Times New Roman" w:cs="David" w:hint="cs"/>
                <w:color w:val="008000"/>
                <w:sz w:val="24"/>
                <w:szCs w:val="24"/>
                <w:rtl/>
              </w:rPr>
              <w:t>223.1145</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558D7A6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F9E208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6053BE9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30930"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60442C9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704306"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 xml:space="preserve">קט, כמות טיפוסי המבנים שיוזמנו ע"י המזמין, קצב הבניה, צורת </w:t>
      </w:r>
      <w:r w:rsidRPr="00D5041C">
        <w:rPr>
          <w:rFonts w:ascii="Times New Roman" w:eastAsia="Times New Roman" w:hAnsi="Times New Roman" w:cs="David"/>
          <w:sz w:val="24"/>
          <w:szCs w:val="24"/>
          <w:rtl/>
          <w:lang w:eastAsia="he-IL"/>
        </w:rPr>
        <w:lastRenderedPageBreak/>
        <w:t>ביצוע הבניה (קונבנציונלי ו/או טרומי ו/או מתועש) ו/או מידת, אופי וסוג השינויים שידרשו ע"י המזמין.</w:t>
      </w:r>
    </w:p>
    <w:p w14:paraId="17C81B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2DA247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35B5F60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AC035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09258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33F18EB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4FD318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616B6C"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0462D93E"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5F34CC2E"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0789E472"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0D93D3"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33ECD826"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02D031F"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9DD838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769C8031" w14:textId="77777777" w:rsidTr="00D5041C">
        <w:tc>
          <w:tcPr>
            <w:tcW w:w="992" w:type="dxa"/>
            <w:vAlign w:val="bottom"/>
          </w:tcPr>
          <w:p w14:paraId="420B5531"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47D0048E"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124B879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3A43DD18" w14:textId="77777777" w:rsidTr="00D5041C">
        <w:tc>
          <w:tcPr>
            <w:tcW w:w="992" w:type="dxa"/>
            <w:vAlign w:val="bottom"/>
          </w:tcPr>
          <w:p w14:paraId="6CEED2A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21155938"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4B0C847F"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1EBD81DB" w14:textId="77777777" w:rsidTr="00D5041C">
        <w:tc>
          <w:tcPr>
            <w:tcW w:w="992" w:type="dxa"/>
            <w:vAlign w:val="bottom"/>
          </w:tcPr>
          <w:p w14:paraId="5885BD34"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DB86BC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470B7CBF"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03A28D73" w14:textId="77777777" w:rsidTr="00D5041C">
        <w:tc>
          <w:tcPr>
            <w:tcW w:w="992" w:type="dxa"/>
            <w:vAlign w:val="bottom"/>
          </w:tcPr>
          <w:p w14:paraId="672B798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09E35C56"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725A0C9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4112B97B" w14:textId="77777777" w:rsidTr="00D5041C">
        <w:tc>
          <w:tcPr>
            <w:tcW w:w="992" w:type="dxa"/>
            <w:vAlign w:val="bottom"/>
          </w:tcPr>
          <w:p w14:paraId="0E19211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751623B3"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6D646F6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32F8D8B1" w14:textId="77777777" w:rsidTr="00D5041C">
        <w:tc>
          <w:tcPr>
            <w:tcW w:w="992" w:type="dxa"/>
            <w:vAlign w:val="bottom"/>
          </w:tcPr>
          <w:p w14:paraId="06626F4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095427E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7C8C71D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4EB71C6A" w14:textId="77777777" w:rsidTr="00D5041C">
        <w:tc>
          <w:tcPr>
            <w:tcW w:w="992" w:type="dxa"/>
            <w:vAlign w:val="bottom"/>
          </w:tcPr>
          <w:p w14:paraId="0F9DDB24"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35ECA994"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533260C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68090948" w14:textId="77777777" w:rsidTr="00D5041C">
        <w:tc>
          <w:tcPr>
            <w:tcW w:w="992" w:type="dxa"/>
            <w:vAlign w:val="bottom"/>
          </w:tcPr>
          <w:p w14:paraId="61C9E6D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19A9F298"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27CC69F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3DB5FAFB"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096A3146"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49F105D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7A313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70C00870"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210A6A1"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23D51E5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FAD89C"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F54B80E"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025D3B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463708A3"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8533F2A"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2T00:00:00Z">
            <w:dateFormat w:val="dd/MM/yyyy"/>
            <w:lid w:val="he-IL"/>
            <w:storeMappedDataAs w:val="dateTime"/>
            <w:calendar w:val="gregorian"/>
          </w:date>
        </w:sdtPr>
        <w:sdtEndPr>
          <w:rPr>
            <w:rFonts w:hint="cs"/>
          </w:rPr>
        </w:sdtEndPr>
        <w:sdtContent>
          <w:ins w:id="20" w:author="דקל רוקבן" w:date="2021-07-12T15:07:00Z">
            <w:r w:rsidR="00270729">
              <w:rPr>
                <w:rFonts w:ascii="Times New Roman" w:eastAsia="Times New Roman" w:hAnsi="Times New Roman" w:cs="David" w:hint="cs"/>
                <w:color w:val="008000"/>
                <w:sz w:val="24"/>
                <w:szCs w:val="24"/>
                <w:rtl/>
                <w:lang w:eastAsia="he-IL"/>
              </w:rPr>
              <w:t>‏12/07/2021</w:t>
            </w:r>
          </w:ins>
        </w:sdtContent>
      </w:sdt>
      <w:r w:rsidRPr="00B27B4C">
        <w:rPr>
          <w:rFonts w:ascii="Times New Roman" w:eastAsia="Times New Roman" w:hAnsi="Times New Roman" w:cs="David" w:hint="cs"/>
          <w:bCs/>
          <w:color w:val="FF0000"/>
          <w:sz w:val="24"/>
          <w:szCs w:val="24"/>
          <w:rtl/>
          <w:lang w:eastAsia="he-IL"/>
        </w:rPr>
        <w:br/>
      </w:r>
    </w:p>
    <w:p w14:paraId="3CAB1057"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99EAA88" w14:textId="77777777" w:rsidR="00376E23" w:rsidRPr="00B27B4C" w:rsidRDefault="00270729"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1" w:author="דקל רוקבן" w:date="2021-07-12T15:09: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700DD7A"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73D626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8F484B3"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7938FDC"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302B3AE"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B3DBFF"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40BB1E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B4FD2E"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6" w:author="דקל רוקבן" w:date="2021-07-12T15:06:00Z">
            <w:r w:rsidR="00270729">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1D6196C5"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E1BADD"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5CA8C13"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66C7BF0"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ADB6129"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D2B138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897D26B"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702033"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F900963"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C4F208"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585F94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FB98AA9"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C095C20"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E1FEC3A"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B6342E"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9" w:author="דקל רוקבן" w:date="2021-07-12T15:19:00Z">
            <w:r w:rsidR="00270729">
              <w:rPr>
                <w:rFonts w:ascii="Times New Roman" w:eastAsia="Times New Roman" w:hAnsi="Times New Roman" w:cs="David"/>
                <w:color w:val="00B0F0"/>
                <w:sz w:val="20"/>
                <w:szCs w:val="24"/>
                <w:u w:val="single"/>
                <w:rtl/>
                <w:lang w:eastAsia="he-IL"/>
              </w:rPr>
              <w:t xml:space="preserve">איסר </w:t>
            </w:r>
            <w:proofErr w:type="spellStart"/>
            <w:r w:rsidR="00270729">
              <w:rPr>
                <w:rFonts w:ascii="Times New Roman" w:eastAsia="Times New Roman" w:hAnsi="Times New Roman" w:cs="David"/>
                <w:color w:val="00B0F0"/>
                <w:sz w:val="20"/>
                <w:szCs w:val="24"/>
                <w:u w:val="single"/>
                <w:rtl/>
                <w:lang w:eastAsia="he-IL"/>
              </w:rPr>
              <w:t>גולדיש</w:t>
            </w:r>
            <w:proofErr w:type="spellEnd"/>
            <w:r w:rsidR="00270729">
              <w:rPr>
                <w:rFonts w:ascii="Times New Roman" w:eastAsia="Times New Roman" w:hAnsi="Times New Roman" w:cs="David"/>
                <w:color w:val="00B0F0"/>
                <w:sz w:val="20"/>
                <w:szCs w:val="24"/>
                <w:u w:val="single"/>
                <w:rtl/>
                <w:lang w:eastAsia="he-IL"/>
              </w:rPr>
              <w:t xml:space="preserve"> מהנדסים יועצים </w:t>
            </w:r>
            <w:r w:rsidR="00270729">
              <w:rPr>
                <w:rFonts w:ascii="Times New Roman" w:eastAsia="Times New Roman" w:hAnsi="Times New Roman" w:cs="David"/>
                <w:color w:val="00B0F0"/>
                <w:sz w:val="20"/>
                <w:szCs w:val="24"/>
                <w:u w:val="single"/>
                <w:rtl/>
                <w:lang w:eastAsia="he-IL"/>
              </w:rPr>
              <w:lastRenderedPageBreak/>
              <w:t>בע"מ</w:t>
            </w:r>
          </w:ins>
        </w:sdtContent>
      </w:sdt>
    </w:p>
    <w:p w14:paraId="7DFC8AA5"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C5FD626"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3A75388"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53C7F8B"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CF5C9FF"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C52EE97"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497DE1D"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4130CE69"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086B5DC0"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19F84CCB"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65A6CA81"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xml:space="preserve">, לכיסוי </w:t>
      </w:r>
      <w:proofErr w:type="spellStart"/>
      <w:r w:rsidRPr="00E779BE">
        <w:rPr>
          <w:rFonts w:ascii="David" w:hAnsi="David" w:cs="David"/>
          <w:sz w:val="24"/>
          <w:szCs w:val="24"/>
          <w:rtl/>
        </w:rPr>
        <w:t>חבותו</w:t>
      </w:r>
      <w:proofErr w:type="spellEnd"/>
      <w:r w:rsidRPr="00E779BE">
        <w:rPr>
          <w:rFonts w:ascii="David" w:hAnsi="David" w:cs="David"/>
          <w:sz w:val="24"/>
          <w:szCs w:val="24"/>
          <w:rtl/>
        </w:rPr>
        <w:t xml:space="preserve">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4AB3B0FF"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proofErr w:type="spellStart"/>
      <w:r w:rsidRPr="00E779BE">
        <w:rPr>
          <w:rFonts w:ascii="David" w:hAnsi="David" w:cs="David" w:hint="eastAsia"/>
          <w:sz w:val="24"/>
          <w:szCs w:val="24"/>
          <w:rtl/>
        </w:rPr>
        <w:t>מליון</w:t>
      </w:r>
      <w:proofErr w:type="spellEnd"/>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6A9A035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 xml:space="preserve">ורחב לכלול את המזמין כמבוטח נוסף בגין </w:t>
      </w:r>
      <w:proofErr w:type="spellStart"/>
      <w:r w:rsidRPr="00E779BE">
        <w:rPr>
          <w:rFonts w:ascii="David" w:hAnsi="David" w:cs="David"/>
          <w:sz w:val="24"/>
          <w:szCs w:val="24"/>
          <w:rtl/>
        </w:rPr>
        <w:t>חבות</w:t>
      </w:r>
      <w:r w:rsidRPr="00E779BE">
        <w:rPr>
          <w:rFonts w:ascii="David" w:hAnsi="David" w:cs="David" w:hint="eastAsia"/>
          <w:sz w:val="24"/>
          <w:szCs w:val="24"/>
          <w:rtl/>
        </w:rPr>
        <w:t>ו</w:t>
      </w:r>
      <w:proofErr w:type="spellEnd"/>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E779BE">
        <w:rPr>
          <w:rFonts w:ascii="David" w:hAnsi="David" w:cs="David"/>
          <w:sz w:val="24"/>
          <w:szCs w:val="24"/>
          <w:rtl/>
        </w:rPr>
        <w:t>ב.ר</w:t>
      </w:r>
      <w:proofErr w:type="spellEnd"/>
      <w:r w:rsidRPr="00E779BE">
        <w:rPr>
          <w:rFonts w:ascii="David" w:hAnsi="David" w:cs="David"/>
          <w:sz w:val="24"/>
          <w:szCs w:val="24"/>
          <w:rtl/>
        </w:rPr>
        <w:t>. 2018".</w:t>
      </w:r>
    </w:p>
    <w:p w14:paraId="317E551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proofErr w:type="spellStart"/>
      <w:r w:rsidRPr="00E779BE">
        <w:rPr>
          <w:rFonts w:ascii="David" w:hAnsi="David" w:cs="David" w:hint="eastAsia"/>
          <w:sz w:val="24"/>
          <w:szCs w:val="24"/>
          <w:rtl/>
        </w:rPr>
        <w:t>הנזיקין</w:t>
      </w:r>
      <w:proofErr w:type="spellEnd"/>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proofErr w:type="spellStart"/>
      <w:r w:rsidRPr="00E779BE">
        <w:rPr>
          <w:rFonts w:ascii="David" w:hAnsi="David" w:cs="David" w:hint="eastAsia"/>
          <w:sz w:val="24"/>
          <w:szCs w:val="24"/>
          <w:rtl/>
        </w:rPr>
        <w:t>להגרם</w:t>
      </w:r>
      <w:proofErr w:type="spellEnd"/>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5692B68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557075B0"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565FC05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3261EC65"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1B6BA07"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lastRenderedPageBreak/>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0A0B887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7801D9D"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8FD1A0F"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70DD550A" w14:textId="77777777" w:rsidR="002F611D" w:rsidRPr="00547192" w:rsidRDefault="002F611D" w:rsidP="002F611D">
      <w:pPr>
        <w:spacing w:after="0"/>
        <w:ind w:left="364"/>
        <w:contextualSpacing/>
        <w:rPr>
          <w:rFonts w:ascii="Times New Roman" w:hAnsi="Times New Roman"/>
          <w:rtl/>
        </w:rPr>
      </w:pPr>
    </w:p>
    <w:p w14:paraId="7614452F"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AF134A"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83B110"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2C689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B6298D"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564C9E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A1BDC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5F9D9C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255FE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DCA68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EDC78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0BBC3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414D3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3C4E1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8D7BA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CCF29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840EB6"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3523E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AEACD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293A6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B23EC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1F75C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F6BF3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1386D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28AD5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8F98A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E056F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6590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42BDC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68F3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2409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54155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C30DC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F3A80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81617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840A8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95058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03060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C2F6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2BCD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9234D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02965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4F61B2" w14:textId="77777777" w:rsidR="00E779BE" w:rsidRDefault="00E779BE" w:rsidP="002F611D">
      <w:pPr>
        <w:widowControl w:val="0"/>
        <w:spacing w:before="0" w:beforeAutospacing="0" w:after="0" w:afterAutospacing="0" w:line="240" w:lineRule="auto"/>
        <w:jc w:val="center"/>
        <w:rPr>
          <w:ins w:id="30" w:author="רינת הראל" w:date="2020-05-12T17:43:00Z"/>
          <w:rFonts w:ascii="Times New Roman" w:eastAsia="Times New Roman" w:hAnsi="Times New Roman" w:cs="David"/>
          <w:bCs/>
          <w:sz w:val="24"/>
          <w:szCs w:val="24"/>
          <w:u w:val="single"/>
          <w:rtl/>
          <w:lang w:eastAsia="he-IL"/>
        </w:rPr>
      </w:pPr>
      <w:ins w:id="31" w:author="רינת הראל" w:date="2020-05-12T17:43:00Z">
        <w:r>
          <w:rPr>
            <w:rFonts w:ascii="Times New Roman" w:eastAsia="Times New Roman" w:hAnsi="Times New Roman" w:cs="David"/>
            <w:bCs/>
            <w:sz w:val="24"/>
            <w:szCs w:val="24"/>
            <w:u w:val="single"/>
            <w:rtl/>
            <w:lang w:eastAsia="he-IL"/>
          </w:rPr>
          <w:br w:type="page"/>
        </w:r>
      </w:ins>
    </w:p>
    <w:p w14:paraId="0C63E9CC" w14:textId="77777777" w:rsidR="00003310" w:rsidDel="00E779BE" w:rsidRDefault="00003310" w:rsidP="002F611D">
      <w:pPr>
        <w:widowControl w:val="0"/>
        <w:spacing w:before="0" w:beforeAutospacing="0" w:after="0" w:afterAutospacing="0" w:line="240" w:lineRule="auto"/>
        <w:jc w:val="center"/>
        <w:rPr>
          <w:del w:id="32" w:author="רינת הראל" w:date="2020-05-12T17:43:00Z"/>
          <w:rFonts w:ascii="Times New Roman" w:eastAsia="Times New Roman" w:hAnsi="Times New Roman" w:cs="David"/>
          <w:bCs/>
          <w:sz w:val="24"/>
          <w:szCs w:val="24"/>
          <w:u w:val="single"/>
          <w:rtl/>
          <w:lang w:eastAsia="he-IL"/>
        </w:rPr>
      </w:pPr>
    </w:p>
    <w:p w14:paraId="700CDB99"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38516808"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2610C0AB"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6BBC17B7"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68AC409C" w14:textId="77777777" w:rsidTr="005A3D56">
        <w:trPr>
          <w:trHeight w:val="463"/>
          <w:tblHeader/>
        </w:trPr>
        <w:tc>
          <w:tcPr>
            <w:tcW w:w="8218" w:type="dxa"/>
            <w:gridSpan w:val="3"/>
            <w:shd w:val="clear" w:color="auto" w:fill="F2F2F2"/>
          </w:tcPr>
          <w:p w14:paraId="29E6BF2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143FA51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752125B4" w14:textId="77777777" w:rsidTr="005A3D56">
        <w:trPr>
          <w:trHeight w:val="315"/>
        </w:trPr>
        <w:tc>
          <w:tcPr>
            <w:tcW w:w="11535" w:type="dxa"/>
            <w:gridSpan w:val="4"/>
            <w:shd w:val="clear" w:color="auto" w:fill="auto"/>
          </w:tcPr>
          <w:p w14:paraId="33378CC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1CEAE502" w14:textId="77777777" w:rsidTr="005A3D56">
        <w:trPr>
          <w:trHeight w:val="278"/>
        </w:trPr>
        <w:tc>
          <w:tcPr>
            <w:tcW w:w="4068" w:type="dxa"/>
            <w:shd w:val="clear" w:color="auto" w:fill="F2F2F2"/>
          </w:tcPr>
          <w:p w14:paraId="13B0620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70AE69B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6E1A2E8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7D78C3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6D7C9B67" w14:textId="77777777" w:rsidTr="005A3D56">
        <w:trPr>
          <w:trHeight w:val="551"/>
        </w:trPr>
        <w:tc>
          <w:tcPr>
            <w:tcW w:w="4068" w:type="dxa"/>
            <w:shd w:val="clear" w:color="auto" w:fill="auto"/>
          </w:tcPr>
          <w:p w14:paraId="7A602FB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5712EC2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BFA4D0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1C6A4D4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524668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507F186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36D8C1F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4964606"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0409227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32975007" w14:textId="77777777" w:rsidTr="005A3D56">
        <w:trPr>
          <w:trHeight w:val="571"/>
        </w:trPr>
        <w:tc>
          <w:tcPr>
            <w:tcW w:w="4068" w:type="dxa"/>
            <w:shd w:val="clear" w:color="auto" w:fill="auto"/>
          </w:tcPr>
          <w:p w14:paraId="6062ACA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4485CA8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5BB834D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44CF65E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3864F26"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1551AA66" w14:textId="77777777" w:rsidTr="005A3D56">
        <w:trPr>
          <w:trHeight w:val="391"/>
        </w:trPr>
        <w:tc>
          <w:tcPr>
            <w:tcW w:w="4068" w:type="dxa"/>
            <w:shd w:val="clear" w:color="auto" w:fill="auto"/>
          </w:tcPr>
          <w:p w14:paraId="71E5F39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1DBF8410"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573A0BF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68E8E3E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97B2BF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7902C978"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1346F1B2" w14:textId="77777777" w:rsidTr="005A3D56">
        <w:trPr>
          <w:trHeight w:val="303"/>
          <w:tblHeader/>
        </w:trPr>
        <w:tc>
          <w:tcPr>
            <w:tcW w:w="11535" w:type="dxa"/>
            <w:gridSpan w:val="8"/>
            <w:shd w:val="clear" w:color="auto" w:fill="auto"/>
          </w:tcPr>
          <w:p w14:paraId="7AF7E63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26F1EA05" w14:textId="77777777" w:rsidTr="005A3D56">
        <w:trPr>
          <w:trHeight w:val="173"/>
        </w:trPr>
        <w:tc>
          <w:tcPr>
            <w:tcW w:w="1893" w:type="dxa"/>
            <w:vMerge w:val="restart"/>
            <w:shd w:val="clear" w:color="auto" w:fill="F2F2F2"/>
          </w:tcPr>
          <w:p w14:paraId="23B2F1F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22F8477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29DACB2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49B00A4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01873CB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3C30A95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31DD7AA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18B703E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401D87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47DDE6F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41A188FB" w14:textId="77777777" w:rsidTr="005A3D56">
        <w:trPr>
          <w:trHeight w:val="43"/>
        </w:trPr>
        <w:tc>
          <w:tcPr>
            <w:tcW w:w="1893" w:type="dxa"/>
            <w:vMerge/>
            <w:shd w:val="clear" w:color="auto" w:fill="F2F2F2"/>
          </w:tcPr>
          <w:p w14:paraId="29AB915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35F29F8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37DFB6D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1C7749E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275AE1E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49A5E7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112626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7F9992C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671FFAE1" w14:textId="77777777" w:rsidTr="005A3D56">
        <w:trPr>
          <w:trHeight w:val="850"/>
        </w:trPr>
        <w:tc>
          <w:tcPr>
            <w:tcW w:w="1893" w:type="dxa"/>
            <w:shd w:val="clear" w:color="auto" w:fill="F2F2F2"/>
          </w:tcPr>
          <w:p w14:paraId="6D10DC2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3ADB7FC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11C15EB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425C5F0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6CB5D49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16A8E71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68B729F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55D1A7D2"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5E131673" w14:textId="77777777" w:rsidTr="005A3D56">
        <w:trPr>
          <w:trHeight w:val="850"/>
        </w:trPr>
        <w:tc>
          <w:tcPr>
            <w:tcW w:w="1893" w:type="dxa"/>
            <w:shd w:val="clear" w:color="auto" w:fill="FFFFFF"/>
          </w:tcPr>
          <w:p w14:paraId="50E8708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0032401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22D08F2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3611009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454FBFC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1F7BF30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7126476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648F072C"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41753A4B" w14:textId="77777777" w:rsidTr="005A3D56">
        <w:trPr>
          <w:trHeight w:val="850"/>
        </w:trPr>
        <w:tc>
          <w:tcPr>
            <w:tcW w:w="1893" w:type="dxa"/>
            <w:shd w:val="clear" w:color="auto" w:fill="F2F2F2"/>
          </w:tcPr>
          <w:p w14:paraId="1D51101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49E34C26"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2FED291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384D5428"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09A25A5A"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470DDA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68F50B6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1BC3CBFC"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494A2E7B"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A9BD547" w14:textId="77777777" w:rsidTr="005A3D56">
        <w:trPr>
          <w:trHeight w:val="57"/>
          <w:tblHeader/>
        </w:trPr>
        <w:tc>
          <w:tcPr>
            <w:tcW w:w="11530" w:type="dxa"/>
            <w:shd w:val="clear" w:color="auto" w:fill="F2F2F2"/>
          </w:tcPr>
          <w:p w14:paraId="3DE5F95A"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67644639" w14:textId="77777777" w:rsidTr="005A3D56">
        <w:trPr>
          <w:trHeight w:val="798"/>
        </w:trPr>
        <w:tc>
          <w:tcPr>
            <w:tcW w:w="11530" w:type="dxa"/>
            <w:shd w:val="clear" w:color="auto" w:fill="auto"/>
          </w:tcPr>
          <w:p w14:paraId="0751C7A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0CE6F7A4"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6D1BF8AC" w14:textId="77777777" w:rsidTr="005A3D56">
        <w:trPr>
          <w:trHeight w:val="227"/>
          <w:tblHeader/>
        </w:trPr>
        <w:tc>
          <w:tcPr>
            <w:tcW w:w="11530" w:type="dxa"/>
            <w:shd w:val="clear" w:color="auto" w:fill="F2F2F2"/>
          </w:tcPr>
          <w:p w14:paraId="13B6F68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חתימת האישור</w:t>
            </w:r>
          </w:p>
        </w:tc>
      </w:tr>
      <w:tr w:rsidR="00B2329A" w:rsidRPr="00003310" w14:paraId="0FFCF6BA" w14:textId="77777777" w:rsidTr="005A3D56">
        <w:trPr>
          <w:trHeight w:val="598"/>
        </w:trPr>
        <w:tc>
          <w:tcPr>
            <w:tcW w:w="11530" w:type="dxa"/>
            <w:shd w:val="clear" w:color="auto" w:fill="auto"/>
          </w:tcPr>
          <w:p w14:paraId="651FCCB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7691EF2B"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7C74541A" w14:textId="77777777" w:rsidTr="005A3D56">
        <w:trPr>
          <w:trHeight w:val="227"/>
          <w:tblHeader/>
        </w:trPr>
        <w:tc>
          <w:tcPr>
            <w:tcW w:w="11530" w:type="dxa"/>
            <w:shd w:val="clear" w:color="auto" w:fill="F2F2F2"/>
          </w:tcPr>
          <w:p w14:paraId="57914E4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35874F29" w14:textId="77777777" w:rsidTr="005A3D56">
        <w:trPr>
          <w:trHeight w:val="334"/>
        </w:trPr>
        <w:tc>
          <w:tcPr>
            <w:tcW w:w="11530" w:type="dxa"/>
            <w:shd w:val="clear" w:color="auto" w:fill="auto"/>
            <w:vAlign w:val="center"/>
          </w:tcPr>
          <w:p w14:paraId="15CB5BA4"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22F4B4A8"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20C365ED"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32A073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63CC2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9CDC9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C6D87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6BC1C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F68427"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38AC3B"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3401A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30B35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5E0A7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C4780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3DADF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1479527"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31CA64"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B2E344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1698220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5DE35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5DE6A1E5"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3DDB79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1BD9F1AE"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196C9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5166ADAC"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6B2185C2"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0015615C"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4F44BFE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1B8273E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A4755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1E36C5C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64E333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אור חדר משאבות, צובר גז,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חדר אשפה.</w:t>
      </w:r>
    </w:p>
    <w:p w14:paraId="7110A41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740D0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4D23A29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20B89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61576FB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265DC7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48C73C96"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1E6C1671"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xml:space="preserve">,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w:t>
      </w:r>
      <w:proofErr w:type="spellStart"/>
      <w:r w:rsidRPr="00D5041C">
        <w:rPr>
          <w:rFonts w:ascii="Times New Roman" w:eastAsia="Times New Roman" w:hAnsi="Times New Roman" w:cs="David"/>
          <w:sz w:val="20"/>
          <w:szCs w:val="24"/>
          <w:rtl/>
          <w:lang w:eastAsia="he-IL"/>
        </w:rPr>
        <w:t>וכו</w:t>
      </w:r>
      <w:proofErr w:type="spellEnd"/>
      <w:r w:rsidRPr="00D5041C">
        <w:rPr>
          <w:rFonts w:ascii="Times New Roman" w:eastAsia="Times New Roman" w:hAnsi="Times New Roman" w:cs="David"/>
          <w:sz w:val="20"/>
          <w:szCs w:val="24"/>
          <w:rtl/>
          <w:lang w:eastAsia="he-IL"/>
        </w:rPr>
        <w:t>'.</w:t>
      </w:r>
    </w:p>
    <w:p w14:paraId="33A5BF9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B5170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5641EA7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CDDA6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 xml:space="preserve">תכניות מערכות </w:t>
      </w:r>
      <w:proofErr w:type="spellStart"/>
      <w:r w:rsidRPr="00D5041C">
        <w:rPr>
          <w:rFonts w:ascii="Times New Roman" w:eastAsia="Times New Roman" w:hAnsi="Times New Roman" w:cs="David"/>
          <w:sz w:val="20"/>
          <w:szCs w:val="24"/>
          <w:rtl/>
          <w:lang w:eastAsia="he-IL"/>
        </w:rPr>
        <w:t>ספרינקלרים</w:t>
      </w:r>
      <w:proofErr w:type="spellEnd"/>
      <w:r w:rsidRPr="00D5041C">
        <w:rPr>
          <w:rFonts w:ascii="Times New Roman" w:eastAsia="Times New Roman" w:hAnsi="Times New Roman" w:cs="David"/>
          <w:sz w:val="20"/>
          <w:szCs w:val="24"/>
          <w:rtl/>
          <w:lang w:eastAsia="he-IL"/>
        </w:rPr>
        <w:t xml:space="preserve"> במבנה, חדרי משאבות וציוד נלווה.</w:t>
      </w:r>
    </w:p>
    <w:p w14:paraId="293FD00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01D2C2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4A33E58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3F95491"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4F2E276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AB57E4"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 ניקוז מזגנים.</w:t>
      </w:r>
    </w:p>
    <w:p w14:paraId="205790C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592E87"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 xml:space="preserve">איזומטריות של מערכות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w:t>
      </w:r>
    </w:p>
    <w:p w14:paraId="2A5AD8E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A3F999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74F40BD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17857E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10D2314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AB97F9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69613F1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2BE30C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6561C01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21434D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0C3BCB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D079F5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5878BB3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B27144"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1AAFFA1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C1A53FE"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491518F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6C29A1"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5585D429"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0A291E7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82481E"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2F158A08"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685D144B"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55E074B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EEA407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BB6C5C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4DCD586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9C43DDB"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w:t>
      </w:r>
      <w:proofErr w:type="spellStart"/>
      <w:r w:rsidRPr="00D5041C">
        <w:rPr>
          <w:rFonts w:ascii="Times New Roman" w:eastAsia="Times New Roman" w:hAnsi="Times New Roman" w:cs="David"/>
          <w:sz w:val="20"/>
          <w:szCs w:val="24"/>
          <w:rtl/>
          <w:lang w:eastAsia="he-IL"/>
        </w:rPr>
        <w:t>הידרנטים</w:t>
      </w:r>
      <w:proofErr w:type="spellEnd"/>
      <w:r w:rsidRPr="00D5041C">
        <w:rPr>
          <w:rFonts w:ascii="Times New Roman" w:eastAsia="Times New Roman" w:hAnsi="Times New Roman" w:cs="David"/>
          <w:sz w:val="20"/>
          <w:szCs w:val="24"/>
          <w:rtl/>
          <w:lang w:eastAsia="he-IL"/>
        </w:rPr>
        <w:t xml:space="preserve">,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5885D26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20E48238"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796473E9"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1DBF9C1F"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5AD50915"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39CA50D5"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218BCBEE"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0B1B270E"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2BB60367"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00AD4C8E"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35E97AA"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2EED1174"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57C3531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7B566CAE"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D944BE4"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D304D41"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110B83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78DF4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1AFFA2"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CDDD51"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7B042D1" w14:textId="77777777" w:rsidR="00376E23" w:rsidRDefault="00270729"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3" w:author="דקל רוקבן" w:date="2021-07-12T15:09: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20003654"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330E54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D9519A"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1C553D"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FEEC44"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8BA9DC9"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דקל רוקבן" w:date="2021-07-12T15:19:00Z">
            <w:r w:rsidR="00270729">
              <w:rPr>
                <w:rFonts w:ascii="Times New Roman" w:eastAsia="Times New Roman" w:hAnsi="Times New Roman" w:cs="David"/>
                <w:color w:val="008000"/>
                <w:sz w:val="24"/>
                <w:szCs w:val="24"/>
                <w:rtl/>
                <w:lang w:eastAsia="he-IL"/>
              </w:rPr>
              <w:t xml:space="preserve">איסר </w:t>
            </w:r>
            <w:proofErr w:type="spellStart"/>
            <w:r w:rsidR="00270729">
              <w:rPr>
                <w:rFonts w:ascii="Times New Roman" w:eastAsia="Times New Roman" w:hAnsi="Times New Roman" w:cs="David"/>
                <w:color w:val="008000"/>
                <w:sz w:val="24"/>
                <w:szCs w:val="24"/>
                <w:rtl/>
                <w:lang w:eastAsia="he-IL"/>
              </w:rPr>
              <w:t>גולדיש</w:t>
            </w:r>
            <w:proofErr w:type="spellEnd"/>
            <w:r w:rsidR="00270729">
              <w:rPr>
                <w:rFonts w:ascii="Times New Roman" w:eastAsia="Times New Roman" w:hAnsi="Times New Roman" w:cs="David"/>
                <w:color w:val="008000"/>
                <w:sz w:val="24"/>
                <w:szCs w:val="24"/>
                <w:rtl/>
                <w:lang w:eastAsia="he-IL"/>
              </w:rPr>
              <w:t xml:space="preserve">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5" w:author="דקל רוקבן" w:date="2021-07-12T15:06:00Z">
            <w:r w:rsidR="00270729">
              <w:rPr>
                <w:rFonts w:ascii="Times New Roman" w:eastAsia="Times New Roman" w:hAnsi="Times New Roman" w:cs="David"/>
                <w:color w:val="008000"/>
                <w:sz w:val="24"/>
                <w:szCs w:val="24"/>
                <w:rtl/>
                <w:lang w:eastAsia="he-IL"/>
              </w:rPr>
              <w:t>נתניה - מגרש 1409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6" w:author="דקל רוקבן" w:date="2021-07-12T15:07:00Z">
            <w:r w:rsidR="00270729">
              <w:rPr>
                <w:rFonts w:ascii="Times New Roman" w:eastAsia="Times New Roman" w:hAnsi="Times New Roman" w:cs="David" w:hint="cs"/>
                <w:color w:val="008000"/>
                <w:sz w:val="24"/>
                <w:szCs w:val="24"/>
                <w:rtl/>
              </w:rPr>
              <w:t>תכנון אינסטלציה ותברואה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A43DA8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823217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C8627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75856F"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8CBAE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EA357C"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012B787"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179BF1"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C66DF4"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C74F7CA" w14:textId="77777777" w:rsidR="00376E23" w:rsidRPr="00B27B4C" w:rsidRDefault="00270729"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7" w:author="דקל רוקבן" w:date="2021-07-12T15:19:00Z">
            <w:r>
              <w:rPr>
                <w:rFonts w:ascii="Times New Roman" w:eastAsia="Times New Roman" w:hAnsi="Times New Roman" w:cs="David"/>
                <w:color w:val="00B0F0"/>
                <w:sz w:val="20"/>
                <w:szCs w:val="24"/>
                <w:u w:val="single"/>
                <w:rtl/>
                <w:lang w:eastAsia="he-IL"/>
              </w:rPr>
              <w:t xml:space="preserve">איסר </w:t>
            </w:r>
            <w:proofErr w:type="spellStart"/>
            <w:r>
              <w:rPr>
                <w:rFonts w:ascii="Times New Roman" w:eastAsia="Times New Roman" w:hAnsi="Times New Roman" w:cs="David"/>
                <w:color w:val="00B0F0"/>
                <w:sz w:val="20"/>
                <w:szCs w:val="24"/>
                <w:u w:val="single"/>
                <w:rtl/>
                <w:lang w:eastAsia="he-IL"/>
              </w:rPr>
              <w:t>גולדיש</w:t>
            </w:r>
            <w:proofErr w:type="spellEnd"/>
            <w:r>
              <w:rPr>
                <w:rFonts w:ascii="Times New Roman" w:eastAsia="Times New Roman" w:hAnsi="Times New Roman" w:cs="David"/>
                <w:color w:val="00B0F0"/>
                <w:sz w:val="20"/>
                <w:szCs w:val="24"/>
                <w:u w:val="single"/>
                <w:rtl/>
                <w:lang w:eastAsia="he-IL"/>
              </w:rPr>
              <w:t xml:space="preserve"> מהנדסים יועצים בע"מ</w:t>
            </w:r>
          </w:ins>
        </w:sdtContent>
      </w:sdt>
    </w:p>
    <w:p w14:paraId="5E52EB8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E2290A8"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F14451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7AC395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5205CF4"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59AC5C6"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A1FB3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8" w:author="דקל רוקבן" w:date="2021-07-12T15:09:00Z">
            <w:r w:rsidR="00270729">
              <w:rPr>
                <w:rFonts w:ascii="Times New Roman" w:eastAsia="Times New Roman" w:hAnsi="Times New Roman" w:cs="David" w:hint="cs"/>
                <w:color w:val="008000"/>
                <w:sz w:val="24"/>
                <w:szCs w:val="24"/>
                <w:rtl/>
                <w:lang w:eastAsia="he-IL"/>
              </w:rPr>
              <w:br/>
              <w:t>אפריקה ישראל מגורים בע"מ</w:t>
            </w:r>
            <w:r w:rsidR="00270729">
              <w:rPr>
                <w:rFonts w:ascii="Times New Roman" w:eastAsia="Times New Roman" w:hAnsi="Times New Roman" w:cs="David" w:hint="cs"/>
                <w:color w:val="008000"/>
                <w:sz w:val="24"/>
                <w:szCs w:val="24"/>
                <w:rtl/>
                <w:lang w:eastAsia="he-IL"/>
              </w:rPr>
              <w:br/>
              <w:t>יוני נתניהו 1 ג' אור יהודה</w:t>
            </w:r>
            <w:r w:rsidR="00270729">
              <w:rPr>
                <w:rFonts w:ascii="Times New Roman" w:eastAsia="Times New Roman" w:hAnsi="Times New Roman" w:cs="David" w:hint="cs"/>
                <w:color w:val="008000"/>
                <w:sz w:val="24"/>
                <w:szCs w:val="24"/>
                <w:rtl/>
                <w:lang w:eastAsia="he-IL"/>
              </w:rPr>
              <w:br/>
              <w:t>מ.ז 52-003476-0</w:t>
            </w:r>
            <w:r w:rsidR="00270729">
              <w:rPr>
                <w:rFonts w:ascii="Times New Roman" w:eastAsia="Times New Roman" w:hAnsi="Times New Roman" w:cs="David" w:hint="cs"/>
                <w:color w:val="008000"/>
                <w:sz w:val="24"/>
                <w:szCs w:val="24"/>
                <w:rtl/>
                <w:lang w:eastAsia="he-IL"/>
              </w:rPr>
              <w:br/>
            </w:r>
          </w:ins>
        </w:sdtContent>
      </w:sdt>
    </w:p>
    <w:p w14:paraId="1A2E84D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AAA6C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ECD4AD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BC90B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9" w:author="דקל רוקבן" w:date="2021-07-12T15:06:00Z">
            <w:r w:rsidR="00270729">
              <w:rPr>
                <w:rFonts w:ascii="Times New Roman" w:eastAsia="Times New Roman" w:hAnsi="Times New Roman" w:cs="David" w:hint="cs"/>
                <w:color w:val="008000"/>
                <w:sz w:val="24"/>
                <w:szCs w:val="24"/>
                <w:rtl/>
                <w:lang w:eastAsia="he-IL"/>
              </w:rPr>
              <w:t>נתניה - מגרש 1409</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2T00:00:00Z">
            <w:dateFormat w:val="dd/MM/yyyy"/>
            <w:lid w:val="he-IL"/>
            <w:storeMappedDataAs w:val="dateTime"/>
            <w:calendar w:val="gregorian"/>
          </w:date>
        </w:sdtPr>
        <w:sdtEndPr>
          <w:rPr>
            <w:rFonts w:hint="cs"/>
          </w:rPr>
        </w:sdtEndPr>
        <w:sdtContent>
          <w:ins w:id="40" w:author="דקל רוקבן" w:date="2021-07-12T15:07:00Z">
            <w:r w:rsidR="00270729">
              <w:rPr>
                <w:rFonts w:ascii="Times New Roman" w:eastAsia="Times New Roman" w:hAnsi="Times New Roman" w:cs="David" w:hint="cs"/>
                <w:color w:val="008000"/>
                <w:sz w:val="24"/>
                <w:szCs w:val="24"/>
                <w:rtl/>
                <w:lang w:eastAsia="he-IL"/>
              </w:rPr>
              <w:t>‏12/07/2021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10987E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5AEF88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80ACE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77608A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637273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E851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788CAB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D6B6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921B13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99672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417E00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2FAF6C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D97ED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2E3DC70"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A8CA8D4"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1359552"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FAE4F7F"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D2C7369"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1" w:author="דקל רוקבן" w:date="2021-07-12T15:19:00Z">
            <w:r w:rsidR="00270729">
              <w:rPr>
                <w:rFonts w:ascii="Times New Roman" w:eastAsia="Times New Roman" w:hAnsi="Times New Roman" w:cs="David"/>
                <w:color w:val="00B0F0"/>
                <w:sz w:val="20"/>
                <w:szCs w:val="24"/>
                <w:u w:val="single"/>
                <w:rtl/>
                <w:lang w:eastAsia="he-IL"/>
              </w:rPr>
              <w:t xml:space="preserve">איסר </w:t>
            </w:r>
            <w:proofErr w:type="spellStart"/>
            <w:r w:rsidR="00270729">
              <w:rPr>
                <w:rFonts w:ascii="Times New Roman" w:eastAsia="Times New Roman" w:hAnsi="Times New Roman" w:cs="David"/>
                <w:color w:val="00B0F0"/>
                <w:sz w:val="20"/>
                <w:szCs w:val="24"/>
                <w:u w:val="single"/>
                <w:rtl/>
                <w:lang w:eastAsia="he-IL"/>
              </w:rPr>
              <w:t>גולדיש</w:t>
            </w:r>
            <w:proofErr w:type="spellEnd"/>
            <w:r w:rsidR="00270729">
              <w:rPr>
                <w:rFonts w:ascii="Times New Roman" w:eastAsia="Times New Roman" w:hAnsi="Times New Roman" w:cs="David"/>
                <w:color w:val="00B0F0"/>
                <w:sz w:val="20"/>
                <w:szCs w:val="24"/>
                <w:u w:val="single"/>
                <w:rtl/>
                <w:lang w:eastAsia="he-IL"/>
              </w:rPr>
              <w:t xml:space="preserve"> מהנדסים יועצים בע"מ</w:t>
            </w:r>
          </w:ins>
        </w:sdtContent>
      </w:sdt>
    </w:p>
    <w:p w14:paraId="1D5446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1EC82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F119A5"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4719F7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600625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7CA6F77"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C22EE6F"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3222018"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F3617A7"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93640D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161D2B7"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60DD9E2E"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E74F01" w14:textId="77777777" w:rsidR="00270729" w:rsidRDefault="00270729" w:rsidP="00AF234B">
      <w:pPr>
        <w:spacing w:before="0" w:after="0" w:line="240" w:lineRule="auto"/>
      </w:pPr>
      <w:r>
        <w:separator/>
      </w:r>
    </w:p>
  </w:endnote>
  <w:endnote w:type="continuationSeparator" w:id="0">
    <w:p w14:paraId="406C5C05" w14:textId="77777777" w:rsidR="00270729" w:rsidRDefault="0027072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3"/>
      <w:gridCol w:w="2810"/>
      <w:gridCol w:w="233"/>
      <w:gridCol w:w="1045"/>
      <w:gridCol w:w="1765"/>
    </w:tblGrid>
    <w:tr w:rsidR="00270729" w:rsidRPr="00F9528C" w14:paraId="1A943FF6" w14:textId="77777777" w:rsidTr="002F611D">
      <w:tc>
        <w:tcPr>
          <w:tcW w:w="753" w:type="dxa"/>
        </w:tcPr>
        <w:p w14:paraId="201FF6C5"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054AB744" w14:textId="77777777" w:rsidR="00270729" w:rsidRPr="00F9528C" w:rsidRDefault="00270729" w:rsidP="002F611D">
              <w:pPr>
                <w:tabs>
                  <w:tab w:val="center" w:pos="4153"/>
                  <w:tab w:val="right" w:pos="8306"/>
                </w:tabs>
                <w:spacing w:before="0" w:after="0" w:line="240" w:lineRule="auto"/>
                <w:rPr>
                  <w:rFonts w:ascii="David" w:hAnsi="David"/>
                  <w:color w:val="00B0F0"/>
                  <w:sz w:val="20"/>
                  <w:szCs w:val="20"/>
                  <w:rtl/>
                </w:rPr>
              </w:pPr>
              <w:ins w:id="42" w:author="דקל רוקבן" w:date="2021-07-12T15:06:00Z">
                <w:r>
                  <w:rPr>
                    <w:rFonts w:ascii="David" w:hAnsi="David"/>
                    <w:color w:val="00B0F0"/>
                    <w:sz w:val="20"/>
                    <w:szCs w:val="20"/>
                    <w:rtl/>
                  </w:rPr>
                  <w:t>נתניה - מגרש 1409</w:t>
                </w:r>
              </w:ins>
            </w:p>
          </w:tc>
        </w:sdtContent>
      </w:sdt>
      <w:tc>
        <w:tcPr>
          <w:tcW w:w="2232" w:type="dxa"/>
        </w:tcPr>
        <w:p w14:paraId="1E655B0F"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אינסטלציה</w:t>
              </w:r>
            </w:sdtContent>
          </w:sdt>
        </w:p>
      </w:tc>
      <w:tc>
        <w:tcPr>
          <w:tcW w:w="236" w:type="dxa"/>
        </w:tcPr>
        <w:p w14:paraId="3163207F" w14:textId="77777777" w:rsidR="00270729" w:rsidRPr="00F9528C" w:rsidRDefault="00270729" w:rsidP="002F611D">
          <w:pPr>
            <w:tabs>
              <w:tab w:val="center" w:pos="4153"/>
              <w:tab w:val="right" w:pos="8306"/>
            </w:tabs>
            <w:spacing w:before="0" w:after="0" w:line="240" w:lineRule="auto"/>
            <w:rPr>
              <w:rFonts w:ascii="David" w:hAnsi="David"/>
              <w:sz w:val="16"/>
              <w:szCs w:val="16"/>
              <w:rtl/>
            </w:rPr>
          </w:pPr>
        </w:p>
      </w:tc>
      <w:tc>
        <w:tcPr>
          <w:tcW w:w="1129" w:type="dxa"/>
        </w:tcPr>
        <w:p w14:paraId="42E27E01"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608CC5A"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Pr>
                  <w:rFonts w:ascii="David" w:hAnsi="David" w:hint="cs"/>
                  <w:sz w:val="20"/>
                  <w:szCs w:val="20"/>
                </w:rPr>
                <w:t>CONT-5-564</w:t>
              </w:r>
            </w:p>
          </w:tc>
        </w:sdtContent>
      </w:sdt>
    </w:tr>
    <w:tr w:rsidR="00270729" w:rsidRPr="00F9528C" w14:paraId="38CE8FE8" w14:textId="77777777" w:rsidTr="002F611D">
      <w:tc>
        <w:tcPr>
          <w:tcW w:w="753" w:type="dxa"/>
        </w:tcPr>
        <w:p w14:paraId="44667ABD"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A7F6B3F" w14:textId="77777777" w:rsidR="00270729" w:rsidRPr="00F9528C" w:rsidRDefault="00270729" w:rsidP="002F611D">
              <w:pPr>
                <w:tabs>
                  <w:tab w:val="center" w:pos="4153"/>
                  <w:tab w:val="right" w:pos="8306"/>
                </w:tabs>
                <w:spacing w:before="0" w:after="0" w:line="240" w:lineRule="auto"/>
                <w:rPr>
                  <w:rFonts w:ascii="David" w:hAnsi="David"/>
                  <w:color w:val="00B0F0"/>
                  <w:sz w:val="20"/>
                  <w:szCs w:val="20"/>
                  <w:rtl/>
                </w:rPr>
              </w:pPr>
              <w:ins w:id="43" w:author="דקל רוקבן" w:date="2021-07-12T15:19:00Z">
                <w:r>
                  <w:rPr>
                    <w:rFonts w:ascii="David" w:hAnsi="David"/>
                    <w:color w:val="00B0F0"/>
                    <w:sz w:val="20"/>
                    <w:szCs w:val="20"/>
                    <w:rtl/>
                  </w:rPr>
                  <w:t xml:space="preserve">איסר </w:t>
                </w:r>
                <w:proofErr w:type="spellStart"/>
                <w:r>
                  <w:rPr>
                    <w:rFonts w:ascii="David" w:hAnsi="David"/>
                    <w:color w:val="00B0F0"/>
                    <w:sz w:val="20"/>
                    <w:szCs w:val="20"/>
                    <w:rtl/>
                  </w:rPr>
                  <w:t>גולדיש</w:t>
                </w:r>
                <w:proofErr w:type="spellEnd"/>
                <w:r>
                  <w:rPr>
                    <w:rFonts w:ascii="David" w:hAnsi="David"/>
                    <w:color w:val="00B0F0"/>
                    <w:sz w:val="20"/>
                    <w:szCs w:val="20"/>
                    <w:rtl/>
                  </w:rPr>
                  <w:t xml:space="preserve"> מהנדסים יועצים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70729" w:rsidRPr="00F9528C" w14:paraId="39622FFD" w14:textId="77777777" w:rsidTr="002F611D">
            <w:trPr>
              <w:trHeight w:val="201"/>
            </w:trPr>
            <w:tc>
              <w:tcPr>
                <w:tcW w:w="926" w:type="dxa"/>
              </w:tcPr>
              <w:p w14:paraId="75420768"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123117A" w14:textId="77777777" w:rsidR="00270729" w:rsidRPr="00F9528C" w:rsidRDefault="00270729" w:rsidP="002F611D">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6D7DF5F"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236" w:type="dxa"/>
        </w:tcPr>
        <w:p w14:paraId="22A0F204"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1129" w:type="dxa"/>
        </w:tcPr>
        <w:p w14:paraId="13714744"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BC7BDF0" w14:textId="77777777" w:rsidR="00270729" w:rsidRPr="00F9528C" w:rsidRDefault="00270729"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270729" w:rsidRPr="00F9528C" w14:paraId="75FE56AD" w14:textId="77777777" w:rsidTr="002F611D">
      <w:trPr>
        <w:trHeight w:val="80"/>
      </w:trPr>
      <w:tc>
        <w:tcPr>
          <w:tcW w:w="753" w:type="dxa"/>
        </w:tcPr>
        <w:p w14:paraId="67738A86"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1883" w:type="dxa"/>
        </w:tcPr>
        <w:p w14:paraId="56962F50" w14:textId="77777777" w:rsidR="00270729" w:rsidRPr="00F9528C" w:rsidRDefault="00270729"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5AA1FAD6"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236" w:type="dxa"/>
        </w:tcPr>
        <w:p w14:paraId="1320B75D"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1129" w:type="dxa"/>
        </w:tcPr>
        <w:p w14:paraId="69273988"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c>
        <w:tcPr>
          <w:tcW w:w="2073" w:type="dxa"/>
        </w:tcPr>
        <w:p w14:paraId="20D712F0" w14:textId="77777777" w:rsidR="00270729" w:rsidRPr="00F9528C" w:rsidRDefault="00270729" w:rsidP="002F611D">
          <w:pPr>
            <w:tabs>
              <w:tab w:val="center" w:pos="4153"/>
              <w:tab w:val="right" w:pos="8306"/>
            </w:tabs>
            <w:spacing w:before="0" w:after="0" w:line="240" w:lineRule="auto"/>
            <w:rPr>
              <w:rFonts w:ascii="David" w:hAnsi="David"/>
              <w:sz w:val="20"/>
              <w:szCs w:val="20"/>
              <w:rtl/>
            </w:rPr>
          </w:pPr>
        </w:p>
      </w:tc>
    </w:tr>
  </w:tbl>
  <w:p w14:paraId="395034B7" w14:textId="77777777" w:rsidR="00270729" w:rsidRPr="00E3073A" w:rsidRDefault="00270729"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56A364" w14:textId="77777777" w:rsidR="00270729" w:rsidRDefault="00270729" w:rsidP="00AF234B">
      <w:pPr>
        <w:spacing w:before="0" w:after="0" w:line="240" w:lineRule="auto"/>
      </w:pPr>
      <w:r>
        <w:separator/>
      </w:r>
    </w:p>
  </w:footnote>
  <w:footnote w:type="continuationSeparator" w:id="0">
    <w:p w14:paraId="069E41C9" w14:textId="77777777" w:rsidR="00270729" w:rsidRDefault="0027072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2D316B2E" w14:textId="77777777" w:rsidR="00270729" w:rsidRDefault="00270729">
        <w:pPr>
          <w:pStyle w:val="a3"/>
          <w:jc w:val="center"/>
        </w:pPr>
        <w:r>
          <w:fldChar w:fldCharType="begin"/>
        </w:r>
        <w:r>
          <w:instrText xml:space="preserve"> PAGE   \* MERGEFORMAT </w:instrText>
        </w:r>
        <w:r>
          <w:fldChar w:fldCharType="separate"/>
        </w:r>
        <w:r w:rsidR="00CA2BE1">
          <w:rPr>
            <w:noProof/>
            <w:rtl/>
          </w:rPr>
          <w:t>9</w:t>
        </w:r>
        <w:r>
          <w:rPr>
            <w:noProof/>
          </w:rPr>
          <w:fldChar w:fldCharType="end"/>
        </w:r>
      </w:p>
    </w:sdtContent>
  </w:sdt>
  <w:p w14:paraId="5BE97FF4" w14:textId="77777777" w:rsidR="00270729" w:rsidRDefault="0027072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11634B"/>
    <w:rsid w:val="00130BD3"/>
    <w:rsid w:val="00134C85"/>
    <w:rsid w:val="00157ACB"/>
    <w:rsid w:val="001A0C3C"/>
    <w:rsid w:val="001A69D5"/>
    <w:rsid w:val="00214ACF"/>
    <w:rsid w:val="00270729"/>
    <w:rsid w:val="002F611D"/>
    <w:rsid w:val="003235F8"/>
    <w:rsid w:val="00376E23"/>
    <w:rsid w:val="003B1029"/>
    <w:rsid w:val="003B5234"/>
    <w:rsid w:val="00552E11"/>
    <w:rsid w:val="0057206A"/>
    <w:rsid w:val="005A3D56"/>
    <w:rsid w:val="0072103C"/>
    <w:rsid w:val="00762A58"/>
    <w:rsid w:val="007B54F0"/>
    <w:rsid w:val="007E40BD"/>
    <w:rsid w:val="008C64C6"/>
    <w:rsid w:val="00942177"/>
    <w:rsid w:val="009906BE"/>
    <w:rsid w:val="009D5E94"/>
    <w:rsid w:val="00AD2AC9"/>
    <w:rsid w:val="00AF234B"/>
    <w:rsid w:val="00B2329A"/>
    <w:rsid w:val="00B55126"/>
    <w:rsid w:val="00B66D2C"/>
    <w:rsid w:val="00BC51AD"/>
    <w:rsid w:val="00BE17B4"/>
    <w:rsid w:val="00C10D56"/>
    <w:rsid w:val="00C43473"/>
    <w:rsid w:val="00CA2BE1"/>
    <w:rsid w:val="00D13234"/>
    <w:rsid w:val="00D5041C"/>
    <w:rsid w:val="00E3073A"/>
    <w:rsid w:val="00E679C7"/>
    <w:rsid w:val="00E779BE"/>
    <w:rsid w:val="00EB51FD"/>
    <w:rsid w:val="00EC37B6"/>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635F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C6E03"/>
    <w:rsid w:val="006D7931"/>
    <w:rsid w:val="00794045"/>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6D8FDFD6-BD32-429A-AC87-F787CA2B8DF4}"/>
</file>

<file path=customXml/itemProps4.xml><?xml version="1.0" encoding="utf-8"?>
<ds:datastoreItem xmlns:ds="http://schemas.openxmlformats.org/officeDocument/2006/customXml" ds:itemID="{F601DE3B-7A46-419D-979D-387E8EA783F8}"/>
</file>

<file path=customXml/itemProps5.xml><?xml version="1.0" encoding="utf-8"?>
<ds:datastoreItem xmlns:ds="http://schemas.openxmlformats.org/officeDocument/2006/customXml" ds:itemID="{E345ECA0-6F69-4A03-9E39-7703445ED0AD}"/>
</file>

<file path=docProps/app.xml><?xml version="1.0" encoding="utf-8"?>
<Properties xmlns="http://schemas.openxmlformats.org/officeDocument/2006/extended-properties" xmlns:vt="http://schemas.openxmlformats.org/officeDocument/2006/docPropsVTypes">
  <Template>Normal</Template>
  <TotalTime>20</TotalTime>
  <Pages>41</Pages>
  <Words>10951</Words>
  <Characters>54760</Characters>
  <Application>Microsoft Office Word</Application>
  <DocSecurity>0</DocSecurity>
  <Lines>456</Lines>
  <Paragraphs>131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2021-07-12T12:06:00Z</dcterms:created>
  <dcterms:modified xsi:type="dcterms:W3CDTF">2021-07-12T12:26:00Z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b1f137c4-ac25-40ab-8ae3-17667fd92c7c</vt:lpwstr>
  </property>
</Properties>
</file>