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9A0AFD" w14:textId="77777777" w:rsidR="00232692" w:rsidRPr="00232692" w:rsidRDefault="00232692" w:rsidP="00663022">
      <w:pPr>
        <w:spacing w:before="0" w:beforeAutospacing="0" w:after="0" w:afterAutospacing="0" w:line="240" w:lineRule="auto"/>
        <w:rPr>
          <w:rFonts w:ascii="Times New Roman" w:eastAsia="Times New Roman" w:hAnsi="Times New Roman" w:cs="David"/>
          <w:b/>
          <w:bCs/>
          <w:i/>
          <w:iCs/>
          <w:sz w:val="42"/>
          <w:szCs w:val="30"/>
          <w:u w:val="single"/>
          <w:rtl/>
          <w:lang w:eastAsia="he-IL"/>
        </w:rPr>
      </w:pPr>
      <w:bookmarkStart w:id="0" w:name="_GoBack"/>
    </w:p>
    <w:bookmarkEnd w:id="0"/>
    <w:p w14:paraId="1CA471D1"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BAF139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368FC90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451FA92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r w:rsidRPr="00232692">
        <w:rPr>
          <w:rFonts w:ascii="Times New Roman" w:eastAsia="Times New Roman" w:hAnsi="Times New Roman" w:cs="David"/>
          <w:b/>
          <w:bCs/>
          <w:noProof/>
          <w:sz w:val="42"/>
          <w:szCs w:val="30"/>
        </w:rPr>
        <w:drawing>
          <wp:inline distT="0" distB="0" distL="0" distR="0" wp14:anchorId="07E7C329" wp14:editId="6136B31D">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AA8D29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p>
    <w:p w14:paraId="69A40F7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5F27145"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0F03583"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A41CD7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hint="cs"/>
          <w:b/>
          <w:bCs/>
          <w:sz w:val="42"/>
          <w:szCs w:val="30"/>
          <w:u w:val="single"/>
          <w:rtl/>
          <w:lang w:eastAsia="he-IL"/>
        </w:rPr>
        <w:t xml:space="preserve">חוזה </w:t>
      </w:r>
      <w:r w:rsidR="00380332">
        <w:rPr>
          <w:rFonts w:ascii="Times New Roman" w:eastAsia="Times New Roman" w:hAnsi="Times New Roman" w:cs="David" w:hint="cs"/>
          <w:b/>
          <w:bCs/>
          <w:sz w:val="42"/>
          <w:szCs w:val="30"/>
          <w:u w:val="single"/>
          <w:rtl/>
          <w:lang w:eastAsia="he-IL"/>
        </w:rPr>
        <w:t xml:space="preserve">יועץ </w:t>
      </w:r>
      <w:r w:rsidRPr="00232692">
        <w:rPr>
          <w:rFonts w:ascii="Times New Roman" w:eastAsia="Times New Roman" w:hAnsi="Times New Roman" w:cs="David" w:hint="cs"/>
          <w:b/>
          <w:bCs/>
          <w:sz w:val="42"/>
          <w:szCs w:val="30"/>
          <w:u w:val="single"/>
          <w:rtl/>
          <w:lang w:eastAsia="he-IL"/>
        </w:rPr>
        <w:t>פינוי אשפה</w:t>
      </w:r>
    </w:p>
    <w:p w14:paraId="39731C4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0109A6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800F7C6" w14:textId="77777777" w:rsidR="00811209" w:rsidRPr="00776496" w:rsidRDefault="00811209" w:rsidP="0081120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2E5F45"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380E707B5014AE8994A54E47D30C4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609829A" w14:textId="77777777" w:rsidR="00811209" w:rsidRPr="00B27B4C" w:rsidRDefault="00F84EB2"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דקל רוקבן" w:date="2021-11-21T11:35:00Z">
            <w:r>
              <w:rPr>
                <w:rFonts w:ascii="Times New Roman" w:eastAsia="Times New Roman" w:hAnsi="Times New Roman" w:cs="David"/>
                <w:bCs/>
                <w:sz w:val="32"/>
                <w:szCs w:val="32"/>
                <w:u w:val="single"/>
                <w:rtl/>
                <w:lang w:eastAsia="he-IL"/>
              </w:rPr>
              <w:t>נתניה - מגרש 1409</w:t>
            </w:r>
          </w:ins>
        </w:p>
      </w:sdtContent>
    </w:sdt>
    <w:p w14:paraId="65E4320C"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B7886B97CB1401DB32408C15B12DA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E60E9F8"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66FCD9B6"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38F675"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53AA1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DB1080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3B8EB071"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C13B11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A7DE1F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A52076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7F322B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587523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36B023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0B40F53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60AF9E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E22912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F27446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0782F4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4DBBC84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7FE6EC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6EDC51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AAE6DD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0B9190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801799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BA3105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9B6BC0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2597F36" w14:textId="77777777" w:rsid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E722CE1" w14:textId="77777777" w:rsidR="00811209" w:rsidRPr="00232692"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D30B418" w14:textId="77777777" w:rsidR="00811209" w:rsidRDefault="00811209" w:rsidP="00811209">
      <w:pPr>
        <w:spacing w:before="0" w:beforeAutospacing="0" w:after="0" w:afterAutospacing="0" w:line="240" w:lineRule="auto"/>
        <w:rPr>
          <w:rFonts w:ascii="Times New Roman" w:eastAsia="Times New Roman" w:hAnsi="Times New Roman" w:cs="David"/>
          <w:b/>
          <w:bCs/>
          <w:sz w:val="42"/>
          <w:szCs w:val="30"/>
          <w:u w:val="single"/>
          <w:rtl/>
          <w:lang w:eastAsia="he-IL"/>
        </w:rPr>
      </w:pPr>
    </w:p>
    <w:p w14:paraId="4079B60A" w14:textId="77777777" w:rsidR="00232692" w:rsidRPr="00232692" w:rsidRDefault="00232692" w:rsidP="00811209">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b/>
          <w:bCs/>
          <w:sz w:val="42"/>
          <w:szCs w:val="30"/>
          <w:u w:val="single"/>
          <w:rtl/>
          <w:lang w:eastAsia="he-IL"/>
        </w:rPr>
        <w:lastRenderedPageBreak/>
        <w:t>ח ו ז ה</w:t>
      </w:r>
      <w:r w:rsidR="00811209">
        <w:rPr>
          <w:rFonts w:ascii="Times New Roman" w:eastAsia="Times New Roman" w:hAnsi="Times New Roman" w:cs="David" w:hint="cs"/>
          <w:b/>
          <w:bCs/>
          <w:sz w:val="42"/>
          <w:szCs w:val="30"/>
          <w:u w:val="single"/>
          <w:rtl/>
          <w:lang w:eastAsia="he-IL"/>
        </w:rPr>
        <w:t xml:space="preserve"> יועץ פינוי אפה</w:t>
      </w:r>
    </w:p>
    <w:p w14:paraId="184975C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537119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שנערך ונחתם בתאריך </w:t>
      </w:r>
      <w:sdt>
        <w:sdtPr>
          <w:rPr>
            <w:rFonts w:ascii="Times New Roman" w:eastAsia="Times New Roman" w:hAnsi="Times New Roman" w:cs="David"/>
            <w:color w:val="0000FF"/>
            <w:sz w:val="26"/>
            <w:szCs w:val="24"/>
            <w:rtl/>
          </w:rPr>
          <w:alias w:val="תאריך חתימת חוזה"/>
          <w:tag w:val="cntSignDate"/>
          <w:id w:val="989608301"/>
          <w:placeholder>
            <w:docPart w:val="A878AB63E8C94DC69CC73EA54AACCA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6-01T00:00:00Z">
            <w:dateFormat w:val="dd/MM/yyyy"/>
            <w:lid w:val="he-IL"/>
            <w:storeMappedDataAs w:val="dateTime"/>
            <w:calendar w:val="gregorian"/>
          </w:date>
        </w:sdtPr>
        <w:sdtEndPr/>
        <w:sdtContent>
          <w:ins w:id="2" w:author="דקל רוקבן" w:date="2021-11-21T11:35:00Z">
            <w:r w:rsidR="00F84EB2">
              <w:rPr>
                <w:rFonts w:ascii="Times New Roman" w:eastAsia="Times New Roman" w:hAnsi="Times New Roman" w:cs="David" w:hint="cs"/>
                <w:color w:val="0000FF"/>
                <w:sz w:val="26"/>
                <w:szCs w:val="24"/>
                <w:rtl/>
              </w:rPr>
              <w:t>‏01/06/2021</w:t>
            </w:r>
          </w:ins>
        </w:sdtContent>
      </w:sdt>
    </w:p>
    <w:p w14:paraId="3CAB2C6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p>
    <w:p w14:paraId="0DD2E44E"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p>
    <w:p w14:paraId="6E8D2DFE"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r w:rsidRPr="00232692">
        <w:rPr>
          <w:rFonts w:ascii="Times New Roman" w:eastAsia="Times New Roman" w:hAnsi="Times New Roman" w:cs="David"/>
          <w:b/>
          <w:bCs/>
          <w:sz w:val="26"/>
          <w:szCs w:val="24"/>
          <w:rtl/>
          <w:lang w:eastAsia="he-IL"/>
        </w:rPr>
        <w:t>ב  י  ן</w:t>
      </w:r>
    </w:p>
    <w:sdt>
      <w:sdtPr>
        <w:rPr>
          <w:rFonts w:ascii="Times New Roman" w:eastAsia="Times New Roman" w:hAnsi="Times New Roman" w:cs="David"/>
          <w:sz w:val="20"/>
          <w:szCs w:val="20"/>
          <w:lang w:eastAsia="he-IL"/>
        </w:rPr>
        <w:alias w:val="צד א בחוזה"/>
        <w:tag w:val="cntTzadA"/>
        <w:id w:val="198597740"/>
        <w:placeholder>
          <w:docPart w:val="45F3D2453BFC496F9B97BECFDBAFA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92A692D" w14:textId="77777777" w:rsidR="00232692" w:rsidRPr="00232692" w:rsidRDefault="00F84EB2" w:rsidP="00811209">
          <w:pPr>
            <w:bidi w:val="0"/>
            <w:spacing w:before="0" w:beforeAutospacing="0" w:after="0" w:afterAutospacing="0" w:line="240" w:lineRule="auto"/>
            <w:jc w:val="center"/>
            <w:rPr>
              <w:rFonts w:ascii="Times New Roman" w:eastAsia="Times New Roman" w:hAnsi="Times New Roman" w:cs="David"/>
              <w:sz w:val="20"/>
              <w:szCs w:val="20"/>
              <w:rtl/>
              <w:lang w:eastAsia="he-IL"/>
            </w:rPr>
          </w:pPr>
          <w:ins w:id="3" w:author="דקל רוקבן" w:date="2021-11-21T11:36:00Z">
            <w:r>
              <w:rPr>
                <w:rFonts w:ascii="Times New Roman" w:eastAsia="Times New Roman" w:hAnsi="Times New Roman" w:cs="David"/>
                <w:sz w:val="20"/>
                <w:szCs w:val="20"/>
                <w:lang w:eastAsia="he-IL"/>
              </w:rPr>
              <w:br/>
            </w:r>
            <w:r>
              <w:rPr>
                <w:rFonts w:ascii="Times New Roman" w:eastAsia="Times New Roman" w:hAnsi="Times New Roman" w:cs="David"/>
                <w:sz w:val="20"/>
                <w:szCs w:val="20"/>
                <w:rtl/>
                <w:lang w:eastAsia="he-IL"/>
              </w:rPr>
              <w:t>אפריקה ישראל מגורים בע"מ</w:t>
            </w:r>
            <w:r>
              <w:rPr>
                <w:rFonts w:ascii="Times New Roman" w:eastAsia="Times New Roman" w:hAnsi="Times New Roman" w:cs="David"/>
                <w:sz w:val="20"/>
                <w:szCs w:val="20"/>
                <w:rtl/>
                <w:lang w:eastAsia="he-IL"/>
              </w:rPr>
              <w:br/>
              <w:t>יוני נתניהו 1 ג' אור יהודה</w:t>
            </w:r>
            <w:r>
              <w:rPr>
                <w:rFonts w:ascii="Times New Roman" w:eastAsia="Times New Roman" w:hAnsi="Times New Roman" w:cs="David"/>
                <w:sz w:val="20"/>
                <w:szCs w:val="20"/>
                <w:rtl/>
                <w:lang w:eastAsia="he-IL"/>
              </w:rPr>
              <w:br/>
              <w:t>מ.ז 52-003476-0</w:t>
            </w:r>
            <w:r>
              <w:rPr>
                <w:rFonts w:ascii="Times New Roman" w:eastAsia="Times New Roman" w:hAnsi="Times New Roman" w:cs="David"/>
                <w:sz w:val="20"/>
                <w:szCs w:val="20"/>
                <w:rtl/>
                <w:lang w:eastAsia="he-IL"/>
              </w:rPr>
              <w:br/>
            </w:r>
          </w:ins>
        </w:p>
      </w:sdtContent>
    </w:sdt>
    <w:p w14:paraId="2B11BF96" w14:textId="77777777" w:rsidR="00232692" w:rsidRPr="00232692" w:rsidRDefault="00232692" w:rsidP="00232692">
      <w:pPr>
        <w:spacing w:before="0" w:beforeAutospacing="0" w:after="0" w:afterAutospacing="0" w:line="240" w:lineRule="auto"/>
        <w:rPr>
          <w:rFonts w:ascii="Times New Roman" w:eastAsia="Times New Roman" w:hAnsi="Times New Roman" w:cs="David"/>
          <w:b/>
          <w:bCs/>
          <w:color w:val="0000FF"/>
          <w:sz w:val="26"/>
          <w:szCs w:val="24"/>
          <w:rtl/>
        </w:rPr>
      </w:pPr>
    </w:p>
    <w:p w14:paraId="62EFA7F8" w14:textId="77777777" w:rsidR="00232692" w:rsidRPr="00232692" w:rsidRDefault="00232692" w:rsidP="00232692">
      <w:pPr>
        <w:tabs>
          <w:tab w:val="left" w:pos="2552"/>
        </w:tabs>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(להלן:</w:t>
      </w:r>
      <w:r w:rsidRPr="00232692">
        <w:rPr>
          <w:rFonts w:ascii="Times New Roman" w:eastAsia="Times New Roman" w:hAnsi="Times New Roman" w:cs="David"/>
          <w:b/>
          <w:bCs/>
          <w:sz w:val="26"/>
          <w:szCs w:val="24"/>
          <w:rtl/>
          <w:lang w:eastAsia="he-IL"/>
        </w:rPr>
        <w:t xml:space="preserve"> "המזמינה"</w:t>
      </w:r>
      <w:r w:rsidRPr="00232692">
        <w:rPr>
          <w:rFonts w:ascii="Times New Roman" w:eastAsia="Times New Roman" w:hAnsi="Times New Roman" w:cs="David"/>
          <w:sz w:val="26"/>
          <w:szCs w:val="24"/>
          <w:rtl/>
          <w:lang w:eastAsia="he-IL"/>
        </w:rPr>
        <w:t>)</w:t>
      </w:r>
    </w:p>
    <w:p w14:paraId="1F0BC411"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216D740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אחד</w:t>
      </w:r>
      <w:r w:rsidRPr="00232692">
        <w:rPr>
          <w:rFonts w:ascii="Times New Roman" w:eastAsia="Times New Roman" w:hAnsi="Times New Roman" w:cs="David"/>
          <w:sz w:val="26"/>
          <w:szCs w:val="24"/>
          <w:rtl/>
          <w:lang w:eastAsia="he-IL"/>
        </w:rPr>
        <w:t>;</w:t>
      </w:r>
    </w:p>
    <w:p w14:paraId="7F08FEB1"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171FB773" w14:textId="77777777" w:rsid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  ב  י  ן</w:t>
      </w:r>
    </w:p>
    <w:p w14:paraId="36CD8707" w14:textId="77777777" w:rsidR="00B44D6B" w:rsidRDefault="00B44D6B" w:rsidP="00232692">
      <w:pPr>
        <w:spacing w:before="0" w:beforeAutospacing="0" w:after="0" w:afterAutospacing="0" w:line="240" w:lineRule="auto"/>
        <w:jc w:val="center"/>
        <w:rPr>
          <w:rFonts w:ascii="Times New Roman" w:eastAsia="Times New Roman" w:hAnsi="Times New Roman" w:cs="David"/>
          <w:sz w:val="26"/>
          <w:szCs w:val="24"/>
          <w:rtl/>
          <w:lang w:eastAsia="he-IL"/>
        </w:rPr>
      </w:pPr>
    </w:p>
    <w:sdt>
      <w:sdtPr>
        <w:rPr>
          <w:rStyle w:val="a7"/>
          <w:color w:val="00B0F0"/>
          <w:rtl/>
        </w:rPr>
        <w:alias w:val="צדדים נוספים"/>
        <w:tag w:val="cntTzadB_x002C__x0020_cntTzadC_x002C__x0020_cntTzadD"/>
        <w:id w:val="-1976448273"/>
        <w:placeholder>
          <w:docPart w:val="DBB06B05FBE544BF999028943BA3AB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p w14:paraId="05C1DFA1" w14:textId="77777777" w:rsidR="00B44D6B" w:rsidRPr="00232692" w:rsidRDefault="00B44D6B" w:rsidP="00232692">
          <w:pPr>
            <w:spacing w:before="0" w:beforeAutospacing="0" w:after="0" w:afterAutospacing="0" w:line="240" w:lineRule="auto"/>
            <w:jc w:val="center"/>
            <w:rPr>
              <w:rFonts w:ascii="Times New Roman" w:eastAsia="Times New Roman" w:hAnsi="Times New Roman" w:cs="David"/>
              <w:sz w:val="26"/>
              <w:szCs w:val="24"/>
              <w:rtl/>
              <w:lang w:eastAsia="he-IL"/>
            </w:rPr>
          </w:pPr>
          <w:del w:id="4" w:author="דקל רוקבן" w:date="2021-11-21T11:39:00Z">
            <w:r w:rsidRPr="00B44D6B" w:rsidDel="00F84EB2">
              <w:rPr>
                <w:rStyle w:val="a7"/>
                <w:rFonts w:hint="cs"/>
                <w:color w:val="00B0F0"/>
                <w:rtl/>
              </w:rPr>
              <w:delText>[צדדים נוספים]</w:delText>
            </w:r>
          </w:del>
          <w:ins w:id="5" w:author="דקל רוקבן" w:date="2021-11-21T11:39:00Z">
            <w:r w:rsidR="00F84EB2">
              <w:rPr>
                <w:rStyle w:val="a7"/>
                <w:rFonts w:hint="cs"/>
                <w:color w:val="00B0F0"/>
                <w:rtl/>
              </w:rPr>
              <w:t>[צדדים נוספים]</w:t>
            </w:r>
            <w:r w:rsidR="00F84EB2">
              <w:rPr>
                <w:rStyle w:val="a7"/>
                <w:rFonts w:hint="cs"/>
                <w:color w:val="00B0F0"/>
                <w:rtl/>
              </w:rPr>
              <w:br/>
              <w:t>סיסטמה הנדסת הסביבה בע"מ</w:t>
            </w:r>
            <w:r w:rsidR="00F84EB2">
              <w:rPr>
                <w:rStyle w:val="a7"/>
                <w:rFonts w:hint="cs"/>
                <w:color w:val="00B0F0"/>
                <w:rtl/>
              </w:rPr>
              <w:br/>
            </w:r>
            <w:r w:rsidR="00F84EB2">
              <w:rPr>
                <w:rStyle w:val="a7"/>
                <w:rFonts w:hint="cs"/>
                <w:color w:val="00B0F0"/>
                <w:rtl/>
              </w:rPr>
              <w:br/>
            </w:r>
          </w:ins>
        </w:p>
      </w:sdtContent>
    </w:sdt>
    <w:p w14:paraId="79ACCCEC" w14:textId="77777777" w:rsidR="00232692" w:rsidRPr="00232692" w:rsidRDefault="00B44D6B" w:rsidP="00232692">
      <w:pPr>
        <w:tabs>
          <w:tab w:val="left" w:pos="2552"/>
        </w:tabs>
        <w:spacing w:before="0" w:beforeAutospacing="0" w:after="0" w:afterAutospacing="0" w:line="240" w:lineRule="auto"/>
        <w:jc w:val="center"/>
        <w:rPr>
          <w:rFonts w:ascii="Times New Roman" w:eastAsia="Times New Roman" w:hAnsi="Times New Roman" w:cs="David"/>
          <w:sz w:val="20"/>
          <w:szCs w:val="24"/>
          <w:rtl/>
          <w:lang w:eastAsia="he-IL"/>
        </w:rPr>
      </w:pPr>
      <w:r w:rsidRPr="00232692" w:rsidDel="00B44D6B">
        <w:rPr>
          <w:rFonts w:ascii="Times New Roman" w:eastAsia="Times New Roman" w:hAnsi="Times New Roman" w:cs="David"/>
          <w:b/>
          <w:bCs/>
          <w:sz w:val="26"/>
          <w:szCs w:val="24"/>
          <w:rtl/>
        </w:rPr>
        <w:t xml:space="preserve"> </w:t>
      </w:r>
      <w:r w:rsidR="00232692" w:rsidRPr="00232692">
        <w:rPr>
          <w:rFonts w:ascii="Times New Roman" w:eastAsia="Times New Roman" w:hAnsi="Times New Roman" w:cs="David"/>
          <w:sz w:val="26"/>
          <w:szCs w:val="24"/>
          <w:rtl/>
          <w:lang w:eastAsia="he-IL"/>
        </w:rPr>
        <w:t xml:space="preserve">(להלן: </w:t>
      </w:r>
      <w:r w:rsidR="00232692" w:rsidRPr="00232692">
        <w:rPr>
          <w:rFonts w:ascii="Times New Roman" w:eastAsia="Times New Roman" w:hAnsi="Times New Roman" w:cs="David"/>
          <w:b/>
          <w:bCs/>
          <w:sz w:val="26"/>
          <w:szCs w:val="24"/>
          <w:rtl/>
          <w:lang w:eastAsia="he-IL"/>
        </w:rPr>
        <w:t>"היועץ"</w:t>
      </w:r>
      <w:r w:rsidR="00232692" w:rsidRPr="00232692">
        <w:rPr>
          <w:rFonts w:ascii="Times New Roman" w:eastAsia="Times New Roman" w:hAnsi="Times New Roman" w:cs="David"/>
          <w:sz w:val="26"/>
          <w:szCs w:val="24"/>
          <w:rtl/>
          <w:lang w:eastAsia="he-IL"/>
        </w:rPr>
        <w:t>)</w:t>
      </w:r>
    </w:p>
    <w:p w14:paraId="753E64BB"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75AB427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שני</w:t>
      </w:r>
      <w:r w:rsidRPr="00232692">
        <w:rPr>
          <w:rFonts w:ascii="Times New Roman" w:eastAsia="Times New Roman" w:hAnsi="Times New Roman" w:cs="David"/>
          <w:sz w:val="26"/>
          <w:szCs w:val="24"/>
          <w:rtl/>
          <w:lang w:eastAsia="he-IL"/>
        </w:rPr>
        <w:t>;</w:t>
      </w:r>
    </w:p>
    <w:p w14:paraId="46216B54"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0B1F53DB"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הואיל</w:t>
      </w:r>
      <w:r w:rsidRPr="00232692">
        <w:rPr>
          <w:rFonts w:ascii="Times New Roman" w:eastAsia="Times New Roman" w:hAnsi="Times New Roman" w:cs="David"/>
          <w:sz w:val="26"/>
          <w:szCs w:val="24"/>
          <w:rtl/>
          <w:lang w:eastAsia="he-IL"/>
        </w:rPr>
        <w:tab/>
        <w:t xml:space="preserve">והמזמינה מעוניינת לקבל שירותים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ב</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(להלן: </w:t>
      </w:r>
      <w:r w:rsidRPr="00232692">
        <w:rPr>
          <w:rFonts w:ascii="Times New Roman" w:eastAsia="Times New Roman" w:hAnsi="Times New Roman" w:cs="David"/>
          <w:b/>
          <w:bCs/>
          <w:sz w:val="26"/>
          <w:szCs w:val="24"/>
          <w:rtl/>
          <w:lang w:eastAsia="he-IL"/>
        </w:rPr>
        <w:t>"השירותים"</w:t>
      </w:r>
      <w:r w:rsidRPr="00232692">
        <w:rPr>
          <w:rFonts w:ascii="Times New Roman" w:eastAsia="Times New Roman" w:hAnsi="Times New Roman" w:cs="David"/>
          <w:sz w:val="26"/>
          <w:szCs w:val="24"/>
          <w:rtl/>
          <w:lang w:eastAsia="he-IL"/>
        </w:rPr>
        <w:t>);</w:t>
      </w:r>
    </w:p>
    <w:p w14:paraId="4BE09FF8"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0365DBC4"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והיועץ מצהיר כי הינו בעל הידע המקצועי, המומחיות והניסיון הדרושים לשם אספקת השירותים;</w:t>
      </w:r>
    </w:p>
    <w:p w14:paraId="75ACAC8A"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7C642F21"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והמזמינה מעוניינת לקבל את השירותים מהיועץ והיועץ מעוניין לספקם למזמינה בתנאים המפורטים בהוראות חוזה זה להלן;</w:t>
      </w:r>
    </w:p>
    <w:p w14:paraId="2A70EEB7"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4982A158" w14:textId="77777777" w:rsidR="00232692" w:rsidRPr="00232692" w:rsidRDefault="00232692" w:rsidP="00232692">
      <w:pPr>
        <w:spacing w:before="0" w:beforeAutospacing="0" w:after="0" w:afterAutospacing="0" w:line="240" w:lineRule="auto"/>
        <w:ind w:left="900" w:hanging="900"/>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לפיכך הוסכם הותנה והוצהר בין הצדדים כדלקמן:</w:t>
      </w:r>
    </w:p>
    <w:p w14:paraId="33749605"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1AAC0A9F"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מבוא</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המבוא לחוזה זה מהווה חלק בלתי נפרד ממנו.</w:t>
      </w:r>
    </w:p>
    <w:p w14:paraId="55203034" w14:textId="77777777" w:rsidR="00232692" w:rsidRPr="00232692" w:rsidRDefault="00232692" w:rsidP="00232692">
      <w:pPr>
        <w:spacing w:before="0" w:beforeAutospacing="0" w:after="0" w:afterAutospacing="0" w:line="240" w:lineRule="auto"/>
        <w:ind w:left="540"/>
        <w:jc w:val="both"/>
        <w:rPr>
          <w:rFonts w:ascii="Times New Roman" w:eastAsia="Times New Roman" w:hAnsi="Times New Roman" w:cs="David"/>
          <w:sz w:val="26"/>
          <w:szCs w:val="24"/>
          <w:rtl/>
          <w:lang w:eastAsia="he-IL"/>
        </w:rPr>
      </w:pPr>
    </w:p>
    <w:p w14:paraId="4EE62ECE"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הצהרות היועץ</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t>היועץ מצהיר כדלקמן:</w:t>
      </w:r>
    </w:p>
    <w:p w14:paraId="6F9E6E99"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6"/>
          <w:szCs w:val="24"/>
          <w:lang w:eastAsia="he-IL"/>
        </w:rPr>
      </w:pPr>
    </w:p>
    <w:p w14:paraId="2C05D4A6"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כי הוא מכיר ויודע את כל הנדרש למטרת בצוע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רותים  וכי </w:t>
      </w:r>
      <w:r w:rsidRPr="00232692">
        <w:rPr>
          <w:rFonts w:ascii="Times New Roman" w:eastAsia="Times New Roman" w:hAnsi="Times New Roman" w:cs="David"/>
          <w:sz w:val="26"/>
          <w:szCs w:val="24"/>
          <w:rtl/>
          <w:lang w:eastAsia="he-IL"/>
        </w:rPr>
        <w:t>הינו בעל הידע, הנ</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סיון, הכישורים, האמצעים והר</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שיונות הנדרשים על פי כל דין וכ</w:t>
      </w:r>
      <w:r w:rsidRPr="00232692">
        <w:rPr>
          <w:rFonts w:ascii="Times New Roman" w:eastAsia="Times New Roman" w:hAnsi="Times New Roman" w:cs="David" w:hint="cs"/>
          <w:sz w:val="26"/>
          <w:szCs w:val="24"/>
          <w:rtl/>
          <w:lang w:eastAsia="he-IL"/>
        </w:rPr>
        <w:t>ו</w:t>
      </w:r>
      <w:r w:rsidRPr="00232692">
        <w:rPr>
          <w:rFonts w:ascii="Times New Roman" w:eastAsia="Times New Roman" w:hAnsi="Times New Roman" w:cs="David"/>
          <w:sz w:val="26"/>
          <w:szCs w:val="24"/>
          <w:rtl/>
          <w:lang w:eastAsia="he-IL"/>
        </w:rPr>
        <w:t xml:space="preserve">ח האדם המתאים, </w:t>
      </w:r>
      <w:r w:rsidRPr="00232692">
        <w:rPr>
          <w:rFonts w:ascii="Times New Roman" w:eastAsia="Times New Roman" w:hAnsi="Times New Roman" w:cs="David"/>
          <w:sz w:val="20"/>
          <w:szCs w:val="24"/>
          <w:rtl/>
          <w:lang w:eastAsia="he-IL"/>
        </w:rPr>
        <w:t>המאפשרים לו לבצע השירותים ברמה מקצועית גבוהה ובהתאם למותנה בחוזה זה</w:t>
      </w:r>
      <w:r w:rsidRPr="00232692">
        <w:rPr>
          <w:rFonts w:ascii="Times New Roman" w:eastAsia="Times New Roman" w:hAnsi="Times New Roman" w:cs="David"/>
          <w:sz w:val="26"/>
          <w:szCs w:val="24"/>
          <w:rtl/>
          <w:lang w:eastAsia="he-IL"/>
        </w:rPr>
        <w:t>.</w:t>
      </w:r>
    </w:p>
    <w:p w14:paraId="76BBC1E3"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lang w:eastAsia="he-IL"/>
        </w:rPr>
      </w:pPr>
    </w:p>
    <w:p w14:paraId="1C0A1CA6"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יספק את השירותים באופן אישי ורצוף, בצורה היעילה ובמיומנות מקצועית גבוהה ויקדיש כל הזמן שיידרש לשם כך  - הכל לשביעות רצון המזמינה.</w:t>
      </w:r>
    </w:p>
    <w:p w14:paraId="4AF9D775"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6DCB8475"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כי לא יגבה שכר ו/או עמלה ו/או תשלום כלשהו, בין באופן ישיר ובין באופן עקיף, מצד שלישי אחר כלשהו שיש לו נגיעה למושא השירותים. </w:t>
      </w:r>
    </w:p>
    <w:p w14:paraId="33A57E5B"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lang w:eastAsia="he-IL"/>
        </w:rPr>
      </w:pPr>
    </w:p>
    <w:p w14:paraId="6EED3AA7"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אין כל מניעה בין בדין ובין בחוזה, המונעת או מגבילה את התקשרותו בחוזה זה.</w:t>
      </w:r>
    </w:p>
    <w:p w14:paraId="1DF01174"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1DDA617D"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b/>
          <w:bCs/>
          <w:sz w:val="26"/>
          <w:szCs w:val="24"/>
          <w:u w:val="single"/>
          <w:rtl/>
          <w:lang w:eastAsia="he-IL"/>
        </w:rPr>
      </w:pPr>
      <w:r w:rsidRPr="00232692">
        <w:rPr>
          <w:rFonts w:ascii="Times New Roman" w:eastAsia="Times New Roman" w:hAnsi="Times New Roman" w:cs="David"/>
          <w:b/>
          <w:bCs/>
          <w:sz w:val="26"/>
          <w:szCs w:val="24"/>
          <w:u w:val="single"/>
          <w:rtl/>
          <w:lang w:eastAsia="he-IL"/>
        </w:rPr>
        <w:t>לוחות זמנים</w:t>
      </w:r>
    </w:p>
    <w:p w14:paraId="5DDAC3C9" w14:textId="77777777" w:rsidR="00232692" w:rsidRPr="00232692" w:rsidRDefault="00232692" w:rsidP="00232692">
      <w:pPr>
        <w:spacing w:before="0" w:beforeAutospacing="0" w:after="0" w:afterAutospacing="0" w:line="240" w:lineRule="auto"/>
        <w:ind w:left="567" w:right="567"/>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lastRenderedPageBreak/>
        <w:t xml:space="preserve">היועץ מתחייב להשלים את שרותי היועץ במועדים כמפורט בנספח </w:t>
      </w:r>
      <w:r w:rsidRPr="00232692">
        <w:rPr>
          <w:rFonts w:ascii="Times New Roman" w:eastAsia="Times New Roman" w:hAnsi="Times New Roman" w:cs="David" w:hint="cs"/>
          <w:sz w:val="26"/>
          <w:szCs w:val="24"/>
          <w:rtl/>
          <w:lang w:eastAsia="he-IL"/>
        </w:rPr>
        <w:t>ג</w:t>
      </w:r>
      <w:r w:rsidRPr="00232692">
        <w:rPr>
          <w:rFonts w:ascii="Times New Roman" w:eastAsia="Times New Roman" w:hAnsi="Times New Roman" w:cs="David"/>
          <w:sz w:val="26"/>
          <w:szCs w:val="24"/>
          <w:rtl/>
          <w:lang w:eastAsia="he-IL"/>
        </w:rPr>
        <w:t>'.</w:t>
      </w:r>
    </w:p>
    <w:p w14:paraId="2C95EBE2"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0E870C3B" w14:textId="77777777" w:rsidR="00B44D6B" w:rsidRDefault="00B44D6B"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6DECDFB7" w14:textId="77777777" w:rsidR="00B44D6B" w:rsidRPr="00232692" w:rsidRDefault="00B44D6B"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334F56BC"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05BF2977" w14:textId="77777777" w:rsidR="00811209" w:rsidRPr="00232692" w:rsidRDefault="00811209"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11A6726E"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התמורה</w:t>
      </w:r>
    </w:p>
    <w:p w14:paraId="3980A247"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בתמורה למתן הש</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רותים כאמור בחוזה זה, במלואם ובמועדם, תשלם המזמינה ליועץ שכר טרחה בשיעורים, במועדים ובתנאים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ד</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לחוזה זה (להלן: </w:t>
      </w:r>
      <w:r w:rsidRPr="00232692">
        <w:rPr>
          <w:rFonts w:ascii="Times New Roman" w:eastAsia="Times New Roman" w:hAnsi="Times New Roman" w:cs="David"/>
          <w:b/>
          <w:bCs/>
          <w:sz w:val="26"/>
          <w:szCs w:val="24"/>
          <w:rtl/>
          <w:lang w:eastAsia="he-IL"/>
        </w:rPr>
        <w:t>"התמורה"</w:t>
      </w:r>
      <w:r w:rsidRPr="00232692">
        <w:rPr>
          <w:rFonts w:ascii="Times New Roman" w:eastAsia="Times New Roman" w:hAnsi="Times New Roman" w:cs="David"/>
          <w:sz w:val="26"/>
          <w:szCs w:val="24"/>
          <w:rtl/>
          <w:lang w:eastAsia="he-IL"/>
        </w:rPr>
        <w:t>).</w:t>
      </w:r>
    </w:p>
    <w:p w14:paraId="16DE601A"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lang w:eastAsia="he-IL"/>
        </w:rPr>
      </w:pPr>
    </w:p>
    <w:p w14:paraId="6C1984E8"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0"/>
          <w:szCs w:val="24"/>
          <w:rtl/>
          <w:lang w:eastAsia="he-IL"/>
        </w:rPr>
        <w:t xml:space="preserve">אין באישור ו/או בתשלום התמורה עפ"י חוזה זה או כל חלק ממנה, משום אישור כלשהו מצד המזמינה לגבי עצם בצוע שירותי היועץ ו/או טיבם ו/או הסכום המגיע ליועץ. </w:t>
      </w:r>
    </w:p>
    <w:p w14:paraId="2A0CB2B7"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4430E8D4"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 xml:space="preserve">מוסכם במפורש כי התמורה המפורטת והמוגדרת במפורש בנספח </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hint="cs"/>
          <w:b/>
          <w:bCs/>
          <w:sz w:val="20"/>
          <w:szCs w:val="24"/>
          <w:rtl/>
          <w:lang w:eastAsia="he-IL"/>
        </w:rPr>
        <w:t>ד</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sz w:val="20"/>
          <w:szCs w:val="24"/>
          <w:rtl/>
          <w:lang w:eastAsia="he-IL"/>
        </w:rPr>
        <w:t xml:space="preserve"> היא סופית ומוחלטת, והיועץ לא יהיה זכאי לשום תוספת מסיבת הימשכות תקופת מתן השירותים מעל למצופה ו/או בשל שינויים מכל סוג אחר שיתעוררו עד להשלמת ביצוע השירותים.</w:t>
      </w:r>
    </w:p>
    <w:p w14:paraId="2360D865"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555A6A30"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המע"מ בגין התמורה ישולם ליועץ כנגד המצאת חשבונית מס כדין ערוכה על שם המזמינה.</w:t>
      </w:r>
    </w:p>
    <w:p w14:paraId="08A8A8EE"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49655EBE"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תנאים מקדמיים לביצוע תשלום כלשהו ע"ח התמורה ע"י המזמינה הינם המצאת אישור רשמי על שם היועץ בדבר ניהול ספרים כדין, כנדרש בחוק, וכן המצאת חשבונית מס כדין בסכום המתאים. כמו כן ככל שהיועץ לא ימציא למזמינה אישור תקף בדבר פטור מניכוי מס במקור, קודם לביצוע כל תשלום ע"ח התמורה, ינוכה מס במקור כדין, מכל סכום ע"ח התמורה שישולם ע"י המזמינה. למען הסר ספק מובהר ומוסכם כי המצאת אישור בדבר ניכוי המס במקור, תיחשב כביצוע תשלום של המזמינה ע"ח התמורה בגובה הסכום הנקוב באישור.</w:t>
      </w:r>
    </w:p>
    <w:p w14:paraId="50F08646"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365C10CF"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מעמד היועץ כקבלן בלבד</w:t>
      </w:r>
    </w:p>
    <w:p w14:paraId="04FDA5D3"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הינו קבלן עצמאי לביצוע כל התחייבויותיו עפ"י חוזה זה. מוצהר ומוסכם כי אין בין הצדדים ו/או בין המזמינה ו/או בין מי מטעמה, לבין היועץ ו/או עובדי היועץ ו/או כל מי מטעמו, יחסי עובד-מעביד</w:t>
      </w:r>
      <w:r w:rsidRPr="00232692">
        <w:rPr>
          <w:rFonts w:ascii="Times New Roman" w:eastAsia="Times New Roman" w:hAnsi="Times New Roman" w:cs="David"/>
          <w:sz w:val="24"/>
          <w:szCs w:val="24"/>
          <w:rtl/>
          <w:lang w:eastAsia="he-IL"/>
        </w:rPr>
        <w:t xml:space="preserve">. </w:t>
      </w:r>
    </w:p>
    <w:p w14:paraId="11CF5437" w14:textId="77777777" w:rsidR="00232692" w:rsidRPr="00232692" w:rsidRDefault="00232692" w:rsidP="00232692">
      <w:pPr>
        <w:spacing w:before="0" w:beforeAutospacing="0" w:after="0" w:afterAutospacing="0" w:line="240" w:lineRule="auto"/>
        <w:ind w:left="567"/>
        <w:rPr>
          <w:rFonts w:ascii="Times New Roman" w:eastAsia="Times New Roman" w:hAnsi="Times New Roman" w:cs="David"/>
          <w:sz w:val="26"/>
          <w:szCs w:val="24"/>
          <w:rtl/>
          <w:lang w:eastAsia="he-IL"/>
        </w:rPr>
      </w:pPr>
    </w:p>
    <w:p w14:paraId="59DE7D2C"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היועץ מצהיר ומתחייב כי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שא לבדו </w:t>
      </w:r>
      <w:r w:rsidRPr="00232692">
        <w:rPr>
          <w:rFonts w:ascii="Times New Roman" w:eastAsia="Times New Roman" w:hAnsi="Times New Roman" w:cs="David"/>
          <w:sz w:val="24"/>
          <w:szCs w:val="24"/>
          <w:rtl/>
          <w:lang w:eastAsia="he-IL"/>
        </w:rPr>
        <w:t xml:space="preserve">בכל התשלומים ו/או המסים ו/או תשלומי חובה אחרים, החלים ו/או שיחולו על היועץ ו/או עובדי היועץ בגין מתן השירותים ו/או בגין התמורה שיקבל עפ"י חוזה זה ובכלל זה </w:t>
      </w:r>
      <w:r w:rsidRPr="00232692">
        <w:rPr>
          <w:rFonts w:ascii="Times New Roman" w:eastAsia="Times New Roman" w:hAnsi="Times New Roman" w:cs="David"/>
          <w:sz w:val="20"/>
          <w:szCs w:val="24"/>
          <w:rtl/>
          <w:lang w:eastAsia="he-IL"/>
        </w:rPr>
        <w:t xml:space="preserve"> - תשלומי מס הכנסה והבטוח הלאומי שהוא חב בגין מתן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רותים והיועץ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שא לבדו באחריות לכל הזכויות הסוציאליות של עובדיו (כגון - ניכויי מס הכנסה ובטוח לאומי, תשלומים לקרנות איגודים מקצועיים ותשלומים סוציאליים אחרים) ולכל החובות החלות על פי דין על מעביד כלפי עובדיו.</w:t>
      </w:r>
    </w:p>
    <w:p w14:paraId="4774EDDB"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6BD5C179"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4"/>
          <w:szCs w:val="24"/>
          <w:rtl/>
          <w:lang w:eastAsia="he-IL"/>
        </w:rPr>
        <w:t>מבלי לגרוע מהאמור לעיל ולהלן, היועץ מצהיר ומתחייב כי אם תידרש המזמינה על ידי היועץ ו/או על ידי מי מעובדי היועץ ו/או על ידי כל צד ג' מטעמם לשאת בתשלום ו/או הוצאה ו/או עלות כלשהם, בגין עילות הנובעות מיחסי עובד ומעביד כביכול, ו/או מהפסקתם ו/או אם יחולו על המזמינה תשלום ו/או הוצאה ו/או עלות כלשהם כאמור, אזי ישפה היועץ את המזמינה באופן מלא, מיד עם דרישתה הראשונה של המזמינה, בגין כל תשלום ו/או הוצאה ו/או עלות שיחולו על המזמינה ו/או ידרשו ממנה כאמור ו/או בגין כל נזק שיגרם למזמינה בשל דרישה או תביעה כאמור, לרבות הוצאות משפט ושכ"ט עו"ד. סכום השיפוי כאמור ייחשב חוב המגיע למזמינה מאת היועץ על פי הוראות חוזה זה, אשר המזמינה רשאית לקזז בגינו סכומים ע"ח התמורה המגיעה ליועץ, כאמור בסעיף 12.1 להלן.</w:t>
      </w:r>
    </w:p>
    <w:p w14:paraId="026C33C6"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0C0AED4D" w14:textId="77777777" w:rsidR="007D2FAF" w:rsidRPr="00781DE8" w:rsidRDefault="00232692" w:rsidP="007D2FAF">
      <w:pPr>
        <w:keepNext/>
        <w:keepLines/>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lastRenderedPageBreak/>
        <w:t>אחריות</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r>
    </w:p>
    <w:p w14:paraId="1A3E698F" w14:textId="77777777" w:rsidR="007D2FAF" w:rsidRPr="007D2FAF" w:rsidRDefault="007D2FAF" w:rsidP="00781DE8">
      <w:pPr>
        <w:keepNext/>
        <w:keepLines/>
        <w:tabs>
          <w:tab w:val="right" w:pos="5960"/>
        </w:tab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6.1 </w:t>
      </w:r>
      <w:r w:rsidR="00781DE8">
        <w:rPr>
          <w:rFonts w:ascii="Times New Roman" w:eastAsia="Times New Roman" w:hAnsi="Times New Roman" w:cs="David" w:hint="cs"/>
          <w:sz w:val="20"/>
          <w:szCs w:val="24"/>
          <w:rtl/>
          <w:lang w:eastAsia="he-IL"/>
        </w:rPr>
        <w:t xml:space="preserve">     </w:t>
      </w:r>
      <w:r w:rsidRPr="007D2FAF">
        <w:rPr>
          <w:rFonts w:ascii="Times New Roman" w:eastAsia="Times New Roman" w:hAnsi="Times New Roman" w:cs="David"/>
          <w:sz w:val="20"/>
          <w:szCs w:val="24"/>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7646176" w14:textId="77777777" w:rsid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7D2FAF" w:rsidRPr="007D2FAF">
        <w:rPr>
          <w:rFonts w:ascii="Times New Roman" w:eastAsia="Times New Roman" w:hAnsi="Times New Roman" w:cs="David"/>
          <w:sz w:val="20"/>
          <w:szCs w:val="24"/>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0FBEA9D" w14:textId="77777777" w:rsidR="00232692" w:rsidRP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6.2      </w:t>
      </w:r>
      <w:r w:rsidR="007D2FAF" w:rsidRPr="007D2FAF">
        <w:rPr>
          <w:rFonts w:ascii="Times New Roman" w:eastAsia="Times New Roman" w:hAnsi="Times New Roman" w:cs="David"/>
          <w:sz w:val="20"/>
          <w:szCs w:val="24"/>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r w:rsidR="007D2FAF" w:rsidRPr="007D2FAF" w:rsidDel="007D2FAF">
        <w:rPr>
          <w:rFonts w:ascii="Times New Roman" w:eastAsia="Times New Roman" w:hAnsi="Times New Roman" w:cs="David"/>
          <w:sz w:val="20"/>
          <w:szCs w:val="24"/>
          <w:rtl/>
          <w:lang w:eastAsia="he-IL"/>
        </w:rPr>
        <w:t xml:space="preserve"> </w:t>
      </w:r>
    </w:p>
    <w:p w14:paraId="2B6432B2"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3DF9B034"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lang w:eastAsia="he-IL"/>
        </w:rPr>
      </w:pPr>
    </w:p>
    <w:p w14:paraId="2EE9970E"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0"/>
          <w:szCs w:val="24"/>
          <w:u w:val="single"/>
          <w:rtl/>
          <w:lang w:eastAsia="he-IL"/>
        </w:rPr>
        <w:t>ביטוח</w:t>
      </w:r>
      <w:r w:rsidRPr="00232692">
        <w:rPr>
          <w:rFonts w:ascii="Times New Roman" w:eastAsia="Times New Roman" w:hAnsi="Times New Roman" w:cs="David"/>
          <w:sz w:val="20"/>
          <w:szCs w:val="24"/>
          <w:rtl/>
          <w:lang w:eastAsia="he-IL"/>
        </w:rPr>
        <w:t xml:space="preserve"> </w:t>
      </w:r>
    </w:p>
    <w:p w14:paraId="5254B798"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17143550"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7D4DF189"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32380CCE"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2B501460"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3A2A830A"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0BF1DA26"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584A8A2B" w14:textId="77777777" w:rsidR="001A00DE" w:rsidRDefault="001A00DE" w:rsidP="00663022">
      <w:pPr>
        <w:widowControl w:val="0"/>
        <w:numPr>
          <w:ilvl w:val="1"/>
          <w:numId w:val="2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מבלי לגרוע מאחריות היועץ על פי הסכם זה או על פי כל דין, על היועץ לערוך ולקיים, על חשבון היועץ, למשך כל תקופת ההסכם וכל עוד אחריות היועץ קיימת, את הביטוחים המפורטים במפרט ביטוחי היועץ המצורף להסכם זה כ</w:t>
      </w:r>
      <w:r>
        <w:rPr>
          <w:rFonts w:ascii="Times New Roman" w:eastAsia="Times New Roman" w:hAnsi="Times New Roman" w:cs="David" w:hint="cs"/>
          <w:b/>
          <w:bCs/>
          <w:sz w:val="20"/>
          <w:szCs w:val="24"/>
          <w:u w:val="single"/>
          <w:rtl/>
          <w:lang w:eastAsia="he-IL"/>
        </w:rPr>
        <w:t>נספח</w:t>
      </w:r>
      <w:r w:rsidR="0009511C">
        <w:rPr>
          <w:rFonts w:ascii="Times New Roman" w:eastAsia="Times New Roman" w:hAnsi="Times New Roman" w:cs="David" w:hint="cs"/>
          <w:b/>
          <w:bCs/>
          <w:sz w:val="20"/>
          <w:szCs w:val="24"/>
          <w:u w:val="single"/>
          <w:rtl/>
          <w:lang w:eastAsia="he-IL"/>
        </w:rPr>
        <w:t xml:space="preserve"> ו</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09511C">
        <w:rPr>
          <w:rFonts w:ascii="Times New Roman" w:eastAsia="Times New Roman" w:hAnsi="Times New Roman" w:cs="David" w:hint="cs"/>
          <w:b/>
          <w:bCs/>
          <w:sz w:val="20"/>
          <w:szCs w:val="24"/>
          <w:u w:val="single"/>
          <w:rtl/>
          <w:lang w:eastAsia="he-IL"/>
        </w:rPr>
        <w:t>ו1</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היועץ עובדים במסגרת ההסכם, יהיה רשאי היועץ שלא לערוך את הביטוח המצוין בסעיף א' לאישור עריכת הביטוח.</w:t>
      </w:r>
    </w:p>
    <w:p w14:paraId="3EA36D76"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EAB198B" w14:textId="77777777" w:rsidR="001A00DE"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7.1 לעיל.</w:t>
      </w:r>
    </w:p>
    <w:p w14:paraId="24FF9C86"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14:paraId="7D248EE7"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E8B2608"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14:paraId="3B3EF353"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14:paraId="790978B6"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14:paraId="7B68DBD8"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p>
    <w:p w14:paraId="00C6E5E2"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96DBEAE"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3239002A"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FC8203A"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כל דין.</w:t>
      </w:r>
    </w:p>
    <w:p w14:paraId="4B892A29" w14:textId="77777777" w:rsidR="00663022"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שהיועץ,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8233F9C" w14:textId="77777777" w:rsidR="00663022" w:rsidRPr="000B12C4" w:rsidRDefault="00663022" w:rsidP="00663022">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2B4C1FE9" w14:textId="77777777" w:rsidR="00663022" w:rsidRPr="00663022" w:rsidRDefault="00663022" w:rsidP="00663022">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p>
    <w:p w14:paraId="2270F820"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62EBAC3B"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העברת זכויות והתחייבויות</w:t>
      </w:r>
    </w:p>
    <w:p w14:paraId="063B2DA7"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אין </w:t>
      </w:r>
      <w:r w:rsidRPr="00232692">
        <w:rPr>
          <w:rFonts w:ascii="Times New Roman" w:eastAsia="Times New Roman" w:hAnsi="Times New Roman" w:cs="David"/>
          <w:sz w:val="20"/>
          <w:szCs w:val="24"/>
          <w:rtl/>
          <w:lang w:eastAsia="he-IL"/>
        </w:rPr>
        <w:t>היועץ רשאי להסב לאחר את החוזה או כל חלק ממנו, וכן אין הוא רשאי להעביר או להסב לאחר כל זכות או חובה לפי החוזה, אלא בהסכמת המזמינה בכתב ומראש.</w:t>
      </w:r>
    </w:p>
    <w:p w14:paraId="27530775"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3751D84A"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המזמינה רשאית להעביר בכל עת כל זכות מזכויותיה וכל חובה מחובותיה לפי חוזה זה, כפי שיראה בעיניה, בלא צורך בהסכמה כלשהי מצד היועץ.</w:t>
      </w:r>
    </w:p>
    <w:p w14:paraId="59E35EFB"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02BFA3B2"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סודיות </w:t>
      </w:r>
      <w:r w:rsidRPr="00232692">
        <w:rPr>
          <w:rFonts w:ascii="Times New Roman" w:eastAsia="Times New Roman" w:hAnsi="Times New Roman" w:cs="David"/>
          <w:sz w:val="26"/>
          <w:szCs w:val="24"/>
          <w:rtl/>
          <w:lang w:eastAsia="he-IL"/>
        </w:rPr>
        <w:br/>
        <w:t>היועץ מתחייב לשמור בסודיות מוחלטת, כל מידע סודי אשר י</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מסר לו ע"י המזמינה ו/או אשר יובא לידיעתו לגבי המזמינה לרבות תכניות, שיטות ואסטרטגיות, רעיונות מסחריים, רשימת לקוחות, מחירונים וכל מידע פנימי אחר בנוגע למושא השירותים וכל הכרוך בכך (להלן: </w:t>
      </w:r>
      <w:r w:rsidRPr="00232692">
        <w:rPr>
          <w:rFonts w:ascii="Times New Roman" w:eastAsia="Times New Roman" w:hAnsi="Times New Roman" w:cs="David"/>
          <w:b/>
          <w:bCs/>
          <w:sz w:val="26"/>
          <w:szCs w:val="24"/>
          <w:rtl/>
          <w:lang w:eastAsia="he-IL"/>
        </w:rPr>
        <w:t>"המידע"</w:t>
      </w:r>
      <w:r w:rsidRPr="00232692">
        <w:rPr>
          <w:rFonts w:ascii="Times New Roman" w:eastAsia="Times New Roman" w:hAnsi="Times New Roman" w:cs="David"/>
          <w:sz w:val="26"/>
          <w:szCs w:val="24"/>
          <w:rtl/>
          <w:lang w:eastAsia="he-IL"/>
        </w:rPr>
        <w:t>) וזאת גם לאחר תום ביצוע השירותים ו/או הפסקת ביצועם.</w:t>
      </w:r>
    </w:p>
    <w:p w14:paraId="0CF79558" w14:textId="77777777" w:rsid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112914DC" w14:textId="77777777" w:rsidR="00663022" w:rsidRPr="00232692" w:rsidRDefault="0066302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7011F5C1"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lastRenderedPageBreak/>
        <w:t>ניגוד עניינים</w:t>
      </w:r>
      <w:r w:rsidRPr="00232692">
        <w:rPr>
          <w:rFonts w:ascii="Times New Roman" w:eastAsia="Times New Roman" w:hAnsi="Times New Roman" w:cs="David"/>
          <w:sz w:val="26"/>
          <w:szCs w:val="24"/>
          <w:rtl/>
          <w:lang w:eastAsia="he-IL"/>
        </w:rPr>
        <w:t xml:space="preserve"> </w:t>
      </w:r>
    </w:p>
    <w:p w14:paraId="7C0DE6C2"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3C5A8974"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היועץ מתחייב להימנע מכל פעולה שיש בה ניגוד עניינים בין מתן שירותי היועץ עפ"י חוזה זה לבין עיסוקים אחרים שלו ו/או של מי מטעמו. היועץ מתחייב להודיע למזמינה, </w:t>
      </w:r>
      <w:r w:rsidR="00426E44" w:rsidRPr="00232692">
        <w:rPr>
          <w:rFonts w:ascii="Times New Roman" w:eastAsia="Times New Roman" w:hAnsi="Times New Roman" w:cs="David" w:hint="cs"/>
          <w:sz w:val="26"/>
          <w:szCs w:val="24"/>
          <w:rtl/>
          <w:lang w:eastAsia="he-IL"/>
        </w:rPr>
        <w:t>מיד</w:t>
      </w:r>
      <w:r w:rsidRPr="00232692">
        <w:rPr>
          <w:rFonts w:ascii="Times New Roman" w:eastAsia="Times New Roman" w:hAnsi="Times New Roman" w:cs="David"/>
          <w:sz w:val="26"/>
          <w:szCs w:val="24"/>
          <w:rtl/>
          <w:lang w:eastAsia="he-IL"/>
        </w:rPr>
        <w:t xml:space="preserve"> וללא כל דיחוי על כל עניין שיש לו כאמור ענין אישי או אחר לגביו אשר עלול ליצור ניגוד עניינים עם מתן השירותים על ידו עפ"י חוזה זה ותהא זו חובת היועץ לדאוג להסרת ניגוד העניינים כאמור, מוקדם ככל האפשר.</w:t>
      </w:r>
    </w:p>
    <w:p w14:paraId="7857ED0C"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602DD141"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58C19A08"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סיום החוזה </w:t>
      </w:r>
    </w:p>
    <w:p w14:paraId="163F0292"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המזמינה רשאית להפסיק את ההתקשרות מושא חוזה זה בכל עת, ובלבד שתודיע על כך ליועץ לפחות 30 יום מראש ובכתב, ובמקרה כאמור, לא תחול עליה כל חובת פיצוי ו/או שיפוי ו/או החזר הוצאות כלשהן בגין בטול החוזה, למעט אותו חלק מהתמורה עבור השירותים שבוצעו עד למועד קבלת ההודעה הנ"ל, בהתאם למפורט בנספח א' לחוזה זה. </w:t>
      </w:r>
    </w:p>
    <w:p w14:paraId="0A525077"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12E5AC44"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מצהיר כי לא תהיה כל טענה או תביעה בגין ביטול חוזה זה מסיבה כלשהי ע"י המזמינה, לרבות בקשר עם רווחים צפויים.</w:t>
      </w:r>
    </w:p>
    <w:p w14:paraId="100E67AD"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13AC0974"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על אף האמור</w:t>
      </w:r>
      <w:r w:rsidRPr="00232692">
        <w:rPr>
          <w:rFonts w:ascii="Times New Roman" w:eastAsia="Times New Roman" w:hAnsi="Times New Roman" w:cs="David"/>
          <w:sz w:val="20"/>
          <w:szCs w:val="24"/>
          <w:rtl/>
          <w:lang w:eastAsia="he-IL"/>
        </w:rPr>
        <w:t xml:space="preserve"> בסעיף 11.1 לעיל זכאית המזמינה לבטל החוזה, לפי שקול דעתה הבלעדי - בלא צורך בהודעה מוקדמת ומבלי שתחול עליה חובה לשלם ליועץ חלק כלשהו מן התמורה בכל אחד מהמקרים הבאים:</w:t>
      </w:r>
    </w:p>
    <w:p w14:paraId="49F3640F"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195260C7"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w:t>
      </w:r>
      <w:r w:rsidRPr="00232692">
        <w:rPr>
          <w:rFonts w:ascii="Times New Roman" w:eastAsia="Times New Roman" w:hAnsi="Times New Roman" w:cs="David"/>
          <w:sz w:val="20"/>
          <w:szCs w:val="24"/>
          <w:rtl/>
          <w:lang w:eastAsia="he-IL"/>
        </w:rPr>
        <w:t>הפר הפרה יסודית אחת מהתחייבויותיו עפ"י החוזה.</w:t>
      </w:r>
    </w:p>
    <w:p w14:paraId="08577728" w14:textId="77777777" w:rsidR="00232692" w:rsidRPr="00232692" w:rsidRDefault="00232692" w:rsidP="00232692">
      <w:pPr>
        <w:tabs>
          <w:tab w:val="right" w:pos="1843"/>
        </w:tabs>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1E82EA3D"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הפר ו/או לא קיים איזה מהוראות החוזה ולא תקן ההפרה לאחר שקבל התראה על כך מהמזמינה בתוך הזמן הנקוב בהתראה.</w:t>
      </w:r>
    </w:p>
    <w:p w14:paraId="1F60DC30" w14:textId="77777777" w:rsidR="00232692" w:rsidRPr="00232692" w:rsidRDefault="00232692" w:rsidP="00232692">
      <w:pPr>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61EBCF7D"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נבצר מהיועץ </w:t>
      </w:r>
      <w:r w:rsidRPr="00232692">
        <w:rPr>
          <w:rFonts w:ascii="Times New Roman" w:eastAsia="Times New Roman" w:hAnsi="Times New Roman" w:cs="David"/>
          <w:sz w:val="20"/>
          <w:szCs w:val="24"/>
          <w:rtl/>
          <w:lang w:eastAsia="he-IL"/>
        </w:rPr>
        <w:t>לקיים את החוזה מסיבת מחלה חו"ח או מכל סיבה אחרת שהיא. מבלי לפגוע בכלליות האמור לעיל - יחול הסעיף אם היועץ או מנהלו הראשי של היועץ נפטר, פשט רגל, או נעשה בלתי כשר לפעולה משפטית או בלתי כשר למתן שירותי היועץ או אם ארע אירוע דומה.</w:t>
      </w:r>
    </w:p>
    <w:p w14:paraId="2E83D523"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12947AAE"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שונות</w:t>
      </w:r>
    </w:p>
    <w:p w14:paraId="65332C51"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המזמינה זכאית לקזז כנגד כל סכום המגיע ממנה עפ"י חוזה זה ליועץ, כל סכום שלפי קביעתה, מגיע לה עפ"י חוזה זה מהיועץ, וכל זכות של היועץ לתשלום מהמזמינה כפופה לזכות הקיזוז הנ"ל.</w:t>
      </w:r>
    </w:p>
    <w:p w14:paraId="773807B9"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3B8D3E6A"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כל זכויות היוצרים בכל אביזר, רעיון, לוגו, פרוספקט, מודעה, תכנית, תצוגה, מצגת מערך וכל פריט דומה אחר, שיעשה בהם שימוש או יבואו לידי ביטוי במסגרת ביצוע השירותים או בקשר לכך- בין אם נוצרו ע"י ו/או עבור ו/או באמצעות ו/או בהשראת היועץ או השפעתו ובין אם לאו - יהיו בבעלותה הבלעדית של המזמינה, וליועץ לא תהא כל זכות בהם, ולא ישמע בכל טענה באשר לקדימות בשימוש באיזה מאלה או בעריכת שינויים להם.</w:t>
      </w:r>
    </w:p>
    <w:p w14:paraId="34A04C3D"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049990F0"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 זה ממצה את כל המוסכם בין הצדדים בעניין מתן השירותים ולא תהא נפקות לכל הצעה ו/או הסכם ו/או הבנה ו/או מצג ו/או הבטחה בין בכתב ובין בע"פ, במפורש ו/או מכללא, אשר היו, אם היו, בין הצדדים עובר לחתימת חוזה זה.</w:t>
      </w:r>
    </w:p>
    <w:p w14:paraId="1259F353"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1FD86A1B"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כל שינוי ו/או תוספת לחוזה זה יהיה חסר תוקף אלא אם כן ייערך בכתב וייחתם ע"י שני הצדדים.  </w:t>
      </w:r>
    </w:p>
    <w:p w14:paraId="4C6B5511"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4CAB3D0D"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lastRenderedPageBreak/>
        <w:t>סמכות</w:t>
      </w:r>
      <w:r w:rsidRPr="00232692">
        <w:rPr>
          <w:rFonts w:ascii="Times New Roman" w:eastAsia="Times New Roman" w:hAnsi="Times New Roman" w:cs="David"/>
          <w:sz w:val="20"/>
          <w:szCs w:val="24"/>
          <w:rtl/>
          <w:lang w:eastAsia="he-IL"/>
        </w:rPr>
        <w:t xml:space="preserve"> השיפוט הייחודית והבלעדית בכל נושא הקשור לחוזה זה ו/או ביצועו ו/או פרשנותו מוקנית לבית המשפט המוסמך מהבחינה העניינית בעיר תל אביב-יפו, ולו בלבד.</w:t>
      </w:r>
    </w:p>
    <w:p w14:paraId="6051E753"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41243F8E"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w:t>
      </w:r>
      <w:r w:rsidRPr="00232692">
        <w:rPr>
          <w:rFonts w:ascii="Times New Roman" w:eastAsia="Times New Roman" w:hAnsi="Times New Roman" w:cs="David"/>
          <w:sz w:val="20"/>
          <w:szCs w:val="24"/>
          <w:rtl/>
          <w:lang w:eastAsia="he-IL"/>
        </w:rPr>
        <w:t xml:space="preserve"> זה על נספחיו יחייב את המזמינה אך ורק בכפוף לחתימתו כדין ע"י מורשי החתימה של המזמינה.</w:t>
      </w:r>
    </w:p>
    <w:p w14:paraId="26A713B6"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72AC00E2" w14:textId="77777777" w:rsidR="00232692" w:rsidRPr="00232692" w:rsidRDefault="00232692" w:rsidP="00232692">
      <w:pPr>
        <w:keepNext/>
        <w:keepLines/>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כתובות</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כתובות הצדדים הן כמפורט בכותרתו, וכל הודעה שתשלח ע"י אחד הצדדים למשנהו לפי הכתובות דלעיל, תחשב כמתקבלת בתום 72 שעות מיום השל</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חה בדואר רשום </w:t>
      </w:r>
      <w:r w:rsidRPr="00232692">
        <w:rPr>
          <w:rFonts w:ascii="Times New Roman" w:eastAsia="Times New Roman" w:hAnsi="Times New Roman" w:cs="David"/>
          <w:sz w:val="20"/>
          <w:szCs w:val="24"/>
          <w:rtl/>
          <w:lang w:eastAsia="he-IL"/>
        </w:rPr>
        <w:t>ואם נשלחה ההודעה בפקסימיליה ביום עסקים בשעות העבודה או נמסרה ביד, תחשב היא כמתקבלת ביום משלוח או מסירתה כאמור.</w:t>
      </w:r>
    </w:p>
    <w:p w14:paraId="4BAAE127"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758C632A"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25C545D5"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1C14D4B9" w14:textId="77777777" w:rsidR="00380332" w:rsidRPr="00716AAE" w:rsidRDefault="00380332" w:rsidP="0038033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bookmarkStart w:id="6" w:name="pathname"/>
      <w:r w:rsidRPr="00716AAE">
        <w:rPr>
          <w:rFonts w:ascii="Times New Roman" w:eastAsia="Times New Roman" w:hAnsi="Times New Roman" w:cs="David"/>
          <w:bCs/>
          <w:sz w:val="24"/>
          <w:szCs w:val="24"/>
          <w:rtl/>
          <w:lang w:eastAsia="he-IL"/>
        </w:rPr>
        <w:t>ולראיה באו הצדדים על החתום:</w:t>
      </w:r>
    </w:p>
    <w:p w14:paraId="6631769A" w14:textId="77777777" w:rsidR="00380332" w:rsidRPr="00716AAE"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29FD108"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822E6A4"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DF6E70A"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DA13D61898B24F3BAD0E7ACBC5902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 w:author="דקל רוקבן" w:date="2021-11-21T11:39:00Z">
            <w:r w:rsidR="00F84EB2">
              <w:rPr>
                <w:rFonts w:ascii="Times New Roman" w:eastAsia="Times New Roman" w:hAnsi="Times New Roman" w:cs="David"/>
                <w:sz w:val="20"/>
                <w:szCs w:val="24"/>
                <w:rtl/>
                <w:lang w:eastAsia="he-IL"/>
              </w:rPr>
              <w:t>סיסטמה הנדסת הסביבה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12452F783D814FBF950E5C1E9849F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8" w:author="דקל רוקבן" w:date="2021-11-21T11:36:00Z">
            <w:r w:rsidR="00F84EB2" w:rsidRPr="008E7222">
              <w:rPr>
                <w:rStyle w:val="a7"/>
                <w:rtl/>
              </w:rPr>
              <w:t>[שם צד א]</w:t>
            </w:r>
          </w:ins>
        </w:sdtContent>
      </w:sdt>
    </w:p>
    <w:p w14:paraId="540A2CB8" w14:textId="77777777" w:rsidR="00380332" w:rsidRPr="00B27B4C" w:rsidRDefault="00380332" w:rsidP="0038033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56270A1"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878589"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1AC9B1"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CB83483"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C35BAF" w14:textId="77777777" w:rsidR="00380332"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EA11719"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50001B6"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4E5E9C" w14:textId="77777777" w:rsidR="001A00DE" w:rsidRDefault="001A00DE" w:rsidP="00380332">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590690E"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01B048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789324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55A2D47"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F87B6B6"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4794D9E"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CA376A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60B8663"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32F53EA"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9B30A94"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4A9B00D"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CD3A5D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E8EB92B"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4629510"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4FD7D21"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BB60746"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141C951"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3D50DCE"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F7F6876"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5D73B6E"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D0FA627"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C661309"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2F53D8D"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54718A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38A5F25" w14:textId="77777777" w:rsidR="00573980"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E70CE0E" w14:textId="77777777" w:rsidR="00573980" w:rsidRPr="00B27B4C"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89DD117"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96B4FAC"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DC5E1E"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6205DD54914C0291495A9EDD41CD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9" w:author="דקל רוקבן" w:date="2021-11-21T11:35:00Z">
            <w:r w:rsidR="00F84EB2">
              <w:rPr>
                <w:rFonts w:ascii="Times New Roman" w:eastAsia="Times New Roman" w:hAnsi="Times New Roman" w:cs="David" w:hint="cs"/>
                <w:color w:val="00B0F0"/>
                <w:sz w:val="24"/>
                <w:szCs w:val="24"/>
                <w:rtl/>
                <w:lang w:eastAsia="he-IL"/>
              </w:rPr>
              <w:t>נתניה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D05065CC9EDE47AB9A340294C480457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18A45BBF1BDA44BFA8B7E50A27B0A2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דקל רוקבן" w:date="2021-11-21T11:35:00Z">
            <w:r w:rsidR="00F84EB2">
              <w:rPr>
                <w:rFonts w:ascii="Times New Roman" w:eastAsia="Times New Roman" w:hAnsi="Times New Roman" w:cs="David" w:hint="cs"/>
                <w:color w:val="00B0F0"/>
                <w:sz w:val="24"/>
                <w:szCs w:val="24"/>
                <w:rtl/>
              </w:rPr>
              <w:t>נתניה - מגרש 1409</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5135634"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DED04D"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8F736EE79B854250B3E582D55ACC250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1" w:author="דקל רוקבן" w:date="2021-11-21T11:40:00Z">
            <w:r w:rsidR="00F84EB2">
              <w:rPr>
                <w:rFonts w:ascii="Times New Roman" w:eastAsia="Times New Roman" w:hAnsi="Times New Roman" w:cs="David" w:hint="cs"/>
                <w:color w:val="008000"/>
                <w:sz w:val="24"/>
                <w:szCs w:val="24"/>
                <w:rtl/>
              </w:rPr>
              <w:t>נת / 556 / ב / 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90A50341728E45D490A9CD4437F01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2" w:author="דקל רוקבן" w:date="2021-11-21T11:40:00Z">
            <w:r w:rsidR="00F84EB2">
              <w:rPr>
                <w:rFonts w:ascii="Times New Roman" w:eastAsia="Times New Roman" w:hAnsi="Times New Roman" w:cs="David" w:hint="cs"/>
                <w:sz w:val="24"/>
                <w:szCs w:val="24"/>
                <w:rtl/>
                <w:lang w:eastAsia="he-IL"/>
              </w:rPr>
              <w:t>8256</w:t>
            </w:r>
          </w:ins>
        </w:sdtContent>
      </w:sdt>
      <w:r w:rsidRPr="00B27B4C">
        <w:rPr>
          <w:rFonts w:ascii="Times New Roman" w:eastAsia="Times New Roman" w:hAnsi="Times New Roman" w:cs="David" w:hint="cs"/>
          <w:sz w:val="24"/>
          <w:szCs w:val="24"/>
          <w:rtl/>
          <w:lang w:eastAsia="he-IL"/>
        </w:rPr>
        <w:t>.</w:t>
      </w:r>
    </w:p>
    <w:p w14:paraId="7BE9D16B" w14:textId="77777777" w:rsidR="00573980" w:rsidRPr="00B27B4C" w:rsidRDefault="00573980" w:rsidP="00B44D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413DF98"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975AF73"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F274CB2C9CC41F7AF67407D727080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 w:author="דקל רוקבן" w:date="2021-11-21T11:35:00Z">
            <w:r w:rsidR="00F84EB2">
              <w:rPr>
                <w:rFonts w:ascii="Times New Roman" w:eastAsia="Times New Roman" w:hAnsi="Times New Roman" w:cs="David" w:hint="cs"/>
                <w:color w:val="008000"/>
                <w:sz w:val="24"/>
                <w:szCs w:val="24"/>
                <w:rtl/>
              </w:rPr>
              <w:t>נתניה</w:t>
            </w:r>
          </w:ins>
        </w:sdtContent>
      </w:sdt>
      <w:r w:rsidRPr="00B27B4C">
        <w:rPr>
          <w:rFonts w:ascii="Times New Roman" w:eastAsia="Times New Roman" w:hAnsi="Times New Roman" w:cs="David" w:hint="cs"/>
          <w:color w:val="008000"/>
          <w:sz w:val="24"/>
          <w:szCs w:val="24"/>
          <w:rtl/>
        </w:rPr>
        <w:t>.</w:t>
      </w:r>
    </w:p>
    <w:p w14:paraId="52D89176"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FF0000"/>
          <w:sz w:val="24"/>
          <w:szCs w:val="24"/>
          <w:rtl/>
        </w:rPr>
      </w:pPr>
    </w:p>
    <w:p w14:paraId="59514F08"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F51C6B7"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412809"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6C281039AEF4B1DB209FEC7A0E031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4" w:author="דקל רוקבן" w:date="2021-11-21T11:40:00Z">
            <w:r w:rsidR="00F84EB2">
              <w:rPr>
                <w:rFonts w:ascii="Times New Roman" w:eastAsia="Times New Roman" w:hAnsi="Times New Roman" w:cs="David" w:hint="cs"/>
                <w:sz w:val="24"/>
                <w:szCs w:val="24"/>
                <w:rtl/>
                <w:lang w:eastAsia="he-IL"/>
              </w:rPr>
              <w:t>דקל רוקבן</w:t>
            </w:r>
          </w:ins>
        </w:sdtContent>
      </w:sdt>
    </w:p>
    <w:p w14:paraId="21A994AC"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1B95531" w14:textId="77777777" w:rsidR="00573980" w:rsidRPr="00DE0948"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3E05EFF3" w14:textId="77777777" w:rsidR="00573980" w:rsidRPr="00B27B4C"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4D30B22" w14:textId="77777777"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2F5ED744"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752338"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DB32532EE834442795024C7A035F5A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7CD4FB2C" w14:textId="77777777" w:rsidR="00573980" w:rsidRPr="00B27B4C" w:rsidRDefault="00573980" w:rsidP="00B44D6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ED58420C00C4B37B4659290F4CE25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11B4D367"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1ED92D" w14:textId="77777777"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F15A78EA0EA4C8A8AD0EABBA4B03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777E8D7A"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06845F"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E10FE84"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00C4CD" w14:textId="77777777" w:rsidR="00573980" w:rsidRPr="00B27B4C" w:rsidRDefault="00573980" w:rsidP="00B44D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618AC4D0"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3AD3F53"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8630BDF"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ACB571C"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5D992A2" w14:textId="77777777" w:rsidR="00573980" w:rsidRPr="00B27B4C" w:rsidRDefault="00573980" w:rsidP="0057398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6DB12F1" w14:textId="77777777" w:rsidR="00573980" w:rsidRDefault="00573980" w:rsidP="0057398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3980" w14:paraId="78499D86" w14:textId="77777777" w:rsidTr="00554C5A">
        <w:trPr>
          <w:trHeight w:val="80"/>
        </w:trPr>
        <w:tc>
          <w:tcPr>
            <w:tcW w:w="3366" w:type="dxa"/>
          </w:tcPr>
          <w:p w14:paraId="1D7262F9" w14:textId="77777777" w:rsidR="00573980" w:rsidRDefault="00F84EB2"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1B90575A7C94BC1BFAD370782C39B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73980" w:rsidRPr="00E95AE9">
                  <w:rPr>
                    <w:rStyle w:val="a7"/>
                    <w:color w:val="00B0F0"/>
                    <w:rtl/>
                  </w:rPr>
                  <w:t>[אחוז השתתפות צד א]</w:t>
                </w:r>
              </w:sdtContent>
            </w:sdt>
          </w:p>
          <w:p w14:paraId="484B9F82" w14:textId="77777777" w:rsidR="00573980" w:rsidRDefault="00573980"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83308C8" w14:textId="77777777" w:rsidR="00573980" w:rsidRDefault="00573980" w:rsidP="00554C5A">
            <w:pPr>
              <w:widowControl w:val="0"/>
              <w:spacing w:before="0" w:beforeAutospacing="0" w:after="0" w:afterAutospacing="0" w:line="240" w:lineRule="auto"/>
              <w:ind w:left="720"/>
              <w:outlineLvl w:val="2"/>
            </w:pPr>
          </w:p>
          <w:p w14:paraId="78E4B03A" w14:textId="77777777" w:rsidR="00573980" w:rsidRDefault="00573980"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B2D12A5" w14:textId="77777777" w:rsidR="00573980" w:rsidRPr="00776496" w:rsidRDefault="00573980"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B310C3F" w14:textId="77777777" w:rsidR="00573980" w:rsidRDefault="00573980"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3AFB197" w14:textId="77777777" w:rsidR="001A00DE" w:rsidRDefault="001A00DE"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63CCC7D"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57DC110"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4643AC9"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42FFEC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ב</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204EA06B"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p>
    <w:p w14:paraId="036CE737"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שירותי היועץ</w:t>
      </w:r>
    </w:p>
    <w:p w14:paraId="03EEE141" w14:textId="77777777" w:rsidR="00232692" w:rsidRPr="00232692" w:rsidRDefault="00232692" w:rsidP="00232692">
      <w:pPr>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rtl/>
          <w:lang w:eastAsia="he-IL"/>
        </w:rPr>
      </w:pPr>
    </w:p>
    <w:p w14:paraId="7E443DE5"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1B077EBE"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1.</w:t>
      </w:r>
      <w:r w:rsidRPr="00232692">
        <w:rPr>
          <w:rFonts w:ascii="Times New Roman" w:eastAsia="Times New Roman" w:hAnsi="Times New Roman" w:cs="David" w:hint="cs"/>
          <w:sz w:val="24"/>
          <w:szCs w:val="24"/>
          <w:rtl/>
          <w:lang w:eastAsia="he-IL"/>
        </w:rPr>
        <w:tab/>
        <w:t>יעוץ לתכנון מערך פינוי האשפה.</w:t>
      </w:r>
    </w:p>
    <w:p w14:paraId="0995FEF1"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5A6214B4" w14:textId="77777777" w:rsidR="00232692" w:rsidRPr="00232692" w:rsidRDefault="00232692" w:rsidP="00232692">
      <w:pPr>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2.</w:t>
      </w:r>
      <w:r w:rsidRPr="00232692">
        <w:rPr>
          <w:rFonts w:ascii="Times New Roman" w:eastAsia="Times New Roman" w:hAnsi="Times New Roman" w:cs="David" w:hint="cs"/>
          <w:sz w:val="24"/>
          <w:szCs w:val="24"/>
          <w:rtl/>
          <w:lang w:eastAsia="he-IL"/>
        </w:rPr>
        <w:tab/>
        <w:t>על היועץ לקבל אישור בכתב מאת המנהל לפני התחלת ביצוע כל קטע וכל שלב ולפני הספקת כל שרות חלקי.</w:t>
      </w:r>
    </w:p>
    <w:p w14:paraId="7FC11D38"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w:t>
      </w:r>
    </w:p>
    <w:p w14:paraId="2E8AF9C3"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3.</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b/>
          <w:bCs/>
          <w:sz w:val="24"/>
          <w:szCs w:val="24"/>
          <w:u w:val="single"/>
          <w:rtl/>
          <w:lang w:eastAsia="he-IL"/>
        </w:rPr>
        <w:t>פרוט השירותים</w:t>
      </w:r>
      <w:r w:rsidRPr="00232692">
        <w:rPr>
          <w:rFonts w:ascii="Times New Roman" w:eastAsia="Times New Roman" w:hAnsi="Times New Roman" w:cs="David" w:hint="cs"/>
          <w:sz w:val="24"/>
          <w:szCs w:val="24"/>
          <w:rtl/>
          <w:lang w:eastAsia="he-IL"/>
        </w:rPr>
        <w:t>:</w:t>
      </w:r>
    </w:p>
    <w:p w14:paraId="249C709A"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r>
    </w:p>
    <w:p w14:paraId="209897B8"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 xml:space="preserve">3.1 </w:t>
      </w:r>
      <w:r w:rsidRPr="00232692">
        <w:rPr>
          <w:rFonts w:ascii="Times New Roman" w:eastAsia="Times New Roman" w:hAnsi="Times New Roman" w:cs="David" w:hint="cs"/>
          <w:sz w:val="24"/>
          <w:szCs w:val="24"/>
          <w:u w:val="single"/>
          <w:rtl/>
          <w:lang w:eastAsia="he-IL"/>
        </w:rPr>
        <w:t>תכנון</w:t>
      </w:r>
      <w:r w:rsidRPr="00232692">
        <w:rPr>
          <w:rFonts w:ascii="Times New Roman" w:eastAsia="Times New Roman" w:hAnsi="Times New Roman" w:cs="David" w:hint="cs"/>
          <w:sz w:val="24"/>
          <w:szCs w:val="24"/>
          <w:rtl/>
          <w:lang w:eastAsia="he-IL"/>
        </w:rPr>
        <w:t>:</w:t>
      </w:r>
    </w:p>
    <w:p w14:paraId="1901242B"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5BD5538C"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בירור וליבון דרישות הרשות, האדריכל והמזמין ביחס למערך פינוי האשפה.</w:t>
      </w:r>
    </w:p>
    <w:p w14:paraId="21F2F81B"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גיבוש האפיון של מערכת פינוי האשפה.</w:t>
      </w:r>
    </w:p>
    <w:p w14:paraId="0124D9E9"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תכנון מערך האשפה בשיתוף אדריכל הפרויקט.</w:t>
      </w:r>
    </w:p>
    <w:p w14:paraId="7DC878A9"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הפצת הנחיות לתכנון/ביצוע המערכות הקשורות למערך פינוי האשפה: אוורור, אינסטלציה סניטרית, הזנות חשמל וכד'.</w:t>
      </w:r>
    </w:p>
    <w:p w14:paraId="0EC9F45E"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הכנת מפרט וכתב כמויות לכל פריטי מערך פינוי האשפה, ועריכתו כנדרש לצרכי המכרזים בין הקבלנים. </w:t>
      </w:r>
    </w:p>
    <w:p w14:paraId="74B07AA9"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הכנסת שינויים במפרט ככל שיתחייב להתאמת התכנון למסגרת התקציבית אשר תיקבע ע"י המזמין.</w:t>
      </w:r>
    </w:p>
    <w:p w14:paraId="315E8E4C"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מתן חוות דעת ויעוץ בכל הקשור בהכנת המכרזים ופרסומם.</w:t>
      </w:r>
    </w:p>
    <w:p w14:paraId="1385B87A"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טיפול בקבלת אישור תברואתי של הרשות להיתר הבניה וככל ונדרש בטופס 4.</w:t>
      </w:r>
    </w:p>
    <w:p w14:paraId="0C02E303"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p>
    <w:p w14:paraId="65CB9087"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ab/>
        <w:t xml:space="preserve">3.2 </w:t>
      </w:r>
      <w:r w:rsidRPr="00232692">
        <w:rPr>
          <w:rFonts w:ascii="Times New Roman" w:eastAsia="Times New Roman" w:hAnsi="Times New Roman" w:cs="David" w:hint="cs"/>
          <w:sz w:val="24"/>
          <w:szCs w:val="24"/>
          <w:u w:val="single"/>
          <w:rtl/>
          <w:lang w:eastAsia="he-IL"/>
        </w:rPr>
        <w:t>הצעות קבלנים</w:t>
      </w:r>
      <w:r w:rsidRPr="00232692">
        <w:rPr>
          <w:rFonts w:ascii="Times New Roman" w:eastAsia="Times New Roman" w:hAnsi="Times New Roman" w:cs="David" w:hint="cs"/>
          <w:sz w:val="24"/>
          <w:szCs w:val="24"/>
          <w:rtl/>
          <w:lang w:eastAsia="he-IL"/>
        </w:rPr>
        <w:t>:</w:t>
      </w:r>
    </w:p>
    <w:p w14:paraId="4D746BDA"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65A57C0"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 xml:space="preserve">           השתתפות בסיורי קבלנים, הכנת תשובות לשאלות הקבלנים והגשתן</w:t>
      </w:r>
    </w:p>
    <w:p w14:paraId="52E51426"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למנהל.</w:t>
      </w:r>
    </w:p>
    <w:p w14:paraId="3942E6DF"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מתן חוות דעת בכל הקשור להצעות הקבלנים.</w:t>
      </w:r>
    </w:p>
    <w:p w14:paraId="569FD685" w14:textId="77777777" w:rsidR="00232692" w:rsidRPr="00232692" w:rsidRDefault="00232692" w:rsidP="00232692">
      <w:pPr>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4CF5A088" w14:textId="77777777" w:rsidR="00232692" w:rsidRPr="00232692" w:rsidRDefault="00232692" w:rsidP="00232692">
      <w:pPr>
        <w:tabs>
          <w:tab w:val="left" w:pos="720"/>
          <w:tab w:val="center" w:pos="4153"/>
          <w:tab w:val="right" w:pos="8306"/>
        </w:tabs>
        <w:spacing w:before="0" w:beforeAutospacing="0" w:after="0" w:afterAutospacing="0" w:line="240" w:lineRule="auto"/>
        <w:ind w:left="72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3.3 </w:t>
      </w:r>
      <w:r w:rsidRPr="00232692">
        <w:rPr>
          <w:rFonts w:ascii="Times New Roman" w:eastAsia="Times New Roman" w:hAnsi="Times New Roman" w:cs="David" w:hint="cs"/>
          <w:sz w:val="24"/>
          <w:szCs w:val="24"/>
          <w:u w:val="single"/>
          <w:rtl/>
          <w:lang w:eastAsia="he-IL"/>
        </w:rPr>
        <w:t>פיקוח עליון</w:t>
      </w:r>
      <w:r w:rsidRPr="00232692">
        <w:rPr>
          <w:rFonts w:ascii="Times New Roman" w:eastAsia="Times New Roman" w:hAnsi="Times New Roman" w:cs="David" w:hint="cs"/>
          <w:sz w:val="24"/>
          <w:szCs w:val="24"/>
          <w:rtl/>
          <w:lang w:eastAsia="he-IL"/>
        </w:rPr>
        <w:t>:</w:t>
      </w:r>
    </w:p>
    <w:p w14:paraId="061C50AF"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075003CC"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פקוח עליון על עבודות התקנת מערכת פינוי האשפה הן באתר והן בבתי מלאכה מחוץ לאתר.</w:t>
      </w:r>
    </w:p>
    <w:p w14:paraId="23AE61C2"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בחינת תכניות העבודה של הקבלנים אשר זכו בעבודות, עד אישור תכניותיהם לייצור.</w:t>
      </w:r>
    </w:p>
    <w:p w14:paraId="73E90F3D"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השתתפות בקבלת העבודות ואישור גמר ביצוע העבודות. דיווח על ליקויים הטעונים השלמה או תיקון.</w:t>
      </w:r>
    </w:p>
    <w:p w14:paraId="4EFA871A"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למנהל והשתתפות בדיונים ובבירורים עם הקבלנים בקשר עם בצוע העבודות והתאמתן לתנאי החוזים עם קבלני העבודות, הן לפני מסירת העבודות והן בתקופת הבדק.</w:t>
      </w:r>
    </w:p>
    <w:p w14:paraId="7C1DD8AB"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לפתרונות במקרים בהם יתגלו כשלים בביצוע לעומת התכנון.</w:t>
      </w:r>
    </w:p>
    <w:p w14:paraId="200E0B5D"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אין היועץ רשאי לתת הוראות לקבלנים ו/או לנהל משא ומתן עם הקבלנים אלא באמצעות נציג המזמין.</w:t>
      </w:r>
    </w:p>
    <w:p w14:paraId="55D6B059"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השתתפות בקבלת אישור תברואתי של הרשות לאכלוס / טופס 4 ותעודת גמר.</w:t>
      </w:r>
    </w:p>
    <w:p w14:paraId="28381DB3"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ג</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0BD82DED"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לוח זמנים ושלבי ביצוע</w:t>
      </w:r>
    </w:p>
    <w:p w14:paraId="7F66A506"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1FD5E5C5"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6BDC8384"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לוח הזמנים ליעוץ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05AE4DB3"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0AE7917D"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היועץ ימסור את התכניות ו/או המסמכים לאישור המזמין בהתאם ללוח הזמנים והתכניות ו/או המסמכים לא יחשבו כמושלמים עד לקבלת אישור המזמין.</w:t>
      </w:r>
    </w:p>
    <w:p w14:paraId="70C52A7F"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56FC2BEB"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העביר המזמין ליועץ הערות או הנחיות נוספות לגבי התכניות ו/או המסמכים, יעדכן היועץ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ליועץ הערותיו ו/או הנחיותיו לגבי תכניות ו/או מסמכים שהוגשו לו על ידי היועץ בתוך 30 יום ממועד הגשתן למזמין.</w:t>
      </w:r>
    </w:p>
    <w:p w14:paraId="232DB1DC"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2B0D1672"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אם לא יקבע לוח זמנים במעמד חתימת החוזה יעביר היועץ לוח זמנים ראשוני לאישור המנהל תוך 7 ימים ממועד החתימה.</w:t>
      </w:r>
    </w:p>
    <w:p w14:paraId="3022DEDE"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44CCC11E"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7E1966E6"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color w:val="008000"/>
          <w:sz w:val="24"/>
          <w:szCs w:val="24"/>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ד'</w:t>
      </w:r>
      <w:r w:rsidR="00573980">
        <w:rPr>
          <w:rFonts w:ascii="Times New Roman" w:eastAsia="Times New Roman" w:hAnsi="Times New Roman" w:cs="David" w:hint="cs"/>
          <w:b/>
          <w:bCs/>
          <w:sz w:val="24"/>
          <w:szCs w:val="24"/>
          <w:u w:val="single"/>
          <w:rtl/>
          <w:lang w:eastAsia="he-IL"/>
        </w:rPr>
        <w:t>'</w:t>
      </w:r>
    </w:p>
    <w:p w14:paraId="2F8D7EF1"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שכר ותשלומי היועץ</w:t>
      </w:r>
    </w:p>
    <w:p w14:paraId="624BA0EA" w14:textId="77777777" w:rsidR="00232692" w:rsidRPr="00232692" w:rsidRDefault="00232692" w:rsidP="00232692">
      <w:pPr>
        <w:widowControl w:val="0"/>
        <w:spacing w:before="60" w:beforeAutospacing="0" w:after="60" w:afterAutospacing="0" w:line="300" w:lineRule="atLeast"/>
        <w:ind w:left="540" w:hanging="540"/>
        <w:rPr>
          <w:rFonts w:ascii="Times New Roman" w:eastAsia="Times New Roman" w:hAnsi="Times New Roman" w:cs="David"/>
          <w:sz w:val="24"/>
          <w:szCs w:val="24"/>
          <w:u w:val="single"/>
          <w:rtl/>
          <w:lang w:eastAsia="he-IL"/>
        </w:rPr>
      </w:pPr>
    </w:p>
    <w:p w14:paraId="0A692826" w14:textId="77777777" w:rsidR="00232692" w:rsidRPr="00232692" w:rsidRDefault="00232692" w:rsidP="00232692">
      <w:pPr>
        <w:numPr>
          <w:ilvl w:val="0"/>
          <w:numId w:val="18"/>
        </w:numPr>
        <w:tabs>
          <w:tab w:val="right" w:pos="5960"/>
        </w:tabs>
        <w:snapToGrid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תמורת ביצוע מלוא שירותי היועץ, כמפורט בנספח ב', ישלם המזמין ליועץ את שכר היועץ בשיעורים כדלקמן:</w:t>
      </w:r>
    </w:p>
    <w:p w14:paraId="7F35E5EF" w14:textId="77777777" w:rsidR="00232692" w:rsidRPr="00232692" w:rsidRDefault="00232692" w:rsidP="00573980">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4"/>
          <w:szCs w:val="24"/>
          <w:rtl/>
          <w:lang w:eastAsia="he-IL"/>
        </w:rPr>
        <w:tab/>
        <w:t xml:space="preserve">סכום קבוע ומוחלט של </w:t>
      </w:r>
      <w:r w:rsidR="00573980" w:rsidRPr="00573980">
        <w:rPr>
          <w:rFonts w:ascii="Times New Roman" w:eastAsia="Times New Roman" w:hAnsi="Times New Roman" w:cs="David" w:hint="cs"/>
          <w:b/>
          <w:bCs/>
          <w:sz w:val="24"/>
          <w:szCs w:val="24"/>
          <w:u w:val="single"/>
          <w:rtl/>
          <w:lang w:eastAsia="he-IL"/>
        </w:rPr>
        <w:t xml:space="preserve">        </w:t>
      </w:r>
      <w:r w:rsidR="00573980">
        <w:rPr>
          <w:rFonts w:ascii="Times New Roman" w:eastAsia="Times New Roman" w:hAnsi="Times New Roman" w:cs="David" w:hint="cs"/>
          <w:b/>
          <w:bCs/>
          <w:sz w:val="24"/>
          <w:szCs w:val="24"/>
          <w:u w:val="single"/>
          <w:rtl/>
          <w:lang w:eastAsia="he-IL"/>
        </w:rPr>
        <w:t xml:space="preserve">        </w:t>
      </w:r>
      <w:r w:rsidR="00573980" w:rsidRPr="00573980">
        <w:rPr>
          <w:rFonts w:ascii="Times New Roman" w:eastAsia="Times New Roman" w:hAnsi="Times New Roman" w:cs="David" w:hint="cs"/>
          <w:b/>
          <w:bCs/>
          <w:sz w:val="24"/>
          <w:szCs w:val="24"/>
          <w:u w:val="single"/>
          <w:rtl/>
          <w:lang w:eastAsia="he-IL"/>
        </w:rPr>
        <w:t xml:space="preserve">          </w:t>
      </w:r>
      <w:r w:rsidRPr="00573980">
        <w:rPr>
          <w:rFonts w:ascii="Times New Roman" w:eastAsia="Times New Roman" w:hAnsi="Times New Roman" w:cs="David" w:hint="cs"/>
          <w:b/>
          <w:bCs/>
          <w:sz w:val="24"/>
          <w:szCs w:val="24"/>
          <w:rtl/>
          <w:lang w:eastAsia="he-IL"/>
        </w:rPr>
        <w:t xml:space="preserve"> </w:t>
      </w:r>
      <w:r w:rsidRPr="00232692">
        <w:rPr>
          <w:rFonts w:ascii="Times New Roman" w:eastAsia="Times New Roman" w:hAnsi="Times New Roman" w:cs="David" w:hint="cs"/>
          <w:b/>
          <w:bCs/>
          <w:sz w:val="24"/>
          <w:szCs w:val="24"/>
          <w:rtl/>
          <w:lang w:eastAsia="he-IL"/>
        </w:rPr>
        <w:t xml:space="preserve">ש"ח </w:t>
      </w:r>
      <w:r w:rsidRPr="00232692">
        <w:rPr>
          <w:rFonts w:ascii="Times New Roman" w:eastAsia="Times New Roman" w:hAnsi="Times New Roman" w:cs="David" w:hint="cs"/>
          <w:sz w:val="24"/>
          <w:szCs w:val="24"/>
          <w:rtl/>
          <w:lang w:eastAsia="he-IL"/>
        </w:rPr>
        <w:t>(במילים:</w:t>
      </w:r>
      <w:r w:rsidRPr="00573980">
        <w:rPr>
          <w:rFonts w:ascii="Times New Roman" w:eastAsia="Times New Roman" w:hAnsi="Times New Roman" w:cs="David" w:hint="cs"/>
          <w:sz w:val="24"/>
          <w:szCs w:val="24"/>
          <w:u w:val="single"/>
          <w:rtl/>
          <w:lang w:eastAsia="he-IL"/>
        </w:rPr>
        <w:t xml:space="preserve"> </w:t>
      </w:r>
      <w:r w:rsidR="00573980" w:rsidRPr="00573980">
        <w:rPr>
          <w:rFonts w:ascii="Times New Roman" w:eastAsia="Times New Roman" w:hAnsi="Times New Roman" w:cs="David" w:hint="cs"/>
          <w:b/>
          <w:bCs/>
          <w:sz w:val="24"/>
          <w:szCs w:val="24"/>
          <w:u w:val="single"/>
          <w:rtl/>
          <w:lang w:eastAsia="he-IL"/>
        </w:rPr>
        <w:t xml:space="preserve">                                        </w:t>
      </w:r>
      <w:r w:rsidR="00573980">
        <w:rPr>
          <w:rFonts w:ascii="Times New Roman" w:eastAsia="Times New Roman" w:hAnsi="Times New Roman" w:cs="David" w:hint="cs"/>
          <w:b/>
          <w:bCs/>
          <w:sz w:val="24"/>
          <w:szCs w:val="24"/>
          <w:rtl/>
          <w:lang w:eastAsia="he-IL"/>
        </w:rPr>
        <w:t xml:space="preserve"> </w:t>
      </w:r>
      <w:r w:rsidRPr="00232692">
        <w:rPr>
          <w:rFonts w:ascii="Times New Roman" w:eastAsia="Times New Roman" w:hAnsi="Times New Roman" w:cs="David" w:hint="cs"/>
          <w:b/>
          <w:bCs/>
          <w:sz w:val="24"/>
          <w:szCs w:val="24"/>
          <w:rtl/>
          <w:lang w:eastAsia="he-IL"/>
        </w:rPr>
        <w:t>ש"ח</w:t>
      </w:r>
      <w:r w:rsidRPr="00232692">
        <w:rPr>
          <w:rFonts w:ascii="Times New Roman" w:eastAsia="Times New Roman" w:hAnsi="Times New Roman" w:cs="David" w:hint="cs"/>
          <w:sz w:val="24"/>
          <w:szCs w:val="24"/>
          <w:rtl/>
          <w:lang w:eastAsia="he-IL"/>
        </w:rPr>
        <w:t>).</w:t>
      </w:r>
    </w:p>
    <w:p w14:paraId="51C30180"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411D791F" w14:textId="77777777" w:rsidR="00232692" w:rsidRPr="00232692" w:rsidRDefault="00232692" w:rsidP="00232692">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25210011"/>
          <w:placeholder>
            <w:docPart w:val="16673AED862F47B1BC8D97215DDBAF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ins w:id="15" w:author="דקל רוקבן" w:date="2021-11-21T11:39:00Z">
            <w:r w:rsidR="00F84EB2">
              <w:rPr>
                <w:rFonts w:ascii="Times New Roman" w:eastAsia="Times New Roman" w:hAnsi="Times New Roman" w:cs="David" w:hint="cs"/>
                <w:color w:val="008000"/>
                <w:sz w:val="24"/>
                <w:szCs w:val="24"/>
                <w:rtl/>
              </w:rPr>
              <w:t>מדד המחירים לצרכן</w:t>
            </w:r>
          </w:ins>
        </w:sdtContent>
      </w:sdt>
      <w:r w:rsidRPr="00573980">
        <w:rPr>
          <w:rFonts w:ascii="Times New Roman" w:eastAsia="Times New Roman" w:hAnsi="Times New Roman" w:cs="David" w:hint="cs"/>
          <w:color w:val="00B0F0"/>
          <w:sz w:val="24"/>
          <w:szCs w:val="24"/>
          <w:rtl/>
        </w:rPr>
        <w:br/>
      </w:r>
      <w:sdt>
        <w:sdtPr>
          <w:rPr>
            <w:rFonts w:ascii="Times New Roman" w:eastAsia="Times New Roman" w:hAnsi="Times New Roman" w:cs="David" w:hint="cs"/>
            <w:color w:val="00B0F0"/>
            <w:sz w:val="24"/>
            <w:szCs w:val="24"/>
            <w:rtl/>
          </w:rPr>
          <w:alias w:val="מדד בגין/ידוע - כותרת"/>
          <w:tag w:val="cntIsKnownTitle"/>
          <w:id w:val="-2127994526"/>
          <w:placeholder>
            <w:docPart w:val="F3BA149CEA7E49768E627A7E979C0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6" w:author="דקל רוקבן" w:date="2021-11-21T11:40:00Z">
            <w:r w:rsidR="00F84EB2">
              <w:rPr>
                <w:rFonts w:ascii="Times New Roman" w:eastAsia="Times New Roman" w:hAnsi="Times New Roman" w:cs="David" w:hint="cs"/>
                <w:color w:val="00B0F0"/>
                <w:sz w:val="24"/>
                <w:szCs w:val="24"/>
                <w:rtl/>
              </w:rPr>
              <w:t>ידוע</w:t>
            </w:r>
          </w:ins>
        </w:sdtContent>
      </w:sdt>
      <w:r w:rsidRPr="00573980">
        <w:rPr>
          <w:rFonts w:ascii="Times New Roman" w:eastAsia="Times New Roman" w:hAnsi="Times New Roman" w:cs="David" w:hint="cs"/>
          <w:color w:val="00B0F0"/>
          <w:sz w:val="24"/>
          <w:szCs w:val="24"/>
          <w:rtl/>
        </w:rPr>
        <w:t xml:space="preserve"> </w:t>
      </w:r>
      <w:sdt>
        <w:sdtPr>
          <w:rPr>
            <w:rFonts w:ascii="Times New Roman" w:eastAsia="Times New Roman" w:hAnsi="Times New Roman" w:cs="David" w:hint="cs"/>
            <w:color w:val="00B0F0"/>
            <w:sz w:val="24"/>
            <w:szCs w:val="24"/>
            <w:rtl/>
          </w:rPr>
          <w:alias w:val="מדד בסיס"/>
          <w:tag w:val="cntMadadBase"/>
          <w:id w:val="1762786105"/>
          <w:placeholder>
            <w:docPart w:val="A63B2DBBCDCE405FA3FD299B6F85D5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5-15T00:00:00Z">
            <w:dateFormat w:val="dd/MM/yyyy"/>
            <w:lid w:val="he-IL"/>
            <w:storeMappedDataAs w:val="dateTime"/>
            <w:calendar w:val="gregorian"/>
          </w:date>
        </w:sdtPr>
        <w:sdtEndPr/>
        <w:sdtContent>
          <w:ins w:id="17" w:author="דקל רוקבן" w:date="2021-11-21T11:40:00Z">
            <w:r w:rsidR="00F84EB2">
              <w:rPr>
                <w:rFonts w:ascii="Times New Roman" w:eastAsia="Times New Roman" w:hAnsi="Times New Roman" w:cs="David" w:hint="cs"/>
                <w:color w:val="00B0F0"/>
                <w:sz w:val="24"/>
                <w:szCs w:val="24"/>
                <w:rtl/>
              </w:rPr>
              <w:t>‏15/05/2021</w:t>
            </w:r>
          </w:ins>
        </w:sdtContent>
      </w:sdt>
      <w:r w:rsidRPr="00573980">
        <w:rPr>
          <w:rFonts w:ascii="Times New Roman" w:eastAsia="Times New Roman" w:hAnsi="Times New Roman" w:cs="David" w:hint="cs"/>
          <w:color w:val="00B0F0"/>
          <w:sz w:val="24"/>
          <w:szCs w:val="24"/>
          <w:rtl/>
        </w:rPr>
        <w:t xml:space="preserve"> (העומד על </w:t>
      </w:r>
      <w:sdt>
        <w:sdtPr>
          <w:rPr>
            <w:rFonts w:ascii="Times New Roman" w:eastAsia="Times New Roman" w:hAnsi="Times New Roman" w:cs="David" w:hint="cs"/>
            <w:color w:val="00B0F0"/>
            <w:sz w:val="24"/>
            <w:szCs w:val="24"/>
            <w:rtl/>
          </w:rPr>
          <w:alias w:val="נקודות מדד"/>
          <w:tag w:val="cntMadadPoints"/>
          <w:id w:val="1813912319"/>
          <w:placeholder>
            <w:docPart w:val="EE4A0A1832654DA3B2BBB2536A54E3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8" w:author="דקל רוקבן" w:date="2021-11-21T11:40:00Z">
            <w:r w:rsidR="00F84EB2">
              <w:rPr>
                <w:rFonts w:ascii="Times New Roman" w:eastAsia="Times New Roman" w:hAnsi="Times New Roman" w:cs="David" w:hint="cs"/>
                <w:color w:val="00B0F0"/>
                <w:sz w:val="24"/>
                <w:szCs w:val="24"/>
                <w:rtl/>
              </w:rPr>
              <w:t>225.5724</w:t>
            </w:r>
          </w:ins>
        </w:sdtContent>
      </w:sdt>
      <w:r w:rsidRPr="00232692">
        <w:rPr>
          <w:rFonts w:ascii="Times New Roman" w:eastAsia="Times New Roman" w:hAnsi="Times New Roman" w:cs="David" w:hint="cs"/>
          <w:sz w:val="24"/>
          <w:szCs w:val="24"/>
          <w:rtl/>
        </w:rPr>
        <w:t xml:space="preserve"> נקודות) </w:t>
      </w:r>
      <w:r w:rsidRPr="00232692">
        <w:rPr>
          <w:rFonts w:ascii="Times New Roman" w:eastAsia="Times New Roman" w:hAnsi="Times New Roman" w:cs="David" w:hint="cs"/>
          <w:sz w:val="24"/>
          <w:szCs w:val="24"/>
          <w:rtl/>
          <w:lang w:eastAsia="he-IL"/>
        </w:rPr>
        <w:t xml:space="preserve"> עד למדד הידוע ביום הגשת כל חשבון.</w:t>
      </w:r>
    </w:p>
    <w:p w14:paraId="22BC6A23"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31408C52" w14:textId="77777777" w:rsidR="00232692" w:rsidRPr="00232692" w:rsidRDefault="00232692" w:rsidP="00232692">
      <w:pPr>
        <w:tabs>
          <w:tab w:val="right" w:pos="5960"/>
        </w:tabs>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6"/>
          <w:szCs w:val="24"/>
          <w:rtl/>
          <w:lang w:eastAsia="he-IL"/>
        </w:rPr>
        <w:t>3.   למען הסר ספק:</w:t>
      </w:r>
    </w:p>
    <w:p w14:paraId="1453E3D5"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71582523"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3.1 מובהר כי שכר היועץ ומועדי התשלום הינם סופיים ומוחלטים, והם לא ישתנו מכל גורם שהוא, לרבות ומבלי לפגוע בכלליות האמור לעיל,</w:t>
      </w:r>
      <w:r w:rsidRPr="00232692">
        <w:rPr>
          <w:rFonts w:ascii="Times New Roman" w:eastAsia="Times New Roman" w:hAnsi="Times New Roman" w:cs="David" w:hint="cs"/>
          <w:sz w:val="26"/>
          <w:szCs w:val="24"/>
          <w:lang w:eastAsia="he-IL"/>
        </w:rPr>
        <w:t xml:space="preserve"> </w:t>
      </w:r>
      <w:r w:rsidRPr="00232692">
        <w:rPr>
          <w:rFonts w:ascii="Times New Roman" w:eastAsia="Times New Roman" w:hAnsi="Times New Roman" w:cs="David" w:hint="cs"/>
          <w:sz w:val="26"/>
          <w:szCs w:val="24"/>
          <w:rtl/>
          <w:lang w:eastAsia="he-IL"/>
        </w:rPr>
        <w:t>קצב הבניה, צורת ביצוע הבניה (קונבנציונלי ו/או טרומי ו/או מתועש) ו/או מידת, אופי וסוג השינויים שידרשו ע"י המזמין.</w:t>
      </w:r>
    </w:p>
    <w:p w14:paraId="5D95A9D9"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51A1C6AB"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3.2 שכר התכנון כולל את כל המפורט בחוזה על כל נספחיו, לרבות נספח ב'.</w:t>
      </w:r>
    </w:p>
    <w:p w14:paraId="464F69FC"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6FA1B68B"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בנוסף לכל תשלום ישולם ליועץ מע"מ כשיעורו בחוק וזאת כנגד המצאת חשבונית מס כדין, למועד תשלום המע"מ ע"י היועץ והמצאת כל אישור נוסף ע"פ כל דין, לרבות אישור על ינהלו ספרים ואישור על ניכוי מס במקור.</w:t>
      </w:r>
    </w:p>
    <w:p w14:paraId="29E4F612" w14:textId="77777777" w:rsidR="00232692" w:rsidRPr="00232692" w:rsidRDefault="00232692" w:rsidP="00232692">
      <w:pPr>
        <w:tabs>
          <w:tab w:val="right" w:pos="5960"/>
        </w:tabs>
        <w:spacing w:before="0" w:beforeAutospacing="0" w:after="0" w:afterAutospacing="0" w:line="240" w:lineRule="auto"/>
        <w:ind w:left="1134" w:firstLine="306"/>
        <w:jc w:val="both"/>
        <w:rPr>
          <w:rFonts w:ascii="Times New Roman" w:eastAsia="Times New Roman" w:hAnsi="Times New Roman" w:cs="David"/>
          <w:sz w:val="26"/>
          <w:szCs w:val="24"/>
          <w:rtl/>
          <w:lang w:eastAsia="he-IL"/>
        </w:rPr>
      </w:pPr>
    </w:p>
    <w:p w14:paraId="4FC0E8E1"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תנאי מוקדם לביצוע התשלומים לפי נספח זה הוא קיום כל התחייבויות היועץ על פי חוזה זה, השלמת כל עבודות התכנון הכלולות בשכר היועץ ומסירת כל המסמכים והתכניות למזמין.</w:t>
      </w:r>
    </w:p>
    <w:p w14:paraId="36B2DF7F"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0734EA39" w14:textId="77777777" w:rsidR="00232692" w:rsidRPr="00232692" w:rsidRDefault="00232692" w:rsidP="00232692">
      <w:pPr>
        <w:tabs>
          <w:tab w:val="right" w:pos="5960"/>
        </w:tabs>
        <w:spacing w:before="0" w:beforeAutospacing="0" w:after="0" w:afterAutospacing="0" w:line="240" w:lineRule="auto"/>
        <w:ind w:left="705" w:right="84" w:hanging="70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4.</w:t>
      </w:r>
      <w:r w:rsidRPr="00232692">
        <w:rPr>
          <w:rFonts w:ascii="Times New Roman" w:eastAsia="Times New Roman" w:hAnsi="Times New Roman" w:cs="David" w:hint="cs"/>
          <w:sz w:val="24"/>
          <w:szCs w:val="24"/>
          <w:rtl/>
          <w:lang w:eastAsia="he-IL"/>
        </w:rPr>
        <w:tab/>
        <w:t>שכר היועץ ישולם לשיעורין כנגד גמר כל שלב ושלב של שרותי היועץ כמוגדר בחוזה כדלקמן:</w:t>
      </w:r>
      <w:r w:rsidRPr="00232692">
        <w:rPr>
          <w:rFonts w:ascii="Times New Roman" w:eastAsia="Times New Roman" w:hAnsi="Times New Roman" w:cs="David" w:hint="cs"/>
          <w:sz w:val="24"/>
          <w:szCs w:val="24"/>
          <w:rtl/>
          <w:lang w:eastAsia="he-IL"/>
        </w:rPr>
        <w:br/>
      </w:r>
    </w:p>
    <w:p w14:paraId="140A5371"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עם הגשת התכנית לאישור העירייה</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6B2FDB82"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עם קבלת אישור העירייה</w:t>
      </w:r>
      <w:r w:rsidRPr="00232692">
        <w:rPr>
          <w:rFonts w:ascii="Times New Roman" w:eastAsia="Times New Roman" w:hAnsi="Times New Roman" w:cs="David" w:hint="cs"/>
          <w:sz w:val="24"/>
          <w:szCs w:val="24"/>
          <w:rtl/>
          <w:lang w:eastAsia="he-IL"/>
        </w:rPr>
        <w:tab/>
        <w:t xml:space="preserve"> לתכנית</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2604F2AE" w14:textId="77777777"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u w:val="single"/>
          <w:rtl/>
          <w:lang w:eastAsia="he-IL"/>
        </w:rPr>
      </w:pPr>
      <w:r w:rsidRPr="00232692">
        <w:rPr>
          <w:rFonts w:ascii="Times New Roman" w:eastAsia="Times New Roman" w:hAnsi="Times New Roman" w:cs="David" w:hint="cs"/>
          <w:sz w:val="24"/>
          <w:szCs w:val="24"/>
          <w:rtl/>
          <w:lang w:eastAsia="he-IL"/>
        </w:rPr>
        <w:t>ג.</w:t>
      </w:r>
      <w:r w:rsidRPr="00232692">
        <w:rPr>
          <w:rFonts w:ascii="Times New Roman" w:eastAsia="Times New Roman" w:hAnsi="Times New Roman" w:cs="David" w:hint="cs"/>
          <w:sz w:val="24"/>
          <w:szCs w:val="24"/>
          <w:rtl/>
          <w:lang w:eastAsia="he-IL"/>
        </w:rPr>
        <w:tab/>
        <w:t>לאחר קבלת אישור תברואתי של הרשות לאכלוס /טופס 4</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u w:val="single"/>
          <w:rtl/>
          <w:lang w:eastAsia="he-IL"/>
        </w:rPr>
        <w:t>40%</w:t>
      </w:r>
    </w:p>
    <w:p w14:paraId="26DEB8C8" w14:textId="77777777"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ד.</w:t>
      </w:r>
      <w:r w:rsidRPr="00232692">
        <w:rPr>
          <w:rFonts w:ascii="Times New Roman" w:eastAsia="Times New Roman" w:hAnsi="Times New Roman" w:cs="David" w:hint="cs"/>
          <w:sz w:val="24"/>
          <w:szCs w:val="24"/>
          <w:rtl/>
          <w:lang w:eastAsia="he-IL"/>
        </w:rPr>
        <w:tab/>
        <w:t>סה"כ</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100%</w:t>
      </w:r>
    </w:p>
    <w:p w14:paraId="496393A4"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0C23E342"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rPr>
      </w:pPr>
      <w:r w:rsidRPr="00232692">
        <w:rPr>
          <w:rFonts w:ascii="Times New Roman" w:eastAsia="Times New Roman" w:hAnsi="Times New Roman" w:cs="David" w:hint="cs"/>
          <w:sz w:val="24"/>
          <w:szCs w:val="24"/>
          <w:rtl/>
          <w:lang w:eastAsia="he-IL"/>
        </w:rPr>
        <w:t xml:space="preserve"> 5.          למרות האמור בסעיף 4 לעיל רשאי המזמין לשלם ליועץ מקדמות בגין קידום התכנון אשר יקוזזו משלבי התשלום עפ"י קביעתו הבלעדית של המזמין.</w:t>
      </w:r>
    </w:p>
    <w:p w14:paraId="57D204EF"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2F143A3D"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6.</w:t>
      </w:r>
      <w:r w:rsidRPr="00232692">
        <w:rPr>
          <w:rFonts w:ascii="Times New Roman" w:eastAsia="Times New Roman" w:hAnsi="Times New Roman" w:cs="David" w:hint="cs"/>
          <w:sz w:val="24"/>
          <w:szCs w:val="24"/>
          <w:rtl/>
          <w:lang w:eastAsia="he-IL"/>
        </w:rPr>
        <w:tab/>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360B01D7"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5F525A1D"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7.</w:t>
      </w:r>
      <w:r w:rsidRPr="00232692">
        <w:rPr>
          <w:rFonts w:ascii="Times New Roman" w:eastAsia="Times New Roman" w:hAnsi="Times New Roman" w:cs="David" w:hint="cs"/>
          <w:sz w:val="24"/>
          <w:szCs w:val="24"/>
          <w:rtl/>
          <w:lang w:eastAsia="he-IL"/>
        </w:rPr>
        <w:tab/>
        <w:t>המזמין ישלם את שכר היועץ בתוך 60 יום מתאריך אישור החשבון ע"י המנהל.</w:t>
      </w:r>
    </w:p>
    <w:p w14:paraId="7557EF89"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498D5547"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4E0D5E08"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71DD3F8E"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4FDC24F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4B822337"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5A8DE3DF"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106BDBA0"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14D53509"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52605EAE"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561D0CD4"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33821621" w14:textId="77777777" w:rsidR="00663022" w:rsidRDefault="00663022" w:rsidP="00232692">
      <w:pPr>
        <w:spacing w:before="0" w:beforeAutospacing="0" w:after="0" w:afterAutospacing="0" w:line="240" w:lineRule="auto"/>
        <w:ind w:left="746"/>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2097C628"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7999C205"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ה'</w:t>
      </w:r>
      <w:r w:rsidR="00573980">
        <w:rPr>
          <w:rFonts w:ascii="Times New Roman" w:eastAsia="Times New Roman" w:hAnsi="Times New Roman" w:cs="David" w:hint="cs"/>
          <w:bCs/>
          <w:sz w:val="20"/>
          <w:szCs w:val="24"/>
          <w:u w:val="single"/>
          <w:rtl/>
          <w:lang w:eastAsia="he-IL"/>
        </w:rPr>
        <w:t>'</w:t>
      </w:r>
    </w:p>
    <w:p w14:paraId="1AB543B0" w14:textId="77777777" w:rsidR="00232692" w:rsidRPr="00232692" w:rsidRDefault="00232692" w:rsidP="00232692">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506437468"/>
          <w:placeholder>
            <w:docPart w:val="B4A59D529C8D43A7B576B23FDB79E3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6-01T00:00:00Z">
            <w:dateFormat w:val="dd/MM/yyyy"/>
            <w:lid w:val="he-IL"/>
            <w:storeMappedDataAs w:val="dateTime"/>
            <w:calendar w:val="gregorian"/>
          </w:date>
        </w:sdtPr>
        <w:sdtEndPr>
          <w:rPr>
            <w:rFonts w:hint="cs"/>
          </w:rPr>
        </w:sdtEndPr>
        <w:sdtContent>
          <w:ins w:id="19" w:author="דקל רוקבן" w:date="2021-11-21T11:35:00Z">
            <w:r w:rsidR="00F84EB2">
              <w:rPr>
                <w:rFonts w:ascii="Times New Roman" w:eastAsia="Times New Roman" w:hAnsi="Times New Roman" w:cs="David" w:hint="cs"/>
                <w:color w:val="008000"/>
                <w:sz w:val="24"/>
                <w:szCs w:val="24"/>
                <w:rtl/>
                <w:lang w:eastAsia="he-IL"/>
              </w:rPr>
              <w:t>‏01/06/2021</w:t>
            </w:r>
          </w:ins>
        </w:sdtContent>
      </w:sdt>
      <w:r w:rsidRPr="00232692">
        <w:rPr>
          <w:rFonts w:ascii="Times New Roman" w:eastAsia="Times New Roman" w:hAnsi="Times New Roman" w:cs="David" w:hint="cs"/>
          <w:bCs/>
          <w:color w:val="FF0000"/>
          <w:sz w:val="24"/>
          <w:szCs w:val="24"/>
          <w:rtl/>
          <w:lang w:eastAsia="he-IL"/>
        </w:rPr>
        <w:br/>
      </w:r>
    </w:p>
    <w:p w14:paraId="36F272CE"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לכבוד</w:t>
      </w:r>
      <w:r w:rsidRPr="00232692">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B0F0"/>
          <w:sz w:val="24"/>
          <w:szCs w:val="24"/>
          <w:rtl/>
          <w:lang w:eastAsia="he-IL"/>
        </w:rPr>
        <w:alias w:val="שם צד א"/>
        <w:tag w:val="cmtTzadAName"/>
        <w:id w:val="-112286715"/>
        <w:placeholder>
          <w:docPart w:val="EC4BC2C46F3147598F40F78F340E15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14:paraId="0E2B27B3" w14:textId="77777777" w:rsidR="00232692" w:rsidRPr="00232692" w:rsidRDefault="00F84EB2"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0" w:author="דקל רוקבן" w:date="2021-11-21T11:36:00Z">
            <w:r w:rsidRPr="008B6381">
              <w:rPr>
                <w:rStyle w:val="a7"/>
                <w:rFonts w:hint="cs"/>
                <w:rtl/>
              </w:rPr>
              <w:t>[שם</w:t>
            </w:r>
            <w:r w:rsidRPr="008B6381">
              <w:rPr>
                <w:rStyle w:val="a7"/>
                <w:rtl/>
              </w:rPr>
              <w:t xml:space="preserve"> </w:t>
            </w:r>
            <w:r w:rsidRPr="008B6381">
              <w:rPr>
                <w:rStyle w:val="a7"/>
                <w:rFonts w:hint="cs"/>
                <w:rtl/>
              </w:rPr>
              <w:t>צד</w:t>
            </w:r>
            <w:r w:rsidRPr="008B6381">
              <w:rPr>
                <w:rStyle w:val="a7"/>
                <w:rtl/>
              </w:rPr>
              <w:t xml:space="preserve"> </w:t>
            </w:r>
            <w:r w:rsidRPr="008B6381">
              <w:rPr>
                <w:rStyle w:val="a7"/>
                <w:rFonts w:hint="cs"/>
                <w:rtl/>
              </w:rPr>
              <w:t>א]</w:t>
            </w:r>
          </w:ins>
        </w:p>
      </w:sdtContent>
    </w:sdt>
    <w:p w14:paraId="289EAFDB"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ACD3661"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w:t>
      </w:r>
    </w:p>
    <w:p w14:paraId="5DAC0E90"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CB796BC"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A1E7DC5"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4"/>
          <w:szCs w:val="24"/>
          <w:u w:val="single"/>
          <w:rtl/>
          <w:lang w:eastAsia="he-IL"/>
        </w:rPr>
        <w:t>הצהרה והתחייבות לשמירת סודיות</w:t>
      </w:r>
    </w:p>
    <w:p w14:paraId="1ECBAF62"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13FAA7"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496689386"/>
          <w:placeholder>
            <w:docPart w:val="399DB63BB04F4D0D857B05976506F1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דקל רוקבן" w:date="2021-11-21T11:39:00Z">
            <w:r w:rsidR="00F84EB2">
              <w:rPr>
                <w:rFonts w:ascii="Times New Roman" w:eastAsia="Times New Roman" w:hAnsi="Times New Roman" w:cs="David"/>
                <w:color w:val="008000"/>
                <w:sz w:val="24"/>
                <w:szCs w:val="24"/>
                <w:rtl/>
                <w:lang w:eastAsia="he-IL"/>
              </w:rPr>
              <w:t>סיסטמה הנדסת הסביבה בע"מ</w:t>
            </w:r>
          </w:ins>
        </w:sdtContent>
      </w:sdt>
      <w:r w:rsidR="000876BA">
        <w:rPr>
          <w:rFonts w:ascii="Times New Roman" w:eastAsia="Times New Roman" w:hAnsi="Times New Roman" w:cs="David" w:hint="cs"/>
          <w:sz w:val="24"/>
          <w:szCs w:val="24"/>
          <w:rtl/>
          <w:lang w:eastAsia="he-IL"/>
        </w:rPr>
        <w:t xml:space="preserve"> </w:t>
      </w:r>
      <w:r w:rsidRPr="00232692">
        <w:rPr>
          <w:rFonts w:ascii="Times New Roman" w:eastAsia="Times New Roman" w:hAnsi="Times New Roman" w:cs="David" w:hint="cs"/>
          <w:sz w:val="24"/>
          <w:szCs w:val="24"/>
          <w:rtl/>
          <w:lang w:eastAsia="he-IL"/>
        </w:rPr>
        <w:t xml:space="preserve">הפועל בשם חברת </w:t>
      </w:r>
      <w:sdt>
        <w:sdtPr>
          <w:rPr>
            <w:rFonts w:ascii="Times New Roman" w:eastAsia="Times New Roman" w:hAnsi="Times New Roman" w:cs="David" w:hint="cs"/>
            <w:sz w:val="24"/>
            <w:szCs w:val="24"/>
            <w:rtl/>
            <w:lang w:eastAsia="he-IL"/>
          </w:rPr>
          <w:alias w:val="שם ספק"/>
          <w:tag w:val="cntSupllierName"/>
          <w:id w:val="-1826116551"/>
          <w:placeholder>
            <w:docPart w:val="DAF37EAA559148F6B99CA004111DE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 w:author="דקל רוקבן" w:date="2021-11-21T11:39:00Z">
            <w:r w:rsidR="00F84EB2">
              <w:rPr>
                <w:rFonts w:ascii="Times New Roman" w:eastAsia="Times New Roman" w:hAnsi="Times New Roman" w:cs="David" w:hint="cs"/>
                <w:sz w:val="24"/>
                <w:szCs w:val="24"/>
                <w:rtl/>
                <w:lang w:eastAsia="he-IL"/>
              </w:rPr>
              <w:t>סיסטמה הנדסת הסביבה בע"מ</w:t>
            </w:r>
          </w:ins>
        </w:sdtContent>
      </w:sdt>
      <w:r w:rsidR="000876BA">
        <w:rPr>
          <w:rFonts w:ascii="Times New Roman" w:eastAsia="Times New Roman" w:hAnsi="Times New Roman" w:cs="David" w:hint="cs"/>
          <w:bCs/>
          <w:sz w:val="24"/>
          <w:szCs w:val="24"/>
          <w:rtl/>
          <w:lang w:eastAsia="he-IL"/>
        </w:rPr>
        <w:t xml:space="preserve"> </w:t>
      </w:r>
      <w:r w:rsidRPr="00232692">
        <w:rPr>
          <w:rFonts w:ascii="Times New Roman" w:eastAsia="Times New Roman" w:hAnsi="Times New Roman" w:cs="David" w:hint="cs"/>
          <w:sz w:val="24"/>
          <w:szCs w:val="24"/>
          <w:rtl/>
          <w:lang w:eastAsia="he-IL"/>
        </w:rPr>
        <w:t xml:space="preserve">המספק שירותים לחברת </w:t>
      </w:r>
      <w:sdt>
        <w:sdtPr>
          <w:rPr>
            <w:rFonts w:ascii="Times New Roman" w:eastAsia="Times New Roman" w:hAnsi="Times New Roman" w:cs="David"/>
            <w:color w:val="008000"/>
            <w:sz w:val="24"/>
            <w:szCs w:val="24"/>
            <w:rtl/>
            <w:lang w:eastAsia="he-IL"/>
          </w:rPr>
          <w:alias w:val="שם ספק"/>
          <w:tag w:val="cntSupllierName"/>
          <w:id w:val="1076091430"/>
          <w:placeholder>
            <w:docPart w:val="6DBFFBFCA9044523AD2870BA8766AB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3" w:author="דקל רוקבן" w:date="2021-11-21T11:39:00Z">
            <w:r w:rsidR="00F84EB2">
              <w:rPr>
                <w:rFonts w:ascii="Times New Roman" w:eastAsia="Times New Roman" w:hAnsi="Times New Roman" w:cs="David"/>
                <w:color w:val="008000"/>
                <w:sz w:val="24"/>
                <w:szCs w:val="24"/>
                <w:rtl/>
                <w:lang w:eastAsia="he-IL"/>
              </w:rPr>
              <w:t>סיסטמה הנדסת הסביבה בע"מ</w:t>
            </w:r>
          </w:ins>
        </w:sdtContent>
      </w:sdt>
      <w:r w:rsidRPr="00232692">
        <w:rPr>
          <w:rFonts w:ascii="Times New Roman" w:eastAsia="Times New Roman" w:hAnsi="Times New Roman" w:cs="David" w:hint="cs"/>
          <w:sz w:val="24"/>
          <w:szCs w:val="24"/>
          <w:rtl/>
          <w:lang w:eastAsia="he-IL"/>
        </w:rPr>
        <w:t xml:space="preserve"> *,מצהיר בזאת ומתחייב כלפיכם כדלקמן:</w:t>
      </w:r>
    </w:p>
    <w:p w14:paraId="2483870D"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E0C1E8"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28918964"/>
          <w:placeholder>
            <w:docPart w:val="C92C3F8804EA49D5A864FA7378C21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11-21T11:39:00Z">
            <w:r w:rsidR="00F84EB2">
              <w:rPr>
                <w:rFonts w:ascii="Times New Roman" w:eastAsia="Times New Roman" w:hAnsi="Times New Roman" w:cs="David"/>
                <w:color w:val="008000"/>
                <w:sz w:val="24"/>
                <w:szCs w:val="24"/>
                <w:rtl/>
                <w:lang w:eastAsia="he-IL"/>
              </w:rPr>
              <w:t>סיסטמה הנדסת הסביבה בע"מ</w:t>
            </w:r>
          </w:ins>
        </w:sdtContent>
      </w:sdt>
      <w:r w:rsidRPr="00232692">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color w:val="00B0F0"/>
            <w:sz w:val="24"/>
            <w:szCs w:val="24"/>
            <w:rtl/>
            <w:lang w:eastAsia="he-IL"/>
          </w:rPr>
          <w:alias w:val="תבנית חוזה"/>
          <w:tag w:val="cntContractType"/>
          <w:id w:val="1071394424"/>
          <w:placeholder>
            <w:docPart w:val="286520CD2C2047659DDD662C0D7E9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Fonts w:hint="default"/>
          </w:rPr>
        </w:sdtEndPr>
        <w:sdtContent>
          <w:r w:rsidR="000876BA" w:rsidRPr="00573980">
            <w:rPr>
              <w:rFonts w:ascii="Times New Roman" w:eastAsia="Times New Roman" w:hAnsi="Times New Roman" w:cs="David" w:hint="cs"/>
              <w:color w:val="00B0F0"/>
              <w:sz w:val="24"/>
              <w:szCs w:val="24"/>
              <w:rtl/>
              <w:lang w:eastAsia="he-IL"/>
            </w:rPr>
            <w:t>יועץ פינוי אשפה</w:t>
          </w:r>
        </w:sdtContent>
      </w:sdt>
      <w:r w:rsidRPr="00232692">
        <w:rPr>
          <w:rFonts w:ascii="Times New Roman" w:eastAsia="Times New Roman" w:hAnsi="Times New Roman" w:cs="David" w:hint="cs"/>
          <w:bCs/>
          <w:color w:val="008000"/>
          <w:sz w:val="24"/>
          <w:szCs w:val="24"/>
          <w:rtl/>
          <w:lang w:eastAsia="he-IL"/>
        </w:rPr>
        <w:t xml:space="preserve"> </w:t>
      </w:r>
      <w:r w:rsidR="00573980">
        <w:rPr>
          <w:rFonts w:ascii="Times New Roman" w:eastAsia="Times New Roman" w:hAnsi="Times New Roman" w:cs="David" w:hint="cs"/>
          <w:sz w:val="24"/>
          <w:szCs w:val="24"/>
          <w:rtl/>
          <w:lang w:eastAsia="he-IL"/>
        </w:rPr>
        <w:t>בפרוי</w:t>
      </w:r>
      <w:r w:rsidRPr="00232692">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color w:val="008000"/>
            <w:sz w:val="24"/>
            <w:szCs w:val="24"/>
            <w:rtl/>
            <w:lang w:eastAsia="he-IL"/>
          </w:rPr>
          <w:alias w:val="שם הפרויקט"/>
          <w:tag w:val="cntProjectName"/>
          <w:id w:val="-949856519"/>
          <w:placeholder>
            <w:docPart w:val="95F85CBD32124A36821064F59CB0A2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25" w:author="דקל רוקבן" w:date="2021-11-21T11:35:00Z">
            <w:r w:rsidR="00F84EB2">
              <w:rPr>
                <w:rFonts w:ascii="Times New Roman" w:eastAsia="Times New Roman" w:hAnsi="Times New Roman" w:cs="David"/>
                <w:color w:val="008000"/>
                <w:sz w:val="24"/>
                <w:szCs w:val="24"/>
                <w:rtl/>
                <w:lang w:eastAsia="he-IL"/>
              </w:rPr>
              <w:t>נתניה - מגרש 1409</w:t>
            </w:r>
          </w:ins>
        </w:sdtContent>
      </w:sdt>
      <w:r w:rsidRPr="00232692">
        <w:rPr>
          <w:rFonts w:ascii="Times New Roman" w:eastAsia="Times New Roman" w:hAnsi="Times New Roman" w:cs="David" w:hint="cs"/>
          <w:bCs/>
          <w:color w:val="008000"/>
          <w:sz w:val="24"/>
          <w:szCs w:val="24"/>
          <w:rtl/>
          <w:lang w:eastAsia="he-IL"/>
        </w:rPr>
        <w:t xml:space="preserve"> </w:t>
      </w:r>
      <w:sdt>
        <w:sdtPr>
          <w:rPr>
            <w:rFonts w:ascii="Times New Roman" w:eastAsia="Times New Roman" w:hAnsi="Times New Roman" w:cs="David" w:hint="cs"/>
            <w:bCs/>
            <w:color w:val="008000"/>
            <w:sz w:val="24"/>
            <w:szCs w:val="24"/>
            <w:rtl/>
            <w:lang w:eastAsia="he-IL"/>
          </w:rPr>
          <w:alias w:val="שם אתר"/>
          <w:tag w:val="cntSite"/>
          <w:id w:val="602540989"/>
          <w:placeholder>
            <w:docPart w:val="912D35FEABAD45AD87248368792186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0876BA" w:rsidRPr="00573980">
            <w:rPr>
              <w:rStyle w:val="AutoFieldChar"/>
              <w:rFonts w:hint="cs"/>
              <w:color w:val="00B0F0"/>
              <w:rtl/>
            </w:rPr>
            <w:t>[שם</w:t>
          </w:r>
          <w:r w:rsidR="000876BA" w:rsidRPr="00573980">
            <w:rPr>
              <w:rStyle w:val="AutoFieldChar"/>
              <w:color w:val="00B0F0"/>
              <w:rtl/>
            </w:rPr>
            <w:t xml:space="preserve"> </w:t>
          </w:r>
          <w:r w:rsidR="000876BA" w:rsidRPr="00573980">
            <w:rPr>
              <w:rStyle w:val="AutoFieldChar"/>
              <w:rFonts w:hint="cs"/>
              <w:color w:val="00B0F0"/>
              <w:rtl/>
            </w:rPr>
            <w:t>אתר]</w:t>
          </w:r>
        </w:sdtContent>
      </w:sdt>
      <w:r w:rsidRPr="00232692">
        <w:rPr>
          <w:rFonts w:ascii="Times New Roman" w:eastAsia="Times New Roman" w:hAnsi="Times New Roman" w:cs="David" w:hint="cs"/>
          <w:color w:val="008000"/>
          <w:sz w:val="24"/>
          <w:szCs w:val="24"/>
          <w:rtl/>
          <w:lang w:eastAsia="he-IL"/>
        </w:rPr>
        <w:t>.</w:t>
      </w:r>
    </w:p>
    <w:p w14:paraId="1D7BC65D"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759289"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307304963"/>
          <w:placeholder>
            <w:docPart w:val="40D3E839E3C64A45995951CA5BD5300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דקל רוקבן" w:date="2021-11-21T11:39:00Z">
            <w:r w:rsidR="00F84EB2">
              <w:rPr>
                <w:rFonts w:ascii="Times New Roman" w:eastAsia="Times New Roman" w:hAnsi="Times New Roman" w:cs="David"/>
                <w:color w:val="008000"/>
                <w:sz w:val="24"/>
                <w:szCs w:val="24"/>
                <w:rtl/>
                <w:lang w:eastAsia="he-IL"/>
              </w:rPr>
              <w:t>סיסטמה הנדסת הסביבה בע"מ</w:t>
            </w:r>
          </w:ins>
        </w:sdtContent>
      </w:sdt>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sz w:val="24"/>
          <w:szCs w:val="24"/>
          <w:rtl/>
          <w:lang w:eastAsia="he-IL"/>
        </w:rPr>
        <w:t>עשוי להגיע לרשותי מידע חסוי כמוגדר להלן:</w:t>
      </w:r>
    </w:p>
    <w:p w14:paraId="298366D1" w14:textId="77777777" w:rsidR="00232692" w:rsidRPr="00232692"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10C199F" w14:textId="77777777" w:rsidR="00232692" w:rsidRPr="00232692" w:rsidRDefault="00232692" w:rsidP="00232692">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w:t>
      </w:r>
      <w:r w:rsidRPr="00232692">
        <w:rPr>
          <w:rFonts w:ascii="Times New Roman" w:eastAsia="Times New Roman" w:hAnsi="Times New Roman" w:cs="David" w:hint="cs"/>
          <w:b/>
          <w:bCs/>
          <w:sz w:val="24"/>
          <w:szCs w:val="24"/>
          <w:rtl/>
          <w:lang w:eastAsia="he-IL"/>
        </w:rPr>
        <w:t>מידע חסוי</w:t>
      </w:r>
      <w:r w:rsidRPr="00232692">
        <w:rPr>
          <w:rFonts w:ascii="Times New Roman" w:eastAsia="Times New Roman" w:hAnsi="Times New Roman" w:cs="David" w:hint="cs"/>
          <w:sz w:val="24"/>
          <w:szCs w:val="24"/>
          <w:rtl/>
          <w:lang w:eastAsia="he-IL"/>
        </w:rPr>
        <w:t>"-</w:t>
      </w:r>
      <w:r w:rsidRPr="00232692">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440219653"/>
          <w:placeholder>
            <w:docPart w:val="360466BFB285448FA9A75133361031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 w:author="דקל רוקבן" w:date="2021-11-21T11:39:00Z">
            <w:r w:rsidR="00F84EB2">
              <w:rPr>
                <w:rFonts w:ascii="Times New Roman" w:eastAsia="Times New Roman" w:hAnsi="Times New Roman" w:cs="David"/>
                <w:color w:val="008000"/>
                <w:sz w:val="24"/>
                <w:szCs w:val="24"/>
                <w:rtl/>
                <w:lang w:eastAsia="he-IL"/>
              </w:rPr>
              <w:t>סיסטמה הנדסת הסביבה בע"מ</w:t>
            </w:r>
          </w:ins>
        </w:sdtContent>
      </w:sdt>
      <w:r w:rsidRPr="00232692">
        <w:rPr>
          <w:rFonts w:ascii="Times New Roman" w:eastAsia="Times New Roman" w:hAnsi="Times New Roman" w:cs="David"/>
          <w:bCs/>
          <w:color w:val="008000"/>
          <w:sz w:val="24"/>
          <w:szCs w:val="24"/>
          <w:lang w:eastAsia="he-IL"/>
        </w:rPr>
        <w:t xml:space="preserve"> </w:t>
      </w:r>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color w:val="008000"/>
          <w:sz w:val="24"/>
          <w:szCs w:val="24"/>
          <w:rtl/>
          <w:lang w:eastAsia="he-IL"/>
        </w:rPr>
        <w:t>.</w:t>
      </w:r>
    </w:p>
    <w:p w14:paraId="383FBD5B" w14:textId="77777777" w:rsidR="00232692" w:rsidRPr="00232692"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05028AD"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E351572"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5846A6A"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3F34EFA"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29D15E"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5751E96D"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74D21C" w14:textId="77777777" w:rsidR="00573980"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בכבוד רב,</w:t>
      </w:r>
    </w:p>
    <w:p w14:paraId="28AD825F" w14:textId="77777777" w:rsidR="00573980" w:rsidRDefault="00573980" w:rsidP="0057398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__________________________</w:t>
      </w:r>
    </w:p>
    <w:p w14:paraId="236F3647" w14:textId="77777777" w:rsidR="00573980" w:rsidRDefault="0038033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96339834"/>
          <w:placeholder>
            <w:docPart w:val="EBD748366A7B4C468201762CD026BF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 w:author="דקל רוקבן" w:date="2021-11-21T11:39:00Z">
            <w:r w:rsidR="00F84EB2">
              <w:rPr>
                <w:rFonts w:ascii="Times New Roman" w:eastAsia="Times New Roman" w:hAnsi="Times New Roman" w:cs="David"/>
                <w:color w:val="008000"/>
                <w:sz w:val="24"/>
                <w:szCs w:val="24"/>
                <w:rtl/>
                <w:lang w:eastAsia="he-IL"/>
              </w:rPr>
              <w:t>סיסטמה הנדסת הסביבה בע"מ</w:t>
            </w:r>
          </w:ins>
        </w:sdtContent>
      </w:sdt>
    </w:p>
    <w:p w14:paraId="7C820B5F" w14:textId="77777777" w:rsidR="00232692" w:rsidRPr="00232692"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שם:____________</w:t>
      </w:r>
    </w:p>
    <w:p w14:paraId="23FB2397"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ת.ז:____________</w:t>
      </w:r>
    </w:p>
    <w:p w14:paraId="749116DE"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lastRenderedPageBreak/>
        <w:t>כתובת:__________</w:t>
      </w:r>
    </w:p>
    <w:p w14:paraId="7D2739A2" w14:textId="77777777" w:rsidR="00232692" w:rsidRPr="00232692" w:rsidRDefault="00232692" w:rsidP="00573980">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r w:rsidRPr="00573980">
        <w:rPr>
          <w:rFonts w:ascii="Times New Roman" w:eastAsia="Times New Roman" w:hAnsi="Times New Roman" w:cs="David" w:hint="cs"/>
          <w:sz w:val="24"/>
          <w:szCs w:val="24"/>
          <w:highlight w:val="yellow"/>
          <w:rtl/>
          <w:lang w:eastAsia="he-IL"/>
        </w:rPr>
        <w:t>*מחק את המיותר</w:t>
      </w:r>
    </w:p>
    <w:p w14:paraId="64DAE6C6"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r w:rsidRPr="00232692">
        <w:rPr>
          <w:rFonts w:ascii="Times New Roman" w:eastAsia="Times New Roman" w:hAnsi="Times New Roman" w:cs="David" w:hint="cs"/>
          <w:bCs/>
          <w:sz w:val="24"/>
          <w:szCs w:val="24"/>
          <w:u w:val="single"/>
          <w:rtl/>
          <w:lang w:eastAsia="he-IL"/>
        </w:rPr>
        <w:br w:type="page"/>
      </w:r>
    </w:p>
    <w:p w14:paraId="3CD41B90" w14:textId="77777777" w:rsidR="00232692" w:rsidRPr="00232692" w:rsidRDefault="00232692" w:rsidP="00232692">
      <w:pPr>
        <w:bidi w:val="0"/>
        <w:spacing w:before="0" w:beforeAutospacing="0" w:after="0" w:afterAutospacing="0" w:line="240" w:lineRule="auto"/>
        <w:jc w:val="center"/>
        <w:rPr>
          <w:rFonts w:ascii="Times New Roman" w:eastAsia="Times New Roman" w:hAnsi="Times New Roman" w:cs="David"/>
          <w:sz w:val="20"/>
          <w:szCs w:val="24"/>
          <w:rtl/>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ו</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03230CA" w14:textId="77777777" w:rsidR="0009511C" w:rsidRPr="0009511C" w:rsidRDefault="0009511C" w:rsidP="0009511C">
      <w:pPr>
        <w:widowControl w:val="0"/>
        <w:spacing w:before="0" w:beforeAutospacing="0" w:after="0" w:afterAutospacing="0" w:line="240" w:lineRule="auto"/>
        <w:jc w:val="center"/>
        <w:rPr>
          <w:rFonts w:ascii="David" w:eastAsia="Times New Roman" w:hAnsi="David" w:cs="David"/>
          <w:sz w:val="24"/>
          <w:szCs w:val="24"/>
          <w:lang w:eastAsia="he-IL"/>
        </w:rPr>
      </w:pPr>
    </w:p>
    <w:p w14:paraId="1086882F" w14:textId="77777777" w:rsidR="0009511C" w:rsidRPr="0009511C" w:rsidRDefault="0009511C" w:rsidP="0009511C">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 היועץ</w:t>
      </w:r>
    </w:p>
    <w:p w14:paraId="14231B8A" w14:textId="77777777" w:rsidR="0009511C" w:rsidRPr="0009511C" w:rsidRDefault="0009511C" w:rsidP="0009511C">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1E433E8"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4AA81CA7"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2E60168C"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74DD792"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053C64B"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8EB054F"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1B378E47"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D5A06D2"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1C475A3"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8E1D5C4"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כמו כן היועץ מתחייב שהכיסוי על פי הפוליסות לא יבוטל ולא יחול בו שינוי לרעה, אלא אם תימסר הודעה כתובה בדואר רשום לידי המזמין לפחות 60 יום מראש.</w:t>
      </w:r>
    </w:p>
    <w:p w14:paraId="7AD29B16"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C94A7DB" w14:textId="77777777" w:rsidR="0009511C" w:rsidRPr="0009511C" w:rsidRDefault="0009511C" w:rsidP="0009511C">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6DF868FA" w14:textId="77777777" w:rsidR="0009511C" w:rsidRPr="0009511C" w:rsidRDefault="0009511C" w:rsidP="0009511C">
      <w:pPr>
        <w:ind w:left="364"/>
        <w:contextualSpacing/>
        <w:rPr>
          <w:rFonts w:ascii="Times New Roman" w:eastAsia="Calibri" w:hAnsi="Times New Roman" w:cs="Arial"/>
          <w:rtl/>
        </w:rPr>
      </w:pPr>
    </w:p>
    <w:p w14:paraId="6DE038BA"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DED25CA"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DCF97B8"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FC1F72"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4F3BB2"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B1E8FD"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441D23"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1E786B"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FE7D42"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182564"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5F540E"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A28780D"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D9251D4"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15A1A52"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8B06944"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2C35FB9"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3C118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7A23CA"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BBE6D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943DA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0EA85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5D7FBA"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F9E627"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FF290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D4E619"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8C4C04"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4CDD8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DBD7CA"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F2465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82196F"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165AEA"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AAA79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EB1029"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D7CE5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14749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CA990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5D9442"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0D8557"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C11A84"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2337D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21C63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BDEBA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06F38F"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BA9922" w14:textId="77777777" w:rsidR="00663022" w:rsidRDefault="00663022" w:rsidP="0066302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lastRenderedPageBreak/>
        <w:br w:type="page"/>
      </w:r>
    </w:p>
    <w:p w14:paraId="1C915B36" w14:textId="77777777" w:rsidR="0009511C" w:rsidRPr="0009511C" w:rsidRDefault="0009511C" w:rsidP="0066302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9511C">
        <w:rPr>
          <w:rFonts w:ascii="Times New Roman" w:eastAsia="Times New Roman" w:hAnsi="Times New Roman" w:cs="David" w:hint="cs"/>
          <w:bCs/>
          <w:sz w:val="20"/>
          <w:szCs w:val="24"/>
          <w:u w:val="single"/>
          <w:rtl/>
          <w:lang w:eastAsia="he-IL"/>
        </w:rPr>
        <w:lastRenderedPageBreak/>
        <w:t>נספח "</w:t>
      </w:r>
      <w:r>
        <w:rPr>
          <w:rFonts w:ascii="Times New Roman" w:eastAsia="Times New Roman" w:hAnsi="Times New Roman" w:cs="David" w:hint="cs"/>
          <w:bCs/>
          <w:sz w:val="20"/>
          <w:szCs w:val="24"/>
          <w:u w:val="single"/>
          <w:rtl/>
          <w:lang w:eastAsia="he-IL"/>
        </w:rPr>
        <w:t>ו</w:t>
      </w:r>
      <w:r w:rsidRPr="0009511C">
        <w:rPr>
          <w:rFonts w:ascii="Times New Roman" w:eastAsia="Times New Roman" w:hAnsi="Times New Roman" w:cs="David" w:hint="cs"/>
          <w:bCs/>
          <w:sz w:val="20"/>
          <w:szCs w:val="24"/>
          <w:u w:val="single"/>
          <w:rtl/>
          <w:lang w:eastAsia="he-IL"/>
        </w:rPr>
        <w:t>1'"</w:t>
      </w:r>
    </w:p>
    <w:p w14:paraId="0F64E064" w14:textId="77777777" w:rsidR="0009511C" w:rsidRPr="00663022" w:rsidRDefault="0009511C" w:rsidP="0066302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09511C" w:rsidRPr="0009511C" w14:paraId="645A8F19" w14:textId="77777777" w:rsidTr="0009511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C011187"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00A4089"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09511C" w:rsidRPr="0009511C" w14:paraId="43C1715D" w14:textId="77777777" w:rsidTr="0009511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130AF4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9511C" w:rsidRPr="0009511C" w14:paraId="5201141C" w14:textId="77777777" w:rsidTr="0009511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F26E190"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1A8426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F0760D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91A537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09511C" w:rsidRPr="0009511C" w14:paraId="10642BA1" w14:textId="77777777" w:rsidTr="0009511C">
        <w:trPr>
          <w:trHeight w:val="551"/>
        </w:trPr>
        <w:tc>
          <w:tcPr>
            <w:tcW w:w="4068" w:type="dxa"/>
            <w:tcBorders>
              <w:top w:val="single" w:sz="4" w:space="0" w:color="auto"/>
              <w:left w:val="single" w:sz="4" w:space="0" w:color="auto"/>
              <w:bottom w:val="single" w:sz="4" w:space="0" w:color="auto"/>
              <w:right w:val="single" w:sz="4" w:space="0" w:color="auto"/>
            </w:tcBorders>
            <w:hideMark/>
          </w:tcPr>
          <w:p w14:paraId="0E6D572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3B4687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0B18E1D9"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49CE6EC"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p w14:paraId="2253C234"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24E0FE6"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7C49737"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p w14:paraId="1BE9D65A"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4D0FC18"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tc>
      </w:tr>
      <w:tr w:rsidR="0009511C" w:rsidRPr="0009511C" w14:paraId="5D2F559F" w14:textId="77777777" w:rsidTr="0009511C">
        <w:trPr>
          <w:trHeight w:val="571"/>
        </w:trPr>
        <w:tc>
          <w:tcPr>
            <w:tcW w:w="4068" w:type="dxa"/>
            <w:tcBorders>
              <w:top w:val="single" w:sz="4" w:space="0" w:color="auto"/>
              <w:left w:val="single" w:sz="4" w:space="0" w:color="auto"/>
              <w:bottom w:val="single" w:sz="4" w:space="0" w:color="auto"/>
              <w:right w:val="single" w:sz="4" w:space="0" w:color="auto"/>
            </w:tcBorders>
            <w:hideMark/>
          </w:tcPr>
          <w:p w14:paraId="6DEA87F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96E1B3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015FD57"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A4EAF1"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D5EE99"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r>
      <w:tr w:rsidR="0009511C" w:rsidRPr="0009511C" w14:paraId="59E8A392" w14:textId="77777777" w:rsidTr="0009511C">
        <w:trPr>
          <w:trHeight w:val="391"/>
        </w:trPr>
        <w:tc>
          <w:tcPr>
            <w:tcW w:w="4068" w:type="dxa"/>
            <w:tcBorders>
              <w:top w:val="single" w:sz="4" w:space="0" w:color="auto"/>
              <w:left w:val="single" w:sz="4" w:space="0" w:color="auto"/>
              <w:bottom w:val="single" w:sz="4" w:space="0" w:color="auto"/>
              <w:right w:val="single" w:sz="4" w:space="0" w:color="auto"/>
            </w:tcBorders>
            <w:hideMark/>
          </w:tcPr>
          <w:p w14:paraId="7BF4A02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2B01D5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9630033" w14:textId="77777777" w:rsidR="0009511C" w:rsidRPr="0009511C" w:rsidRDefault="0009511C" w:rsidP="0009511C">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0BA422"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A46CA4"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r>
    </w:tbl>
    <w:p w14:paraId="4CD809A1" w14:textId="77777777" w:rsidR="0009511C" w:rsidRPr="0009511C" w:rsidRDefault="0009511C" w:rsidP="0009511C">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09511C" w:rsidRPr="0009511C" w14:paraId="0204B2E1" w14:textId="77777777" w:rsidTr="0009511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6F64D6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09511C" w:rsidRPr="0009511C" w14:paraId="1C6A0F84" w14:textId="77777777" w:rsidTr="0009511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94F0D46"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8BCFE5D"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p w14:paraId="45770EA4"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379847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7DBAFB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1F1855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95C787"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2146D5E"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4B49B7F"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FBE23A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09511C" w:rsidRPr="0009511C" w14:paraId="32DECC49" w14:textId="77777777" w:rsidTr="0009511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BE1F2A0"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625BC65"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0B9211E"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9385F1B"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2A5552B"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BC11B9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A4CB9A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C7A821F"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r>
      <w:tr w:rsidR="0009511C" w:rsidRPr="0009511C" w14:paraId="488D85E0"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84FCB16"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82ED82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827C6E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906919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C0C297E"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9A0A63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3160F0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04A96F3" w14:textId="77777777" w:rsidR="0009511C" w:rsidRPr="0009511C" w:rsidRDefault="0009511C" w:rsidP="000951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09511C" w:rsidRPr="0009511C" w14:paraId="36ECA63E"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855C98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E21CE0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1E90DF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4C8FA59"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D38DE5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9B7217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18C05B0"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3C2E58A" w14:textId="77777777" w:rsidR="0009511C" w:rsidRPr="0009511C" w:rsidRDefault="0009511C" w:rsidP="000951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09511C" w:rsidRPr="0009511C" w14:paraId="2755CF7B"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FB25A76"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84534B6"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2040DC6"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0912EBC"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CBAB8EA"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254C1F3"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8A1520D"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FD5C790" w14:textId="77777777" w:rsidR="0009511C" w:rsidRPr="0009511C" w:rsidRDefault="0009511C" w:rsidP="0009511C">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205784E" w14:textId="77777777" w:rsidR="0009511C" w:rsidRPr="0009511C" w:rsidRDefault="0009511C" w:rsidP="0009511C">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597AADC9" w14:textId="77777777" w:rsidTr="0009511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6E4FAEA"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09511C" w:rsidRPr="0009511C" w14:paraId="423CE43B" w14:textId="77777777" w:rsidTr="0009511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269DC7F"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50C7B15" w14:textId="77777777" w:rsidR="0009511C" w:rsidRPr="0009511C" w:rsidRDefault="0009511C" w:rsidP="0009511C">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72DF9DB4" w14:textId="77777777" w:rsidTr="000951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ADAB1B1"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09511C" w:rsidRPr="0009511C" w14:paraId="4F79DCAA" w14:textId="77777777" w:rsidTr="0009511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7B1EA65"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1133389" w14:textId="77777777" w:rsidR="0009511C" w:rsidRPr="0009511C" w:rsidRDefault="0009511C" w:rsidP="0009511C">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lastRenderedPageBreak/>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09C3D89C" w14:textId="77777777" w:rsidTr="000951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8ACD714"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09511C" w:rsidRPr="0009511C" w14:paraId="3C1A5733" w14:textId="77777777" w:rsidTr="0009511C">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95990F2" w14:textId="77777777" w:rsidR="0009511C" w:rsidRPr="0009511C" w:rsidRDefault="0009511C" w:rsidP="0009511C">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9901DB6" w14:textId="77777777" w:rsidR="0009511C" w:rsidRPr="0009511C" w:rsidRDefault="0009511C" w:rsidP="0009511C">
      <w:pPr>
        <w:spacing w:before="0" w:beforeAutospacing="0" w:after="200" w:afterAutospacing="0" w:line="276" w:lineRule="auto"/>
        <w:rPr>
          <w:rFonts w:ascii="David" w:eastAsia="Calibri" w:hAnsi="David" w:cs="David"/>
          <w:sz w:val="24"/>
          <w:szCs w:val="24"/>
          <w:rtl/>
          <w:lang w:eastAsia="he-IL"/>
        </w:rPr>
      </w:pPr>
    </w:p>
    <w:p w14:paraId="08D0B553"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sz w:val="20"/>
          <w:szCs w:val="24"/>
          <w:lang w:eastAsia="he-IL"/>
        </w:rPr>
      </w:pPr>
    </w:p>
    <w:p w14:paraId="49C8DB5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935632"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5EA1D7"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73A19B"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0B6B61"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2371A8"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CC18F8"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E69AE4"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D0EA87"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C224BE"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0875D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9DE418"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F443387"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6798E79"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5B75EC"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C7C0E3"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3FC2DF"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23A8FA"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1628A2"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218FF7"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9CE1A8"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89A539"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946894"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C7CCCC2"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C803E5"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4A44BB"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3B79ED"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C13139" w14:textId="77777777" w:rsidR="001A00DE" w:rsidRDefault="001A00DE">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5C8A0D0E" w14:textId="77777777" w:rsidR="00232692" w:rsidRPr="00232692" w:rsidRDefault="00232692" w:rsidP="0023269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lastRenderedPageBreak/>
        <w:t xml:space="preserve">נספח </w:t>
      </w:r>
      <w:r w:rsidR="00150FD5">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ז'</w:t>
      </w:r>
      <w:r w:rsidR="00150FD5">
        <w:rPr>
          <w:rFonts w:ascii="Times New Roman" w:eastAsia="Times New Roman" w:hAnsi="Times New Roman" w:cs="David" w:hint="cs"/>
          <w:b/>
          <w:bCs/>
          <w:sz w:val="20"/>
          <w:szCs w:val="24"/>
          <w:u w:val="single"/>
          <w:rtl/>
          <w:lang w:eastAsia="he-IL"/>
        </w:rPr>
        <w:t>'</w:t>
      </w:r>
    </w:p>
    <w:p w14:paraId="3723B88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06A5F0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b/>
          <w:bCs/>
          <w:sz w:val="24"/>
          <w:szCs w:val="24"/>
          <w:u w:val="single"/>
          <w:rtl/>
          <w:lang w:eastAsia="he-IL"/>
        </w:rPr>
        <w:t xml:space="preserve">רשימת התוכניות והמסמכים שעל </w:t>
      </w:r>
      <w:r w:rsidR="0068779F">
        <w:rPr>
          <w:rFonts w:ascii="Times New Roman" w:eastAsia="Times New Roman" w:hAnsi="Times New Roman" w:cs="David"/>
          <w:b/>
          <w:bCs/>
          <w:sz w:val="24"/>
          <w:szCs w:val="24"/>
          <w:u w:val="single"/>
          <w:rtl/>
          <w:lang w:eastAsia="he-IL"/>
        </w:rPr>
        <w:t>היועץ</w:t>
      </w:r>
      <w:r w:rsidRPr="00232692">
        <w:rPr>
          <w:rFonts w:ascii="Times New Roman" w:eastAsia="Times New Roman" w:hAnsi="Times New Roman" w:cs="David"/>
          <w:b/>
          <w:bCs/>
          <w:sz w:val="24"/>
          <w:szCs w:val="24"/>
          <w:u w:val="single"/>
          <w:rtl/>
          <w:lang w:eastAsia="he-IL"/>
        </w:rPr>
        <w:t xml:space="preserve"> להנפיק</w:t>
      </w:r>
    </w:p>
    <w:p w14:paraId="3BCD0096" w14:textId="77777777" w:rsidR="00232692" w:rsidRPr="00232692" w:rsidRDefault="00232692" w:rsidP="00232692">
      <w:pPr>
        <w:tabs>
          <w:tab w:val="right" w:pos="5960"/>
        </w:tabs>
        <w:spacing w:before="0" w:beforeAutospacing="0" w:after="0" w:afterAutospacing="0" w:line="240" w:lineRule="auto"/>
        <w:ind w:left="84" w:right="84" w:firstLine="306"/>
        <w:jc w:val="both"/>
        <w:rPr>
          <w:rFonts w:ascii="Times New Roman" w:eastAsia="Times New Roman" w:hAnsi="Times New Roman" w:cs="David"/>
          <w:sz w:val="26"/>
          <w:szCs w:val="24"/>
          <w:rtl/>
          <w:lang w:eastAsia="he-IL"/>
        </w:rPr>
      </w:pPr>
    </w:p>
    <w:p w14:paraId="429C615E" w14:textId="77777777" w:rsidR="00232692" w:rsidRPr="00232692" w:rsidRDefault="00232692" w:rsidP="00232692">
      <w:pPr>
        <w:tabs>
          <w:tab w:val="right" w:pos="5960"/>
        </w:tabs>
        <w:spacing w:before="0" w:beforeAutospacing="0" w:after="0" w:afterAutospacing="0" w:line="240" w:lineRule="auto"/>
        <w:ind w:left="84" w:right="84" w:firstLine="5"/>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למען הסר ספק יובהר כי מסמך זה מהווה השלמה והבהרה לנספח ב' ובכל מקרה אינו גורע ממנו.</w:t>
      </w:r>
    </w:p>
    <w:p w14:paraId="04503C0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51C7D9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10ACC8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655BD4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24BED6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5DFFAE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CAA184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47184B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1FDAAD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B90AB3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805290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903FFC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97785E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957B86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549C23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9ADD6A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D0FE67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609F08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65D177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C5A722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4D9D29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370492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5B2A79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1D450E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93184B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BBD3A8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57BE41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CE9973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85B5C5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3F17DE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276A3C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C77273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22791B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30CF5C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33D181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9D27B4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ACF565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F30066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07232C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812A6D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E97D9A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284C68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AC24A5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AA9F4B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51D206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97059FE" w14:textId="77777777" w:rsidR="00B44D6B" w:rsidRDefault="00B44D6B"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r>
        <w:rPr>
          <w:rFonts w:ascii="Times New Roman" w:eastAsia="Times New Roman" w:hAnsi="Times New Roman" w:cs="David"/>
          <w:b/>
          <w:bCs/>
          <w:sz w:val="20"/>
          <w:szCs w:val="24"/>
          <w:highlight w:val="yellow"/>
          <w:u w:val="single"/>
          <w:rtl/>
          <w:lang w:eastAsia="he-IL"/>
        </w:rPr>
        <w:br w:type="page"/>
      </w:r>
    </w:p>
    <w:p w14:paraId="163951E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0088CB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t xml:space="preserve">נספח </w:t>
      </w:r>
      <w:r w:rsidR="00573980">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ח'</w:t>
      </w:r>
      <w:r w:rsidR="00573980">
        <w:rPr>
          <w:rFonts w:ascii="Times New Roman" w:eastAsia="Times New Roman" w:hAnsi="Times New Roman" w:cs="David" w:hint="cs"/>
          <w:b/>
          <w:bCs/>
          <w:sz w:val="20"/>
          <w:szCs w:val="24"/>
          <w:u w:val="single"/>
          <w:rtl/>
          <w:lang w:eastAsia="he-IL"/>
        </w:rPr>
        <w:t>'</w:t>
      </w:r>
    </w:p>
    <w:p w14:paraId="530C5633"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B53C210"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232692">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748A9FD"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AE485F"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1B28EB"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FDB95B"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ABCA6CE" w14:textId="77777777" w:rsidR="00573980" w:rsidRPr="00B27B4C" w:rsidRDefault="00F84EB2" w:rsidP="0057398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5D052253E77A48AD8644B6751A245A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9" w:author="דקל רוקבן" w:date="2021-11-21T11:36: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573980" w:rsidRPr="00B27B4C">
        <w:rPr>
          <w:rFonts w:ascii="Times New Roman" w:eastAsia="Times New Roman" w:hAnsi="Times New Roman" w:cs="David" w:hint="cs"/>
          <w:color w:val="008000"/>
          <w:sz w:val="24"/>
          <w:szCs w:val="24"/>
          <w:rtl/>
          <w:lang w:eastAsia="he-IL"/>
        </w:rPr>
        <w:br/>
      </w:r>
      <w:r w:rsidR="00573980" w:rsidRPr="00B27B4C">
        <w:rPr>
          <w:rFonts w:ascii="Times New Roman" w:eastAsia="Times New Roman" w:hAnsi="Times New Roman" w:cs="David" w:hint="cs"/>
          <w:sz w:val="24"/>
          <w:szCs w:val="24"/>
          <w:rtl/>
          <w:lang w:eastAsia="he-IL"/>
        </w:rPr>
        <w:t>(</w:t>
      </w:r>
      <w:r w:rsidR="00573980" w:rsidRPr="009E0EE6">
        <w:rPr>
          <w:rFonts w:ascii="Times New Roman" w:eastAsia="Times New Roman" w:hAnsi="Times New Roman" w:cs="David" w:hint="cs"/>
          <w:sz w:val="24"/>
          <w:szCs w:val="24"/>
          <w:rtl/>
          <w:lang w:eastAsia="he-IL"/>
        </w:rPr>
        <w:t>המזמין)</w:t>
      </w:r>
    </w:p>
    <w:p w14:paraId="3258295E"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B37D0CA"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51C6D3"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4566CB"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C8540EE" w14:textId="77777777" w:rsidR="00573980" w:rsidRPr="00B27B4C" w:rsidRDefault="00573980" w:rsidP="0057398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78813011"/>
          <w:placeholder>
            <w:docPart w:val="8BF4C69D8D6440D191697207663327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0" w:author="דקל רוקבן" w:date="2021-11-21T11:39:00Z">
            <w:r w:rsidR="00F84EB2">
              <w:rPr>
                <w:rFonts w:ascii="Times New Roman" w:eastAsia="Times New Roman" w:hAnsi="Times New Roman" w:cs="David" w:hint="cs"/>
                <w:bCs/>
                <w:color w:val="008000"/>
                <w:sz w:val="24"/>
                <w:szCs w:val="24"/>
                <w:rtl/>
                <w:lang w:eastAsia="he-IL"/>
              </w:rPr>
              <w:t>סיסטמה הנדסת הסביבה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771C1B277284018BD053071C6C190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866D74F11B704502A54BC714C3EDC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1" w:author="דקל רוקבן" w:date="2021-11-21T11:35:00Z">
            <w:r w:rsidR="00F84EB2">
              <w:rPr>
                <w:rFonts w:ascii="Times New Roman" w:eastAsia="Times New Roman" w:hAnsi="Times New Roman" w:cs="David" w:hint="cs"/>
                <w:color w:val="008000"/>
                <w:sz w:val="24"/>
                <w:szCs w:val="24"/>
                <w:rtl/>
              </w:rPr>
              <w:t>יעוץ פינוי אשפה</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F18B35D"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A5ECE0"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7D0B0A"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1D6B47"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A96B51" w14:textId="77777777" w:rsidR="00232692" w:rsidRDefault="00232692"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0"/>
          <w:szCs w:val="24"/>
          <w:rtl/>
          <w:lang w:eastAsia="he-IL"/>
        </w:rPr>
        <w:t xml:space="preserve">                                                                                      בכבוד רב,</w:t>
      </w:r>
    </w:p>
    <w:p w14:paraId="7686EB2C"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F8F4A4"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CE0295"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45E126" w14:textId="77777777" w:rsidR="00573980" w:rsidRDefault="00573980" w:rsidP="00573980">
      <w:pPr>
        <w:widowControl w:val="0"/>
        <w:tabs>
          <w:tab w:val="center" w:pos="6920"/>
        </w:tabs>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46DB5289" w14:textId="77777777" w:rsidR="00573980" w:rsidRPr="00232692" w:rsidRDefault="00573980" w:rsidP="00573980">
      <w:pPr>
        <w:widowControl w:val="0"/>
        <w:tabs>
          <w:tab w:val="center" w:pos="6920"/>
        </w:tabs>
        <w:spacing w:before="0" w:beforeAutospacing="0" w:after="0" w:afterAutospacing="0" w:line="240" w:lineRule="auto"/>
        <w:ind w:left="5040" w:right="8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______________________</w:t>
      </w:r>
    </w:p>
    <w:p w14:paraId="66FA228A" w14:textId="77777777" w:rsidR="00232692" w:rsidRPr="00232692" w:rsidRDefault="00F84EB2" w:rsidP="0038033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191193898"/>
          <w:placeholder>
            <w:docPart w:val="C46DF9B135F5483BBC57500D8301B6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2" w:author="דקל רוקבן" w:date="2021-11-21T11:39:00Z">
            <w:r>
              <w:rPr>
                <w:rFonts w:ascii="Times New Roman" w:eastAsia="Times New Roman" w:hAnsi="Times New Roman" w:cs="David"/>
                <w:color w:val="008000"/>
                <w:sz w:val="24"/>
                <w:szCs w:val="24"/>
                <w:rtl/>
                <w:lang w:eastAsia="he-IL"/>
              </w:rPr>
              <w:t>סיסטמה הנדסת הסביבה בע"מ</w:t>
            </w:r>
          </w:ins>
        </w:sdtContent>
      </w:sdt>
    </w:p>
    <w:p w14:paraId="250C00FE"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232692">
        <w:rPr>
          <w:rFonts w:ascii="Times New Roman" w:eastAsia="Times New Roman" w:hAnsi="Times New Roman" w:cs="David" w:hint="cs"/>
          <w:sz w:val="20"/>
          <w:szCs w:val="20"/>
          <w:rtl/>
          <w:lang w:eastAsia="he-IL"/>
        </w:rPr>
        <w:t xml:space="preserve">                </w:t>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t xml:space="preserve">   </w:t>
      </w:r>
    </w:p>
    <w:p w14:paraId="588EE996"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DA40D1C"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r w:rsidRPr="00232692">
        <w:rPr>
          <w:rFonts w:ascii="Times New Roman" w:eastAsia="Times New Roman" w:hAnsi="Times New Roman" w:cs="David" w:hint="cs"/>
          <w:sz w:val="20"/>
          <w:szCs w:val="20"/>
          <w:rtl/>
          <w:lang w:eastAsia="he-IL"/>
        </w:rPr>
        <w:br w:type="page"/>
      </w:r>
    </w:p>
    <w:p w14:paraId="1997E169"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72AF44E5"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48F2F788"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2C0EFD71"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 xml:space="preserve">נספח </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ט'</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 xml:space="preserve"> </w:t>
      </w:r>
    </w:p>
    <w:p w14:paraId="561D9424"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7C91CD8" w14:textId="77777777" w:rsidR="00573980" w:rsidRPr="00B27B4C" w:rsidRDefault="00573980" w:rsidP="0057398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68779F">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964564D" w14:textId="77777777" w:rsidR="00573980" w:rsidRPr="00B27B4C" w:rsidRDefault="00573980" w:rsidP="0057398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94F748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322B5C7E3A847A78FA6BDB1138D7C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3" w:author="דקל רוקבן" w:date="2021-11-21T11:36:00Z">
            <w:r w:rsidR="00F84EB2">
              <w:rPr>
                <w:rFonts w:ascii="Times New Roman" w:eastAsia="Times New Roman" w:hAnsi="Times New Roman" w:cs="David" w:hint="cs"/>
                <w:color w:val="008000"/>
                <w:sz w:val="24"/>
                <w:szCs w:val="24"/>
                <w:rtl/>
                <w:lang w:eastAsia="he-IL"/>
              </w:rPr>
              <w:br/>
              <w:t>אפריקה ישראל מגורים בע"מ</w:t>
            </w:r>
            <w:r w:rsidR="00F84EB2">
              <w:rPr>
                <w:rFonts w:ascii="Times New Roman" w:eastAsia="Times New Roman" w:hAnsi="Times New Roman" w:cs="David" w:hint="cs"/>
                <w:color w:val="008000"/>
                <w:sz w:val="24"/>
                <w:szCs w:val="24"/>
                <w:rtl/>
                <w:lang w:eastAsia="he-IL"/>
              </w:rPr>
              <w:br/>
              <w:t>יוני נתניהו 1 ג' אור יהודה</w:t>
            </w:r>
            <w:r w:rsidR="00F84EB2">
              <w:rPr>
                <w:rFonts w:ascii="Times New Roman" w:eastAsia="Times New Roman" w:hAnsi="Times New Roman" w:cs="David" w:hint="cs"/>
                <w:color w:val="008000"/>
                <w:sz w:val="24"/>
                <w:szCs w:val="24"/>
                <w:rtl/>
                <w:lang w:eastAsia="he-IL"/>
              </w:rPr>
              <w:br/>
              <w:t>מ.ז 52-003476-0</w:t>
            </w:r>
            <w:r w:rsidR="00F84EB2">
              <w:rPr>
                <w:rFonts w:ascii="Times New Roman" w:eastAsia="Times New Roman" w:hAnsi="Times New Roman" w:cs="David" w:hint="cs"/>
                <w:color w:val="008000"/>
                <w:sz w:val="24"/>
                <w:szCs w:val="24"/>
                <w:rtl/>
                <w:lang w:eastAsia="he-IL"/>
              </w:rPr>
              <w:br/>
            </w:r>
          </w:ins>
        </w:sdtContent>
      </w:sdt>
    </w:p>
    <w:p w14:paraId="2837485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DF533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188AA30"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F5F6A4"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D1062415D87444BAEB9A4AF02DD04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D865E51C35B74FFBAABAA890ACA92A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6-01T00:00:00Z">
            <w:dateFormat w:val="dd/MM/yyyy"/>
            <w:lid w:val="he-IL"/>
            <w:storeMappedDataAs w:val="dateTime"/>
            <w:calendar w:val="gregorian"/>
          </w:date>
        </w:sdtPr>
        <w:sdtEndPr>
          <w:rPr>
            <w:rFonts w:hint="cs"/>
          </w:rPr>
        </w:sdtEndPr>
        <w:sdtContent>
          <w:ins w:id="34" w:author="דקל רוקבן" w:date="2021-11-21T11:35:00Z">
            <w:r w:rsidR="00F84EB2">
              <w:rPr>
                <w:rFonts w:ascii="Times New Roman" w:eastAsia="Times New Roman" w:hAnsi="Times New Roman" w:cs="David" w:hint="cs"/>
                <w:color w:val="008000"/>
                <w:sz w:val="24"/>
                <w:szCs w:val="24"/>
                <w:rtl/>
                <w:lang w:eastAsia="he-IL"/>
              </w:rPr>
              <w:t>‏01/06/2021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103A727"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4305824"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B20FC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3152A8D"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E0E3F7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A55C5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9D48B16"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E8B32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F2D585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A33A3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5FDB27D"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0B54312"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DAE55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C9C8E8C" w14:textId="77777777" w:rsidR="00573980" w:rsidRPr="00B27B4C" w:rsidRDefault="00573980" w:rsidP="0057398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D157231"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ACA99D7"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97CB75A"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092E744" w14:textId="77777777" w:rsidR="00573980" w:rsidRPr="009130F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EBEE0F0" w14:textId="77777777" w:rsidR="00573980" w:rsidRPr="009130F0" w:rsidRDefault="00573980" w:rsidP="00380332">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7172593"/>
          <w:placeholder>
            <w:docPart w:val="F761491380D749FDAF62771303413A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5" w:author="דקל רוקבן" w:date="2021-11-21T11:39:00Z">
            <w:r w:rsidR="00F84EB2">
              <w:rPr>
                <w:rFonts w:ascii="Times New Roman" w:eastAsia="Times New Roman" w:hAnsi="Times New Roman" w:cs="David"/>
                <w:color w:val="008000"/>
                <w:sz w:val="24"/>
                <w:szCs w:val="24"/>
                <w:rtl/>
                <w:lang w:eastAsia="he-IL"/>
              </w:rPr>
              <w:t>סיסטמה הנדסת הסביבה בע"מ</w:t>
            </w:r>
          </w:ins>
        </w:sdtContent>
      </w:sdt>
    </w:p>
    <w:p w14:paraId="3BC82ABC" w14:textId="77777777" w:rsidR="00573980"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91C361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53778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F1E57B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A177B6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1E68859" w14:textId="77777777" w:rsidR="00573980" w:rsidRPr="00B27B4C" w:rsidRDefault="00573980" w:rsidP="0057398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40974F4" w14:textId="77777777" w:rsidR="00573980" w:rsidRPr="00B27B4C" w:rsidRDefault="00573980" w:rsidP="0057398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9D89E71" w14:textId="77777777" w:rsidR="00573980" w:rsidRPr="00B27B4C" w:rsidRDefault="00573980" w:rsidP="0057398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6431ACF" w14:textId="77777777" w:rsidR="00573980" w:rsidRPr="00B27B4C" w:rsidRDefault="00573980" w:rsidP="0057398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7685528"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97D732" w14:textId="77777777" w:rsidR="00573980" w:rsidRPr="00B27B4C" w:rsidRDefault="00573980" w:rsidP="00573980">
      <w:pPr>
        <w:spacing w:before="0" w:beforeAutospacing="0" w:after="0" w:afterAutospacing="0" w:line="240" w:lineRule="auto"/>
        <w:rPr>
          <w:rFonts w:ascii="Times New Roman" w:eastAsia="Times New Roman" w:hAnsi="Times New Roman" w:cs="David"/>
          <w:sz w:val="20"/>
          <w:szCs w:val="24"/>
          <w:rtl/>
        </w:rPr>
      </w:pPr>
    </w:p>
    <w:p w14:paraId="64274FB6"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0"/>
          <w:szCs w:val="24"/>
          <w:rtl/>
        </w:rPr>
      </w:pPr>
    </w:p>
    <w:bookmarkEnd w:id="6"/>
    <w:p w14:paraId="5329DBF2" w14:textId="77777777" w:rsidR="001A69D5" w:rsidRPr="00232692" w:rsidRDefault="001A69D5" w:rsidP="00232692"/>
    <w:sectPr w:rsidR="001A69D5" w:rsidRPr="00232692"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DA6519" w14:textId="77777777" w:rsidR="00F84EB2" w:rsidRDefault="00F84EB2" w:rsidP="00AF234B">
      <w:pPr>
        <w:spacing w:before="0" w:after="0" w:line="240" w:lineRule="auto"/>
      </w:pPr>
      <w:r>
        <w:separator/>
      </w:r>
    </w:p>
  </w:endnote>
  <w:endnote w:type="continuationSeparator" w:id="0">
    <w:p w14:paraId="57DB020F" w14:textId="77777777" w:rsidR="00F84EB2" w:rsidRDefault="00F84EB2"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9"/>
      <w:gridCol w:w="2810"/>
      <w:gridCol w:w="233"/>
      <w:gridCol w:w="1044"/>
      <w:gridCol w:w="1780"/>
    </w:tblGrid>
    <w:tr w:rsidR="00904418" w:rsidRPr="00F9528C" w14:paraId="2A05DAFA" w14:textId="77777777" w:rsidTr="00623070">
      <w:tc>
        <w:tcPr>
          <w:tcW w:w="753" w:type="dxa"/>
        </w:tcPr>
        <w:p w14:paraId="58C609C5"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40719FE9" w14:textId="77777777" w:rsidR="00904418" w:rsidRPr="00F9528C" w:rsidRDefault="00F84EB2" w:rsidP="00623070">
              <w:pPr>
                <w:tabs>
                  <w:tab w:val="center" w:pos="4153"/>
                  <w:tab w:val="right" w:pos="8306"/>
                </w:tabs>
                <w:spacing w:before="0" w:after="0" w:line="240" w:lineRule="auto"/>
                <w:rPr>
                  <w:rFonts w:ascii="David" w:hAnsi="David"/>
                  <w:color w:val="00B0F0"/>
                  <w:sz w:val="20"/>
                  <w:szCs w:val="20"/>
                  <w:rtl/>
                </w:rPr>
              </w:pPr>
              <w:ins w:id="36" w:author="דקל רוקבן" w:date="2021-11-21T11:35:00Z">
                <w:r>
                  <w:rPr>
                    <w:rFonts w:ascii="David" w:hAnsi="David"/>
                    <w:color w:val="00B0F0"/>
                    <w:sz w:val="20"/>
                    <w:szCs w:val="20"/>
                    <w:rtl/>
                  </w:rPr>
                  <w:t>נתניה - מגרש 1409</w:t>
                </w:r>
              </w:ins>
            </w:p>
          </w:tc>
        </w:sdtContent>
      </w:sdt>
      <w:tc>
        <w:tcPr>
          <w:tcW w:w="2232" w:type="dxa"/>
        </w:tcPr>
        <w:p w14:paraId="62108336" w14:textId="77777777" w:rsidR="00904418" w:rsidRPr="00EA2DA6" w:rsidRDefault="00904418" w:rsidP="00623070">
          <w:pPr>
            <w:tabs>
              <w:tab w:val="center" w:pos="4153"/>
              <w:tab w:val="right" w:pos="8306"/>
            </w:tabs>
            <w:spacing w:before="0" w:after="0" w:line="240" w:lineRule="auto"/>
            <w:rPr>
              <w:rFonts w:asciiTheme="minorBidi" w:hAnsiTheme="minorBidi"/>
              <w:sz w:val="20"/>
              <w:szCs w:val="20"/>
              <w:rtl/>
            </w:rPr>
          </w:pPr>
          <w:r w:rsidRPr="00EA2DA6">
            <w:rPr>
              <w:rFonts w:asciiTheme="minorBidi" w:hAnsiTheme="minorBidi"/>
              <w:sz w:val="20"/>
              <w:szCs w:val="20"/>
              <w:rtl/>
            </w:rPr>
            <w:t xml:space="preserve">תבנית: </w:t>
          </w:r>
          <w:sdt>
            <w:sdtPr>
              <w:rPr>
                <w:rFonts w:asciiTheme="minorBidi" w:hAnsiTheme="minorBidi"/>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EA2DA6">
                <w:rPr>
                  <w:rFonts w:asciiTheme="minorBidi" w:hAnsiTheme="minorBidi"/>
                  <w:sz w:val="20"/>
                  <w:szCs w:val="20"/>
                  <w:rtl/>
                </w:rPr>
                <w:t>יועץ פינוי אשפה</w:t>
              </w:r>
            </w:sdtContent>
          </w:sdt>
        </w:p>
      </w:tc>
      <w:tc>
        <w:tcPr>
          <w:tcW w:w="236" w:type="dxa"/>
        </w:tcPr>
        <w:p w14:paraId="2E869917" w14:textId="77777777" w:rsidR="00904418" w:rsidRPr="00F9528C" w:rsidRDefault="00904418" w:rsidP="00623070">
          <w:pPr>
            <w:tabs>
              <w:tab w:val="center" w:pos="4153"/>
              <w:tab w:val="right" w:pos="8306"/>
            </w:tabs>
            <w:spacing w:before="0" w:after="0" w:line="240" w:lineRule="auto"/>
            <w:rPr>
              <w:rFonts w:ascii="David" w:hAnsi="David"/>
              <w:sz w:val="16"/>
              <w:szCs w:val="16"/>
              <w:rtl/>
            </w:rPr>
          </w:pPr>
        </w:p>
      </w:tc>
      <w:tc>
        <w:tcPr>
          <w:tcW w:w="1129" w:type="dxa"/>
        </w:tcPr>
        <w:p w14:paraId="7CABE576"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98EE576"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Pr>
                  <w:rFonts w:ascii="David" w:hAnsi="David" w:hint="cs"/>
                </w:rPr>
                <w:t>CONT-5-670</w:t>
              </w:r>
            </w:p>
          </w:tc>
        </w:sdtContent>
      </w:sdt>
    </w:tr>
    <w:tr w:rsidR="00904418" w:rsidRPr="00F9528C" w14:paraId="2BC9A3F4" w14:textId="77777777" w:rsidTr="00623070">
      <w:tc>
        <w:tcPr>
          <w:tcW w:w="753" w:type="dxa"/>
        </w:tcPr>
        <w:p w14:paraId="3DAE6D01"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798A471" w14:textId="77777777" w:rsidR="00904418" w:rsidRPr="00F9528C" w:rsidRDefault="00F84EB2" w:rsidP="00623070">
              <w:pPr>
                <w:tabs>
                  <w:tab w:val="center" w:pos="4153"/>
                  <w:tab w:val="right" w:pos="8306"/>
                </w:tabs>
                <w:spacing w:before="0" w:after="0" w:line="240" w:lineRule="auto"/>
                <w:rPr>
                  <w:rFonts w:ascii="David" w:hAnsi="David"/>
                  <w:color w:val="00B0F0"/>
                  <w:sz w:val="20"/>
                  <w:szCs w:val="20"/>
                  <w:rtl/>
                </w:rPr>
              </w:pPr>
              <w:ins w:id="37" w:author="דקל רוקבן" w:date="2021-11-21T11:39:00Z">
                <w:r>
                  <w:rPr>
                    <w:rFonts w:ascii="David" w:hAnsi="David"/>
                    <w:color w:val="00B0F0"/>
                    <w:sz w:val="20"/>
                    <w:szCs w:val="20"/>
                    <w:rtl/>
                  </w:rPr>
                  <w:t>סיסטמה הנדסת הסביבה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04418" w:rsidRPr="00F9528C" w14:paraId="386BD808" w14:textId="77777777" w:rsidTr="00623070">
            <w:trPr>
              <w:trHeight w:val="201"/>
            </w:trPr>
            <w:tc>
              <w:tcPr>
                <w:tcW w:w="926" w:type="dxa"/>
              </w:tcPr>
              <w:p w14:paraId="65E95E29"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4CE464D" w14:textId="77777777" w:rsidR="00904418" w:rsidRPr="00F9528C" w:rsidRDefault="00904418"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1C4B7F81"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36" w:type="dxa"/>
        </w:tcPr>
        <w:p w14:paraId="17672E1D"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129" w:type="dxa"/>
        </w:tcPr>
        <w:p w14:paraId="6C60D57D"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9EB1D23" w14:textId="77777777" w:rsidR="00904418" w:rsidRPr="00F9528C" w:rsidRDefault="00F84EB2"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04418" w:rsidRPr="00F9528C">
                <w:rPr>
                  <w:rFonts w:ascii="David" w:hAnsi="David"/>
                  <w:color w:val="00B0F0"/>
                  <w:sz w:val="20"/>
                  <w:szCs w:val="20"/>
                  <w:rtl/>
                </w:rPr>
                <w:t>[סטטוס חוזה]</w:t>
              </w:r>
            </w:sdtContent>
          </w:sdt>
        </w:p>
      </w:tc>
    </w:tr>
    <w:tr w:rsidR="00904418" w:rsidRPr="00F9528C" w14:paraId="17EBB4F7" w14:textId="77777777" w:rsidTr="00623070">
      <w:trPr>
        <w:trHeight w:val="80"/>
      </w:trPr>
      <w:tc>
        <w:tcPr>
          <w:tcW w:w="753" w:type="dxa"/>
        </w:tcPr>
        <w:p w14:paraId="71A3921E"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883" w:type="dxa"/>
        </w:tcPr>
        <w:p w14:paraId="2B2977DE" w14:textId="77777777" w:rsidR="00904418" w:rsidRPr="00F9528C" w:rsidRDefault="00904418"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70E859EF"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36" w:type="dxa"/>
        </w:tcPr>
        <w:p w14:paraId="1CCF214F"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129" w:type="dxa"/>
        </w:tcPr>
        <w:p w14:paraId="513D945D"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073" w:type="dxa"/>
        </w:tcPr>
        <w:p w14:paraId="42718442"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r>
  </w:tbl>
  <w:p w14:paraId="488A2B2A" w14:textId="77777777" w:rsidR="00477F7B" w:rsidRDefault="00904418" w:rsidP="00904418">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77A6D660" w14:textId="77777777" w:rsidR="00904418" w:rsidRPr="00904418" w:rsidRDefault="00904418" w:rsidP="00904418">
    <w:pPr>
      <w:spacing w:before="0" w:beforeAutospacing="0" w:after="0" w:afterAutospacing="0" w:line="240" w:lineRule="auto"/>
      <w:rPr>
        <w:rFonts w:ascii="Arial" w:hAnsi="Arial" w:cs="Arial"/>
        <w:sz w:val="16"/>
        <w:szCs w:val="16"/>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C1371C" w14:textId="77777777" w:rsidR="00F84EB2" w:rsidRDefault="00F84EB2" w:rsidP="00AF234B">
      <w:pPr>
        <w:spacing w:before="0" w:after="0" w:line="240" w:lineRule="auto"/>
      </w:pPr>
      <w:r>
        <w:separator/>
      </w:r>
    </w:p>
  </w:footnote>
  <w:footnote w:type="continuationSeparator" w:id="0">
    <w:p w14:paraId="6C8E739F" w14:textId="77777777" w:rsidR="00F84EB2" w:rsidRDefault="00F84EB2"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563175A2" w14:textId="77777777" w:rsidR="00477F7B" w:rsidRDefault="00477F7B">
        <w:pPr>
          <w:pStyle w:val="a3"/>
          <w:jc w:val="center"/>
        </w:pPr>
        <w:r>
          <w:fldChar w:fldCharType="begin"/>
        </w:r>
        <w:r>
          <w:instrText xml:space="preserve"> PAGE   \* MERGEFORMAT </w:instrText>
        </w:r>
        <w:r>
          <w:fldChar w:fldCharType="separate"/>
        </w:r>
        <w:r w:rsidR="00F84EB2">
          <w:rPr>
            <w:noProof/>
            <w:rtl/>
          </w:rPr>
          <w:t>1</w:t>
        </w:r>
        <w:r>
          <w:rPr>
            <w:noProof/>
          </w:rPr>
          <w:fldChar w:fldCharType="end"/>
        </w:r>
      </w:p>
    </w:sdtContent>
  </w:sdt>
  <w:p w14:paraId="427AA31D" w14:textId="77777777" w:rsidR="00477F7B" w:rsidRDefault="00477F7B">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30DCC"/>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3"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5"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7"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19" w15:restartNumberingAfterBreak="0">
    <w:nsid w:val="7DE51440"/>
    <w:multiLevelType w:val="multilevel"/>
    <w:tmpl w:val="75801948"/>
    <w:lvl w:ilvl="0">
      <w:start w:val="1"/>
      <w:numFmt w:val="decimal"/>
      <w:lvlText w:val="%1."/>
      <w:lvlJc w:val="left"/>
      <w:pPr>
        <w:tabs>
          <w:tab w:val="num" w:pos="567"/>
        </w:tabs>
        <w:ind w:left="567" w:hanging="567"/>
      </w:pPr>
      <w:rPr>
        <w:rFonts w:cs="Times New Roman" w:hint="default"/>
        <w:b w:val="0"/>
        <w:bCs w:val="0"/>
        <w:i w:val="0"/>
        <w:iCs w:val="0"/>
      </w:rPr>
    </w:lvl>
    <w:lvl w:ilvl="1">
      <w:start w:val="1"/>
      <w:numFmt w:val="decimal"/>
      <w:lvlText w:val="%1.%2 "/>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center"/>
      <w:pPr>
        <w:tabs>
          <w:tab w:val="num" w:pos="2268"/>
        </w:tabs>
        <w:ind w:left="2268" w:hanging="567"/>
      </w:pPr>
      <w:rPr>
        <w:rFonts w:cs="Times New Roman" w:hint="default"/>
      </w:rPr>
    </w:lvl>
    <w:lvl w:ilvl="4">
      <w:start w:val="1"/>
      <w:numFmt w:val="decimal"/>
      <w:lvlText w:val="%1.%2.%3.%4.%5."/>
      <w:lvlJc w:val="center"/>
      <w:pPr>
        <w:tabs>
          <w:tab w:val="num" w:pos="2232"/>
        </w:tabs>
        <w:ind w:left="2232" w:hanging="792"/>
      </w:pPr>
      <w:rPr>
        <w:rFonts w:cs="Times New Roman" w:hint="default"/>
      </w:rPr>
    </w:lvl>
    <w:lvl w:ilvl="5">
      <w:start w:val="1"/>
      <w:numFmt w:val="decimal"/>
      <w:lvlText w:val="%1.%2.%3.%4.%5.%6."/>
      <w:lvlJc w:val="center"/>
      <w:pPr>
        <w:tabs>
          <w:tab w:val="num" w:pos="2736"/>
        </w:tabs>
        <w:ind w:left="2736" w:hanging="936"/>
      </w:pPr>
      <w:rPr>
        <w:rFonts w:cs="Times New Roman" w:hint="default"/>
      </w:rPr>
    </w:lvl>
    <w:lvl w:ilvl="6">
      <w:start w:val="1"/>
      <w:numFmt w:val="decimal"/>
      <w:lvlText w:val="%1.%2.%3.%4.%5.%6.%7."/>
      <w:lvlJc w:val="center"/>
      <w:pPr>
        <w:tabs>
          <w:tab w:val="num" w:pos="3240"/>
        </w:tabs>
        <w:ind w:left="3240" w:hanging="1080"/>
      </w:pPr>
      <w:rPr>
        <w:rFonts w:cs="Times New Roman" w:hint="default"/>
      </w:rPr>
    </w:lvl>
    <w:lvl w:ilvl="7">
      <w:start w:val="1"/>
      <w:numFmt w:val="decimal"/>
      <w:lvlText w:val="%1.%2.%3.%4.%5.%6.%7.%8."/>
      <w:lvlJc w:val="center"/>
      <w:pPr>
        <w:tabs>
          <w:tab w:val="num" w:pos="3744"/>
        </w:tabs>
        <w:ind w:left="3744" w:hanging="1224"/>
      </w:pPr>
      <w:rPr>
        <w:rFonts w:cs="Times New Roman" w:hint="default"/>
      </w:rPr>
    </w:lvl>
    <w:lvl w:ilvl="8">
      <w:start w:val="1"/>
      <w:numFmt w:val="decimal"/>
      <w:lvlText w:val="%1.%2.%3.%4.%5.%6.%7.%8.%9."/>
      <w:lvlJc w:val="center"/>
      <w:pPr>
        <w:tabs>
          <w:tab w:val="num" w:pos="4320"/>
        </w:tabs>
        <w:ind w:left="4320" w:hanging="1440"/>
      </w:pPr>
      <w:rPr>
        <w:rFonts w:cs="Times New Roman" w:hint="default"/>
      </w:rPr>
    </w:lvl>
  </w:abstractNum>
  <w:num w:numId="1">
    <w:abstractNumId w:val="17"/>
  </w:num>
  <w:num w:numId="2">
    <w:abstractNumId w:val="12"/>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num>
  <w:num w:numId="10">
    <w:abstractNumId w:val="3"/>
  </w:num>
  <w:num w:numId="11">
    <w:abstractNumId w:val="6"/>
  </w:num>
  <w:num w:numId="12">
    <w:abstractNumId w:val="13"/>
  </w:num>
  <w:num w:numId="13">
    <w:abstractNumId w:val="10"/>
  </w:num>
  <w:num w:numId="14">
    <w:abstractNumId w:val="9"/>
  </w:num>
  <w:num w:numId="15">
    <w:abstractNumId w:val="19"/>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876BA"/>
    <w:rsid w:val="0009511C"/>
    <w:rsid w:val="000E2532"/>
    <w:rsid w:val="00134C85"/>
    <w:rsid w:val="00150FD5"/>
    <w:rsid w:val="001A00DE"/>
    <w:rsid w:val="001A0C3C"/>
    <w:rsid w:val="001A69D5"/>
    <w:rsid w:val="00214ACF"/>
    <w:rsid w:val="00232692"/>
    <w:rsid w:val="00237034"/>
    <w:rsid w:val="00345D6C"/>
    <w:rsid w:val="00380332"/>
    <w:rsid w:val="00426E44"/>
    <w:rsid w:val="00477F7B"/>
    <w:rsid w:val="004E30B9"/>
    <w:rsid w:val="0054041D"/>
    <w:rsid w:val="00552E11"/>
    <w:rsid w:val="00573980"/>
    <w:rsid w:val="00636A8F"/>
    <w:rsid w:val="00663022"/>
    <w:rsid w:val="0068779F"/>
    <w:rsid w:val="0072103C"/>
    <w:rsid w:val="007778AD"/>
    <w:rsid w:val="00781DE8"/>
    <w:rsid w:val="007D2FAF"/>
    <w:rsid w:val="007E752F"/>
    <w:rsid w:val="00804F0B"/>
    <w:rsid w:val="00811209"/>
    <w:rsid w:val="008318E5"/>
    <w:rsid w:val="008C64C6"/>
    <w:rsid w:val="008F7CE5"/>
    <w:rsid w:val="00904418"/>
    <w:rsid w:val="00942177"/>
    <w:rsid w:val="00942B6A"/>
    <w:rsid w:val="00AF234B"/>
    <w:rsid w:val="00B44D6B"/>
    <w:rsid w:val="00BE17B4"/>
    <w:rsid w:val="00C3675F"/>
    <w:rsid w:val="00C90434"/>
    <w:rsid w:val="00CB099C"/>
    <w:rsid w:val="00CD089E"/>
    <w:rsid w:val="00DA7212"/>
    <w:rsid w:val="00E05F9F"/>
    <w:rsid w:val="00E679C7"/>
    <w:rsid w:val="00EA2DA6"/>
    <w:rsid w:val="00EC37B6"/>
    <w:rsid w:val="00EE6F8E"/>
    <w:rsid w:val="00F84E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DA8FE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0">
    <w:name w:val="כותרת 2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1">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table" w:customStyle="1" w:styleId="13">
    <w:name w:val="רשת טבלה1"/>
    <w:basedOn w:val="a1"/>
    <w:next w:val="a8"/>
    <w:rsid w:val="00904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88252">
      <w:bodyDiv w:val="1"/>
      <w:marLeft w:val="0"/>
      <w:marRight w:val="0"/>
      <w:marTop w:val="0"/>
      <w:marBottom w:val="0"/>
      <w:divBdr>
        <w:top w:val="none" w:sz="0" w:space="0" w:color="auto"/>
        <w:left w:val="none" w:sz="0" w:space="0" w:color="auto"/>
        <w:bottom w:val="none" w:sz="0" w:space="0" w:color="auto"/>
        <w:right w:val="none" w:sz="0" w:space="0" w:color="auto"/>
      </w:divBdr>
    </w:div>
    <w:div w:id="394668477">
      <w:bodyDiv w:val="1"/>
      <w:marLeft w:val="0"/>
      <w:marRight w:val="0"/>
      <w:marTop w:val="0"/>
      <w:marBottom w:val="0"/>
      <w:divBdr>
        <w:top w:val="none" w:sz="0" w:space="0" w:color="auto"/>
        <w:left w:val="none" w:sz="0" w:space="0" w:color="auto"/>
        <w:bottom w:val="none" w:sz="0" w:space="0" w:color="auto"/>
        <w:right w:val="none" w:sz="0" w:space="0" w:color="auto"/>
      </w:divBdr>
    </w:div>
    <w:div w:id="12996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878AB63E8C94DC69CC73EA54AACCA45"/>
        <w:category>
          <w:name w:val="כללי"/>
          <w:gallery w:val="placeholder"/>
        </w:category>
        <w:types>
          <w:type w:val="bbPlcHdr"/>
        </w:types>
        <w:behaviors>
          <w:behavior w:val="content"/>
        </w:behaviors>
        <w:guid w:val="{8CB46773-B862-4BEC-88FA-BDB0F1E3D680}"/>
      </w:docPartPr>
      <w:docPartBody>
        <w:p w:rsidR="00FD7D47" w:rsidRDefault="002C0969">
          <w:r w:rsidRPr="008B6381">
            <w:rPr>
              <w:rStyle w:val="a3"/>
              <w:rFonts w:hint="cs"/>
              <w:rtl/>
            </w:rPr>
            <w:t>[תאריך</w:t>
          </w:r>
          <w:r w:rsidRPr="008B6381">
            <w:rPr>
              <w:rStyle w:val="a3"/>
              <w:rtl/>
            </w:rPr>
            <w:t xml:space="preserve"> </w:t>
          </w:r>
          <w:r w:rsidRPr="008B6381">
            <w:rPr>
              <w:rStyle w:val="a3"/>
              <w:rFonts w:hint="cs"/>
              <w:rtl/>
            </w:rPr>
            <w:t>חתימת</w:t>
          </w:r>
          <w:r w:rsidRPr="008B6381">
            <w:rPr>
              <w:rStyle w:val="a3"/>
              <w:rtl/>
            </w:rPr>
            <w:t xml:space="preserve"> </w:t>
          </w:r>
          <w:r w:rsidRPr="008B6381">
            <w:rPr>
              <w:rStyle w:val="a3"/>
              <w:rFonts w:hint="cs"/>
              <w:rtl/>
            </w:rPr>
            <w:t>חוזה]</w:t>
          </w:r>
        </w:p>
      </w:docPartBody>
    </w:docPart>
    <w:docPart>
      <w:docPartPr>
        <w:name w:val="16673AED862F47B1BC8D97215DDBAF93"/>
        <w:category>
          <w:name w:val="כללי"/>
          <w:gallery w:val="placeholder"/>
        </w:category>
        <w:types>
          <w:type w:val="bbPlcHdr"/>
        </w:types>
        <w:behaviors>
          <w:behavior w:val="content"/>
        </w:behaviors>
        <w:guid w:val="{8B1CFF76-1FE5-4E53-B47D-A11850A1EEFF}"/>
      </w:docPartPr>
      <w:docPartBody>
        <w:p w:rsidR="00FD7D47" w:rsidRDefault="002C0969">
          <w:r w:rsidRPr="008B6381">
            <w:rPr>
              <w:rStyle w:val="a3"/>
              <w:rFonts w:hint="cs"/>
              <w:rtl/>
            </w:rPr>
            <w:t>[סוג</w:t>
          </w:r>
          <w:r w:rsidRPr="008B6381">
            <w:rPr>
              <w:rStyle w:val="a3"/>
              <w:rtl/>
            </w:rPr>
            <w:t xml:space="preserve"> </w:t>
          </w:r>
          <w:r w:rsidRPr="008B6381">
            <w:rPr>
              <w:rStyle w:val="a3"/>
              <w:rFonts w:hint="cs"/>
              <w:rtl/>
            </w:rPr>
            <w:t>מדד</w:t>
          </w:r>
          <w:r w:rsidRPr="008B6381">
            <w:rPr>
              <w:rStyle w:val="a3"/>
              <w:rtl/>
            </w:rPr>
            <w:t xml:space="preserve"> </w:t>
          </w:r>
          <w:r w:rsidRPr="008B6381">
            <w:rPr>
              <w:rStyle w:val="a3"/>
              <w:rFonts w:hint="cs"/>
              <w:rtl/>
            </w:rPr>
            <w:t>כותרת]</w:t>
          </w:r>
        </w:p>
      </w:docPartBody>
    </w:docPart>
    <w:docPart>
      <w:docPartPr>
        <w:name w:val="F3BA149CEA7E49768E627A7E979C0189"/>
        <w:category>
          <w:name w:val="כללי"/>
          <w:gallery w:val="placeholder"/>
        </w:category>
        <w:types>
          <w:type w:val="bbPlcHdr"/>
        </w:types>
        <w:behaviors>
          <w:behavior w:val="content"/>
        </w:behaviors>
        <w:guid w:val="{C3BCC86E-F4F7-4B29-BF23-5FDE67F11710}"/>
      </w:docPartPr>
      <w:docPartBody>
        <w:p w:rsidR="00FD7D47" w:rsidRDefault="002C0969">
          <w:r w:rsidRPr="008B6381">
            <w:rPr>
              <w:rStyle w:val="a3"/>
              <w:rFonts w:hint="cs"/>
              <w:rtl/>
            </w:rPr>
            <w:t>[מדד</w:t>
          </w:r>
          <w:r w:rsidRPr="008B6381">
            <w:rPr>
              <w:rStyle w:val="a3"/>
              <w:rtl/>
            </w:rPr>
            <w:t xml:space="preserve"> </w:t>
          </w:r>
          <w:r w:rsidRPr="008B6381">
            <w:rPr>
              <w:rStyle w:val="a3"/>
              <w:rFonts w:hint="cs"/>
              <w:rtl/>
            </w:rPr>
            <w:t>בגין</w:t>
          </w:r>
          <w:r w:rsidRPr="008B6381">
            <w:rPr>
              <w:rStyle w:val="a3"/>
              <w:rtl/>
            </w:rPr>
            <w:t>/</w:t>
          </w:r>
          <w:r w:rsidRPr="008B6381">
            <w:rPr>
              <w:rStyle w:val="a3"/>
              <w:rFonts w:hint="cs"/>
              <w:rtl/>
            </w:rPr>
            <w:t>ידוע</w:t>
          </w:r>
          <w:r w:rsidRPr="008B6381">
            <w:rPr>
              <w:rStyle w:val="a3"/>
              <w:rtl/>
            </w:rPr>
            <w:t xml:space="preserve"> - </w:t>
          </w:r>
          <w:r w:rsidRPr="008B6381">
            <w:rPr>
              <w:rStyle w:val="a3"/>
              <w:rFonts w:hint="cs"/>
              <w:rtl/>
            </w:rPr>
            <w:t>כותרת]</w:t>
          </w:r>
        </w:p>
      </w:docPartBody>
    </w:docPart>
    <w:docPart>
      <w:docPartPr>
        <w:name w:val="A63B2DBBCDCE405FA3FD299B6F85D536"/>
        <w:category>
          <w:name w:val="כללי"/>
          <w:gallery w:val="placeholder"/>
        </w:category>
        <w:types>
          <w:type w:val="bbPlcHdr"/>
        </w:types>
        <w:behaviors>
          <w:behavior w:val="content"/>
        </w:behaviors>
        <w:guid w:val="{6DBFD636-1596-42B5-85E2-335035FE10D7}"/>
      </w:docPartPr>
      <w:docPartBody>
        <w:p w:rsidR="00FD7D47" w:rsidRDefault="002C0969">
          <w:r w:rsidRPr="008B6381">
            <w:rPr>
              <w:rStyle w:val="a3"/>
              <w:rFonts w:hint="cs"/>
              <w:rtl/>
            </w:rPr>
            <w:t>[מדד</w:t>
          </w:r>
          <w:r w:rsidRPr="008B6381">
            <w:rPr>
              <w:rStyle w:val="a3"/>
              <w:rtl/>
            </w:rPr>
            <w:t xml:space="preserve"> </w:t>
          </w:r>
          <w:r w:rsidRPr="008B6381">
            <w:rPr>
              <w:rStyle w:val="a3"/>
              <w:rFonts w:hint="cs"/>
              <w:rtl/>
            </w:rPr>
            <w:t>בסיס]</w:t>
          </w:r>
        </w:p>
      </w:docPartBody>
    </w:docPart>
    <w:docPart>
      <w:docPartPr>
        <w:name w:val="EE4A0A1832654DA3B2BBB2536A54E36A"/>
        <w:category>
          <w:name w:val="כללי"/>
          <w:gallery w:val="placeholder"/>
        </w:category>
        <w:types>
          <w:type w:val="bbPlcHdr"/>
        </w:types>
        <w:behaviors>
          <w:behavior w:val="content"/>
        </w:behaviors>
        <w:guid w:val="{D2478CE0-30FA-45D8-B5F1-022ADAD0CD76}"/>
      </w:docPartPr>
      <w:docPartBody>
        <w:p w:rsidR="00FD7D47" w:rsidRDefault="002C0969">
          <w:r w:rsidRPr="008B6381">
            <w:rPr>
              <w:rStyle w:val="a3"/>
              <w:rFonts w:hint="cs"/>
              <w:rtl/>
            </w:rPr>
            <w:t>[נקודות</w:t>
          </w:r>
          <w:r w:rsidRPr="008B6381">
            <w:rPr>
              <w:rStyle w:val="a3"/>
              <w:rtl/>
            </w:rPr>
            <w:t xml:space="preserve"> </w:t>
          </w:r>
          <w:r w:rsidRPr="008B6381">
            <w:rPr>
              <w:rStyle w:val="a3"/>
              <w:rFonts w:hint="cs"/>
              <w:rtl/>
            </w:rPr>
            <w:t>מדד]</w:t>
          </w:r>
        </w:p>
      </w:docPartBody>
    </w:docPart>
    <w:docPart>
      <w:docPartPr>
        <w:name w:val="B4A59D529C8D43A7B576B23FDB79E3A5"/>
        <w:category>
          <w:name w:val="כללי"/>
          <w:gallery w:val="placeholder"/>
        </w:category>
        <w:types>
          <w:type w:val="bbPlcHdr"/>
        </w:types>
        <w:behaviors>
          <w:behavior w:val="content"/>
        </w:behaviors>
        <w:guid w:val="{1BB31F92-DE68-4554-8A81-7F2EF92DEDD2}"/>
      </w:docPartPr>
      <w:docPartBody>
        <w:p w:rsidR="00FD7D47" w:rsidRDefault="002C0969">
          <w:r w:rsidRPr="008B6381">
            <w:rPr>
              <w:rStyle w:val="a3"/>
              <w:rFonts w:hint="cs"/>
              <w:rtl/>
            </w:rPr>
            <w:t>[תאריך</w:t>
          </w:r>
          <w:r w:rsidRPr="008B6381">
            <w:rPr>
              <w:rStyle w:val="a3"/>
              <w:rtl/>
            </w:rPr>
            <w:t xml:space="preserve"> </w:t>
          </w:r>
          <w:r w:rsidRPr="008B6381">
            <w:rPr>
              <w:rStyle w:val="a3"/>
              <w:rFonts w:hint="cs"/>
              <w:rtl/>
            </w:rPr>
            <w:t>חתימת</w:t>
          </w:r>
          <w:r w:rsidRPr="008B6381">
            <w:rPr>
              <w:rStyle w:val="a3"/>
              <w:rtl/>
            </w:rPr>
            <w:t xml:space="preserve"> </w:t>
          </w:r>
          <w:r w:rsidRPr="008B6381">
            <w:rPr>
              <w:rStyle w:val="a3"/>
              <w:rFonts w:hint="cs"/>
              <w:rtl/>
            </w:rPr>
            <w:t>חוזה]</w:t>
          </w:r>
        </w:p>
      </w:docPartBody>
    </w:docPart>
    <w:docPart>
      <w:docPartPr>
        <w:name w:val="EC4BC2C46F3147598F40F78F340E1583"/>
        <w:category>
          <w:name w:val="כללי"/>
          <w:gallery w:val="placeholder"/>
        </w:category>
        <w:types>
          <w:type w:val="bbPlcHdr"/>
        </w:types>
        <w:behaviors>
          <w:behavior w:val="content"/>
        </w:behaviors>
        <w:guid w:val="{A3D8A4D6-8323-4956-8396-3240AD28475D}"/>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צד</w:t>
          </w:r>
          <w:r w:rsidRPr="008B6381">
            <w:rPr>
              <w:rStyle w:val="a3"/>
              <w:rtl/>
            </w:rPr>
            <w:t xml:space="preserve"> </w:t>
          </w:r>
          <w:r w:rsidRPr="008B6381">
            <w:rPr>
              <w:rStyle w:val="a3"/>
              <w:rFonts w:hint="cs"/>
              <w:rtl/>
            </w:rPr>
            <w:t>א]</w:t>
          </w:r>
        </w:p>
      </w:docPartBody>
    </w:docPart>
    <w:docPart>
      <w:docPartPr>
        <w:name w:val="399DB63BB04F4D0D857B05976506F190"/>
        <w:category>
          <w:name w:val="כללי"/>
          <w:gallery w:val="placeholder"/>
        </w:category>
        <w:types>
          <w:type w:val="bbPlcHdr"/>
        </w:types>
        <w:behaviors>
          <w:behavior w:val="content"/>
        </w:behaviors>
        <w:guid w:val="{250DF28D-00D2-4514-A7DE-E896AA8127DB}"/>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6DBFFBFCA9044523AD2870BA8766ABC1"/>
        <w:category>
          <w:name w:val="כללי"/>
          <w:gallery w:val="placeholder"/>
        </w:category>
        <w:types>
          <w:type w:val="bbPlcHdr"/>
        </w:types>
        <w:behaviors>
          <w:behavior w:val="content"/>
        </w:behaviors>
        <w:guid w:val="{6BE6FA3E-C938-4035-BC45-6E95A6FBB7A8}"/>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DAF37EAA559148F6B99CA004111DEBA9"/>
        <w:category>
          <w:name w:val="כללי"/>
          <w:gallery w:val="placeholder"/>
        </w:category>
        <w:types>
          <w:type w:val="bbPlcHdr"/>
        </w:types>
        <w:behaviors>
          <w:behavior w:val="content"/>
        </w:behaviors>
        <w:guid w:val="{51CFBB6F-9830-49C6-BB4C-36B2E20A2551}"/>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C92C3F8804EA49D5A864FA7378C21B3D"/>
        <w:category>
          <w:name w:val="כללי"/>
          <w:gallery w:val="placeholder"/>
        </w:category>
        <w:types>
          <w:type w:val="bbPlcHdr"/>
        </w:types>
        <w:behaviors>
          <w:behavior w:val="content"/>
        </w:behaviors>
        <w:guid w:val="{39C0832C-C4E9-4C9F-BCF3-A7BFA71F2002}"/>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286520CD2C2047659DDD662C0D7E95BC"/>
        <w:category>
          <w:name w:val="כללי"/>
          <w:gallery w:val="placeholder"/>
        </w:category>
        <w:types>
          <w:type w:val="bbPlcHdr"/>
        </w:types>
        <w:behaviors>
          <w:behavior w:val="content"/>
        </w:behaviors>
        <w:guid w:val="{76DD766B-6551-460F-8426-8846FC6760F6}"/>
      </w:docPartPr>
      <w:docPartBody>
        <w:p w:rsidR="00FD7D47" w:rsidRDefault="002C0969">
          <w:r w:rsidRPr="008B6381">
            <w:rPr>
              <w:rStyle w:val="a3"/>
              <w:rFonts w:hint="cs"/>
              <w:rtl/>
            </w:rPr>
            <w:t>[תבנית</w:t>
          </w:r>
          <w:r w:rsidRPr="008B6381">
            <w:rPr>
              <w:rStyle w:val="a3"/>
              <w:rtl/>
            </w:rPr>
            <w:t xml:space="preserve"> </w:t>
          </w:r>
          <w:r w:rsidRPr="008B6381">
            <w:rPr>
              <w:rStyle w:val="a3"/>
              <w:rFonts w:hint="cs"/>
              <w:rtl/>
            </w:rPr>
            <w:t>חוזה]</w:t>
          </w:r>
        </w:p>
      </w:docPartBody>
    </w:docPart>
    <w:docPart>
      <w:docPartPr>
        <w:name w:val="912D35FEABAD45AD8724836879218602"/>
        <w:category>
          <w:name w:val="כללי"/>
          <w:gallery w:val="placeholder"/>
        </w:category>
        <w:types>
          <w:type w:val="bbPlcHdr"/>
        </w:types>
        <w:behaviors>
          <w:behavior w:val="content"/>
        </w:behaviors>
        <w:guid w:val="{306521CD-4E59-44CA-94D6-A636EB5D61BF}"/>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אתר]</w:t>
          </w:r>
        </w:p>
      </w:docPartBody>
    </w:docPart>
    <w:docPart>
      <w:docPartPr>
        <w:name w:val="95F85CBD32124A36821064F59CB0A290"/>
        <w:category>
          <w:name w:val="כללי"/>
          <w:gallery w:val="placeholder"/>
        </w:category>
        <w:types>
          <w:type w:val="bbPlcHdr"/>
        </w:types>
        <w:behaviors>
          <w:behavior w:val="content"/>
        </w:behaviors>
        <w:guid w:val="{C4BAB560-A12D-4AB1-ACAC-14E457F8DE0C}"/>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הפרויקט]</w:t>
          </w:r>
        </w:p>
      </w:docPartBody>
    </w:docPart>
    <w:docPart>
      <w:docPartPr>
        <w:name w:val="40D3E839E3C64A45995951CA5BD5300A"/>
        <w:category>
          <w:name w:val="כללי"/>
          <w:gallery w:val="placeholder"/>
        </w:category>
        <w:types>
          <w:type w:val="bbPlcHdr"/>
        </w:types>
        <w:behaviors>
          <w:behavior w:val="content"/>
        </w:behaviors>
        <w:guid w:val="{91EE5885-A69D-4BC8-96A5-EA7E50EFA627}"/>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360466BFB285448FA9A7513336103157"/>
        <w:category>
          <w:name w:val="כללי"/>
          <w:gallery w:val="placeholder"/>
        </w:category>
        <w:types>
          <w:type w:val="bbPlcHdr"/>
        </w:types>
        <w:behaviors>
          <w:behavior w:val="content"/>
        </w:behaviors>
        <w:guid w:val="{9A3BBCAD-4890-4082-8D9A-65AF500A5134}"/>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F380E707B5014AE8994A54E47D30C424"/>
        <w:category>
          <w:name w:val="כללי"/>
          <w:gallery w:val="placeholder"/>
        </w:category>
        <w:types>
          <w:type w:val="bbPlcHdr"/>
        </w:types>
        <w:behaviors>
          <w:behavior w:val="content"/>
        </w:behaviors>
        <w:guid w:val="{25356308-4CE9-4B95-B5AD-A6766FBF385C}"/>
      </w:docPartPr>
      <w:docPartBody>
        <w:p w:rsidR="00910C3D" w:rsidRDefault="00FD7D47" w:rsidP="00FD7D47">
          <w:pPr>
            <w:pStyle w:val="F380E707B5014AE8994A54E47D30C424"/>
          </w:pPr>
          <w:r w:rsidRPr="00F11BAF">
            <w:rPr>
              <w:rStyle w:val="a3"/>
              <w:rtl/>
            </w:rPr>
            <w:t>[שם הפרויקט]</w:t>
          </w:r>
        </w:p>
      </w:docPartBody>
    </w:docPart>
    <w:docPart>
      <w:docPartPr>
        <w:name w:val="AB7886B97CB1401DB32408C15B12DAE3"/>
        <w:category>
          <w:name w:val="כללי"/>
          <w:gallery w:val="placeholder"/>
        </w:category>
        <w:types>
          <w:type w:val="bbPlcHdr"/>
        </w:types>
        <w:behaviors>
          <w:behavior w:val="content"/>
        </w:behaviors>
        <w:guid w:val="{6F176FA4-0638-4C45-87B2-098B6A0449E3}"/>
      </w:docPartPr>
      <w:docPartBody>
        <w:p w:rsidR="00910C3D" w:rsidRDefault="00FD7D47" w:rsidP="00FD7D47">
          <w:pPr>
            <w:pStyle w:val="AB7886B97CB1401DB32408C15B12DAE3"/>
          </w:pPr>
          <w:r w:rsidRPr="00F11BAF">
            <w:rPr>
              <w:rStyle w:val="a3"/>
              <w:rtl/>
            </w:rPr>
            <w:t>[שם אתר]</w:t>
          </w:r>
        </w:p>
      </w:docPartBody>
    </w:docPart>
    <w:docPart>
      <w:docPartPr>
        <w:name w:val="45F3D2453BFC496F9B97BECFDBAFA996"/>
        <w:category>
          <w:name w:val="כללי"/>
          <w:gallery w:val="placeholder"/>
        </w:category>
        <w:types>
          <w:type w:val="bbPlcHdr"/>
        </w:types>
        <w:behaviors>
          <w:behavior w:val="content"/>
        </w:behaviors>
        <w:guid w:val="{EEEB7E08-8C7F-41F7-BAF2-5B4CD18FB3D7}"/>
      </w:docPartPr>
      <w:docPartBody>
        <w:p w:rsidR="00910C3D" w:rsidRDefault="00FD7D47">
          <w:r w:rsidRPr="009C7D3E">
            <w:rPr>
              <w:rStyle w:val="a3"/>
              <w:rtl/>
            </w:rPr>
            <w:t>[צד א בחוזה]</w:t>
          </w:r>
        </w:p>
      </w:docPartBody>
    </w:docPart>
    <w:docPart>
      <w:docPartPr>
        <w:name w:val="DC6205DD54914C0291495A9EDD41CD38"/>
        <w:category>
          <w:name w:val="כללי"/>
          <w:gallery w:val="placeholder"/>
        </w:category>
        <w:types>
          <w:type w:val="bbPlcHdr"/>
        </w:types>
        <w:behaviors>
          <w:behavior w:val="content"/>
        </w:behaviors>
        <w:guid w:val="{33DA2E28-5B8A-4C27-93A0-BEBCA774D8CA}"/>
      </w:docPartPr>
      <w:docPartBody>
        <w:p w:rsidR="00910C3D" w:rsidRDefault="00FD7D47" w:rsidP="00FD7D47">
          <w:pPr>
            <w:pStyle w:val="DC6205DD54914C0291495A9EDD41CD38"/>
          </w:pPr>
          <w:r w:rsidRPr="003059F5">
            <w:rPr>
              <w:rStyle w:val="a3"/>
              <w:rtl/>
            </w:rPr>
            <w:t>[רשות מקומית]</w:t>
          </w:r>
        </w:p>
      </w:docPartBody>
    </w:docPart>
    <w:docPart>
      <w:docPartPr>
        <w:name w:val="D05065CC9EDE47AB9A340294C4804576"/>
        <w:category>
          <w:name w:val="כללי"/>
          <w:gallery w:val="placeholder"/>
        </w:category>
        <w:types>
          <w:type w:val="bbPlcHdr"/>
        </w:types>
        <w:behaviors>
          <w:behavior w:val="content"/>
        </w:behaviors>
        <w:guid w:val="{E85705F4-8810-470D-A6C2-6F42C8142E3F}"/>
      </w:docPartPr>
      <w:docPartBody>
        <w:p w:rsidR="00910C3D" w:rsidRDefault="00FD7D47" w:rsidP="00FD7D47">
          <w:pPr>
            <w:pStyle w:val="D05065CC9EDE47AB9A340294C4804576"/>
          </w:pPr>
          <w:r w:rsidRPr="003059F5">
            <w:rPr>
              <w:rStyle w:val="a3"/>
              <w:rtl/>
            </w:rPr>
            <w:t>[שם אתר]</w:t>
          </w:r>
        </w:p>
      </w:docPartBody>
    </w:docPart>
    <w:docPart>
      <w:docPartPr>
        <w:name w:val="18A45BBF1BDA44BFA8B7E50A27B0A2A5"/>
        <w:category>
          <w:name w:val="כללי"/>
          <w:gallery w:val="placeholder"/>
        </w:category>
        <w:types>
          <w:type w:val="bbPlcHdr"/>
        </w:types>
        <w:behaviors>
          <w:behavior w:val="content"/>
        </w:behaviors>
        <w:guid w:val="{C117D618-435C-4DBB-B424-3BBA1CC872AD}"/>
      </w:docPartPr>
      <w:docPartBody>
        <w:p w:rsidR="00910C3D" w:rsidRDefault="00FD7D47" w:rsidP="00FD7D47">
          <w:pPr>
            <w:pStyle w:val="18A45BBF1BDA44BFA8B7E50A27B0A2A5"/>
          </w:pPr>
          <w:r w:rsidRPr="003059F5">
            <w:rPr>
              <w:rStyle w:val="a3"/>
              <w:rtl/>
            </w:rPr>
            <w:t>[שם הפרויקט]</w:t>
          </w:r>
        </w:p>
      </w:docPartBody>
    </w:docPart>
    <w:docPart>
      <w:docPartPr>
        <w:name w:val="8F736EE79B854250B3E582D55ACC250F"/>
        <w:category>
          <w:name w:val="כללי"/>
          <w:gallery w:val="placeholder"/>
        </w:category>
        <w:types>
          <w:type w:val="bbPlcHdr"/>
        </w:types>
        <w:behaviors>
          <w:behavior w:val="content"/>
        </w:behaviors>
        <w:guid w:val="{5CD779B1-9B8E-431D-984E-F63D7BF61D33}"/>
      </w:docPartPr>
      <w:docPartBody>
        <w:p w:rsidR="00910C3D" w:rsidRDefault="00FD7D47" w:rsidP="00FD7D47">
          <w:pPr>
            <w:pStyle w:val="8F736EE79B854250B3E582D55ACC250F"/>
          </w:pPr>
          <w:r w:rsidRPr="003059F5">
            <w:rPr>
              <w:rStyle w:val="a3"/>
              <w:rtl/>
            </w:rPr>
            <w:t>[שדה נוסף 2]</w:t>
          </w:r>
        </w:p>
      </w:docPartBody>
    </w:docPart>
    <w:docPart>
      <w:docPartPr>
        <w:name w:val="90A50341728E45D490A9CD4437F011C1"/>
        <w:category>
          <w:name w:val="כללי"/>
          <w:gallery w:val="placeholder"/>
        </w:category>
        <w:types>
          <w:type w:val="bbPlcHdr"/>
        </w:types>
        <w:behaviors>
          <w:behavior w:val="content"/>
        </w:behaviors>
        <w:guid w:val="{EA4D44F5-9229-4679-8555-A520FAF4F130}"/>
      </w:docPartPr>
      <w:docPartBody>
        <w:p w:rsidR="00910C3D" w:rsidRDefault="00FD7D47" w:rsidP="00FD7D47">
          <w:pPr>
            <w:pStyle w:val="90A50341728E45D490A9CD4437F011C1"/>
          </w:pPr>
          <w:r w:rsidRPr="003059F5">
            <w:rPr>
              <w:rStyle w:val="a3"/>
              <w:rtl/>
            </w:rPr>
            <w:t>[שדה נוסף 1]</w:t>
          </w:r>
        </w:p>
      </w:docPartBody>
    </w:docPart>
    <w:docPart>
      <w:docPartPr>
        <w:name w:val="DF274CB2C9CC41F7AF67407D72708088"/>
        <w:category>
          <w:name w:val="כללי"/>
          <w:gallery w:val="placeholder"/>
        </w:category>
        <w:types>
          <w:type w:val="bbPlcHdr"/>
        </w:types>
        <w:behaviors>
          <w:behavior w:val="content"/>
        </w:behaviors>
        <w:guid w:val="{4CC0717D-318E-4BD9-89FC-D012D3E44ECB}"/>
      </w:docPartPr>
      <w:docPartBody>
        <w:p w:rsidR="00910C3D" w:rsidRDefault="00FD7D47" w:rsidP="00FD7D47">
          <w:pPr>
            <w:pStyle w:val="DF274CB2C9CC41F7AF67407D72708088"/>
          </w:pPr>
          <w:r w:rsidRPr="003059F5">
            <w:rPr>
              <w:rStyle w:val="a3"/>
              <w:rtl/>
            </w:rPr>
            <w:t>[רשות מקומית]</w:t>
          </w:r>
        </w:p>
      </w:docPartBody>
    </w:docPart>
    <w:docPart>
      <w:docPartPr>
        <w:name w:val="56C281039AEF4B1DB209FEC7A0E0314B"/>
        <w:category>
          <w:name w:val="כללי"/>
          <w:gallery w:val="placeholder"/>
        </w:category>
        <w:types>
          <w:type w:val="bbPlcHdr"/>
        </w:types>
        <w:behaviors>
          <w:behavior w:val="content"/>
        </w:behaviors>
        <w:guid w:val="{F26BEF6A-B3ED-4532-A53C-295AE4611962}"/>
      </w:docPartPr>
      <w:docPartBody>
        <w:p w:rsidR="00910C3D" w:rsidRDefault="00FD7D47" w:rsidP="00FD7D47">
          <w:pPr>
            <w:pStyle w:val="56C281039AEF4B1DB209FEC7A0E0314B"/>
          </w:pPr>
          <w:r w:rsidRPr="003059F5">
            <w:rPr>
              <w:rStyle w:val="a3"/>
              <w:rtl/>
            </w:rPr>
            <w:t>[שדה נוסף 3]</w:t>
          </w:r>
        </w:p>
      </w:docPartBody>
    </w:docPart>
    <w:docPart>
      <w:docPartPr>
        <w:name w:val="DB32532EE834442795024C7A035F5A13"/>
        <w:category>
          <w:name w:val="כללי"/>
          <w:gallery w:val="placeholder"/>
        </w:category>
        <w:types>
          <w:type w:val="bbPlcHdr"/>
        </w:types>
        <w:behaviors>
          <w:behavior w:val="content"/>
        </w:behaviors>
        <w:guid w:val="{E4EBB2D4-64C3-4B1C-91C1-260626BCE725}"/>
      </w:docPartPr>
      <w:docPartBody>
        <w:p w:rsidR="00910C3D" w:rsidRDefault="00FD7D47" w:rsidP="00FD7D47">
          <w:pPr>
            <w:pStyle w:val="DB32532EE834442795024C7A035F5A13"/>
          </w:pPr>
          <w:r w:rsidRPr="003059F5">
            <w:rPr>
              <w:rStyle w:val="a3"/>
              <w:rtl/>
            </w:rPr>
            <w:t>[שדה נוסף 4]</w:t>
          </w:r>
        </w:p>
      </w:docPartBody>
    </w:docPart>
    <w:docPart>
      <w:docPartPr>
        <w:name w:val="DED58420C00C4B37B4659290F4CE2506"/>
        <w:category>
          <w:name w:val="כללי"/>
          <w:gallery w:val="placeholder"/>
        </w:category>
        <w:types>
          <w:type w:val="bbPlcHdr"/>
        </w:types>
        <w:behaviors>
          <w:behavior w:val="content"/>
        </w:behaviors>
        <w:guid w:val="{755B25C3-3B39-4D9F-9FA3-3BF366C9E009}"/>
      </w:docPartPr>
      <w:docPartBody>
        <w:p w:rsidR="00910C3D" w:rsidRDefault="00FD7D47" w:rsidP="00FD7D47">
          <w:pPr>
            <w:pStyle w:val="DED58420C00C4B37B4659290F4CE2506"/>
          </w:pPr>
          <w:r w:rsidRPr="003059F5">
            <w:rPr>
              <w:rStyle w:val="a3"/>
              <w:rtl/>
            </w:rPr>
            <w:t>[שדה נוסף 5]</w:t>
          </w:r>
        </w:p>
      </w:docPartBody>
    </w:docPart>
    <w:docPart>
      <w:docPartPr>
        <w:name w:val="FF15A78EA0EA4C8A8AD0EABBA4B03608"/>
        <w:category>
          <w:name w:val="כללי"/>
          <w:gallery w:val="placeholder"/>
        </w:category>
        <w:types>
          <w:type w:val="bbPlcHdr"/>
        </w:types>
        <w:behaviors>
          <w:behavior w:val="content"/>
        </w:behaviors>
        <w:guid w:val="{8994442D-CAC4-4D01-A2AD-B27F42C63DF2}"/>
      </w:docPartPr>
      <w:docPartBody>
        <w:p w:rsidR="00910C3D" w:rsidRDefault="00FD7D47" w:rsidP="00FD7D47">
          <w:pPr>
            <w:pStyle w:val="FF15A78EA0EA4C8A8AD0EABBA4B03608"/>
          </w:pPr>
          <w:r w:rsidRPr="003059F5">
            <w:rPr>
              <w:rStyle w:val="a3"/>
              <w:rtl/>
            </w:rPr>
            <w:t>[שדה נוסף 6]</w:t>
          </w:r>
        </w:p>
      </w:docPartBody>
    </w:docPart>
    <w:docPart>
      <w:docPartPr>
        <w:name w:val="81B90575A7C94BC1BFAD370782C39B19"/>
        <w:category>
          <w:name w:val="כללי"/>
          <w:gallery w:val="placeholder"/>
        </w:category>
        <w:types>
          <w:type w:val="bbPlcHdr"/>
        </w:types>
        <w:behaviors>
          <w:behavior w:val="content"/>
        </w:behaviors>
        <w:guid w:val="{68E4D2C5-3D4A-4E0D-9581-F65A4D6B61E6}"/>
      </w:docPartPr>
      <w:docPartBody>
        <w:p w:rsidR="00910C3D" w:rsidRDefault="00FD7D47" w:rsidP="00FD7D47">
          <w:pPr>
            <w:pStyle w:val="81B90575A7C94BC1BFAD370782C39B19"/>
          </w:pPr>
          <w:r w:rsidRPr="003059F5">
            <w:rPr>
              <w:rStyle w:val="a3"/>
              <w:rtl/>
            </w:rPr>
            <w:t>[אחוז השתתפות צד א]</w:t>
          </w:r>
        </w:p>
      </w:docPartBody>
    </w:docPart>
    <w:docPart>
      <w:docPartPr>
        <w:name w:val="5D052253E77A48AD8644B6751A245AB4"/>
        <w:category>
          <w:name w:val="כללי"/>
          <w:gallery w:val="placeholder"/>
        </w:category>
        <w:types>
          <w:type w:val="bbPlcHdr"/>
        </w:types>
        <w:behaviors>
          <w:behavior w:val="content"/>
        </w:behaviors>
        <w:guid w:val="{9B5A325C-8415-4E1C-A5E9-3BF314091DFF}"/>
      </w:docPartPr>
      <w:docPartBody>
        <w:p w:rsidR="00910C3D" w:rsidRDefault="00FD7D47" w:rsidP="00FD7D47">
          <w:pPr>
            <w:pStyle w:val="5D052253E77A48AD8644B6751A245AB4"/>
          </w:pPr>
          <w:r w:rsidRPr="00C5438E">
            <w:rPr>
              <w:rStyle w:val="a3"/>
              <w:rtl/>
            </w:rPr>
            <w:t>[צד א בחוזה]</w:t>
          </w:r>
        </w:p>
      </w:docPartBody>
    </w:docPart>
    <w:docPart>
      <w:docPartPr>
        <w:name w:val="1771C1B277284018BD053071C6C1906D"/>
        <w:category>
          <w:name w:val="כללי"/>
          <w:gallery w:val="placeholder"/>
        </w:category>
        <w:types>
          <w:type w:val="bbPlcHdr"/>
        </w:types>
        <w:behaviors>
          <w:behavior w:val="content"/>
        </w:behaviors>
        <w:guid w:val="{5E75225F-AC5C-4BC5-991B-E662D0765B2D}"/>
      </w:docPartPr>
      <w:docPartBody>
        <w:p w:rsidR="00910C3D" w:rsidRDefault="00FD7D47" w:rsidP="00FD7D47">
          <w:pPr>
            <w:pStyle w:val="1771C1B277284018BD053071C6C1906D"/>
          </w:pPr>
          <w:r w:rsidRPr="003059F5">
            <w:rPr>
              <w:rStyle w:val="a3"/>
              <w:rtl/>
            </w:rPr>
            <w:t>[שם אתר]</w:t>
          </w:r>
        </w:p>
      </w:docPartBody>
    </w:docPart>
    <w:docPart>
      <w:docPartPr>
        <w:name w:val="866D74F11B704502A54BC714C3EDC017"/>
        <w:category>
          <w:name w:val="כללי"/>
          <w:gallery w:val="placeholder"/>
        </w:category>
        <w:types>
          <w:type w:val="bbPlcHdr"/>
        </w:types>
        <w:behaviors>
          <w:behavior w:val="content"/>
        </w:behaviors>
        <w:guid w:val="{850F0BB2-F61A-4D3A-8210-A9761390BDA8}"/>
      </w:docPartPr>
      <w:docPartBody>
        <w:p w:rsidR="00910C3D" w:rsidRDefault="00FD7D47" w:rsidP="00FD7D47">
          <w:pPr>
            <w:pStyle w:val="866D74F11B704502A54BC714C3EDC017"/>
          </w:pPr>
          <w:r w:rsidRPr="003059F5">
            <w:rPr>
              <w:rStyle w:val="a3"/>
              <w:rtl/>
            </w:rPr>
            <w:t>[תיאור עבודה]</w:t>
          </w:r>
        </w:p>
      </w:docPartBody>
    </w:docPart>
    <w:docPart>
      <w:docPartPr>
        <w:name w:val="2322B5C7E3A847A78FA6BDB1138D7C14"/>
        <w:category>
          <w:name w:val="כללי"/>
          <w:gallery w:val="placeholder"/>
        </w:category>
        <w:types>
          <w:type w:val="bbPlcHdr"/>
        </w:types>
        <w:behaviors>
          <w:behavior w:val="content"/>
        </w:behaviors>
        <w:guid w:val="{533F06FE-B98C-4C3E-BEA0-DE9AC816C864}"/>
      </w:docPartPr>
      <w:docPartBody>
        <w:p w:rsidR="00910C3D" w:rsidRDefault="00FD7D47" w:rsidP="00FD7D47">
          <w:pPr>
            <w:pStyle w:val="2322B5C7E3A847A78FA6BDB1138D7C14"/>
          </w:pPr>
          <w:r w:rsidRPr="00C5438E">
            <w:rPr>
              <w:rStyle w:val="a3"/>
              <w:rtl/>
            </w:rPr>
            <w:t>[צד א בחוזה]</w:t>
          </w:r>
        </w:p>
      </w:docPartBody>
    </w:docPart>
    <w:docPart>
      <w:docPartPr>
        <w:name w:val="BD1062415D87444BAEB9A4AF02DD0444"/>
        <w:category>
          <w:name w:val="כללי"/>
          <w:gallery w:val="placeholder"/>
        </w:category>
        <w:types>
          <w:type w:val="bbPlcHdr"/>
        </w:types>
        <w:behaviors>
          <w:behavior w:val="content"/>
        </w:behaviors>
        <w:guid w:val="{6EF15CC0-F29D-4EA3-8982-AA218E87AC7E}"/>
      </w:docPartPr>
      <w:docPartBody>
        <w:p w:rsidR="00910C3D" w:rsidRDefault="00FD7D47" w:rsidP="00FD7D47">
          <w:pPr>
            <w:pStyle w:val="BD1062415D87444BAEB9A4AF02DD0444"/>
          </w:pPr>
          <w:r w:rsidRPr="003059F5">
            <w:rPr>
              <w:rStyle w:val="a3"/>
              <w:rtl/>
            </w:rPr>
            <w:t>[שם אתר]</w:t>
          </w:r>
        </w:p>
      </w:docPartBody>
    </w:docPart>
    <w:docPart>
      <w:docPartPr>
        <w:name w:val="D865E51C35B74FFBAABAA890ACA92AD4"/>
        <w:category>
          <w:name w:val="כללי"/>
          <w:gallery w:val="placeholder"/>
        </w:category>
        <w:types>
          <w:type w:val="bbPlcHdr"/>
        </w:types>
        <w:behaviors>
          <w:behavior w:val="content"/>
        </w:behaviors>
        <w:guid w:val="{D6D7054C-A8AD-4947-8BE4-A99BA467B84C}"/>
      </w:docPartPr>
      <w:docPartBody>
        <w:p w:rsidR="00910C3D" w:rsidRDefault="00FD7D47" w:rsidP="00FD7D47">
          <w:pPr>
            <w:pStyle w:val="D865E51C35B74FFBAABAA890ACA92AD4"/>
          </w:pPr>
          <w:r w:rsidRPr="003059F5">
            <w:rPr>
              <w:rStyle w:val="a3"/>
              <w:rtl/>
            </w:rPr>
            <w:t>[תאריך חתימת חוזה]</w:t>
          </w:r>
        </w:p>
      </w:docPartBody>
    </w:docPart>
    <w:docPart>
      <w:docPartPr>
        <w:name w:val="8BF4C69D8D6440D191697207663327F4"/>
        <w:category>
          <w:name w:val="כללי"/>
          <w:gallery w:val="placeholder"/>
        </w:category>
        <w:types>
          <w:type w:val="bbPlcHdr"/>
        </w:types>
        <w:behaviors>
          <w:behavior w:val="content"/>
        </w:behaviors>
        <w:guid w:val="{90A76BF6-42AC-4099-9D7F-8A41F353B9E4}"/>
      </w:docPartPr>
      <w:docPartBody>
        <w:p w:rsidR="00910C3D" w:rsidRDefault="00FD7D47">
          <w:r w:rsidRPr="009C7D3E">
            <w:rPr>
              <w:rStyle w:val="a3"/>
              <w:rtl/>
            </w:rPr>
            <w:t>[שם ספק]</w:t>
          </w:r>
        </w:p>
      </w:docPartBody>
    </w:docPart>
    <w:docPart>
      <w:docPartPr>
        <w:name w:val="DA13D61898B24F3BAD0E7ACBC5902E47"/>
        <w:category>
          <w:name w:val="כללי"/>
          <w:gallery w:val="placeholder"/>
        </w:category>
        <w:types>
          <w:type w:val="bbPlcHdr"/>
        </w:types>
        <w:behaviors>
          <w:behavior w:val="content"/>
        </w:behaviors>
        <w:guid w:val="{D58136DC-3B67-4541-BC35-6A09D0C1C733}"/>
      </w:docPartPr>
      <w:docPartBody>
        <w:p w:rsidR="007C5FFE" w:rsidRDefault="00910C3D" w:rsidP="00910C3D">
          <w:pPr>
            <w:pStyle w:val="DA13D61898B24F3BAD0E7ACBC5902E47"/>
          </w:pPr>
          <w:r w:rsidRPr="008E7222">
            <w:rPr>
              <w:rStyle w:val="a3"/>
              <w:rtl/>
            </w:rPr>
            <w:t>[שם ספק]</w:t>
          </w:r>
        </w:p>
      </w:docPartBody>
    </w:docPart>
    <w:docPart>
      <w:docPartPr>
        <w:name w:val="12452F783D814FBF950E5C1E9849F900"/>
        <w:category>
          <w:name w:val="כללי"/>
          <w:gallery w:val="placeholder"/>
        </w:category>
        <w:types>
          <w:type w:val="bbPlcHdr"/>
        </w:types>
        <w:behaviors>
          <w:behavior w:val="content"/>
        </w:behaviors>
        <w:guid w:val="{3D8FBE34-A997-4E6C-B012-C510F5F91410}"/>
      </w:docPartPr>
      <w:docPartBody>
        <w:p w:rsidR="007C5FFE" w:rsidRDefault="00910C3D" w:rsidP="00910C3D">
          <w:pPr>
            <w:pStyle w:val="12452F783D814FBF950E5C1E9849F900"/>
          </w:pPr>
          <w:r w:rsidRPr="008E7222">
            <w:rPr>
              <w:rStyle w:val="a3"/>
              <w:rtl/>
            </w:rPr>
            <w:t>[שם צד א]</w:t>
          </w:r>
        </w:p>
      </w:docPartBody>
    </w:docPart>
    <w:docPart>
      <w:docPartPr>
        <w:name w:val="EBD748366A7B4C468201762CD026BFDA"/>
        <w:category>
          <w:name w:val="כללי"/>
          <w:gallery w:val="placeholder"/>
        </w:category>
        <w:types>
          <w:type w:val="bbPlcHdr"/>
        </w:types>
        <w:behaviors>
          <w:behavior w:val="content"/>
        </w:behaviors>
        <w:guid w:val="{D18F204B-30DC-42BE-831D-07D13674C1DA}"/>
      </w:docPartPr>
      <w:docPartBody>
        <w:p w:rsidR="007C5FFE" w:rsidRDefault="00910C3D" w:rsidP="00910C3D">
          <w:pPr>
            <w:pStyle w:val="EBD748366A7B4C468201762CD026BFDA"/>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C46DF9B135F5483BBC57500D8301B6A7"/>
        <w:category>
          <w:name w:val="כללי"/>
          <w:gallery w:val="placeholder"/>
        </w:category>
        <w:types>
          <w:type w:val="bbPlcHdr"/>
        </w:types>
        <w:behaviors>
          <w:behavior w:val="content"/>
        </w:behaviors>
        <w:guid w:val="{EA66AAC5-44C2-498B-A64C-0FB51D3D5AC0}"/>
      </w:docPartPr>
      <w:docPartBody>
        <w:p w:rsidR="007C5FFE" w:rsidRDefault="00910C3D" w:rsidP="00910C3D">
          <w:pPr>
            <w:pStyle w:val="C46DF9B135F5483BBC57500D8301B6A7"/>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F761491380D749FDAF62771303413A9D"/>
        <w:category>
          <w:name w:val="כללי"/>
          <w:gallery w:val="placeholder"/>
        </w:category>
        <w:types>
          <w:type w:val="bbPlcHdr"/>
        </w:types>
        <w:behaviors>
          <w:behavior w:val="content"/>
        </w:behaviors>
        <w:guid w:val="{1F861ACD-661F-4D5C-8698-DC54282D2BD0}"/>
      </w:docPartPr>
      <w:docPartBody>
        <w:p w:rsidR="007C5FFE" w:rsidRDefault="00910C3D" w:rsidP="00910C3D">
          <w:pPr>
            <w:pStyle w:val="F761491380D749FDAF62771303413A9D"/>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DBB06B05FBE544BF999028943BA3AB4F"/>
        <w:category>
          <w:name w:val="כללי"/>
          <w:gallery w:val="placeholder"/>
        </w:category>
        <w:types>
          <w:type w:val="bbPlcHdr"/>
        </w:types>
        <w:behaviors>
          <w:behavior w:val="content"/>
        </w:behaviors>
        <w:guid w:val="{CC34463A-4784-416A-BD44-0111E2957D21}"/>
      </w:docPartPr>
      <w:docPartBody>
        <w:p w:rsidR="00117E6B" w:rsidRDefault="00F06074">
          <w:r w:rsidRPr="00E06942">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17E6B"/>
    <w:rsid w:val="002C0969"/>
    <w:rsid w:val="006865A5"/>
    <w:rsid w:val="006F4A8A"/>
    <w:rsid w:val="0070190C"/>
    <w:rsid w:val="007808F6"/>
    <w:rsid w:val="007C5FFE"/>
    <w:rsid w:val="00910C3D"/>
    <w:rsid w:val="009C7EA5"/>
    <w:rsid w:val="00C6109B"/>
    <w:rsid w:val="00E119B1"/>
    <w:rsid w:val="00F06074"/>
    <w:rsid w:val="00FD7D47"/>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06074"/>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380E707B5014AE8994A54E47D30C424">
    <w:name w:val="F380E707B5014AE8994A54E47D30C424"/>
    <w:rsid w:val="00FD7D47"/>
    <w:pPr>
      <w:bidi/>
    </w:pPr>
  </w:style>
  <w:style w:type="paragraph" w:customStyle="1" w:styleId="AB7886B97CB1401DB32408C15B12DAE3">
    <w:name w:val="AB7886B97CB1401DB32408C15B12DAE3"/>
    <w:rsid w:val="00FD7D47"/>
    <w:pPr>
      <w:bidi/>
    </w:pPr>
  </w:style>
  <w:style w:type="paragraph" w:customStyle="1" w:styleId="23EE47DCCCE9488AAF79BD252F46CCC6">
    <w:name w:val="23EE47DCCCE9488AAF79BD252F46CCC6"/>
    <w:rsid w:val="00FD7D47"/>
    <w:pPr>
      <w:bidi/>
    </w:pPr>
  </w:style>
  <w:style w:type="paragraph" w:customStyle="1" w:styleId="DC6205DD54914C0291495A9EDD41CD38">
    <w:name w:val="DC6205DD54914C0291495A9EDD41CD38"/>
    <w:rsid w:val="00FD7D47"/>
    <w:pPr>
      <w:bidi/>
    </w:pPr>
  </w:style>
  <w:style w:type="paragraph" w:customStyle="1" w:styleId="D05065CC9EDE47AB9A340294C4804576">
    <w:name w:val="D05065CC9EDE47AB9A340294C4804576"/>
    <w:rsid w:val="00FD7D47"/>
    <w:pPr>
      <w:bidi/>
    </w:pPr>
  </w:style>
  <w:style w:type="paragraph" w:customStyle="1" w:styleId="18A45BBF1BDA44BFA8B7E50A27B0A2A5">
    <w:name w:val="18A45BBF1BDA44BFA8B7E50A27B0A2A5"/>
    <w:rsid w:val="00FD7D47"/>
    <w:pPr>
      <w:bidi/>
    </w:pPr>
  </w:style>
  <w:style w:type="paragraph" w:customStyle="1" w:styleId="8F736EE79B854250B3E582D55ACC250F">
    <w:name w:val="8F736EE79B854250B3E582D55ACC250F"/>
    <w:rsid w:val="00FD7D47"/>
    <w:pPr>
      <w:bidi/>
    </w:pPr>
  </w:style>
  <w:style w:type="paragraph" w:customStyle="1" w:styleId="90A50341728E45D490A9CD4437F011C1">
    <w:name w:val="90A50341728E45D490A9CD4437F011C1"/>
    <w:rsid w:val="00FD7D47"/>
    <w:pPr>
      <w:bidi/>
    </w:pPr>
  </w:style>
  <w:style w:type="paragraph" w:customStyle="1" w:styleId="DF274CB2C9CC41F7AF67407D72708088">
    <w:name w:val="DF274CB2C9CC41F7AF67407D72708088"/>
    <w:rsid w:val="00FD7D47"/>
    <w:pPr>
      <w:bidi/>
    </w:pPr>
  </w:style>
  <w:style w:type="paragraph" w:customStyle="1" w:styleId="56C281039AEF4B1DB209FEC7A0E0314B">
    <w:name w:val="56C281039AEF4B1DB209FEC7A0E0314B"/>
    <w:rsid w:val="00FD7D47"/>
    <w:pPr>
      <w:bidi/>
    </w:pPr>
  </w:style>
  <w:style w:type="paragraph" w:customStyle="1" w:styleId="DB32532EE834442795024C7A035F5A13">
    <w:name w:val="DB32532EE834442795024C7A035F5A13"/>
    <w:rsid w:val="00FD7D47"/>
    <w:pPr>
      <w:bidi/>
    </w:pPr>
  </w:style>
  <w:style w:type="paragraph" w:customStyle="1" w:styleId="DED58420C00C4B37B4659290F4CE2506">
    <w:name w:val="DED58420C00C4B37B4659290F4CE2506"/>
    <w:rsid w:val="00FD7D47"/>
    <w:pPr>
      <w:bidi/>
    </w:pPr>
  </w:style>
  <w:style w:type="paragraph" w:customStyle="1" w:styleId="FF15A78EA0EA4C8A8AD0EABBA4B03608">
    <w:name w:val="FF15A78EA0EA4C8A8AD0EABBA4B03608"/>
    <w:rsid w:val="00FD7D47"/>
    <w:pPr>
      <w:bidi/>
    </w:pPr>
  </w:style>
  <w:style w:type="paragraph" w:customStyle="1" w:styleId="81B90575A7C94BC1BFAD370782C39B19">
    <w:name w:val="81B90575A7C94BC1BFAD370782C39B19"/>
    <w:rsid w:val="00FD7D47"/>
    <w:pPr>
      <w:bidi/>
    </w:pPr>
  </w:style>
  <w:style w:type="paragraph" w:customStyle="1" w:styleId="4548AFA1B50843C28C322369FE3A2E9E">
    <w:name w:val="4548AFA1B50843C28C322369FE3A2E9E"/>
    <w:rsid w:val="00FD7D47"/>
    <w:pPr>
      <w:bidi/>
    </w:pPr>
  </w:style>
  <w:style w:type="paragraph" w:customStyle="1" w:styleId="816B4196EC5E467D86D72CFA3C90A6CC">
    <w:name w:val="816B4196EC5E467D86D72CFA3C90A6CC"/>
    <w:rsid w:val="00FD7D47"/>
    <w:pPr>
      <w:bidi/>
    </w:pPr>
  </w:style>
  <w:style w:type="paragraph" w:customStyle="1" w:styleId="B85106F1674C40A5B90AC1CD14ACACBB">
    <w:name w:val="B85106F1674C40A5B90AC1CD14ACACBB"/>
    <w:rsid w:val="00FD7D47"/>
    <w:pPr>
      <w:bidi/>
    </w:pPr>
  </w:style>
  <w:style w:type="paragraph" w:customStyle="1" w:styleId="002D9BBDEF0B43BCBFA87DA0EA540597">
    <w:name w:val="002D9BBDEF0B43BCBFA87DA0EA540597"/>
    <w:rsid w:val="00FD7D47"/>
    <w:pPr>
      <w:bidi/>
    </w:pPr>
  </w:style>
  <w:style w:type="paragraph" w:customStyle="1" w:styleId="5D052253E77A48AD8644B6751A245AB4">
    <w:name w:val="5D052253E77A48AD8644B6751A245AB4"/>
    <w:rsid w:val="00FD7D47"/>
    <w:pPr>
      <w:bidi/>
    </w:pPr>
  </w:style>
  <w:style w:type="paragraph" w:customStyle="1" w:styleId="71C7E5C053724E768B11E6E8AD09E851">
    <w:name w:val="71C7E5C053724E768B11E6E8AD09E851"/>
    <w:rsid w:val="00FD7D47"/>
    <w:pPr>
      <w:bidi/>
    </w:pPr>
  </w:style>
  <w:style w:type="paragraph" w:customStyle="1" w:styleId="1771C1B277284018BD053071C6C1906D">
    <w:name w:val="1771C1B277284018BD053071C6C1906D"/>
    <w:rsid w:val="00FD7D47"/>
    <w:pPr>
      <w:bidi/>
    </w:pPr>
  </w:style>
  <w:style w:type="paragraph" w:customStyle="1" w:styleId="866D74F11B704502A54BC714C3EDC017">
    <w:name w:val="866D74F11B704502A54BC714C3EDC017"/>
    <w:rsid w:val="00FD7D47"/>
    <w:pPr>
      <w:bidi/>
    </w:pPr>
  </w:style>
  <w:style w:type="paragraph" w:customStyle="1" w:styleId="2322B5C7E3A847A78FA6BDB1138D7C14">
    <w:name w:val="2322B5C7E3A847A78FA6BDB1138D7C14"/>
    <w:rsid w:val="00FD7D47"/>
    <w:pPr>
      <w:bidi/>
    </w:pPr>
  </w:style>
  <w:style w:type="paragraph" w:customStyle="1" w:styleId="BD1062415D87444BAEB9A4AF02DD0444">
    <w:name w:val="BD1062415D87444BAEB9A4AF02DD0444"/>
    <w:rsid w:val="00FD7D47"/>
    <w:pPr>
      <w:bidi/>
    </w:pPr>
  </w:style>
  <w:style w:type="paragraph" w:customStyle="1" w:styleId="D865E51C35B74FFBAABAA890ACA92AD4">
    <w:name w:val="D865E51C35B74FFBAABAA890ACA92AD4"/>
    <w:rsid w:val="00FD7D47"/>
    <w:pPr>
      <w:bidi/>
    </w:pPr>
  </w:style>
  <w:style w:type="paragraph" w:customStyle="1" w:styleId="058D0493C3404A308218AAD8457F8041">
    <w:name w:val="058D0493C3404A308218AAD8457F8041"/>
    <w:rsid w:val="00FD7D47"/>
    <w:pPr>
      <w:bidi/>
    </w:pPr>
  </w:style>
  <w:style w:type="paragraph" w:customStyle="1" w:styleId="DA13D61898B24F3BAD0E7ACBC5902E47">
    <w:name w:val="DA13D61898B24F3BAD0E7ACBC5902E47"/>
    <w:rsid w:val="00910C3D"/>
    <w:pPr>
      <w:bidi/>
    </w:pPr>
  </w:style>
  <w:style w:type="paragraph" w:customStyle="1" w:styleId="12452F783D814FBF950E5C1E9849F900">
    <w:name w:val="12452F783D814FBF950E5C1E9849F900"/>
    <w:rsid w:val="00910C3D"/>
    <w:pPr>
      <w:bidi/>
    </w:pPr>
  </w:style>
  <w:style w:type="paragraph" w:customStyle="1" w:styleId="EBD748366A7B4C468201762CD026BFDA">
    <w:name w:val="EBD748366A7B4C468201762CD026BFDA"/>
    <w:rsid w:val="00910C3D"/>
    <w:pPr>
      <w:bidi/>
    </w:pPr>
  </w:style>
  <w:style w:type="paragraph" w:customStyle="1" w:styleId="A90B6D4FA5A74405833A4DD0A9F2BBD3">
    <w:name w:val="A90B6D4FA5A74405833A4DD0A9F2BBD3"/>
    <w:rsid w:val="00910C3D"/>
    <w:pPr>
      <w:bidi/>
    </w:pPr>
  </w:style>
  <w:style w:type="paragraph" w:customStyle="1" w:styleId="5E196880C5984691A076D1180BCD665C">
    <w:name w:val="5E196880C5984691A076D1180BCD665C"/>
    <w:rsid w:val="00910C3D"/>
    <w:pPr>
      <w:bidi/>
    </w:pPr>
  </w:style>
  <w:style w:type="paragraph" w:customStyle="1" w:styleId="C46DF9B135F5483BBC57500D8301B6A7">
    <w:name w:val="C46DF9B135F5483BBC57500D8301B6A7"/>
    <w:rsid w:val="00910C3D"/>
    <w:pPr>
      <w:bidi/>
    </w:pPr>
  </w:style>
  <w:style w:type="paragraph" w:customStyle="1" w:styleId="39EDCF5CCEB54E178B3B9ED90F2773A1">
    <w:name w:val="39EDCF5CCEB54E178B3B9ED90F2773A1"/>
    <w:rsid w:val="00910C3D"/>
    <w:pPr>
      <w:bidi/>
    </w:pPr>
  </w:style>
  <w:style w:type="paragraph" w:customStyle="1" w:styleId="F761491380D749FDAF62771303413A9D">
    <w:name w:val="F761491380D749FDAF62771303413A9D"/>
    <w:rsid w:val="00910C3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025F6-2347-4634-94F8-010B94E96296}"/>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A4B0A2D9-4141-435E-9F92-6729BBB4A78A}"/>
</file>

<file path=customXml/itemProps6.xml><?xml version="1.0" encoding="utf-8"?>
<ds:datastoreItem xmlns:ds="http://schemas.openxmlformats.org/officeDocument/2006/customXml" ds:itemID="{37B03109-9DF1-41C6-BEAC-BCE35867047A}"/>
</file>

<file path=docProps/app.xml><?xml version="1.0" encoding="utf-8"?>
<Properties xmlns="http://schemas.openxmlformats.org/officeDocument/2006/extended-properties" xmlns:vt="http://schemas.openxmlformats.org/officeDocument/2006/docPropsVTypes">
  <Template>Normal</Template>
  <TotalTime>8</TotalTime>
  <Pages>22</Pages>
  <Words>4489</Words>
  <Characters>22445</Characters>
  <Application>Microsoft Office Word</Application>
  <DocSecurity>0</DocSecurity>
  <Lines>187</Lines>
  <Paragraphs>53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2021-11-21T09:34:00Z</dcterms:created>
  <dcterms:modified xsi:type="dcterms:W3CDTF">2021-11-21T09:42:00Z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745059ba-d631-447a-9468-d9890ee41ed9</vt:lpwstr>
  </property>
</Properties>
</file>