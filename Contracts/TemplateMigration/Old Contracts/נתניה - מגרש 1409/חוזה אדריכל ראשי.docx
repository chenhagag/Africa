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429F0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DC20F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E997D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740E5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561E2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1CEB69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240DB7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B27B4C">
        <w:rPr>
          <w:rFonts w:ascii="Times New Roman" w:eastAsia="Times New Roman" w:hAnsi="Times New Roman" w:cs="David"/>
          <w:bCs/>
          <w:i/>
          <w:iCs/>
          <w:noProof/>
          <w:sz w:val="32"/>
          <w:szCs w:val="32"/>
        </w:rPr>
        <w:drawing>
          <wp:inline distT="0" distB="0" distL="0" distR="0" wp14:anchorId="55682A6A" wp14:editId="182FFA4E">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D31093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D3ACB9B"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A1F098"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97D7A8"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38F2BE"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C52B08"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109AB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700D0D6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C883A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6FB07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FD5E2FB11E27461699B18A2C3AD332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79D1259C" w14:textId="259A3A29" w:rsidR="00B27B4C" w:rsidRPr="00B27B4C" w:rsidRDefault="00992D45"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דקל רוקבן" w:date="2021-05-03T12:48:00Z">
            <w:r>
              <w:rPr>
                <w:rFonts w:ascii="Times New Roman" w:eastAsia="Times New Roman" w:hAnsi="Times New Roman" w:cs="David"/>
                <w:bCs/>
                <w:sz w:val="32"/>
                <w:szCs w:val="32"/>
                <w:u w:val="single"/>
                <w:rtl/>
                <w:lang w:eastAsia="he-IL"/>
              </w:rPr>
              <w:t>נתניה - מגרש 1409</w:t>
            </w:r>
          </w:ins>
        </w:p>
      </w:sdtContent>
    </w:sdt>
    <w:p w14:paraId="679CB8D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4E69DE22633C49118C6503665113EF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026C3B52" w14:textId="0D63D43B" w:rsidR="00B27B4C" w:rsidRPr="00B27B4C" w:rsidRDefault="00FA6A6E"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דקל רוקבן" w:date="2020-12-30T12:14:00Z">
            <w:r>
              <w:rPr>
                <w:rFonts w:ascii="Times New Roman" w:eastAsia="Times New Roman" w:hAnsi="Times New Roman" w:cs="David"/>
                <w:bCs/>
                <w:sz w:val="32"/>
                <w:szCs w:val="32"/>
                <w:u w:val="single"/>
                <w:rtl/>
                <w:lang w:eastAsia="he-IL"/>
              </w:rPr>
              <w:t>נתניה - מגרש 1409</w:t>
            </w:r>
          </w:ins>
        </w:p>
      </w:sdtContent>
    </w:sdt>
    <w:p w14:paraId="0D2C6E24"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7C8A1B2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40308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926A5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07118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394F0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997C3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3FE89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CA6D5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D1EBA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49B32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6B422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D4A6B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0D3D5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F7BBB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E8B49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64FAA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F0541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D719D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0780B6"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73E188A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2E4453E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E536152" w14:textId="77777777" w:rsidR="00B27B4C" w:rsidRPr="00B27B4C" w:rsidRDefault="00B27B4C" w:rsidP="00B003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E8BEC85241D046D68AC5F22A80C30D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7B1B1C" w:rsidRPr="000D1F3D">
            <w:rPr>
              <w:rStyle w:val="a7"/>
              <w:color w:val="00B0F0"/>
              <w:rtl/>
            </w:rPr>
            <w:t>[תאריך חתימת חוזה]</w:t>
          </w:r>
        </w:sdtContent>
      </w:sdt>
    </w:p>
    <w:p w14:paraId="2FC93432"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54E43ED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34BFF1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5871E82" w14:textId="77777777" w:rsidR="00B27B4C" w:rsidRPr="00B27B4C" w:rsidRDefault="00B27B4C" w:rsidP="00B27B4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color w:val="800080"/>
          <w:rtl/>
        </w:rPr>
        <w:alias w:val="צד א בחוזה"/>
        <w:tag w:val="cntTzadA"/>
        <w:id w:val="77339812"/>
        <w:placeholder>
          <w:docPart w:val="109F14DBB3B44212801A6E51997517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BAA1753" w14:textId="4735E949" w:rsidR="00B27B4C" w:rsidRPr="00B27B4C" w:rsidRDefault="00992D45" w:rsidP="00EE48BB">
          <w:pPr>
            <w:pStyle w:val="af7"/>
            <w:jc w:val="center"/>
            <w:rPr>
              <w:color w:val="008000"/>
              <w:rtl/>
            </w:rPr>
          </w:pPr>
          <w:ins w:id="2" w:author="דקל רוקבן" w:date="2021-05-03T12:50:00Z">
            <w:r>
              <w:rPr>
                <w:color w:val="800080"/>
                <w:rtl/>
              </w:rPr>
              <w:br/>
              <w:t>אפריקה ישראל מגורים בע"מ</w:t>
            </w:r>
            <w:r>
              <w:rPr>
                <w:color w:val="800080"/>
                <w:rtl/>
              </w:rPr>
              <w:br/>
              <w:t>יוני נתניהו 1 ג' אור יהודה</w:t>
            </w:r>
            <w:r>
              <w:rPr>
                <w:color w:val="800080"/>
                <w:rtl/>
              </w:rPr>
              <w:br/>
              <w:t>מ.ז 52-003476-0</w:t>
            </w:r>
            <w:r>
              <w:rPr>
                <w:color w:val="800080"/>
                <w:rtl/>
              </w:rPr>
              <w:br/>
            </w:r>
          </w:ins>
        </w:p>
      </w:sdtContent>
    </w:sdt>
    <w:p w14:paraId="574DAA89"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59942C60"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24773A37"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D011392" w14:textId="36A9DC5D" w:rsidR="00B27B4C" w:rsidRPr="00EE48BB" w:rsidRDefault="00B27B4C" w:rsidP="00B27B4C">
      <w:pPr>
        <w:widowControl w:val="0"/>
        <w:tabs>
          <w:tab w:val="left" w:pos="5187"/>
        </w:tabs>
        <w:spacing w:before="0" w:beforeAutospacing="0" w:after="0" w:afterAutospacing="0" w:line="240" w:lineRule="auto"/>
        <w:ind w:left="3600" w:right="2977" w:firstLine="737"/>
        <w:outlineLvl w:val="1"/>
        <w:rPr>
          <w:rStyle w:val="a7"/>
          <w:color w:val="00B0F0"/>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a7"/>
            <w:color w:val="00B0F0"/>
            <w:rtl/>
          </w:rPr>
          <w:alias w:val="צדדים נוספים"/>
          <w:tag w:val="cntTzadB_x002C__x0020_cntTzadC_x002C__x0020_cntTzadD"/>
          <w:id w:val="-363826986"/>
          <w:placeholder>
            <w:docPart w:val="5B75EA75CC0D41979BD0B3DA82FFA0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ins w:id="3" w:author="דקל רוקבן" w:date="2021-05-03T12:51:00Z">
            <w:r w:rsidR="00992D45">
              <w:rPr>
                <w:rStyle w:val="a7"/>
                <w:color w:val="00B0F0"/>
                <w:rtl/>
              </w:rPr>
              <w:br/>
              <w:t>גל-אור פישביין אדריכלים בע"מ</w:t>
            </w:r>
            <w:r w:rsidR="00992D45">
              <w:rPr>
                <w:rStyle w:val="a7"/>
                <w:color w:val="00B0F0"/>
                <w:rtl/>
              </w:rPr>
              <w:br/>
              <w:t>הנמל 36 א תל אביב</w:t>
            </w:r>
            <w:r w:rsidR="00992D45">
              <w:rPr>
                <w:rStyle w:val="a7"/>
                <w:color w:val="00B0F0"/>
                <w:rtl/>
              </w:rPr>
              <w:br/>
            </w:r>
          </w:ins>
        </w:sdtContent>
      </w:sdt>
    </w:p>
    <w:p w14:paraId="7D58755E" w14:textId="77777777"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59B933B" w14:textId="77777777"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7C6C107A"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58C1148D"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23E455C"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29F78F9F"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194D9F42"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t>מבוא</w:t>
      </w:r>
    </w:p>
    <w:p w14:paraId="51E35EF2"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למונחים הבאים יהא הפרוש הנקוב בצידם דהיינו:</w:t>
      </w:r>
    </w:p>
    <w:p w14:paraId="1ABE5E0E"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42B076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51C76C0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A884D8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"התכנית" </w:t>
      </w:r>
      <w:r w:rsidRPr="00B27B4C">
        <w:rPr>
          <w:rFonts w:ascii="Times New Roman" w:eastAsia="Times New Roman" w:hAnsi="Times New Roman" w:cs="David"/>
          <w:sz w:val="20"/>
          <w:szCs w:val="24"/>
          <w:rtl/>
          <w:lang w:eastAsia="he-IL"/>
        </w:rPr>
        <w:t>/</w:t>
      </w:r>
    </w:p>
    <w:p w14:paraId="0A1390C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2BA626D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02CEC4F"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7672633E"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D564BD8"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2A85CF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0210E4"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w:t>
      </w:r>
      <w:r w:rsidRPr="00B27B4C">
        <w:rPr>
          <w:rFonts w:ascii="Times New Roman" w:eastAsia="Times New Roman" w:hAnsi="Times New Roman" w:cs="David"/>
          <w:b/>
          <w:bCs/>
          <w:sz w:val="20"/>
          <w:szCs w:val="24"/>
          <w:rtl/>
          <w:lang w:eastAsia="he-IL"/>
        </w:rPr>
        <w:t>התכניות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4A4EF36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DC00C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00165D5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75066E1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12B9A89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785A0AA"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C71849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9F9090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31DCE9E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306F76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3D4DD6C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6E355826"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F83A211"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47ED2E2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11189E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48E4520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7A2C0B7E"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6C1D40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54EF5F04"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w:t>
      </w:r>
    </w:p>
    <w:p w14:paraId="7E1CF3D1"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7C29130"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3E48A672"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04262C4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77C35A4"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0322BCBC"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66AF17D7"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66327F01"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3A3F296C"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2424E8D5"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3704E9A1" w14:textId="77777777" w:rsidR="00B27B4C" w:rsidRDefault="00B27B4C"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00E034F9" w:rsidRPr="00E034F9">
        <w:rPr>
          <w:rFonts w:ascii="Times New Roman" w:eastAsia="Times New Roman" w:hAnsi="Times New Roman" w:cs="David" w:hint="cs"/>
          <w:sz w:val="20"/>
          <w:szCs w:val="24"/>
          <w:rtl/>
          <w:lang w:eastAsia="he-IL"/>
        </w:rPr>
        <w:t>מפרט</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ביטוחי</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2838C72" w14:textId="77777777" w:rsidR="00E034F9" w:rsidRDefault="00E034F9"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1BAFCBC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רשימת התכניות והמסמכים שעל המתכנן להנפיק.</w:t>
      </w:r>
    </w:p>
    <w:p w14:paraId="42296D61"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lastRenderedPageBreak/>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4A560525"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61102D4A"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44A6495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3A58B08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7778F2A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7602A332"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E3BB8F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p>
    <w:p w14:paraId="3433A2B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3BF5144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4418AA0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0140E4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התכניות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18547E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התכניות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612468B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4CD3481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608123F2"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"רמדורנט"</w:t>
      </w:r>
      <w:r w:rsidRPr="00B27B4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554CDE58"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00FAB13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2C6E076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hint="cs"/>
          <w:b/>
          <w:sz w:val="20"/>
          <w:szCs w:val="24"/>
          <w:rtl/>
          <w:lang w:eastAsia="he-IL"/>
        </w:rPr>
        <w:t>המצ"ב,</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141F455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0EB36200" w14:textId="77777777" w:rsidR="00B27B4C" w:rsidRP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12C357DB"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B0E311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A7DBD8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64DC731A"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783899D6"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2E72AE70"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009AD6B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4F2C87D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שהמתכנן לא יגיש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תיקונים לתכניות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7A634C7E"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4E7A74D5"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ליתן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4AE10158"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34FD716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79F332A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המצ"ב</w:t>
      </w:r>
      <w:r w:rsidRPr="00B27B4C">
        <w:rPr>
          <w:rFonts w:ascii="Times New Roman" w:eastAsia="Times New Roman" w:hAnsi="Times New Roman" w:cs="David"/>
          <w:sz w:val="20"/>
          <w:szCs w:val="24"/>
          <w:rtl/>
          <w:lang w:eastAsia="he-IL"/>
        </w:rPr>
        <w:t>.</w:t>
      </w:r>
    </w:p>
    <w:p w14:paraId="01EA6AF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1917226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78EE578"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התכניות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3005EB3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6E1E30F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174866B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4F995A5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492A951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יתר הגורמים, מותנות בכך שיסופקו להם כל התכניות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1A7628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D7B016D"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42F2712A"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69EC30EF"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קיבל תכניות,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51E2CB9"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השירות ואת משך הדחייה.</w:t>
      </w:r>
    </w:p>
    <w:p w14:paraId="11A67E44"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3B46AE0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218E11C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624D396A"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47A078D7"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248A812"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68649DD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r w:rsidRPr="00B27B4C">
        <w:rPr>
          <w:rFonts w:ascii="Times New Roman" w:eastAsia="Times New Roman" w:hAnsi="Times New Roman" w:cs="David" w:hint="cs"/>
          <w:b/>
          <w:sz w:val="20"/>
          <w:szCs w:val="24"/>
          <w:rtl/>
          <w:lang w:eastAsia="he-IL"/>
        </w:rPr>
        <w:t xml:space="preserve">המצ"ב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77074EB0"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6E62A820"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59D8CCEF"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6D3AC9A8"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03573443"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37C9620"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1D9834C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732D600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2EC9CD0D"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רמדורנט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xml:space="preserve">) רק ממכונים המאושרים ע"י </w:t>
      </w:r>
      <w:r w:rsidRPr="00B27B4C">
        <w:rPr>
          <w:rFonts w:ascii="Times New Roman" w:eastAsia="Times New Roman" w:hAnsi="Times New Roman" w:cs="David"/>
          <w:sz w:val="20"/>
          <w:szCs w:val="24"/>
          <w:rtl/>
          <w:lang w:eastAsia="he-IL"/>
        </w:rPr>
        <w:lastRenderedPageBreak/>
        <w:t>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ECC43C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4D507A16"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משלבי שירותי המתכנן 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23688D9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7D0B928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4001D868"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21D7D5A4"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702BAF78"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6F785F4" w14:textId="77777777" w:rsidR="00B27B4C" w:rsidRPr="008D7965"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D796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המצ"ב</w:t>
      </w:r>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lastRenderedPageBreak/>
        <w:t>מראש ו</w:t>
      </w:r>
      <w:r w:rsidRPr="008D7965">
        <w:rPr>
          <w:rFonts w:ascii="Times New Roman" w:eastAsia="Times New Roman" w:hAnsi="Times New Roman" w:cs="David"/>
          <w:sz w:val="20"/>
          <w:szCs w:val="24"/>
          <w:rtl/>
          <w:lang w:eastAsia="he-IL"/>
        </w:rPr>
        <w:t>בכתב.</w:t>
      </w:r>
    </w:p>
    <w:p w14:paraId="70DAC91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146257D2"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קוי בתכנון ו/או באומדן של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של היועצים.</w:t>
      </w:r>
    </w:p>
    <w:p w14:paraId="1BCFD78D"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p>
    <w:p w14:paraId="0F8D01E9"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2F8EF846" w14:textId="77777777" w:rsidR="00B27B4C" w:rsidRDefault="00B27B4C" w:rsidP="00013687">
      <w:pPr>
        <w:widowControl w:val="0"/>
        <w:numPr>
          <w:ilvl w:val="2"/>
          <w:numId w:val="1"/>
        </w:numPr>
        <w:tabs>
          <w:tab w:val="num" w:pos="1507"/>
        </w:tabs>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השינויים מתחייבים מדרישת רשויות מוסמכות. </w:t>
      </w:r>
    </w:p>
    <w:p w14:paraId="1AD76ADA"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552AE35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להכין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עבור רוכשים שיבקשו זאת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69617380" w14:textId="77777777" w:rsidR="00B27B4C" w:rsidRDefault="00B27B4C"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מחיר השינויים ותנאי התשלום בגין תכנון השינויים </w:t>
      </w:r>
      <w:r w:rsidRPr="00B27B4C">
        <w:rPr>
          <w:rFonts w:ascii="Times New Roman" w:eastAsia="Times New Roman" w:hAnsi="Times New Roman" w:cs="David" w:hint="cs"/>
          <w:sz w:val="20"/>
          <w:szCs w:val="24"/>
          <w:rtl/>
          <w:lang w:eastAsia="he-IL"/>
        </w:rPr>
        <w:t xml:space="preserve">כאמור, </w:t>
      </w:r>
      <w:r w:rsidRPr="00B27B4C">
        <w:rPr>
          <w:rFonts w:ascii="Times New Roman" w:eastAsia="Times New Roman" w:hAnsi="Times New Roman" w:cs="David"/>
          <w:sz w:val="20"/>
          <w:szCs w:val="24"/>
          <w:rtl/>
          <w:lang w:eastAsia="he-IL"/>
        </w:rPr>
        <w:t>יסוכמו בין המתכנן לרוכשים. המתכנן יתקשר עם הרוכש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בענ</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ין קביעת מחיר השינויים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תובא בפני המנהל והוא יהיה המוסמך להכריע בה.</w:t>
      </w:r>
    </w:p>
    <w:p w14:paraId="5A98D3FC" w14:textId="77777777" w:rsidR="002419E5" w:rsidRDefault="002419E5"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34094643" w14:textId="77777777" w:rsidR="00B27B4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אחריות וביטוח</w:t>
      </w:r>
    </w:p>
    <w:p w14:paraId="62D93867" w14:textId="77777777"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255ACDF" w14:textId="77777777" w:rsidR="00013687" w:rsidRPr="00013687" w:rsidRDefault="00013687" w:rsidP="00013687">
      <w:pPr>
        <w:pStyle w:val="af9"/>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6BD5BE9A" w14:textId="77777777" w:rsidR="00013687" w:rsidRPr="00013687" w:rsidRDefault="00013687" w:rsidP="00013687">
      <w:pPr>
        <w:pStyle w:val="af9"/>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1FE00C0" w14:textId="77777777" w:rsidR="00013687" w:rsidRPr="00013687" w:rsidRDefault="00013687" w:rsidP="00013687">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86F8152"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8C0E9C7" w14:textId="77777777" w:rsidR="00013687" w:rsidRP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BD55099" w14:textId="77777777" w:rsidR="00E034F9" w:rsidRDefault="00E034F9" w:rsidP="00235529">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lastRenderedPageBreak/>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00235529"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235529"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2181DBEB"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DDE9426" w14:textId="77777777" w:rsidR="00E034F9" w:rsidRDefault="00E034F9" w:rsidP="001B48D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להמציא לידי המזמין אישור עריכת ביטוח מעודכן, בגין חידוש תוקף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לתקופת ביטוח נוספת, ומידי תקופת ביטוח, כל עוד הסכם זה בתוקף או לתקופה מאוחרת יותר כמפורט בסעיף </w:t>
      </w:r>
      <w:r w:rsidR="00235529">
        <w:rPr>
          <w:rFonts w:ascii="Times New Roman" w:eastAsia="Times New Roman" w:hAnsi="Times New Roman" w:cs="David" w:hint="cs"/>
          <w:sz w:val="20"/>
          <w:szCs w:val="24"/>
          <w:rtl/>
          <w:lang w:eastAsia="he-IL"/>
        </w:rPr>
        <w:t xml:space="preserve">9.3 </w:t>
      </w:r>
      <w:r>
        <w:rPr>
          <w:rFonts w:ascii="Times New Roman" w:eastAsia="Times New Roman" w:hAnsi="Times New Roman" w:cs="David" w:hint="cs"/>
          <w:sz w:val="20"/>
          <w:szCs w:val="24"/>
          <w:rtl/>
          <w:lang w:eastAsia="he-IL"/>
        </w:rPr>
        <w:t>לעיל.</w:t>
      </w:r>
    </w:p>
    <w:p w14:paraId="2EE63E1D"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51E99CE0"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0A341C03"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להתחייבויות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w:t>
      </w:r>
    </w:p>
    <w:p w14:paraId="0C236261"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481DB0F"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לצורך מתן השירותים, ולא תהיה ל</w:t>
      </w:r>
      <w:r w:rsidR="00235529"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44BDB4A7"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יש צורך בעריכת ביטוחים נוספים או משלימים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לערוך ולקיים את הביטוחים הנוספים או המשלימים כאמור. </w:t>
      </w:r>
    </w:p>
    <w:p w14:paraId="3CC83B37"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89490EF" w14:textId="77777777" w:rsidR="00E034F9" w:rsidRDefault="00E034F9" w:rsidP="006B58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מבלי לגרוע מכל הוראה מהוראות הסכם זה לעניין הסבת ההסכם, ובמקרה בו השירותים נשוא הסכם זה או חלק מהם יינתנו על ידי קבלני משנה מטעם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לדאוג, כי בידי קבלני המשנה פוליסות ביטוח, בהתאם לתנאים ולסכומים הנדרשים על פי הסכם זה. לחלופין, </w:t>
      </w:r>
      <w:r w:rsidR="006B5833">
        <w:rPr>
          <w:rFonts w:ascii="Times New Roman" w:eastAsia="Times New Roman" w:hAnsi="Times New Roman" w:cs="David" w:hint="cs"/>
          <w:sz w:val="20"/>
          <w:szCs w:val="24"/>
          <w:rtl/>
          <w:lang w:eastAsia="he-IL"/>
        </w:rPr>
        <w:t xml:space="preserve">למתכנן </w:t>
      </w:r>
      <w:r>
        <w:rPr>
          <w:rFonts w:ascii="Times New Roman" w:eastAsia="Times New Roman" w:hAnsi="Times New Roman" w:cs="David" w:hint="cs"/>
          <w:sz w:val="20"/>
          <w:szCs w:val="24"/>
          <w:rtl/>
          <w:lang w:eastAsia="he-IL"/>
        </w:rPr>
        <w:t xml:space="preserve">נתונה הרשות לכלול את קבלני המשנה בשם המבוטח במסגרת 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26890681"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1CB48FE"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EBC3914" w14:textId="77777777" w:rsidR="00E034F9" w:rsidRDefault="0023552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sidR="00E034F9">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w:t>
      </w:r>
      <w:r w:rsidR="006B5833">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xml:space="preserve">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5E67109" w14:textId="77777777" w:rsidR="00B27B4C" w:rsidRPr="00A42052" w:rsidRDefault="00B27B4C" w:rsidP="00A4205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48B25A8"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אספקת תכניות</w:t>
      </w:r>
    </w:p>
    <w:p w14:paraId="4930917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לתכניות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674A8B7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(AS MADE)</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p>
    <w:p w14:paraId="31D4C49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A85F04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F609CF5"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לא יהיה זכאי לכל תשלום נוסף בעד תכניות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08721476"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זכות הקניין בכל התכניות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1B87A1DA"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מעמד המתכנן</w:t>
      </w:r>
    </w:p>
    <w:p w14:paraId="3D58D76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144C4E8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י הדין ו/או מכח צו הרחבה ו/או מכח הסכם כלשהו על עובד</w:t>
      </w:r>
      <w:r w:rsidRPr="00B27B4C">
        <w:rPr>
          <w:rFonts w:ascii="Times New Roman" w:eastAsia="Times New Roman" w:hAnsi="Times New Roman" w:cs="David" w:hint="cs"/>
          <w:sz w:val="20"/>
          <w:szCs w:val="24"/>
          <w:rtl/>
          <w:lang w:eastAsia="he-IL"/>
        </w:rPr>
        <w:t>.</w:t>
      </w:r>
    </w:p>
    <w:p w14:paraId="4E6D6F2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74E0A6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ישא לבדו </w:t>
      </w:r>
      <w:r w:rsidRPr="00B27B4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67F1E61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614BD9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24B9733E" w14:textId="77777777"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w:t>
      </w:r>
      <w:r w:rsidRPr="00B27B4C">
        <w:rPr>
          <w:rFonts w:ascii="Times New Roman" w:eastAsia="Times New Roman" w:hAnsi="Times New Roman" w:cs="David"/>
          <w:color w:val="000000"/>
          <w:sz w:val="24"/>
          <w:szCs w:val="24"/>
          <w:rtl/>
          <w:lang w:eastAsia="he-IL"/>
        </w:rPr>
        <w:lastRenderedPageBreak/>
        <w:t>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7986C5E5"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4262E11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666330B6"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-7</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p>
    <w:p w14:paraId="065096C7"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5CB50FE8"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2930194A"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3546F5D7"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7E51F74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988EF4F"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אחד מהמקרים הבאים:</w:t>
      </w:r>
    </w:p>
    <w:p w14:paraId="0551754E"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210DEF61"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2EA51F00"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את הוראת סעיף 7.5 לעיל.</w:t>
      </w:r>
    </w:p>
    <w:p w14:paraId="0FA316C6"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lastRenderedPageBreak/>
        <w:t>נבצר מהמתכנן או מהמנהל הראשי לקיים את ה</w:t>
      </w:r>
      <w:r w:rsidRPr="00B27B4C">
        <w:rPr>
          <w:rFonts w:ascii="Times New Roman" w:eastAsia="Times New Roman" w:hAnsi="Times New Roman" w:cs="David" w:hint="cs"/>
          <w:sz w:val="20"/>
          <w:szCs w:val="24"/>
          <w:rtl/>
          <w:lang w:eastAsia="he-IL"/>
        </w:rPr>
        <w:t xml:space="preserve">וראות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לפעולה משפטית או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שירותי המתכנן או אם ארע אירוע דומה.</w:t>
      </w:r>
    </w:p>
    <w:p w14:paraId="7EAD6040"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חל שינוי בהחזקת המניות ו/או בהרכב המנהלים של המתכנן.</w:t>
      </w:r>
    </w:p>
    <w:p w14:paraId="5C526B8A"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60F46360"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תשמש עילה למתכנן לתביעת פיצויים כלשהם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לטענה</w:t>
      </w:r>
      <w:r w:rsidRPr="00B27B4C">
        <w:rPr>
          <w:rFonts w:ascii="Times New Roman" w:eastAsia="Times New Roman" w:hAnsi="Times New Roman" w:cs="David" w:hint="cs"/>
          <w:sz w:val="20"/>
          <w:szCs w:val="24"/>
          <w:rtl/>
          <w:lang w:eastAsia="he-IL"/>
        </w:rPr>
        <w:t xml:space="preserve"> ו/או לדרישה ו/או לתלונה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תביעה כלשהי, פרט לאמור בסעיף 12.3.2 לעיל, והשכר שישולם לפי סעיף 12.3.2</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1A95365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695260A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1851BCB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12C22D4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E4F9A0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ED45F27"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04530A87"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0C788BB"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01D51D7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67D731A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45996C9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29E8751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55E0B3B8"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285B74CF"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579CF04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3ABBC8A3"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10CE90F"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7755C81A"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30EA7D9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EE1C6B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691AD7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המתכנן יחתים את עובדיו</w:t>
      </w:r>
      <w:r w:rsidRPr="00B27B4C">
        <w:rPr>
          <w:rFonts w:ascii="Times New Roman" w:eastAsia="Times New Roman" w:hAnsi="Times New Roman" w:cs="David" w:hint="cs"/>
          <w:sz w:val="20"/>
          <w:szCs w:val="24"/>
          <w:rtl/>
          <w:lang w:eastAsia="he-IL"/>
        </w:rPr>
        <w:t xml:space="preserve"> ו/או שלוחיו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3DB90E57"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7F680475"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547FE913"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4A1D5F62"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63E1188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4D75E7E7"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3F4E56F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3B6C327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ההפסדים שיגרמו לו עקב 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מבלי לגרוע מזכות הצד המקיים לכל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p>
    <w:p w14:paraId="40D8605C"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7F5898E"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31AAE82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0498D24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w:t>
      </w:r>
      <w:r w:rsidRPr="00B27B4C">
        <w:rPr>
          <w:rFonts w:ascii="Times New Roman" w:eastAsia="Times New Roman" w:hAnsi="Times New Roman" w:cs="David"/>
          <w:sz w:val="20"/>
          <w:szCs w:val="24"/>
          <w:rtl/>
          <w:lang w:eastAsia="he-IL"/>
        </w:rPr>
        <w:lastRenderedPageBreak/>
        <w:t>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5C874F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כויתור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כויתור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263B1865"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4423A23F"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61436A3"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7080C655"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74590C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י חוזה זה. וזאת מבלי לגרוע מהאמור להלן בסיפא לס"ק זה.</w:t>
      </w:r>
    </w:p>
    <w:p w14:paraId="62D023B1"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65F631B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0DF03D7"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6A3235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B8F074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69175728"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3F77791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6C4B5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0693B528"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B9983DD"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B64A84C"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F9964EB" w14:textId="0A05C527" w:rsidR="00B27B4C" w:rsidRPr="00DE7868" w:rsidRDefault="00B27B4C" w:rsidP="00BC719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95A2ED703C9A4C16A1C1D9BA7E9347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 w:author="דקל רוקבן" w:date="2021-05-03T12:51:00Z">
            <w:r w:rsidR="00992D45">
              <w:rPr>
                <w:rFonts w:ascii="Times New Roman" w:eastAsia="Times New Roman" w:hAnsi="Times New Roman" w:cs="David"/>
                <w:color w:val="00B0F0"/>
                <w:sz w:val="20"/>
                <w:szCs w:val="24"/>
                <w:u w:val="single"/>
                <w:rtl/>
                <w:lang w:eastAsia="he-IL"/>
              </w:rPr>
              <w:t>גל-אור פישביין אדריכלים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EA00FA77BAF481D916A7AC1214B6C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5" w:author="דקל רוקבן" w:date="2021-05-03T12:50:00Z">
            <w:r w:rsidR="00992D45" w:rsidRPr="003E6FC4">
              <w:rPr>
                <w:rStyle w:val="a7"/>
                <w:rtl/>
              </w:rPr>
              <w:t>[שם צד א]</w:t>
            </w:r>
          </w:ins>
        </w:sdtContent>
      </w:sdt>
    </w:p>
    <w:p w14:paraId="1AC16836" w14:textId="77777777" w:rsidR="00B27B4C" w:rsidRPr="00B27B4C" w:rsidRDefault="00B27B4C" w:rsidP="00B27B4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08C7951F" w14:textId="77777777" w:rsidR="00B27B4C" w:rsidRPr="00B27B4C" w:rsidRDefault="00B27B4C"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B06DE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A74EDC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2D2508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968C440" w14:textId="77777777" w:rsidR="00124F1F"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33DD0B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357C29D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75DC32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3152CF3" w14:textId="77777777" w:rsidR="00B27B4C" w:rsidRDefault="00B27B4C">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3E6A4882" w14:textId="77777777"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0E6C8217" w14:textId="77777777"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3C75E2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27502E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FCF285" w14:textId="0A2943EE"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A1D15F8229F941CD88B646931195E7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6" w:author="דקל רוקבן" w:date="2020-12-30T12:14:00Z">
            <w:r w:rsidR="00FA6A6E">
              <w:rPr>
                <w:rFonts w:ascii="Times New Roman" w:eastAsia="Times New Roman" w:hAnsi="Times New Roman" w:cs="David" w:hint="cs"/>
                <w:color w:val="00B0F0"/>
                <w:sz w:val="24"/>
                <w:szCs w:val="24"/>
                <w:rtl/>
                <w:lang w:eastAsia="he-IL"/>
              </w:rPr>
              <w:t>נתניה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6130E4A6DC94EA4B056645049B740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7" w:author="דקל רוקבן" w:date="2020-12-30T12:14:00Z">
            <w:r w:rsidR="00FA6A6E">
              <w:rPr>
                <w:rFonts w:ascii="Times New Roman" w:eastAsia="Times New Roman" w:hAnsi="Times New Roman" w:cs="David" w:hint="cs"/>
                <w:color w:val="00B0F0"/>
                <w:sz w:val="24"/>
                <w:szCs w:val="24"/>
                <w:rtl/>
              </w:rPr>
              <w:t>נתניה - מגרש 1409</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0731A71C4744B16BD7C9987A39D46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8" w:author="דקל רוקבן" w:date="2021-05-03T12:48:00Z">
            <w:r w:rsidR="00992D45">
              <w:rPr>
                <w:rFonts w:ascii="Times New Roman" w:eastAsia="Times New Roman" w:hAnsi="Times New Roman" w:cs="David" w:hint="cs"/>
                <w:color w:val="00B0F0"/>
                <w:sz w:val="24"/>
                <w:szCs w:val="24"/>
                <w:rtl/>
              </w:rPr>
              <w:t>נתניה - מגרש 1409</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BF09E4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F5BC7A" w14:textId="2778ED7B" w:rsidR="00B27B4C" w:rsidRPr="00B27B4C" w:rsidRDefault="00B27B4C" w:rsidP="007B1B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96E865EE77147C4BA74D4CE619574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9" w:author="דקל רוקבן" w:date="2021-05-03T13:00:00Z">
            <w:r w:rsidR="00282149">
              <w:rPr>
                <w:rFonts w:ascii="Times New Roman" w:eastAsia="Times New Roman" w:hAnsi="Times New Roman" w:cs="David" w:hint="cs"/>
                <w:color w:val="008000"/>
                <w:sz w:val="24"/>
                <w:szCs w:val="24"/>
                <w:rtl/>
              </w:rPr>
              <w:t>נת / 556 / ב / 1</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313F342F79844164B1A3501EDBEA00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10" w:author="דקל רוקבן" w:date="2021-05-03T13:00:00Z">
            <w:r w:rsidR="00282149">
              <w:rPr>
                <w:rFonts w:ascii="Times New Roman" w:eastAsia="Times New Roman" w:hAnsi="Times New Roman" w:cs="David" w:hint="cs"/>
                <w:sz w:val="24"/>
                <w:szCs w:val="24"/>
                <w:rtl/>
                <w:lang w:eastAsia="he-IL"/>
              </w:rPr>
              <w:t>8256</w:t>
            </w:r>
          </w:ins>
        </w:sdtContent>
      </w:sdt>
      <w:r w:rsidRPr="00B27B4C">
        <w:rPr>
          <w:rFonts w:ascii="Times New Roman" w:eastAsia="Times New Roman" w:hAnsi="Times New Roman" w:cs="David" w:hint="cs"/>
          <w:sz w:val="24"/>
          <w:szCs w:val="24"/>
          <w:rtl/>
          <w:lang w:eastAsia="he-IL"/>
        </w:rPr>
        <w:t>.</w:t>
      </w:r>
    </w:p>
    <w:p w14:paraId="764C594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A08F0A5"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404E8A4" w14:textId="32E2A141" w:rsidR="00B27B4C" w:rsidRPr="00B27B4C" w:rsidRDefault="00B27B4C" w:rsidP="00B27B4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95C93B48CC5B45CCACBA59012D87AE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1" w:author="דקל רוקבן" w:date="2020-12-30T12:14:00Z">
            <w:r w:rsidR="00FA6A6E">
              <w:rPr>
                <w:rFonts w:ascii="Times New Roman" w:eastAsia="Times New Roman" w:hAnsi="Times New Roman" w:cs="David" w:hint="cs"/>
                <w:color w:val="008000"/>
                <w:sz w:val="24"/>
                <w:szCs w:val="24"/>
                <w:rtl/>
              </w:rPr>
              <w:t>נתניה</w:t>
            </w:r>
          </w:ins>
        </w:sdtContent>
      </w:sdt>
      <w:r w:rsidRPr="00B27B4C">
        <w:rPr>
          <w:rFonts w:ascii="Times New Roman" w:eastAsia="Times New Roman" w:hAnsi="Times New Roman" w:cs="David" w:hint="cs"/>
          <w:color w:val="008000"/>
          <w:sz w:val="24"/>
          <w:szCs w:val="24"/>
          <w:rtl/>
        </w:rPr>
        <w:t>.</w:t>
      </w:r>
    </w:p>
    <w:p w14:paraId="7B5DE1B2"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5BA86F43"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67C1321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AB3A2C" w14:textId="039A4F1D"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3CE99CBAC854665A75B70EC365751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2" w:author="דקל רוקבן" w:date="2021-05-03T13:01:00Z">
            <w:r w:rsidR="00282149">
              <w:rPr>
                <w:rFonts w:ascii="Times New Roman" w:eastAsia="Times New Roman" w:hAnsi="Times New Roman" w:cs="David" w:hint="cs"/>
                <w:sz w:val="24"/>
                <w:szCs w:val="24"/>
                <w:rtl/>
                <w:lang w:eastAsia="he-IL"/>
              </w:rPr>
              <w:t>דקל רוקבן</w:t>
            </w:r>
          </w:ins>
        </w:sdtContent>
      </w:sdt>
    </w:p>
    <w:p w14:paraId="38E3B56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2B3F1CA" w14:textId="77777777" w:rsidR="008F5534" w:rsidRPr="008F5534" w:rsidRDefault="00170ACE" w:rsidP="00263199">
      <w:pPr>
        <w:widowControl w:val="0"/>
        <w:spacing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מימד ע"י </w:t>
      </w:r>
      <w:r w:rsidR="008F5534" w:rsidRPr="000C6B3C">
        <w:rPr>
          <w:rFonts w:ascii="Times New Roman" w:eastAsia="Times New Roman" w:hAnsi="Times New Roman" w:cs="David" w:hint="cs"/>
          <w:sz w:val="24"/>
          <w:szCs w:val="24"/>
          <w:rtl/>
          <w:lang w:eastAsia="he-IL"/>
        </w:rPr>
        <w:t xml:space="preserve">תוכנת </w:t>
      </w:r>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שמירה, הדפסת תכניות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1C4F8809" w14:textId="77777777" w:rsidR="00E319B9" w:rsidRPr="00DE0948" w:rsidRDefault="00E319B9" w:rsidP="00263199">
      <w:pPr>
        <w:widowControl w:val="0"/>
        <w:spacing w:before="0" w:beforeAutospacing="0" w:after="0" w:afterAutospacing="0" w:line="240" w:lineRule="auto"/>
        <w:ind w:left="651" w:right="720"/>
        <w:jc w:val="both"/>
        <w:rPr>
          <w:rFonts w:ascii="Times New Roman" w:eastAsia="Times New Roman" w:hAnsi="Times New Roman" w:cs="David"/>
          <w:sz w:val="24"/>
          <w:szCs w:val="24"/>
          <w:rtl/>
          <w:lang w:eastAsia="he-IL"/>
        </w:rPr>
      </w:pPr>
    </w:p>
    <w:p w14:paraId="322276D8" w14:textId="77777777" w:rsidR="00E319B9" w:rsidRPr="00B27B4C" w:rsidRDefault="00E319B9" w:rsidP="00E319B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6F36116F"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0847CEC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D48115" w14:textId="77DA4231"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FCE66230024F7DAA23C511166D519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13" w:author="דקל רוקבן" w:date="2021-05-03T13:02:00Z">
            <w:r w:rsidR="00282149">
              <w:rPr>
                <w:rFonts w:ascii="Times New Roman" w:eastAsia="Times New Roman" w:hAnsi="Times New Roman" w:cs="David"/>
                <w:color w:val="008000"/>
                <w:sz w:val="24"/>
                <w:szCs w:val="24"/>
                <w:rtl/>
                <w:lang w:eastAsia="he-IL"/>
              </w:rPr>
              <w:t>ענת אלפרוביץ</w:t>
            </w:r>
          </w:ins>
        </w:sdtContent>
      </w:sdt>
    </w:p>
    <w:p w14:paraId="0468E5D7" w14:textId="77777777" w:rsidR="00B27B4C" w:rsidRPr="00B27B4C" w:rsidRDefault="00B27B4C" w:rsidP="00B27B4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E14FF866FEC34005B418B62EABC22F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7B1B1C" w:rsidRPr="00E95AE9">
            <w:rPr>
              <w:rStyle w:val="a7"/>
              <w:color w:val="00B0F0"/>
              <w:rtl/>
            </w:rPr>
            <w:t>[שדה נוסף 5]</w:t>
          </w:r>
        </w:sdtContent>
      </w:sdt>
    </w:p>
    <w:p w14:paraId="4746091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D7F36C" w14:textId="36D0E2BD"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B27B4C"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0F9A29635924AB1A307CD0CF28963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14" w:author="דקל רוקבן" w:date="2021-05-03T13:01:00Z">
            <w:r w:rsidR="00282149">
              <w:rPr>
                <w:rFonts w:ascii="Times New Roman" w:eastAsia="Times New Roman" w:hAnsi="Times New Roman" w:cs="David"/>
                <w:color w:val="008000"/>
                <w:sz w:val="24"/>
                <w:szCs w:val="24"/>
                <w:rtl/>
                <w:lang w:eastAsia="he-IL"/>
              </w:rPr>
              <w:t xml:space="preserve">גיל פישביין </w:t>
            </w:r>
          </w:ins>
        </w:sdtContent>
      </w:sdt>
    </w:p>
    <w:p w14:paraId="4BA2734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2DBDCB"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00B27B4C" w:rsidRPr="00B27B4C">
        <w:rPr>
          <w:rFonts w:ascii="Times New Roman" w:eastAsia="Times New Roman" w:hAnsi="Times New Roman" w:cs="David" w:hint="cs"/>
          <w:sz w:val="24"/>
          <w:szCs w:val="24"/>
          <w:rtl/>
          <w:lang w:eastAsia="he-IL"/>
        </w:rPr>
        <w:tab/>
        <w:t>הנושאים הם:</w:t>
      </w:r>
    </w:p>
    <w:p w14:paraId="1FD6DB6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ABE346"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2D3ABAA4"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116E09F"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5B412B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83E15D4"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0D80D5A" w14:textId="77777777" w:rsidR="00B27B4C" w:rsidRPr="00B27B4C" w:rsidRDefault="00B27B4C" w:rsidP="00B27B4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B851D66" w14:textId="77777777" w:rsidR="00F319D3" w:rsidRDefault="00170ACE" w:rsidP="00B27B4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68F84C87" w14:textId="77777777" w:rsidTr="00F319D3">
        <w:tc>
          <w:tcPr>
            <w:tcW w:w="3366" w:type="dxa"/>
          </w:tcPr>
          <w:p w14:paraId="0CC59485" w14:textId="66F0B326" w:rsidR="00F319D3" w:rsidRDefault="00992D45"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6707356FC1A42B4A77D39E880FAA4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5" w:author="דקל רוקבן" w:date="2021-05-03T12:50:00Z">
                  <w:r>
                    <w:rPr>
                      <w:rFonts w:ascii="Times New Roman" w:eastAsia="Times New Roman" w:hAnsi="Times New Roman" w:cs="David" w:hint="cs"/>
                      <w:color w:val="008000"/>
                      <w:sz w:val="24"/>
                      <w:szCs w:val="24"/>
                      <w:rtl/>
                      <w:lang w:eastAsia="he-IL"/>
                    </w:rPr>
                    <w:t>100%</w:t>
                  </w:r>
                </w:ins>
              </w:sdtContent>
            </w:sdt>
          </w:p>
          <w:p w14:paraId="12DF6A37" w14:textId="77777777"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1FFA86CA" w14:textId="77777777" w:rsidR="00F319D3" w:rsidRDefault="00F319D3" w:rsidP="00F319D3">
            <w:pPr>
              <w:widowControl w:val="0"/>
              <w:spacing w:before="0" w:beforeAutospacing="0" w:after="0" w:afterAutospacing="0" w:line="240" w:lineRule="auto"/>
              <w:ind w:left="720"/>
              <w:outlineLvl w:val="2"/>
            </w:pPr>
          </w:p>
          <w:p w14:paraId="6911BFCF" w14:textId="77777777"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89CB934"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F79B16B" w14:textId="77777777"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lastRenderedPageBreak/>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0A98323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BCA0686"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6069072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44B0D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3E413F7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2C6868" w14:textId="77777777" w:rsidR="00B27B4C" w:rsidRPr="00B27B4C" w:rsidRDefault="00B27B4C" w:rsidP="00B27B4C">
      <w:pPr>
        <w:widowControl w:val="0"/>
        <w:numPr>
          <w:ilvl w:val="1"/>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שרותי המתכנן יכללו הכנת תכניות בינוי ופתוח לביצוע/תכניות עיצוב ארכיטקטוני, תכנון אדריכלות לבנייני מגורים, לרבות מבני עזר במגרשים (חדרי אשפה, תחנות טרנספורמציה וכד'), תכנון תחנות טרנספורמציה במגרשים ציבוריים, תכנון מבנה מכירות ו/או דירה לדוגמא בסמוך למבנה המכירות, לרבות עריכה וטיפול באישור תכנית מתאר מקומית ו/או תכנית מפורטת, בסמכות ועדה מקומית.</w:t>
      </w:r>
    </w:p>
    <w:p w14:paraId="0AAE561F" w14:textId="77777777" w:rsidR="00B27B4C" w:rsidRPr="00B27B4C" w:rsidRDefault="00B27B4C" w:rsidP="00B27B4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D2A8BCC"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4441F537"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31690C3C" w14:textId="77777777"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260717B1"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7924961F"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0BA025A4" w14:textId="77777777" w:rsidR="00B27B4C" w:rsidRPr="00B27B4C" w:rsidRDefault="00B27B4C" w:rsidP="00B1421E">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sidR="00B1421E">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19D0BA2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77823F2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5ABCFAC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EEE89A1"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4022A255"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BBA5D3D"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0797B625"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623359C5"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707BA7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תכנית בנין עיר:</w:t>
      </w:r>
    </w:p>
    <w:p w14:paraId="2E89A0F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F17BAC"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המזמין, ביקורים באתר, חקירות מוקדמות, התייעצויות ותאום עם המתכננים ועם היועצים האחרים.</w:t>
      </w:r>
    </w:p>
    <w:p w14:paraId="7B22620D"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1189491"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בירור ברשויות המוסמכות ואצל גורמים אחרים בקשר לכל הנושאים הקשורים בתכנון הפרויקט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ארכיטקטוני, החלות על האתר ועל סביבתו, מיפוי עתיקות, ערכי נוף, בעלויות וזכויות בקרקע, קווי מתח גבוה, קווי תשתית למיניהם ומגבלותיהם, קווי בנין, מגבלות גובה, רדיוסי בטחון, מפגעי רעש, זיהום אויר וכו', וביקור בשטח התכנון.</w:t>
      </w:r>
    </w:p>
    <w:p w14:paraId="570864A7"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80A3CBF"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הגדרה ראשונית של מטרות, בעיות, אילוצים ויעדים לתכנון, לאישור המזמין. קבלה מהמזמין/ממודד האתר מפת רקע מדידה מצבית מעודכנת ברמת פרוט המאפשרת הכנת תכנית.</w:t>
      </w:r>
    </w:p>
    <w:p w14:paraId="3BC962A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7DB40E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עריכת הצעה לביצוע סקרים, ריכוז סקרים של היועצים, ניתוח הסקרים, הכנת תחזיות על סמך הסקרים והכנת דו"ח מסכם להכנת הפרוגרמה. השתתפות בדיונים עם צוות התכנון ונציג המזמין לצורך ניתוח הנתונים והגדרת המטרות והצרכים התכנוניים.</w:t>
      </w:r>
    </w:p>
    <w:p w14:paraId="7156487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626056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4BAAC92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1F339C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הכנת תכניות מוקדמות במספר חלופות, המתארות את פ</w:t>
      </w:r>
      <w:r w:rsidR="00E95AE9">
        <w:rPr>
          <w:rFonts w:ascii="Times New Roman" w:eastAsia="Times New Roman" w:hAnsi="Times New Roman" w:cs="David" w:hint="cs"/>
          <w:sz w:val="24"/>
          <w:szCs w:val="24"/>
          <w:rtl/>
          <w:lang w:eastAsia="he-IL"/>
        </w:rPr>
        <w:t>ריסת שימושי הקרקע, פריסת צפיפו</w:t>
      </w:r>
      <w:r w:rsidRPr="00B27B4C">
        <w:rPr>
          <w:rFonts w:ascii="Times New Roman" w:eastAsia="Times New Roman" w:hAnsi="Times New Roman" w:cs="David" w:hint="cs"/>
          <w:sz w:val="24"/>
          <w:szCs w:val="24"/>
          <w:rtl/>
          <w:lang w:eastAsia="he-IL"/>
        </w:rPr>
        <w:t>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1AFD518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 xml:space="preserve">תכניות הבינוי יגדירו את עקרונות העמדת המבנים, עקרונות החניה, הפנית המבנים, גבהים, תכסיות, חתכים עקרוניים ואיורים מוגדלים לקטעים אופייניים. </w:t>
      </w:r>
    </w:p>
    <w:p w14:paraId="032C883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E72BBB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 xml:space="preserve">הכנת טבלאות המפרטות בכל חלופה את מספר יחידות הבינוי המוצע, שטחי הבניה, שטחי המגרשים בכל יעוד והשוואת הנתונים אל מול תכנית בנין העיר התקפה. בחינת התאמת התכנון לפרוגרמה להקצאת שטחים למוסדות ציבור, מבני ציבור, מסחר, משרדים ושטחים פתוחים. </w:t>
      </w:r>
    </w:p>
    <w:p w14:paraId="729725A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B8B886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22FC951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EF0334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הכנסת שינויים בתכניות המוקדמות, בהתאם לדרישת המזמין ו/או לפי דרישת הרשויות המוסמכות, באישור המזמין.</w:t>
      </w:r>
    </w:p>
    <w:p w14:paraId="6FEBECC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8E875A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 xml:space="preserve">פגישות והתייעצויות עם המזמין, יועציו המשפטיים והרשויות לבחינת האפשרויות </w:t>
      </w:r>
      <w:r w:rsidRPr="00B27B4C">
        <w:rPr>
          <w:rFonts w:ascii="Times New Roman" w:eastAsia="Times New Roman" w:hAnsi="Times New Roman" w:cs="David" w:hint="cs"/>
          <w:sz w:val="24"/>
          <w:szCs w:val="24"/>
          <w:rtl/>
          <w:lang w:eastAsia="he-IL"/>
        </w:rPr>
        <w:lastRenderedPageBreak/>
        <w:t>לקדום אישור התכנון במסגרת סמכויות הועדה המקומית, או במסגרת סמכויות הועדה המחוזית.</w:t>
      </w:r>
    </w:p>
    <w:p w14:paraId="18F640D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A224249" w14:textId="77777777" w:rsidR="00B27B4C" w:rsidRPr="00B27B4C" w:rsidRDefault="00B27B4C" w:rsidP="002D7834">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מסירת נתונים ליועצים האחרים לרבות </w:t>
      </w:r>
      <w:r w:rsidR="002D7834">
        <w:rPr>
          <w:rFonts w:ascii="Times New Roman" w:eastAsia="Times New Roman" w:hAnsi="Times New Roman" w:cs="David" w:hint="cs"/>
          <w:sz w:val="24"/>
          <w:szCs w:val="24"/>
          <w:rtl/>
          <w:lang w:eastAsia="he-IL"/>
        </w:rPr>
        <w:t>מתכנן</w:t>
      </w:r>
      <w:r w:rsidRPr="00B27B4C">
        <w:rPr>
          <w:rFonts w:ascii="Times New Roman" w:eastAsia="Times New Roman" w:hAnsi="Times New Roman" w:cs="David" w:hint="cs"/>
          <w:sz w:val="24"/>
          <w:szCs w:val="24"/>
          <w:rtl/>
          <w:lang w:eastAsia="he-IL"/>
        </w:rPr>
        <w: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t>
      </w:r>
    </w:p>
    <w:p w14:paraId="4F55BD9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7581AB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7A066AF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341BF2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יג.</w:t>
      </w:r>
      <w:r w:rsidRPr="00B27B4C">
        <w:rPr>
          <w:rFonts w:ascii="Times New Roman" w:eastAsia="Times New Roman" w:hAnsi="Times New Roman" w:cs="David" w:hint="cs"/>
          <w:sz w:val="24"/>
          <w:szCs w:val="24"/>
          <w:rtl/>
          <w:lang w:eastAsia="he-IL"/>
        </w:rPr>
        <w:tab/>
        <w:t>עבוד תכניות מפורטות הכוללות תשריטים, הוראות (תקנונים), תכניות בינוי, חתכים מנחים והסדרי החניה במגרשים מתואמות עם היועצים והמזמין. הכנת כל המסמכים והנספחים הדרושים עפ"י דרישת הרשויות בתחום מומחיותו של המתכנן.</w:t>
      </w:r>
    </w:p>
    <w:p w14:paraId="6C4EEABF"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A90885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הצגת אפשרויות מימוש הבינוי המוצע בשלבים.</w:t>
      </w:r>
    </w:p>
    <w:p w14:paraId="05CB3B4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0AD420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חתימה על מסמכי תכניות בנין העיר כעורך התכנית, טיפול באישור התכניות ברשויות ותיאום אישור תכניות היועצים.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71CA9AFF"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4A9190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מסמכים ונתונים, הכנסת תיקונים ושינויים במסמכי התכניות, הכנת חלופות חדשות נוספות, הכל לפי דרישת המזמין ו/או לפי דרישת הרשויות המוסמכות, באישור המזמין, עד למתן תוקף לתכנית.</w:t>
      </w:r>
    </w:p>
    <w:p w14:paraId="66320D1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92C11C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יז.</w:t>
      </w:r>
      <w:r w:rsidRPr="00B27B4C">
        <w:rPr>
          <w:rFonts w:ascii="Times New Roman" w:eastAsia="Times New Roman" w:hAnsi="Times New Roman" w:cs="David" w:hint="cs"/>
          <w:sz w:val="24"/>
          <w:szCs w:val="24"/>
          <w:rtl/>
          <w:lang w:eastAsia="he-IL"/>
        </w:rPr>
        <w:tab/>
        <w: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t>
      </w:r>
    </w:p>
    <w:p w14:paraId="1AB1E50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5ABA45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יח.</w:t>
      </w:r>
      <w:r w:rsidRPr="00B27B4C">
        <w:rPr>
          <w:rFonts w:ascii="Times New Roman" w:eastAsia="Times New Roman" w:hAnsi="Times New Roman" w:cs="David" w:hint="cs"/>
          <w:sz w:val="24"/>
          <w:szCs w:val="24"/>
          <w:rtl/>
          <w:lang w:eastAsia="he-IL"/>
        </w:rPr>
        <w:tab/>
        <w:t>מתן הסברים והנחיות, לאור התכניות, למתכננים וליועצים האחרים.</w:t>
      </w:r>
    </w:p>
    <w:p w14:paraId="14CD82C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B1F54A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יט.</w:t>
      </w:r>
      <w:r w:rsidRPr="00B27B4C">
        <w:rPr>
          <w:rFonts w:ascii="Times New Roman" w:eastAsia="Times New Roman" w:hAnsi="Times New Roman" w:cs="David" w:hint="cs"/>
          <w:sz w:val="24"/>
          <w:szCs w:val="24"/>
          <w:rtl/>
          <w:lang w:eastAsia="he-IL"/>
        </w:rPr>
        <w:tab/>
        <w:t>הכנת כל המסמכים הנדרשים למתן תוקף לתכנית, מעקב וטיפול בהליך מתן התוקף לתכנית עד לפרסום ברשומות ובעיתונות.</w:t>
      </w:r>
    </w:p>
    <w:p w14:paraId="6BFF594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E10744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w:t>
      </w:r>
      <w:r w:rsidRPr="00B27B4C">
        <w:rPr>
          <w:rFonts w:ascii="Times New Roman" w:eastAsia="Times New Roman" w:hAnsi="Times New Roman" w:cs="David" w:hint="cs"/>
          <w:sz w:val="24"/>
          <w:szCs w:val="24"/>
          <w:rtl/>
          <w:lang w:eastAsia="he-IL"/>
        </w:rPr>
        <w:tab/>
        <w:t xml:space="preserve">העברת נתונים, הבהרות ותכניות וכן סיוע לשמאים שיועסקו ע"י המזמין להכנת טבלאות איזון וחלוקה, להכנת הערכות שווי, לדיונים בעניין השבחה, תשלומים למנהל </w:t>
      </w:r>
      <w:r w:rsidRPr="00B27B4C">
        <w:rPr>
          <w:rFonts w:ascii="Times New Roman" w:eastAsia="Times New Roman" w:hAnsi="Times New Roman" w:cs="David" w:hint="cs"/>
          <w:sz w:val="24"/>
          <w:szCs w:val="24"/>
          <w:rtl/>
          <w:lang w:eastAsia="he-IL"/>
        </w:rPr>
        <w:lastRenderedPageBreak/>
        <w:t xml:space="preserve">מקרקעי ישראל ולדיונים בעניין שווי זכויות בעלי קרקע. </w:t>
      </w:r>
    </w:p>
    <w:p w14:paraId="184A655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791EC3B9"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מוקדם לבינוי ופתוח/עיצוב ארכיטקטוני ולמבנים:</w:t>
      </w:r>
    </w:p>
    <w:p w14:paraId="2C47797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0C457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6AD1C1A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BFEA18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28654C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6F801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וכיוצ"ב), וקבלה בפועל של כל האישורים הנדרשים.</w:t>
      </w:r>
    </w:p>
    <w:p w14:paraId="6E91700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83CAE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470C049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19EF2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הכנת תכניות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04F959A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CF1405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7E3F5B2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F9884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חישובי שטחים לרישוי ובדיקת התאמתם לתב"ע.</w:t>
      </w:r>
    </w:p>
    <w:p w14:paraId="7913247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E6B921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2FD0960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0189FB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7BB46ED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40D516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1DF7A1E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00BB09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 xml:space="preserve">תאום עם המתכננים והיועצים והנחית היועצים לצורך קביעת מפלסי פתוח אפשריים, </w:t>
      </w:r>
      <w:r w:rsidRPr="00B27B4C">
        <w:rPr>
          <w:rFonts w:ascii="Times New Roman" w:eastAsia="Times New Roman" w:hAnsi="Times New Roman" w:cs="David" w:hint="cs"/>
          <w:sz w:val="24"/>
          <w:szCs w:val="24"/>
          <w:rtl/>
          <w:lang w:eastAsia="he-IL"/>
        </w:rPr>
        <w:lastRenderedPageBreak/>
        <w:t>אפשרויות לפתרונות הניקוז, פתרונות למעבר תשתיות, פתוח שטחים ציבוריים ומגרשים המיועדים למבני ציבור, אישור תכנון מוקדם של היועצים.</w:t>
      </w:r>
    </w:p>
    <w:p w14:paraId="1B82E3E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6EEF1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45D6FFB9"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41D4927"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528C3B0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C2526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סופיות, המתארות את הפרויקט ואישורן על ידי היועצים והמזמין. תאום התכניות האמורות עם היועצים והמזמין.</w:t>
      </w:r>
    </w:p>
    <w:p w14:paraId="01E08D8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EA2C997"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הכנת התכניות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תכניות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661C7342"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6C7E8DCE"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4E13081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וטיפול באישורם, כולל קבלת היתרי בניה מתוקנים, לרבות הכנת תכניות שינויים להיתר, לטופס 4 ותעודת גמר.</w:t>
      </w:r>
    </w:p>
    <w:p w14:paraId="4B29C50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C7773C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תיאום, ביקורת ואישור התאמת תכניות היועצים לתכניות האדריכלות.</w:t>
      </w:r>
    </w:p>
    <w:p w14:paraId="2DA09C6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59C63A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5BA891E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CF3262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470ADBE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6A379B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חשובי שטחים לצורך התחשבנות עם הקבלנים בהתאם להנחיות המזמין.</w:t>
      </w:r>
    </w:p>
    <w:p w14:paraId="48808BC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67E997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הכנת תכניות לשיווק הפרויקט. תכניות מכירה/השכרה (תכניות המתארות כל דירה ודירה בקנ"מ שיקבע ע"י המנהל עם הצעה לסדור רהוט). תכניות המתארות אפשרויות שונות לשינויים בחלוקת מחיצות הפנים ובמיקום חללים בדירות (ללא שינוי בתכניות מעטפת הבניין) ותכניות מכר עפ"י הנחיות המזמין ובהתאם לנדרש עפ"י הדין (לא כולל גרפיקה, הדמיות ופרספקטיבות).</w:t>
      </w:r>
    </w:p>
    <w:p w14:paraId="41D2846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42F691F"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העברת הנחיות ומסמכים לבעלי מקצוע אחרים לשם הכנת הדמיות, פרספקטיביות, מודלים ותכניות מכירה משולבות בגרפיקה, בדיקת עבודתם של בעלי המקצוע, מתן הערות </w:t>
      </w:r>
      <w:r w:rsidRPr="00B27B4C">
        <w:rPr>
          <w:rFonts w:ascii="Times New Roman" w:eastAsia="Times New Roman" w:hAnsi="Times New Roman" w:cs="David" w:hint="cs"/>
          <w:sz w:val="24"/>
          <w:szCs w:val="24"/>
          <w:rtl/>
          <w:lang w:eastAsia="he-IL"/>
        </w:rPr>
        <w:lastRenderedPageBreak/>
        <w:t>ואישור.</w:t>
      </w:r>
    </w:p>
    <w:p w14:paraId="69E09916"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85DBE2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6F53C95C"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7C60B24C"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הכנת תכניות לאישור סופי של המזמין לפני התחלת שלב תכניות עבודה.</w:t>
      </w:r>
    </w:p>
    <w:p w14:paraId="24A512C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BCD6DC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עדכון האומדן המשוער של ערך העבודה האדריכלית.</w:t>
      </w:r>
    </w:p>
    <w:p w14:paraId="42F921D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A9417E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4E671C11"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4AC95C2"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4BFA2EA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57DCD48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יקט, כדרוש לביצוע העבודה, לרבות הכנת תכניות מנחות לעבודות היועצים, הכל בקנ"מ המאפשר ביצוע מושלם של העבודה. תיאום התכניות עם היועצים.</w:t>
      </w:r>
    </w:p>
    <w:p w14:paraId="4DD2DF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E1306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השלמת תכניות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קט כולל פרטי בניין בקנ"מ מתאים ורשימות.</w:t>
      </w:r>
    </w:p>
    <w:p w14:paraId="330B240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D72125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ביקורת ואישור התאמת תכניות היועצים לתכניות האדריכלות וביניהן.</w:t>
      </w:r>
    </w:p>
    <w:p w14:paraId="2C3729E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4EDAD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סיוע להכנת מפרטים וכתבי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7B2DF06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2C6C5CC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4305BD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תאום המפרטים וכתבי הכמויות של היועצים האחרים ושילובם במפרטים וכתבי הכמויות דלעיל.</w:t>
      </w:r>
    </w:p>
    <w:p w14:paraId="5E412D1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56C86B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2F797B9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86360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עדכון תכניות המכירה ותכניות המכר.</w:t>
      </w:r>
    </w:p>
    <w:p w14:paraId="51D387E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B118F3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2BAF48A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E841B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2D0E5B0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AC7C47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7CC99CD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91DA9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הכנסת שינויים בתכניות ככל שיתחייב להתאמת התכנון למסגרת התקציבית, אשר תקבע על ידי המזמין.</w:t>
      </w:r>
    </w:p>
    <w:p w14:paraId="3F7C870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755417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הכנסת שינויים בתכניות לפי דרישת המזמין.</w:t>
      </w:r>
    </w:p>
    <w:p w14:paraId="0CBDE40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BE199F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יג.</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48DB6B4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4AF233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6DE7A79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B1509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21269F8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1C2904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תכניות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0024C66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DDC77D9" w14:textId="7777777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2DEE812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31DE45D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t>תכניות לצרכי רישום ורישום בתים משותפים:</w:t>
      </w:r>
    </w:p>
    <w:p w14:paraId="3729D5D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AFD94A9" w14:textId="77777777" w:rsidR="00FE5392"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 xml:space="preserve">העברת תכניות ומסמכים לבעלי מקצוע אחרים מטעם המזמין לשם הכנת </w:t>
      </w:r>
    </w:p>
    <w:p w14:paraId="4D3D0564"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רש</w:t>
      </w:r>
      <w:r w:rsidR="00B27B4C" w:rsidRPr="00B27B4C">
        <w:rPr>
          <w:rFonts w:ascii="Times New Roman" w:eastAsia="Times New Roman" w:hAnsi="Times New Roman" w:cs="David" w:hint="cs"/>
          <w:sz w:val="24"/>
          <w:szCs w:val="24"/>
          <w:rtl/>
          <w:lang w:eastAsia="he-IL"/>
        </w:rPr>
        <w:t>מים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 xml:space="preserve">ותשריטים לפרצלציה, תכניות לצרכי רישום ורישום בתים </w:t>
      </w:r>
    </w:p>
    <w:p w14:paraId="390499AE"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משותפים.</w:t>
      </w:r>
      <w:r>
        <w:rPr>
          <w:rFonts w:ascii="Times New Roman" w:eastAsia="Times New Roman" w:hAnsi="Times New Roman" w:cs="David" w:hint="cs"/>
          <w:sz w:val="24"/>
          <w:szCs w:val="24"/>
          <w:rtl/>
          <w:lang w:eastAsia="he-IL"/>
        </w:rPr>
        <w:t xml:space="preserve"> </w:t>
      </w:r>
    </w:p>
    <w:p w14:paraId="00888593" w14:textId="77777777" w:rsidR="00B27B4C" w:rsidRPr="00B27B4C" w:rsidRDefault="00FE5392" w:rsidP="00FE5392">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br/>
        <w:t xml:space="preserve">וידוא נכונות </w:t>
      </w:r>
      <w:r w:rsidR="00B27B4C" w:rsidRPr="00B27B4C">
        <w:rPr>
          <w:rFonts w:ascii="Times New Roman" w:eastAsia="Times New Roman" w:hAnsi="Times New Roman" w:cs="David" w:hint="cs"/>
          <w:sz w:val="24"/>
          <w:szCs w:val="24"/>
          <w:rtl/>
          <w:lang w:eastAsia="he-IL"/>
        </w:rPr>
        <w:t>תרשים מגרש ותשריט בית משותף. הכנת בקשות לשינויים בהיתרי הבניה בהתאם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לתכניות הביצוע וטיפול באישורן. הכנת בקשות ל</w:t>
      </w:r>
      <w:r>
        <w:rPr>
          <w:rFonts w:ascii="Times New Roman" w:eastAsia="Times New Roman" w:hAnsi="Times New Roman" w:cs="David" w:hint="cs"/>
          <w:sz w:val="24"/>
          <w:szCs w:val="24"/>
          <w:rtl/>
          <w:lang w:eastAsia="he-IL"/>
        </w:rPr>
        <w:t xml:space="preserve">הפרדת היתרי בניה בהתאם לבניה </w:t>
      </w:r>
      <w:r w:rsidR="00B27B4C" w:rsidRPr="00B27B4C">
        <w:rPr>
          <w:rFonts w:ascii="Times New Roman" w:eastAsia="Times New Roman" w:hAnsi="Times New Roman" w:cs="David" w:hint="cs"/>
          <w:sz w:val="24"/>
          <w:szCs w:val="24"/>
          <w:rtl/>
          <w:lang w:eastAsia="he-IL"/>
        </w:rPr>
        <w:t>בשלבים וטיפול באישורן.</w:t>
      </w:r>
    </w:p>
    <w:p w14:paraId="1079185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0A6B2F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662BB2E2"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357A7CCE"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3712ADD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2A339F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2AF3890E"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BDDAD2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שילוב הפיקוח העליון של היועצים עם הפיקוח העליון על ביצוע העבודה האדריכלית.</w:t>
      </w:r>
    </w:p>
    <w:p w14:paraId="6247E364"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EB5EB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lastRenderedPageBreak/>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לו.</w:t>
      </w:r>
    </w:p>
    <w:p w14:paraId="329CDE08"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46FEAD0D"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3341A4E3"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85F782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019121ED"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7CF259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20E1D6F1"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2FFACA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תכניות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758E3E2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CF2672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2A6D3ED5"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C10333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548A9E6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4EB96D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3D0632C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1D8095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אישור תכניות שינויי דיירים (התכניות יוכנו ע"י הקבלן/הדיירים).</w:t>
      </w:r>
    </w:p>
    <w:p w14:paraId="47EB15CA"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20AFAF4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0EE4799C"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E1A135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7964B6E3"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7C90AF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66B774B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7062E8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3334EAC2"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01EE0E8"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0BA6E24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C426D0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3B5E16E3"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3A0DEC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6D8F49BD"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D0CC28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5D8ECFF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ACD0F4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37D0A4E9"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A53515D"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49654B01"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4DFB469F"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3BD112C3"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5EC983E0"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73D51BB0"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51941DAE"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3A438809"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4BC6835B"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19AA1BD8"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הקומ</w:t>
      </w:r>
      <w:r w:rsidRPr="00B27B4C">
        <w:rPr>
          <w:rFonts w:ascii="Times New Roman" w:eastAsia="Times New Roman" w:hAnsi="Times New Roman" w:cs="David" w:hint="cs"/>
          <w:sz w:val="24"/>
          <w:szCs w:val="24"/>
          <w:rtl/>
          <w:lang w:eastAsia="he-IL"/>
        </w:rPr>
        <w:t>תיות.</w:t>
      </w:r>
    </w:p>
    <w:p w14:paraId="2DFAE285"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0CD0D2E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236849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4089449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D18FD0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72AF6A1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85633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6E3B5E96"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76A8902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BAE5B1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 xml:space="preserve">המתכנן מתחייב להעלות לאתר ניהול הקבצים את כל הקבצים ולשמור על קבצים וסט תכניות עד </w:t>
      </w:r>
      <w:r w:rsidRPr="00B27B4C">
        <w:rPr>
          <w:rFonts w:ascii="Times New Roman" w:eastAsia="Times New Roman" w:hAnsi="Times New Roman" w:cs="David" w:hint="cs"/>
          <w:sz w:val="24"/>
          <w:szCs w:val="24"/>
          <w:rtl/>
          <w:lang w:eastAsia="he-IL"/>
        </w:rPr>
        <w:lastRenderedPageBreak/>
        <w:t>לאחר סיום הביצוע בשטח של העבודות נשוא התכנון, כך שניתן יהיה לבצע מהם העתקות, צילומים וכו' וכן כך שניתן יהיה לבצע בהם תיקונים ושינויים.</w:t>
      </w:r>
    </w:p>
    <w:p w14:paraId="2AE8789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367E5E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4.</w:t>
      </w:r>
      <w:r w:rsidRPr="00B27B4C">
        <w:rPr>
          <w:rFonts w:ascii="Times New Roman" w:eastAsia="Times New Roman" w:hAnsi="Times New Roman" w:cs="David" w:hint="cs"/>
          <w:sz w:val="24"/>
          <w:szCs w:val="24"/>
          <w:rtl/>
          <w:lang w:eastAsia="he-IL"/>
        </w:rPr>
        <w:tab/>
        <w:t>נציג המזמין רשאי להזמין מהמתכנן את כל שלבי התכנון המפורטים בנספח זה ו/או חלק מהם ו/או שירותים נוספים מעבר להם.</w:t>
      </w:r>
    </w:p>
    <w:p w14:paraId="33EC3BC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br w:type="page"/>
      </w:r>
    </w:p>
    <w:p w14:paraId="08BDAE6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DA036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6FD8D4A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C63C53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4A91BD3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4142ED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55685E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035B38C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D9CC4B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6233655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C391A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1B84FD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DCF66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65E69A5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ABB3D1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C246F01" w14:textId="77777777"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7CC361A9" w14:textId="77777777" w:rsidR="006F07FB" w:rsidRPr="006F07FB" w:rsidRDefault="006F07FB" w:rsidP="006F07FB">
      <w:pPr>
        <w:rPr>
          <w:rFonts w:ascii="Times New Roman" w:eastAsia="Times New Roman" w:hAnsi="Times New Roman" w:cs="David"/>
          <w:sz w:val="20"/>
          <w:szCs w:val="24"/>
          <w:rtl/>
          <w:lang w:eastAsia="he-IL"/>
        </w:rPr>
      </w:pPr>
    </w:p>
    <w:p w14:paraId="6E868A9A" w14:textId="77777777" w:rsidR="006F07FB" w:rsidRPr="006F07FB" w:rsidRDefault="006F07FB" w:rsidP="006F07FB">
      <w:pPr>
        <w:rPr>
          <w:rFonts w:ascii="Times New Roman" w:eastAsia="Times New Roman" w:hAnsi="Times New Roman" w:cs="David"/>
          <w:sz w:val="20"/>
          <w:szCs w:val="24"/>
          <w:rtl/>
          <w:lang w:eastAsia="he-IL"/>
        </w:rPr>
      </w:pPr>
    </w:p>
    <w:p w14:paraId="3A8019AD" w14:textId="77777777" w:rsidR="006F07FB" w:rsidRPr="006F07FB" w:rsidRDefault="006F07FB" w:rsidP="006F07FB">
      <w:pPr>
        <w:rPr>
          <w:rFonts w:ascii="Times New Roman" w:eastAsia="Times New Roman" w:hAnsi="Times New Roman" w:cs="David"/>
          <w:sz w:val="20"/>
          <w:szCs w:val="24"/>
          <w:rtl/>
          <w:lang w:eastAsia="he-IL"/>
        </w:rPr>
      </w:pPr>
    </w:p>
    <w:p w14:paraId="5F65D2B2" w14:textId="77777777" w:rsidR="006F07FB" w:rsidRPr="006F07FB" w:rsidRDefault="006F07FB" w:rsidP="006F07FB">
      <w:pPr>
        <w:rPr>
          <w:rFonts w:ascii="Times New Roman" w:eastAsia="Times New Roman" w:hAnsi="Times New Roman" w:cs="David"/>
          <w:sz w:val="20"/>
          <w:szCs w:val="24"/>
          <w:rtl/>
          <w:lang w:eastAsia="he-IL"/>
        </w:rPr>
      </w:pPr>
    </w:p>
    <w:p w14:paraId="6050D020" w14:textId="77777777" w:rsidR="006F07FB" w:rsidRPr="006F07FB" w:rsidRDefault="006F07FB" w:rsidP="006F07FB">
      <w:pPr>
        <w:rPr>
          <w:rFonts w:ascii="Times New Roman" w:eastAsia="Times New Roman" w:hAnsi="Times New Roman" w:cs="David"/>
          <w:sz w:val="20"/>
          <w:szCs w:val="24"/>
          <w:rtl/>
          <w:lang w:eastAsia="he-IL"/>
        </w:rPr>
      </w:pPr>
    </w:p>
    <w:p w14:paraId="174D572F" w14:textId="77777777" w:rsidR="006F07FB" w:rsidRPr="006F07FB" w:rsidRDefault="006F07FB" w:rsidP="006F07FB">
      <w:pPr>
        <w:rPr>
          <w:rFonts w:ascii="Times New Roman" w:eastAsia="Times New Roman" w:hAnsi="Times New Roman" w:cs="David"/>
          <w:sz w:val="20"/>
          <w:szCs w:val="24"/>
          <w:rtl/>
          <w:lang w:eastAsia="he-IL"/>
        </w:rPr>
      </w:pPr>
    </w:p>
    <w:p w14:paraId="0D166DB6" w14:textId="77777777" w:rsidR="006F07FB" w:rsidRPr="006F07FB" w:rsidRDefault="006F07FB" w:rsidP="006F07FB">
      <w:pPr>
        <w:rPr>
          <w:rFonts w:ascii="Times New Roman" w:eastAsia="Times New Roman" w:hAnsi="Times New Roman" w:cs="David"/>
          <w:sz w:val="20"/>
          <w:szCs w:val="24"/>
          <w:rtl/>
          <w:lang w:eastAsia="he-IL"/>
        </w:rPr>
      </w:pPr>
    </w:p>
    <w:p w14:paraId="307B851B" w14:textId="77777777" w:rsidR="006F07FB" w:rsidRPr="006F07FB" w:rsidRDefault="006F07FB" w:rsidP="006F07FB">
      <w:pPr>
        <w:rPr>
          <w:rFonts w:ascii="Times New Roman" w:eastAsia="Times New Roman" w:hAnsi="Times New Roman" w:cs="David"/>
          <w:sz w:val="20"/>
          <w:szCs w:val="24"/>
          <w:rtl/>
          <w:lang w:eastAsia="he-IL"/>
        </w:rPr>
      </w:pPr>
    </w:p>
    <w:p w14:paraId="0DAE3A2C" w14:textId="77777777" w:rsidR="00672C76"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6FFA69E5" w14:textId="77777777"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74BD7411"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31AB660"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 כמפורט בנספח ב', ישלם המזמין למתכנן את שכר המתכנן בשעורים ובמועדים כדלקמן:</w:t>
      </w:r>
    </w:p>
    <w:p w14:paraId="52D340A3"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0D639D29" w14:textId="5461AF6E" w:rsidR="00B27B4C" w:rsidRPr="00B27B4C" w:rsidRDefault="00B27B4C" w:rsidP="00E37139">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Change w:id="16" w:author="דקל רוקבן" w:date="2021-05-03T13:12:00Z">
          <w:pPr>
            <w:widowControl w:val="0"/>
            <w:spacing w:before="0" w:beforeAutospacing="0" w:after="0" w:afterAutospacing="0" w:line="240" w:lineRule="auto"/>
            <w:ind w:left="793" w:hanging="433"/>
            <w:jc w:val="both"/>
          </w:pPr>
        </w:pPrChange>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t xml:space="preserve">עבור עריכת ואישור תכנית בנין עיר מפורטת בסמכות ועדה מקומית: </w:t>
      </w:r>
      <w:del w:id="17" w:author="דקל רוקבן" w:date="2021-05-03T13:12:00Z">
        <w:r w:rsidRPr="00B27B4C" w:rsidDel="00E37139">
          <w:rPr>
            <w:rFonts w:ascii="Times New Roman" w:eastAsia="Times New Roman" w:hAnsi="Times New Roman" w:cs="David" w:hint="cs"/>
            <w:sz w:val="20"/>
            <w:szCs w:val="24"/>
            <w:rtl/>
            <w:lang w:eastAsia="he-IL"/>
          </w:rPr>
          <w:delText xml:space="preserve">_________ </w:delText>
        </w:r>
      </w:del>
      <w:ins w:id="18" w:author="דקל רוקבן" w:date="2021-05-03T13:12:00Z">
        <w:r w:rsidR="00E37139">
          <w:rPr>
            <w:rFonts w:ascii="Times New Roman" w:eastAsia="Times New Roman" w:hAnsi="Times New Roman" w:cs="David" w:hint="cs"/>
            <w:sz w:val="20"/>
            <w:szCs w:val="24"/>
            <w:rtl/>
            <w:lang w:eastAsia="he-IL"/>
          </w:rPr>
          <w:t>120,000</w:t>
        </w:r>
        <w:r w:rsidR="00E37139" w:rsidRPr="00B27B4C">
          <w:rPr>
            <w:rFonts w:ascii="Times New Roman" w:eastAsia="Times New Roman" w:hAnsi="Times New Roman" w:cs="David" w:hint="cs"/>
            <w:sz w:val="20"/>
            <w:szCs w:val="24"/>
            <w:rtl/>
            <w:lang w:eastAsia="he-IL"/>
          </w:rPr>
          <w:t xml:space="preserve"> </w:t>
        </w:r>
      </w:ins>
      <w:r w:rsidRPr="00B27B4C">
        <w:rPr>
          <w:rFonts w:ascii="Times New Roman" w:eastAsia="Times New Roman" w:hAnsi="Times New Roman" w:cs="David" w:hint="cs"/>
          <w:sz w:val="20"/>
          <w:szCs w:val="24"/>
          <w:rtl/>
          <w:lang w:eastAsia="he-IL"/>
        </w:rPr>
        <w:t>ש"ח.</w:t>
      </w:r>
      <w:r w:rsidR="00672C76">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במידה והמזמין יזמין מהמתכנן תכנון בניינים שיכיל</w:t>
      </w:r>
      <w:r w:rsidR="00672C76">
        <w:rPr>
          <w:rFonts w:ascii="Times New Roman" w:eastAsia="Times New Roman" w:hAnsi="Times New Roman" w:cs="David" w:hint="cs"/>
          <w:sz w:val="20"/>
          <w:szCs w:val="24"/>
          <w:rtl/>
          <w:lang w:eastAsia="he-IL"/>
        </w:rPr>
        <w:t xml:space="preserve">ו במצטבר למעלה מ- 200 יח"ד אזי </w:t>
      </w:r>
      <w:r w:rsidRPr="00B27B4C">
        <w:rPr>
          <w:rFonts w:ascii="Times New Roman" w:eastAsia="Times New Roman" w:hAnsi="Times New Roman" w:cs="David" w:hint="cs"/>
          <w:sz w:val="20"/>
          <w:szCs w:val="24"/>
          <w:rtl/>
          <w:lang w:eastAsia="he-IL"/>
        </w:rPr>
        <w:t>יקוזז סכום זה מהתשלום האמור בסעיף 1.2 להלן עבור תכנון הבניינים.</w:t>
      </w:r>
    </w:p>
    <w:p w14:paraId="4190EF9B"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7044F29C" w14:textId="02020359"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t xml:space="preserve">עבור הכנת תכנית בינוי ופיתוח לביצוע/תכנית עיצוב ארכיטקטוני, תכנון ופיקוח בנייני </w:t>
      </w:r>
      <w:r w:rsidRPr="00B27B4C">
        <w:rPr>
          <w:rFonts w:ascii="Times New Roman" w:eastAsia="Times New Roman" w:hAnsi="Times New Roman" w:cs="David" w:hint="cs"/>
          <w:sz w:val="20"/>
          <w:szCs w:val="24"/>
          <w:rtl/>
          <w:lang w:eastAsia="he-IL"/>
        </w:rPr>
        <w:tab/>
        <w:t xml:space="preserve">מגורים לרבות מבני עזר במגרשים, תחנות טרנספורמציה במגרשים פרטיים ו/או ציבוריים, </w:t>
      </w:r>
      <w:ins w:id="19" w:author="דקל רוקבן" w:date="2021-05-03T13:13:00Z">
        <w:r w:rsidR="00E37139">
          <w:rPr>
            <w:rFonts w:ascii="Times New Roman" w:eastAsia="Times New Roman" w:hAnsi="Times New Roman" w:cs="David" w:hint="cs"/>
            <w:sz w:val="20"/>
            <w:szCs w:val="24"/>
            <w:rtl/>
            <w:lang w:eastAsia="he-IL"/>
          </w:rPr>
          <w:t xml:space="preserve">חניון תת קרקעי, </w:t>
        </w:r>
      </w:ins>
      <w:r w:rsidRPr="00B27B4C">
        <w:rPr>
          <w:rFonts w:ascii="Times New Roman" w:eastAsia="Times New Roman" w:hAnsi="Times New Roman" w:cs="David" w:hint="cs"/>
          <w:sz w:val="20"/>
          <w:szCs w:val="24"/>
          <w:rtl/>
          <w:lang w:eastAsia="he-IL"/>
        </w:rPr>
        <w:tab/>
        <w:t>מבנה מכירות ו/או דירה לדוגמא בסמוך למבנה המכירות:</w:t>
      </w:r>
    </w:p>
    <w:p w14:paraId="201C3AB1"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7604610E" w14:textId="6AD28EBA" w:rsidR="003F2F80" w:rsidRDefault="00B27B4C" w:rsidP="00E37139">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Change w:id="20" w:author="דקל רוקבן" w:date="2021-05-03T13:12:00Z">
          <w:pPr>
            <w:widowControl w:val="0"/>
            <w:spacing w:before="0" w:beforeAutospacing="0" w:after="0" w:afterAutospacing="0" w:line="240" w:lineRule="auto"/>
            <w:ind w:left="1223" w:hanging="425"/>
            <w:jc w:val="both"/>
          </w:pPr>
        </w:pPrChange>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t xml:space="preserve">סכום קבוע ומוחלט של </w:t>
      </w:r>
      <w:del w:id="21" w:author="דקל רוקבן" w:date="2021-05-03T13:12:00Z">
        <w:r w:rsidRPr="00B27B4C" w:rsidDel="00E37139">
          <w:rPr>
            <w:rFonts w:ascii="Times New Roman" w:eastAsia="Times New Roman" w:hAnsi="Times New Roman" w:cs="David" w:hint="cs"/>
            <w:sz w:val="20"/>
            <w:szCs w:val="24"/>
            <w:rtl/>
            <w:lang w:eastAsia="he-IL"/>
          </w:rPr>
          <w:delText xml:space="preserve">_________ </w:delText>
        </w:r>
      </w:del>
      <w:ins w:id="22" w:author="דקל רוקבן" w:date="2021-05-03T13:12:00Z">
        <w:r w:rsidR="00E37139">
          <w:rPr>
            <w:rFonts w:ascii="Times New Roman" w:eastAsia="Times New Roman" w:hAnsi="Times New Roman" w:cs="David" w:hint="cs"/>
            <w:sz w:val="20"/>
            <w:szCs w:val="24"/>
            <w:rtl/>
            <w:lang w:eastAsia="he-IL"/>
          </w:rPr>
          <w:t>8,000</w:t>
        </w:r>
        <w:r w:rsidR="00E37139" w:rsidRPr="00B27B4C">
          <w:rPr>
            <w:rFonts w:ascii="Times New Roman" w:eastAsia="Times New Roman" w:hAnsi="Times New Roman" w:cs="David" w:hint="cs"/>
            <w:sz w:val="20"/>
            <w:szCs w:val="24"/>
            <w:rtl/>
            <w:lang w:eastAsia="he-IL"/>
          </w:rPr>
          <w:t xml:space="preserve"> </w:t>
        </w:r>
      </w:ins>
      <w:r w:rsidRPr="00B27B4C">
        <w:rPr>
          <w:rFonts w:ascii="Times New Roman" w:eastAsia="Times New Roman" w:hAnsi="Times New Roman" w:cs="David" w:hint="cs"/>
          <w:sz w:val="20"/>
          <w:szCs w:val="24"/>
          <w:rtl/>
          <w:lang w:eastAsia="he-IL"/>
        </w:rPr>
        <w:t xml:space="preserve">ש"ח (במילים: </w:t>
      </w:r>
      <w:del w:id="23" w:author="דקל רוקבן" w:date="2021-05-03T13:12:00Z">
        <w:r w:rsidRPr="00B27B4C" w:rsidDel="00E37139">
          <w:rPr>
            <w:rFonts w:ascii="Times New Roman" w:eastAsia="Times New Roman" w:hAnsi="Times New Roman" w:cs="David" w:hint="cs"/>
            <w:sz w:val="20"/>
            <w:szCs w:val="24"/>
            <w:rtl/>
            <w:lang w:eastAsia="he-IL"/>
          </w:rPr>
          <w:delText xml:space="preserve">__________ </w:delText>
        </w:r>
      </w:del>
      <w:ins w:id="24" w:author="דקל רוקבן" w:date="2021-05-03T13:12:00Z">
        <w:r w:rsidR="00E37139">
          <w:rPr>
            <w:rFonts w:ascii="Times New Roman" w:eastAsia="Times New Roman" w:hAnsi="Times New Roman" w:cs="David" w:hint="cs"/>
            <w:sz w:val="20"/>
            <w:szCs w:val="24"/>
            <w:rtl/>
            <w:lang w:eastAsia="he-IL"/>
          </w:rPr>
          <w:t>שמונה אלף</w:t>
        </w:r>
        <w:r w:rsidR="00E37139" w:rsidRPr="00B27B4C">
          <w:rPr>
            <w:rFonts w:ascii="Times New Roman" w:eastAsia="Times New Roman" w:hAnsi="Times New Roman" w:cs="David" w:hint="cs"/>
            <w:sz w:val="20"/>
            <w:szCs w:val="24"/>
            <w:rtl/>
            <w:lang w:eastAsia="he-IL"/>
          </w:rPr>
          <w:t xml:space="preserve"> </w:t>
        </w:r>
      </w:ins>
      <w:r w:rsidRPr="00B27B4C">
        <w:rPr>
          <w:rFonts w:ascii="Times New Roman" w:eastAsia="Times New Roman" w:hAnsi="Times New Roman" w:cs="David" w:hint="cs"/>
          <w:sz w:val="20"/>
          <w:szCs w:val="24"/>
          <w:rtl/>
          <w:lang w:eastAsia="he-IL"/>
        </w:rPr>
        <w:t xml:space="preserve">ש"ח) </w:t>
      </w:r>
      <w:r w:rsidR="003F2F80">
        <w:rPr>
          <w:rFonts w:ascii="Times New Roman" w:eastAsia="Times New Roman" w:hAnsi="Times New Roman" w:cs="David" w:hint="cs"/>
          <w:sz w:val="20"/>
          <w:szCs w:val="24"/>
          <w:rtl/>
          <w:lang w:eastAsia="he-IL"/>
        </w:rPr>
        <w:t xml:space="preserve"> </w:t>
      </w:r>
    </w:p>
    <w:p w14:paraId="210C3E3D" w14:textId="77777777"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 יחידת דיור במבנה ראשוני.</w:t>
      </w:r>
    </w:p>
    <w:p w14:paraId="6DBC7037"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7129E7D0" w14:textId="343A4ACE" w:rsidR="003F2F80" w:rsidDel="00E37139" w:rsidRDefault="00B27B4C" w:rsidP="00DA0366">
      <w:pPr>
        <w:widowControl w:val="0"/>
        <w:spacing w:before="0" w:beforeAutospacing="0" w:after="0" w:afterAutospacing="0" w:line="240" w:lineRule="auto"/>
        <w:ind w:left="1223" w:hanging="425"/>
        <w:jc w:val="both"/>
        <w:rPr>
          <w:del w:id="25" w:author="דקל רוקבן" w:date="2021-05-03T13:13: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r>
      <w:del w:id="26" w:author="דקל רוקבן" w:date="2021-05-03T13:13:00Z">
        <w:r w:rsidRPr="00B27B4C" w:rsidDel="00E37139">
          <w:rPr>
            <w:rFonts w:ascii="Times New Roman" w:eastAsia="Times New Roman" w:hAnsi="Times New Roman" w:cs="David" w:hint="cs"/>
            <w:sz w:val="20"/>
            <w:szCs w:val="24"/>
            <w:rtl/>
            <w:lang w:eastAsia="he-IL"/>
          </w:rPr>
          <w:delText xml:space="preserve">סכום קבוע ומוחלט של _________ ש"ח (במילים: __________ ש"ח) </w:delText>
        </w:r>
      </w:del>
    </w:p>
    <w:p w14:paraId="6FAEFDE3" w14:textId="0F67EB01" w:rsidR="00B27B4C" w:rsidRPr="00B27B4C" w:rsidRDefault="003F2F80" w:rsidP="00E37139">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Change w:id="27" w:author="דקל רוקבן" w:date="2021-05-03T13:13:00Z">
          <w:pPr>
            <w:widowControl w:val="0"/>
            <w:spacing w:before="0" w:beforeAutospacing="0" w:after="0" w:afterAutospacing="0" w:line="240" w:lineRule="auto"/>
            <w:ind w:left="1223" w:hanging="425"/>
            <w:jc w:val="both"/>
          </w:pPr>
        </w:pPrChange>
      </w:pPr>
      <w:del w:id="28" w:author="דקל רוקבן" w:date="2021-05-03T13:13:00Z">
        <w:r w:rsidDel="00E37139">
          <w:rPr>
            <w:rFonts w:ascii="Times New Roman" w:eastAsia="Times New Roman" w:hAnsi="Times New Roman" w:cs="David" w:hint="cs"/>
            <w:sz w:val="20"/>
            <w:szCs w:val="24"/>
            <w:rtl/>
            <w:lang w:eastAsia="he-IL"/>
          </w:rPr>
          <w:delText xml:space="preserve">            </w:delText>
        </w:r>
        <w:r w:rsidR="00B27B4C" w:rsidRPr="00B27B4C" w:rsidDel="00E37139">
          <w:rPr>
            <w:rFonts w:ascii="Times New Roman" w:eastAsia="Times New Roman" w:hAnsi="Times New Roman" w:cs="David" w:hint="cs"/>
            <w:sz w:val="20"/>
            <w:szCs w:val="24"/>
            <w:rtl/>
            <w:lang w:eastAsia="he-IL"/>
          </w:rPr>
          <w:delText xml:space="preserve">לכל </w:delText>
        </w:r>
        <w:r w:rsidDel="00E37139">
          <w:rPr>
            <w:rFonts w:ascii="Times New Roman" w:eastAsia="Times New Roman" w:hAnsi="Times New Roman" w:cs="David" w:hint="cs"/>
            <w:sz w:val="20"/>
            <w:szCs w:val="24"/>
            <w:rtl/>
            <w:lang w:eastAsia="he-IL"/>
          </w:rPr>
          <w:delText>י</w:delText>
        </w:r>
        <w:r w:rsidR="00B27B4C" w:rsidRPr="00B27B4C" w:rsidDel="00E37139">
          <w:rPr>
            <w:rFonts w:ascii="Times New Roman" w:eastAsia="Times New Roman" w:hAnsi="Times New Roman" w:cs="David" w:hint="cs"/>
            <w:sz w:val="20"/>
            <w:szCs w:val="24"/>
            <w:rtl/>
            <w:lang w:eastAsia="he-IL"/>
          </w:rPr>
          <w:delText>חידת דיור במבנה חוזר.</w:delText>
        </w:r>
      </w:del>
      <w:ins w:id="29" w:author="דקל רוקבן" w:date="2021-05-03T13:13:00Z">
        <w:r w:rsidR="00E37139">
          <w:rPr>
            <w:rFonts w:ascii="Times New Roman" w:eastAsia="Times New Roman" w:hAnsi="Times New Roman" w:cs="David" w:hint="cs"/>
            <w:sz w:val="20"/>
            <w:szCs w:val="24"/>
            <w:rtl/>
            <w:lang w:eastAsia="he-IL"/>
          </w:rPr>
          <w:t>מבוטל .</w:t>
        </w:r>
      </w:ins>
    </w:p>
    <w:p w14:paraId="274ED9E3"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709AD03" w14:textId="7CC5860B" w:rsidR="003F2F80" w:rsidDel="00E37139" w:rsidRDefault="00B27B4C" w:rsidP="00DA0366">
      <w:pPr>
        <w:widowControl w:val="0"/>
        <w:spacing w:before="0" w:beforeAutospacing="0" w:after="0" w:afterAutospacing="0" w:line="240" w:lineRule="auto"/>
        <w:ind w:left="1223" w:hanging="425"/>
        <w:jc w:val="both"/>
        <w:rPr>
          <w:del w:id="30" w:author="דקל רוקבן" w:date="2021-05-03T13:13: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r>
      <w:del w:id="31" w:author="דקל רוקבן" w:date="2021-05-03T13:13:00Z">
        <w:r w:rsidRPr="00B27B4C" w:rsidDel="00E37139">
          <w:rPr>
            <w:rFonts w:ascii="Times New Roman" w:eastAsia="Times New Roman" w:hAnsi="Times New Roman" w:cs="David" w:hint="cs"/>
            <w:sz w:val="20"/>
            <w:szCs w:val="24"/>
            <w:rtl/>
            <w:lang w:eastAsia="he-IL"/>
          </w:rPr>
          <w:delText xml:space="preserve">סכום קבוע ומוחלט של _________ ש"ח (במילים: __________ ש"ח) </w:delText>
        </w:r>
      </w:del>
    </w:p>
    <w:p w14:paraId="693F13DE" w14:textId="7F9461F7" w:rsidR="00B27B4C" w:rsidRPr="00B27B4C" w:rsidRDefault="003F2F80" w:rsidP="00E37139">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Change w:id="32" w:author="דקל רוקבן" w:date="2021-05-03T13:13:00Z">
          <w:pPr>
            <w:widowControl w:val="0"/>
            <w:spacing w:before="0" w:beforeAutospacing="0" w:after="0" w:afterAutospacing="0" w:line="240" w:lineRule="auto"/>
            <w:ind w:left="1223" w:hanging="425"/>
            <w:jc w:val="both"/>
          </w:pPr>
        </w:pPrChange>
      </w:pPr>
      <w:del w:id="33" w:author="דקל רוקבן" w:date="2021-05-03T13:13:00Z">
        <w:r w:rsidDel="00E37139">
          <w:rPr>
            <w:rFonts w:ascii="Times New Roman" w:eastAsia="Times New Roman" w:hAnsi="Times New Roman" w:cs="David" w:hint="cs"/>
            <w:sz w:val="20"/>
            <w:szCs w:val="24"/>
            <w:rtl/>
            <w:lang w:eastAsia="he-IL"/>
          </w:rPr>
          <w:delText xml:space="preserve">            </w:delText>
        </w:r>
        <w:r w:rsidR="00B27B4C" w:rsidRPr="00B27B4C" w:rsidDel="00E37139">
          <w:rPr>
            <w:rFonts w:ascii="Times New Roman" w:eastAsia="Times New Roman" w:hAnsi="Times New Roman" w:cs="David" w:hint="cs"/>
            <w:sz w:val="20"/>
            <w:szCs w:val="24"/>
            <w:rtl/>
            <w:lang w:eastAsia="he-IL"/>
          </w:rPr>
          <w:delText>לכל</w:delText>
        </w:r>
        <w:r w:rsidDel="00E37139">
          <w:rPr>
            <w:rFonts w:ascii="Times New Roman" w:eastAsia="Times New Roman" w:hAnsi="Times New Roman" w:cs="David" w:hint="cs"/>
            <w:sz w:val="20"/>
            <w:szCs w:val="24"/>
            <w:rtl/>
            <w:lang w:eastAsia="he-IL"/>
          </w:rPr>
          <w:delText xml:space="preserve"> </w:delText>
        </w:r>
        <w:r w:rsidR="00B27B4C" w:rsidRPr="00B27B4C" w:rsidDel="00E37139">
          <w:rPr>
            <w:rFonts w:ascii="Times New Roman" w:eastAsia="Times New Roman" w:hAnsi="Times New Roman" w:cs="David" w:hint="cs"/>
            <w:sz w:val="20"/>
            <w:szCs w:val="24"/>
            <w:rtl/>
            <w:lang w:eastAsia="he-IL"/>
          </w:rPr>
          <w:delText>מ"ר בנוי ומקורה מתחת למפלס הכניסה לבניינים.</w:delText>
        </w:r>
      </w:del>
      <w:ins w:id="34" w:author="דקל רוקבן" w:date="2021-05-03T13:13:00Z">
        <w:r w:rsidR="00E37139">
          <w:rPr>
            <w:rFonts w:ascii="Times New Roman" w:eastAsia="Times New Roman" w:hAnsi="Times New Roman" w:cs="David" w:hint="cs"/>
            <w:sz w:val="20"/>
            <w:szCs w:val="24"/>
            <w:rtl/>
            <w:lang w:eastAsia="he-IL"/>
          </w:rPr>
          <w:t>מבוטל .</w:t>
        </w:r>
      </w:ins>
    </w:p>
    <w:p w14:paraId="33EA2C4D"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39B25B18"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בסעיף זה:</w:t>
      </w:r>
    </w:p>
    <w:p w14:paraId="0A5D6863"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3C7A4813"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ראשוני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t>
      </w:r>
    </w:p>
    <w:p w14:paraId="3A2BDDE4"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3FEC3744"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חוזר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6410F176"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790C19D3" w14:textId="3EBF328A" w:rsidR="00B27B4C" w:rsidRPr="00B27B4C" w:rsidRDefault="00B27B4C" w:rsidP="009A29E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8A1FF8E09B7C4E439BA2096A006BCA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35" w:author="דקל רוקבן" w:date="2020-12-30T12:17:00Z">
            <w:r w:rsidR="00FA6A6E">
              <w:rPr>
                <w:rFonts w:ascii="Times New Roman" w:eastAsia="Times New Roman" w:hAnsi="Times New Roman" w:cs="David" w:hint="cs"/>
                <w:color w:val="008000"/>
                <w:sz w:val="24"/>
                <w:szCs w:val="24"/>
                <w:rtl/>
              </w:rPr>
              <w:t>מדד המחירים לצרכן</w:t>
            </w:r>
          </w:ins>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E88FD9D4A894B78AE2B3CA0B0E374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ins w:id="36" w:author="דקל רוקבן" w:date="2020-12-30T12:18:00Z">
            <w:r w:rsidR="00FA6A6E">
              <w:rPr>
                <w:rFonts w:ascii="Times New Roman" w:eastAsia="Times New Roman" w:hAnsi="Times New Roman" w:cs="David" w:hint="cs"/>
                <w:color w:val="008000"/>
                <w:sz w:val="24"/>
                <w:szCs w:val="24"/>
                <w:rtl/>
              </w:rPr>
              <w:t>בגין</w:t>
            </w:r>
          </w:ins>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F37BF645784A4FBB8CB2604D72F44C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0-21T00:00:00Z">
            <w:dateFormat w:val="dd/MM/yyyy"/>
            <w:lid w:val="he-IL"/>
            <w:storeMappedDataAs w:val="dateTime"/>
            <w:calendar w:val="gregorian"/>
          </w:date>
        </w:sdtPr>
        <w:sdtContent>
          <w:ins w:id="37" w:author="דקל רוקבן" w:date="2020-12-30T12:18:00Z">
            <w:r w:rsidR="00FA6A6E">
              <w:rPr>
                <w:rFonts w:ascii="Times New Roman" w:eastAsia="Times New Roman" w:hAnsi="Times New Roman" w:cs="David" w:hint="cs"/>
                <w:color w:val="008000"/>
                <w:sz w:val="24"/>
                <w:szCs w:val="24"/>
                <w:rtl/>
              </w:rPr>
              <w:t>‏21/10/2020</w:t>
            </w:r>
          </w:ins>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4C123D9408C400DADA79C21767B17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ins w:id="38" w:author="דקל רוקבן" w:date="2020-12-30T12:18:00Z">
            <w:r w:rsidR="00FA6A6E">
              <w:rPr>
                <w:rFonts w:ascii="Times New Roman" w:eastAsia="Times New Roman" w:hAnsi="Times New Roman" w:cs="David" w:hint="cs"/>
                <w:color w:val="008000"/>
                <w:sz w:val="24"/>
                <w:szCs w:val="24"/>
                <w:rtl/>
              </w:rPr>
              <w:t>223.3374</w:t>
            </w:r>
          </w:ins>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6047AB50"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3883F90D"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39F62B29"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3E289A7"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14C7A9A2"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AC356C9"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42E539EE"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6EEC424A"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78B8011F"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610065C"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6FD0DA40"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3A51B97E"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6C45F482"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52C201FB"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77D2E39B"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7072A0F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78957CFD"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9E8F9B6"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19C08214"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4AED45"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p>
    <w:p w14:paraId="1A7D25CB"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4E1F994A"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D487CBB"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50E5EB6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F847D4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1.1</w:t>
      </w:r>
      <w:r w:rsidRPr="00B27B4C">
        <w:rPr>
          <w:rFonts w:ascii="Times New Roman" w:eastAsia="Times New Roman" w:hAnsi="Times New Roman" w:cs="David" w:hint="cs"/>
          <w:sz w:val="20"/>
          <w:szCs w:val="24"/>
          <w:rtl/>
          <w:lang w:eastAsia="he-IL"/>
        </w:rPr>
        <w:tab/>
        <w:t xml:space="preserve">עבור תכנית בנין עיר בסמכות ועדה מקומית (באחוזים משכר המתכנן הנקוב בסעיף 1.1 </w:t>
      </w:r>
      <w:r w:rsidRPr="00B27B4C">
        <w:rPr>
          <w:rFonts w:ascii="Times New Roman" w:eastAsia="Times New Roman" w:hAnsi="Times New Roman" w:cs="David" w:hint="cs"/>
          <w:sz w:val="20"/>
          <w:szCs w:val="24"/>
          <w:rtl/>
          <w:lang w:eastAsia="he-IL"/>
        </w:rPr>
        <w:tab/>
        <w:t>לנספח ד' לעיל):</w:t>
      </w:r>
    </w:p>
    <w:p w14:paraId="38C5C7E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1691F57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 xml:space="preserve">לאחר הגשת מסמכי התכנון, באישור המזמין </w:t>
      </w:r>
    </w:p>
    <w:p w14:paraId="78824080" w14:textId="77777777" w:rsidR="00B27B4C" w:rsidRPr="00B27B4C" w:rsidRDefault="00B27B4C" w:rsidP="00E95AE9">
      <w:pPr>
        <w:widowControl w:val="0"/>
        <w:spacing w:before="0" w:beforeAutospacing="0" w:after="0" w:afterAutospacing="0" w:line="240" w:lineRule="auto"/>
        <w:ind w:left="6480" w:hanging="43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לאי</w:t>
      </w:r>
      <w:r w:rsidR="00E95AE9">
        <w:rPr>
          <w:rFonts w:ascii="Times New Roman" w:eastAsia="Times New Roman" w:hAnsi="Times New Roman" w:cs="David" w:hint="cs"/>
          <w:sz w:val="20"/>
          <w:szCs w:val="24"/>
          <w:rtl/>
          <w:lang w:eastAsia="he-IL"/>
        </w:rPr>
        <w:t>שור הועדה המקומית לתכנון ובניה......</w:t>
      </w:r>
      <w:r w:rsidR="003F2F80">
        <w:rPr>
          <w:rFonts w:ascii="Times New Roman" w:eastAsia="Times New Roman" w:hAnsi="Times New Roman" w:cs="David" w:hint="cs"/>
          <w:sz w:val="20"/>
          <w:szCs w:val="24"/>
          <w:rtl/>
          <w:lang w:eastAsia="he-IL"/>
        </w:rPr>
        <w:t>..</w:t>
      </w:r>
      <w:r w:rsidR="00E95AE9">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 33% משכר המתכנן</w:t>
      </w:r>
    </w:p>
    <w:p w14:paraId="37F154C7" w14:textId="77777777" w:rsidR="00B27B4C" w:rsidRPr="00B27B4C" w:rsidRDefault="00B27B4C" w:rsidP="00B27B4C">
      <w:pPr>
        <w:widowControl w:val="0"/>
        <w:spacing w:before="0" w:beforeAutospacing="0" w:after="0" w:afterAutospacing="0" w:line="240" w:lineRule="auto"/>
        <w:ind w:left="6481" w:hanging="4321"/>
        <w:jc w:val="both"/>
        <w:rPr>
          <w:rFonts w:ascii="Times New Roman" w:eastAsia="Times New Roman" w:hAnsi="Times New Roman" w:cs="David"/>
          <w:sz w:val="20"/>
          <w:szCs w:val="24"/>
          <w:rtl/>
          <w:lang w:eastAsia="he-IL"/>
        </w:rPr>
      </w:pPr>
    </w:p>
    <w:p w14:paraId="404E2DE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הועדה המקומית להפקדת התכנית </w:t>
      </w:r>
    </w:p>
    <w:p w14:paraId="12431DE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להתנגדויות ופרסו</w:t>
      </w:r>
      <w:r w:rsidR="00E95AE9">
        <w:rPr>
          <w:rFonts w:ascii="Times New Roman" w:eastAsia="Times New Roman" w:hAnsi="Times New Roman" w:cs="David" w:hint="cs"/>
          <w:sz w:val="20"/>
          <w:szCs w:val="24"/>
          <w:rtl/>
          <w:lang w:eastAsia="he-IL"/>
        </w:rPr>
        <w:t>ם ההפקדה ברשומות ובעיתונות....</w:t>
      </w:r>
      <w:r w:rsidRPr="00B27B4C">
        <w:rPr>
          <w:rFonts w:ascii="Times New Roman" w:eastAsia="Times New Roman" w:hAnsi="Times New Roman" w:cs="David" w:hint="cs"/>
          <w:sz w:val="20"/>
          <w:szCs w:val="24"/>
          <w:rtl/>
          <w:lang w:eastAsia="he-IL"/>
        </w:rPr>
        <w:t xml:space="preserve">33% משכר המתכנן </w:t>
      </w:r>
    </w:p>
    <w:p w14:paraId="33DF08DA"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0E63562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מתן תוקף לתכנית, פרסום מתן התוקף </w:t>
      </w:r>
    </w:p>
    <w:p w14:paraId="13EE0B64" w14:textId="77777777" w:rsidR="00B27B4C" w:rsidRPr="00B27B4C" w:rsidRDefault="00E95AE9"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t>ברשומות  ובעיתונות ............................................</w:t>
      </w:r>
      <w:r w:rsidR="00B27B4C" w:rsidRPr="00B27B4C">
        <w:rPr>
          <w:rFonts w:ascii="Times New Roman" w:eastAsia="Times New Roman" w:hAnsi="Times New Roman" w:cs="David" w:hint="cs"/>
          <w:sz w:val="20"/>
          <w:szCs w:val="24"/>
          <w:rtl/>
          <w:lang w:eastAsia="he-IL"/>
        </w:rPr>
        <w:t xml:space="preserve">34% משכר המתכנן </w:t>
      </w:r>
    </w:p>
    <w:p w14:paraId="2E37A54A" w14:textId="77777777" w:rsidR="00B27B4C" w:rsidRPr="00B27B4C" w:rsidRDefault="00B27B4C" w:rsidP="00B27B4C">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27CCD6EF" w14:textId="77777777" w:rsidR="00B27B4C" w:rsidRPr="00B27B4C" w:rsidRDefault="00B27B4C" w:rsidP="00B27B4C">
      <w:pPr>
        <w:widowControl w:val="0"/>
        <w:spacing w:before="0" w:beforeAutospacing="0" w:after="0" w:afterAutospacing="0" w:line="240" w:lineRule="auto"/>
        <w:ind w:left="6480" w:hanging="720"/>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hint="cs"/>
          <w:b/>
          <w:bCs/>
          <w:sz w:val="20"/>
          <w:szCs w:val="24"/>
          <w:u w:val="single"/>
          <w:rtl/>
          <w:lang w:eastAsia="he-IL"/>
        </w:rPr>
        <w:t>סה"כ</w:t>
      </w:r>
      <w:r w:rsidR="00E95AE9">
        <w:rPr>
          <w:rFonts w:ascii="Times New Roman" w:eastAsia="Times New Roman" w:hAnsi="Times New Roman" w:cs="David" w:hint="cs"/>
          <w:b/>
          <w:bCs/>
          <w:sz w:val="20"/>
          <w:szCs w:val="24"/>
          <w:rtl/>
          <w:lang w:eastAsia="he-IL"/>
        </w:rPr>
        <w:t>:</w:t>
      </w:r>
      <w:r w:rsidR="00E95AE9">
        <w:rPr>
          <w:rFonts w:ascii="Times New Roman" w:eastAsia="Times New Roman" w:hAnsi="Times New Roman" w:cs="David" w:hint="cs"/>
          <w:b/>
          <w:bCs/>
          <w:sz w:val="20"/>
          <w:szCs w:val="24"/>
          <w:rtl/>
          <w:lang w:eastAsia="he-IL"/>
        </w:rPr>
        <w:tab/>
      </w:r>
      <w:r w:rsidRPr="00B27B4C">
        <w:rPr>
          <w:rFonts w:ascii="Times New Roman" w:eastAsia="Times New Roman" w:hAnsi="Times New Roman" w:cs="David" w:hint="cs"/>
          <w:b/>
          <w:bCs/>
          <w:sz w:val="20"/>
          <w:szCs w:val="24"/>
          <w:rtl/>
          <w:lang w:eastAsia="he-IL"/>
        </w:rPr>
        <w:t xml:space="preserve">100% משכר המתכנן </w:t>
      </w:r>
    </w:p>
    <w:p w14:paraId="785E5A8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6C2CBD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A140F1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1.2</w:t>
      </w:r>
      <w:r w:rsidRPr="00B27B4C">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3E93C07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54B90A3"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ראשוני</w:t>
      </w:r>
      <w:r w:rsidRPr="00B27B4C">
        <w:rPr>
          <w:rFonts w:ascii="Times New Roman" w:eastAsia="Times New Roman" w:hAnsi="Times New Roman" w:cs="David" w:hint="cs"/>
          <w:sz w:val="20"/>
          <w:szCs w:val="24"/>
          <w:rtl/>
          <w:lang w:eastAsia="he-IL"/>
        </w:rPr>
        <w:t>:</w:t>
      </w:r>
    </w:p>
    <w:p w14:paraId="7EF89D4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2B65B0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לאחר גמר התכנון המוקדם, ואישור עבודות</w:t>
      </w:r>
    </w:p>
    <w:p w14:paraId="48CED1DE"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4155FF9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1B3A80A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לאחר גמר התכנון הסופי, ואישור עבודות</w:t>
      </w:r>
    </w:p>
    <w:p w14:paraId="2E661668"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1D764CC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E6D3714" w14:textId="77777777" w:rsidR="003F2F80"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אישור בנוי לביצוע ע"י הועדה המקומית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5% משכר </w:t>
      </w:r>
    </w:p>
    <w:p w14:paraId="1EE6D59B" w14:textId="77777777" w:rsidR="00B27B4C" w:rsidRPr="00B27B4C" w:rsidRDefault="003F2F80"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המתכנן.</w:t>
      </w:r>
    </w:p>
    <w:p w14:paraId="189D5EE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684E4AE2"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לאחר אישור הבקשות להיתרי בניה והוצאת</w:t>
      </w:r>
    </w:p>
    <w:p w14:paraId="1E9BBC2F"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היתרי בניה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8% משכר המתכנן.</w:t>
      </w:r>
    </w:p>
    <w:p w14:paraId="578F291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A296022"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התכנון המפורט והמכרזים, ואישור</w:t>
      </w:r>
    </w:p>
    <w:p w14:paraId="1059B1FA"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ab/>
      </w:r>
      <w:r w:rsidRPr="00B27B4C">
        <w:rPr>
          <w:rFonts w:ascii="Times New Roman" w:eastAsia="Times New Roman" w:hAnsi="Times New Roman" w:cs="David" w:hint="cs"/>
          <w:sz w:val="20"/>
          <w:szCs w:val="24"/>
          <w:rtl/>
          <w:lang w:eastAsia="he-IL"/>
        </w:rPr>
        <w:tab/>
        <w:t>עבודות שלב  זה על ידי המזמין</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28% משכר המתכנן.</w:t>
      </w:r>
    </w:p>
    <w:p w14:paraId="5C0D6B1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9D1E55D" w14:textId="77777777" w:rsidR="00B27B4C" w:rsidRPr="00B27B4C"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הוצאת תכניות לביצוע</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12% משכר המתכנן.</w:t>
      </w:r>
    </w:p>
    <w:p w14:paraId="5458E75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1B0DF08"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ז.</w:t>
      </w:r>
      <w:r w:rsidRPr="00B27B4C">
        <w:rPr>
          <w:rFonts w:ascii="Times New Roman" w:eastAsia="Times New Roman" w:hAnsi="Times New Roman" w:cs="David" w:hint="cs"/>
          <w:sz w:val="20"/>
          <w:szCs w:val="24"/>
          <w:rtl/>
          <w:lang w:eastAsia="he-IL"/>
        </w:rPr>
        <w:tab/>
        <w:t>במהלך ביצוע הפיקוח העליון,</w:t>
      </w:r>
    </w:p>
    <w:p w14:paraId="2969269A"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לפי שיקול דעת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41FA9C9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657157E"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ח.</w:t>
      </w:r>
      <w:r w:rsidRPr="00B27B4C">
        <w:rPr>
          <w:rFonts w:ascii="Times New Roman" w:eastAsia="Times New Roman" w:hAnsi="Times New Roman" w:cs="David" w:hint="cs"/>
          <w:sz w:val="20"/>
          <w:szCs w:val="24"/>
          <w:rtl/>
          <w:lang w:eastAsia="he-IL"/>
        </w:rPr>
        <w:tab/>
        <w:t>לאחר גמר ביצוע העבודות בהתאם לחוזה זה,</w:t>
      </w:r>
    </w:p>
    <w:p w14:paraId="15E0502D" w14:textId="77777777" w:rsidR="00B27B4C" w:rsidRPr="00B27B4C" w:rsidRDefault="003F2F80"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הפרוי</w:t>
      </w:r>
      <w:r w:rsidR="00B27B4C" w:rsidRPr="00B27B4C">
        <w:rPr>
          <w:rFonts w:ascii="Times New Roman" w:eastAsia="Times New Roman" w:hAnsi="Times New Roman" w:cs="David" w:hint="cs"/>
          <w:sz w:val="20"/>
          <w:szCs w:val="24"/>
          <w:rtl/>
          <w:lang w:eastAsia="he-IL"/>
        </w:rPr>
        <w:t xml:space="preserve">קט וקבלתו על ידי המזמין, </w:t>
      </w:r>
    </w:p>
    <w:p w14:paraId="59709A2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4FD7834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19D4B103"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t>המזמין, וקבלת אישור לאכלוס</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5% משכר המתכנן.</w:t>
      </w:r>
    </w:p>
    <w:p w14:paraId="0F976EA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3F7B9BE2"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ט.</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041809F1" w14:textId="77777777" w:rsidR="00B27B4C" w:rsidRPr="00B27B4C" w:rsidRDefault="00124F1F"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B27B4C" w:rsidRPr="00B27B4C">
        <w:rPr>
          <w:rFonts w:ascii="Times New Roman" w:eastAsia="Times New Roman" w:hAnsi="Times New Roman" w:cs="David" w:hint="cs"/>
          <w:sz w:val="20"/>
          <w:szCs w:val="24"/>
          <w:rtl/>
          <w:lang w:eastAsia="he-IL"/>
        </w:rPr>
        <w:t xml:space="preserve">יקט, אישור המתכנן בכתב </w:t>
      </w:r>
    </w:p>
    <w:p w14:paraId="2942180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67A178B9" w14:textId="77777777" w:rsidR="00B27B4C" w:rsidRPr="00B27B4C" w:rsidRDefault="000B4F06"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3F2F80">
        <w:rPr>
          <w:rFonts w:ascii="Times New Roman" w:eastAsia="Times New Roman" w:hAnsi="Times New Roman" w:cs="David" w:hint="cs"/>
          <w:sz w:val="20"/>
          <w:szCs w:val="24"/>
          <w:rtl/>
          <w:lang w:eastAsia="he-IL"/>
        </w:rPr>
        <w:t>...........................</w:t>
      </w:r>
      <w:r w:rsidR="00B27B4C" w:rsidRPr="000B4F06">
        <w:rPr>
          <w:rFonts w:ascii="Times New Roman" w:eastAsia="Times New Roman" w:hAnsi="Times New Roman" w:cs="David" w:hint="cs"/>
          <w:sz w:val="20"/>
          <w:szCs w:val="24"/>
          <w:rtl/>
          <w:lang w:eastAsia="he-IL"/>
        </w:rPr>
        <w:t xml:space="preserve"> 2% משכר המתכנן.</w:t>
      </w:r>
    </w:p>
    <w:p w14:paraId="38A12E6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A7E9737"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0B4F06">
        <w:rPr>
          <w:rFonts w:ascii="Times New Roman" w:eastAsia="Times New Roman" w:hAnsi="Times New Roman" w:cs="David" w:hint="cs"/>
          <w:sz w:val="20"/>
          <w:szCs w:val="24"/>
          <w:rtl/>
          <w:lang w:eastAsia="he-IL"/>
        </w:rPr>
        <w:t>:</w:t>
      </w:r>
      <w:r w:rsidR="000B4F06">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057BD261"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7A428BF5" w14:textId="7A7F36E4" w:rsidR="00B27B4C" w:rsidRPr="00B27B4C" w:rsidDel="00E37139" w:rsidRDefault="00B27B4C" w:rsidP="00B27B4C">
      <w:pPr>
        <w:widowControl w:val="0"/>
        <w:spacing w:before="0" w:beforeAutospacing="0" w:after="0" w:afterAutospacing="0" w:line="360" w:lineRule="auto"/>
        <w:ind w:hanging="720"/>
        <w:jc w:val="both"/>
        <w:rPr>
          <w:del w:id="39" w:author="דקל רוקבן" w:date="2021-05-03T13:15:00Z"/>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1.2.2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חוזר</w:t>
      </w:r>
      <w:r w:rsidRPr="00B27B4C">
        <w:rPr>
          <w:rFonts w:ascii="Times New Roman" w:eastAsia="Times New Roman" w:hAnsi="Times New Roman" w:cs="David" w:hint="cs"/>
          <w:sz w:val="20"/>
          <w:szCs w:val="24"/>
          <w:rtl/>
          <w:lang w:eastAsia="he-IL"/>
        </w:rPr>
        <w:t>:</w:t>
      </w:r>
    </w:p>
    <w:p w14:paraId="66002319" w14:textId="7D69B3E6" w:rsidR="00B27B4C" w:rsidRPr="00B27B4C" w:rsidDel="00E37139" w:rsidRDefault="00B27B4C" w:rsidP="00B27B4C">
      <w:pPr>
        <w:widowControl w:val="0"/>
        <w:spacing w:before="0" w:beforeAutospacing="0" w:after="0" w:afterAutospacing="0" w:line="240" w:lineRule="auto"/>
        <w:ind w:hanging="720"/>
        <w:jc w:val="both"/>
        <w:rPr>
          <w:del w:id="40" w:author="דקל רוקבן" w:date="2021-05-03T13:15:00Z"/>
          <w:rFonts w:ascii="Times New Roman" w:eastAsia="Times New Roman" w:hAnsi="Times New Roman" w:cs="David"/>
          <w:sz w:val="20"/>
          <w:szCs w:val="24"/>
          <w:rtl/>
          <w:lang w:eastAsia="he-IL"/>
        </w:rPr>
      </w:pPr>
    </w:p>
    <w:p w14:paraId="2E4F61E8" w14:textId="1CF92245" w:rsidR="00BB267C" w:rsidRPr="00BB267C" w:rsidDel="00E37139" w:rsidRDefault="00B27B4C" w:rsidP="00844490">
      <w:pPr>
        <w:pStyle w:val="af8"/>
        <w:widowControl w:val="0"/>
        <w:numPr>
          <w:ilvl w:val="0"/>
          <w:numId w:val="23"/>
        </w:numPr>
        <w:spacing w:before="0" w:beforeAutospacing="0" w:after="0" w:afterAutospacing="0" w:line="240" w:lineRule="auto"/>
        <w:jc w:val="both"/>
        <w:rPr>
          <w:del w:id="41" w:author="דקל רוקבן" w:date="2021-05-03T13:15:00Z"/>
          <w:rFonts w:ascii="Times New Roman" w:eastAsia="Times New Roman" w:hAnsi="Times New Roman" w:cs="David"/>
          <w:sz w:val="20"/>
          <w:szCs w:val="24"/>
          <w:rtl/>
          <w:lang w:eastAsia="he-IL"/>
        </w:rPr>
      </w:pPr>
      <w:del w:id="42" w:author="דקל רוקבן" w:date="2021-05-03T13:15:00Z">
        <w:r w:rsidRPr="00BB267C" w:rsidDel="00E37139">
          <w:rPr>
            <w:rFonts w:ascii="Times New Roman" w:eastAsia="Times New Roman" w:hAnsi="Times New Roman" w:cs="David" w:hint="cs"/>
            <w:sz w:val="20"/>
            <w:szCs w:val="24"/>
            <w:rtl/>
            <w:lang w:eastAsia="he-IL"/>
          </w:rPr>
          <w:delText>לאחר אישור בינוי לביצוע ע"י הועדה המקומית</w:delText>
        </w:r>
        <w:r w:rsidR="00844490" w:rsidDel="00E37139">
          <w:rPr>
            <w:rFonts w:ascii="Times New Roman" w:eastAsia="Times New Roman" w:hAnsi="Times New Roman" w:cs="David" w:hint="cs"/>
            <w:sz w:val="20"/>
            <w:szCs w:val="24"/>
            <w:rtl/>
            <w:lang w:eastAsia="he-IL"/>
          </w:rPr>
          <w:delText>......</w:delText>
        </w:r>
        <w:r w:rsidRPr="00BB267C" w:rsidDel="00E37139">
          <w:rPr>
            <w:rFonts w:ascii="Times New Roman" w:eastAsia="Times New Roman" w:hAnsi="Times New Roman" w:cs="David" w:hint="cs"/>
            <w:sz w:val="20"/>
            <w:szCs w:val="24"/>
            <w:rtl/>
            <w:lang w:eastAsia="he-IL"/>
          </w:rPr>
          <w:delText xml:space="preserve">15% משכר </w:delText>
        </w:r>
      </w:del>
    </w:p>
    <w:p w14:paraId="366BC35E" w14:textId="69D198BE" w:rsidR="00B27B4C" w:rsidRPr="00BB267C" w:rsidDel="00E37139" w:rsidRDefault="00B27B4C" w:rsidP="00844490">
      <w:pPr>
        <w:pStyle w:val="af8"/>
        <w:widowControl w:val="0"/>
        <w:spacing w:before="0" w:beforeAutospacing="0" w:after="0" w:afterAutospacing="0" w:line="240" w:lineRule="auto"/>
        <w:ind w:left="2880"/>
        <w:jc w:val="both"/>
        <w:rPr>
          <w:del w:id="43" w:author="דקל רוקבן" w:date="2021-05-03T13:15:00Z"/>
          <w:rFonts w:ascii="Times New Roman" w:eastAsia="Times New Roman" w:hAnsi="Times New Roman" w:cs="David"/>
          <w:sz w:val="20"/>
          <w:szCs w:val="24"/>
          <w:rtl/>
          <w:lang w:eastAsia="he-IL"/>
        </w:rPr>
      </w:pPr>
      <w:del w:id="44" w:author="דקל רוקבן" w:date="2021-05-03T13:15:00Z">
        <w:r w:rsidRPr="00BB267C" w:rsidDel="00E37139">
          <w:rPr>
            <w:rFonts w:ascii="Times New Roman" w:eastAsia="Times New Roman" w:hAnsi="Times New Roman" w:cs="David" w:hint="cs"/>
            <w:sz w:val="20"/>
            <w:szCs w:val="24"/>
            <w:rtl/>
            <w:lang w:eastAsia="he-IL"/>
          </w:rPr>
          <w:delText>המתכנן.</w:delText>
        </w:r>
      </w:del>
    </w:p>
    <w:p w14:paraId="5F32CEEE" w14:textId="28DDA9CF" w:rsidR="00B27B4C" w:rsidRPr="00B27B4C" w:rsidDel="00E37139" w:rsidRDefault="00B27B4C" w:rsidP="00B27B4C">
      <w:pPr>
        <w:widowControl w:val="0"/>
        <w:spacing w:before="0" w:beforeAutospacing="0" w:after="0" w:afterAutospacing="0" w:line="240" w:lineRule="auto"/>
        <w:ind w:hanging="720"/>
        <w:jc w:val="both"/>
        <w:rPr>
          <w:del w:id="45" w:author="דקל רוקבן" w:date="2021-05-03T13:15:00Z"/>
          <w:rFonts w:ascii="Times New Roman" w:eastAsia="Times New Roman" w:hAnsi="Times New Roman" w:cs="David"/>
          <w:sz w:val="20"/>
          <w:szCs w:val="24"/>
          <w:rtl/>
          <w:lang w:eastAsia="he-IL"/>
        </w:rPr>
      </w:pPr>
    </w:p>
    <w:p w14:paraId="3B395BE0" w14:textId="5941FDA8" w:rsidR="00B27B4C" w:rsidRPr="00B27B4C" w:rsidDel="00E37139" w:rsidRDefault="00B27B4C" w:rsidP="00B27B4C">
      <w:pPr>
        <w:widowControl w:val="0"/>
        <w:spacing w:before="0" w:beforeAutospacing="0" w:after="0" w:afterAutospacing="0" w:line="240" w:lineRule="auto"/>
        <w:ind w:hanging="720"/>
        <w:jc w:val="both"/>
        <w:rPr>
          <w:del w:id="46" w:author="דקל רוקבן" w:date="2021-05-03T13:15:00Z"/>
          <w:rFonts w:ascii="Times New Roman" w:eastAsia="Times New Roman" w:hAnsi="Times New Roman" w:cs="David"/>
          <w:sz w:val="20"/>
          <w:szCs w:val="24"/>
          <w:rtl/>
          <w:lang w:eastAsia="he-IL"/>
        </w:rPr>
      </w:pPr>
      <w:del w:id="47" w:author="דקל רוקבן" w:date="2021-05-03T13:15:00Z">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delText>ב.</w:delText>
        </w:r>
        <w:r w:rsidRPr="00B27B4C" w:rsidDel="00E37139">
          <w:rPr>
            <w:rFonts w:ascii="Times New Roman" w:eastAsia="Times New Roman" w:hAnsi="Times New Roman" w:cs="David" w:hint="cs"/>
            <w:sz w:val="20"/>
            <w:szCs w:val="24"/>
            <w:rtl/>
            <w:lang w:eastAsia="he-IL"/>
          </w:rPr>
          <w:tab/>
          <w:delText xml:space="preserve">לאחר אישור הבקשות להיתרי בניה </w:delText>
        </w:r>
      </w:del>
    </w:p>
    <w:p w14:paraId="22866AEE" w14:textId="7DC0BDC6" w:rsidR="00B27B4C" w:rsidRPr="00B27B4C" w:rsidDel="00E37139" w:rsidRDefault="00BB267C" w:rsidP="00844490">
      <w:pPr>
        <w:widowControl w:val="0"/>
        <w:spacing w:before="0" w:beforeAutospacing="0" w:after="60" w:afterAutospacing="0" w:line="360" w:lineRule="auto"/>
        <w:ind w:left="720" w:firstLine="720"/>
        <w:jc w:val="both"/>
        <w:rPr>
          <w:del w:id="48" w:author="דקל רוקבן" w:date="2021-05-03T13:15:00Z"/>
          <w:rFonts w:ascii="Times New Roman" w:eastAsia="Times New Roman" w:hAnsi="Times New Roman" w:cs="David"/>
          <w:sz w:val="20"/>
          <w:szCs w:val="24"/>
          <w:rtl/>
          <w:lang w:eastAsia="he-IL"/>
        </w:rPr>
      </w:pPr>
      <w:del w:id="49" w:author="דקל רוקבן" w:date="2021-05-03T13:15:00Z">
        <w:r w:rsidDel="00E37139">
          <w:rPr>
            <w:rFonts w:ascii="Times New Roman" w:eastAsia="Times New Roman" w:hAnsi="Times New Roman" w:cs="David" w:hint="cs"/>
            <w:sz w:val="20"/>
            <w:szCs w:val="24"/>
            <w:rtl/>
            <w:lang w:eastAsia="he-IL"/>
          </w:rPr>
          <w:tab/>
        </w:r>
        <w:r w:rsidDel="00E37139">
          <w:rPr>
            <w:rFonts w:ascii="Times New Roman" w:eastAsia="Times New Roman" w:hAnsi="Times New Roman" w:cs="David" w:hint="cs"/>
            <w:sz w:val="20"/>
            <w:szCs w:val="24"/>
            <w:rtl/>
            <w:lang w:eastAsia="he-IL"/>
          </w:rPr>
          <w:tab/>
          <w:delText>והוצאת היתרי בניה</w:delText>
        </w:r>
        <w:r w:rsidR="00844490" w:rsidDel="00E37139">
          <w:rPr>
            <w:rFonts w:ascii="Times New Roman" w:eastAsia="Times New Roman" w:hAnsi="Times New Roman" w:cs="David" w:hint="cs"/>
            <w:sz w:val="20"/>
            <w:szCs w:val="24"/>
            <w:rtl/>
            <w:lang w:eastAsia="he-IL"/>
          </w:rPr>
          <w:delText>................................</w:delText>
        </w:r>
        <w:r w:rsidR="00B27B4C" w:rsidRPr="00B27B4C" w:rsidDel="00E37139">
          <w:rPr>
            <w:rFonts w:ascii="Times New Roman" w:eastAsia="Times New Roman" w:hAnsi="Times New Roman" w:cs="David" w:hint="cs"/>
            <w:sz w:val="20"/>
            <w:szCs w:val="24"/>
            <w:rtl/>
            <w:lang w:eastAsia="he-IL"/>
          </w:rPr>
          <w:delText>20% משכר המתכנן.</w:delText>
        </w:r>
      </w:del>
    </w:p>
    <w:p w14:paraId="19C0FC0A" w14:textId="58991AE0" w:rsidR="00B27B4C" w:rsidRPr="00B27B4C" w:rsidDel="00E37139" w:rsidRDefault="00B27B4C" w:rsidP="00B27B4C">
      <w:pPr>
        <w:widowControl w:val="0"/>
        <w:spacing w:before="0" w:beforeAutospacing="0" w:after="0" w:afterAutospacing="0" w:line="240" w:lineRule="auto"/>
        <w:ind w:left="720" w:hanging="720"/>
        <w:jc w:val="both"/>
        <w:rPr>
          <w:del w:id="50" w:author="דקל רוקבן" w:date="2021-05-03T13:15:00Z"/>
          <w:rFonts w:ascii="Times New Roman" w:eastAsia="Times New Roman" w:hAnsi="Times New Roman" w:cs="David"/>
          <w:sz w:val="20"/>
          <w:szCs w:val="24"/>
          <w:rtl/>
          <w:lang w:eastAsia="he-IL"/>
        </w:rPr>
      </w:pPr>
      <w:del w:id="51" w:author="דקל רוקבן" w:date="2021-05-03T13:15:00Z">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delText>ג.</w:delText>
        </w:r>
        <w:r w:rsidRPr="00B27B4C" w:rsidDel="00E37139">
          <w:rPr>
            <w:rFonts w:ascii="Times New Roman" w:eastAsia="Times New Roman" w:hAnsi="Times New Roman" w:cs="David" w:hint="cs"/>
            <w:sz w:val="20"/>
            <w:szCs w:val="24"/>
            <w:rtl/>
            <w:lang w:eastAsia="he-IL"/>
          </w:rPr>
          <w:tab/>
          <w:delText xml:space="preserve">לאחר גמר התאמת התכנון המפורט והמכרזים </w:delText>
        </w:r>
        <w:r w:rsidRPr="00B27B4C" w:rsidDel="00E37139">
          <w:rPr>
            <w:rFonts w:ascii="Times New Roman" w:eastAsia="Times New Roman" w:hAnsi="Times New Roman" w:cs="David" w:hint="cs"/>
            <w:sz w:val="20"/>
            <w:szCs w:val="24"/>
            <w:rtl/>
            <w:lang w:eastAsia="he-IL"/>
          </w:rPr>
          <w:tab/>
        </w:r>
      </w:del>
    </w:p>
    <w:p w14:paraId="1B91BB5D" w14:textId="7028A8A0" w:rsidR="00B27B4C" w:rsidRPr="00B27B4C" w:rsidDel="00E37139" w:rsidRDefault="00B27B4C" w:rsidP="00844490">
      <w:pPr>
        <w:widowControl w:val="0"/>
        <w:spacing w:before="0" w:beforeAutospacing="0" w:after="0" w:afterAutospacing="0" w:line="240" w:lineRule="auto"/>
        <w:ind w:left="720" w:firstLine="720"/>
        <w:jc w:val="both"/>
        <w:rPr>
          <w:del w:id="52" w:author="דקל רוקבן" w:date="2021-05-03T13:15:00Z"/>
          <w:rFonts w:ascii="Times New Roman" w:eastAsia="Times New Roman" w:hAnsi="Times New Roman" w:cs="David"/>
          <w:sz w:val="20"/>
          <w:szCs w:val="24"/>
          <w:rtl/>
          <w:lang w:eastAsia="he-IL"/>
        </w:rPr>
      </w:pPr>
      <w:del w:id="53" w:author="דקל רוקבן" w:date="2021-05-03T13:15:00Z">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delText>ואישו</w:delText>
        </w:r>
        <w:r w:rsidR="00BB267C" w:rsidDel="00E37139">
          <w:rPr>
            <w:rFonts w:ascii="Times New Roman" w:eastAsia="Times New Roman" w:hAnsi="Times New Roman" w:cs="David" w:hint="cs"/>
            <w:sz w:val="20"/>
            <w:szCs w:val="24"/>
            <w:rtl/>
            <w:lang w:eastAsia="he-IL"/>
          </w:rPr>
          <w:delText>ר עבודות שלב זה ע"י המזמין</w:delText>
        </w:r>
        <w:r w:rsidR="00844490" w:rsidDel="00E37139">
          <w:rPr>
            <w:rFonts w:ascii="Times New Roman" w:eastAsia="Times New Roman" w:hAnsi="Times New Roman" w:cs="David" w:hint="cs"/>
            <w:sz w:val="20"/>
            <w:szCs w:val="24"/>
            <w:rtl/>
            <w:lang w:eastAsia="he-IL"/>
          </w:rPr>
          <w:delText>............</w:delText>
        </w:r>
        <w:r w:rsidRPr="00B27B4C" w:rsidDel="00E37139">
          <w:rPr>
            <w:rFonts w:ascii="Times New Roman" w:eastAsia="Times New Roman" w:hAnsi="Times New Roman" w:cs="David" w:hint="cs"/>
            <w:sz w:val="20"/>
            <w:szCs w:val="24"/>
            <w:rtl/>
            <w:lang w:eastAsia="he-IL"/>
          </w:rPr>
          <w:delText>15% משכר המתכנן.</w:delText>
        </w:r>
      </w:del>
    </w:p>
    <w:p w14:paraId="40CDAD4F" w14:textId="62D9FEBB" w:rsidR="00B27B4C" w:rsidRPr="00B27B4C" w:rsidDel="00E37139" w:rsidRDefault="00B27B4C" w:rsidP="00B27B4C">
      <w:pPr>
        <w:widowControl w:val="0"/>
        <w:spacing w:before="0" w:beforeAutospacing="0" w:after="0" w:afterAutospacing="0" w:line="240" w:lineRule="auto"/>
        <w:ind w:left="720" w:firstLine="720"/>
        <w:jc w:val="both"/>
        <w:rPr>
          <w:del w:id="54" w:author="דקל רוקבן" w:date="2021-05-03T13:15:00Z"/>
          <w:rFonts w:ascii="Times New Roman" w:eastAsia="Times New Roman" w:hAnsi="Times New Roman" w:cs="David"/>
          <w:sz w:val="20"/>
          <w:szCs w:val="24"/>
          <w:rtl/>
          <w:lang w:eastAsia="he-IL"/>
        </w:rPr>
      </w:pPr>
    </w:p>
    <w:p w14:paraId="2D7E9754" w14:textId="1A3369F3" w:rsidR="00B27B4C" w:rsidRPr="00B27B4C" w:rsidDel="00E37139" w:rsidRDefault="00B27B4C" w:rsidP="00B27B4C">
      <w:pPr>
        <w:widowControl w:val="0"/>
        <w:spacing w:before="0" w:beforeAutospacing="0" w:after="60" w:afterAutospacing="0" w:line="360" w:lineRule="auto"/>
        <w:ind w:left="720" w:hanging="720"/>
        <w:jc w:val="both"/>
        <w:rPr>
          <w:del w:id="55" w:author="דקל רוקבן" w:date="2021-05-03T13:15:00Z"/>
          <w:rFonts w:ascii="Times New Roman" w:eastAsia="Times New Roman" w:hAnsi="Times New Roman" w:cs="David"/>
          <w:sz w:val="20"/>
          <w:szCs w:val="24"/>
          <w:rtl/>
          <w:lang w:eastAsia="he-IL"/>
        </w:rPr>
      </w:pPr>
      <w:del w:id="56" w:author="דקל רוקבן" w:date="2021-05-03T13:15:00Z">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delText>ד.</w:delText>
        </w:r>
        <w:r w:rsidRPr="00B27B4C" w:rsidDel="00E37139">
          <w:rPr>
            <w:rFonts w:ascii="Times New Roman" w:eastAsia="Times New Roman" w:hAnsi="Times New Roman" w:cs="David" w:hint="cs"/>
            <w:sz w:val="20"/>
            <w:szCs w:val="24"/>
            <w:rtl/>
            <w:lang w:eastAsia="he-IL"/>
          </w:rPr>
          <w:tab/>
          <w:delText>במהלך ביצוע הפיקוח העליון,</w:delText>
        </w:r>
      </w:del>
    </w:p>
    <w:p w14:paraId="6C802D02" w14:textId="42AE9E24" w:rsidR="00B27B4C" w:rsidRPr="00B27B4C" w:rsidDel="00E37139" w:rsidRDefault="00BB267C" w:rsidP="00844490">
      <w:pPr>
        <w:widowControl w:val="0"/>
        <w:spacing w:before="0" w:beforeAutospacing="0" w:after="60" w:afterAutospacing="0" w:line="360" w:lineRule="auto"/>
        <w:ind w:left="720" w:firstLine="720"/>
        <w:jc w:val="both"/>
        <w:rPr>
          <w:del w:id="57" w:author="דקל רוקבן" w:date="2021-05-03T13:15:00Z"/>
          <w:rFonts w:ascii="Times New Roman" w:eastAsia="Times New Roman" w:hAnsi="Times New Roman" w:cs="David"/>
          <w:sz w:val="20"/>
          <w:szCs w:val="24"/>
          <w:rtl/>
          <w:lang w:eastAsia="he-IL"/>
        </w:rPr>
      </w:pPr>
      <w:del w:id="58" w:author="דקל רוקבן" w:date="2021-05-03T13:15:00Z">
        <w:r w:rsidDel="00E37139">
          <w:rPr>
            <w:rFonts w:ascii="Times New Roman" w:eastAsia="Times New Roman" w:hAnsi="Times New Roman" w:cs="David" w:hint="cs"/>
            <w:sz w:val="20"/>
            <w:szCs w:val="24"/>
            <w:rtl/>
            <w:lang w:eastAsia="he-IL"/>
          </w:rPr>
          <w:tab/>
        </w:r>
        <w:r w:rsidDel="00E37139">
          <w:rPr>
            <w:rFonts w:ascii="Times New Roman" w:eastAsia="Times New Roman" w:hAnsi="Times New Roman" w:cs="David" w:hint="cs"/>
            <w:sz w:val="20"/>
            <w:szCs w:val="24"/>
            <w:rtl/>
            <w:lang w:eastAsia="he-IL"/>
          </w:rPr>
          <w:tab/>
          <w:delText xml:space="preserve">לפי שיקול דעת המזמין </w:delText>
        </w:r>
        <w:r w:rsidR="00844490" w:rsidDel="00E37139">
          <w:rPr>
            <w:rFonts w:ascii="Times New Roman" w:eastAsia="Times New Roman" w:hAnsi="Times New Roman" w:cs="David" w:hint="cs"/>
            <w:sz w:val="20"/>
            <w:szCs w:val="24"/>
            <w:rtl/>
            <w:lang w:eastAsia="he-IL"/>
          </w:rPr>
          <w:delText>............................</w:delText>
        </w:r>
        <w:r w:rsidR="00B27B4C" w:rsidRPr="00B27B4C" w:rsidDel="00E37139">
          <w:rPr>
            <w:rFonts w:ascii="Times New Roman" w:eastAsia="Times New Roman" w:hAnsi="Times New Roman" w:cs="David" w:hint="cs"/>
            <w:sz w:val="20"/>
            <w:szCs w:val="24"/>
            <w:rtl/>
            <w:lang w:eastAsia="he-IL"/>
          </w:rPr>
          <w:delText>35% משכר המתכנן.</w:delText>
        </w:r>
      </w:del>
    </w:p>
    <w:p w14:paraId="0C4B881C" w14:textId="4FB5E6AB" w:rsidR="00B27B4C" w:rsidRPr="00B27B4C" w:rsidDel="00E37139" w:rsidRDefault="00B27B4C" w:rsidP="00B27B4C">
      <w:pPr>
        <w:widowControl w:val="0"/>
        <w:spacing w:before="0" w:beforeAutospacing="0" w:after="0" w:afterAutospacing="0" w:line="240" w:lineRule="auto"/>
        <w:ind w:left="720" w:firstLine="720"/>
        <w:jc w:val="both"/>
        <w:rPr>
          <w:del w:id="59" w:author="דקל רוקבן" w:date="2021-05-03T13:15:00Z"/>
          <w:rFonts w:ascii="Times New Roman" w:eastAsia="Times New Roman" w:hAnsi="Times New Roman" w:cs="David"/>
          <w:sz w:val="20"/>
          <w:szCs w:val="24"/>
          <w:rtl/>
          <w:lang w:eastAsia="he-IL"/>
        </w:rPr>
      </w:pPr>
      <w:del w:id="60" w:author="דקל רוקבן" w:date="2021-05-03T13:15:00Z">
        <w:r w:rsidRPr="00B27B4C" w:rsidDel="00E37139">
          <w:rPr>
            <w:rFonts w:ascii="Times New Roman" w:eastAsia="Times New Roman" w:hAnsi="Times New Roman" w:cs="David" w:hint="cs"/>
            <w:sz w:val="20"/>
            <w:szCs w:val="24"/>
            <w:rtl/>
            <w:lang w:eastAsia="he-IL"/>
          </w:rPr>
          <w:tab/>
          <w:delText>ה.</w:delText>
        </w:r>
        <w:r w:rsidRPr="00B27B4C" w:rsidDel="00E37139">
          <w:rPr>
            <w:rFonts w:ascii="Times New Roman" w:eastAsia="Times New Roman" w:hAnsi="Times New Roman" w:cs="David" w:hint="cs"/>
            <w:sz w:val="20"/>
            <w:szCs w:val="24"/>
            <w:rtl/>
            <w:lang w:eastAsia="he-IL"/>
          </w:rPr>
          <w:tab/>
          <w:delText>לאחר גמר ביצוע העבודות בהתאם לחוזה זה,</w:delText>
        </w:r>
      </w:del>
    </w:p>
    <w:p w14:paraId="48B160AE" w14:textId="2B143F45" w:rsidR="00B27B4C" w:rsidRPr="00B27B4C" w:rsidDel="00E37139" w:rsidRDefault="00B27B4C" w:rsidP="00B27B4C">
      <w:pPr>
        <w:widowControl w:val="0"/>
        <w:spacing w:before="0" w:beforeAutospacing="0" w:after="0" w:afterAutospacing="0" w:line="240" w:lineRule="auto"/>
        <w:ind w:left="720" w:firstLine="720"/>
        <w:jc w:val="both"/>
        <w:rPr>
          <w:del w:id="61" w:author="דקל רוקבן" w:date="2021-05-03T13:15:00Z"/>
          <w:rFonts w:ascii="Times New Roman" w:eastAsia="Times New Roman" w:hAnsi="Times New Roman" w:cs="David"/>
          <w:sz w:val="20"/>
          <w:szCs w:val="24"/>
          <w:rtl/>
          <w:lang w:eastAsia="he-IL"/>
        </w:rPr>
      </w:pPr>
      <w:del w:id="62" w:author="דקל רוקבן" w:date="2021-05-03T13:15:00Z">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delText xml:space="preserve">הפעלת הפרויקט וקבלתו על ידי המזמין, </w:delText>
        </w:r>
      </w:del>
    </w:p>
    <w:p w14:paraId="57D6CA20" w14:textId="28B76D61" w:rsidR="00B27B4C" w:rsidRPr="00B27B4C" w:rsidDel="00E37139" w:rsidRDefault="00B27B4C" w:rsidP="00B27B4C">
      <w:pPr>
        <w:widowControl w:val="0"/>
        <w:spacing w:before="0" w:beforeAutospacing="0" w:after="0" w:afterAutospacing="0" w:line="240" w:lineRule="auto"/>
        <w:ind w:left="720" w:firstLine="720"/>
        <w:jc w:val="both"/>
        <w:rPr>
          <w:del w:id="63" w:author="דקל רוקבן" w:date="2021-05-03T13:15:00Z"/>
          <w:rFonts w:ascii="Times New Roman" w:eastAsia="Times New Roman" w:hAnsi="Times New Roman" w:cs="David"/>
          <w:sz w:val="20"/>
          <w:szCs w:val="24"/>
          <w:rtl/>
          <w:lang w:eastAsia="he-IL"/>
        </w:rPr>
      </w:pPr>
      <w:del w:id="64" w:author="דקל רוקבן" w:date="2021-05-03T13:15:00Z">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delText xml:space="preserve">ולאחר בדיקת החשבונות הסופיים של העבודות </w:delText>
        </w:r>
      </w:del>
    </w:p>
    <w:p w14:paraId="66152270" w14:textId="39131561" w:rsidR="00B27B4C" w:rsidRPr="00B27B4C" w:rsidDel="00E37139" w:rsidRDefault="00B27B4C" w:rsidP="00B27B4C">
      <w:pPr>
        <w:widowControl w:val="0"/>
        <w:spacing w:before="0" w:beforeAutospacing="0" w:after="0" w:afterAutospacing="0" w:line="240" w:lineRule="auto"/>
        <w:ind w:left="720" w:firstLine="720"/>
        <w:jc w:val="both"/>
        <w:rPr>
          <w:del w:id="65" w:author="דקל רוקבן" w:date="2021-05-03T13:15:00Z"/>
          <w:rFonts w:ascii="Times New Roman" w:eastAsia="Times New Roman" w:hAnsi="Times New Roman" w:cs="David"/>
          <w:sz w:val="20"/>
          <w:szCs w:val="24"/>
          <w:rtl/>
          <w:lang w:eastAsia="he-IL"/>
        </w:rPr>
      </w:pPr>
      <w:del w:id="66" w:author="דקל רוקבן" w:date="2021-05-03T13:15:00Z">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delText>ושל הספקים בתכנון המתכנן ואישורם על ידי</w:delText>
        </w:r>
      </w:del>
    </w:p>
    <w:p w14:paraId="53D70358" w14:textId="1E835C95" w:rsidR="00B27B4C" w:rsidRPr="00B27B4C" w:rsidDel="00E37139" w:rsidRDefault="00B27B4C" w:rsidP="00844490">
      <w:pPr>
        <w:widowControl w:val="0"/>
        <w:spacing w:before="0" w:beforeAutospacing="0" w:after="0" w:afterAutospacing="0" w:line="240" w:lineRule="auto"/>
        <w:ind w:left="720" w:firstLine="720"/>
        <w:jc w:val="both"/>
        <w:rPr>
          <w:del w:id="67" w:author="דקל רוקבן" w:date="2021-05-03T13:15:00Z"/>
          <w:rFonts w:ascii="Times New Roman" w:eastAsia="Times New Roman" w:hAnsi="Times New Roman" w:cs="David"/>
          <w:sz w:val="20"/>
          <w:szCs w:val="24"/>
          <w:rtl/>
          <w:lang w:eastAsia="he-IL"/>
        </w:rPr>
      </w:pPr>
      <w:del w:id="68" w:author="דקל רוקבן" w:date="2021-05-03T13:15:00Z">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delText xml:space="preserve">המזמין, וקבלת </w:delText>
        </w:r>
        <w:r w:rsidR="00BB267C" w:rsidDel="00E37139">
          <w:rPr>
            <w:rFonts w:ascii="Times New Roman" w:eastAsia="Times New Roman" w:hAnsi="Times New Roman" w:cs="David" w:hint="cs"/>
            <w:sz w:val="20"/>
            <w:szCs w:val="24"/>
            <w:rtl/>
            <w:lang w:eastAsia="he-IL"/>
          </w:rPr>
          <w:delText>אישור לאכלוס</w:delText>
        </w:r>
        <w:r w:rsidR="00844490" w:rsidDel="00E37139">
          <w:rPr>
            <w:rFonts w:ascii="Times New Roman" w:eastAsia="Times New Roman" w:hAnsi="Times New Roman" w:cs="David" w:hint="cs"/>
            <w:sz w:val="20"/>
            <w:szCs w:val="24"/>
            <w:rtl/>
            <w:lang w:eastAsia="he-IL"/>
          </w:rPr>
          <w:delText>..................</w:delText>
        </w:r>
        <w:r w:rsidRPr="00B27B4C" w:rsidDel="00E37139">
          <w:rPr>
            <w:rFonts w:ascii="Times New Roman" w:eastAsia="Times New Roman" w:hAnsi="Times New Roman" w:cs="David" w:hint="cs"/>
            <w:sz w:val="20"/>
            <w:szCs w:val="24"/>
            <w:rtl/>
            <w:lang w:eastAsia="he-IL"/>
          </w:rPr>
          <w:delText>10% משכר המתכנן.</w:delText>
        </w:r>
      </w:del>
    </w:p>
    <w:p w14:paraId="7AA82CF1" w14:textId="30838537" w:rsidR="00B27B4C" w:rsidRPr="00B27B4C" w:rsidDel="00E37139" w:rsidRDefault="00B27B4C" w:rsidP="00B27B4C">
      <w:pPr>
        <w:widowControl w:val="0"/>
        <w:spacing w:before="0" w:beforeAutospacing="0" w:after="0" w:afterAutospacing="0" w:line="240" w:lineRule="auto"/>
        <w:ind w:left="794" w:firstLine="646"/>
        <w:jc w:val="both"/>
        <w:rPr>
          <w:del w:id="69" w:author="דקל רוקבן" w:date="2021-05-03T13:15:00Z"/>
          <w:rFonts w:ascii="Times New Roman" w:eastAsia="Times New Roman" w:hAnsi="Times New Roman" w:cs="David"/>
          <w:sz w:val="20"/>
          <w:szCs w:val="24"/>
          <w:rtl/>
          <w:lang w:eastAsia="he-IL"/>
        </w:rPr>
      </w:pPr>
    </w:p>
    <w:p w14:paraId="20D121EC" w14:textId="7BABF4E0" w:rsidR="00B27B4C" w:rsidRPr="00B27B4C" w:rsidDel="00E37139" w:rsidRDefault="00B27B4C" w:rsidP="00B27B4C">
      <w:pPr>
        <w:widowControl w:val="0"/>
        <w:spacing w:before="0" w:beforeAutospacing="0" w:after="0" w:afterAutospacing="0" w:line="240" w:lineRule="auto"/>
        <w:ind w:left="793" w:firstLine="647"/>
        <w:jc w:val="both"/>
        <w:rPr>
          <w:del w:id="70" w:author="דקל רוקבן" w:date="2021-05-03T13:15:00Z"/>
          <w:rFonts w:ascii="Times New Roman" w:eastAsia="Times New Roman" w:hAnsi="Times New Roman" w:cs="David"/>
          <w:sz w:val="20"/>
          <w:szCs w:val="24"/>
          <w:rtl/>
          <w:lang w:eastAsia="he-IL"/>
        </w:rPr>
      </w:pPr>
      <w:del w:id="71" w:author="דקל רוקבן" w:date="2021-05-03T13:15:00Z">
        <w:r w:rsidRPr="00B27B4C" w:rsidDel="00E37139">
          <w:rPr>
            <w:rFonts w:ascii="Times New Roman" w:eastAsia="Times New Roman" w:hAnsi="Times New Roman" w:cs="David" w:hint="cs"/>
            <w:sz w:val="20"/>
            <w:szCs w:val="24"/>
            <w:rtl/>
            <w:lang w:eastAsia="he-IL"/>
          </w:rPr>
          <w:tab/>
          <w:delText>ו.</w:delText>
        </w:r>
        <w:r w:rsidRPr="00B27B4C" w:rsidDel="00E37139">
          <w:rPr>
            <w:rFonts w:ascii="Times New Roman" w:eastAsia="Times New Roman" w:hAnsi="Times New Roman" w:cs="David" w:hint="cs"/>
            <w:sz w:val="20"/>
            <w:szCs w:val="24"/>
            <w:rtl/>
            <w:lang w:eastAsia="he-IL"/>
          </w:rPr>
          <w:tab/>
          <w:delText>לאחר גמר הפיקוח העליון, תיקוני הבדק וקבלת</w:delText>
        </w:r>
      </w:del>
    </w:p>
    <w:p w14:paraId="120F24B1" w14:textId="7DAEC107" w:rsidR="00B27B4C" w:rsidRPr="00B27B4C" w:rsidDel="00E37139" w:rsidRDefault="00B27B4C" w:rsidP="00B27B4C">
      <w:pPr>
        <w:widowControl w:val="0"/>
        <w:spacing w:before="0" w:beforeAutospacing="0" w:after="0" w:afterAutospacing="0" w:line="240" w:lineRule="auto"/>
        <w:ind w:left="720" w:firstLine="720"/>
        <w:jc w:val="both"/>
        <w:rPr>
          <w:del w:id="72" w:author="דקל רוקבן" w:date="2021-05-03T13:15:00Z"/>
          <w:rFonts w:ascii="Times New Roman" w:eastAsia="Times New Roman" w:hAnsi="Times New Roman" w:cs="David"/>
          <w:sz w:val="20"/>
          <w:szCs w:val="24"/>
          <w:rtl/>
          <w:lang w:eastAsia="he-IL"/>
        </w:rPr>
      </w:pPr>
      <w:del w:id="73" w:author="דקל רוקבן" w:date="2021-05-03T13:15:00Z">
        <w:r w:rsidRPr="00B27B4C" w:rsidDel="00E37139">
          <w:rPr>
            <w:rFonts w:ascii="Times New Roman" w:eastAsia="Times New Roman" w:hAnsi="Times New Roman" w:cs="David" w:hint="cs"/>
            <w:sz w:val="20"/>
            <w:szCs w:val="24"/>
            <w:rtl/>
            <w:lang w:eastAsia="he-IL"/>
          </w:rPr>
          <w:lastRenderedPageBreak/>
          <w:tab/>
        </w:r>
        <w:r w:rsidRPr="00B27B4C" w:rsidDel="00E37139">
          <w:rPr>
            <w:rFonts w:ascii="Times New Roman" w:eastAsia="Times New Roman" w:hAnsi="Times New Roman" w:cs="David" w:hint="cs"/>
            <w:sz w:val="20"/>
            <w:szCs w:val="24"/>
            <w:rtl/>
            <w:lang w:eastAsia="he-IL"/>
          </w:rPr>
          <w:tab/>
          <w:delText xml:space="preserve">תעודת גמר לפרויקט, אישור המתכנן בכתב </w:delText>
        </w:r>
      </w:del>
    </w:p>
    <w:p w14:paraId="69FF587D" w14:textId="347110B9" w:rsidR="00B27B4C" w:rsidRPr="00B27B4C" w:rsidDel="00E37139" w:rsidRDefault="00B27B4C" w:rsidP="00B27B4C">
      <w:pPr>
        <w:widowControl w:val="0"/>
        <w:spacing w:before="0" w:beforeAutospacing="0" w:after="0" w:afterAutospacing="0" w:line="240" w:lineRule="auto"/>
        <w:ind w:left="720" w:firstLine="720"/>
        <w:jc w:val="both"/>
        <w:rPr>
          <w:del w:id="74" w:author="דקל רוקבן" w:date="2021-05-03T13:15:00Z"/>
          <w:rFonts w:ascii="Times New Roman" w:eastAsia="Times New Roman" w:hAnsi="Times New Roman" w:cs="David"/>
          <w:sz w:val="20"/>
          <w:szCs w:val="24"/>
          <w:rtl/>
          <w:lang w:eastAsia="he-IL"/>
        </w:rPr>
      </w:pPr>
      <w:del w:id="75" w:author="דקל רוקבן" w:date="2021-05-03T13:15:00Z">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delText xml:space="preserve">להשלמת הפרויקט בהתאם לתכניותיו, לתקנים </w:delText>
        </w:r>
      </w:del>
    </w:p>
    <w:p w14:paraId="03F2AA7A" w14:textId="7ECDD99D" w:rsidR="00B27B4C" w:rsidRPr="00B27B4C" w:rsidDel="00E37139" w:rsidRDefault="00BB267C" w:rsidP="00844490">
      <w:pPr>
        <w:widowControl w:val="0"/>
        <w:spacing w:before="0" w:beforeAutospacing="0" w:after="0" w:afterAutospacing="0" w:line="240" w:lineRule="auto"/>
        <w:ind w:left="720" w:right="-142" w:firstLine="720"/>
        <w:jc w:val="both"/>
        <w:rPr>
          <w:del w:id="76" w:author="דקל רוקבן" w:date="2021-05-03T13:15:00Z"/>
          <w:rFonts w:ascii="Times New Roman" w:eastAsia="Times New Roman" w:hAnsi="Times New Roman" w:cs="David"/>
          <w:sz w:val="20"/>
          <w:szCs w:val="24"/>
          <w:rtl/>
          <w:lang w:eastAsia="he-IL"/>
        </w:rPr>
      </w:pPr>
      <w:del w:id="77" w:author="דקל רוקבן" w:date="2021-05-03T13:15:00Z">
        <w:r w:rsidDel="00E37139">
          <w:rPr>
            <w:rFonts w:ascii="Times New Roman" w:eastAsia="Times New Roman" w:hAnsi="Times New Roman" w:cs="David" w:hint="cs"/>
            <w:sz w:val="20"/>
            <w:szCs w:val="24"/>
            <w:rtl/>
            <w:lang w:eastAsia="he-IL"/>
          </w:rPr>
          <w:tab/>
        </w:r>
        <w:r w:rsidDel="00E37139">
          <w:rPr>
            <w:rFonts w:ascii="Times New Roman" w:eastAsia="Times New Roman" w:hAnsi="Times New Roman" w:cs="David" w:hint="cs"/>
            <w:sz w:val="20"/>
            <w:szCs w:val="24"/>
            <w:rtl/>
            <w:lang w:eastAsia="he-IL"/>
          </w:rPr>
          <w:tab/>
          <w:delText xml:space="preserve">מחייבים ולשביעות רצונו </w:delText>
        </w:r>
        <w:r w:rsidR="00844490" w:rsidDel="00E37139">
          <w:rPr>
            <w:rFonts w:ascii="Times New Roman" w:eastAsia="Times New Roman" w:hAnsi="Times New Roman" w:cs="David" w:hint="cs"/>
            <w:sz w:val="20"/>
            <w:szCs w:val="24"/>
            <w:rtl/>
            <w:lang w:eastAsia="he-IL"/>
          </w:rPr>
          <w:delText>..........................</w:delText>
        </w:r>
        <w:r w:rsidR="00B27B4C" w:rsidRPr="00BB267C" w:rsidDel="00E37139">
          <w:rPr>
            <w:rFonts w:ascii="Times New Roman" w:eastAsia="Times New Roman" w:hAnsi="Times New Roman" w:cs="David" w:hint="cs"/>
            <w:sz w:val="20"/>
            <w:szCs w:val="24"/>
            <w:rtl/>
            <w:lang w:eastAsia="he-IL"/>
          </w:rPr>
          <w:delText>5% משכר המתכנן.</w:delText>
        </w:r>
      </w:del>
    </w:p>
    <w:p w14:paraId="0F82AF7D" w14:textId="532DE26C" w:rsidR="00B27B4C" w:rsidRPr="00B27B4C" w:rsidDel="00E37139" w:rsidRDefault="00B27B4C" w:rsidP="00B27B4C">
      <w:pPr>
        <w:widowControl w:val="0"/>
        <w:spacing w:before="0" w:beforeAutospacing="0" w:after="0" w:afterAutospacing="0" w:line="360" w:lineRule="auto"/>
        <w:ind w:left="720" w:right="-284" w:hanging="720"/>
        <w:jc w:val="both"/>
        <w:rPr>
          <w:del w:id="78" w:author="דקל רוקבן" w:date="2021-05-03T13:15:00Z"/>
          <w:rFonts w:ascii="Times New Roman" w:eastAsia="Times New Roman" w:hAnsi="Times New Roman" w:cs="David"/>
          <w:sz w:val="20"/>
          <w:szCs w:val="24"/>
          <w:rtl/>
          <w:lang w:eastAsia="he-IL"/>
        </w:rPr>
      </w:pPr>
      <w:del w:id="79" w:author="דקל רוקבן" w:date="2021-05-03T13:15:00Z">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r>
      </w:del>
    </w:p>
    <w:p w14:paraId="2393057C" w14:textId="3A855C0B" w:rsidR="00B27B4C" w:rsidRDefault="00B27B4C" w:rsidP="00E37139">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Change w:id="80" w:author="דקל רוקבן" w:date="2021-05-03T13:15:00Z">
          <w:pPr>
            <w:widowControl w:val="0"/>
            <w:spacing w:before="0" w:beforeAutospacing="0" w:after="0" w:afterAutospacing="0" w:line="360" w:lineRule="auto"/>
            <w:ind w:left="2160" w:right="-284" w:hanging="720"/>
            <w:jc w:val="both"/>
          </w:pPr>
        </w:pPrChange>
      </w:pPr>
      <w:del w:id="81" w:author="דקל רוקבן" w:date="2021-05-03T13:15:00Z">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b/>
            <w:bCs/>
            <w:sz w:val="20"/>
            <w:szCs w:val="24"/>
            <w:u w:val="single"/>
            <w:rtl/>
            <w:lang w:eastAsia="he-IL"/>
          </w:rPr>
          <w:delText>סה"כ</w:delText>
        </w:r>
        <w:r w:rsidR="00BB267C" w:rsidDel="00E37139">
          <w:rPr>
            <w:rFonts w:ascii="Times New Roman" w:eastAsia="Times New Roman" w:hAnsi="Times New Roman" w:cs="David" w:hint="cs"/>
            <w:sz w:val="20"/>
            <w:szCs w:val="24"/>
            <w:rtl/>
            <w:lang w:eastAsia="he-IL"/>
          </w:rPr>
          <w:delText>:</w:delText>
        </w:r>
        <w:r w:rsidR="00BB267C" w:rsidDel="00E37139">
          <w:rPr>
            <w:rFonts w:ascii="Times New Roman" w:eastAsia="Times New Roman" w:hAnsi="Times New Roman" w:cs="David" w:hint="cs"/>
            <w:sz w:val="20"/>
            <w:szCs w:val="24"/>
            <w:rtl/>
            <w:lang w:eastAsia="he-IL"/>
          </w:rPr>
          <w:tab/>
        </w:r>
        <w:r w:rsidRPr="00B27B4C" w:rsidDel="00E37139">
          <w:rPr>
            <w:rFonts w:ascii="Times New Roman" w:eastAsia="Times New Roman" w:hAnsi="Times New Roman" w:cs="David" w:hint="cs"/>
            <w:sz w:val="20"/>
            <w:szCs w:val="24"/>
            <w:rtl/>
            <w:lang w:eastAsia="he-IL"/>
          </w:rPr>
          <w:delText>100% משכר המתכנן.</w:delText>
        </w:r>
      </w:del>
      <w:ins w:id="82" w:author="דקל רוקבן" w:date="2021-05-03T13:15:00Z">
        <w:r w:rsidR="00E37139">
          <w:rPr>
            <w:rFonts w:ascii="Times New Roman" w:eastAsia="Times New Roman" w:hAnsi="Times New Roman" w:cs="David" w:hint="cs"/>
            <w:sz w:val="20"/>
            <w:szCs w:val="24"/>
            <w:rtl/>
            <w:lang w:eastAsia="he-IL"/>
          </w:rPr>
          <w:t xml:space="preserve"> מבוטל .</w:t>
        </w:r>
      </w:ins>
    </w:p>
    <w:p w14:paraId="5A462CEE" w14:textId="77777777" w:rsidR="00BB267C" w:rsidRPr="00B27B4C" w:rsidRDefault="00BB267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p>
    <w:p w14:paraId="513679DB" w14:textId="77777777" w:rsidR="00EF442B" w:rsidRPr="00EF442B" w:rsidRDefault="00B27B4C" w:rsidP="00EF442B">
      <w:pPr>
        <w:pStyle w:val="af8"/>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31EDA6C5" w14:textId="77777777" w:rsidR="00B27B4C" w:rsidRPr="00EF442B" w:rsidRDefault="00B27B4C" w:rsidP="00EF442B">
      <w:pPr>
        <w:pStyle w:val="af8"/>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05238FB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04DF3AB" w14:textId="77777777" w:rsidR="00EF442B" w:rsidRPr="00EF442B" w:rsidRDefault="00B27B4C" w:rsidP="00EF442B">
      <w:pPr>
        <w:pStyle w:val="af8"/>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0989AED5" w14:textId="77777777" w:rsidR="00B27B4C" w:rsidRPr="00EF442B" w:rsidRDefault="00B27B4C" w:rsidP="00EF442B">
      <w:pPr>
        <w:pStyle w:val="af8"/>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0204CE57"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0D6C927C" w14:textId="79AA83E3" w:rsidR="00B27B4C" w:rsidRPr="00B27B4C" w:rsidRDefault="00B27B4C" w:rsidP="00E37139">
      <w:pPr>
        <w:widowControl w:val="0"/>
        <w:spacing w:before="0" w:beforeAutospacing="0" w:after="0" w:afterAutospacing="0" w:line="240" w:lineRule="auto"/>
        <w:jc w:val="both"/>
        <w:rPr>
          <w:rFonts w:ascii="Times New Roman" w:eastAsia="Times New Roman" w:hAnsi="Times New Roman" w:cs="David"/>
          <w:sz w:val="20"/>
          <w:szCs w:val="24"/>
          <w:lang w:eastAsia="he-IL"/>
        </w:rPr>
        <w:pPrChange w:id="83" w:author="דקל רוקבן" w:date="2021-05-03T13:15:00Z">
          <w:pPr>
            <w:widowControl w:val="0"/>
            <w:spacing w:before="0" w:beforeAutospacing="0" w:after="0" w:afterAutospacing="0" w:line="240" w:lineRule="auto"/>
            <w:jc w:val="both"/>
          </w:pPr>
        </w:pPrChange>
      </w:pPr>
      <w:r w:rsidRPr="00B27B4C">
        <w:rPr>
          <w:rFonts w:ascii="Times New Roman" w:eastAsia="Times New Roman" w:hAnsi="Times New Roman" w:cs="David" w:hint="cs"/>
          <w:sz w:val="20"/>
          <w:szCs w:val="24"/>
          <w:rtl/>
          <w:lang w:eastAsia="he-IL"/>
        </w:rPr>
        <w:tab/>
        <w:t xml:space="preserve">המזמין ישלם את שכר המתכנן תוך </w:t>
      </w:r>
      <w:del w:id="84" w:author="דקל רוקבן" w:date="2021-05-03T13:15:00Z">
        <w:r w:rsidRPr="00B27B4C" w:rsidDel="00E37139">
          <w:rPr>
            <w:rFonts w:ascii="Times New Roman" w:eastAsia="Times New Roman" w:hAnsi="Times New Roman" w:cs="David" w:hint="cs"/>
            <w:sz w:val="24"/>
            <w:szCs w:val="24"/>
            <w:rtl/>
          </w:rPr>
          <w:delText xml:space="preserve">60 </w:delText>
        </w:r>
      </w:del>
      <w:ins w:id="85" w:author="דקל רוקבן" w:date="2021-05-03T13:15:00Z">
        <w:r w:rsidR="00E37139">
          <w:rPr>
            <w:rFonts w:ascii="Times New Roman" w:eastAsia="Times New Roman" w:hAnsi="Times New Roman" w:cs="David" w:hint="cs"/>
            <w:sz w:val="24"/>
            <w:szCs w:val="24"/>
            <w:rtl/>
          </w:rPr>
          <w:t>45</w:t>
        </w:r>
        <w:bookmarkStart w:id="86" w:name="_GoBack"/>
        <w:bookmarkEnd w:id="86"/>
        <w:r w:rsidR="00E37139" w:rsidRPr="00B27B4C">
          <w:rPr>
            <w:rFonts w:ascii="Times New Roman" w:eastAsia="Times New Roman" w:hAnsi="Times New Roman" w:cs="David" w:hint="cs"/>
            <w:sz w:val="24"/>
            <w:szCs w:val="24"/>
            <w:rtl/>
          </w:rPr>
          <w:t xml:space="preserve"> </w:t>
        </w:r>
      </w:ins>
      <w:r w:rsidRPr="00B27B4C">
        <w:rPr>
          <w:rFonts w:ascii="Times New Roman" w:eastAsia="Times New Roman" w:hAnsi="Times New Roman" w:cs="David" w:hint="cs"/>
          <w:sz w:val="20"/>
          <w:szCs w:val="24"/>
          <w:rtl/>
          <w:lang w:eastAsia="he-IL"/>
        </w:rPr>
        <w:t>יום מתאריך אישור החשבון ע"י המנהל.</w:t>
      </w:r>
    </w:p>
    <w:p w14:paraId="193C5F57" w14:textId="77777777"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lastRenderedPageBreak/>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3C22513E" w14:textId="77777777" w:rsidR="00B27B4C" w:rsidRPr="00B27B4C" w:rsidRDefault="00B27B4C" w:rsidP="00B27B4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B199B9AAEAF477195FF18AFA2F1566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7B1B1C"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0B9379B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135925F52F94233967D84746B7B4D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3B01753" w14:textId="1165490A" w:rsidR="00B27B4C" w:rsidRPr="00B27B4C" w:rsidRDefault="00992D45" w:rsidP="00F40E6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87" w:author="דקל רוקבן" w:date="2021-05-03T12:50: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057BA27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313BA5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6E08E0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FB53DBD"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70E796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53C360" w14:textId="4BDC2621"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8E939AA715F4A88B51F450C0FA71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8" w:author="דקל רוקבן" w:date="2021-05-03T12:51:00Z">
            <w:r w:rsidR="00992D45">
              <w:rPr>
                <w:rFonts w:ascii="Times New Roman" w:eastAsia="Times New Roman" w:hAnsi="Times New Roman" w:cs="David"/>
                <w:color w:val="008000"/>
                <w:sz w:val="24"/>
                <w:szCs w:val="24"/>
                <w:rtl/>
                <w:lang w:eastAsia="he-IL"/>
              </w:rPr>
              <w:t>גל-אור פישביין אדריכלים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232DB535FCD646F881DB7DF30D1C15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9" w:author="דקל רוקבן" w:date="2021-05-03T12:51:00Z">
            <w:r w:rsidR="00992D45">
              <w:rPr>
                <w:rFonts w:ascii="Times New Roman" w:eastAsia="Times New Roman" w:hAnsi="Times New Roman" w:cs="David"/>
                <w:color w:val="008000"/>
                <w:sz w:val="24"/>
                <w:szCs w:val="24"/>
                <w:rtl/>
                <w:lang w:eastAsia="he-IL"/>
              </w:rPr>
              <w:t>גל-אור פישביין אדריכלים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3A29CBF09264146A742663AD690F1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0" w:author="דקל רוקבן" w:date="2021-05-03T12:51:00Z">
            <w:r w:rsidR="00992D45">
              <w:rPr>
                <w:rFonts w:ascii="Times New Roman" w:eastAsia="Times New Roman" w:hAnsi="Times New Roman" w:cs="David"/>
                <w:color w:val="008000"/>
                <w:sz w:val="24"/>
                <w:szCs w:val="24"/>
                <w:rtl/>
                <w:lang w:eastAsia="he-IL"/>
              </w:rPr>
              <w:t>גל-אור פישביין אדריכלים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57B0FBD"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D17CC03" w14:textId="0850015A" w:rsidR="00B27B4C" w:rsidRPr="00B27B4C" w:rsidRDefault="00B27B4C" w:rsidP="009E0EE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957E5EA60764A62B05C37BC96DAF1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1" w:author="דקל רוקבן" w:date="2021-05-03T12:51:00Z">
            <w:r w:rsidR="00992D45">
              <w:rPr>
                <w:rFonts w:ascii="Times New Roman" w:eastAsia="Times New Roman" w:hAnsi="Times New Roman" w:cs="David"/>
                <w:color w:val="008000"/>
                <w:sz w:val="24"/>
                <w:szCs w:val="24"/>
                <w:rtl/>
                <w:lang w:eastAsia="he-IL"/>
              </w:rPr>
              <w:t>גל-אור פישביין אדריכלים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BF36EE9703D64E94A348A9367BA471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1551B5">
            <w:rPr>
              <w:rFonts w:ascii="Times New Roman" w:eastAsia="Times New Roman" w:hAnsi="Times New Roman" w:cs="David" w:hint="cs"/>
              <w:bCs/>
              <w:color w:val="00B0F0"/>
              <w:sz w:val="24"/>
              <w:szCs w:val="24"/>
              <w:rtl/>
              <w:lang w:eastAsia="he-IL"/>
            </w:rPr>
            <w:t>אדריכל ראשי</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C48A7EE2680C43A2B9A9AD5B64D5CF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92" w:author="דקל רוקבן" w:date="2021-05-03T12:48:00Z">
            <w:r w:rsidR="00992D45">
              <w:rPr>
                <w:rFonts w:ascii="Times New Roman" w:eastAsia="Times New Roman" w:hAnsi="Times New Roman" w:cs="David" w:hint="cs"/>
                <w:bCs/>
                <w:color w:val="008000"/>
                <w:sz w:val="24"/>
                <w:szCs w:val="24"/>
                <w:rtl/>
                <w:lang w:eastAsia="he-IL"/>
              </w:rPr>
              <w:t>נתניה - מגרש 1409</w:t>
            </w:r>
          </w:ins>
        </w:sdtContent>
      </w:sdt>
      <w:r w:rsidRPr="00B27B4C">
        <w:rPr>
          <w:rFonts w:ascii="Times New Roman" w:eastAsia="Times New Roman" w:hAnsi="Times New Roman" w:cs="David" w:hint="cs"/>
          <w:color w:val="008000"/>
          <w:sz w:val="24"/>
          <w:szCs w:val="24"/>
          <w:rtl/>
          <w:lang w:eastAsia="he-IL"/>
        </w:rPr>
        <w:t>.</w:t>
      </w:r>
    </w:p>
    <w:p w14:paraId="64FA366D"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E06DB4C" w14:textId="4D5A392A"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D3B76E8AF18B4CEB9E0F10485BC65A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3" w:author="דקל רוקבן" w:date="2021-05-03T12:51:00Z">
            <w:r w:rsidR="00992D45">
              <w:rPr>
                <w:rFonts w:ascii="Times New Roman" w:eastAsia="Times New Roman" w:hAnsi="Times New Roman" w:cs="David"/>
                <w:color w:val="008000"/>
                <w:sz w:val="24"/>
                <w:szCs w:val="24"/>
                <w:rtl/>
                <w:lang w:eastAsia="he-IL"/>
              </w:rPr>
              <w:t>גל-אור פישביין אדריכלים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817DB70"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64A0FA8" w14:textId="2B2DFAB6"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476E03A35A694B298F896315E279F8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94" w:author="דקל רוקבן" w:date="2021-05-03T12:51:00Z">
            <w:r w:rsidR="00992D45">
              <w:rPr>
                <w:rFonts w:ascii="Times New Roman" w:eastAsia="Times New Roman" w:hAnsi="Times New Roman" w:cs="David"/>
                <w:color w:val="008000"/>
                <w:sz w:val="24"/>
                <w:szCs w:val="24"/>
                <w:rtl/>
                <w:lang w:eastAsia="he-IL"/>
              </w:rPr>
              <w:t>גל-אור פישביין אדריכלים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247942C"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F0C244A"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FD90F97"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537CC20"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89ED147"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FCF489D"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E21953C"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96715B5"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32B8A4C9"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096794D"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7B86759" w14:textId="5B3FF790" w:rsidR="00672C76" w:rsidRPr="009130F0" w:rsidRDefault="00672C76"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7AE1B7D36614706AD77066DE4DA19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95" w:author="דקל רוקבן" w:date="2021-05-03T12:51:00Z">
            <w:r w:rsidR="00992D45">
              <w:rPr>
                <w:rFonts w:ascii="Times New Roman" w:eastAsia="Times New Roman" w:hAnsi="Times New Roman" w:cs="David"/>
                <w:color w:val="00B0F0"/>
                <w:sz w:val="20"/>
                <w:szCs w:val="24"/>
                <w:u w:val="single"/>
                <w:rtl/>
                <w:lang w:eastAsia="he-IL"/>
              </w:rPr>
              <w:t>גל-אור פישביין אדריכלים בע"מ</w:t>
            </w:r>
          </w:ins>
        </w:sdtContent>
      </w:sdt>
    </w:p>
    <w:p w14:paraId="58619C38"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3B2F6D9"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3B4A8E3"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4C0064C"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5BE78F0"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732553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60FD255B" w14:textId="77777777" w:rsidR="00E034F9" w:rsidRPr="00232692" w:rsidRDefault="00E034F9" w:rsidP="001A2CB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6A8EFB62" w14:textId="77777777" w:rsidR="00E034F9" w:rsidRPr="0009511C" w:rsidRDefault="00E034F9" w:rsidP="00E034F9">
      <w:pPr>
        <w:widowControl w:val="0"/>
        <w:spacing w:before="0" w:beforeAutospacing="0" w:after="0" w:afterAutospacing="0" w:line="240" w:lineRule="auto"/>
        <w:jc w:val="center"/>
        <w:rPr>
          <w:rFonts w:ascii="David" w:eastAsia="Times New Roman" w:hAnsi="David" w:cs="David"/>
          <w:sz w:val="24"/>
          <w:szCs w:val="24"/>
          <w:lang w:eastAsia="he-IL"/>
        </w:rPr>
      </w:pPr>
    </w:p>
    <w:p w14:paraId="0A4ECAF4" w14:textId="77777777" w:rsidR="00E034F9" w:rsidRPr="002419E5" w:rsidRDefault="00E034F9" w:rsidP="00E034F9">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0BCC98C8" w14:textId="77777777" w:rsidR="00E034F9" w:rsidRPr="0009511C" w:rsidRDefault="006B5833" w:rsidP="006B5833">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00E034F9"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430DF597" w14:textId="77777777" w:rsidR="00E034F9" w:rsidRPr="0009511C" w:rsidRDefault="00E034F9" w:rsidP="006B5833">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חבותו המקצועית של </w:t>
      </w:r>
      <w:r w:rsidR="006B5833" w:rsidRPr="0009511C">
        <w:rPr>
          <w:rFonts w:ascii="David" w:eastAsia="Calibri" w:hAnsi="David" w:cs="David" w:hint="cs"/>
          <w:sz w:val="24"/>
          <w:szCs w:val="24"/>
          <w:rtl/>
        </w:rPr>
        <w:t>ה</w:t>
      </w:r>
      <w:r w:rsidR="006B5833">
        <w:rPr>
          <w:rFonts w:ascii="David" w:eastAsia="Calibri" w:hAnsi="David" w:cs="David" w:hint="cs"/>
          <w:sz w:val="24"/>
          <w:szCs w:val="24"/>
          <w:rtl/>
        </w:rPr>
        <w:t>מתכנן</w:t>
      </w:r>
      <w:r w:rsidR="006B5833" w:rsidRPr="0009511C">
        <w:rPr>
          <w:rFonts w:ascii="David" w:eastAsia="Calibri" w:hAnsi="David" w:cs="David" w:hint="cs"/>
          <w:sz w:val="24"/>
          <w:szCs w:val="24"/>
          <w:rtl/>
        </w:rPr>
        <w:t xml:space="preserve"> </w:t>
      </w:r>
      <w:r w:rsidRPr="0009511C">
        <w:rPr>
          <w:rFonts w:ascii="David" w:eastAsia="Calibri" w:hAnsi="David" w:cs="David" w:hint="cs"/>
          <w:sz w:val="24"/>
          <w:szCs w:val="24"/>
          <w:rtl/>
        </w:rPr>
        <w:t>ביחס להתחייבויותיו על פי ההסכם הנדון.</w:t>
      </w:r>
    </w:p>
    <w:p w14:paraId="09937FE5"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7A9E2617"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20283F83"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sidR="006B5833">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43194182"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sidR="006B5833">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3AF2E58E"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135D3D73"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r>
      <w:r w:rsidRPr="0009511C">
        <w:rPr>
          <w:rFonts w:ascii="David" w:eastAsia="Calibri" w:hAnsi="David" w:cs="David" w:hint="cs"/>
          <w:sz w:val="24"/>
          <w:szCs w:val="24"/>
          <w:rtl/>
        </w:rPr>
        <w:lastRenderedPageBreak/>
        <w:t xml:space="preserve">הביטוח מורחב לשפות את המזמין בגין אחריותו למעשי ו/או מחדלי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7B0B157A" w14:textId="77777777" w:rsidR="00E034F9" w:rsidRPr="0009511C" w:rsidRDefault="00E034F9" w:rsidP="00E034F9">
      <w:pPr>
        <w:numPr>
          <w:ilvl w:val="0"/>
          <w:numId w:val="24"/>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343EC11" w14:textId="77777777" w:rsidR="00E034F9" w:rsidRPr="0009511C" w:rsidRDefault="00E034F9" w:rsidP="00E034F9">
      <w:pPr>
        <w:numPr>
          <w:ilvl w:val="0"/>
          <w:numId w:val="24"/>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0FC44708" w14:textId="77777777" w:rsidR="00E034F9" w:rsidRPr="0009511C" w:rsidRDefault="00E034F9" w:rsidP="00E034F9">
      <w:pPr>
        <w:numPr>
          <w:ilvl w:val="0"/>
          <w:numId w:val="24"/>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77E5C54F" w14:textId="77777777" w:rsidR="00E034F9" w:rsidRPr="0009511C" w:rsidRDefault="00E034F9" w:rsidP="00E034F9">
      <w:pPr>
        <w:numPr>
          <w:ilvl w:val="0"/>
          <w:numId w:val="24"/>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4CF6BDF" w14:textId="77777777" w:rsidR="00E034F9" w:rsidRPr="0009511C" w:rsidRDefault="00E034F9" w:rsidP="00E034F9">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646A33BC" w14:textId="77777777" w:rsidR="00E034F9" w:rsidRPr="0009511C" w:rsidRDefault="00E034F9" w:rsidP="00E034F9">
      <w:pPr>
        <w:ind w:left="364"/>
        <w:contextualSpacing/>
        <w:rPr>
          <w:rFonts w:ascii="Times New Roman" w:eastAsia="Calibri" w:hAnsi="Times New Roman" w:cs="Arial"/>
          <w:rtl/>
        </w:rPr>
      </w:pPr>
    </w:p>
    <w:p w14:paraId="594F9873"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D9855DB"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822A9D8"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4DAA3E7"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2CEA5FD"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CC2C947"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7B0980F"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CC66D9D"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367E4AB"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3BC5CA5"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C3B0EB0"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0AF7399"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5F25938"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D55B2BB"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BB678C3"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243BFF6"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C28023B"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EA5E4F"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30E47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B9E5C0"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AFD0E3"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ED8203"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A17600"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38875C"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ADB875"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8A0BE2"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F6E3D2"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8EDFE8"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30A16C"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D736A"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3198C8"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BEDA04"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BEAF7C"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5EEE54"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E9F4E5"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64A9B7"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CFB7FC"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D2049B"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0781C8"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0A967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3B5801"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ABF31B"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9A3D5C" w14:textId="77777777" w:rsidR="006B5833" w:rsidRDefault="006B5833" w:rsidP="006B5833">
      <w:pPr>
        <w:widowControl w:val="0"/>
        <w:spacing w:before="0" w:beforeAutospacing="0" w:after="0" w:afterAutospacing="0" w:line="240" w:lineRule="auto"/>
        <w:jc w:val="center"/>
        <w:rPr>
          <w:ins w:id="96" w:author="רינת הראל" w:date="2020-05-13T11:10:00Z"/>
          <w:rFonts w:ascii="Times New Roman" w:eastAsia="Times New Roman" w:hAnsi="Times New Roman" w:cs="David"/>
          <w:bCs/>
          <w:sz w:val="24"/>
          <w:szCs w:val="24"/>
          <w:u w:val="single"/>
          <w:rtl/>
          <w:lang w:eastAsia="he-IL"/>
        </w:rPr>
      </w:pPr>
      <w:ins w:id="97" w:author="רינת הראל" w:date="2020-05-13T11:10:00Z">
        <w:r>
          <w:rPr>
            <w:rFonts w:ascii="Times New Roman" w:eastAsia="Times New Roman" w:hAnsi="Times New Roman" w:cs="David"/>
            <w:bCs/>
            <w:sz w:val="24"/>
            <w:szCs w:val="24"/>
            <w:u w:val="single"/>
            <w:rtl/>
            <w:lang w:eastAsia="he-IL"/>
          </w:rPr>
          <w:br w:type="page"/>
        </w:r>
      </w:ins>
    </w:p>
    <w:p w14:paraId="6230B149" w14:textId="77777777" w:rsidR="00E034F9" w:rsidRPr="002419E5" w:rsidRDefault="00E034F9" w:rsidP="006B583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10E2693" w14:textId="77777777" w:rsidR="00E034F9" w:rsidRDefault="00E034F9" w:rsidP="00E034F9">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16EA7BD8" w14:textId="77777777" w:rsidR="00E034F9" w:rsidRPr="00400B84" w:rsidRDefault="00E034F9" w:rsidP="00E034F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E034F9" w:rsidRPr="0009511C" w14:paraId="24FF68E7" w14:textId="77777777" w:rsidTr="00E034F9">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C9DC7EA"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C0B3510"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E034F9" w:rsidRPr="0009511C" w14:paraId="36D3BBA8" w14:textId="77777777" w:rsidTr="00E034F9">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568215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E034F9" w:rsidRPr="0009511C" w14:paraId="383FD736" w14:textId="77777777" w:rsidTr="00E034F9">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3D2E69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CE4D810"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241DA6A"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3651768"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E034F9" w:rsidRPr="0009511C" w14:paraId="2D3CBC16" w14:textId="77777777" w:rsidTr="00E034F9">
        <w:trPr>
          <w:trHeight w:val="551"/>
        </w:trPr>
        <w:tc>
          <w:tcPr>
            <w:tcW w:w="4068" w:type="dxa"/>
            <w:tcBorders>
              <w:top w:val="single" w:sz="4" w:space="0" w:color="auto"/>
              <w:left w:val="single" w:sz="4" w:space="0" w:color="auto"/>
              <w:bottom w:val="single" w:sz="4" w:space="0" w:color="auto"/>
              <w:right w:val="single" w:sz="4" w:space="0" w:color="auto"/>
            </w:tcBorders>
            <w:hideMark/>
          </w:tcPr>
          <w:p w14:paraId="042FF1B6"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E588458"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4DA0AC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BDC0980"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p>
          <w:p w14:paraId="6365367C"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3CE81BB9"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2F7C5888"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p>
          <w:p w14:paraId="505D2874"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20E5DC2F"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p>
        </w:tc>
      </w:tr>
      <w:tr w:rsidR="00E034F9" w:rsidRPr="0009511C" w14:paraId="3617B7F1" w14:textId="77777777" w:rsidTr="00E034F9">
        <w:trPr>
          <w:trHeight w:val="571"/>
        </w:trPr>
        <w:tc>
          <w:tcPr>
            <w:tcW w:w="4068" w:type="dxa"/>
            <w:tcBorders>
              <w:top w:val="single" w:sz="4" w:space="0" w:color="auto"/>
              <w:left w:val="single" w:sz="4" w:space="0" w:color="auto"/>
              <w:bottom w:val="single" w:sz="4" w:space="0" w:color="auto"/>
              <w:right w:val="single" w:sz="4" w:space="0" w:color="auto"/>
            </w:tcBorders>
            <w:hideMark/>
          </w:tcPr>
          <w:p w14:paraId="0E0856A3"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70F058FE"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F9307CD"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9F234E" w14:textId="77777777" w:rsidR="00E034F9" w:rsidRPr="0009511C" w:rsidRDefault="00E034F9" w:rsidP="00E034F9">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1A4D64" w14:textId="77777777" w:rsidR="00E034F9" w:rsidRPr="0009511C" w:rsidRDefault="00E034F9" w:rsidP="00E034F9">
            <w:pPr>
              <w:spacing w:before="0" w:beforeAutospacing="0" w:after="0" w:afterAutospacing="0" w:line="256" w:lineRule="auto"/>
              <w:rPr>
                <w:rFonts w:ascii="David" w:eastAsia="Calibri" w:hAnsi="David" w:cs="David"/>
                <w:b/>
                <w:sz w:val="24"/>
                <w:szCs w:val="24"/>
                <w:lang w:eastAsia="he-IL"/>
              </w:rPr>
            </w:pPr>
          </w:p>
        </w:tc>
      </w:tr>
      <w:tr w:rsidR="00E034F9" w:rsidRPr="0009511C" w14:paraId="26AF8391" w14:textId="77777777" w:rsidTr="00E034F9">
        <w:trPr>
          <w:trHeight w:val="391"/>
        </w:trPr>
        <w:tc>
          <w:tcPr>
            <w:tcW w:w="4068" w:type="dxa"/>
            <w:tcBorders>
              <w:top w:val="single" w:sz="4" w:space="0" w:color="auto"/>
              <w:left w:val="single" w:sz="4" w:space="0" w:color="auto"/>
              <w:bottom w:val="single" w:sz="4" w:space="0" w:color="auto"/>
              <w:right w:val="single" w:sz="4" w:space="0" w:color="auto"/>
            </w:tcBorders>
            <w:hideMark/>
          </w:tcPr>
          <w:p w14:paraId="46F85E62"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4149BA88"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4485C095" w14:textId="77777777" w:rsidR="00E034F9" w:rsidRPr="0009511C" w:rsidRDefault="00E034F9" w:rsidP="00E034F9">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39F16A" w14:textId="77777777" w:rsidR="00E034F9" w:rsidRPr="0009511C" w:rsidRDefault="00E034F9" w:rsidP="00E034F9">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EF4ED0" w14:textId="77777777" w:rsidR="00E034F9" w:rsidRPr="0009511C" w:rsidRDefault="00E034F9" w:rsidP="00E034F9">
            <w:pPr>
              <w:spacing w:before="0" w:beforeAutospacing="0" w:after="0" w:afterAutospacing="0" w:line="256" w:lineRule="auto"/>
              <w:rPr>
                <w:rFonts w:ascii="David" w:eastAsia="Calibri" w:hAnsi="David" w:cs="David"/>
                <w:b/>
                <w:sz w:val="24"/>
                <w:szCs w:val="24"/>
                <w:lang w:eastAsia="he-IL"/>
              </w:rPr>
            </w:pPr>
          </w:p>
        </w:tc>
      </w:tr>
    </w:tbl>
    <w:p w14:paraId="36570AD9" w14:textId="77777777" w:rsidR="00E034F9" w:rsidRPr="0009511C" w:rsidRDefault="00E034F9" w:rsidP="00E034F9">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E034F9" w:rsidRPr="0009511C" w14:paraId="16F5D330" w14:textId="77777777" w:rsidTr="00E034F9">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447F103"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E034F9" w:rsidRPr="0009511C" w14:paraId="3F14AF35" w14:textId="77777777" w:rsidTr="00E034F9">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6FB39CC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5892249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p w14:paraId="79923B12"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9F124A9"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31862CD"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993329B"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F093FDF"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10E42681"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BA5EA33"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47165701"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E034F9" w:rsidRPr="0009511C" w14:paraId="5110EEBD" w14:textId="77777777" w:rsidTr="00E034F9">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17926909"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6D43D82"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774889C0"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4D98FAC"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9699C51"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39E994F"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66C22EB"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D848C8E"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r>
      <w:tr w:rsidR="00E034F9" w:rsidRPr="0009511C" w14:paraId="20093DCC" w14:textId="77777777" w:rsidTr="00E034F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1A3A99F"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EAEEDE3"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7E8EEFD"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E252B5D"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2FD6540"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E22399E"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209356B"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6532D99" w14:textId="77777777" w:rsidR="00E034F9" w:rsidRPr="0009511C" w:rsidRDefault="00E034F9" w:rsidP="00E034F9">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E034F9" w:rsidRPr="0009511C" w14:paraId="71F58B57" w14:textId="77777777" w:rsidTr="00E034F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D946E37"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6254E2CF"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D8E0D31"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7D9D0383"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B9CBC64"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6F40F4A"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BFB3DE2"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6081E330" w14:textId="77777777" w:rsidR="00E034F9" w:rsidRPr="0009511C" w:rsidRDefault="00E034F9" w:rsidP="00E034F9">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E034F9" w:rsidRPr="0009511C" w14:paraId="6EAE2BF2" w14:textId="77777777" w:rsidTr="00E034F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3EF7FD0"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6074E77"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15A0778"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5DD5113"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67C0E81"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0456B71"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2379C34"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A703BAC" w14:textId="77777777" w:rsidR="00E034F9" w:rsidRPr="0009511C" w:rsidRDefault="00E034F9" w:rsidP="00E034F9">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2AD8C36C" w14:textId="77777777" w:rsidR="00E034F9" w:rsidRPr="0009511C" w:rsidRDefault="00E034F9" w:rsidP="00E034F9">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34F9" w:rsidRPr="0009511C" w14:paraId="6CD50DAD" w14:textId="77777777" w:rsidTr="00E034F9">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8CDDE46"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E034F9" w:rsidRPr="0009511C" w14:paraId="2DC2EF2E" w14:textId="77777777" w:rsidTr="00E034F9">
        <w:trPr>
          <w:trHeight w:val="798"/>
        </w:trPr>
        <w:tc>
          <w:tcPr>
            <w:tcW w:w="11530" w:type="dxa"/>
            <w:tcBorders>
              <w:top w:val="single" w:sz="4" w:space="0" w:color="auto"/>
              <w:left w:val="single" w:sz="4" w:space="0" w:color="auto"/>
              <w:bottom w:val="single" w:sz="4" w:space="0" w:color="auto"/>
              <w:right w:val="single" w:sz="4" w:space="0" w:color="auto"/>
            </w:tcBorders>
            <w:hideMark/>
          </w:tcPr>
          <w:p w14:paraId="447A956A"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2A5E923A" w14:textId="77777777" w:rsidR="00E034F9" w:rsidRPr="0009511C" w:rsidRDefault="00E034F9" w:rsidP="00E034F9">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34F9" w:rsidRPr="0009511C" w14:paraId="2536A699" w14:textId="77777777" w:rsidTr="00E034F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91C7EBC"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E034F9" w:rsidRPr="0009511C" w14:paraId="2FE07022" w14:textId="77777777" w:rsidTr="00E034F9">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CA20D2E"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503A9AB2" w14:textId="77777777" w:rsidR="00E034F9" w:rsidRPr="0009511C" w:rsidRDefault="00E034F9" w:rsidP="00E034F9">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34F9" w:rsidRPr="0009511C" w14:paraId="01A9B549" w14:textId="77777777" w:rsidTr="00E034F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34D9067"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E034F9" w:rsidRPr="0009511C" w14:paraId="17432EAD" w14:textId="77777777" w:rsidTr="00E034F9">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69C5A5A" w14:textId="77777777" w:rsidR="00E034F9" w:rsidRPr="0009511C" w:rsidRDefault="00E034F9" w:rsidP="00E034F9">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07626B15" w14:textId="77777777" w:rsidR="00E034F9" w:rsidRPr="0009511C" w:rsidRDefault="00E034F9" w:rsidP="00E034F9">
      <w:pPr>
        <w:spacing w:before="0" w:beforeAutospacing="0" w:after="200" w:afterAutospacing="0" w:line="276" w:lineRule="auto"/>
        <w:rPr>
          <w:rFonts w:ascii="David" w:eastAsia="Calibri" w:hAnsi="David" w:cs="David"/>
          <w:sz w:val="24"/>
          <w:szCs w:val="24"/>
          <w:rtl/>
          <w:lang w:eastAsia="he-IL"/>
        </w:rPr>
      </w:pPr>
    </w:p>
    <w:p w14:paraId="65B2BC0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4E32EC2"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A858B63"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204136AC"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00DB38EF"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523D122"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A1AFAE9" w14:textId="77777777" w:rsidR="004007D5" w:rsidRDefault="004007D5"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7818C83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69C68EEB"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0165C795"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רשימת התכניות והמסמכים שעל המתכנן להנפיק</w:t>
      </w:r>
    </w:p>
    <w:p w14:paraId="38A65C6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134650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321512B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D7BC76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לתכניות בניין עיר:</w:t>
      </w:r>
    </w:p>
    <w:p w14:paraId="409D9AD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94A6E5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פרוגרמות.</w:t>
      </w:r>
    </w:p>
    <w:p w14:paraId="3777F4F2"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דו"חות המסבירים את עקרונות התכנון.</w:t>
      </w:r>
    </w:p>
    <w:p w14:paraId="0FFCACC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נתונים כמותיים.</w:t>
      </w:r>
    </w:p>
    <w:p w14:paraId="6B7CFEFE"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המראות את השתלבות האתר המתוכנן במרקם שמסביבו (ויזואלית, תפקודית, תחבורתית ותשתיות על), בקנ"מ כנדרש ע"י הרשויות.</w:t>
      </w:r>
    </w:p>
    <w:p w14:paraId="354F5906"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תשריטים (כולל מפת שפועים על רקע טופוגרפ</w:t>
      </w:r>
      <w:r w:rsidR="00ED6C9C">
        <w:rPr>
          <w:rFonts w:ascii="Times New Roman" w:eastAsia="Times New Roman" w:hAnsi="Times New Roman" w:cs="David" w:hint="cs"/>
          <w:sz w:val="20"/>
          <w:szCs w:val="24"/>
          <w:rtl/>
          <w:lang w:eastAsia="he-IL"/>
        </w:rPr>
        <w:t>י, טבלת יעוד שטחים וחישוב צפיפ</w:t>
      </w:r>
      <w:r w:rsidRPr="00B27B4C">
        <w:rPr>
          <w:rFonts w:ascii="Times New Roman" w:eastAsia="Times New Roman" w:hAnsi="Times New Roman" w:cs="David" w:hint="cs"/>
          <w:sz w:val="20"/>
          <w:szCs w:val="24"/>
          <w:rtl/>
          <w:lang w:eastAsia="he-IL"/>
        </w:rPr>
        <w:t>ות, ש</w:t>
      </w:r>
      <w:r w:rsidR="00844490">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מושי קרקע, שצ"פים וערכי נוף, מוסדות ציבור) ,בקנ"מ כנדרש ע"י הרשויות.</w:t>
      </w:r>
    </w:p>
    <w:p w14:paraId="401713AC"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בינוי מפורטות הכוללת בינוי כנדרש ע"י הרשויות במספר חלופות הכוללות שטחי ומבני מגורים, שטחי ומבני ציבור,</w:t>
      </w:r>
      <w:r w:rsidR="00ED6C9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 xml:space="preserve">לרבות מיקום, עיצוב ונפח, דרכים לתנועת כלי רכב, פתרונות לפינוי אשפה, פתרונות לגישה לרכבי חירום, פתרונות לתחבורה ציבורית, מרכזי חלוקת דואר, דרכים להולכי רגל , מיקום חדרי טרנספורמציה ובזק, מפלסי הכניסה לבתים, חזיתות, חתכים ומבטים עקרוניים, בינוי רעיוני של שטחים פתוחים, שבילים ושטחי ירק. </w:t>
      </w:r>
    </w:p>
    <w:p w14:paraId="505A74D1"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תקנונים.</w:t>
      </w:r>
    </w:p>
    <w:p w14:paraId="39404CC5"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המסמכים הדרושים עפ"י דרישת הרשויות בתחום מומחיותו של המתכנן.</w:t>
      </w:r>
    </w:p>
    <w:p w14:paraId="72CDE90C"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לבינוי בשלבים.</w:t>
      </w:r>
    </w:p>
    <w:p w14:paraId="6072562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D5F626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בינוי ופתוח/תכניות עיצוב ארכיטקטוני</w:t>
      </w:r>
      <w:r w:rsidRPr="00B27B4C">
        <w:rPr>
          <w:rFonts w:ascii="Times New Roman" w:eastAsia="Times New Roman" w:hAnsi="Times New Roman" w:cs="David" w:hint="cs"/>
          <w:sz w:val="20"/>
          <w:szCs w:val="24"/>
          <w:rtl/>
          <w:lang w:eastAsia="he-IL"/>
        </w:rPr>
        <w:t>:</w:t>
      </w:r>
    </w:p>
    <w:p w14:paraId="6F4E82D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31FDB318"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חתכים, מבטים, פרטים, פרוט חומרי בנין וכל שיידרש ע"י הרשויות, באישור המזמין, לאישור תכניות בינוי ופתוח ותכניות עיצוב ארכיטקטוני שלאחריהן ניתן יהיה להגיש בקשות להיתרי בניה למבנים ולעבודות הפתוח בפרויקט.</w:t>
      </w:r>
    </w:p>
    <w:p w14:paraId="6CCC5C7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704E6C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לבניה:</w:t>
      </w:r>
    </w:p>
    <w:p w14:paraId="121713B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A5C848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כל התכניות יסופקו, עפ"י בקשת המזמין, גם בקנ"מ אחר מהמצוין.</w:t>
      </w:r>
    </w:p>
    <w:p w14:paraId="6A555DE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80124F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0EF4DA3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2648E27"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46AE5904"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2999C90B"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0BC275A1"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E2751AB"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0574DF19"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6F9F6A9E"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51CA1380"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505B091D"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4F7981C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0374FD93"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3A30A60D"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75F1CA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מכירה ותכניות מכר זמניות (לפני קבלת היתר).</w:t>
      </w:r>
    </w:p>
    <w:p w14:paraId="16DB545E"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טבלאות חשובי שטחים: לרישוי, למכירה, להתחשבנות עם הקבלן.</w:t>
      </w:r>
    </w:p>
    <w:p w14:paraId="77404D0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8D7C5D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08CD508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796FDE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0698070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152452D"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תכניות הגשה בקשות להיתרים למבני המגורים, למבנה המכירות וסביבתו, לדירה לדוגמא וסביבתה, לתחנות טרנספורמציה וסביבתן, כולל כל המסמכים הנדרשים ע"י הרשויות.</w:t>
      </w:r>
    </w:p>
    <w:p w14:paraId="1C349A94"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ואישור הג"א. </w:t>
      </w:r>
    </w:p>
    <w:p w14:paraId="291AE154"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טבלאות חישובי שטחים: לרישוי, למכירה, להתחשבנות עם הקבלן וכד'.</w:t>
      </w:r>
    </w:p>
    <w:p w14:paraId="07432AE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עדכון תכניות המכירה ותכניות המכר (לאחר קבלת היתר).</w:t>
      </w:r>
    </w:p>
    <w:p w14:paraId="36D0F20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8E0B1EF"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2F16DFB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B902FD1"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המפורט בסעיף 2.4 ערוך ומוגש בקנ"מ מוקטן בחוברת או באופן אחר עפ"י דרישת המזמין.</w:t>
      </w:r>
    </w:p>
    <w:p w14:paraId="0587265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2CD6A109"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0ECB069"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התכניות בקנ"מ 1:50 אם לא צוין אחרת.</w:t>
      </w:r>
    </w:p>
    <w:p w14:paraId="5338735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7AD266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קומות מרתפים (אם יהיו).</w:t>
      </w:r>
    </w:p>
    <w:p w14:paraId="08A7CCF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286EB70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3A709A8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p>
    <w:p w14:paraId="0CE5FB9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p>
    <w:p w14:paraId="6DF1F76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76ACBD3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lastRenderedPageBreak/>
        <w:t>חתכים/לנ"ל.</w:t>
      </w:r>
    </w:p>
    <w:p w14:paraId="5BE4245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מרחבים מוגנים בכל הקומות.</w:t>
      </w:r>
    </w:p>
    <w:p w14:paraId="5A525E4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24F82A6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חיפויי קירות וסידור ריצוף במבואת כניסה, במבואות במרתף ובמבואות קומתיות  1:20 / 1:50.</w:t>
      </w:r>
    </w:p>
    <w:p w14:paraId="5F8086D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תקרות אקוסטיות ותותבות 1:20 / 1:50.</w:t>
      </w:r>
    </w:p>
    <w:p w14:paraId="60C2C25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חדרי המדרגות במפלסים השונים 1:20 / 1:50.</w:t>
      </w:r>
    </w:p>
    <w:p w14:paraId="2AA79A8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7AE08CC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 אשפה וחצרות משק.</w:t>
      </w:r>
    </w:p>
    <w:p w14:paraId="138596A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קומה/קומות טיפוסיות.</w:t>
      </w:r>
    </w:p>
    <w:p w14:paraId="06F1F90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קומות ייחודיות. </w:t>
      </w:r>
    </w:p>
    <w:p w14:paraId="0BEAA83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גגות.</w:t>
      </w:r>
    </w:p>
    <w:p w14:paraId="4444A57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מתקנים על הגג וגגות עליונים.</w:t>
      </w:r>
    </w:p>
    <w:p w14:paraId="188DA63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0D2F7FB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7242D46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08DCA16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תאום מערכות (סופרפוזיציה), חתכים באזורים בהם מתוכננת הצטלבות מערכות.</w:t>
      </w:r>
    </w:p>
    <w:p w14:paraId="1329E39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יצור מדרגות 1:5.</w:t>
      </w:r>
    </w:p>
    <w:p w14:paraId="490CB72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וחתכים לפירים, מעליות ולמערכות 1:20 / 1:50.</w:t>
      </w:r>
    </w:p>
    <w:p w14:paraId="07DC105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פריסת קירות שירותים 1:20.</w:t>
      </w:r>
    </w:p>
    <w:p w14:paraId="206BAF0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5E2655B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נגרות.</w:t>
      </w:r>
    </w:p>
    <w:p w14:paraId="7FB333D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מסגרות, כולל חזיתות של ארונות חשמל, הידרנטים, תקשורת ופירים למיניהם, מעקות וכד'.</w:t>
      </w:r>
    </w:p>
    <w:p w14:paraId="18D850D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3DA30A1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32C641E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7ADC4F2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אזורי איטום עם הפניות לפרטים: גגות ואזורים רטובים במבנה. </w:t>
      </w:r>
    </w:p>
    <w:p w14:paraId="70D5897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חתכים ופרטיהם לאלמנטים מתועשים.</w:t>
      </w:r>
    </w:p>
    <w:p w14:paraId="4B08B09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הכנת תכניות שילוט פנים וחוץ.</w:t>
      </w:r>
    </w:p>
    <w:p w14:paraId="276A860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CA40B0A"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בניין עיקריים בקנ"מ 1:5, 1:10, 1:20</w:t>
      </w:r>
    </w:p>
    <w:p w14:paraId="7C48525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D8B363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60AC6DD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פריקסטים.</w:t>
      </w:r>
    </w:p>
    <w:p w14:paraId="51FECD6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371B1C1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ד.</w:t>
      </w:r>
      <w:r w:rsidRPr="00B27B4C">
        <w:rPr>
          <w:rFonts w:ascii="Times New Roman" w:eastAsia="Times New Roman" w:hAnsi="Times New Roman" w:cs="David" w:hint="cs"/>
          <w:sz w:val="20"/>
          <w:szCs w:val="24"/>
          <w:rtl/>
          <w:lang w:eastAsia="he-IL"/>
        </w:rPr>
        <w:tab/>
        <w:t>כרכובים.</w:t>
      </w:r>
    </w:p>
    <w:p w14:paraId="2611B49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1049BF9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78483A0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p>
    <w:p w14:paraId="05E6280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6999A11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45C559A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3F0C356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526987E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3590BBA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0C7C021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הגבהת מעקות במרפסות בכ- 30 ס"מ</w:t>
      </w:r>
    </w:p>
    <w:p w14:paraId="0C68C89B"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2AE4A82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113520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איטום ניקוז ובידוד בקנ"מ 1:5, 1:10, 1:20</w:t>
      </w:r>
    </w:p>
    <w:p w14:paraId="7D3DE3E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A5CF23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איטום גגות שטוחים (עם ו/או בלי ריצוף).</w:t>
      </w:r>
    </w:p>
    <w:p w14:paraId="6AC4944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תאום איטום קירות/קורות הבאים במגע עם הקרקע.</w:t>
      </w:r>
    </w:p>
    <w:p w14:paraId="127924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בידוד גגות שטוחים.</w:t>
      </w:r>
    </w:p>
    <w:p w14:paraId="4C68489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פרטי מרזבים וזרבוביות.</w:t>
      </w:r>
    </w:p>
    <w:p w14:paraId="57B64C4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איטום חדרי שירותים, מטבחים ומטבחונים, חצרות אשפה וכו'.</w:t>
      </w:r>
    </w:p>
    <w:p w14:paraId="079853A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 xml:space="preserve">סימון מהלך ומוצא מרזבים ע"ג חזיתות ותכניות במגע עם הקרקע כולל גבהים 1:50 (בתאום עם מתכנן הפיתוח). </w:t>
      </w:r>
    </w:p>
    <w:p w14:paraId="79CEC33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C2373F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p>
    <w:p w14:paraId="4723942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AF69CF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21EF930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7EE9613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5A427E3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43F1406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194168C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7D5D18D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778FEB8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פרטי נגרות.</w:t>
      </w:r>
    </w:p>
    <w:p w14:paraId="674C06B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6AAB795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(תכניות ייצור יוכנו ע"י היצרן, יבוקרו ויאושרו ע"י המתכנן) כולל חזיתות כניסה ותיבות דואר.</w:t>
      </w:r>
    </w:p>
    <w:p w14:paraId="4F5BFCE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1701865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 גמר סיפים ושיפולים בחדרי מדרגות.</w:t>
      </w:r>
    </w:p>
    <w:p w14:paraId="308B13A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יג.</w:t>
      </w:r>
      <w:r w:rsidRPr="00B27B4C">
        <w:rPr>
          <w:rFonts w:ascii="Times New Roman" w:eastAsia="Times New Roman" w:hAnsi="Times New Roman" w:cs="David" w:hint="cs"/>
          <w:sz w:val="20"/>
          <w:szCs w:val="24"/>
          <w:rtl/>
          <w:lang w:eastAsia="he-IL"/>
        </w:rPr>
        <w:tab/>
        <w:t>פרטי שילוט חוץ ופנים (ועד הבית).</w:t>
      </w:r>
    </w:p>
    <w:p w14:paraId="627D4D3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יד.</w:t>
      </w:r>
      <w:r w:rsidRPr="00B27B4C">
        <w:rPr>
          <w:rFonts w:ascii="Times New Roman" w:eastAsia="Times New Roman" w:hAnsi="Times New Roman" w:cs="David" w:hint="cs"/>
          <w:sz w:val="20"/>
          <w:szCs w:val="24"/>
          <w:rtl/>
          <w:lang w:eastAsia="he-IL"/>
        </w:rPr>
        <w:tab/>
        <w:t>פרטי מתקני אשפה.</w:t>
      </w:r>
    </w:p>
    <w:p w14:paraId="7C086AF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טו.</w:t>
      </w:r>
      <w:r w:rsidRPr="00B27B4C">
        <w:rPr>
          <w:rFonts w:ascii="Times New Roman" w:eastAsia="Times New Roman" w:hAnsi="Times New Roman" w:cs="David" w:hint="cs"/>
          <w:sz w:val="20"/>
          <w:szCs w:val="24"/>
          <w:rtl/>
          <w:lang w:eastAsia="he-IL"/>
        </w:rPr>
        <w:tab/>
        <w:t>פרטי מחיצות.</w:t>
      </w:r>
    </w:p>
    <w:p w14:paraId="69FC1E6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טז.</w:t>
      </w:r>
      <w:r w:rsidRPr="00B27B4C">
        <w:rPr>
          <w:rFonts w:ascii="Times New Roman" w:eastAsia="Times New Roman" w:hAnsi="Times New Roman" w:cs="David" w:hint="cs"/>
          <w:sz w:val="20"/>
          <w:szCs w:val="24"/>
          <w:rtl/>
          <w:lang w:eastAsia="he-IL"/>
        </w:rPr>
        <w:tab/>
        <w:t>שערים.</w:t>
      </w:r>
    </w:p>
    <w:p w14:paraId="0826664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יז.</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442F638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690902EF"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19C2781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עדכון תכניות וטבלאות</w:t>
      </w:r>
      <w:r w:rsidRPr="00B27B4C">
        <w:rPr>
          <w:rFonts w:ascii="Times New Roman" w:eastAsia="Times New Roman" w:hAnsi="Times New Roman" w:cs="David" w:hint="cs"/>
          <w:sz w:val="20"/>
          <w:szCs w:val="24"/>
          <w:rtl/>
          <w:lang w:eastAsia="he-IL"/>
        </w:rPr>
        <w:t>:</w:t>
      </w:r>
    </w:p>
    <w:p w14:paraId="54851DE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1DA3A09"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עדכון תכניות מכירה ותכניות המכר לפי תכניות הביצוע.</w:t>
      </w:r>
    </w:p>
    <w:p w14:paraId="7BF1276F"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עם הקבלנים לפי תכניות הביצוע. </w:t>
      </w:r>
    </w:p>
    <w:p w14:paraId="6D82C80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תכניות/בקשות להיתרים.</w:t>
      </w:r>
    </w:p>
    <w:p w14:paraId="4D41AF4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6BEF24AA"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505E8C1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56310B6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רשימות מעודכנות של תכניות כולל תאריך ומספר מהדורה – לפחות פעם בחודש.</w:t>
      </w:r>
    </w:p>
    <w:p w14:paraId="32900980"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5AC9301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מובהר בזאת שהתכניות יוכנו לפי ביצוע בקטעים של הפרויקט ויכללו פתרונות לקטעי הביניים.</w:t>
      </w:r>
    </w:p>
    <w:p w14:paraId="7347C6B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239F2FD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2CFA874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222539B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0922EEEE"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1C34D9B5"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כל המסמכים והתכניות יערכו בשפה העברית.</w:t>
      </w:r>
    </w:p>
    <w:p w14:paraId="3290C5E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7704FDE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8CFEE7"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5D1BAD1F"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9CD69DD"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862F078"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6AFF35F"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18842A"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2931473"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F846DC6" w14:textId="486663E6" w:rsidR="00F3375F" w:rsidRDefault="00992D45"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07E4EA177C449D6B8D2DAA1AA0F0F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98" w:author="דקל רוקבן" w:date="2021-05-03T12:50: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sdtContent>
      </w:sdt>
      <w:r w:rsidR="00B27B4C" w:rsidRPr="00B27B4C">
        <w:rPr>
          <w:rFonts w:ascii="Times New Roman" w:eastAsia="Times New Roman" w:hAnsi="Times New Roman" w:cs="David" w:hint="cs"/>
          <w:color w:val="008000"/>
          <w:sz w:val="24"/>
          <w:szCs w:val="24"/>
          <w:rtl/>
          <w:lang w:eastAsia="he-IL"/>
        </w:rPr>
        <w:br/>
      </w:r>
    </w:p>
    <w:p w14:paraId="56741148" w14:textId="77777777"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3DC7D484"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630B23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53258F4"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78B421C"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474123A" w14:textId="22A4E348" w:rsidR="00B27B4C" w:rsidRPr="00B27B4C" w:rsidRDefault="00B27B4C" w:rsidP="00B27B4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C51339740184AB2BB02125B33078D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9" w:author="דקל רוקבן" w:date="2021-05-03T12:51:00Z">
            <w:r w:rsidR="00992D45">
              <w:rPr>
                <w:rFonts w:ascii="Times New Roman" w:eastAsia="Times New Roman" w:hAnsi="Times New Roman" w:cs="David"/>
                <w:color w:val="008000"/>
                <w:sz w:val="24"/>
                <w:szCs w:val="24"/>
                <w:rtl/>
                <w:lang w:eastAsia="he-IL"/>
              </w:rPr>
              <w:t>גל-אור פישביין אדריכלים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400DE39EDDE43CB987761D6F5E71BC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00" w:author="דקל רוקבן" w:date="2020-12-30T12:14:00Z">
            <w:r w:rsidR="00FA6A6E">
              <w:rPr>
                <w:rFonts w:ascii="Times New Roman" w:eastAsia="Times New Roman" w:hAnsi="Times New Roman" w:cs="David"/>
                <w:color w:val="008000"/>
                <w:sz w:val="24"/>
                <w:szCs w:val="24"/>
                <w:rtl/>
                <w:lang w:eastAsia="he-IL"/>
              </w:rPr>
              <w:t>נתניה - מגרש 1409</w:t>
            </w:r>
          </w:ins>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B149FF165530461888E0EC1321C179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101" w:author="דקל רוקבן" w:date="2021-05-03T12:49:00Z">
            <w:r w:rsidR="00992D45">
              <w:rPr>
                <w:rFonts w:ascii="Times New Roman" w:eastAsia="Times New Roman" w:hAnsi="Times New Roman" w:cs="David" w:hint="cs"/>
                <w:color w:val="008000"/>
                <w:sz w:val="24"/>
                <w:szCs w:val="24"/>
                <w:rtl/>
              </w:rPr>
              <w:t>תכנון אדריכלי של הפרויקט כולל תב"ע בסמכות מקומית</w:t>
            </w:r>
          </w:ins>
        </w:sdtContent>
      </w:sdt>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3EBFDD4"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F75A825"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FC0967F"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5A2DC6"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9AE225"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E2576A" w14:textId="77777777" w:rsidR="00B27B4C" w:rsidRDefault="00B27B4C"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64083A1"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0696B8"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BD10BE0" w14:textId="77777777" w:rsidR="00E319B9" w:rsidRPr="00B27B4C" w:rsidRDefault="00E319B9"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DC173F4" w14:textId="2EF6BCA8" w:rsidR="00B27B4C" w:rsidRPr="00B27B4C" w:rsidRDefault="00992D45"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280C7CCE32D94ADEB48C41A8EDCD07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02" w:author="דקל רוקבן" w:date="2021-05-03T12:51:00Z">
            <w:r>
              <w:rPr>
                <w:rFonts w:ascii="Times New Roman" w:eastAsia="Times New Roman" w:hAnsi="Times New Roman" w:cs="David"/>
                <w:color w:val="00B0F0"/>
                <w:sz w:val="20"/>
                <w:szCs w:val="24"/>
                <w:u w:val="single"/>
                <w:rtl/>
                <w:lang w:eastAsia="he-IL"/>
              </w:rPr>
              <w:t>גל-אור פישביין אדריכלים בע"מ</w:t>
            </w:r>
          </w:ins>
        </w:sdtContent>
      </w:sdt>
    </w:p>
    <w:p w14:paraId="118A40EB"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FE932B6"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04B6AED"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5851D4D9"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65F5F0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3CC587F"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16BBD47" w14:textId="3271F5FA"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0C7025B2A8A4E6C8DA601183F1F75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03" w:author="דקל רוקבן" w:date="2021-05-03T12:50:00Z">
            <w:r w:rsidR="00992D45">
              <w:rPr>
                <w:rFonts w:ascii="Times New Roman" w:eastAsia="Times New Roman" w:hAnsi="Times New Roman" w:cs="David" w:hint="cs"/>
                <w:color w:val="008000"/>
                <w:sz w:val="24"/>
                <w:szCs w:val="24"/>
                <w:rtl/>
                <w:lang w:eastAsia="he-IL"/>
              </w:rPr>
              <w:br/>
              <w:t>אפריקה ישראל מגורים בע"מ</w:t>
            </w:r>
            <w:r w:rsidR="00992D45">
              <w:rPr>
                <w:rFonts w:ascii="Times New Roman" w:eastAsia="Times New Roman" w:hAnsi="Times New Roman" w:cs="David" w:hint="cs"/>
                <w:color w:val="008000"/>
                <w:sz w:val="24"/>
                <w:szCs w:val="24"/>
                <w:rtl/>
                <w:lang w:eastAsia="he-IL"/>
              </w:rPr>
              <w:br/>
              <w:t>יוני נתניהו 1 ג' אור יהודה</w:t>
            </w:r>
            <w:r w:rsidR="00992D45">
              <w:rPr>
                <w:rFonts w:ascii="Times New Roman" w:eastAsia="Times New Roman" w:hAnsi="Times New Roman" w:cs="David" w:hint="cs"/>
                <w:color w:val="008000"/>
                <w:sz w:val="24"/>
                <w:szCs w:val="24"/>
                <w:rtl/>
                <w:lang w:eastAsia="he-IL"/>
              </w:rPr>
              <w:br/>
              <w:t>מ.ז 52-003476-0</w:t>
            </w:r>
            <w:r w:rsidR="00992D45">
              <w:rPr>
                <w:rFonts w:ascii="Times New Roman" w:eastAsia="Times New Roman" w:hAnsi="Times New Roman" w:cs="David" w:hint="cs"/>
                <w:color w:val="008000"/>
                <w:sz w:val="24"/>
                <w:szCs w:val="24"/>
                <w:rtl/>
                <w:lang w:eastAsia="he-IL"/>
              </w:rPr>
              <w:br/>
            </w:r>
          </w:ins>
        </w:sdtContent>
      </w:sdt>
    </w:p>
    <w:p w14:paraId="4D492F0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9DD81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178AFB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F90D5D" w14:textId="24619634"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5A74010F7104A0984D8C575BFC485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04" w:author="דקל רוקבן" w:date="2020-12-30T12:14:00Z">
            <w:r w:rsidR="00FA6A6E">
              <w:rPr>
                <w:rFonts w:ascii="Times New Roman" w:eastAsia="Times New Roman" w:hAnsi="Times New Roman" w:cs="David" w:hint="cs"/>
                <w:color w:val="008000"/>
                <w:sz w:val="24"/>
                <w:szCs w:val="24"/>
                <w:rtl/>
                <w:lang w:eastAsia="he-IL"/>
              </w:rPr>
              <w:t>נתניה - מגרש 1409</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CA6261C4E1148E2A0219DE413711C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C93F30" w:rsidRPr="00ED6C9C">
            <w:rPr>
              <w:rStyle w:val="a7"/>
              <w:color w:val="00B0F0"/>
              <w:rtl/>
            </w:rPr>
            <w:t>[תאריך חתימת חוזה]</w:t>
          </w:r>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682907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9EDCDD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2FFC24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8CCBE3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1AAF6A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6C59CB1"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619105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A948B8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FB8D32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089E36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4E5A4A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8EBA53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2F02E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1D904246"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24B3ACA"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5B1B3C89"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EEE35DA"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394BD1E" w14:textId="1AF577E0" w:rsidR="009130F0" w:rsidRPr="009130F0" w:rsidRDefault="009130F0"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393ED5BB37DC441AB2DE608B7D281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05" w:author="דקל רוקבן" w:date="2021-05-03T12:51:00Z">
            <w:r w:rsidR="00992D45">
              <w:rPr>
                <w:rFonts w:ascii="Times New Roman" w:eastAsia="Times New Roman" w:hAnsi="Times New Roman" w:cs="David"/>
                <w:color w:val="00B0F0"/>
                <w:sz w:val="20"/>
                <w:szCs w:val="24"/>
                <w:u w:val="single"/>
                <w:rtl/>
                <w:lang w:eastAsia="he-IL"/>
              </w:rPr>
              <w:t>גל-אור פישביין אדריכלים בע"מ</w:t>
            </w:r>
          </w:ins>
        </w:sdtContent>
      </w:sdt>
    </w:p>
    <w:p w14:paraId="0C28085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6D475F3"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FBDD9A5"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1537E3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B1DAD5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____________________ עו"ד/רו"ח מאשר כי ה"ה _________________שחתימתם </w:t>
      </w:r>
      <w:r w:rsidRPr="00B27B4C">
        <w:rPr>
          <w:rFonts w:ascii="Times New Roman" w:eastAsia="Times New Roman" w:hAnsi="Times New Roman" w:cs="David" w:hint="cs"/>
          <w:sz w:val="24"/>
          <w:szCs w:val="24"/>
          <w:rtl/>
          <w:lang w:eastAsia="he-IL"/>
        </w:rPr>
        <w:lastRenderedPageBreak/>
        <w:t>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C8FC6A2"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2C42180"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945EDAA"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ABB5524"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FBE43B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1394E4D"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4E7DB311"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474B7DE0"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628C707" w14:textId="77777777" w:rsidR="001A69D5" w:rsidRPr="00134C85" w:rsidRDefault="001A69D5">
      <w:pPr>
        <w:rPr>
          <w:rFonts w:ascii="David" w:hAnsi="David" w:cs="David"/>
        </w:rPr>
      </w:pPr>
    </w:p>
    <w:sectPr w:rsidR="001A69D5" w:rsidRPr="00134C85" w:rsidSect="006F07FB">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61E8BF" w14:textId="77777777" w:rsidR="00992D45" w:rsidRDefault="00992D45" w:rsidP="00AF234B">
      <w:pPr>
        <w:spacing w:before="0" w:after="0" w:line="240" w:lineRule="auto"/>
      </w:pPr>
      <w:r>
        <w:separator/>
      </w:r>
    </w:p>
  </w:endnote>
  <w:endnote w:type="continuationSeparator" w:id="0">
    <w:p w14:paraId="0BAEEB83" w14:textId="77777777" w:rsidR="00992D45" w:rsidRDefault="00992D45" w:rsidP="00AF234B">
      <w:pPr>
        <w:spacing w:before="0" w:after="0" w:line="240" w:lineRule="auto"/>
      </w:pPr>
      <w:r>
        <w:continuationSeparator/>
      </w:r>
    </w:p>
  </w:endnote>
  <w:endnote w:type="continuationNotice" w:id="1">
    <w:p w14:paraId="6A9A5B4E" w14:textId="77777777" w:rsidR="00992D45" w:rsidRDefault="00992D4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Segoe UI"/>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20"/>
      <w:gridCol w:w="2810"/>
      <w:gridCol w:w="232"/>
      <w:gridCol w:w="1034"/>
      <w:gridCol w:w="1800"/>
    </w:tblGrid>
    <w:tr w:rsidR="00992D45" w:rsidRPr="00F9528C" w14:paraId="50A4EF45" w14:textId="77777777" w:rsidTr="00C04A72">
      <w:tc>
        <w:tcPr>
          <w:tcW w:w="753" w:type="dxa"/>
        </w:tcPr>
        <w:p w14:paraId="0AF41BF0" w14:textId="77777777" w:rsidR="00992D45" w:rsidRPr="00F9528C" w:rsidRDefault="00992D4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51E07CF6" w14:textId="1C8A7FAE" w:rsidR="00992D45" w:rsidRPr="00F9528C" w:rsidRDefault="00992D45" w:rsidP="00F9528C">
              <w:pPr>
                <w:tabs>
                  <w:tab w:val="center" w:pos="4153"/>
                  <w:tab w:val="right" w:pos="8306"/>
                </w:tabs>
                <w:spacing w:before="0" w:after="0" w:line="240" w:lineRule="auto"/>
                <w:rPr>
                  <w:rFonts w:ascii="David" w:hAnsi="David"/>
                  <w:color w:val="00B0F0"/>
                  <w:sz w:val="20"/>
                  <w:szCs w:val="20"/>
                  <w:rtl/>
                </w:rPr>
              </w:pPr>
              <w:ins w:id="106" w:author="דקל רוקבן" w:date="2021-05-03T12:48:00Z">
                <w:r>
                  <w:rPr>
                    <w:rFonts w:ascii="David" w:hAnsi="David"/>
                    <w:color w:val="00B0F0"/>
                    <w:sz w:val="20"/>
                    <w:szCs w:val="20"/>
                    <w:rtl/>
                  </w:rPr>
                  <w:t>נתניה - מגרש 1409</w:t>
                </w:r>
              </w:ins>
            </w:p>
          </w:tc>
        </w:sdtContent>
      </w:sdt>
      <w:tc>
        <w:tcPr>
          <w:tcW w:w="2232" w:type="dxa"/>
        </w:tcPr>
        <w:p w14:paraId="2C26BABE" w14:textId="77777777" w:rsidR="00992D45" w:rsidRPr="00F9528C" w:rsidRDefault="00992D4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אדריכל ראשי</w:t>
              </w:r>
            </w:sdtContent>
          </w:sdt>
        </w:p>
      </w:tc>
      <w:tc>
        <w:tcPr>
          <w:tcW w:w="236" w:type="dxa"/>
        </w:tcPr>
        <w:p w14:paraId="64D6C88A" w14:textId="77777777" w:rsidR="00992D45" w:rsidRPr="00F9528C" w:rsidRDefault="00992D45" w:rsidP="00F9528C">
          <w:pPr>
            <w:tabs>
              <w:tab w:val="center" w:pos="4153"/>
              <w:tab w:val="right" w:pos="8306"/>
            </w:tabs>
            <w:spacing w:before="0" w:after="0" w:line="240" w:lineRule="auto"/>
            <w:rPr>
              <w:rFonts w:ascii="David" w:hAnsi="David"/>
              <w:sz w:val="16"/>
              <w:szCs w:val="16"/>
              <w:rtl/>
            </w:rPr>
          </w:pPr>
        </w:p>
      </w:tc>
      <w:tc>
        <w:tcPr>
          <w:tcW w:w="1129" w:type="dxa"/>
        </w:tcPr>
        <w:p w14:paraId="1ED834D8" w14:textId="77777777" w:rsidR="00992D45" w:rsidRPr="00F9528C" w:rsidRDefault="00992D45"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67700CB8" w14:textId="1291DD85" w:rsidR="00992D45" w:rsidRPr="00F9528C" w:rsidRDefault="00992D45" w:rsidP="00F9528C">
              <w:pPr>
                <w:tabs>
                  <w:tab w:val="center" w:pos="4153"/>
                  <w:tab w:val="right" w:pos="8306"/>
                </w:tabs>
                <w:spacing w:before="0" w:after="0" w:line="240" w:lineRule="auto"/>
                <w:rPr>
                  <w:rFonts w:ascii="David" w:hAnsi="David"/>
                  <w:sz w:val="20"/>
                  <w:szCs w:val="20"/>
                  <w:rtl/>
                </w:rPr>
              </w:pPr>
              <w:del w:id="107" w:author="דקל רוקבן" w:date="2021-05-03T12:47:00Z">
                <w:r w:rsidDel="00992D45">
                  <w:rPr>
                    <w:rFonts w:ascii="David" w:hAnsi="David" w:hint="cs"/>
                    <w:sz w:val="20"/>
                    <w:szCs w:val="20"/>
                  </w:rPr>
                  <w:delText>CONT-5-565</w:delText>
                </w:r>
              </w:del>
              <w:ins w:id="108" w:author="דקל רוקבן" w:date="2021-05-03T12:47:00Z">
                <w:r>
                  <w:rPr>
                    <w:rFonts w:ascii="David" w:hAnsi="David" w:hint="cs"/>
                    <w:sz w:val="20"/>
                    <w:szCs w:val="20"/>
                  </w:rPr>
                  <w:t>CO</w:t>
                </w:r>
                <w:r>
                  <w:rPr>
                    <w:rFonts w:ascii="David" w:hAnsi="David" w:hint="cs"/>
                    <w:sz w:val="20"/>
                    <w:szCs w:val="20"/>
                    <w:rtl/>
                  </w:rPr>
                  <w:t>NT-10-1996</w:t>
                </w:r>
              </w:ins>
            </w:p>
          </w:tc>
        </w:sdtContent>
      </w:sdt>
    </w:tr>
    <w:tr w:rsidR="00992D45" w:rsidRPr="00F9528C" w14:paraId="7E8C9D24" w14:textId="77777777" w:rsidTr="00C04A72">
      <w:tc>
        <w:tcPr>
          <w:tcW w:w="753" w:type="dxa"/>
        </w:tcPr>
        <w:p w14:paraId="627C10A4" w14:textId="77777777" w:rsidR="00992D45" w:rsidRPr="00F9528C" w:rsidRDefault="00992D4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4C9756F8" w14:textId="657C816A" w:rsidR="00992D45" w:rsidRPr="00F9528C" w:rsidRDefault="00992D45" w:rsidP="00F9528C">
              <w:pPr>
                <w:tabs>
                  <w:tab w:val="center" w:pos="4153"/>
                  <w:tab w:val="right" w:pos="8306"/>
                </w:tabs>
                <w:spacing w:before="0" w:after="0" w:line="240" w:lineRule="auto"/>
                <w:rPr>
                  <w:rFonts w:ascii="David" w:hAnsi="David"/>
                  <w:color w:val="00B0F0"/>
                  <w:sz w:val="20"/>
                  <w:szCs w:val="20"/>
                  <w:rtl/>
                </w:rPr>
              </w:pPr>
              <w:ins w:id="109" w:author="דקל רוקבן" w:date="2021-05-03T12:51:00Z">
                <w:r>
                  <w:rPr>
                    <w:rFonts w:ascii="David" w:hAnsi="David"/>
                    <w:color w:val="00B0F0"/>
                    <w:sz w:val="20"/>
                    <w:szCs w:val="20"/>
                    <w:rtl/>
                  </w:rPr>
                  <w:t>גל-אור פישביין אדריכלים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92D45" w:rsidRPr="00F9528C" w14:paraId="04F4DBD6" w14:textId="77777777" w:rsidTr="00C04A72">
            <w:trPr>
              <w:trHeight w:val="201"/>
            </w:trPr>
            <w:tc>
              <w:tcPr>
                <w:tcW w:w="926" w:type="dxa"/>
              </w:tcPr>
              <w:p w14:paraId="64F03771" w14:textId="77777777" w:rsidR="00992D45" w:rsidRPr="00F9528C" w:rsidRDefault="00992D4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6E8BD199" w14:textId="19B32C38" w:rsidR="00992D45" w:rsidRPr="00F9528C" w:rsidRDefault="00992D45" w:rsidP="00F9528C">
                    <w:pPr>
                      <w:tabs>
                        <w:tab w:val="center" w:pos="4153"/>
                        <w:tab w:val="right" w:pos="8306"/>
                      </w:tabs>
                      <w:spacing w:before="0" w:after="0" w:line="240" w:lineRule="auto"/>
                      <w:ind w:left="1" w:hanging="1"/>
                      <w:rPr>
                        <w:rFonts w:ascii="David" w:hAnsi="David"/>
                        <w:color w:val="00B0F0"/>
                        <w:sz w:val="20"/>
                        <w:szCs w:val="20"/>
                        <w:rtl/>
                      </w:rPr>
                    </w:pPr>
                    <w:ins w:id="110" w:author="דקל רוקבן" w:date="2021-05-03T12:48:00Z">
                      <w:r>
                        <w:rPr>
                          <w:rFonts w:ascii="David" w:hAnsi="David"/>
                          <w:color w:val="00B0F0"/>
                          <w:sz w:val="20"/>
                          <w:szCs w:val="20"/>
                          <w:rtl/>
                        </w:rPr>
                        <w:t>0.2</w:t>
                      </w:r>
                    </w:ins>
                  </w:p>
                </w:tc>
              </w:sdtContent>
            </w:sdt>
          </w:tr>
        </w:tbl>
        <w:p w14:paraId="40A260F5" w14:textId="77777777" w:rsidR="00992D45" w:rsidRPr="00F9528C" w:rsidRDefault="00992D45" w:rsidP="00F9528C">
          <w:pPr>
            <w:tabs>
              <w:tab w:val="center" w:pos="4153"/>
              <w:tab w:val="right" w:pos="8306"/>
            </w:tabs>
            <w:spacing w:before="0" w:after="0" w:line="240" w:lineRule="auto"/>
            <w:rPr>
              <w:rFonts w:ascii="David" w:hAnsi="David"/>
              <w:sz w:val="20"/>
              <w:szCs w:val="20"/>
              <w:rtl/>
            </w:rPr>
          </w:pPr>
        </w:p>
      </w:tc>
      <w:tc>
        <w:tcPr>
          <w:tcW w:w="236" w:type="dxa"/>
        </w:tcPr>
        <w:p w14:paraId="306E6408" w14:textId="77777777" w:rsidR="00992D45" w:rsidRPr="00F9528C" w:rsidRDefault="00992D45" w:rsidP="00F9528C">
          <w:pPr>
            <w:tabs>
              <w:tab w:val="center" w:pos="4153"/>
              <w:tab w:val="right" w:pos="8306"/>
            </w:tabs>
            <w:spacing w:before="0" w:after="0" w:line="240" w:lineRule="auto"/>
            <w:rPr>
              <w:rFonts w:ascii="David" w:hAnsi="David"/>
              <w:sz w:val="20"/>
              <w:szCs w:val="20"/>
              <w:rtl/>
            </w:rPr>
          </w:pPr>
        </w:p>
      </w:tc>
      <w:tc>
        <w:tcPr>
          <w:tcW w:w="1129" w:type="dxa"/>
        </w:tcPr>
        <w:p w14:paraId="16005642" w14:textId="77777777" w:rsidR="00992D45" w:rsidRPr="00F9528C" w:rsidRDefault="00992D4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25F9E32B" w14:textId="15D0D632" w:rsidR="00992D45" w:rsidRPr="00F9528C" w:rsidRDefault="00992D45" w:rsidP="00F9528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ins w:id="111" w:author="דקל רוקבן" w:date="2021-05-03T12:48:00Z">
                <w:r>
                  <w:rPr>
                    <w:rFonts w:ascii="David" w:hAnsi="David"/>
                    <w:sz w:val="20"/>
                    <w:szCs w:val="20"/>
                    <w:rtl/>
                  </w:rPr>
                  <w:t>3;#</w:t>
                </w:r>
                <w:r>
                  <w:rPr>
                    <w:rFonts w:ascii="David" w:hAnsi="David"/>
                    <w:sz w:val="20"/>
                    <w:szCs w:val="20"/>
                  </w:rPr>
                  <w:t>Draft</w:t>
                </w:r>
              </w:ins>
            </w:sdtContent>
          </w:sdt>
        </w:p>
      </w:tc>
    </w:tr>
    <w:tr w:rsidR="00992D45" w:rsidRPr="00F9528C" w14:paraId="51ED4EF3" w14:textId="77777777" w:rsidTr="00F9528C">
      <w:trPr>
        <w:trHeight w:val="80"/>
      </w:trPr>
      <w:tc>
        <w:tcPr>
          <w:tcW w:w="753" w:type="dxa"/>
        </w:tcPr>
        <w:p w14:paraId="73757AF1" w14:textId="77777777" w:rsidR="00992D45" w:rsidRPr="00F9528C" w:rsidRDefault="00992D45" w:rsidP="00F9528C">
          <w:pPr>
            <w:tabs>
              <w:tab w:val="center" w:pos="4153"/>
              <w:tab w:val="right" w:pos="8306"/>
            </w:tabs>
            <w:spacing w:before="0" w:after="0" w:line="240" w:lineRule="auto"/>
            <w:rPr>
              <w:rFonts w:ascii="David" w:hAnsi="David"/>
              <w:sz w:val="20"/>
              <w:szCs w:val="20"/>
              <w:rtl/>
            </w:rPr>
          </w:pPr>
        </w:p>
      </w:tc>
      <w:tc>
        <w:tcPr>
          <w:tcW w:w="1883" w:type="dxa"/>
        </w:tcPr>
        <w:p w14:paraId="7CFA5BF8" w14:textId="77777777" w:rsidR="00992D45" w:rsidRPr="00F9528C" w:rsidRDefault="00992D45"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2BA73301" w14:textId="77777777" w:rsidR="00992D45" w:rsidRPr="00F9528C" w:rsidRDefault="00992D45" w:rsidP="00F9528C">
          <w:pPr>
            <w:tabs>
              <w:tab w:val="center" w:pos="4153"/>
              <w:tab w:val="right" w:pos="8306"/>
            </w:tabs>
            <w:spacing w:before="0" w:after="0" w:line="240" w:lineRule="auto"/>
            <w:rPr>
              <w:rFonts w:ascii="David" w:hAnsi="David"/>
              <w:sz w:val="20"/>
              <w:szCs w:val="20"/>
              <w:rtl/>
            </w:rPr>
          </w:pPr>
        </w:p>
      </w:tc>
      <w:tc>
        <w:tcPr>
          <w:tcW w:w="236" w:type="dxa"/>
        </w:tcPr>
        <w:p w14:paraId="485C7538" w14:textId="77777777" w:rsidR="00992D45" w:rsidRPr="00F9528C" w:rsidRDefault="00992D45" w:rsidP="00F9528C">
          <w:pPr>
            <w:tabs>
              <w:tab w:val="center" w:pos="4153"/>
              <w:tab w:val="right" w:pos="8306"/>
            </w:tabs>
            <w:spacing w:before="0" w:after="0" w:line="240" w:lineRule="auto"/>
            <w:rPr>
              <w:rFonts w:ascii="David" w:hAnsi="David"/>
              <w:sz w:val="20"/>
              <w:szCs w:val="20"/>
              <w:rtl/>
            </w:rPr>
          </w:pPr>
        </w:p>
      </w:tc>
      <w:tc>
        <w:tcPr>
          <w:tcW w:w="1129" w:type="dxa"/>
        </w:tcPr>
        <w:p w14:paraId="1E09C69A" w14:textId="77777777" w:rsidR="00992D45" w:rsidRPr="00F9528C" w:rsidRDefault="00992D45" w:rsidP="00F9528C">
          <w:pPr>
            <w:tabs>
              <w:tab w:val="center" w:pos="4153"/>
              <w:tab w:val="right" w:pos="8306"/>
            </w:tabs>
            <w:spacing w:before="0" w:after="0" w:line="240" w:lineRule="auto"/>
            <w:rPr>
              <w:rFonts w:ascii="David" w:hAnsi="David"/>
              <w:sz w:val="20"/>
              <w:szCs w:val="20"/>
              <w:rtl/>
            </w:rPr>
          </w:pPr>
        </w:p>
      </w:tc>
      <w:tc>
        <w:tcPr>
          <w:tcW w:w="2073" w:type="dxa"/>
        </w:tcPr>
        <w:p w14:paraId="7814D2F1" w14:textId="77777777" w:rsidR="00992D45" w:rsidRPr="00F9528C" w:rsidRDefault="00992D45" w:rsidP="00F9528C">
          <w:pPr>
            <w:tabs>
              <w:tab w:val="center" w:pos="4153"/>
              <w:tab w:val="right" w:pos="8306"/>
            </w:tabs>
            <w:spacing w:before="0" w:after="0" w:line="240" w:lineRule="auto"/>
            <w:rPr>
              <w:rFonts w:ascii="David" w:hAnsi="David"/>
              <w:sz w:val="20"/>
              <w:szCs w:val="20"/>
              <w:rtl/>
            </w:rPr>
          </w:pPr>
        </w:p>
      </w:tc>
    </w:tr>
  </w:tbl>
  <w:p w14:paraId="17FAB398" w14:textId="77777777" w:rsidR="00992D45" w:rsidRDefault="00992D45" w:rsidP="00F9528C">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07C8969A" w14:textId="77777777" w:rsidR="00992D45" w:rsidRPr="00F9528C" w:rsidRDefault="00992D45" w:rsidP="00F9528C">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D79FA9" w14:textId="77777777" w:rsidR="00992D45" w:rsidRDefault="00992D45" w:rsidP="00AF234B">
      <w:pPr>
        <w:spacing w:before="0" w:after="0" w:line="240" w:lineRule="auto"/>
      </w:pPr>
      <w:r>
        <w:separator/>
      </w:r>
    </w:p>
  </w:footnote>
  <w:footnote w:type="continuationSeparator" w:id="0">
    <w:p w14:paraId="188B5670" w14:textId="77777777" w:rsidR="00992D45" w:rsidRDefault="00992D45" w:rsidP="00AF234B">
      <w:pPr>
        <w:spacing w:before="0" w:after="0" w:line="240" w:lineRule="auto"/>
      </w:pPr>
      <w:r>
        <w:continuationSeparator/>
      </w:r>
    </w:p>
  </w:footnote>
  <w:footnote w:type="continuationNotice" w:id="1">
    <w:p w14:paraId="22C5328E" w14:textId="77777777" w:rsidR="00992D45" w:rsidRDefault="00992D45">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2A77645C" w14:textId="77777777" w:rsidR="00992D45" w:rsidRDefault="00992D45">
        <w:pPr>
          <w:pStyle w:val="a3"/>
          <w:jc w:val="center"/>
        </w:pPr>
        <w:r>
          <w:fldChar w:fldCharType="begin"/>
        </w:r>
        <w:r>
          <w:instrText xml:space="preserve"> PAGE   \* MERGEFORMAT </w:instrText>
        </w:r>
        <w:r>
          <w:fldChar w:fldCharType="separate"/>
        </w:r>
        <w:r w:rsidR="00E37139">
          <w:rPr>
            <w:noProof/>
            <w:rtl/>
          </w:rPr>
          <w:t>43</w:t>
        </w:r>
        <w:r>
          <w:rPr>
            <w:noProof/>
          </w:rPr>
          <w:fldChar w:fldCharType="end"/>
        </w:r>
      </w:p>
    </w:sdtContent>
  </w:sdt>
  <w:p w14:paraId="4151DB8A" w14:textId="77777777" w:rsidR="00992D45" w:rsidRDefault="00992D45">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3"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4"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7"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1"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2"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3"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0"/>
  </w:num>
  <w:num w:numId="14">
    <w:abstractNumId w:val="5"/>
  </w:num>
  <w:num w:numId="15">
    <w:abstractNumId w:val="14"/>
  </w:num>
  <w:num w:numId="16">
    <w:abstractNumId w:val="17"/>
  </w:num>
  <w:num w:numId="17">
    <w:abstractNumId w:val="1"/>
  </w:num>
  <w:num w:numId="18">
    <w:abstractNumId w:val="4"/>
  </w:num>
  <w:num w:numId="19">
    <w:abstractNumId w:val="7"/>
  </w:num>
  <w:num w:numId="20">
    <w:abstractNumId w:val="6"/>
  </w:num>
  <w:num w:numId="21">
    <w:abstractNumId w:val="10"/>
  </w:num>
  <w:num w:numId="22">
    <w:abstractNumId w:val="9"/>
  </w:num>
  <w:num w:numId="23">
    <w:abstractNumId w:val="15"/>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דקל רוקבן">
    <w15:presenceInfo w15:providerId="AD" w15:userId="S-1-5-21-1915107579-1707952165-794563710-13510"/>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687"/>
    <w:rsid w:val="000645F8"/>
    <w:rsid w:val="00090862"/>
    <w:rsid w:val="000B4F06"/>
    <w:rsid w:val="000D1F3D"/>
    <w:rsid w:val="000D6671"/>
    <w:rsid w:val="00101CB5"/>
    <w:rsid w:val="00124F1F"/>
    <w:rsid w:val="00134C85"/>
    <w:rsid w:val="001551B5"/>
    <w:rsid w:val="001632B2"/>
    <w:rsid w:val="00166C84"/>
    <w:rsid w:val="00170ACE"/>
    <w:rsid w:val="001A0C3C"/>
    <w:rsid w:val="001A2CBF"/>
    <w:rsid w:val="001A69D5"/>
    <w:rsid w:val="001B48D8"/>
    <w:rsid w:val="001C356E"/>
    <w:rsid w:val="001F3ACA"/>
    <w:rsid w:val="001F4C64"/>
    <w:rsid w:val="00214ACF"/>
    <w:rsid w:val="00227EBF"/>
    <w:rsid w:val="00231CEF"/>
    <w:rsid w:val="00235529"/>
    <w:rsid w:val="002419E5"/>
    <w:rsid w:val="00255ACD"/>
    <w:rsid w:val="00263199"/>
    <w:rsid w:val="0027248C"/>
    <w:rsid w:val="00282149"/>
    <w:rsid w:val="002D7834"/>
    <w:rsid w:val="00385D12"/>
    <w:rsid w:val="003A4904"/>
    <w:rsid w:val="003F2F80"/>
    <w:rsid w:val="004007D5"/>
    <w:rsid w:val="004103D1"/>
    <w:rsid w:val="0043488B"/>
    <w:rsid w:val="00446416"/>
    <w:rsid w:val="004E078C"/>
    <w:rsid w:val="004E215F"/>
    <w:rsid w:val="00537497"/>
    <w:rsid w:val="00552E11"/>
    <w:rsid w:val="00561888"/>
    <w:rsid w:val="0056366A"/>
    <w:rsid w:val="00564715"/>
    <w:rsid w:val="0059525F"/>
    <w:rsid w:val="005A6344"/>
    <w:rsid w:val="005B0177"/>
    <w:rsid w:val="005C272D"/>
    <w:rsid w:val="005C5A8D"/>
    <w:rsid w:val="00640557"/>
    <w:rsid w:val="00646233"/>
    <w:rsid w:val="0065056B"/>
    <w:rsid w:val="00672C76"/>
    <w:rsid w:val="006905F7"/>
    <w:rsid w:val="006B0246"/>
    <w:rsid w:val="006B5833"/>
    <w:rsid w:val="006D2AA2"/>
    <w:rsid w:val="006D4ED5"/>
    <w:rsid w:val="006F07FB"/>
    <w:rsid w:val="00703F1F"/>
    <w:rsid w:val="0072103C"/>
    <w:rsid w:val="00727B7A"/>
    <w:rsid w:val="007B1B1C"/>
    <w:rsid w:val="007E5EEA"/>
    <w:rsid w:val="00817C5E"/>
    <w:rsid w:val="00844490"/>
    <w:rsid w:val="008524DD"/>
    <w:rsid w:val="008955F4"/>
    <w:rsid w:val="0089718B"/>
    <w:rsid w:val="008A4C15"/>
    <w:rsid w:val="008C3CCA"/>
    <w:rsid w:val="008C64C6"/>
    <w:rsid w:val="008D7965"/>
    <w:rsid w:val="008F5534"/>
    <w:rsid w:val="009047F2"/>
    <w:rsid w:val="009130F0"/>
    <w:rsid w:val="00917BA7"/>
    <w:rsid w:val="00942177"/>
    <w:rsid w:val="00950169"/>
    <w:rsid w:val="00992D45"/>
    <w:rsid w:val="009A29EA"/>
    <w:rsid w:val="009D06C3"/>
    <w:rsid w:val="009E0EE6"/>
    <w:rsid w:val="00A10190"/>
    <w:rsid w:val="00A27297"/>
    <w:rsid w:val="00A42052"/>
    <w:rsid w:val="00A74C89"/>
    <w:rsid w:val="00AD36C1"/>
    <w:rsid w:val="00AF234B"/>
    <w:rsid w:val="00B003AC"/>
    <w:rsid w:val="00B12868"/>
    <w:rsid w:val="00B1421E"/>
    <w:rsid w:val="00B213F4"/>
    <w:rsid w:val="00B27B4C"/>
    <w:rsid w:val="00B4502A"/>
    <w:rsid w:val="00BB267C"/>
    <w:rsid w:val="00BC719C"/>
    <w:rsid w:val="00BD40B3"/>
    <w:rsid w:val="00BD794C"/>
    <w:rsid w:val="00BE17B4"/>
    <w:rsid w:val="00C04A72"/>
    <w:rsid w:val="00C22AB1"/>
    <w:rsid w:val="00C63015"/>
    <w:rsid w:val="00C93F30"/>
    <w:rsid w:val="00D3056F"/>
    <w:rsid w:val="00D50E2D"/>
    <w:rsid w:val="00D65B92"/>
    <w:rsid w:val="00D97438"/>
    <w:rsid w:val="00DA0366"/>
    <w:rsid w:val="00DA4F89"/>
    <w:rsid w:val="00DD3642"/>
    <w:rsid w:val="00DD3BC6"/>
    <w:rsid w:val="00DD691B"/>
    <w:rsid w:val="00DE7868"/>
    <w:rsid w:val="00E034F9"/>
    <w:rsid w:val="00E071C7"/>
    <w:rsid w:val="00E319B9"/>
    <w:rsid w:val="00E37139"/>
    <w:rsid w:val="00E60442"/>
    <w:rsid w:val="00E61967"/>
    <w:rsid w:val="00E679C7"/>
    <w:rsid w:val="00E95AE9"/>
    <w:rsid w:val="00EC37B6"/>
    <w:rsid w:val="00ED6C9C"/>
    <w:rsid w:val="00EE48BB"/>
    <w:rsid w:val="00EF442B"/>
    <w:rsid w:val="00F1104F"/>
    <w:rsid w:val="00F24F9E"/>
    <w:rsid w:val="00F319D3"/>
    <w:rsid w:val="00F3375F"/>
    <w:rsid w:val="00F40E6F"/>
    <w:rsid w:val="00F55DF8"/>
    <w:rsid w:val="00F670F3"/>
    <w:rsid w:val="00F82703"/>
    <w:rsid w:val="00F9528C"/>
    <w:rsid w:val="00FA6A6E"/>
    <w:rsid w:val="00FC616E"/>
    <w:rsid w:val="00FE53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FBF86F8"/>
  <w15:chartTrackingRefBased/>
  <w15:docId w15:val="{D45B28A0-6B3C-42D7-A7F1-A572CBFB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B27B4C"/>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B27B4C"/>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B27B4C"/>
    <w:rPr>
      <w:rFonts w:ascii="Times New Roman" w:eastAsia="Times New Roman" w:hAnsi="Times New Roman" w:cs="David"/>
      <w:sz w:val="24"/>
      <w:szCs w:val="24"/>
      <w:u w:val="single"/>
      <w:lang w:eastAsia="he-IL"/>
    </w:rPr>
  </w:style>
  <w:style w:type="character" w:customStyle="1" w:styleId="40">
    <w:name w:val="כותרת 4 תו"/>
    <w:basedOn w:val="a0"/>
    <w:link w:val="4"/>
    <w:rsid w:val="00B27B4C"/>
    <w:rPr>
      <w:rFonts w:ascii="Calibri" w:eastAsia="Times New Roman" w:hAnsi="Calibri" w:cs="Arial"/>
      <w:b/>
      <w:bCs/>
      <w:sz w:val="28"/>
      <w:szCs w:val="28"/>
      <w:lang w:eastAsia="he-IL"/>
    </w:rPr>
  </w:style>
  <w:style w:type="character" w:customStyle="1" w:styleId="50">
    <w:name w:val="כותרת 5 תו"/>
    <w:basedOn w:val="a0"/>
    <w:link w:val="5"/>
    <w:rsid w:val="00B27B4C"/>
    <w:rPr>
      <w:rFonts w:ascii="Times New Roman" w:eastAsia="Times New Roman" w:hAnsi="Times New Roman" w:cs="David"/>
      <w:b/>
      <w:bCs/>
      <w:i/>
      <w:iCs/>
      <w:sz w:val="26"/>
      <w:szCs w:val="26"/>
      <w:lang w:eastAsia="he-IL"/>
    </w:rPr>
  </w:style>
  <w:style w:type="numbering" w:customStyle="1" w:styleId="NoList1">
    <w:name w:val="No List1"/>
    <w:next w:val="a2"/>
    <w:semiHidden/>
    <w:rsid w:val="00B27B4C"/>
  </w:style>
  <w:style w:type="paragraph" w:customStyle="1" w:styleId="Heading11">
    <w:name w:val="Heading 11"/>
    <w:basedOn w:val="a"/>
    <w:next w:val="a"/>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B27B4C"/>
    <w:rPr>
      <w:rFonts w:ascii="Times New Roman" w:eastAsia="Times New Roman" w:hAnsi="Times New Roman" w:cs="David"/>
      <w:sz w:val="20"/>
      <w:szCs w:val="24"/>
      <w:lang w:eastAsia="he-IL"/>
    </w:rPr>
  </w:style>
  <w:style w:type="paragraph" w:styleId="ab">
    <w:name w:val="Title"/>
    <w:basedOn w:val="a"/>
    <w:link w:val="ac"/>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ad">
    <w:name w:val="Block Text"/>
    <w:basedOn w:val="a"/>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B27B4C"/>
    <w:rPr>
      <w:rFonts w:ascii="Times New Roman" w:eastAsia="Times New Roman" w:hAnsi="Times New Roman" w:cs="David"/>
      <w:sz w:val="24"/>
      <w:szCs w:val="24"/>
      <w:lang w:eastAsia="he-IL"/>
    </w:rPr>
  </w:style>
  <w:style w:type="paragraph" w:styleId="21">
    <w:name w:val="Body Text Indent 2"/>
    <w:basedOn w:val="a"/>
    <w:link w:val="22"/>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B27B4C"/>
    <w:rPr>
      <w:rFonts w:ascii="Times New Roman" w:eastAsia="Times New Roman" w:hAnsi="Times New Roman" w:cs="David"/>
      <w:sz w:val="20"/>
      <w:szCs w:val="24"/>
      <w:lang w:eastAsia="he-IL"/>
    </w:rPr>
  </w:style>
  <w:style w:type="paragraph" w:styleId="ae">
    <w:name w:val="Balloon Text"/>
    <w:basedOn w:val="a"/>
    <w:link w:val="af"/>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B27B4C"/>
    <w:rPr>
      <w:rFonts w:ascii="Tahoma" w:eastAsia="Times New Roman" w:hAnsi="Tahoma" w:cs="Tahoma"/>
      <w:sz w:val="16"/>
      <w:szCs w:val="16"/>
      <w:lang w:eastAsia="he-IL"/>
    </w:rPr>
  </w:style>
  <w:style w:type="paragraph" w:customStyle="1" w:styleId="af0">
    <w:name w:val="סגנון"/>
    <w:basedOn w:val="a"/>
    <w:next w:val="ad"/>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B27B4C"/>
    <w:rPr>
      <w:rFonts w:cs="Times New Roman"/>
    </w:rPr>
  </w:style>
  <w:style w:type="paragraph" w:styleId="af2">
    <w:name w:val="Document Map"/>
    <w:basedOn w:val="a"/>
    <w:link w:val="af3"/>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B27B4C"/>
    <w:rPr>
      <w:rFonts w:ascii="Tahoma" w:eastAsia="Times New Roman" w:hAnsi="Tahoma" w:cs="Tahoma"/>
      <w:sz w:val="20"/>
      <w:szCs w:val="20"/>
      <w:shd w:val="clear" w:color="auto" w:fill="000080"/>
      <w:lang w:eastAsia="he-IL"/>
    </w:rPr>
  </w:style>
  <w:style w:type="paragraph" w:customStyle="1" w:styleId="af4">
    <w:name w:val="רשימה מימין"/>
    <w:basedOn w:val="a"/>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B27B4C"/>
    <w:pPr>
      <w:tabs>
        <w:tab w:val="left" w:pos="2880"/>
        <w:tab w:val="left" w:pos="5220"/>
        <w:tab w:val="left" w:pos="7740"/>
      </w:tabs>
      <w:ind w:left="360"/>
    </w:pPr>
    <w:rPr>
      <w:sz w:val="22"/>
      <w:szCs w:val="22"/>
    </w:rPr>
  </w:style>
  <w:style w:type="paragraph" w:customStyle="1" w:styleId="12">
    <w:name w:val="חתימה קו 1 נקודות"/>
    <w:basedOn w:val="1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No Spacing"/>
    <w:uiPriority w:val="1"/>
    <w:qFormat/>
    <w:rsid w:val="00EE48BB"/>
    <w:pPr>
      <w:bidi/>
      <w:spacing w:beforeAutospacing="1" w:after="0" w:afterAutospacing="1" w:line="240" w:lineRule="auto"/>
    </w:pPr>
  </w:style>
  <w:style w:type="paragraph" w:customStyle="1" w:styleId="af7">
    <w:name w:val="שדות בטופס"/>
    <w:basedOn w:val="a"/>
    <w:qFormat/>
    <w:rsid w:val="00EE48BB"/>
    <w:pPr>
      <w:spacing w:line="360" w:lineRule="auto"/>
    </w:pPr>
    <w:rPr>
      <w:rFonts w:ascii="Times New Roman" w:eastAsia="Times New Roman" w:hAnsi="Times New Roman" w:cs="David"/>
      <w:color w:val="00B0F0"/>
      <w:sz w:val="24"/>
      <w:szCs w:val="24"/>
    </w:rPr>
  </w:style>
  <w:style w:type="paragraph" w:styleId="af8">
    <w:name w:val="List Paragraph"/>
    <w:basedOn w:val="a"/>
    <w:uiPriority w:val="34"/>
    <w:qFormat/>
    <w:rsid w:val="00BB267C"/>
    <w:pPr>
      <w:ind w:left="720"/>
      <w:contextualSpacing/>
    </w:pPr>
  </w:style>
  <w:style w:type="paragraph" w:customStyle="1" w:styleId="AutoFields">
    <w:name w:val="AutoFields"/>
    <w:basedOn w:val="a5"/>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a6"/>
    <w:link w:val="AutoFields"/>
    <w:rsid w:val="00F40E6F"/>
    <w:rPr>
      <w:rFonts w:ascii="David" w:hAnsi="David" w:cs="David"/>
      <w:color w:val="0070C0"/>
      <w:sz w:val="20"/>
      <w:szCs w:val="24"/>
    </w:rPr>
  </w:style>
  <w:style w:type="table" w:customStyle="1" w:styleId="13">
    <w:name w:val="רשת טבלה1"/>
    <w:basedOn w:val="a1"/>
    <w:next w:val="a8"/>
    <w:rsid w:val="00F95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8BEC85241D046D68AC5F22A80C30D74"/>
        <w:category>
          <w:name w:val="General"/>
          <w:gallery w:val="placeholder"/>
        </w:category>
        <w:types>
          <w:type w:val="bbPlcHdr"/>
        </w:types>
        <w:behaviors>
          <w:behavior w:val="content"/>
        </w:behaviors>
        <w:guid w:val="{C13D2235-5C33-4E42-8BAD-1AF9FC8C0A49}"/>
      </w:docPartPr>
      <w:docPartBody>
        <w:p w:rsidR="0049047A" w:rsidRDefault="0049047A">
          <w:r w:rsidRPr="003059F5">
            <w:rPr>
              <w:rStyle w:val="a3"/>
              <w:rtl/>
            </w:rPr>
            <w:t>[תאריך חתימת חוזה]</w:t>
          </w:r>
        </w:p>
      </w:docPartBody>
    </w:docPart>
    <w:docPart>
      <w:docPartPr>
        <w:name w:val="109F14DBB3B44212801A6E51997517F2"/>
        <w:category>
          <w:name w:val="General"/>
          <w:gallery w:val="placeholder"/>
        </w:category>
        <w:types>
          <w:type w:val="bbPlcHdr"/>
        </w:types>
        <w:behaviors>
          <w:behavior w:val="content"/>
        </w:behaviors>
        <w:guid w:val="{CD7F43C7-59FD-467F-AE04-1DFE5E760B28}"/>
      </w:docPartPr>
      <w:docPartBody>
        <w:p w:rsidR="0049047A" w:rsidRDefault="0049047A">
          <w:r w:rsidRPr="003059F5">
            <w:rPr>
              <w:rStyle w:val="a3"/>
              <w:rtl/>
            </w:rPr>
            <w:t>[צד א בחוזה]</w:t>
          </w:r>
        </w:p>
      </w:docPartBody>
    </w:docPart>
    <w:docPart>
      <w:docPartPr>
        <w:name w:val="A1D15F8229F941CD88B646931195E710"/>
        <w:category>
          <w:name w:val="General"/>
          <w:gallery w:val="placeholder"/>
        </w:category>
        <w:types>
          <w:type w:val="bbPlcHdr"/>
        </w:types>
        <w:behaviors>
          <w:behavior w:val="content"/>
        </w:behaviors>
        <w:guid w:val="{5D2AA389-6854-4B18-A928-D29D6F106EE0}"/>
      </w:docPartPr>
      <w:docPartBody>
        <w:p w:rsidR="0049047A" w:rsidRDefault="0049047A">
          <w:r w:rsidRPr="003059F5">
            <w:rPr>
              <w:rStyle w:val="a3"/>
              <w:rtl/>
            </w:rPr>
            <w:t>[רשות מקומית]</w:t>
          </w:r>
        </w:p>
      </w:docPartBody>
    </w:docPart>
    <w:docPart>
      <w:docPartPr>
        <w:name w:val="26130E4A6DC94EA4B056645049B740DD"/>
        <w:category>
          <w:name w:val="General"/>
          <w:gallery w:val="placeholder"/>
        </w:category>
        <w:types>
          <w:type w:val="bbPlcHdr"/>
        </w:types>
        <w:behaviors>
          <w:behavior w:val="content"/>
        </w:behaviors>
        <w:guid w:val="{82159C42-1B29-4D96-A052-5AB5715F73A3}"/>
      </w:docPartPr>
      <w:docPartBody>
        <w:p w:rsidR="0049047A" w:rsidRDefault="0049047A">
          <w:r w:rsidRPr="003059F5">
            <w:rPr>
              <w:rStyle w:val="a3"/>
              <w:rtl/>
            </w:rPr>
            <w:t>[שם אתר]</w:t>
          </w:r>
        </w:p>
      </w:docPartBody>
    </w:docPart>
    <w:docPart>
      <w:docPartPr>
        <w:name w:val="F0731A71C4744B16BD7C9987A39D4664"/>
        <w:category>
          <w:name w:val="General"/>
          <w:gallery w:val="placeholder"/>
        </w:category>
        <w:types>
          <w:type w:val="bbPlcHdr"/>
        </w:types>
        <w:behaviors>
          <w:behavior w:val="content"/>
        </w:behaviors>
        <w:guid w:val="{710F6BDD-B1C8-4E1D-9EA1-8B607B6CA2E4}"/>
      </w:docPartPr>
      <w:docPartBody>
        <w:p w:rsidR="0049047A" w:rsidRDefault="0049047A">
          <w:r w:rsidRPr="003059F5">
            <w:rPr>
              <w:rStyle w:val="a3"/>
              <w:rtl/>
            </w:rPr>
            <w:t>[שם הפרויקט]</w:t>
          </w:r>
        </w:p>
      </w:docPartBody>
    </w:docPart>
    <w:docPart>
      <w:docPartPr>
        <w:name w:val="296E865EE77147C4BA74D4CE619574A8"/>
        <w:category>
          <w:name w:val="General"/>
          <w:gallery w:val="placeholder"/>
        </w:category>
        <w:types>
          <w:type w:val="bbPlcHdr"/>
        </w:types>
        <w:behaviors>
          <w:behavior w:val="content"/>
        </w:behaviors>
        <w:guid w:val="{D4DB92BB-FD22-454C-BD90-8E360A3A6B36}"/>
      </w:docPartPr>
      <w:docPartBody>
        <w:p w:rsidR="0049047A" w:rsidRDefault="0049047A">
          <w:r w:rsidRPr="003059F5">
            <w:rPr>
              <w:rStyle w:val="a3"/>
              <w:rtl/>
            </w:rPr>
            <w:t>[שדה נוסף 2]</w:t>
          </w:r>
        </w:p>
      </w:docPartBody>
    </w:docPart>
    <w:docPart>
      <w:docPartPr>
        <w:name w:val="313F342F79844164B1A3501EDBEA0026"/>
        <w:category>
          <w:name w:val="General"/>
          <w:gallery w:val="placeholder"/>
        </w:category>
        <w:types>
          <w:type w:val="bbPlcHdr"/>
        </w:types>
        <w:behaviors>
          <w:behavior w:val="content"/>
        </w:behaviors>
        <w:guid w:val="{972A3FB7-C1C9-482A-9099-6808AD4BB7A0}"/>
      </w:docPartPr>
      <w:docPartBody>
        <w:p w:rsidR="0049047A" w:rsidRDefault="0049047A">
          <w:r w:rsidRPr="003059F5">
            <w:rPr>
              <w:rStyle w:val="a3"/>
              <w:rtl/>
            </w:rPr>
            <w:t>[שדה נוסף 1]</w:t>
          </w:r>
        </w:p>
      </w:docPartBody>
    </w:docPart>
    <w:docPart>
      <w:docPartPr>
        <w:name w:val="95C93B48CC5B45CCACBA59012D87AE6A"/>
        <w:category>
          <w:name w:val="General"/>
          <w:gallery w:val="placeholder"/>
        </w:category>
        <w:types>
          <w:type w:val="bbPlcHdr"/>
        </w:types>
        <w:behaviors>
          <w:behavior w:val="content"/>
        </w:behaviors>
        <w:guid w:val="{F3480671-C9E0-4C86-A9A2-A6E40F5CFA4A}"/>
      </w:docPartPr>
      <w:docPartBody>
        <w:p w:rsidR="0049047A" w:rsidRDefault="0049047A">
          <w:r w:rsidRPr="003059F5">
            <w:rPr>
              <w:rStyle w:val="a3"/>
              <w:rtl/>
            </w:rPr>
            <w:t>[רשות מקומית]</w:t>
          </w:r>
        </w:p>
      </w:docPartBody>
    </w:docPart>
    <w:docPart>
      <w:docPartPr>
        <w:name w:val="93CE99CBAC854665A75B70EC36575189"/>
        <w:category>
          <w:name w:val="General"/>
          <w:gallery w:val="placeholder"/>
        </w:category>
        <w:types>
          <w:type w:val="bbPlcHdr"/>
        </w:types>
        <w:behaviors>
          <w:behavior w:val="content"/>
        </w:behaviors>
        <w:guid w:val="{56E813B0-CA3B-4F05-94E8-5E2E5F22B751}"/>
      </w:docPartPr>
      <w:docPartBody>
        <w:p w:rsidR="0049047A" w:rsidRDefault="0049047A">
          <w:r w:rsidRPr="003059F5">
            <w:rPr>
              <w:rStyle w:val="a3"/>
              <w:rtl/>
            </w:rPr>
            <w:t>[שדה נוסף 3]</w:t>
          </w:r>
        </w:p>
      </w:docPartBody>
    </w:docPart>
    <w:docPart>
      <w:docPartPr>
        <w:name w:val="EEFCE66230024F7DAA23C511166D5191"/>
        <w:category>
          <w:name w:val="General"/>
          <w:gallery w:val="placeholder"/>
        </w:category>
        <w:types>
          <w:type w:val="bbPlcHdr"/>
        </w:types>
        <w:behaviors>
          <w:behavior w:val="content"/>
        </w:behaviors>
        <w:guid w:val="{F327CC40-C3AD-440B-98D8-889404E95B24}"/>
      </w:docPartPr>
      <w:docPartBody>
        <w:p w:rsidR="0049047A" w:rsidRDefault="0049047A">
          <w:r w:rsidRPr="003059F5">
            <w:rPr>
              <w:rStyle w:val="a3"/>
              <w:rtl/>
            </w:rPr>
            <w:t>[שדה נוסף 4]</w:t>
          </w:r>
        </w:p>
      </w:docPartBody>
    </w:docPart>
    <w:docPart>
      <w:docPartPr>
        <w:name w:val="E14FF866FEC34005B418B62EABC22F51"/>
        <w:category>
          <w:name w:val="General"/>
          <w:gallery w:val="placeholder"/>
        </w:category>
        <w:types>
          <w:type w:val="bbPlcHdr"/>
        </w:types>
        <w:behaviors>
          <w:behavior w:val="content"/>
        </w:behaviors>
        <w:guid w:val="{053BDF43-2DDB-472F-A64B-342B7F2CA6B0}"/>
      </w:docPartPr>
      <w:docPartBody>
        <w:p w:rsidR="0049047A" w:rsidRDefault="0049047A">
          <w:r w:rsidRPr="003059F5">
            <w:rPr>
              <w:rStyle w:val="a3"/>
              <w:rtl/>
            </w:rPr>
            <w:t>[שדה נוסף 5]</w:t>
          </w:r>
        </w:p>
      </w:docPartBody>
    </w:docPart>
    <w:docPart>
      <w:docPartPr>
        <w:name w:val="40F9A29635924AB1A307CD0CF28963EB"/>
        <w:category>
          <w:name w:val="General"/>
          <w:gallery w:val="placeholder"/>
        </w:category>
        <w:types>
          <w:type w:val="bbPlcHdr"/>
        </w:types>
        <w:behaviors>
          <w:behavior w:val="content"/>
        </w:behaviors>
        <w:guid w:val="{B0098B42-E1DF-4AAF-8F15-08870E2ACBB9}"/>
      </w:docPartPr>
      <w:docPartBody>
        <w:p w:rsidR="0049047A" w:rsidRDefault="0049047A">
          <w:r w:rsidRPr="003059F5">
            <w:rPr>
              <w:rStyle w:val="a3"/>
              <w:rtl/>
            </w:rPr>
            <w:t>[שדה נוסף 6]</w:t>
          </w:r>
        </w:p>
      </w:docPartBody>
    </w:docPart>
    <w:docPart>
      <w:docPartPr>
        <w:name w:val="F37BF645784A4FBB8CB2604D72F44CE4"/>
        <w:category>
          <w:name w:val="General"/>
          <w:gallery w:val="placeholder"/>
        </w:category>
        <w:types>
          <w:type w:val="bbPlcHdr"/>
        </w:types>
        <w:behaviors>
          <w:behavior w:val="content"/>
        </w:behaviors>
        <w:guid w:val="{AAC73BBC-2852-4B97-8EA2-407207669E03}"/>
      </w:docPartPr>
      <w:docPartBody>
        <w:p w:rsidR="0049047A" w:rsidRDefault="0049047A">
          <w:r w:rsidRPr="003059F5">
            <w:rPr>
              <w:rStyle w:val="a3"/>
              <w:rtl/>
            </w:rPr>
            <w:t>[מדד בסיס]</w:t>
          </w:r>
        </w:p>
      </w:docPartBody>
    </w:docPart>
    <w:docPart>
      <w:docPartPr>
        <w:name w:val="44C123D9408C400DADA79C21767B1758"/>
        <w:category>
          <w:name w:val="General"/>
          <w:gallery w:val="placeholder"/>
        </w:category>
        <w:types>
          <w:type w:val="bbPlcHdr"/>
        </w:types>
        <w:behaviors>
          <w:behavior w:val="content"/>
        </w:behaviors>
        <w:guid w:val="{9C934EEE-3F05-4543-AB57-6E124C08058B}"/>
      </w:docPartPr>
      <w:docPartBody>
        <w:p w:rsidR="0049047A" w:rsidRDefault="0049047A">
          <w:r w:rsidRPr="003059F5">
            <w:rPr>
              <w:rStyle w:val="a3"/>
              <w:rtl/>
            </w:rPr>
            <w:t>[נקודות מדד]</w:t>
          </w:r>
        </w:p>
      </w:docPartBody>
    </w:docPart>
    <w:docPart>
      <w:docPartPr>
        <w:name w:val="6B199B9AAEAF477195FF18AFA2F15663"/>
        <w:category>
          <w:name w:val="General"/>
          <w:gallery w:val="placeholder"/>
        </w:category>
        <w:types>
          <w:type w:val="bbPlcHdr"/>
        </w:types>
        <w:behaviors>
          <w:behavior w:val="content"/>
        </w:behaviors>
        <w:guid w:val="{60C9BAA5-A08C-4DFB-A6D0-2DEFBDE8A145}"/>
      </w:docPartPr>
      <w:docPartBody>
        <w:p w:rsidR="0049047A" w:rsidRDefault="0049047A">
          <w:r w:rsidRPr="003059F5">
            <w:rPr>
              <w:rStyle w:val="a3"/>
              <w:rtl/>
            </w:rPr>
            <w:t>[תאריך חתימת חוזה]</w:t>
          </w:r>
        </w:p>
      </w:docPartBody>
    </w:docPart>
    <w:docPart>
      <w:docPartPr>
        <w:name w:val="A8E939AA715F4A88B51F450C0FA71061"/>
        <w:category>
          <w:name w:val="General"/>
          <w:gallery w:val="placeholder"/>
        </w:category>
        <w:types>
          <w:type w:val="bbPlcHdr"/>
        </w:types>
        <w:behaviors>
          <w:behavior w:val="content"/>
        </w:behaviors>
        <w:guid w:val="{693923E0-C162-4E09-A645-DAB6292DE8F4}"/>
      </w:docPartPr>
      <w:docPartBody>
        <w:p w:rsidR="0049047A" w:rsidRDefault="0049047A">
          <w:r w:rsidRPr="003059F5">
            <w:rPr>
              <w:rStyle w:val="a3"/>
              <w:rtl/>
            </w:rPr>
            <w:t>[שם ספק]</w:t>
          </w:r>
        </w:p>
      </w:docPartBody>
    </w:docPart>
    <w:docPart>
      <w:docPartPr>
        <w:name w:val="232DB535FCD646F881DB7DF30D1C1570"/>
        <w:category>
          <w:name w:val="General"/>
          <w:gallery w:val="placeholder"/>
        </w:category>
        <w:types>
          <w:type w:val="bbPlcHdr"/>
        </w:types>
        <w:behaviors>
          <w:behavior w:val="content"/>
        </w:behaviors>
        <w:guid w:val="{753B81F4-A444-4DF7-809B-9DED51AE26AF}"/>
      </w:docPartPr>
      <w:docPartBody>
        <w:p w:rsidR="0049047A" w:rsidRDefault="0049047A">
          <w:r w:rsidRPr="003059F5">
            <w:rPr>
              <w:rStyle w:val="a3"/>
              <w:rtl/>
            </w:rPr>
            <w:t>[שם ספק]</w:t>
          </w:r>
        </w:p>
      </w:docPartBody>
    </w:docPart>
    <w:docPart>
      <w:docPartPr>
        <w:name w:val="D957E5EA60764A62B05C37BC96DAF1FE"/>
        <w:category>
          <w:name w:val="General"/>
          <w:gallery w:val="placeholder"/>
        </w:category>
        <w:types>
          <w:type w:val="bbPlcHdr"/>
        </w:types>
        <w:behaviors>
          <w:behavior w:val="content"/>
        </w:behaviors>
        <w:guid w:val="{12CB6675-7655-429E-A8DE-A26DF32CE4AB}"/>
      </w:docPartPr>
      <w:docPartBody>
        <w:p w:rsidR="0049047A" w:rsidRDefault="0049047A">
          <w:r w:rsidRPr="003059F5">
            <w:rPr>
              <w:rStyle w:val="a3"/>
              <w:rtl/>
            </w:rPr>
            <w:t>[שם ספק]</w:t>
          </w:r>
        </w:p>
      </w:docPartBody>
    </w:docPart>
    <w:docPart>
      <w:docPartPr>
        <w:name w:val="D3B76E8AF18B4CEB9E0F10485BC65AA7"/>
        <w:category>
          <w:name w:val="General"/>
          <w:gallery w:val="placeholder"/>
        </w:category>
        <w:types>
          <w:type w:val="bbPlcHdr"/>
        </w:types>
        <w:behaviors>
          <w:behavior w:val="content"/>
        </w:behaviors>
        <w:guid w:val="{F558256F-4DF6-40A7-8CA8-05ECF9D8C141}"/>
      </w:docPartPr>
      <w:docPartBody>
        <w:p w:rsidR="00A4673E" w:rsidRDefault="0049047A">
          <w:r w:rsidRPr="003059F5">
            <w:rPr>
              <w:rStyle w:val="a3"/>
              <w:rtl/>
            </w:rPr>
            <w:t>[שם ספק]</w:t>
          </w:r>
        </w:p>
      </w:docPartBody>
    </w:docPart>
    <w:docPart>
      <w:docPartPr>
        <w:name w:val="BF36EE9703D64E94A348A9367BA471BE"/>
        <w:category>
          <w:name w:val="General"/>
          <w:gallery w:val="placeholder"/>
        </w:category>
        <w:types>
          <w:type w:val="bbPlcHdr"/>
        </w:types>
        <w:behaviors>
          <w:behavior w:val="content"/>
        </w:behaviors>
        <w:guid w:val="{566AB3BF-ECA0-453B-89D2-9127CB8409FD}"/>
      </w:docPartPr>
      <w:docPartBody>
        <w:p w:rsidR="00A4673E" w:rsidRDefault="0049047A">
          <w:r w:rsidRPr="003059F5">
            <w:rPr>
              <w:rStyle w:val="a3"/>
              <w:rtl/>
            </w:rPr>
            <w:t>[תבנית חוזה]</w:t>
          </w:r>
        </w:p>
      </w:docPartBody>
    </w:docPart>
    <w:docPart>
      <w:docPartPr>
        <w:name w:val="93A29CBF09264146A742663AD690F144"/>
        <w:category>
          <w:name w:val="General"/>
          <w:gallery w:val="placeholder"/>
        </w:category>
        <w:types>
          <w:type w:val="bbPlcHdr"/>
        </w:types>
        <w:behaviors>
          <w:behavior w:val="content"/>
        </w:behaviors>
        <w:guid w:val="{8D4FB124-CA64-495B-9E09-B024A85D0B76}"/>
      </w:docPartPr>
      <w:docPartBody>
        <w:p w:rsidR="00A4673E" w:rsidRDefault="0049047A">
          <w:r w:rsidRPr="003059F5">
            <w:rPr>
              <w:rStyle w:val="a3"/>
              <w:rtl/>
            </w:rPr>
            <w:t>[שם ספק]</w:t>
          </w:r>
        </w:p>
      </w:docPartBody>
    </w:docPart>
    <w:docPart>
      <w:docPartPr>
        <w:name w:val="476E03A35A694B298F896315E279F82D"/>
        <w:category>
          <w:name w:val="General"/>
          <w:gallery w:val="placeholder"/>
        </w:category>
        <w:types>
          <w:type w:val="bbPlcHdr"/>
        </w:types>
        <w:behaviors>
          <w:behavior w:val="content"/>
        </w:behaviors>
        <w:guid w:val="{CC0E7FC2-1BD2-417D-B0AE-A4DE2758DD3C}"/>
      </w:docPartPr>
      <w:docPartBody>
        <w:p w:rsidR="00A4673E" w:rsidRDefault="0049047A">
          <w:r w:rsidRPr="003059F5">
            <w:rPr>
              <w:rStyle w:val="a3"/>
              <w:rtl/>
            </w:rPr>
            <w:t>[שם ספק]</w:t>
          </w:r>
        </w:p>
      </w:docPartBody>
    </w:docPart>
    <w:docPart>
      <w:docPartPr>
        <w:name w:val="AC51339740184AB2BB02125B33078D4D"/>
        <w:category>
          <w:name w:val="General"/>
          <w:gallery w:val="placeholder"/>
        </w:category>
        <w:types>
          <w:type w:val="bbPlcHdr"/>
        </w:types>
        <w:behaviors>
          <w:behavior w:val="content"/>
        </w:behaviors>
        <w:guid w:val="{7E0457F2-3E3B-4881-A034-513CFE4FFB04}"/>
      </w:docPartPr>
      <w:docPartBody>
        <w:p w:rsidR="00A4673E" w:rsidRDefault="0049047A">
          <w:r w:rsidRPr="003059F5">
            <w:rPr>
              <w:rStyle w:val="a3"/>
              <w:rtl/>
            </w:rPr>
            <w:t>[שם ספק]</w:t>
          </w:r>
        </w:p>
      </w:docPartBody>
    </w:docPart>
    <w:docPart>
      <w:docPartPr>
        <w:name w:val="D400DE39EDDE43CB987761D6F5E71BC5"/>
        <w:category>
          <w:name w:val="General"/>
          <w:gallery w:val="placeholder"/>
        </w:category>
        <w:types>
          <w:type w:val="bbPlcHdr"/>
        </w:types>
        <w:behaviors>
          <w:behavior w:val="content"/>
        </w:behaviors>
        <w:guid w:val="{D70F150C-5AB4-4186-B394-10CEA624A440}"/>
      </w:docPartPr>
      <w:docPartBody>
        <w:p w:rsidR="00A4673E" w:rsidRDefault="0049047A">
          <w:r w:rsidRPr="003059F5">
            <w:rPr>
              <w:rStyle w:val="a3"/>
              <w:rtl/>
            </w:rPr>
            <w:t>[שם אתר]</w:t>
          </w:r>
        </w:p>
      </w:docPartBody>
    </w:docPart>
    <w:docPart>
      <w:docPartPr>
        <w:name w:val="B149FF165530461888E0EC1321C17958"/>
        <w:category>
          <w:name w:val="General"/>
          <w:gallery w:val="placeholder"/>
        </w:category>
        <w:types>
          <w:type w:val="bbPlcHdr"/>
        </w:types>
        <w:behaviors>
          <w:behavior w:val="content"/>
        </w:behaviors>
        <w:guid w:val="{699A0387-D71D-49CD-91BE-D031ABB05929}"/>
      </w:docPartPr>
      <w:docPartBody>
        <w:p w:rsidR="00A4673E" w:rsidRDefault="0049047A">
          <w:r w:rsidRPr="003059F5">
            <w:rPr>
              <w:rStyle w:val="a3"/>
              <w:rtl/>
            </w:rPr>
            <w:t>[תיאור עבודה]</w:t>
          </w:r>
        </w:p>
      </w:docPartBody>
    </w:docPart>
    <w:docPart>
      <w:docPartPr>
        <w:name w:val="65A74010F7104A0984D8C575BFC48545"/>
        <w:category>
          <w:name w:val="General"/>
          <w:gallery w:val="placeholder"/>
        </w:category>
        <w:types>
          <w:type w:val="bbPlcHdr"/>
        </w:types>
        <w:behaviors>
          <w:behavior w:val="content"/>
        </w:behaviors>
        <w:guid w:val="{AEA9E532-A105-437C-9834-B79052EDC109}"/>
      </w:docPartPr>
      <w:docPartBody>
        <w:p w:rsidR="00A4673E" w:rsidRDefault="0049047A">
          <w:r w:rsidRPr="003059F5">
            <w:rPr>
              <w:rStyle w:val="a3"/>
              <w:rtl/>
            </w:rPr>
            <w:t>[שם אתר]</w:t>
          </w:r>
        </w:p>
      </w:docPartBody>
    </w:docPart>
    <w:docPart>
      <w:docPartPr>
        <w:name w:val="BCA6261C4E1148E2A0219DE413711CCA"/>
        <w:category>
          <w:name w:val="General"/>
          <w:gallery w:val="placeholder"/>
        </w:category>
        <w:types>
          <w:type w:val="bbPlcHdr"/>
        </w:types>
        <w:behaviors>
          <w:behavior w:val="content"/>
        </w:behaviors>
        <w:guid w:val="{BF4A9701-D7E6-47A5-BD24-BD1785BA1818}"/>
      </w:docPartPr>
      <w:docPartBody>
        <w:p w:rsidR="00A4673E" w:rsidRDefault="0049047A">
          <w:r w:rsidRPr="003059F5">
            <w:rPr>
              <w:rStyle w:val="a3"/>
              <w:rtl/>
            </w:rPr>
            <w:t>[תאריך חתימת חוזה]</w:t>
          </w:r>
        </w:p>
      </w:docPartBody>
    </w:docPart>
    <w:docPart>
      <w:docPartPr>
        <w:name w:val="8A1FF8E09B7C4E439BA2096A006BCA97"/>
        <w:category>
          <w:name w:val="General"/>
          <w:gallery w:val="placeholder"/>
        </w:category>
        <w:types>
          <w:type w:val="bbPlcHdr"/>
        </w:types>
        <w:behaviors>
          <w:behavior w:val="content"/>
        </w:behaviors>
        <w:guid w:val="{F38D60C5-CC71-47BB-AC25-819CE7F010C3}"/>
      </w:docPartPr>
      <w:docPartBody>
        <w:p w:rsidR="0044451B" w:rsidRDefault="00A4673E">
          <w:r w:rsidRPr="00064388">
            <w:rPr>
              <w:rStyle w:val="a3"/>
              <w:rtl/>
            </w:rPr>
            <w:t>[סוג מדד כותרת]</w:t>
          </w:r>
        </w:p>
      </w:docPartBody>
    </w:docPart>
    <w:docPart>
      <w:docPartPr>
        <w:name w:val="7E88FD9D4A894B78AE2B3CA0B0E37420"/>
        <w:category>
          <w:name w:val="General"/>
          <w:gallery w:val="placeholder"/>
        </w:category>
        <w:types>
          <w:type w:val="bbPlcHdr"/>
        </w:types>
        <w:behaviors>
          <w:behavior w:val="content"/>
        </w:behaviors>
        <w:guid w:val="{ACEA3EBA-DB99-4218-8091-D54D4BCD1F06}"/>
      </w:docPartPr>
      <w:docPartBody>
        <w:p w:rsidR="00CC6362" w:rsidRDefault="00000574">
          <w:r w:rsidRPr="00033B28">
            <w:rPr>
              <w:rStyle w:val="a3"/>
              <w:rtl/>
            </w:rPr>
            <w:t>[מדד בגין/ידוע - כותרת]</w:t>
          </w:r>
        </w:p>
      </w:docPartBody>
    </w:docPart>
    <w:docPart>
      <w:docPartPr>
        <w:name w:val="FD5E2FB11E27461699B18A2C3AD332C7"/>
        <w:category>
          <w:name w:val="כללי"/>
          <w:gallery w:val="placeholder"/>
        </w:category>
        <w:types>
          <w:type w:val="bbPlcHdr"/>
        </w:types>
        <w:behaviors>
          <w:behavior w:val="content"/>
        </w:behaviors>
        <w:guid w:val="{345D58EB-D17F-4929-8BD0-E816308C9BB8}"/>
      </w:docPartPr>
      <w:docPartBody>
        <w:p w:rsidR="003759F5" w:rsidRDefault="00476685">
          <w:r w:rsidRPr="00F11BAF">
            <w:rPr>
              <w:rStyle w:val="a3"/>
              <w:rtl/>
            </w:rPr>
            <w:t>[שם הפרויקט]</w:t>
          </w:r>
        </w:p>
      </w:docPartBody>
    </w:docPart>
    <w:docPart>
      <w:docPartPr>
        <w:name w:val="4E69DE22633C49118C6503665113EF1C"/>
        <w:category>
          <w:name w:val="כללי"/>
          <w:gallery w:val="placeholder"/>
        </w:category>
        <w:types>
          <w:type w:val="bbPlcHdr"/>
        </w:types>
        <w:behaviors>
          <w:behavior w:val="content"/>
        </w:behaviors>
        <w:guid w:val="{FCED6A54-8D6A-4BD4-B826-05B43816A9FA}"/>
      </w:docPartPr>
      <w:docPartBody>
        <w:p w:rsidR="003759F5" w:rsidRDefault="00476685">
          <w:r w:rsidRPr="00F11BAF">
            <w:rPr>
              <w:rStyle w:val="a3"/>
              <w:rtl/>
            </w:rPr>
            <w:t>[שם אתר]</w:t>
          </w:r>
        </w:p>
      </w:docPartBody>
    </w:docPart>
    <w:docPart>
      <w:docPartPr>
        <w:name w:val="5B75EA75CC0D41979BD0B3DA82FFA0AB"/>
        <w:category>
          <w:name w:val="כללי"/>
          <w:gallery w:val="placeholder"/>
        </w:category>
        <w:types>
          <w:type w:val="bbPlcHdr"/>
        </w:types>
        <w:behaviors>
          <w:behavior w:val="content"/>
        </w:behaviors>
        <w:guid w:val="{BD6047CC-8538-4F1F-BB83-A7B1D8A45148}"/>
      </w:docPartPr>
      <w:docPartBody>
        <w:p w:rsidR="00D87396" w:rsidRDefault="00844630">
          <w:r w:rsidRPr="00EA1993">
            <w:rPr>
              <w:rStyle w:val="a3"/>
              <w:rtl/>
            </w:rPr>
            <w:t>[צדדים נוספים]</w:t>
          </w:r>
        </w:p>
      </w:docPartBody>
    </w:docPart>
    <w:docPart>
      <w:docPartPr>
        <w:name w:val="86707356FC1A42B4A77D39E880FAA457"/>
        <w:category>
          <w:name w:val="כללי"/>
          <w:gallery w:val="placeholder"/>
        </w:category>
        <w:types>
          <w:type w:val="bbPlcHdr"/>
        </w:types>
        <w:behaviors>
          <w:behavior w:val="content"/>
        </w:behaviors>
        <w:guid w:val="{11BC4AD9-8FEA-4588-814F-CC334743BB15}"/>
      </w:docPartPr>
      <w:docPartBody>
        <w:p w:rsidR="00C53130" w:rsidRDefault="0089490C" w:rsidP="0089490C">
          <w:pPr>
            <w:pStyle w:val="86707356FC1A42B4A77D39E880FAA457"/>
          </w:pPr>
          <w:r w:rsidRPr="003059F5">
            <w:rPr>
              <w:rStyle w:val="a3"/>
              <w:rtl/>
            </w:rPr>
            <w:t>[אחוז השתתפות צד א]</w:t>
          </w:r>
        </w:p>
      </w:docPartBody>
    </w:docPart>
    <w:docPart>
      <w:docPartPr>
        <w:name w:val="C48A7EE2680C43A2B9A9AD5B64D5CF9D"/>
        <w:category>
          <w:name w:val="כללי"/>
          <w:gallery w:val="placeholder"/>
        </w:category>
        <w:types>
          <w:type w:val="bbPlcHdr"/>
        </w:types>
        <w:behaviors>
          <w:behavior w:val="content"/>
        </w:behaviors>
        <w:guid w:val="{6E832E44-1F8C-428C-B33A-B2A315BD558F}"/>
      </w:docPartPr>
      <w:docPartBody>
        <w:p w:rsidR="00A168C1" w:rsidRDefault="00A168C1">
          <w:r w:rsidRPr="009D00D7">
            <w:rPr>
              <w:rStyle w:val="a3"/>
              <w:rtl/>
            </w:rPr>
            <w:t>[שם הפרויקט]</w:t>
          </w:r>
        </w:p>
      </w:docPartBody>
    </w:docPart>
    <w:docPart>
      <w:docPartPr>
        <w:name w:val="207E4EA177C449D6B8D2DAA1AA0F0FF6"/>
        <w:category>
          <w:name w:val="כללי"/>
          <w:gallery w:val="placeholder"/>
        </w:category>
        <w:types>
          <w:type w:val="bbPlcHdr"/>
        </w:types>
        <w:behaviors>
          <w:behavior w:val="content"/>
        </w:behaviors>
        <w:guid w:val="{97287291-6261-4052-A03F-FEC6D1298052}"/>
      </w:docPartPr>
      <w:docPartBody>
        <w:p w:rsidR="00261AE3" w:rsidRDefault="00EC6A11">
          <w:r w:rsidRPr="00C5438E">
            <w:rPr>
              <w:rStyle w:val="a3"/>
              <w:rtl/>
            </w:rPr>
            <w:t>[צד א בחוזה]</w:t>
          </w:r>
        </w:p>
      </w:docPartBody>
    </w:docPart>
    <w:docPart>
      <w:docPartPr>
        <w:name w:val="9135925F52F94233967D84746B7B4DE7"/>
        <w:category>
          <w:name w:val="כללי"/>
          <w:gallery w:val="placeholder"/>
        </w:category>
        <w:types>
          <w:type w:val="bbPlcHdr"/>
        </w:types>
        <w:behaviors>
          <w:behavior w:val="content"/>
        </w:behaviors>
        <w:guid w:val="{258E09CD-9CB9-4FB0-B124-1563F96BE993}"/>
      </w:docPartPr>
      <w:docPartBody>
        <w:p w:rsidR="00A73F6A" w:rsidRDefault="00A73F6A">
          <w:r w:rsidRPr="0027244C">
            <w:rPr>
              <w:rStyle w:val="a3"/>
              <w:rtl/>
            </w:rPr>
            <w:t>[צד א בחוזה]</w:t>
          </w:r>
        </w:p>
      </w:docPartBody>
    </w:docPart>
    <w:docPart>
      <w:docPartPr>
        <w:name w:val="20C7025B2A8A4E6C8DA601183F1F75B2"/>
        <w:category>
          <w:name w:val="כללי"/>
          <w:gallery w:val="placeholder"/>
        </w:category>
        <w:types>
          <w:type w:val="bbPlcHdr"/>
        </w:types>
        <w:behaviors>
          <w:behavior w:val="content"/>
        </w:behaviors>
        <w:guid w:val="{E5074913-367B-4945-82D8-AC38CCD5B41A}"/>
      </w:docPartPr>
      <w:docPartBody>
        <w:p w:rsidR="00A73F6A" w:rsidRDefault="00A73F6A" w:rsidP="00A73F6A">
          <w:pPr>
            <w:pStyle w:val="20C7025B2A8A4E6C8DA601183F1F75B2"/>
          </w:pPr>
          <w:r w:rsidRPr="00C5438E">
            <w:rPr>
              <w:rStyle w:val="a3"/>
              <w:rtl/>
            </w:rPr>
            <w:t>[צד א בחוזה]</w:t>
          </w:r>
        </w:p>
      </w:docPartBody>
    </w:docPart>
    <w:docPart>
      <w:docPartPr>
        <w:name w:val="95A2ED703C9A4C16A1C1D9BA7E9347A2"/>
        <w:category>
          <w:name w:val="כללי"/>
          <w:gallery w:val="placeholder"/>
        </w:category>
        <w:types>
          <w:type w:val="bbPlcHdr"/>
        </w:types>
        <w:behaviors>
          <w:behavior w:val="content"/>
        </w:behaviors>
        <w:guid w:val="{89D5C1E2-17A8-412D-9B0F-A64520CE546F}"/>
      </w:docPartPr>
      <w:docPartBody>
        <w:p w:rsidR="0058523B" w:rsidRDefault="0058523B">
          <w:r w:rsidRPr="009C4355">
            <w:rPr>
              <w:rStyle w:val="a3"/>
              <w:rtl/>
            </w:rPr>
            <w:t>[שם ספק]</w:t>
          </w:r>
        </w:p>
      </w:docPartBody>
    </w:docPart>
    <w:docPart>
      <w:docPartPr>
        <w:name w:val="1EA00FA77BAF481D916A7AC1214B6C87"/>
        <w:category>
          <w:name w:val="כללי"/>
          <w:gallery w:val="placeholder"/>
        </w:category>
        <w:types>
          <w:type w:val="bbPlcHdr"/>
        </w:types>
        <w:behaviors>
          <w:behavior w:val="content"/>
        </w:behaviors>
        <w:guid w:val="{E48D1F47-3694-4AF6-9612-22F4B22583F8}"/>
      </w:docPartPr>
      <w:docPartBody>
        <w:p w:rsidR="00995DE3" w:rsidRDefault="0058523B" w:rsidP="0058523B">
          <w:pPr>
            <w:pStyle w:val="1EA00FA77BAF481D916A7AC1214B6C87"/>
          </w:pPr>
          <w:r w:rsidRPr="003E6FC4">
            <w:rPr>
              <w:rStyle w:val="a3"/>
              <w:rtl/>
            </w:rPr>
            <w:t>[שם צד א]</w:t>
          </w:r>
        </w:p>
      </w:docPartBody>
    </w:docPart>
    <w:docPart>
      <w:docPartPr>
        <w:name w:val="47AE1B7D36614706AD77066DE4DA194C"/>
        <w:category>
          <w:name w:val="כללי"/>
          <w:gallery w:val="placeholder"/>
        </w:category>
        <w:types>
          <w:type w:val="bbPlcHdr"/>
        </w:types>
        <w:behaviors>
          <w:behavior w:val="content"/>
        </w:behaviors>
        <w:guid w:val="{46CD9F8C-3822-46BB-A11D-1430700AFE2D}"/>
      </w:docPartPr>
      <w:docPartBody>
        <w:p w:rsidR="00995DE3" w:rsidRDefault="0058523B" w:rsidP="0058523B">
          <w:pPr>
            <w:pStyle w:val="47AE1B7D36614706AD77066DE4DA194C"/>
          </w:pPr>
          <w:r w:rsidRPr="009C4355">
            <w:rPr>
              <w:rStyle w:val="a3"/>
              <w:rtl/>
            </w:rPr>
            <w:t>[שם ספק]</w:t>
          </w:r>
        </w:p>
      </w:docPartBody>
    </w:docPart>
    <w:docPart>
      <w:docPartPr>
        <w:name w:val="280C7CCE32D94ADEB48C41A8EDCD07C1"/>
        <w:category>
          <w:name w:val="כללי"/>
          <w:gallery w:val="placeholder"/>
        </w:category>
        <w:types>
          <w:type w:val="bbPlcHdr"/>
        </w:types>
        <w:behaviors>
          <w:behavior w:val="content"/>
        </w:behaviors>
        <w:guid w:val="{E3D54711-A0AB-40EE-AC2A-C1AF5B6CF2BB}"/>
      </w:docPartPr>
      <w:docPartBody>
        <w:p w:rsidR="00995DE3" w:rsidRDefault="0058523B" w:rsidP="0058523B">
          <w:pPr>
            <w:pStyle w:val="280C7CCE32D94ADEB48C41A8EDCD07C1"/>
          </w:pPr>
          <w:r w:rsidRPr="009C4355">
            <w:rPr>
              <w:rStyle w:val="a3"/>
              <w:rtl/>
            </w:rPr>
            <w:t>[שם ספק]</w:t>
          </w:r>
        </w:p>
      </w:docPartBody>
    </w:docPart>
    <w:docPart>
      <w:docPartPr>
        <w:name w:val="393ED5BB37DC441AB2DE608B7D28167F"/>
        <w:category>
          <w:name w:val="כללי"/>
          <w:gallery w:val="placeholder"/>
        </w:category>
        <w:types>
          <w:type w:val="bbPlcHdr"/>
        </w:types>
        <w:behaviors>
          <w:behavior w:val="content"/>
        </w:behaviors>
        <w:guid w:val="{6B936060-CAC1-40E8-8FE3-EAF2F26D3BE8}"/>
      </w:docPartPr>
      <w:docPartBody>
        <w:p w:rsidR="00995DE3" w:rsidRDefault="0058523B" w:rsidP="0058523B">
          <w:pPr>
            <w:pStyle w:val="393ED5BB37DC441AB2DE608B7D28167F"/>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Segoe UI"/>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0574"/>
    <w:rsid w:val="00032041"/>
    <w:rsid w:val="00254DFB"/>
    <w:rsid w:val="00261AE3"/>
    <w:rsid w:val="003759F5"/>
    <w:rsid w:val="0040616B"/>
    <w:rsid w:val="0044451B"/>
    <w:rsid w:val="00471A04"/>
    <w:rsid w:val="00476685"/>
    <w:rsid w:val="0049047A"/>
    <w:rsid w:val="0058523B"/>
    <w:rsid w:val="005E5F85"/>
    <w:rsid w:val="006865A5"/>
    <w:rsid w:val="00747FDF"/>
    <w:rsid w:val="007641B9"/>
    <w:rsid w:val="00844630"/>
    <w:rsid w:val="00844768"/>
    <w:rsid w:val="00892780"/>
    <w:rsid w:val="0089490C"/>
    <w:rsid w:val="008A34B4"/>
    <w:rsid w:val="00995DE3"/>
    <w:rsid w:val="00A168C1"/>
    <w:rsid w:val="00A2009D"/>
    <w:rsid w:val="00A3216F"/>
    <w:rsid w:val="00A44835"/>
    <w:rsid w:val="00A4673E"/>
    <w:rsid w:val="00A73F6A"/>
    <w:rsid w:val="00C52A3A"/>
    <w:rsid w:val="00C53130"/>
    <w:rsid w:val="00C801CB"/>
    <w:rsid w:val="00CB2CB9"/>
    <w:rsid w:val="00CC6362"/>
    <w:rsid w:val="00D87396"/>
    <w:rsid w:val="00DD6DE3"/>
    <w:rsid w:val="00E4576F"/>
    <w:rsid w:val="00EC6A1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4576F"/>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CCC5EB0BBC854FCAABDABA0515EE56C0">
    <w:name w:val="CCC5EB0BBC854FCAABDABA0515EE56C0"/>
    <w:rsid w:val="00C801CB"/>
    <w:pPr>
      <w:bidi/>
    </w:pPr>
  </w:style>
  <w:style w:type="paragraph" w:customStyle="1" w:styleId="06F8F95D093841AE87792B945FFA60A4">
    <w:name w:val="06F8F95D093841AE87792B945FFA60A4"/>
    <w:rsid w:val="00C801CB"/>
    <w:pPr>
      <w:bidi/>
    </w:pPr>
  </w:style>
  <w:style w:type="paragraph" w:customStyle="1" w:styleId="159D4A388FE74092A8B1E2014B54745A">
    <w:name w:val="159D4A388FE74092A8B1E2014B54745A"/>
    <w:rsid w:val="00C801CB"/>
    <w:pPr>
      <w:bidi/>
    </w:pPr>
  </w:style>
  <w:style w:type="paragraph" w:customStyle="1" w:styleId="1297C6F03DDB4B32A4ECEB61B81BFF44">
    <w:name w:val="1297C6F03DDB4B32A4ECEB61B81BFF44"/>
    <w:rsid w:val="00C801CB"/>
    <w:pPr>
      <w:bidi/>
    </w:pPr>
  </w:style>
  <w:style w:type="paragraph" w:customStyle="1" w:styleId="372E64543FD6457C9511AD083EFEE55C">
    <w:name w:val="372E64543FD6457C9511AD083EFEE55C"/>
    <w:rsid w:val="00C801CB"/>
    <w:pPr>
      <w:bidi/>
    </w:pPr>
  </w:style>
  <w:style w:type="paragraph" w:customStyle="1" w:styleId="86707356FC1A42B4A77D39E880FAA457">
    <w:name w:val="86707356FC1A42B4A77D39E880FAA457"/>
    <w:rsid w:val="0089490C"/>
    <w:pPr>
      <w:bidi/>
    </w:pPr>
  </w:style>
  <w:style w:type="paragraph" w:customStyle="1" w:styleId="EBFC28161A2C4EA3906DBF946389479B">
    <w:name w:val="EBFC28161A2C4EA3906DBF946389479B"/>
    <w:rsid w:val="00254DFB"/>
    <w:pPr>
      <w:bidi/>
    </w:pPr>
  </w:style>
  <w:style w:type="paragraph" w:customStyle="1" w:styleId="5219E8EE6D7C4D1AA852D8AE074B90F1">
    <w:name w:val="5219E8EE6D7C4D1AA852D8AE074B90F1"/>
    <w:rsid w:val="00844768"/>
    <w:pPr>
      <w:bidi/>
    </w:pPr>
  </w:style>
  <w:style w:type="paragraph" w:customStyle="1" w:styleId="84CC985734184A8A9F4405A0BE91E0FC">
    <w:name w:val="84CC985734184A8A9F4405A0BE91E0FC"/>
    <w:rsid w:val="00844768"/>
    <w:pPr>
      <w:bidi/>
    </w:pPr>
  </w:style>
  <w:style w:type="paragraph" w:customStyle="1" w:styleId="5EA2FB1CA2164EC4B8A72836CB0DBEB0">
    <w:name w:val="5EA2FB1CA2164EC4B8A72836CB0DBEB0"/>
    <w:rsid w:val="00261AE3"/>
    <w:pPr>
      <w:bidi/>
    </w:pPr>
  </w:style>
  <w:style w:type="paragraph" w:customStyle="1" w:styleId="20C7025B2A8A4E6C8DA601183F1F75B2">
    <w:name w:val="20C7025B2A8A4E6C8DA601183F1F75B2"/>
    <w:rsid w:val="00A73F6A"/>
    <w:pPr>
      <w:bidi/>
    </w:pPr>
  </w:style>
  <w:style w:type="paragraph" w:customStyle="1" w:styleId="1EA00FA77BAF481D916A7AC1214B6C87">
    <w:name w:val="1EA00FA77BAF481D916A7AC1214B6C87"/>
    <w:rsid w:val="0058523B"/>
    <w:pPr>
      <w:bidi/>
    </w:pPr>
  </w:style>
  <w:style w:type="paragraph" w:customStyle="1" w:styleId="7D5C5996C98F458584D03B1A7909EACF">
    <w:name w:val="7D5C5996C98F458584D03B1A7909EACF"/>
    <w:rsid w:val="0058523B"/>
    <w:pPr>
      <w:bidi/>
    </w:pPr>
  </w:style>
  <w:style w:type="paragraph" w:customStyle="1" w:styleId="47AE1B7D36614706AD77066DE4DA194C">
    <w:name w:val="47AE1B7D36614706AD77066DE4DA194C"/>
    <w:rsid w:val="0058523B"/>
    <w:pPr>
      <w:bidi/>
    </w:pPr>
  </w:style>
  <w:style w:type="paragraph" w:customStyle="1" w:styleId="ED93D50223E34302B9DBEC4B5E6A0198">
    <w:name w:val="ED93D50223E34302B9DBEC4B5E6A0198"/>
    <w:rsid w:val="0058523B"/>
    <w:pPr>
      <w:bidi/>
    </w:pPr>
  </w:style>
  <w:style w:type="paragraph" w:customStyle="1" w:styleId="280C7CCE32D94ADEB48C41A8EDCD07C1">
    <w:name w:val="280C7CCE32D94ADEB48C41A8EDCD07C1"/>
    <w:rsid w:val="0058523B"/>
    <w:pPr>
      <w:bidi/>
    </w:pPr>
  </w:style>
  <w:style w:type="paragraph" w:customStyle="1" w:styleId="393ED5BB37DC441AB2DE608B7D28167F">
    <w:name w:val="393ED5BB37DC441AB2DE608B7D28167F"/>
    <w:rsid w:val="0058523B"/>
    <w:pPr>
      <w:bidi/>
    </w:pPr>
  </w:style>
  <w:style w:type="paragraph" w:customStyle="1" w:styleId="626507B9600641C4863CB5D8DA54400C">
    <w:name w:val="626507B9600641C4863CB5D8DA54400C"/>
    <w:rsid w:val="00E4576F"/>
    <w:pPr>
      <w:bidi/>
    </w:pPr>
  </w:style>
  <w:style w:type="paragraph" w:customStyle="1" w:styleId="FD342E92C4064249A3D027D25A85D6D3">
    <w:name w:val="FD342E92C4064249A3D027D25A85D6D3"/>
    <w:rsid w:val="00E4576F"/>
    <w:pPr>
      <w:bidi/>
    </w:pPr>
  </w:style>
  <w:style w:type="paragraph" w:customStyle="1" w:styleId="01BF619633AD44F194E44D14CBE3648C">
    <w:name w:val="01BF619633AD44F194E44D14CBE3648C"/>
    <w:rsid w:val="00E4576F"/>
    <w:pPr>
      <w:bidi/>
    </w:pPr>
  </w:style>
  <w:style w:type="paragraph" w:customStyle="1" w:styleId="3CD78A7C5A454D28B66A0131480ABDEA">
    <w:name w:val="3CD78A7C5A454D28B66A0131480ABDEA"/>
    <w:rsid w:val="00E4576F"/>
    <w:pPr>
      <w:bidi/>
    </w:pPr>
  </w:style>
  <w:style w:type="paragraph" w:customStyle="1" w:styleId="55E071768A26431CBE5D955F38165420">
    <w:name w:val="55E071768A26431CBE5D955F38165420"/>
    <w:rsid w:val="00E4576F"/>
    <w:pPr>
      <w:bidi/>
    </w:pPr>
  </w:style>
  <w:style w:type="paragraph" w:customStyle="1" w:styleId="22869E7550424BB58F7B88688619DE91">
    <w:name w:val="22869E7550424BB58F7B88688619DE91"/>
    <w:rsid w:val="00E4576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2006/documentManagement/types"/>
    <ds:schemaRef ds:uri="e82e0497-401b-493b-ab66-61f85c09ed30"/>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D53CD506-9C07-471D-B916-A56ED825D833}"/>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704D7D20-B4E8-4F19-BF32-6C958EE442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881B431-4C44-44FF-923A-77CB3171DEAE}">
  <ds:schemaRefs>
    <ds:schemaRef ds:uri="http://schemas.microsoft.com/office/2006/metadata/customXsn"/>
  </ds:schemaRefs>
</ds:datastoreItem>
</file>

<file path=customXml/itemProps6.xml><?xml version="1.0" encoding="utf-8"?>
<ds:datastoreItem xmlns:ds="http://schemas.openxmlformats.org/officeDocument/2006/customXml" ds:itemID="{0949F4AE-48A8-47EE-9190-88C780455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43</Pages>
  <Words>12456</Words>
  <Characters>62285</Characters>
  <Application>Microsoft Office Word</Application>
  <DocSecurity>0</DocSecurity>
  <Lines>519</Lines>
  <Paragraphs>149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רוקבן</dc:creator>
  <cp:keywords/>
  <dc:description/>
  <cp:lastModifiedBy>דקל רוקבן</cp:lastModifiedBy>
  <cp:revision>3</cp:revision>
  <dcterms:created xsi:type="dcterms:W3CDTF">2020-12-30T10:11:00Z</dcterms:created>
  <dcterms:modified xsi:type="dcterms:W3CDTF">2021-05-03T10:16:00Z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e709eeb0-24d0-4c84-9d17-a178f4691efc</vt:lpwstr>
  </property>
</Properties>
</file>