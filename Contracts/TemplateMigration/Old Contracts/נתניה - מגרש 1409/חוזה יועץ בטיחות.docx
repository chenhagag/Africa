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E29476"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66646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25E48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BE1D7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bookmarkStart w:id="0" w:name="_GoBack"/>
    </w:p>
    <w:bookmarkEnd w:id="0"/>
    <w:p w14:paraId="587C233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D5F9A1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7A67B0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78C1E485" wp14:editId="4168B11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8C9C6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FD9C6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B2625E"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74A74A"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426E2A"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89288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E3E89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655F52E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FD5F6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41142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AF2F6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BA5956"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D0206B1"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1C794F6" w14:textId="77777777" w:rsidR="006323AD" w:rsidRPr="006323AD" w:rsidRDefault="004668E4"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דקל רוקבן" w:date="2021-11-17T12:04:00Z">
            <w:r>
              <w:rPr>
                <w:rFonts w:ascii="Times New Roman" w:eastAsia="Times New Roman" w:hAnsi="Times New Roman" w:cs="David"/>
                <w:bCs/>
                <w:color w:val="00B0F0"/>
                <w:sz w:val="32"/>
                <w:szCs w:val="32"/>
                <w:u w:val="single"/>
                <w:rtl/>
                <w:lang w:eastAsia="he-IL"/>
              </w:rPr>
              <w:t>נתניה - מגרש 1409</w:t>
            </w:r>
          </w:ins>
        </w:p>
      </w:sdtContent>
    </w:sdt>
    <w:p w14:paraId="30AA60FC"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3575F31"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a7"/>
              <w:color w:val="00B0F0"/>
              <w:rtl/>
            </w:rPr>
            <w:t>[שם אתר]</w:t>
          </w:r>
        </w:p>
      </w:sdtContent>
    </w:sdt>
    <w:p w14:paraId="19EBA4C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01C64A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4EC4D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E177D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BE78B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2B1FD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71368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458E2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6BD92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762BE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7EC6A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980C6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20781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AB54A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DA9B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911B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DD7C1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EDD28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B22E8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B0C93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231AD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C9933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22123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21319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77C8C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DE46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108ED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44FA9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4E521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B0111A"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lastRenderedPageBreak/>
        <w:t>חוזה</w:t>
      </w:r>
      <w:r w:rsidR="006323AD" w:rsidRPr="006323AD">
        <w:rPr>
          <w:rFonts w:ascii="Times New Roman" w:eastAsia="Times New Roman" w:hAnsi="Times New Roman" w:cs="David" w:hint="cs"/>
          <w:bCs/>
          <w:sz w:val="32"/>
          <w:szCs w:val="32"/>
          <w:u w:val="single"/>
          <w:rtl/>
          <w:lang w:eastAsia="he-IL"/>
        </w:rPr>
        <w:t xml:space="preserve"> בטיחות</w:t>
      </w:r>
    </w:p>
    <w:p w14:paraId="4C8CD6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12C39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2" w:author="דקל רוקבן" w:date="2021-11-17T12:04:00Z">
            <w:r w:rsidR="004668E4">
              <w:rPr>
                <w:rFonts w:ascii="Times New Roman" w:eastAsia="Times New Roman" w:hAnsi="Times New Roman" w:cs="David" w:hint="cs"/>
                <w:color w:val="800080"/>
                <w:sz w:val="24"/>
                <w:szCs w:val="24"/>
                <w:rtl/>
                <w:lang w:eastAsia="he-IL"/>
              </w:rPr>
              <w:t>‏01/01/2021</w:t>
            </w:r>
          </w:ins>
        </w:sdtContent>
      </w:sdt>
    </w:p>
    <w:p w14:paraId="34E56CCA"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608B566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C7F73A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84C8A1"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1117EBD" w14:textId="77777777" w:rsidR="00876F47" w:rsidRPr="00876F47" w:rsidRDefault="004668E4"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דקל רוקבן" w:date="2021-11-17T12:05:00Z">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ins>
        </w:p>
      </w:sdtContent>
    </w:sdt>
    <w:p w14:paraId="3737DF9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758A8AC2"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5EFA36ED"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01A0514"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4141A81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EDA02FA" w14:textId="77777777" w:rsidR="00876F47" w:rsidRPr="00876F47" w:rsidRDefault="004668E4"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דקל רוקבן" w:date="2021-11-17T12:07:00Z">
            <w:r>
              <w:rPr>
                <w:rFonts w:ascii="Times New Roman" w:eastAsia="Times New Roman" w:hAnsi="Times New Roman" w:cs="David"/>
                <w:color w:val="800080"/>
                <w:sz w:val="24"/>
                <w:szCs w:val="24"/>
                <w:rtl/>
              </w:rPr>
              <w:br/>
              <w:t>על בטוח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5CB0E006"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088F30A8"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784A54C6"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6A33587"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E4950C9"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6DAD1991"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24BAB4C2"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29B52B4D"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4B04F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270B137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F7510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20EBDF8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13EBB04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3D6C3B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11F7CE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087F71"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10DE8E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AC60AC"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69058B4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BC6EF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1BF8F91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lastRenderedPageBreak/>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397852D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580E4B5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6CDE3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69496E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6DEFF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2D9C8F1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2AE2B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4758A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6E20A28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75092203"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A6AB3D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6A8133F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B358E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70659AE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04F3C6B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1B22A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070C9DFC"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0A158D10"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7D1615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3690789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5F6DEF12"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7797FA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2B23C62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167653E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547DE7E3"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7D35CBE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13DD227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2580AB5E"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43AF117"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43FE52E"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52481025"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31A02DCA"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690969C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292B2D5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787731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0FBBA59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2CCC061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w:t>
      </w:r>
      <w:r w:rsidRPr="00876F47">
        <w:rPr>
          <w:rFonts w:ascii="Times New Roman" w:eastAsia="Times New Roman" w:hAnsi="Times New Roman" w:cs="David"/>
          <w:sz w:val="24"/>
          <w:szCs w:val="24"/>
          <w:rtl/>
          <w:lang w:eastAsia="he-IL"/>
        </w:rPr>
        <w:lastRenderedPageBreak/>
        <w:t>ציות לדין ולהנחת דעת המזמין, ותוך שמירת לוחות הזמנים והמסגרת התקציבית, שייקבעו על ידי המזמין.</w:t>
      </w:r>
    </w:p>
    <w:p w14:paraId="2A128CB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24ACA1E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0DCB93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55D810A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5D03FBA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7CDA5B2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5FE8FD4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0849798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5C785F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5269F88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466FBF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482047F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974CD6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0F8D4F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550FCF51"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A91355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FB8E99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43E5C6D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61099AB7"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4881474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2299599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700F096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0BE80DC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60648971"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0BF9963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0104472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 xml:space="preserve">מטעמו. כן </w:t>
      </w:r>
      <w:r w:rsidRPr="00876F47">
        <w:rPr>
          <w:rFonts w:ascii="Times New Roman" w:eastAsia="Times New Roman" w:hAnsi="Times New Roman" w:cs="David"/>
          <w:sz w:val="24"/>
          <w:szCs w:val="24"/>
          <w:rtl/>
          <w:lang w:eastAsia="he-IL"/>
        </w:rPr>
        <w:lastRenderedPageBreak/>
        <w:t>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C2A32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19E9E79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3D654F4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29FFFD8"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7F26F2E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1441AE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36DB1C4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0ED89FA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7722EB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277539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6CF70C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2F2715E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97F356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אורים שנדרשו על ידו </w:t>
      </w:r>
      <w:r w:rsidRPr="00876F47">
        <w:rPr>
          <w:rFonts w:ascii="Times New Roman" w:eastAsia="Times New Roman" w:hAnsi="Times New Roman" w:cs="David"/>
          <w:sz w:val="24"/>
          <w:szCs w:val="24"/>
          <w:rtl/>
          <w:lang w:eastAsia="he-IL"/>
        </w:rPr>
        <w:lastRenderedPageBreak/>
        <w:t>ונדרשים לביצוע התכנון מהמזמין או היועצים במועד שסוכם עימם.</w:t>
      </w:r>
    </w:p>
    <w:p w14:paraId="7031648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31EA3EEC"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027CC04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06E8FD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34ED05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719C25C3"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E619E5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52035E0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663AC26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7741BCE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2FF95DB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0C8DD18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37AC3F4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60342D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2628A5C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006C6B1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5A54C96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1BFB79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32F3A148"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77F172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71A9304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02AD00B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2010A87"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CFDB0A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6B6F4F8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84A21B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3EFB59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4BACC5B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3E293B2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4ECFC3F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39E221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348F99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405D9A9"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6F7BDAE5"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7D896D5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1C357176"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94E8C44"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567E2B8" w14:textId="77777777" w:rsidR="00E0492B" w:rsidRPr="00013687" w:rsidRDefault="00E0492B" w:rsidP="00E0492B">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D719AC3"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A4B1696"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DAE59F9"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4BE8B5D"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CF52376"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35E33F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FFB88B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FB9422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12BB24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4640F9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DB7B32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B5FEE0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A3C93B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0FABBF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E0A350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8A0DA6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DE8911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E13051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AB7D046"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8BDE3BF"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7D6F9D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5D3AA23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w:t>
      </w:r>
      <w:r w:rsidRPr="00876F47">
        <w:rPr>
          <w:rFonts w:ascii="Times New Roman" w:eastAsia="Times New Roman" w:hAnsi="Times New Roman" w:cs="David"/>
          <w:sz w:val="24"/>
          <w:szCs w:val="24"/>
          <w:rtl/>
          <w:lang w:eastAsia="he-IL"/>
        </w:rPr>
        <w:lastRenderedPageBreak/>
        <w:t>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2D6CEE6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470356B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621734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C5066B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2381B1A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18A3E52"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6F85AF0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76984D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4BEF619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97EA22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4A1FD85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2BC169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w:t>
      </w:r>
      <w:r w:rsidRPr="00876F47">
        <w:rPr>
          <w:rFonts w:ascii="Times New Roman" w:eastAsia="Times New Roman" w:hAnsi="Times New Roman" w:cs="David"/>
          <w:color w:val="000000"/>
          <w:sz w:val="24"/>
          <w:szCs w:val="24"/>
          <w:rtl/>
          <w:lang w:eastAsia="he-IL"/>
        </w:rPr>
        <w:lastRenderedPageBreak/>
        <w:t>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4BC7308"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0C95C643"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68E3AF5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1CA5C86"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4B4C31D5"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4520983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0E7C4CA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5196426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0C7DE35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487B22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74CBA1A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43051859"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3583ED4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213228D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1C5673F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חל שינוי בהחזקת המניות ו/או בהרכב המנהלים של היועץ.</w:t>
      </w:r>
    </w:p>
    <w:p w14:paraId="3BAC7240"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1A7C3B6"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7C0BFB6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72B77F0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0491BB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5E0D24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CF06C3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E75A76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2A3A6EE"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B47DF1E"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5F472FA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48FCFF6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2CDDE58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57BC771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74309207"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65F01FE"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5DC3309"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6B9E97D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3E34F0F2"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00C50E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4388715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647175D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FC1B0E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4ABC5C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7CCEA6D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1EE2D68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7F4CC5D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3F4ED047"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4D990158"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w:t>
      </w:r>
      <w:r w:rsidRPr="00876F47">
        <w:rPr>
          <w:rFonts w:ascii="Times New Roman" w:eastAsia="Times New Roman" w:hAnsi="Times New Roman" w:cs="David"/>
          <w:sz w:val="24"/>
          <w:szCs w:val="24"/>
          <w:rtl/>
          <w:lang w:eastAsia="he-IL"/>
        </w:rPr>
        <w:lastRenderedPageBreak/>
        <w:t>ישתף היועץ פעולה עם המזמין ו/או עם היועץ החליפי בכל הקשור להעברת האינפורמציה לגבי מהלך הפרויקט עד להפסקת עבודתו וחפיפה נאותה של היועץ החליפי.</w:t>
      </w:r>
    </w:p>
    <w:p w14:paraId="01D566BD"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72D304F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2473AE8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04FABC8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221F077F"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B6F4A1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177900C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81EEE1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5A1ADF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569CD2D9"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5951A61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2C5EE48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4F72E7A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62D401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10FF9C94"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w:t>
      </w:r>
      <w:r w:rsidRPr="00876F47">
        <w:rPr>
          <w:rFonts w:ascii="Times New Roman" w:eastAsia="Times New Roman" w:hAnsi="Times New Roman" w:cs="David"/>
          <w:sz w:val="24"/>
          <w:szCs w:val="24"/>
          <w:rtl/>
          <w:lang w:eastAsia="he-IL"/>
        </w:rPr>
        <w:lastRenderedPageBreak/>
        <w:t xml:space="preserve">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392689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672BBCB"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A9B20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C2C737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056A880"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678AEB2C"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576CEB6C"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0890726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8220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232E5FB5"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51A57F4"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EAD0422"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E8453AE" w14:textId="77777777"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דקל רוקבן" w:date="2021-11-17T12:06:00Z">
            <w:r w:rsidR="004668E4">
              <w:rPr>
                <w:rFonts w:ascii="Times New Roman" w:eastAsia="Times New Roman" w:hAnsi="Times New Roman" w:cs="David"/>
                <w:sz w:val="24"/>
                <w:szCs w:val="24"/>
                <w:rtl/>
                <w:lang w:eastAsia="he-IL"/>
              </w:rPr>
              <w:t>על בטוח בע"מ</w:t>
            </w:r>
          </w:ins>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דקל רוקבן" w:date="2021-11-17T12:05:00Z">
            <w:r w:rsidR="004668E4" w:rsidRPr="002540C2">
              <w:rPr>
                <w:rStyle w:val="a7"/>
                <w:rtl/>
              </w:rPr>
              <w:t>[שם צד א]</w:t>
            </w:r>
          </w:ins>
        </w:sdtContent>
      </w:sdt>
    </w:p>
    <w:p w14:paraId="658B376A"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28D9CB6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5E005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40117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7EA4EA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D9443F"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41C196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507494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92FFDC"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96E774F"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DE3EA1E"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1B994144"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6169824D"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27B8B172"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7C2459" w14:textId="77777777" w:rsidR="006323AD" w:rsidRPr="006323AD" w:rsidRDefault="006323AD" w:rsidP="006323AD">
      <w:pPr>
        <w:pStyle w:val="af6"/>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7C8B6489" w14:textId="77777777" w:rsidR="006323AD" w:rsidRDefault="006323AD" w:rsidP="006323AD">
      <w:pPr>
        <w:pStyle w:val="af6"/>
        <w:widowControl w:val="0"/>
        <w:spacing w:line="240" w:lineRule="auto"/>
        <w:ind w:left="716"/>
        <w:rPr>
          <w:sz w:val="24"/>
          <w:szCs w:val="24"/>
          <w:rtl/>
          <w:lang w:eastAsia="he-IL"/>
        </w:rPr>
      </w:pPr>
    </w:p>
    <w:p w14:paraId="0A9CE5DE" w14:textId="77777777" w:rsidR="00876F47" w:rsidRPr="006323AD" w:rsidRDefault="00876F47" w:rsidP="006323AD">
      <w:pPr>
        <w:pStyle w:val="af6"/>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דקל רוקבן" w:date="2021-11-17T12:04:00Z">
            <w:r w:rsidR="004668E4">
              <w:rPr>
                <w:color w:val="008000"/>
                <w:rtl/>
                <w:lang w:eastAsia="he-IL"/>
              </w:rPr>
              <w:t>נתניה</w:t>
            </w:r>
          </w:ins>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A6F65" w:rsidRPr="006323AD">
            <w:rPr>
              <w:rStyle w:val="AutoFieldsChar"/>
              <w:color w:val="00B0F0"/>
              <w:rtl/>
            </w:rPr>
            <w:t>[שם אתר]</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 w:author="דקל רוקבן" w:date="2021-11-17T12:04:00Z">
            <w:r w:rsidR="004668E4">
              <w:rPr>
                <w:color w:val="008000"/>
                <w:rtl/>
                <w:lang w:eastAsia="he-IL"/>
              </w:rPr>
              <w:t>נתניה - מגרש 1409</w:t>
            </w:r>
          </w:ins>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402B2022"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517C91D1"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9" w:author="דקל רוקבן" w:date="2021-11-17T12:09:00Z">
            <w:r w:rsidR="004668E4">
              <w:rPr>
                <w:rFonts w:ascii="Times New Roman" w:eastAsia="Times New Roman" w:hAnsi="Times New Roman" w:cs="David"/>
                <w:sz w:val="24"/>
                <w:szCs w:val="24"/>
                <w:rtl/>
                <w:lang w:eastAsia="he-IL"/>
              </w:rPr>
              <w:t>דקל רוקבן</w:t>
            </w:r>
          </w:ins>
        </w:sdtContent>
      </w:sdt>
    </w:p>
    <w:p w14:paraId="32F2D41F"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C070E5"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0" w:author="דקל רוקבן" w:date="2021-11-17T12:09:00Z">
            <w:r w:rsidR="004668E4">
              <w:rPr>
                <w:rFonts w:ascii="Times New Roman" w:eastAsia="Times New Roman" w:hAnsi="Times New Roman" w:cs="David"/>
                <w:color w:val="008000"/>
                <w:sz w:val="24"/>
                <w:szCs w:val="24"/>
                <w:rtl/>
                <w:lang w:eastAsia="he-IL"/>
              </w:rPr>
              <w:t>נת / 556 / ב / 1</w:t>
            </w:r>
          </w:ins>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1" w:author="דקל רוקבן" w:date="2021-11-17T12:09:00Z">
            <w:r w:rsidR="004668E4">
              <w:rPr>
                <w:rFonts w:ascii="Times New Roman" w:eastAsia="Times New Roman" w:hAnsi="Times New Roman" w:cs="David"/>
                <w:color w:val="008000"/>
                <w:sz w:val="24"/>
                <w:szCs w:val="24"/>
                <w:rtl/>
                <w:lang w:eastAsia="he-IL"/>
              </w:rPr>
              <w:t>8256</w:t>
            </w:r>
          </w:ins>
        </w:sdtContent>
      </w:sdt>
      <w:r w:rsidRPr="00876F47">
        <w:rPr>
          <w:rFonts w:ascii="Times New Roman" w:eastAsia="Times New Roman" w:hAnsi="Times New Roman" w:cs="David"/>
          <w:sz w:val="24"/>
          <w:szCs w:val="24"/>
          <w:rtl/>
          <w:lang w:eastAsia="he-IL"/>
        </w:rPr>
        <w:t xml:space="preserve"> .</w:t>
      </w:r>
    </w:p>
    <w:p w14:paraId="79B7CD8A"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1B552ADC"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D59F9FD"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2" w:author="דקל רוקבן" w:date="2021-11-17T12:04:00Z">
            <w:r w:rsidR="004668E4">
              <w:rPr>
                <w:rFonts w:ascii="Times New Roman" w:eastAsia="Times New Roman" w:hAnsi="Times New Roman" w:cs="David"/>
                <w:color w:val="008000"/>
                <w:sz w:val="24"/>
                <w:szCs w:val="24"/>
                <w:rtl/>
                <w:lang w:eastAsia="he-IL"/>
              </w:rPr>
              <w:t>נתניה</w:t>
            </w:r>
          </w:ins>
        </w:sdtContent>
      </w:sdt>
      <w:r w:rsidRPr="00876F47">
        <w:rPr>
          <w:rFonts w:ascii="Times New Roman" w:eastAsia="Times New Roman" w:hAnsi="Times New Roman" w:cs="David"/>
          <w:color w:val="008000"/>
          <w:sz w:val="24"/>
          <w:szCs w:val="24"/>
          <w:rtl/>
          <w:lang w:eastAsia="he-IL"/>
        </w:rPr>
        <w:t>.</w:t>
      </w:r>
    </w:p>
    <w:p w14:paraId="6FD81DFF"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5103BD97"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78D30BC"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1E935ED6"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3" w:author="דקל רוקבן" w:date="2021-11-17T12:09:00Z">
            <w:r w:rsidR="004668E4">
              <w:rPr>
                <w:rFonts w:ascii="Times New Roman" w:eastAsia="Times New Roman" w:hAnsi="Times New Roman" w:cs="David" w:hint="cs"/>
                <w:color w:val="00B0F0"/>
                <w:sz w:val="24"/>
                <w:szCs w:val="24"/>
                <w:rtl/>
                <w:lang w:eastAsia="he-IL"/>
              </w:rPr>
              <w:t>דקל רוקבן</w:t>
            </w:r>
          </w:ins>
        </w:sdtContent>
      </w:sdt>
    </w:p>
    <w:p w14:paraId="16A9F69C"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1166815C"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47D733A"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7BBA328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3130BF8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2F91B4"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59F57810"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390BD734"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164BB41E"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7149AEA6"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6F65" w:rsidRPr="006323AD">
            <w:rPr>
              <w:rStyle w:val="AutoFieldsChar"/>
              <w:color w:val="00B0F0"/>
              <w:rtl/>
            </w:rPr>
            <w:t>[שדה נוסף 6]</w:t>
          </w:r>
        </w:sdtContent>
      </w:sdt>
    </w:p>
    <w:p w14:paraId="32BE08A5"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3F5E82F9"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27D36CEA"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061A68"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62FF9FA"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9959866"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B04842D"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74FADC0"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6C9A53F"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40D53D86"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A61D23"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32B8B14A" w14:textId="77777777" w:rsidR="00876F47" w:rsidRPr="00876F47" w:rsidRDefault="000A6F65"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sidRPr="006323AD">
            <w:rPr>
              <w:rStyle w:val="AutoFieldsChar"/>
              <w:color w:val="00B0F0"/>
              <w:rtl/>
            </w:rPr>
            <w:t>[אחוז השתתפות צד א]</w:t>
          </w:r>
        </w:p>
      </w:sdtContent>
    </w:sdt>
    <w:p w14:paraId="72763B19"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CC61868"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16A31E08"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0AC3E0FE"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179B19B6"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34361FC1"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1B6CF14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3D70F32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12E0301"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4D36084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CE8F14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7F7DD87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19E5F74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264BC1C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43567DA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681E977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78A6052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142171B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6214D97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54E69AF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2DD3EA8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35D9B72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7C54392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4621227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00335FB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4DEC6D7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0231251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32697D1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13F08DA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0E766C20"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701ECD2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68B166F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8C75602"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23B93D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2A3AEE5"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2C79507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510FE2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7F33A52"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091123F3"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lastRenderedPageBreak/>
        <w:t>שלבי העבודה ההנדסית ופירוט השירותים</w:t>
      </w:r>
      <w:r w:rsidRPr="00876F47">
        <w:rPr>
          <w:rFonts w:ascii="Times New Roman" w:eastAsia="Times New Roman" w:hAnsi="Times New Roman" w:cs="David"/>
          <w:sz w:val="24"/>
          <w:szCs w:val="24"/>
          <w:rtl/>
        </w:rPr>
        <w:t>:</w:t>
      </w:r>
    </w:p>
    <w:p w14:paraId="719CD1A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824E71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AC21FF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745132E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A1B930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3EE440CB"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55969000"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0C1F2B31"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22C8AC74"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078C93B8"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370BA873"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554A1CD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742495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6505510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8021DA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2438A50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2C1ECB37"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3466CB2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668B9C2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14F1BAD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18989E1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1F4F09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CBE480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4ADD8AA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01D3AA1"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6C5F0608"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w:t>
      </w:r>
      <w:r w:rsidRPr="00876F47">
        <w:rPr>
          <w:rFonts w:ascii="Times New Roman" w:eastAsia="Times New Roman" w:hAnsi="Times New Roman" w:cs="David" w:hint="cs"/>
          <w:sz w:val="24"/>
          <w:szCs w:val="24"/>
          <w:rtl/>
        </w:rPr>
        <w:lastRenderedPageBreak/>
        <w:t>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14774F0E"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40208029"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39E187F3"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1C295410"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788ABB0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D361E3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2031E4A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51D5E7E"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42BEC55D"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2BA66677"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29B5A95D"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392F2F3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623380C3"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6CDF979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58C8A65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24A27A47"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0839B663"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2916971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62AFC7E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0C95456F"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55957C9A"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62DA128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304FB03"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511E909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C9E877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8BEBA91"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18080F37"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083C6F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9B9A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1983AD1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9538B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6AD454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50489B2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75DF06"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20F99C3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EA6B7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62A197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1EA9A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7B5FBFA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47CB1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144753B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63D1A7"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036EA74C"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4714C7D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343EDB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600307BA"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6F4C55A5"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5E7E7B13"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544638A"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1BAB8498"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1E0A7E6F"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13A1192E"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64FBDAC"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5C2C3FA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892F782"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292E0A2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648181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76D009D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261713EA"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4" w:author="דקל רוקבן" w:date="2021-11-17T12:08:00Z">
            <w:r w:rsidR="004668E4">
              <w:rPr>
                <w:rFonts w:ascii="Times New Roman" w:eastAsia="Times New Roman" w:hAnsi="Times New Roman" w:cs="David"/>
                <w:color w:val="008000"/>
                <w:sz w:val="24"/>
                <w:szCs w:val="24"/>
                <w:rtl/>
              </w:rPr>
              <w:t>מדד המחירים לצרכן</w:t>
            </w:r>
          </w:ins>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5" w:author="דקל רוקבן" w:date="2021-11-17T12:09:00Z">
            <w:r w:rsidR="004668E4">
              <w:rPr>
                <w:rFonts w:ascii="Times New Roman" w:eastAsia="Times New Roman" w:hAnsi="Times New Roman" w:cs="David"/>
                <w:color w:val="008000"/>
                <w:sz w:val="24"/>
                <w:szCs w:val="24"/>
                <w:rtl/>
              </w:rPr>
              <w:t>ידוע</w:t>
            </w:r>
          </w:ins>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EndPr/>
        <w:sdtContent>
          <w:ins w:id="16" w:author="דקל רוקבן" w:date="2021-11-17T12:09:00Z">
            <w:r w:rsidR="004668E4">
              <w:rPr>
                <w:rFonts w:ascii="Times New Roman" w:eastAsia="Times New Roman" w:hAnsi="Times New Roman" w:cs="David" w:hint="cs"/>
                <w:color w:val="008000"/>
                <w:sz w:val="24"/>
                <w:szCs w:val="24"/>
                <w:rtl/>
              </w:rPr>
              <w:t>‏15/12/2020</w:t>
            </w:r>
          </w:ins>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7" w:author="דקל רוקבן" w:date="2021-11-17T12:09:00Z">
            <w:r w:rsidR="004668E4">
              <w:rPr>
                <w:rFonts w:ascii="Times New Roman" w:eastAsia="Times New Roman" w:hAnsi="Times New Roman" w:cs="David"/>
                <w:color w:val="008000"/>
                <w:sz w:val="24"/>
                <w:szCs w:val="24"/>
                <w:rtl/>
              </w:rPr>
              <w:t>223.3374</w:t>
            </w:r>
          </w:ins>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5E63CD8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5CF8B01"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7614879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CA2B115"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5870249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1392E11"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69A9214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86DCE13"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4787745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87D5E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24ADC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3A2C202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A8F73"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BDFE59"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73D398C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17994BE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F01EAE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379DA823"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648293F" w14:textId="77777777" w:rsidR="005603EE" w:rsidRPr="005603EE" w:rsidRDefault="005603EE" w:rsidP="005603EE">
      <w:pPr>
        <w:pStyle w:val="af6"/>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09632A42"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3C58EDAF"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3AA325E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1FF19B6F"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12E4B19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6A7EA807"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1801062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7A552E4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30DD3129"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30B3C3F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7B70CA6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31124AD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25CE814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7E41A8A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37F0DDAC"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E74EDD2"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56D45F10"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2C4FD77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0E0A6E64"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4139AA99"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C52993B"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67CD4A9E"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9B4759A"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2B10657F"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18" w:author="דקל רוקבן" w:date="2021-11-17T12:04:00Z">
            <w:r w:rsidR="004668E4">
              <w:rPr>
                <w:rFonts w:ascii="Times New Roman" w:eastAsia="Times New Roman" w:hAnsi="Times New Roman" w:cs="David" w:hint="cs"/>
                <w:color w:val="008000"/>
                <w:sz w:val="24"/>
                <w:szCs w:val="24"/>
                <w:rtl/>
                <w:lang w:eastAsia="he-IL"/>
              </w:rPr>
              <w:t>‏01/01/2021</w:t>
            </w:r>
          </w:ins>
        </w:sdtContent>
      </w:sdt>
      <w:r w:rsidRPr="00B27B4C">
        <w:rPr>
          <w:rFonts w:ascii="Times New Roman" w:eastAsia="Times New Roman" w:hAnsi="Times New Roman" w:cs="David" w:hint="cs"/>
          <w:bCs/>
          <w:color w:val="FF0000"/>
          <w:sz w:val="24"/>
          <w:szCs w:val="24"/>
          <w:rtl/>
          <w:lang w:eastAsia="he-IL"/>
        </w:rPr>
        <w:br/>
      </w:r>
    </w:p>
    <w:p w14:paraId="2F1276B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261A33F" w14:textId="77777777" w:rsidR="005603EE" w:rsidRPr="00B27B4C" w:rsidRDefault="004668E4"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9" w:author="דקל רוקבן" w:date="2021-11-17T12:05: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26C0946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5094E0A"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103B8B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6D116B9"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E61886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BBB9E7"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2D7B9D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0269AB"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4" w:author="דקל רוקבן" w:date="2021-11-17T12:04:00Z">
            <w:r w:rsidR="004668E4">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0C9C8DC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CF8D2A7"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0B64110"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AEAC7FA"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C066808"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CD1ED2C"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C848AFA"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D45210"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35D275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BA6A34"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5891891"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805E0C"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2A4D75C"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8E6DEEE"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C0329B4"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p>
    <w:p w14:paraId="70639EAD"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8CB4D35"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A5DB58E"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80AF77B"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47C4FCEE"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B2808BB"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79E3D8B4"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34FD6B73"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90FF091"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738CEA0D"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FFBECD4" w14:textId="77777777" w:rsidR="00E0492B" w:rsidRPr="0009511C" w:rsidRDefault="00E0492B" w:rsidP="00E0492B">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EB987CF"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E9C07B6"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32E0A02B"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E6D5D4C"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4A117FB"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321DD43"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5322E88"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12FCD0F"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1DA6E05"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3BBB126"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3287D80C"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07804A6"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3757284D"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5B1DD34"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37FD574" w14:textId="77777777" w:rsidR="00E0492B" w:rsidRPr="00400B84" w:rsidRDefault="00E0492B" w:rsidP="00E0492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492B" w:rsidRPr="0009511C" w14:paraId="51F2768E"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A2C9A82"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C303F2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492B" w:rsidRPr="0009511C" w14:paraId="6C0DB170"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DBB0DC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492B" w:rsidRPr="0009511C" w14:paraId="251BF7C0"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45CFD7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E7487B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788186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B1D10D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492B" w:rsidRPr="0009511C" w14:paraId="095172E9"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3CFC4D1A"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626BBC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6FFB41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AAD940E"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p w14:paraId="1015968F"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73DABA4"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3EE7532"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p w14:paraId="6E129EA2"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B5C91C7"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tc>
      </w:tr>
      <w:tr w:rsidR="00E0492B" w:rsidRPr="0009511C" w14:paraId="77BC91B2"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14B2128A"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E7DECF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FF84F0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FC2864"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A6594C"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r>
      <w:tr w:rsidR="00E0492B" w:rsidRPr="0009511C" w14:paraId="7F2D23CC"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182E58B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50F4D43"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713CDD1" w14:textId="77777777" w:rsidR="00E0492B" w:rsidRPr="0009511C" w:rsidRDefault="00E0492B"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CBB9E5"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A7607C"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r>
    </w:tbl>
    <w:p w14:paraId="01C35681" w14:textId="77777777" w:rsidR="00E0492B" w:rsidRPr="0009511C" w:rsidRDefault="00E0492B" w:rsidP="00E0492B">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492B" w:rsidRPr="0009511C" w14:paraId="7864D950"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DDA3D0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492B" w:rsidRPr="0009511C" w14:paraId="735BBD70"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FF1CEB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A95327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p w14:paraId="18BD676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534BD6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352C9D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17455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9CC89A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6C8A999"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B1F30B2"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69BD58A"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492B" w:rsidRPr="0009511C" w14:paraId="1A44F4DC"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17F5545"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CF6FAFB"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A072A88"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FF7517D"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DFDF715"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2FCD631"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8B1EF7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D3D7882"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r>
      <w:tr w:rsidR="00E0492B" w:rsidRPr="0009511C" w14:paraId="454E3F6B"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272696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A4240D9"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ABEBA0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1F32EF4"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95D1804"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36F0EF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69E1EC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B108F16" w14:textId="77777777" w:rsidR="00E0492B" w:rsidRPr="0009511C" w:rsidRDefault="00E0492B"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492B" w:rsidRPr="0009511C" w14:paraId="1E325405"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5E3D299"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013128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6BB4BF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A5E2B1A"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9A885A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11B044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480A1CA"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5CB957A" w14:textId="77777777" w:rsidR="00E0492B" w:rsidRPr="0009511C" w:rsidRDefault="00E0492B"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492B" w:rsidRPr="0009511C" w14:paraId="61E7DB9C"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BCE1079"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B5A9E76"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E7E1106"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55FEC45"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BF7EBC7"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11D33E5"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85CA2B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4DC48F7" w14:textId="77777777" w:rsidR="00E0492B" w:rsidRPr="0009511C" w:rsidRDefault="00E0492B"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6E0CC23" w14:textId="77777777" w:rsidR="00E0492B" w:rsidRPr="0009511C" w:rsidRDefault="00E0492B" w:rsidP="00E0492B">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3C75F5E7"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90413BC"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492B" w:rsidRPr="0009511C" w14:paraId="60C9F98F"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4677A42"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F77DD02" w14:textId="77777777" w:rsidR="00E0492B" w:rsidRPr="0009511C" w:rsidRDefault="00E0492B" w:rsidP="00E0492B">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1834C677"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4666B71"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E0492B" w:rsidRPr="0009511C" w14:paraId="2E775627"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BAE72CF"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330DFAC" w14:textId="77777777" w:rsidR="002C218D" w:rsidRDefault="002C218D" w:rsidP="00E0492B">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2C218D" w:rsidRPr="0009511C" w14:paraId="5BFA4C47"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501AA97" w14:textId="77777777" w:rsidR="002C218D" w:rsidRPr="0009511C" w:rsidRDefault="002C218D"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2C218D" w:rsidRPr="0009511C" w14:paraId="282487C3"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C4D2F83" w14:textId="77777777" w:rsidR="002C218D" w:rsidRPr="0009511C" w:rsidRDefault="002C218D"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C790F25" w14:textId="77777777" w:rsidR="00E0492B" w:rsidRPr="0009511C" w:rsidRDefault="00E0492B" w:rsidP="00E0492B">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B46C6F8"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4C11B5"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4FF8BD"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1063609"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1653ED22"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2CBD008D"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69CAFAD6"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B05C6E0"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17AB3EC4"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1F93B24F"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002C30A8"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3A535A1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AB44C59"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61E1BD5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C295F44"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4A38711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256904F"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7DEB1F8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40268A57"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2195F9E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1A10C01"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6A564A3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B6A279B"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027E0FF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393677F4"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79A4989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A7EDE9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2E9C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3B886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1EDC9C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631E7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941A5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C339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770591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1708D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ABA39F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54F15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608BA0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7D485D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F1F5BE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1157BB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039052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87C74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1F45F9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703C4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8BAA8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19E57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85F48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903C713"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10F8F56D"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9EC220D"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2E3233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C9D9C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B586D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03634A"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004DEA9" w14:textId="77777777" w:rsidR="005603EE" w:rsidRDefault="004668E4"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8" w:author="דקל רוקבן" w:date="2021-11-17T12:05: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5603EE" w:rsidRPr="00B27B4C">
        <w:rPr>
          <w:rFonts w:ascii="Times New Roman" w:eastAsia="Times New Roman" w:hAnsi="Times New Roman" w:cs="David" w:hint="cs"/>
          <w:color w:val="008000"/>
          <w:sz w:val="24"/>
          <w:szCs w:val="24"/>
          <w:rtl/>
          <w:lang w:eastAsia="he-IL"/>
        </w:rPr>
        <w:br/>
      </w:r>
    </w:p>
    <w:p w14:paraId="55DEA587"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981055C"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B76F8A"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93EE82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D5D3D5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081C23"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0" w:author="דקל רוקבן" w:date="2021-11-17T12:04:00Z">
            <w:r w:rsidR="004668E4">
              <w:rPr>
                <w:rFonts w:ascii="Times New Roman" w:eastAsia="Times New Roman" w:hAnsi="Times New Roman" w:cs="David" w:hint="cs"/>
                <w:color w:val="008000"/>
                <w:sz w:val="24"/>
                <w:szCs w:val="24"/>
                <w:rtl/>
              </w:rPr>
              <w:t>יעוץ בטיחות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B2C2E3A"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8F633C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2DF2F2"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CE25F4"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92B4D2"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2F9217"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7043FDE"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12F460"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35E0B7"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8FA9E27" w14:textId="77777777" w:rsidR="005603EE" w:rsidRPr="00B27B4C" w:rsidRDefault="004668E4"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 w:author="דקל רוקבן" w:date="2021-11-17T12:06:00Z">
            <w:r>
              <w:rPr>
                <w:rFonts w:ascii="Times New Roman" w:eastAsia="Times New Roman" w:hAnsi="Times New Roman" w:cs="David"/>
                <w:color w:val="008000"/>
                <w:sz w:val="24"/>
                <w:szCs w:val="24"/>
                <w:rtl/>
                <w:lang w:eastAsia="he-IL"/>
              </w:rPr>
              <w:t>על בטוח בע"מ</w:t>
            </w:r>
          </w:ins>
        </w:sdtContent>
      </w:sdt>
    </w:p>
    <w:p w14:paraId="2192178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C9E972C"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B1A6519"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6EA5627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9C08A10"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A7D5F41"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6BC197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2" w:author="דקל רוקבן" w:date="2021-11-17T12:05:00Z">
            <w:r w:rsidR="004668E4">
              <w:rPr>
                <w:rFonts w:ascii="Times New Roman" w:eastAsia="Times New Roman" w:hAnsi="Times New Roman" w:cs="David" w:hint="cs"/>
                <w:color w:val="008000"/>
                <w:sz w:val="24"/>
                <w:szCs w:val="24"/>
                <w:rtl/>
                <w:lang w:eastAsia="he-IL"/>
              </w:rPr>
              <w:br/>
              <w:t>אפריקה ישראל מגורים בע"מ</w:t>
            </w:r>
            <w:r w:rsidR="004668E4">
              <w:rPr>
                <w:rFonts w:ascii="Times New Roman" w:eastAsia="Times New Roman" w:hAnsi="Times New Roman" w:cs="David" w:hint="cs"/>
                <w:color w:val="008000"/>
                <w:sz w:val="24"/>
                <w:szCs w:val="24"/>
                <w:rtl/>
                <w:lang w:eastAsia="he-IL"/>
              </w:rPr>
              <w:br/>
              <w:t>יוני נתניהו 1 ג' אור יהודה</w:t>
            </w:r>
            <w:r w:rsidR="004668E4">
              <w:rPr>
                <w:rFonts w:ascii="Times New Roman" w:eastAsia="Times New Roman" w:hAnsi="Times New Roman" w:cs="David" w:hint="cs"/>
                <w:color w:val="008000"/>
                <w:sz w:val="24"/>
                <w:szCs w:val="24"/>
                <w:rtl/>
                <w:lang w:eastAsia="he-IL"/>
              </w:rPr>
              <w:br/>
              <w:t>מ.ז 52-003476-0</w:t>
            </w:r>
            <w:r w:rsidR="004668E4">
              <w:rPr>
                <w:rFonts w:ascii="Times New Roman" w:eastAsia="Times New Roman" w:hAnsi="Times New Roman" w:cs="David" w:hint="cs"/>
                <w:color w:val="008000"/>
                <w:sz w:val="24"/>
                <w:szCs w:val="24"/>
                <w:rtl/>
                <w:lang w:eastAsia="he-IL"/>
              </w:rPr>
              <w:br/>
            </w:r>
          </w:ins>
        </w:sdtContent>
      </w:sdt>
    </w:p>
    <w:p w14:paraId="392A477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05956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F404D3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DFA39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3" w:author="דקל רוקבן" w:date="2021-11-17T12:04:00Z">
            <w:r w:rsidR="004668E4">
              <w:rPr>
                <w:rFonts w:ascii="Times New Roman" w:eastAsia="Times New Roman" w:hAnsi="Times New Roman" w:cs="David" w:hint="cs"/>
                <w:color w:val="008000"/>
                <w:sz w:val="24"/>
                <w:szCs w:val="24"/>
                <w:rtl/>
                <w:lang w:eastAsia="he-IL"/>
              </w:rPr>
              <w:t>‏01/01/2021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E943C9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7E61B9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BC5CE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2459C0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37EBD2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2ABB5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261A0F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6A067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C85F28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B6A20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71BC3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C4F024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17CF7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27DCD82"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F41DB8D"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C909C92"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2D359B0"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124AE2B"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4" w:author="דקל רוקבן" w:date="2021-11-17T12:06:00Z">
            <w:r w:rsidR="004668E4">
              <w:rPr>
                <w:rFonts w:ascii="Times New Roman" w:eastAsia="Times New Roman" w:hAnsi="Times New Roman" w:cs="David"/>
                <w:color w:val="008000"/>
                <w:sz w:val="24"/>
                <w:szCs w:val="24"/>
                <w:rtl/>
                <w:lang w:eastAsia="he-IL"/>
              </w:rPr>
              <w:t>על בטוח בע"מ</w:t>
            </w:r>
          </w:ins>
        </w:sdtContent>
      </w:sdt>
    </w:p>
    <w:p w14:paraId="573AA3C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FA9E24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5BC272"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3F6FD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6B2A8E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F069449"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A73A3B7"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15C6C3D"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1B121F2"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3702D3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1825B6F"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10FA98BA"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B5D671" w14:textId="77777777" w:rsidR="004668E4" w:rsidRDefault="004668E4" w:rsidP="00AF234B">
      <w:pPr>
        <w:spacing w:before="0" w:after="0" w:line="240" w:lineRule="auto"/>
      </w:pPr>
      <w:r>
        <w:separator/>
      </w:r>
    </w:p>
  </w:endnote>
  <w:endnote w:type="continuationSeparator" w:id="0">
    <w:p w14:paraId="3F2CA749" w14:textId="77777777" w:rsidR="004668E4" w:rsidRDefault="004668E4"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B6EAB" w:rsidRPr="002B6EAB" w14:paraId="34C293ED" w14:textId="77777777" w:rsidTr="002B6EAB">
      <w:tc>
        <w:tcPr>
          <w:tcW w:w="810" w:type="dxa"/>
        </w:tcPr>
        <w:p w14:paraId="4344ABEB"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C842040" w14:textId="77777777" w:rsidR="002B6EAB" w:rsidRPr="002B6EAB" w:rsidRDefault="004668E4" w:rsidP="002B6EAB">
              <w:pPr>
                <w:tabs>
                  <w:tab w:val="center" w:pos="4153"/>
                  <w:tab w:val="right" w:pos="8306"/>
                </w:tabs>
                <w:spacing w:before="0" w:after="0" w:line="240" w:lineRule="auto"/>
                <w:rPr>
                  <w:rFonts w:ascii="David" w:hAnsi="David"/>
                  <w:color w:val="00B0F0"/>
                  <w:sz w:val="20"/>
                  <w:szCs w:val="20"/>
                  <w:rtl/>
                </w:rPr>
              </w:pPr>
              <w:ins w:id="35" w:author="דקל רוקבן" w:date="2021-11-17T12:04:00Z">
                <w:r>
                  <w:rPr>
                    <w:rFonts w:ascii="David" w:hAnsi="David"/>
                    <w:color w:val="00B0F0"/>
                    <w:sz w:val="20"/>
                    <w:szCs w:val="20"/>
                    <w:rtl/>
                  </w:rPr>
                  <w:t>נתניה - מגרש 1409</w:t>
                </w:r>
              </w:ins>
            </w:p>
          </w:tc>
        </w:sdtContent>
      </w:sdt>
      <w:tc>
        <w:tcPr>
          <w:tcW w:w="2810" w:type="dxa"/>
        </w:tcPr>
        <w:p w14:paraId="33D614D6"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36EA2A90" w14:textId="77777777" w:rsidR="002B6EAB" w:rsidRPr="002B6EAB" w:rsidRDefault="002B6EAB" w:rsidP="002B6EAB">
          <w:pPr>
            <w:tabs>
              <w:tab w:val="center" w:pos="4153"/>
              <w:tab w:val="right" w:pos="8306"/>
            </w:tabs>
            <w:spacing w:before="0" w:after="0" w:line="240" w:lineRule="auto"/>
            <w:rPr>
              <w:rFonts w:ascii="David" w:hAnsi="David"/>
              <w:sz w:val="16"/>
              <w:szCs w:val="16"/>
              <w:rtl/>
            </w:rPr>
          </w:pPr>
        </w:p>
      </w:tc>
      <w:tc>
        <w:tcPr>
          <w:tcW w:w="1044" w:type="dxa"/>
        </w:tcPr>
        <w:p w14:paraId="506FA177"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592333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2B6EAB" w:rsidRPr="002B6EAB" w14:paraId="2ADC5518" w14:textId="77777777" w:rsidTr="002B6EAB">
      <w:tc>
        <w:tcPr>
          <w:tcW w:w="810" w:type="dxa"/>
        </w:tcPr>
        <w:p w14:paraId="27B1BC9F"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89DEB36" w14:textId="77777777" w:rsidR="002B6EAB" w:rsidRPr="002B6EAB" w:rsidRDefault="004668E4" w:rsidP="002B6EAB">
              <w:pPr>
                <w:tabs>
                  <w:tab w:val="center" w:pos="4153"/>
                  <w:tab w:val="right" w:pos="8306"/>
                </w:tabs>
                <w:spacing w:before="0" w:after="0" w:line="240" w:lineRule="auto"/>
                <w:rPr>
                  <w:rFonts w:ascii="David" w:hAnsi="David"/>
                  <w:color w:val="00B0F0"/>
                  <w:sz w:val="20"/>
                  <w:szCs w:val="20"/>
                  <w:rtl/>
                </w:rPr>
              </w:pPr>
              <w:ins w:id="36" w:author="דקל רוקבן" w:date="2021-11-17T12:06:00Z">
                <w:r>
                  <w:rPr>
                    <w:rFonts w:ascii="David" w:hAnsi="David"/>
                    <w:color w:val="00B0F0"/>
                    <w:sz w:val="20"/>
                    <w:szCs w:val="20"/>
                    <w:rtl/>
                  </w:rPr>
                  <w:t>על בטוח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B6EAB" w:rsidRPr="002B6EAB" w14:paraId="44F544AD" w14:textId="77777777" w:rsidTr="00623070">
            <w:trPr>
              <w:trHeight w:val="201"/>
            </w:trPr>
            <w:tc>
              <w:tcPr>
                <w:tcW w:w="926" w:type="dxa"/>
              </w:tcPr>
              <w:p w14:paraId="0D557373"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23ACDC8" w14:textId="77777777" w:rsidR="002B6EAB" w:rsidRPr="002B6EAB" w:rsidRDefault="002B6EAB"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10588495"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2EE2F28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537F6AA1"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5A2A7BCD" w14:textId="77777777" w:rsidR="002B6EAB" w:rsidRPr="002B6EAB" w:rsidRDefault="004668E4"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B6EAB" w:rsidRPr="002B6EAB">
                <w:rPr>
                  <w:rFonts w:ascii="David" w:hAnsi="David"/>
                  <w:color w:val="00B0F0"/>
                  <w:sz w:val="20"/>
                  <w:szCs w:val="20"/>
                  <w:rtl/>
                </w:rPr>
                <w:t>[סטטוס חוזה]</w:t>
              </w:r>
            </w:sdtContent>
          </w:sdt>
        </w:p>
      </w:tc>
    </w:tr>
    <w:tr w:rsidR="002B6EAB" w:rsidRPr="002B6EAB" w14:paraId="36538CAB" w14:textId="77777777" w:rsidTr="002B6EAB">
      <w:trPr>
        <w:trHeight w:val="80"/>
      </w:trPr>
      <w:tc>
        <w:tcPr>
          <w:tcW w:w="810" w:type="dxa"/>
        </w:tcPr>
        <w:p w14:paraId="61B94997"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646" w:type="dxa"/>
        </w:tcPr>
        <w:p w14:paraId="1C4917D3"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3B23B7B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644AEA6C"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29102B5F"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763" w:type="dxa"/>
        </w:tcPr>
        <w:p w14:paraId="6C5C91D5"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r>
  </w:tbl>
  <w:p w14:paraId="3E48525D" w14:textId="77777777" w:rsidR="006323AD" w:rsidRDefault="002B6EAB"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p w14:paraId="778C963E" w14:textId="77777777" w:rsidR="002B6EAB" w:rsidRPr="002B6EAB" w:rsidRDefault="002B6EAB"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CF3ABD" w14:textId="77777777" w:rsidR="004668E4" w:rsidRDefault="004668E4" w:rsidP="00AF234B">
      <w:pPr>
        <w:spacing w:before="0" w:after="0" w:line="240" w:lineRule="auto"/>
      </w:pPr>
      <w:r>
        <w:separator/>
      </w:r>
    </w:p>
  </w:footnote>
  <w:footnote w:type="continuationSeparator" w:id="0">
    <w:p w14:paraId="4D88610C" w14:textId="77777777" w:rsidR="004668E4" w:rsidRDefault="004668E4"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2212BEC1" w14:textId="77777777" w:rsidR="006323AD" w:rsidRDefault="006323AD">
        <w:pPr>
          <w:pStyle w:val="a3"/>
          <w:jc w:val="center"/>
        </w:pPr>
        <w:r>
          <w:fldChar w:fldCharType="begin"/>
        </w:r>
        <w:r>
          <w:instrText xml:space="preserve"> PAGE   \* MERGEFORMAT </w:instrText>
        </w:r>
        <w:r>
          <w:fldChar w:fldCharType="separate"/>
        </w:r>
        <w:r w:rsidR="004668E4">
          <w:rPr>
            <w:noProof/>
            <w:rtl/>
          </w:rPr>
          <w:t>1</w:t>
        </w:r>
        <w:r>
          <w:rPr>
            <w:noProof/>
          </w:rPr>
          <w:fldChar w:fldCharType="end"/>
        </w:r>
      </w:p>
    </w:sdtContent>
  </w:sdt>
  <w:p w14:paraId="442CC369" w14:textId="77777777" w:rsidR="006323AD" w:rsidRDefault="006323AD">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6F65"/>
    <w:rsid w:val="00134C85"/>
    <w:rsid w:val="001A0C3C"/>
    <w:rsid w:val="001A69D5"/>
    <w:rsid w:val="00214ACF"/>
    <w:rsid w:val="002B6EAB"/>
    <w:rsid w:val="002C218D"/>
    <w:rsid w:val="00322820"/>
    <w:rsid w:val="003E568C"/>
    <w:rsid w:val="004668E4"/>
    <w:rsid w:val="00552E11"/>
    <w:rsid w:val="005603EE"/>
    <w:rsid w:val="005D664B"/>
    <w:rsid w:val="006323AD"/>
    <w:rsid w:val="00673D05"/>
    <w:rsid w:val="006F5407"/>
    <w:rsid w:val="0072103C"/>
    <w:rsid w:val="00876F47"/>
    <w:rsid w:val="008C64C6"/>
    <w:rsid w:val="00942177"/>
    <w:rsid w:val="00AF234B"/>
    <w:rsid w:val="00BE17B4"/>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C2102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a6"/>
    <w:link w:val="AutoFields"/>
    <w:rsid w:val="00876F47"/>
    <w:rPr>
      <w:rFonts w:ascii="David" w:hAnsi="David" w:cs="David"/>
      <w:color w:val="0070C0"/>
      <w:sz w:val="20"/>
      <w:szCs w:val="24"/>
    </w:rPr>
  </w:style>
  <w:style w:type="character" w:customStyle="1" w:styleId="10">
    <w:name w:val="כותרת 1 תו"/>
    <w:basedOn w:val="a0"/>
    <w:link w:val="1"/>
    <w:rsid w:val="00876F47"/>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876F47"/>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876F47"/>
    <w:rPr>
      <w:rFonts w:ascii="Times New Roman" w:eastAsia="Times New Roman" w:hAnsi="Times New Roman" w:cs="David"/>
      <w:sz w:val="24"/>
      <w:szCs w:val="24"/>
      <w:u w:val="single"/>
      <w:lang w:eastAsia="he-IL"/>
    </w:rPr>
  </w:style>
  <w:style w:type="character" w:customStyle="1" w:styleId="40">
    <w:name w:val="כותרת 4 תו"/>
    <w:basedOn w:val="a0"/>
    <w:link w:val="4"/>
    <w:rsid w:val="00876F47"/>
    <w:rPr>
      <w:rFonts w:ascii="Calibri" w:eastAsia="Times New Roman" w:hAnsi="Calibri" w:cs="Arial"/>
      <w:b/>
      <w:bCs/>
      <w:sz w:val="28"/>
      <w:szCs w:val="28"/>
      <w:lang w:eastAsia="he-IL"/>
    </w:rPr>
  </w:style>
  <w:style w:type="character" w:customStyle="1" w:styleId="50">
    <w:name w:val="כותרת 5 תו"/>
    <w:basedOn w:val="a0"/>
    <w:link w:val="5"/>
    <w:rsid w:val="00876F47"/>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876F47"/>
    <w:rPr>
      <w:rFonts w:ascii="Calibri" w:eastAsia="Times New Roman" w:hAnsi="Calibri" w:cs="Arial"/>
      <w:i/>
      <w:iCs/>
      <w:sz w:val="24"/>
      <w:szCs w:val="24"/>
      <w:lang w:eastAsia="he-IL"/>
    </w:rPr>
  </w:style>
  <w:style w:type="numbering" w:customStyle="1" w:styleId="NoList1">
    <w:name w:val="No List1"/>
    <w:next w:val="a2"/>
    <w:semiHidden/>
    <w:rsid w:val="00876F47"/>
  </w:style>
  <w:style w:type="paragraph" w:customStyle="1" w:styleId="Heading11">
    <w:name w:val="Heading 11"/>
    <w:basedOn w:val="a"/>
    <w:next w:val="a"/>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876F47"/>
    <w:rPr>
      <w:rFonts w:ascii="Times New Roman" w:eastAsia="Times New Roman" w:hAnsi="Times New Roman" w:cs="David"/>
      <w:sz w:val="20"/>
      <w:szCs w:val="24"/>
      <w:lang w:eastAsia="he-IL"/>
    </w:rPr>
  </w:style>
  <w:style w:type="paragraph" w:styleId="ab">
    <w:name w:val="Title"/>
    <w:basedOn w:val="a"/>
    <w:link w:val="ac"/>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ad">
    <w:name w:val="Block Text"/>
    <w:basedOn w:val="a"/>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876F47"/>
    <w:rPr>
      <w:rFonts w:ascii="Times New Roman" w:eastAsia="Times New Roman" w:hAnsi="Times New Roman" w:cs="David"/>
      <w:sz w:val="24"/>
      <w:szCs w:val="24"/>
      <w:lang w:eastAsia="he-IL"/>
    </w:rPr>
  </w:style>
  <w:style w:type="paragraph" w:styleId="21">
    <w:name w:val="Body Text Indent 2"/>
    <w:basedOn w:val="a"/>
    <w:link w:val="22"/>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876F47"/>
    <w:rPr>
      <w:rFonts w:ascii="Times New Roman" w:eastAsia="Times New Roman" w:hAnsi="Times New Roman" w:cs="David"/>
      <w:sz w:val="20"/>
      <w:szCs w:val="24"/>
      <w:lang w:eastAsia="he-IL"/>
    </w:rPr>
  </w:style>
  <w:style w:type="paragraph" w:styleId="ae">
    <w:name w:val="Balloon Text"/>
    <w:basedOn w:val="a"/>
    <w:link w:val="af"/>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876F47"/>
    <w:rPr>
      <w:rFonts w:ascii="Tahoma" w:eastAsia="Times New Roman" w:hAnsi="Tahoma" w:cs="Tahoma"/>
      <w:sz w:val="16"/>
      <w:szCs w:val="16"/>
      <w:lang w:eastAsia="he-IL"/>
    </w:rPr>
  </w:style>
  <w:style w:type="paragraph" w:customStyle="1" w:styleId="af0">
    <w:name w:val="סגנון"/>
    <w:basedOn w:val="a"/>
    <w:next w:val="ad"/>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876F47"/>
    <w:rPr>
      <w:rFonts w:cs="Times New Roman"/>
    </w:rPr>
  </w:style>
  <w:style w:type="paragraph" w:styleId="af2">
    <w:name w:val="Document Map"/>
    <w:basedOn w:val="a"/>
    <w:link w:val="af3"/>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876F47"/>
    <w:rPr>
      <w:rFonts w:ascii="Tahoma" w:eastAsia="Times New Roman" w:hAnsi="Tahoma" w:cs="Tahoma"/>
      <w:sz w:val="20"/>
      <w:szCs w:val="20"/>
      <w:shd w:val="clear" w:color="auto" w:fill="000080"/>
      <w:lang w:eastAsia="he-IL"/>
    </w:rPr>
  </w:style>
  <w:style w:type="paragraph" w:customStyle="1" w:styleId="af4">
    <w:name w:val="רשימה מימין"/>
    <w:basedOn w:val="a"/>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876F47"/>
    <w:pPr>
      <w:tabs>
        <w:tab w:val="left" w:pos="2880"/>
        <w:tab w:val="left" w:pos="5220"/>
        <w:tab w:val="left" w:pos="7740"/>
      </w:tabs>
      <w:ind w:left="360"/>
    </w:pPr>
    <w:rPr>
      <w:sz w:val="22"/>
      <w:szCs w:val="22"/>
    </w:rPr>
  </w:style>
  <w:style w:type="paragraph" w:customStyle="1" w:styleId="12">
    <w:name w:val="חתימה קו 1 נקודות"/>
    <w:basedOn w:val="1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a3"/>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a3"/>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a3"/>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a3"/>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a3"/>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a3"/>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a3"/>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a3"/>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a3"/>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a3"/>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a3"/>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a3"/>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a3"/>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a3"/>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a3"/>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a3"/>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a3"/>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a3"/>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a3"/>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a3"/>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a3"/>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a3"/>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a3"/>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a3"/>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a3"/>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a3"/>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a3"/>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a3"/>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a3"/>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a3"/>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a3"/>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a3"/>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a3"/>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a3"/>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a3"/>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a3"/>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a3"/>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a3"/>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a3"/>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a3"/>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a3"/>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a3"/>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966919"/>
    <w:rsid w:val="009E53CE"/>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3CE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BFEF42BBD6D048D6AC7931B0F886D19C">
    <w:name w:val="BFEF42BBD6D048D6AC7931B0F886D19C"/>
    <w:rsid w:val="005613F2"/>
    <w:pPr>
      <w:bidi/>
    </w:pPr>
  </w:style>
  <w:style w:type="paragraph" w:customStyle="1" w:styleId="3A7912B29EE0418FB7EA7B196DF9D4BB">
    <w:name w:val="3A7912B29EE0418FB7EA7B196DF9D4BB"/>
    <w:rsid w:val="005613F2"/>
    <w:pPr>
      <w:bidi/>
    </w:pPr>
  </w:style>
  <w:style w:type="paragraph" w:customStyle="1" w:styleId="714E454D6E264D24937303661B75A7C0">
    <w:name w:val="714E454D6E264D24937303661B75A7C0"/>
    <w:rsid w:val="005613F2"/>
    <w:pPr>
      <w:bidi/>
    </w:pPr>
  </w:style>
  <w:style w:type="paragraph" w:customStyle="1" w:styleId="84AC88E6F6B94E5692CE3215D330A57D">
    <w:name w:val="84AC88E6F6B94E5692CE3215D330A57D"/>
    <w:rsid w:val="005613F2"/>
    <w:pPr>
      <w:bidi/>
    </w:pPr>
  </w:style>
  <w:style w:type="paragraph" w:customStyle="1" w:styleId="528BCB1A16344E8698F6DA9103CB2D27">
    <w:name w:val="528BCB1A16344E8698F6DA9103CB2D27"/>
    <w:rsid w:val="005613F2"/>
    <w:pPr>
      <w:bidi/>
    </w:pPr>
  </w:style>
  <w:style w:type="paragraph" w:customStyle="1" w:styleId="22A68CE674D24DE188085F16D86E5065">
    <w:name w:val="22A68CE674D24DE188085F16D86E5065"/>
    <w:rsid w:val="005613F2"/>
    <w:pPr>
      <w:bidi/>
    </w:pPr>
  </w:style>
  <w:style w:type="paragraph" w:customStyle="1" w:styleId="5318304238FF458A8F64358505274F30">
    <w:name w:val="5318304238FF458A8F64358505274F30"/>
    <w:rsid w:val="005613F2"/>
    <w:pPr>
      <w:bidi/>
    </w:pPr>
  </w:style>
  <w:style w:type="paragraph" w:customStyle="1" w:styleId="03E9D0CEBC564CDFA859C9901ED24101">
    <w:name w:val="03E9D0CEBC564CDFA859C9901ED24101"/>
    <w:rsid w:val="005613F2"/>
    <w:pPr>
      <w:bidi/>
    </w:pPr>
  </w:style>
  <w:style w:type="paragraph" w:customStyle="1" w:styleId="1C72A8B1A1724D83A29E5733ED7D117E">
    <w:name w:val="1C72A8B1A1724D83A29E5733ED7D117E"/>
    <w:rsid w:val="005613F2"/>
    <w:pPr>
      <w:bidi/>
    </w:pPr>
  </w:style>
  <w:style w:type="paragraph" w:customStyle="1" w:styleId="DB4886BF08A441119138E050F2BB1EFB">
    <w:name w:val="DB4886BF08A441119138E050F2BB1EFB"/>
    <w:rsid w:val="005613F2"/>
    <w:pPr>
      <w:bidi/>
    </w:p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D65A6D606144AFE875A0BB08A5BC7B6">
    <w:name w:val="DD65A6D606144AFE875A0BB08A5BC7B6"/>
    <w:rsid w:val="006D10FA"/>
    <w:pPr>
      <w:bidi/>
    </w:pPr>
  </w:style>
  <w:style w:type="paragraph" w:customStyle="1" w:styleId="7531CF4AAE3945B8A40B82172E9EF298">
    <w:name w:val="7531CF4AAE3945B8A40B82172E9EF298"/>
    <w:rsid w:val="006D10FA"/>
    <w:pPr>
      <w:bidi/>
    </w:pPr>
  </w:style>
  <w:style w:type="paragraph" w:customStyle="1" w:styleId="74BF95874AF3439E9EB4194FE1A60755">
    <w:name w:val="74BF95874AF3439E9EB4194FE1A60755"/>
    <w:rsid w:val="006D10FA"/>
    <w:pPr>
      <w:bidi/>
    </w:pPr>
  </w:style>
  <w:style w:type="paragraph" w:customStyle="1" w:styleId="50F7604B73F54A2A895919D20B9D44CA">
    <w:name w:val="50F7604B73F54A2A895919D20B9D44CA"/>
    <w:rsid w:val="006D10FA"/>
    <w:pPr>
      <w:bidi/>
    </w:pPr>
  </w:style>
  <w:style w:type="paragraph" w:customStyle="1" w:styleId="C45C8AA61AA742EFA24815F5B17153C8">
    <w:name w:val="C45C8AA61AA742EFA24815F5B17153C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26913CEE95794525BD6334A60927CF44">
    <w:name w:val="26913CEE95794525BD6334A60927CF44"/>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B310CE63EB37432199CE9EDEECB11C33">
    <w:name w:val="B310CE63EB37432199CE9EDEECB11C33"/>
    <w:rsid w:val="006D10FA"/>
    <w:pPr>
      <w:bidi/>
    </w:pPr>
  </w:style>
  <w:style w:type="paragraph" w:customStyle="1" w:styleId="2B53D8BF7B434BD285315A13E48354ED">
    <w:name w:val="2B53D8BF7B434BD285315A13E48354ED"/>
    <w:rsid w:val="00966919"/>
    <w:pPr>
      <w:bidi/>
    </w:pPr>
  </w:style>
  <w:style w:type="paragraph" w:customStyle="1" w:styleId="7441723985154335BD00E8FAB1D7C720">
    <w:name w:val="7441723985154335BD00E8FAB1D7C720"/>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 w:type="paragraph" w:customStyle="1" w:styleId="C14BD1070276480882FE5CF0C81585E2">
    <w:name w:val="C14BD1070276480882FE5CF0C81585E2"/>
    <w:rsid w:val="00CF3CEC"/>
    <w:pPr>
      <w:bidi/>
    </w:pPr>
  </w:style>
  <w:style w:type="paragraph" w:customStyle="1" w:styleId="A3746571757047EC854BE1AF350D39BC">
    <w:name w:val="A3746571757047EC854BE1AF350D39BC"/>
    <w:rsid w:val="00CF3CEC"/>
    <w:pPr>
      <w:bidi/>
    </w:pPr>
  </w:style>
  <w:style w:type="paragraph" w:customStyle="1" w:styleId="2723C22A0F694CD3AB7281ACE5E5C2E9">
    <w:name w:val="2723C22A0F694CD3AB7281ACE5E5C2E9"/>
    <w:rsid w:val="00CF3CE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742B4D1-63DD-4556-91FA-5C2B72863E24}"/>
</file>

<file path=customXml/itemProps4.xml><?xml version="1.0" encoding="utf-8"?>
<ds:datastoreItem xmlns:ds="http://schemas.openxmlformats.org/officeDocument/2006/customXml" ds:itemID="{F833A8AF-5184-4E07-8672-35F50687EC98}"/>
</file>

<file path=customXml/itemProps5.xml><?xml version="1.0" encoding="utf-8"?>
<ds:datastoreItem xmlns:ds="http://schemas.openxmlformats.org/officeDocument/2006/customXml" ds:itemID="{3BAF5169-CB56-4DE6-A4A7-8288FEA216DF}"/>
</file>

<file path=docProps/app.xml><?xml version="1.0" encoding="utf-8"?>
<Properties xmlns="http://schemas.openxmlformats.org/officeDocument/2006/extended-properties" xmlns:vt="http://schemas.openxmlformats.org/officeDocument/2006/docPropsVTypes">
  <Template>Normal</Template>
  <TotalTime>10</TotalTime>
  <Pages>32</Pages>
  <Words>9089</Words>
  <Characters>45445</Characters>
  <Application>Microsoft Office Word</Application>
  <DocSecurity>0</DocSecurity>
  <Lines>378</Lines>
  <Paragraphs>108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2021-11-17T10:00:00Z</dcterms:created>
  <dcterms:modified xsi:type="dcterms:W3CDTF">2021-11-17T10:10:00Z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5d8204a5-4d5d-42bd-9a20-d76114f08512</vt:lpwstr>
  </property>
</Properties>
</file>