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1AE6F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Pr>
      </w:pPr>
      <w:bookmarkStart w:id="0" w:name="_GoBack"/>
      <w:bookmarkEnd w:id="0"/>
    </w:p>
    <w:p w14:paraId="061B1A5A"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58CE9DE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28995F30" wp14:editId="1EE57EC5">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98C6B0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AF2C9A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2EEAE6"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F674A9"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E66205"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4B1F8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4404487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5DDF3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48375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7FC4A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A8B9A7"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7E6F3DC" w14:textId="77777777" w:rsidR="007561C6" w:rsidRPr="00B27B4C" w:rsidRDefault="00B27719"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דקל רוקבן" w:date="2021-11-17T12:22:00Z">
            <w:r>
              <w:rPr>
                <w:rFonts w:ascii="Times New Roman" w:eastAsia="Times New Roman" w:hAnsi="Times New Roman" w:cs="David"/>
                <w:bCs/>
                <w:sz w:val="32"/>
                <w:szCs w:val="32"/>
                <w:u w:val="single"/>
                <w:rtl/>
                <w:lang w:eastAsia="he-IL"/>
              </w:rPr>
              <w:t>נתניה - מגרש 1409</w:t>
            </w:r>
          </w:ins>
        </w:p>
      </w:sdtContent>
    </w:sdt>
    <w:p w14:paraId="722647F7"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1A3B11D"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66953">
            <w:rPr>
              <w:rStyle w:val="a7"/>
              <w:color w:val="00B0F0"/>
              <w:rtl/>
            </w:rPr>
            <w:t>[שם אתר]</w:t>
          </w:r>
        </w:p>
      </w:sdtContent>
    </w:sdt>
    <w:p w14:paraId="3FCE6C0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13B8E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A9B77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EFE43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13BEB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895CE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BE20F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3D17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888AD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44340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8DA2A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A4AE0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B58E4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1FE8C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31C97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0BF79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26F9C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494CE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179B9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B81A9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E0D1B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DA68E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F6E5F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E2221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424D2D"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97B77A" w14:textId="77777777"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6A668E0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B6359B0" w14:textId="77777777"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sdtContent>
          <w:ins w:id="2" w:author="דקל רוקבן" w:date="2021-11-17T12:23:00Z">
            <w:r w:rsidR="00B27719">
              <w:rPr>
                <w:rFonts w:ascii="Times New Roman" w:eastAsia="Times New Roman" w:hAnsi="Times New Roman" w:cs="David" w:hint="cs"/>
                <w:color w:val="800080"/>
                <w:sz w:val="24"/>
                <w:szCs w:val="24"/>
                <w:rtl/>
                <w:lang w:eastAsia="he-IL"/>
              </w:rPr>
              <w:t>‏01/01/2021</w:t>
            </w:r>
          </w:ins>
        </w:sdtContent>
      </w:sdt>
    </w:p>
    <w:p w14:paraId="2D74A927"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6F8A0C8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E0F0B8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392EE7"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39011942"/>
        <w:placeholder>
          <w:docPart w:val="44067134515B43C9B80FC3DA652385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6C921FF" w14:textId="77777777" w:rsidR="000B5DC0" w:rsidRPr="000B5DC0" w:rsidRDefault="00B27719" w:rsidP="00C30059">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דקל רוקבן" w:date="2021-11-17T12:23:00Z">
            <w:r>
              <w:rPr>
                <w:rFonts w:ascii="Times New Roman" w:eastAsia="Times New Roman" w:hAnsi="Times New Roman" w:cs="David"/>
                <w:color w:val="00B0F0"/>
                <w:sz w:val="24"/>
                <w:szCs w:val="24"/>
                <w:rtl/>
              </w:rPr>
              <w:br/>
              <w:t>אפריקה ישראל מגורים בע"מ</w:t>
            </w:r>
            <w:r>
              <w:rPr>
                <w:rFonts w:ascii="Times New Roman" w:eastAsia="Times New Roman" w:hAnsi="Times New Roman" w:cs="David"/>
                <w:color w:val="00B0F0"/>
                <w:sz w:val="24"/>
                <w:szCs w:val="24"/>
                <w:rtl/>
              </w:rPr>
              <w:br/>
              <w:t>יוני נתניהו 1 ג' אור יהודה</w:t>
            </w:r>
            <w:r>
              <w:rPr>
                <w:rFonts w:ascii="Times New Roman" w:eastAsia="Times New Roman" w:hAnsi="Times New Roman" w:cs="David"/>
                <w:color w:val="00B0F0"/>
                <w:sz w:val="24"/>
                <w:szCs w:val="24"/>
                <w:rtl/>
              </w:rPr>
              <w:br/>
              <w:t>מ.ז 52-003476-0</w:t>
            </w:r>
            <w:r>
              <w:rPr>
                <w:rFonts w:ascii="Times New Roman" w:eastAsia="Times New Roman" w:hAnsi="Times New Roman" w:cs="David"/>
                <w:color w:val="00B0F0"/>
                <w:sz w:val="24"/>
                <w:szCs w:val="24"/>
                <w:rtl/>
              </w:rPr>
              <w:br/>
            </w:r>
          </w:ins>
        </w:p>
      </w:sdtContent>
    </w:sdt>
    <w:p w14:paraId="0D29F175"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1D20C35D"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0CF3808F"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497A325"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785AC14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CB64804" w14:textId="77777777" w:rsidR="000B5DC0" w:rsidRPr="000B5DC0" w:rsidRDefault="00B27719"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4" w:author="דקל רוקבן" w:date="2021-11-17T12:24:00Z">
            <w:r>
              <w:rPr>
                <w:rFonts w:ascii="Times New Roman" w:eastAsia="Times New Roman" w:hAnsi="Times New Roman" w:cs="David"/>
                <w:color w:val="800080"/>
                <w:sz w:val="24"/>
                <w:szCs w:val="24"/>
                <w:rtl/>
              </w:rPr>
              <w:br/>
            </w:r>
            <w:proofErr w:type="spellStart"/>
            <w:r>
              <w:rPr>
                <w:rFonts w:ascii="Times New Roman" w:eastAsia="Times New Roman" w:hAnsi="Times New Roman" w:cs="David"/>
                <w:color w:val="800080"/>
                <w:sz w:val="24"/>
                <w:szCs w:val="24"/>
                <w:rtl/>
              </w:rPr>
              <w:t>ד.מרגלית-ע.מרגלית</w:t>
            </w:r>
            <w:proofErr w:type="spellEnd"/>
            <w:r>
              <w:rPr>
                <w:rFonts w:ascii="Times New Roman" w:eastAsia="Times New Roman" w:hAnsi="Times New Roman" w:cs="David"/>
                <w:color w:val="800080"/>
                <w:sz w:val="24"/>
                <w:szCs w:val="24"/>
                <w:rtl/>
              </w:rPr>
              <w:t xml:space="preserve"> אדריכלי נוף</w:t>
            </w:r>
            <w:r>
              <w:rPr>
                <w:rFonts w:ascii="Times New Roman" w:eastAsia="Times New Roman" w:hAnsi="Times New Roman" w:cs="David"/>
                <w:color w:val="800080"/>
                <w:sz w:val="24"/>
                <w:szCs w:val="24"/>
                <w:rtl/>
              </w:rPr>
              <w:br/>
              <w:t>ביאליק 127 ר"ג</w:t>
            </w:r>
            <w:r>
              <w:rPr>
                <w:rFonts w:ascii="Times New Roman" w:eastAsia="Times New Roman" w:hAnsi="Times New Roman" w:cs="David"/>
                <w:color w:val="800080"/>
                <w:sz w:val="24"/>
                <w:szCs w:val="24"/>
                <w:rtl/>
              </w:rPr>
              <w:br/>
            </w:r>
          </w:ins>
        </w:p>
      </w:sdtContent>
    </w:sdt>
    <w:p w14:paraId="07F59F58"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74EE96EE"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00212FDC"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435C718"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E2391B9"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659A62A4"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6EC72A55"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למונחים הבאים יהא הפרוש הנקוב </w:t>
      </w:r>
      <w:proofErr w:type="spellStart"/>
      <w:r w:rsidRPr="000B5DC0">
        <w:rPr>
          <w:rFonts w:ascii="Times New Roman" w:eastAsia="Times New Roman" w:hAnsi="Times New Roman" w:cs="David"/>
          <w:sz w:val="20"/>
          <w:szCs w:val="24"/>
          <w:rtl/>
          <w:lang w:eastAsia="he-IL"/>
        </w:rPr>
        <w:t>בצידם</w:t>
      </w:r>
      <w:proofErr w:type="spellEnd"/>
      <w:r w:rsidRPr="000B5DC0">
        <w:rPr>
          <w:rFonts w:ascii="Times New Roman" w:eastAsia="Times New Roman" w:hAnsi="Times New Roman" w:cs="David"/>
          <w:sz w:val="20"/>
          <w:szCs w:val="24"/>
          <w:rtl/>
          <w:lang w:eastAsia="he-IL"/>
        </w:rPr>
        <w:t xml:space="preserve"> דהיינו:</w:t>
      </w:r>
    </w:p>
    <w:p w14:paraId="69AFE946"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C951FF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1FF6F72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75740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14F03178"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5DA679A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969459"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9C6048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A7B176"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84FEB9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0DACBD"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0B5DC0">
        <w:rPr>
          <w:rFonts w:ascii="Times New Roman" w:eastAsia="Times New Roman" w:hAnsi="Times New Roman" w:cs="David"/>
          <w:sz w:val="20"/>
          <w:szCs w:val="24"/>
          <w:rtl/>
          <w:lang w:eastAsia="he-IL"/>
        </w:rPr>
        <w:lastRenderedPageBreak/>
        <w:t xml:space="preserve">המצוינים ברשימת התכניות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00A8A10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35951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שירותי</w:t>
      </w:r>
    </w:p>
    <w:p w14:paraId="02A5FC5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34CD3D4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40B50A8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613122"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7A6D49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637A79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702403F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B8437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2800088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245367DA"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EC3DD01"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2B023BC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FBC98B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513B604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6DE9355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AF671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321321E5"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230812AE"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7C15171"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1E5E005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173EF9F9"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6087110"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6CE66813"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5E338501"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79826AF9"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1B4EDD14"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3B83FD3E"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5196F71C"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2792C0DE"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43FDDA5E" w14:textId="77777777" w:rsidR="000B5DC0" w:rsidRPr="000B5DC0" w:rsidRDefault="000B5DC0" w:rsidP="00C0131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7CAF1A31"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648CC608"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0796010B"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20B2B83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03512EA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w:t>
      </w:r>
      <w:proofErr w:type="spellEnd"/>
      <w:r w:rsidRPr="000B5DC0">
        <w:rPr>
          <w:rFonts w:ascii="Times New Roman" w:eastAsia="Times New Roman" w:hAnsi="Times New Roman" w:cs="David"/>
          <w:sz w:val="20"/>
          <w:szCs w:val="24"/>
          <w:rtl/>
          <w:lang w:eastAsia="he-IL"/>
        </w:rPr>
        <w:t xml:space="preserve">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5C77AA5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w:t>
      </w:r>
      <w:r w:rsidRPr="000B5DC0">
        <w:rPr>
          <w:rFonts w:ascii="Times New Roman" w:eastAsia="Times New Roman" w:hAnsi="Times New Roman" w:cs="David"/>
          <w:sz w:val="20"/>
          <w:szCs w:val="24"/>
          <w:rtl/>
          <w:lang w:eastAsia="he-IL"/>
        </w:rPr>
        <w:lastRenderedPageBreak/>
        <w:t>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75CF88A0"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35B966F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24B03A3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17B749E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6D9B9DB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05FDDA5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B5DC0">
        <w:rPr>
          <w:rFonts w:ascii="Times New Roman" w:eastAsia="Times New Roman" w:hAnsi="Times New Roman" w:cs="David"/>
          <w:sz w:val="20"/>
          <w:szCs w:val="24"/>
          <w:rtl/>
          <w:lang w:eastAsia="he-IL"/>
        </w:rPr>
        <w:t>הכל</w:t>
      </w:r>
      <w:proofErr w:type="spellEnd"/>
      <w:r w:rsidRPr="000B5DC0">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76AEB87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27E86EA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1AEA9F9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5FA2FCA"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w:t>
      </w:r>
      <w:proofErr w:type="spellStart"/>
      <w:r w:rsidRPr="000B5DC0">
        <w:rPr>
          <w:rFonts w:ascii="Times New Roman" w:eastAsia="Times New Roman" w:hAnsi="Times New Roman" w:cs="David" w:hint="cs"/>
          <w:sz w:val="20"/>
          <w:szCs w:val="24"/>
          <w:rtl/>
          <w:lang w:eastAsia="he-IL"/>
        </w:rPr>
        <w:t>רמדורנט</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של </w:t>
      </w:r>
      <w:proofErr w:type="spellStart"/>
      <w:r w:rsidRPr="000B5DC0">
        <w:rPr>
          <w:rFonts w:ascii="Times New Roman" w:eastAsia="Times New Roman" w:hAnsi="Times New Roman" w:cs="David"/>
          <w:sz w:val="20"/>
          <w:szCs w:val="24"/>
          <w:rtl/>
          <w:lang w:eastAsia="he-IL"/>
        </w:rPr>
        <w:t>רמדור</w:t>
      </w:r>
      <w:proofErr w:type="spellEnd"/>
      <w:r w:rsidRPr="000B5DC0">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5A08257C"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0592DC5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6E1CBF3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FE07C3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20B39A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43AFA16C"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3D0795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2FCBAE9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33F4876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46FA6F80"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1094647C"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27DF9A8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4836F5D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7F82350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413984BE"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lastRenderedPageBreak/>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w:t>
      </w:r>
      <w:proofErr w:type="spellStart"/>
      <w:r w:rsidRPr="000B5DC0">
        <w:rPr>
          <w:rFonts w:ascii="Times New Roman" w:eastAsia="Times New Roman" w:hAnsi="Times New Roman" w:cs="David"/>
          <w:sz w:val="20"/>
          <w:szCs w:val="24"/>
          <w:rtl/>
          <w:lang w:eastAsia="he-IL"/>
        </w:rPr>
        <w:t>ליתן</w:t>
      </w:r>
      <w:proofErr w:type="spellEnd"/>
      <w:r w:rsidRPr="000B5DC0">
        <w:rPr>
          <w:rFonts w:ascii="Times New Roman" w:eastAsia="Times New Roman" w:hAnsi="Times New Roman" w:cs="David"/>
          <w:sz w:val="20"/>
          <w:szCs w:val="24"/>
          <w:rtl/>
          <w:lang w:eastAsia="he-IL"/>
        </w:rPr>
        <w:t xml:space="preserve">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56A64B35"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44A0167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C8A570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723A71A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4727DF8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FB70440"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0B2AECA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08C5C7F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26952DE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440E518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45A8FBE"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514954D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lastRenderedPageBreak/>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548E72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58D92A6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E3C535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B56D52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1D3B0B43"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7D2BCC9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1455F45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08A60FA"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17B72E57"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979791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7426B3F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hint="cs"/>
          <w:b/>
          <w:sz w:val="20"/>
          <w:szCs w:val="24"/>
          <w:rtl/>
          <w:lang w:eastAsia="he-IL"/>
        </w:rPr>
        <w:t xml:space="preserve">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0BD2809E"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259CF34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112EE33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4ED03DD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25E1B1D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E70FA5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2F40EF5E"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692BA41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שליחויות.</w:t>
      </w:r>
    </w:p>
    <w:p w14:paraId="4A43EADD"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xml:space="preserve">@ / מערכת </w:t>
      </w:r>
      <w:proofErr w:type="spellStart"/>
      <w:r w:rsidRPr="000B5DC0">
        <w:rPr>
          <w:rFonts w:ascii="Times New Roman" w:eastAsia="Times New Roman" w:hAnsi="Times New Roman" w:cs="David" w:hint="cs"/>
          <w:sz w:val="20"/>
          <w:szCs w:val="24"/>
          <w:rtl/>
          <w:lang w:eastAsia="he-IL"/>
        </w:rPr>
        <w:t>רמדורנט</w:t>
      </w:r>
      <w:proofErr w:type="spellEnd"/>
      <w:r w:rsidRPr="000B5DC0">
        <w:rPr>
          <w:rFonts w:ascii="Times New Roman" w:eastAsia="Times New Roman" w:hAnsi="Times New Roman" w:cs="David" w:hint="cs"/>
          <w:sz w:val="20"/>
          <w:szCs w:val="24"/>
          <w:rtl/>
          <w:lang w:eastAsia="he-IL"/>
        </w:rPr>
        <w:t xml:space="preserve">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A96039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0B5DC0">
        <w:rPr>
          <w:rFonts w:ascii="Times New Roman" w:eastAsia="Times New Roman" w:hAnsi="Times New Roman" w:cs="David"/>
          <w:sz w:val="20"/>
          <w:szCs w:val="24"/>
          <w:rtl/>
          <w:lang w:eastAsia="he-IL"/>
        </w:rPr>
        <w:t>לשלמם</w:t>
      </w:r>
      <w:proofErr w:type="spellEnd"/>
      <w:r w:rsidRPr="000B5DC0">
        <w:rPr>
          <w:rFonts w:ascii="Times New Roman" w:eastAsia="Times New Roman" w:hAnsi="Times New Roman" w:cs="David"/>
          <w:sz w:val="20"/>
          <w:szCs w:val="24"/>
          <w:rtl/>
          <w:lang w:eastAsia="he-IL"/>
        </w:rPr>
        <w:t xml:space="preserve">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58139F00"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3C7AE3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1E7397C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53926351"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1F8F2D8"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68908D5"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4224AE5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4412D14"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w:t>
      </w:r>
      <w:proofErr w:type="spellStart"/>
      <w:r w:rsidRPr="00F57198">
        <w:rPr>
          <w:rFonts w:ascii="Times New Roman" w:eastAsia="Times New Roman" w:hAnsi="Times New Roman" w:cs="David" w:hint="cs"/>
          <w:b/>
          <w:sz w:val="20"/>
          <w:szCs w:val="24"/>
          <w:rtl/>
          <w:lang w:eastAsia="he-IL"/>
        </w:rPr>
        <w:t>המצ"ב</w:t>
      </w:r>
      <w:proofErr w:type="spellEnd"/>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236B1A3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lastRenderedPageBreak/>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5ED910B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4863DFF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3A935D7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274B50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1251CCD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72C6B9C"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והוא יהיה המוסמך להכריע בה.</w:t>
      </w:r>
    </w:p>
    <w:p w14:paraId="2E292427"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7B5CB5E5"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EBB0834"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58369006" w14:textId="77777777" w:rsidR="004528C9" w:rsidRPr="00013687" w:rsidRDefault="004528C9" w:rsidP="004528C9">
      <w:pPr>
        <w:pStyle w:val="af7"/>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0402DEA"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92E4DE2"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06EDC2E" w14:textId="77777777" w:rsidR="00C01318" w:rsidRDefault="00C01318" w:rsidP="00C0131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801749A" w14:textId="77777777" w:rsidR="00C77045" w:rsidRPr="00013687" w:rsidRDefault="00C77045" w:rsidP="00C770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AE31203" w14:textId="77777777" w:rsidR="00C77045" w:rsidRDefault="00C77045" w:rsidP="00C7704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436C8C4"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4C0F294"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926D669"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1FC27EE"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41948843"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7A3C5206"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7239F4C"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CA30ED6"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67CF4B3"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2C4190D"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801A6AB"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263C8A3"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914EFE1"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w:t>
      </w:r>
      <w:r>
        <w:rPr>
          <w:rFonts w:ascii="Times New Roman" w:eastAsia="Times New Roman" w:hAnsi="Times New Roman" w:cs="David" w:hint="cs"/>
          <w:sz w:val="20"/>
          <w:szCs w:val="24"/>
          <w:rtl/>
          <w:lang w:eastAsia="he-IL"/>
        </w:rPr>
        <w:lastRenderedPageBreak/>
        <w:t xml:space="preserve">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3435C55" w14:textId="77777777" w:rsidR="00C77045" w:rsidRPr="000B12C4"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7A3A21A9" w14:textId="77777777" w:rsidR="000B5DC0" w:rsidRPr="000B5DC0" w:rsidRDefault="00C77045"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r w:rsidRPr="00013687" w:rsidDel="00C77045">
        <w:rPr>
          <w:rFonts w:ascii="Times New Roman" w:eastAsia="Times New Roman" w:hAnsi="Times New Roman" w:cs="David" w:hint="cs"/>
          <w:b/>
          <w:bCs/>
          <w:sz w:val="20"/>
          <w:szCs w:val="24"/>
          <w:u w:val="single"/>
          <w:rtl/>
          <w:lang w:eastAsia="he-IL"/>
        </w:rPr>
        <w:t xml:space="preserve"> </w:t>
      </w:r>
    </w:p>
    <w:p w14:paraId="232A491B"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אספקת תכניות</w:t>
      </w:r>
    </w:p>
    <w:p w14:paraId="28435C4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3B374CC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538A6C3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0B5DC0">
        <w:rPr>
          <w:rFonts w:ascii="Times New Roman" w:eastAsia="Times New Roman" w:hAnsi="Times New Roman" w:cs="David"/>
          <w:sz w:val="20"/>
          <w:szCs w:val="24"/>
          <w:rtl/>
          <w:lang w:eastAsia="he-IL"/>
        </w:rPr>
        <w:t>הכל</w:t>
      </w:r>
      <w:proofErr w:type="spellEnd"/>
      <w:r w:rsidRPr="000B5DC0">
        <w:rPr>
          <w:rFonts w:ascii="Times New Roman" w:eastAsia="Times New Roman" w:hAnsi="Times New Roman" w:cs="David"/>
          <w:sz w:val="20"/>
          <w:szCs w:val="24"/>
          <w:rtl/>
          <w:lang w:eastAsia="he-IL"/>
        </w:rPr>
        <w:t xml:space="preserve"> לפי העניין.</w:t>
      </w:r>
    </w:p>
    <w:p w14:paraId="0065D9E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E65A35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7C396AA5" w14:textId="77777777" w:rsidR="00C01318" w:rsidRPr="000B5DC0" w:rsidRDefault="000B5DC0" w:rsidP="00E03315">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0B5DC0">
        <w:rPr>
          <w:rFonts w:ascii="Times New Roman" w:eastAsia="Times New Roman" w:hAnsi="Times New Roman" w:cs="David"/>
          <w:sz w:val="20"/>
          <w:szCs w:val="24"/>
          <w:rtl/>
          <w:lang w:eastAsia="he-IL"/>
        </w:rPr>
        <w:t>לשנותן</w:t>
      </w:r>
      <w:proofErr w:type="spellEnd"/>
      <w:r w:rsidRPr="000B5DC0">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1BD4330"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14C75D0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3F48D88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 xml:space="preserve">י הדין ו/או </w:t>
      </w:r>
      <w:proofErr w:type="spellStart"/>
      <w:r w:rsidRPr="000B5DC0">
        <w:rPr>
          <w:rFonts w:ascii="Times New Roman" w:eastAsia="Times New Roman" w:hAnsi="Times New Roman" w:cs="David"/>
          <w:color w:val="000000"/>
          <w:sz w:val="24"/>
          <w:szCs w:val="24"/>
          <w:rtl/>
          <w:lang w:eastAsia="he-IL"/>
        </w:rPr>
        <w:t>מכח</w:t>
      </w:r>
      <w:proofErr w:type="spellEnd"/>
      <w:r w:rsidRPr="000B5DC0">
        <w:rPr>
          <w:rFonts w:ascii="Times New Roman" w:eastAsia="Times New Roman" w:hAnsi="Times New Roman" w:cs="David"/>
          <w:color w:val="000000"/>
          <w:sz w:val="24"/>
          <w:szCs w:val="24"/>
          <w:rtl/>
          <w:lang w:eastAsia="he-IL"/>
        </w:rPr>
        <w:t xml:space="preserve"> צו הרחבה ו/או </w:t>
      </w:r>
      <w:proofErr w:type="spellStart"/>
      <w:r w:rsidRPr="000B5DC0">
        <w:rPr>
          <w:rFonts w:ascii="Times New Roman" w:eastAsia="Times New Roman" w:hAnsi="Times New Roman" w:cs="David"/>
          <w:color w:val="000000"/>
          <w:sz w:val="24"/>
          <w:szCs w:val="24"/>
          <w:rtl/>
          <w:lang w:eastAsia="he-IL"/>
        </w:rPr>
        <w:t>מכח</w:t>
      </w:r>
      <w:proofErr w:type="spellEnd"/>
      <w:r w:rsidRPr="000B5DC0">
        <w:rPr>
          <w:rFonts w:ascii="Times New Roman" w:eastAsia="Times New Roman" w:hAnsi="Times New Roman" w:cs="David"/>
          <w:color w:val="000000"/>
          <w:sz w:val="24"/>
          <w:szCs w:val="24"/>
          <w:rtl/>
          <w:lang w:eastAsia="he-IL"/>
        </w:rPr>
        <w:t xml:space="preserve"> הסכם כלשהו על עובד</w:t>
      </w:r>
      <w:r w:rsidRPr="000B5DC0">
        <w:rPr>
          <w:rFonts w:ascii="Times New Roman" w:eastAsia="Times New Roman" w:hAnsi="Times New Roman" w:cs="David" w:hint="cs"/>
          <w:sz w:val="20"/>
          <w:szCs w:val="24"/>
          <w:rtl/>
          <w:lang w:eastAsia="he-IL"/>
        </w:rPr>
        <w:t>.</w:t>
      </w:r>
    </w:p>
    <w:p w14:paraId="68A72D4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w:t>
      </w:r>
      <w:proofErr w:type="spellStart"/>
      <w:r w:rsidRPr="000B5DC0">
        <w:rPr>
          <w:rFonts w:ascii="Times New Roman" w:eastAsia="Times New Roman" w:hAnsi="Times New Roman" w:cs="David" w:hint="cs"/>
          <w:color w:val="000000"/>
          <w:sz w:val="24"/>
          <w:szCs w:val="24"/>
          <w:rtl/>
          <w:lang w:eastAsia="he-IL"/>
        </w:rPr>
        <w:t>שלוחיו</w:t>
      </w:r>
      <w:proofErr w:type="spellEnd"/>
      <w:r w:rsidRPr="000B5DC0">
        <w:rPr>
          <w:rFonts w:ascii="Times New Roman" w:eastAsia="Times New Roman" w:hAnsi="Times New Roman" w:cs="David" w:hint="cs"/>
          <w:color w:val="000000"/>
          <w:sz w:val="24"/>
          <w:szCs w:val="24"/>
          <w:rtl/>
          <w:lang w:eastAsia="he-IL"/>
        </w:rPr>
        <w:t xml:space="preserve">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w:t>
      </w:r>
      <w:r w:rsidRPr="000B5DC0">
        <w:rPr>
          <w:rFonts w:ascii="Times New Roman" w:eastAsia="Times New Roman" w:hAnsi="Times New Roman" w:cs="David"/>
          <w:color w:val="000000"/>
          <w:sz w:val="24"/>
          <w:szCs w:val="24"/>
          <w:rtl/>
          <w:lang w:eastAsia="he-IL"/>
        </w:rPr>
        <w:lastRenderedPageBreak/>
        <w:t>שהיא כאמור כנגד המזמין.</w:t>
      </w:r>
    </w:p>
    <w:p w14:paraId="7080B0C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w:t>
      </w:r>
      <w:proofErr w:type="spellStart"/>
      <w:r w:rsidRPr="000B5DC0">
        <w:rPr>
          <w:rFonts w:ascii="Times New Roman" w:eastAsia="Times New Roman" w:hAnsi="Times New Roman" w:cs="David"/>
          <w:sz w:val="20"/>
          <w:szCs w:val="24"/>
          <w:rtl/>
          <w:lang w:eastAsia="he-IL"/>
        </w:rPr>
        <w:t>ישא</w:t>
      </w:r>
      <w:proofErr w:type="spellEnd"/>
      <w:r w:rsidRPr="000B5DC0">
        <w:rPr>
          <w:rFonts w:ascii="Times New Roman" w:eastAsia="Times New Roman" w:hAnsi="Times New Roman" w:cs="David"/>
          <w:sz w:val="20"/>
          <w:szCs w:val="24"/>
          <w:rtl/>
          <w:lang w:eastAsia="he-IL"/>
        </w:rPr>
        <w:t xml:space="preserve">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140B37D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0D69C95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E5EA63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001C4782"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57EFF56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2BA76770"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5037F9D2"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0E77C7BB"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24360DA1"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48B591E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w:t>
      </w:r>
      <w:r w:rsidRPr="000B5DC0">
        <w:rPr>
          <w:rFonts w:ascii="Times New Roman" w:eastAsia="Times New Roman" w:hAnsi="Times New Roman" w:cs="David"/>
          <w:sz w:val="20"/>
          <w:szCs w:val="24"/>
          <w:rtl/>
          <w:lang w:eastAsia="he-IL"/>
        </w:rPr>
        <w:lastRenderedPageBreak/>
        <w:t>הסעיפים 12.1.3 ו- 12.1.4 לעיל.</w:t>
      </w:r>
    </w:p>
    <w:p w14:paraId="78AB68D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62E2E297"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351BA1E2"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001E2B94"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207A8364"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את הוראת סעיף 7.5 לעיל.</w:t>
      </w:r>
    </w:p>
    <w:p w14:paraId="170F56C5"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נבצר מהמתכנן או מהמנהל הראשי לקיים את ה</w:t>
      </w:r>
      <w:r w:rsidRPr="000B5DC0">
        <w:rPr>
          <w:rFonts w:ascii="Times New Roman" w:eastAsia="Times New Roman" w:hAnsi="Times New Roman" w:cs="David" w:hint="cs"/>
          <w:sz w:val="20"/>
          <w:szCs w:val="24"/>
          <w:rtl/>
          <w:lang w:eastAsia="he-IL"/>
        </w:rPr>
        <w:t xml:space="preserve">וראות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לפעולה משפטית או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שירותי המתכנן או אם ארע אירוע דומה.</w:t>
      </w:r>
    </w:p>
    <w:p w14:paraId="42807159"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חל שינוי בהחזקת המניות ו/או בהרכב המנהלים של המתכנן.</w:t>
      </w:r>
    </w:p>
    <w:p w14:paraId="54893C7F"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FE2B3D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2719576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123AFBA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7BD4614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DA58C9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30F0039" w14:textId="77777777"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לנכות מכל סכום שיגיע לו את הסכומים שהמזמין נשא בהם בשל כך, בתוספת 15% </w:t>
      </w:r>
      <w:r w:rsidRPr="000B5DC0">
        <w:rPr>
          <w:rFonts w:ascii="Times New Roman" w:eastAsia="Times New Roman" w:hAnsi="Times New Roman" w:cs="David"/>
          <w:sz w:val="20"/>
          <w:szCs w:val="24"/>
          <w:rtl/>
          <w:lang w:eastAsia="he-IL"/>
        </w:rPr>
        <w:lastRenderedPageBreak/>
        <w:t>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1889195"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F45B2CF"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7FE9731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39F0DC3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683C55D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6DB5CD4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729020A2"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E40E7F5"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3B0F544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5621236C"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058DB3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7BDDFBC1"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0E101F3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B8A3D7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1642EA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w:t>
      </w:r>
      <w:proofErr w:type="spellStart"/>
      <w:r w:rsidRPr="000B5DC0">
        <w:rPr>
          <w:rFonts w:ascii="Times New Roman" w:eastAsia="Times New Roman" w:hAnsi="Times New Roman" w:cs="David" w:hint="cs"/>
          <w:sz w:val="20"/>
          <w:szCs w:val="24"/>
          <w:rtl/>
          <w:lang w:eastAsia="he-IL"/>
        </w:rPr>
        <w:t>שלוחיו</w:t>
      </w:r>
      <w:proofErr w:type="spellEnd"/>
      <w:r w:rsidRPr="000B5DC0">
        <w:rPr>
          <w:rFonts w:ascii="Times New Roman" w:eastAsia="Times New Roman" w:hAnsi="Times New Roman" w:cs="David" w:hint="cs"/>
          <w:sz w:val="20"/>
          <w:szCs w:val="24"/>
          <w:rtl/>
          <w:lang w:eastAsia="he-IL"/>
        </w:rPr>
        <w:t xml:space="preserve">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1B5EC09F"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w:t>
      </w:r>
      <w:r w:rsidRPr="000B5DC0">
        <w:rPr>
          <w:rFonts w:ascii="Times New Roman" w:eastAsia="Times New Roman" w:hAnsi="Times New Roman" w:cs="David"/>
          <w:sz w:val="20"/>
          <w:szCs w:val="24"/>
          <w:rtl/>
          <w:lang w:eastAsia="he-IL"/>
        </w:rPr>
        <w:lastRenderedPageBreak/>
        <w:t>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1D104238"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13C92980"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2749CE19"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55744A35"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94FA4C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2F7131B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248E42D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00A79691"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847E555"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3935D19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60B729E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DCF9A1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w:t>
      </w:r>
      <w:proofErr w:type="spellStart"/>
      <w:r w:rsidRPr="000B5DC0">
        <w:rPr>
          <w:rFonts w:ascii="Times New Roman" w:eastAsia="Times New Roman" w:hAnsi="Times New Roman" w:cs="David"/>
          <w:sz w:val="20"/>
          <w:szCs w:val="24"/>
          <w:rtl/>
          <w:lang w:eastAsia="he-IL"/>
        </w:rPr>
        <w:t>כויתור</w:t>
      </w:r>
      <w:proofErr w:type="spellEnd"/>
      <w:r w:rsidRPr="000B5DC0">
        <w:rPr>
          <w:rFonts w:ascii="Times New Roman" w:eastAsia="Times New Roman" w:hAnsi="Times New Roman" w:cs="David"/>
          <w:sz w:val="20"/>
          <w:szCs w:val="24"/>
          <w:rtl/>
          <w:lang w:eastAsia="he-IL"/>
        </w:rPr>
        <w:t xml:space="preserve">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proofErr w:type="spellStart"/>
      <w:r w:rsidRPr="000B5DC0">
        <w:rPr>
          <w:rFonts w:ascii="Times New Roman" w:eastAsia="Times New Roman" w:hAnsi="Times New Roman" w:cs="David"/>
          <w:sz w:val="20"/>
          <w:szCs w:val="24"/>
          <w:rtl/>
          <w:lang w:eastAsia="he-IL"/>
        </w:rPr>
        <w:t>כויתור</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5058863B"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6F225FB8"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הסכמה מצד המזמין או המנהל או המתכנן לסטות מתנאי החוזה במקרה מסוים לא תהווה תקדים ולא ילמדו ממנה גזירה שווה למקרה אחר.</w:t>
      </w:r>
    </w:p>
    <w:p w14:paraId="14BF1154"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0108842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3EC3A92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B5DC0">
        <w:rPr>
          <w:rFonts w:ascii="Times New Roman" w:eastAsia="Times New Roman" w:hAnsi="Times New Roman" w:cs="David"/>
          <w:sz w:val="24"/>
          <w:szCs w:val="24"/>
          <w:rtl/>
          <w:lang w:eastAsia="he-IL"/>
        </w:rPr>
        <w:t>לס"ק</w:t>
      </w:r>
      <w:proofErr w:type="spellEnd"/>
      <w:r w:rsidRPr="000B5DC0">
        <w:rPr>
          <w:rFonts w:ascii="Times New Roman" w:eastAsia="Times New Roman" w:hAnsi="Times New Roman" w:cs="David"/>
          <w:sz w:val="24"/>
          <w:szCs w:val="24"/>
          <w:rtl/>
          <w:lang w:eastAsia="he-IL"/>
        </w:rPr>
        <w:t xml:space="preserve"> זה.</w:t>
      </w:r>
    </w:p>
    <w:p w14:paraId="733E4D0F"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381F2DB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F29834C"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69ECED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5717B2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0B5DC0">
        <w:rPr>
          <w:rFonts w:ascii="Times New Roman" w:eastAsia="Times New Roman" w:hAnsi="Times New Roman" w:cs="David"/>
          <w:sz w:val="20"/>
          <w:szCs w:val="24"/>
          <w:rtl/>
          <w:lang w:eastAsia="he-IL"/>
        </w:rPr>
        <w:t>מורשי</w:t>
      </w:r>
      <w:proofErr w:type="spellEnd"/>
      <w:r w:rsidRPr="000B5DC0">
        <w:rPr>
          <w:rFonts w:ascii="Times New Roman" w:eastAsia="Times New Roman" w:hAnsi="Times New Roman" w:cs="David"/>
          <w:sz w:val="20"/>
          <w:szCs w:val="24"/>
          <w:rtl/>
          <w:lang w:eastAsia="he-IL"/>
        </w:rPr>
        <w:t xml:space="preserve"> החתימה של המזמין.</w:t>
      </w:r>
    </w:p>
    <w:p w14:paraId="4D8E3C5E"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64AEBAA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3AECEA"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59F7D7C"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29DEBE4"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F6F6E9B"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50F315E9"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89C712D"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4AE838B"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5F94E2C" w14:textId="77777777"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5" w:author="דקל רוקבן" w:date="2021-11-17T12:24:00Z">
            <w:r w:rsidR="00B27719">
              <w:rPr>
                <w:rFonts w:ascii="Times New Roman" w:eastAsia="Times New Roman" w:hAnsi="Times New Roman" w:cs="David"/>
                <w:color w:val="00B0F0"/>
                <w:sz w:val="20"/>
                <w:szCs w:val="24"/>
                <w:rtl/>
                <w:lang w:eastAsia="he-IL"/>
              </w:rPr>
              <w:t>ד.מרגלית-ע.מרגלית</w:t>
            </w:r>
            <w:proofErr w:type="spellEnd"/>
            <w:r w:rsidR="00B27719">
              <w:rPr>
                <w:rFonts w:ascii="Times New Roman" w:eastAsia="Times New Roman" w:hAnsi="Times New Roman" w:cs="David"/>
                <w:color w:val="00B0F0"/>
                <w:sz w:val="20"/>
                <w:szCs w:val="24"/>
                <w:rtl/>
                <w:lang w:eastAsia="he-IL"/>
              </w:rPr>
              <w:t xml:space="preserve"> אדריכלי נוף</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22E10649CA42466989BB2BE2D491DC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דקל רוקבן" w:date="2021-11-17T12:23:00Z">
            <w:r w:rsidR="00B27719" w:rsidRPr="003E6FC4">
              <w:rPr>
                <w:rStyle w:val="a7"/>
                <w:rtl/>
              </w:rPr>
              <w:t>[שם צד א]</w:t>
            </w:r>
          </w:ins>
        </w:sdtContent>
      </w:sdt>
    </w:p>
    <w:p w14:paraId="7838F6A7"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3C5B4A7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45BE49"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A1A952"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E98E7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060B901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A2F3C2"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7A6E1E8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6D973FE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7C10D5"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89E9BF6" w14:textId="77777777"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57D20B60"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0B4801"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BD617F2"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F6160A1"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5C4BF6D"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7F0A89E"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6817E2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0D18652" w14:textId="77777777" w:rsidR="00C77045" w:rsidRDefault="00C77045"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11ABDB2"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29EC4190" w14:textId="77777777"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679BFA5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65E0C5C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1171FC"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דקל רוקבן" w:date="2021-11-17T12:22:00Z">
            <w:r w:rsidR="00B27719">
              <w:rPr>
                <w:rFonts w:ascii="Times New Roman" w:eastAsia="Times New Roman" w:hAnsi="Times New Roman" w:cs="David"/>
                <w:color w:val="008000"/>
                <w:sz w:val="24"/>
                <w:szCs w:val="24"/>
                <w:rtl/>
                <w:lang w:eastAsia="he-IL"/>
              </w:rPr>
              <w:t>נתניה</w:t>
            </w:r>
          </w:ins>
        </w:sdtContent>
      </w:sdt>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099987565"/>
          <w:placeholder>
            <w:docPart w:val="5A6D911B3CEA4DEB8E683C9AD1B283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F57198" w:rsidRPr="00BD05C4">
            <w:rPr>
              <w:rStyle w:val="AutoFieldsChar"/>
              <w:color w:val="00B0F0"/>
              <w:rtl/>
            </w:rPr>
            <w:t>[שם אתר]</w:t>
          </w:r>
        </w:sdtContent>
      </w:sdt>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8" w:author="דקל רוקבן" w:date="2021-11-17T12:22:00Z">
            <w:r w:rsidR="00B27719">
              <w:rPr>
                <w:rFonts w:ascii="Times New Roman" w:eastAsia="Times New Roman" w:hAnsi="Times New Roman" w:cs="David"/>
                <w:color w:val="008000"/>
                <w:sz w:val="24"/>
                <w:szCs w:val="24"/>
                <w:rtl/>
              </w:rPr>
              <w:t>נתניה - מגרש 1409</w:t>
            </w:r>
          </w:ins>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674EBDF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D9A7E2"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proofErr w:type="spellStart"/>
          <w:ins w:id="9" w:author="דקל רוקבן" w:date="2021-11-17T12:25:00Z">
            <w:r w:rsidR="00B27719">
              <w:rPr>
                <w:rFonts w:ascii="Times New Roman" w:eastAsia="Times New Roman" w:hAnsi="Times New Roman" w:cs="David"/>
                <w:color w:val="008000"/>
                <w:sz w:val="24"/>
                <w:szCs w:val="24"/>
                <w:rtl/>
              </w:rPr>
              <w:t>נת</w:t>
            </w:r>
            <w:proofErr w:type="spellEnd"/>
            <w:r w:rsidR="00B27719">
              <w:rPr>
                <w:rFonts w:ascii="Times New Roman" w:eastAsia="Times New Roman" w:hAnsi="Times New Roman" w:cs="David"/>
                <w:color w:val="008000"/>
                <w:sz w:val="24"/>
                <w:szCs w:val="24"/>
                <w:rtl/>
              </w:rPr>
              <w:t xml:space="preserve"> / 556 / ב / 1</w:t>
            </w:r>
          </w:ins>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ins w:id="10" w:author="דקל רוקבן" w:date="2021-11-17T12:25:00Z">
            <w:r w:rsidR="00B27719">
              <w:rPr>
                <w:rFonts w:ascii="Times New Roman" w:eastAsia="Times New Roman" w:hAnsi="Times New Roman" w:cs="David"/>
                <w:color w:val="008000"/>
                <w:sz w:val="24"/>
                <w:szCs w:val="24"/>
                <w:rtl/>
              </w:rPr>
              <w:t>8256</w:t>
            </w:r>
          </w:ins>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w:t>
      </w:r>
    </w:p>
    <w:p w14:paraId="030A6112"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0B5DC0">
        <w:rPr>
          <w:rFonts w:ascii="Times New Roman" w:eastAsia="Times New Roman" w:hAnsi="Times New Roman" w:cs="David"/>
          <w:sz w:val="24"/>
          <w:szCs w:val="24"/>
          <w:rtl/>
          <w:lang w:eastAsia="he-IL"/>
        </w:rPr>
        <w:t>בתב"ע</w:t>
      </w:r>
      <w:proofErr w:type="spellEnd"/>
      <w:r w:rsidRPr="000B5DC0">
        <w:rPr>
          <w:rFonts w:ascii="Times New Roman" w:eastAsia="Times New Roman" w:hAnsi="Times New Roman" w:cs="David"/>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0B5DC0">
        <w:rPr>
          <w:rFonts w:ascii="Times New Roman" w:eastAsia="Times New Roman" w:hAnsi="Times New Roman" w:cs="David"/>
          <w:sz w:val="24"/>
          <w:szCs w:val="24"/>
          <w:rtl/>
          <w:lang w:eastAsia="he-IL"/>
        </w:rPr>
        <w:t>בתב"ע</w:t>
      </w:r>
      <w:proofErr w:type="spellEnd"/>
      <w:r w:rsidRPr="000B5DC0">
        <w:rPr>
          <w:rFonts w:ascii="Times New Roman" w:eastAsia="Times New Roman" w:hAnsi="Times New Roman" w:cs="David"/>
          <w:sz w:val="24"/>
          <w:szCs w:val="24"/>
          <w:rtl/>
          <w:lang w:eastAsia="he-IL"/>
        </w:rPr>
        <w:t xml:space="preserve"> ובתכניות הבינוי על תיקוניהם ולספק את השירותים כנדרש לשם בניית הפרויקט עפ"י </w:t>
      </w:r>
      <w:proofErr w:type="spellStart"/>
      <w:r w:rsidRPr="000B5DC0">
        <w:rPr>
          <w:rFonts w:ascii="Times New Roman" w:eastAsia="Times New Roman" w:hAnsi="Times New Roman" w:cs="David"/>
          <w:sz w:val="24"/>
          <w:szCs w:val="24"/>
          <w:rtl/>
          <w:lang w:eastAsia="he-IL"/>
        </w:rPr>
        <w:t>התב"ע</w:t>
      </w:r>
      <w:proofErr w:type="spellEnd"/>
      <w:r w:rsidRPr="000B5DC0">
        <w:rPr>
          <w:rFonts w:ascii="Times New Roman" w:eastAsia="Times New Roman" w:hAnsi="Times New Roman" w:cs="David"/>
          <w:sz w:val="24"/>
          <w:szCs w:val="24"/>
          <w:rtl/>
          <w:lang w:eastAsia="he-IL"/>
        </w:rPr>
        <w:t xml:space="preserve"> ותכניות הבינוי במתכונת שתאושר ובהתאם להוראות המזמין.</w:t>
      </w:r>
    </w:p>
    <w:p w14:paraId="403AAC75"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5F6D1D6"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דקל רוקבן" w:date="2021-11-17T12:22:00Z">
            <w:r w:rsidR="00B27719">
              <w:rPr>
                <w:rFonts w:ascii="Times New Roman" w:eastAsia="Times New Roman" w:hAnsi="Times New Roman" w:cs="David"/>
                <w:color w:val="008000"/>
                <w:sz w:val="24"/>
                <w:szCs w:val="24"/>
                <w:rtl/>
              </w:rPr>
              <w:t>נתניה</w:t>
            </w:r>
          </w:ins>
        </w:sdtContent>
      </w:sdt>
    </w:p>
    <w:p w14:paraId="08DCB43F"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15FB7C87"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6BE4FDE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ECEC2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12" w:author="דקל רוקבן" w:date="2021-11-17T12:25:00Z">
            <w:r w:rsidR="00B27719">
              <w:rPr>
                <w:rFonts w:ascii="Times New Roman" w:eastAsia="Times New Roman" w:hAnsi="Times New Roman" w:cs="David"/>
                <w:color w:val="008000"/>
                <w:sz w:val="24"/>
                <w:szCs w:val="24"/>
                <w:rtl/>
                <w:lang w:eastAsia="he-IL"/>
              </w:rPr>
              <w:t>דקל רוקבן</w:t>
            </w:r>
          </w:ins>
        </w:sdtContent>
      </w:sdt>
    </w:p>
    <w:p w14:paraId="7E2D0D7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16A0132" w14:textId="77777777"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w:t>
      </w:r>
      <w:proofErr w:type="spellStart"/>
      <w:r w:rsidR="00D231CD" w:rsidRPr="00D231CD">
        <w:rPr>
          <w:rFonts w:ascii="Times New Roman" w:eastAsia="Times New Roman" w:hAnsi="Times New Roman" w:cs="David"/>
          <w:sz w:val="24"/>
          <w:szCs w:val="24"/>
          <w:rtl/>
          <w:lang w:eastAsia="he-IL"/>
        </w:rPr>
        <w:t>מימד</w:t>
      </w:r>
      <w:proofErr w:type="spellEnd"/>
      <w:r w:rsidR="00D231CD" w:rsidRPr="00D231CD">
        <w:rPr>
          <w:rFonts w:ascii="Times New Roman" w:eastAsia="Times New Roman" w:hAnsi="Times New Roman" w:cs="David"/>
          <w:sz w:val="24"/>
          <w:szCs w:val="24"/>
          <w:rtl/>
          <w:lang w:eastAsia="he-IL"/>
        </w:rPr>
        <w:t xml:space="preserve">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7ABC9DEC"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10360D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69A8017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4DCDE8"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F57198" w:rsidRPr="00BD05C4">
            <w:rPr>
              <w:rStyle w:val="AutoFieldsChar"/>
              <w:color w:val="00B0F0"/>
              <w:rtl/>
            </w:rPr>
            <w:t>[שדה נוסף 4]</w:t>
          </w:r>
        </w:sdtContent>
      </w:sdt>
    </w:p>
    <w:p w14:paraId="5CE131A5" w14:textId="77777777"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57198" w:rsidRPr="00BD05C4">
            <w:rPr>
              <w:rStyle w:val="AutoFieldsChar"/>
              <w:color w:val="00B0F0"/>
              <w:rtl/>
            </w:rPr>
            <w:t>[שדה נוסף 5]</w:t>
          </w:r>
        </w:sdtContent>
      </w:sdt>
    </w:p>
    <w:p w14:paraId="463A643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23E46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F57198" w:rsidRPr="00BD05C4">
            <w:rPr>
              <w:rStyle w:val="AutoFieldsChar"/>
              <w:color w:val="00B0F0"/>
              <w:rtl/>
            </w:rPr>
            <w:t>[שדה נוסף 6]</w:t>
          </w:r>
        </w:sdtContent>
      </w:sdt>
    </w:p>
    <w:p w14:paraId="00FD38E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7BC8D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60D47CF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CA7F5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3D84BEF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289FF68F"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1BC28F16"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11F80F3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746D859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AB5B1C"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p w14:paraId="50D305E1" w14:textId="77777777" w:rsidR="000B5DC0" w:rsidRPr="000B5DC0" w:rsidRDefault="00B27719"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r w:rsidR="00F57198" w:rsidRPr="00BD05C4">
            <w:rPr>
              <w:rStyle w:val="AutoFieldsChar"/>
              <w:color w:val="00B0F0"/>
              <w:rtl/>
            </w:rPr>
            <w:t>[אחוז השתתפות צד א]</w:t>
          </w:r>
        </w:sdtContent>
      </w:sdt>
    </w:p>
    <w:p w14:paraId="4A95783B" w14:textId="7777777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lastRenderedPageBreak/>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6332540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CCFC17B"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693E531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06772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6E166FF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D2D556"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4C4F267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83CEE5"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תכנון אדריכלות גנים ונוף במגרש/ים פרטיים, לרבות </w:t>
      </w:r>
      <w:proofErr w:type="spellStart"/>
      <w:r w:rsidRPr="000B5DC0">
        <w:rPr>
          <w:rFonts w:ascii="Times New Roman" w:eastAsia="Times New Roman" w:hAnsi="Times New Roman" w:cs="David"/>
          <w:sz w:val="24"/>
          <w:szCs w:val="24"/>
          <w:rtl/>
          <w:lang w:eastAsia="he-IL"/>
        </w:rPr>
        <w:t>בשצ"פים</w:t>
      </w:r>
      <w:proofErr w:type="spellEnd"/>
      <w:r w:rsidRPr="000B5DC0">
        <w:rPr>
          <w:rFonts w:ascii="Times New Roman" w:eastAsia="Times New Roman" w:hAnsi="Times New Roman" w:cs="David"/>
          <w:sz w:val="24"/>
          <w:szCs w:val="24"/>
          <w:rtl/>
          <w:lang w:eastAsia="he-IL"/>
        </w:rPr>
        <w:t xml:space="preserve"> ובמדרכות שבהיקפו/ם.</w:t>
      </w:r>
    </w:p>
    <w:p w14:paraId="42A4DFFD"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תכנון אדריכלות גנים ונוף בשטחים ציבוריים: </w:t>
      </w:r>
      <w:proofErr w:type="spellStart"/>
      <w:r w:rsidRPr="000B5DC0">
        <w:rPr>
          <w:rFonts w:ascii="Times New Roman" w:eastAsia="Times New Roman" w:hAnsi="Times New Roman" w:cs="David"/>
          <w:sz w:val="24"/>
          <w:szCs w:val="24"/>
          <w:rtl/>
          <w:lang w:eastAsia="he-IL"/>
        </w:rPr>
        <w:t>שצ"פים</w:t>
      </w:r>
      <w:proofErr w:type="spellEnd"/>
      <w:r w:rsidRPr="000B5DC0">
        <w:rPr>
          <w:rFonts w:ascii="Times New Roman" w:eastAsia="Times New Roman" w:hAnsi="Times New Roman" w:cs="David"/>
          <w:sz w:val="24"/>
          <w:szCs w:val="24"/>
          <w:rtl/>
          <w:lang w:eastAsia="he-IL"/>
        </w:rPr>
        <w:t>, דרכים, דרכים משולבות.</w:t>
      </w:r>
    </w:p>
    <w:p w14:paraId="4A31BA9C"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70D0DA5F"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ליווי וסיוע להכנת ואישור תכנית בניין עיר מפורטת בסמכות הועדה המקומית.</w:t>
      </w:r>
    </w:p>
    <w:p w14:paraId="17565757"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66615C93"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4029678B"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0F7607CE"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3E16282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1024FB"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4D679AD5"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1AABBBB7"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494D2941"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30349149"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6BB65BDC"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DEEE58E"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0E9624F"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746D55D9"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1836E47"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4A2A6ACA"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4FAEC8"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F121FA"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t>פירוט השירותים</w:t>
      </w:r>
      <w:r w:rsidRPr="000B5DC0">
        <w:rPr>
          <w:rFonts w:ascii="Times New Roman" w:eastAsia="Times New Roman" w:hAnsi="Times New Roman" w:cs="David"/>
          <w:sz w:val="24"/>
          <w:szCs w:val="24"/>
          <w:rtl/>
          <w:lang w:eastAsia="he-IL"/>
        </w:rPr>
        <w:t>:</w:t>
      </w:r>
    </w:p>
    <w:p w14:paraId="54B115D6"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89F9E6A" w14:textId="77777777"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0E8D2306"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578560D7"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32E0F2C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CE412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תכנית בנין עיר מפורטת בסמכות הועדה המקומית:</w:t>
      </w:r>
    </w:p>
    <w:p w14:paraId="55A6BAA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54778E"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המזמין, ביקורים באתר, חקירות מוקדמות, התייעצויות ותאום עם המתכננים ועם היועצים האחרים.</w:t>
      </w:r>
    </w:p>
    <w:p w14:paraId="5B7B7453"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A2A8A2B"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w:t>
      </w:r>
      <w:proofErr w:type="spellStart"/>
      <w:r w:rsidRPr="000B5DC0">
        <w:rPr>
          <w:rFonts w:ascii="Times New Roman" w:eastAsia="Times New Roman" w:hAnsi="Times New Roman" w:cs="David"/>
          <w:sz w:val="24"/>
          <w:szCs w:val="24"/>
          <w:rtl/>
          <w:lang w:eastAsia="he-IL"/>
        </w:rPr>
        <w:t>רדיוסי</w:t>
      </w:r>
      <w:proofErr w:type="spellEnd"/>
      <w:r w:rsidRPr="000B5DC0">
        <w:rPr>
          <w:rFonts w:ascii="Times New Roman" w:eastAsia="Times New Roman" w:hAnsi="Times New Roman" w:cs="David"/>
          <w:sz w:val="24"/>
          <w:szCs w:val="24"/>
          <w:rtl/>
          <w:lang w:eastAsia="he-IL"/>
        </w:rPr>
        <w:t xml:space="preserve"> בטחון, מפגעי רעש, זיהום אויר </w:t>
      </w:r>
      <w:proofErr w:type="spellStart"/>
      <w:r w:rsidRPr="000B5DC0">
        <w:rPr>
          <w:rFonts w:ascii="Times New Roman" w:eastAsia="Times New Roman" w:hAnsi="Times New Roman" w:cs="David"/>
          <w:sz w:val="24"/>
          <w:szCs w:val="24"/>
          <w:rtl/>
          <w:lang w:eastAsia="he-IL"/>
        </w:rPr>
        <w:t>וכו</w:t>
      </w:r>
      <w:proofErr w:type="spellEnd"/>
      <w:r w:rsidRPr="000B5DC0">
        <w:rPr>
          <w:rFonts w:ascii="Times New Roman" w:eastAsia="Times New Roman" w:hAnsi="Times New Roman" w:cs="David"/>
          <w:sz w:val="24"/>
          <w:szCs w:val="24"/>
          <w:rtl/>
          <w:lang w:eastAsia="he-IL"/>
        </w:rPr>
        <w:t>', וביקור בשטח התכנון.</w:t>
      </w:r>
    </w:p>
    <w:p w14:paraId="3D034A52"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246F63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t>
      </w:r>
    </w:p>
    <w:p w14:paraId="375F9DC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A359FC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השתתפות בדיונים עם צוות התכנון ונציג המזמין לצורך ניתוח הנתונים והגדרת המטרות והצרכים התכנוניים.</w:t>
      </w:r>
    </w:p>
    <w:p w14:paraId="264095F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C6602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5362905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747C52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סיוע לאדריכל להכנת תכניות מוקדמות במספר חלופות, המתארות את פריסת שימושי הקרקע, פריסת </w:t>
      </w:r>
      <w:proofErr w:type="spellStart"/>
      <w:r w:rsidRPr="000B5DC0">
        <w:rPr>
          <w:rFonts w:ascii="Times New Roman" w:eastAsia="Times New Roman" w:hAnsi="Times New Roman" w:cs="David"/>
          <w:sz w:val="24"/>
          <w:szCs w:val="24"/>
          <w:rtl/>
          <w:lang w:eastAsia="he-IL"/>
        </w:rPr>
        <w:t>צפיפויות</w:t>
      </w:r>
      <w:proofErr w:type="spellEnd"/>
      <w:r w:rsidRPr="000B5DC0">
        <w:rPr>
          <w:rFonts w:ascii="Times New Roman" w:eastAsia="Times New Roman" w:hAnsi="Times New Roman" w:cs="David"/>
          <w:sz w:val="24"/>
          <w:szCs w:val="24"/>
          <w:rtl/>
          <w:lang w:eastAsia="he-IL"/>
        </w:rPr>
        <w:t xml:space="preserve">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67632C7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 xml:space="preserve">תכניות הבינוי יגדירו את עקרונות העמדת המבנים, עקרונות החניה, הפנית המבנים, גבהים, </w:t>
      </w:r>
      <w:proofErr w:type="spellStart"/>
      <w:r w:rsidRPr="000B5DC0">
        <w:rPr>
          <w:rFonts w:ascii="Times New Roman" w:eastAsia="Times New Roman" w:hAnsi="Times New Roman" w:cs="David"/>
          <w:sz w:val="24"/>
          <w:szCs w:val="24"/>
          <w:rtl/>
          <w:lang w:eastAsia="he-IL"/>
        </w:rPr>
        <w:t>תכסיות</w:t>
      </w:r>
      <w:proofErr w:type="spellEnd"/>
      <w:r w:rsidRPr="000B5DC0">
        <w:rPr>
          <w:rFonts w:ascii="Times New Roman" w:eastAsia="Times New Roman" w:hAnsi="Times New Roman" w:cs="David"/>
          <w:sz w:val="24"/>
          <w:szCs w:val="24"/>
          <w:rtl/>
          <w:lang w:eastAsia="he-IL"/>
        </w:rPr>
        <w:t xml:space="preserve">, חתכים עקרוניים ואיורים מוגדלים לקטעים אופייניים. </w:t>
      </w:r>
    </w:p>
    <w:p w14:paraId="62AD3C5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AF0225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5962CD9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E76974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הכנסת שינויים בתכניות המוקדמות, בהתאם לדרישת המזמין ו/או לפי דרישת הרשויות המוסמכות, באישור המזמין.</w:t>
      </w:r>
    </w:p>
    <w:p w14:paraId="6695CB0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B9A44F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 xml:space="preserve">פגישות והתייעצויות עם המזמין, יועציו המשפטיים, האדריכל, היועצים האחרים והרשויות לבחינת האפשרויות לקדום אישור התכנון </w:t>
      </w:r>
      <w:r w:rsidRPr="000B5DC0">
        <w:rPr>
          <w:rFonts w:ascii="Times New Roman" w:eastAsia="Times New Roman" w:hAnsi="Times New Roman" w:cs="David"/>
          <w:sz w:val="24"/>
          <w:szCs w:val="24"/>
          <w:rtl/>
          <w:lang w:eastAsia="he-IL"/>
        </w:rPr>
        <w:lastRenderedPageBreak/>
        <w:t>במסגרת סמכויות הועדה המקומית, או במסגרת סמכויות הועדה המחוזית.</w:t>
      </w:r>
    </w:p>
    <w:p w14:paraId="0853F8B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79678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 xml:space="preserve">מסירת נתונים ליועצים האחרים לרבות לאדריכל,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0B5DC0">
        <w:rPr>
          <w:rFonts w:ascii="Times New Roman" w:eastAsia="Times New Roman" w:hAnsi="Times New Roman" w:cs="David"/>
          <w:sz w:val="24"/>
          <w:szCs w:val="24"/>
          <w:rtl/>
          <w:lang w:eastAsia="he-IL"/>
        </w:rPr>
        <w:t>וכו</w:t>
      </w:r>
      <w:proofErr w:type="spellEnd"/>
      <w:r w:rsidRPr="000B5DC0">
        <w:rPr>
          <w:rFonts w:ascii="Times New Roman" w:eastAsia="Times New Roman" w:hAnsi="Times New Roman" w:cs="David"/>
          <w:sz w:val="24"/>
          <w:szCs w:val="24"/>
          <w:rtl/>
          <w:lang w:eastAsia="he-IL"/>
        </w:rPr>
        <w:t>'.</w:t>
      </w:r>
    </w:p>
    <w:p w14:paraId="0485D18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CC505D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יא.</w:t>
      </w:r>
      <w:r w:rsidRPr="000B5DC0">
        <w:rPr>
          <w:rFonts w:ascii="Times New Roman" w:eastAsia="Times New Roman" w:hAnsi="Times New Roman" w:cs="David"/>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D7CAC2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2E4C80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יב</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בוד נספח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החלק בהוראות (תקנונים) המתייחס לפ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חתכים מנחים והסדרי החניה במגרשים מתואמות עם היועצים והמזמין. הכנת כל המסמכים והנספחים הדרושים עפ"י דרישת הרשויות בתחום מומחיותו של המתכנן.</w:t>
      </w:r>
    </w:p>
    <w:p w14:paraId="5DDAA46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7E2314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יג</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הצגת אפשרויות מימוש הבינוי המוצע בשלבים.</w:t>
      </w:r>
    </w:p>
    <w:p w14:paraId="2B884DA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718AF2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w:t>
      </w:r>
      <w:r w:rsidRPr="000B5DC0">
        <w:rPr>
          <w:rFonts w:ascii="Times New Roman" w:eastAsia="Times New Roman" w:hAnsi="Times New Roman" w:cs="David"/>
          <w:sz w:val="24"/>
          <w:szCs w:val="24"/>
          <w:rtl/>
          <w:lang w:eastAsia="he-IL"/>
        </w:rPr>
        <w:tab/>
        <w: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7903513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F4E943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טו.</w:t>
      </w:r>
      <w:r w:rsidRPr="000B5DC0">
        <w:rPr>
          <w:rFonts w:ascii="Times New Roman" w:eastAsia="Times New Roman" w:hAnsi="Times New Roman" w:cs="David"/>
          <w:sz w:val="24"/>
          <w:szCs w:val="24"/>
          <w:rtl/>
          <w:lang w:eastAsia="he-IL"/>
        </w:rPr>
        <w:tab/>
        <w:t xml:space="preserve">השלמת מסמכים ונתונים, הכנסת תיקונים ושינויים במסמכי התכניות, הכנת חלופות חדשות נוספות, </w:t>
      </w:r>
      <w:proofErr w:type="spellStart"/>
      <w:r w:rsidRPr="000B5DC0">
        <w:rPr>
          <w:rFonts w:ascii="Times New Roman" w:eastAsia="Times New Roman" w:hAnsi="Times New Roman" w:cs="David"/>
          <w:sz w:val="24"/>
          <w:szCs w:val="24"/>
          <w:rtl/>
          <w:lang w:eastAsia="he-IL"/>
        </w:rPr>
        <w:t>הכל</w:t>
      </w:r>
      <w:proofErr w:type="spellEnd"/>
      <w:r w:rsidRPr="000B5DC0">
        <w:rPr>
          <w:rFonts w:ascii="Times New Roman" w:eastAsia="Times New Roman" w:hAnsi="Times New Roman" w:cs="David"/>
          <w:sz w:val="24"/>
          <w:szCs w:val="24"/>
          <w:rtl/>
          <w:lang w:eastAsia="he-IL"/>
        </w:rPr>
        <w:t xml:space="preserve"> לפי דרישת המזמין ו/או לפי דרישת הרשויות המוסמכות, באישור המזמין, עד למתן תוקף לתכנית.</w:t>
      </w:r>
    </w:p>
    <w:p w14:paraId="54993D3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5CEB0D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טז</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3562E89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E82DE4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יז</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הסברים והנחיות, לאור התכניות, למתכננים וליועצים האחרים.</w:t>
      </w:r>
    </w:p>
    <w:p w14:paraId="6D96EED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25570C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יח</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כל המסמכים בתחום מומחיותו של המתכנן הנדרשים למתן תוקף לתכנית, מעקב וטיפול בהליך מתן התוקף לתכנית עד לפרסום ברשומות ובעיתונות.</w:t>
      </w:r>
    </w:p>
    <w:p w14:paraId="32D4E8B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CEFE36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יט</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09F3F87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F8F54A7"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68AF74B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1C850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1728A933"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EFD7D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בירור ברשויות המוסמכות ו/או גורמים אחרים, בקשר לנושאים </w:t>
      </w:r>
      <w:r w:rsidRPr="000B5DC0">
        <w:rPr>
          <w:rFonts w:ascii="Times New Roman" w:eastAsia="Times New Roman" w:hAnsi="Times New Roman" w:cs="David"/>
          <w:sz w:val="24"/>
          <w:szCs w:val="24"/>
          <w:rtl/>
          <w:lang w:eastAsia="he-IL"/>
        </w:rPr>
        <w:lastRenderedPageBreak/>
        <w:t>הקשורים בתכנון או בקבלת אישור הרשויות הנ"ל לביצועו.</w:t>
      </w:r>
    </w:p>
    <w:p w14:paraId="4537B2B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4D0C48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הכנת תכניות מוקדמות במספר חלופות לפי דרישת המנהל ובתאום עם 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580FDD3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3A6319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 xml:space="preserve">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w:t>
      </w:r>
      <w:proofErr w:type="spellStart"/>
      <w:r w:rsidRPr="000B5DC0">
        <w:rPr>
          <w:rFonts w:ascii="Times New Roman" w:eastAsia="Times New Roman" w:hAnsi="Times New Roman" w:cs="David"/>
          <w:sz w:val="24"/>
          <w:szCs w:val="24"/>
          <w:rtl/>
          <w:lang w:eastAsia="he-IL"/>
        </w:rPr>
        <w:t>פילרים</w:t>
      </w:r>
      <w:proofErr w:type="spellEnd"/>
      <w:r w:rsidRPr="000B5DC0">
        <w:rPr>
          <w:rFonts w:ascii="Times New Roman" w:eastAsia="Times New Roman" w:hAnsi="Times New Roman" w:cs="David"/>
          <w:sz w:val="24"/>
          <w:szCs w:val="24"/>
          <w:rtl/>
          <w:lang w:eastAsia="he-IL"/>
        </w:rPr>
        <w:t>, מונים, תחנות טרנספורמציה, חדרי בזק.</w:t>
      </w:r>
    </w:p>
    <w:p w14:paraId="49CA3B7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E5704A3"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1B59CFF6"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8BD5D3"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1296E81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530F3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077BFF7D"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B05029A"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4A419D8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44CD6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348903A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75E9EC0"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53FCE73E"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284017E8"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3DE1E5B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w:t>
      </w:r>
      <w:proofErr w:type="spellStart"/>
      <w:r w:rsidRPr="000B5DC0">
        <w:rPr>
          <w:rFonts w:ascii="Times New Roman" w:eastAsia="Times New Roman" w:hAnsi="Times New Roman" w:cs="David"/>
          <w:sz w:val="24"/>
          <w:szCs w:val="24"/>
          <w:rtl/>
          <w:lang w:eastAsia="he-IL"/>
        </w:rPr>
        <w:t>לרשויות,וטיפול</w:t>
      </w:r>
      <w:proofErr w:type="spellEnd"/>
      <w:r w:rsidRPr="000B5DC0">
        <w:rPr>
          <w:rFonts w:ascii="Times New Roman" w:eastAsia="Times New Roman" w:hAnsi="Times New Roman" w:cs="David"/>
          <w:sz w:val="24"/>
          <w:szCs w:val="24"/>
          <w:rtl/>
          <w:lang w:eastAsia="he-IL"/>
        </w:rPr>
        <w:t xml:space="preserve"> באישורם, כולל קבלת היתרי בניה מתוקנים.</w:t>
      </w:r>
    </w:p>
    <w:p w14:paraId="1E366D6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910E78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088F2CB1"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7B2456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0D1EA9F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C6A2457"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העברת הנחיות ומסמכים לבעלי מקצוע אחרים לשם הכנת הדמיות, פרספקטיביות, מודלים ותכניות מכירה משולבות בגרפיקה, בדיקת </w:t>
      </w:r>
      <w:r w:rsidRPr="000B5DC0">
        <w:rPr>
          <w:rFonts w:ascii="Times New Roman" w:eastAsia="Times New Roman" w:hAnsi="Times New Roman" w:cs="David"/>
          <w:sz w:val="24"/>
          <w:szCs w:val="24"/>
          <w:rtl/>
          <w:lang w:eastAsia="he-IL"/>
        </w:rPr>
        <w:lastRenderedPageBreak/>
        <w:t>עבודתם של בעלי המקצוע, מתן הערות ואישור.</w:t>
      </w:r>
    </w:p>
    <w:p w14:paraId="3F011AB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86B855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3FE691A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0B6D841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03720FF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9DB893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062BE0F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C614ED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1C1AB7B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807D6DB"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6FCA596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40D5FB46" w14:textId="77777777" w:rsidR="000B5DC0" w:rsidRPr="00BD05C4" w:rsidRDefault="000B5DC0" w:rsidP="00BD05C4">
      <w:pPr>
        <w:pStyle w:val="af6"/>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תכניות עבודה אדריכליות מפורטות ומוסברות, כדרוש לביצוע העבודה, לרבות הכנת תכניות מנחות לעבודות היועצים, </w:t>
      </w:r>
      <w:proofErr w:type="spellStart"/>
      <w:r w:rsidRPr="00BD05C4">
        <w:rPr>
          <w:rFonts w:ascii="Times New Roman" w:eastAsia="Times New Roman" w:hAnsi="Times New Roman" w:cs="David"/>
          <w:sz w:val="24"/>
          <w:szCs w:val="24"/>
          <w:rtl/>
          <w:lang w:eastAsia="he-IL"/>
        </w:rPr>
        <w:t>הכל</w:t>
      </w:r>
      <w:proofErr w:type="spellEnd"/>
      <w:r w:rsidRPr="00BD05C4">
        <w:rPr>
          <w:rFonts w:ascii="Times New Roman" w:eastAsia="Times New Roman" w:hAnsi="Times New Roman" w:cs="David"/>
          <w:sz w:val="24"/>
          <w:szCs w:val="24"/>
          <w:rtl/>
          <w:lang w:eastAsia="he-IL"/>
        </w:rPr>
        <w:t xml:space="preserve"> </w:t>
      </w:r>
      <w:proofErr w:type="spellStart"/>
      <w:r w:rsidRPr="00BD05C4">
        <w:rPr>
          <w:rFonts w:ascii="Times New Roman" w:eastAsia="Times New Roman" w:hAnsi="Times New Roman" w:cs="David"/>
          <w:sz w:val="24"/>
          <w:szCs w:val="24"/>
          <w:rtl/>
          <w:lang w:eastAsia="he-IL"/>
        </w:rPr>
        <w:t>בקנ"מ</w:t>
      </w:r>
      <w:proofErr w:type="spellEnd"/>
      <w:r w:rsidRPr="00BD05C4">
        <w:rPr>
          <w:rFonts w:ascii="Times New Roman" w:eastAsia="Times New Roman" w:hAnsi="Times New Roman" w:cs="David"/>
          <w:sz w:val="24"/>
          <w:szCs w:val="24"/>
          <w:rtl/>
          <w:lang w:eastAsia="he-IL"/>
        </w:rPr>
        <w:t xml:space="preserve"> המאפשר ביצוע מושלם של העבודה בתחומים הבאים: </w:t>
      </w:r>
    </w:p>
    <w:p w14:paraId="6C158152"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w:t>
      </w:r>
      <w:proofErr w:type="spellStart"/>
      <w:r w:rsidRPr="000B5DC0">
        <w:rPr>
          <w:rFonts w:ascii="Times New Roman" w:eastAsia="Times New Roman" w:hAnsi="Times New Roman" w:cs="David"/>
          <w:sz w:val="24"/>
          <w:szCs w:val="24"/>
          <w:rtl/>
          <w:lang w:eastAsia="he-IL"/>
        </w:rPr>
        <w:t>השקייה</w:t>
      </w:r>
      <w:proofErr w:type="spellEnd"/>
      <w:r w:rsidRPr="000B5DC0">
        <w:rPr>
          <w:rFonts w:ascii="Times New Roman" w:eastAsia="Times New Roman" w:hAnsi="Times New Roman" w:cs="David"/>
          <w:sz w:val="24"/>
          <w:szCs w:val="24"/>
          <w:rtl/>
          <w:lang w:eastAsia="he-IL"/>
        </w:rPr>
        <w:t xml:space="preserve">,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100F1F47"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2F2F9D44"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0B11591"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הכנת פרטים </w:t>
      </w:r>
      <w:proofErr w:type="spellStart"/>
      <w:r w:rsidRPr="000B5DC0">
        <w:rPr>
          <w:rFonts w:ascii="Times New Roman" w:eastAsia="Times New Roman" w:hAnsi="Times New Roman" w:cs="David"/>
          <w:sz w:val="24"/>
          <w:szCs w:val="24"/>
          <w:rtl/>
          <w:lang w:eastAsia="he-IL"/>
        </w:rPr>
        <w:t>בקנ"מ</w:t>
      </w:r>
      <w:proofErr w:type="spellEnd"/>
      <w:r w:rsidRPr="000B5DC0">
        <w:rPr>
          <w:rFonts w:ascii="Times New Roman" w:eastAsia="Times New Roman" w:hAnsi="Times New Roman" w:cs="David"/>
          <w:sz w:val="24"/>
          <w:szCs w:val="24"/>
          <w:rtl/>
          <w:lang w:eastAsia="he-IL"/>
        </w:rPr>
        <w:t xml:space="preserve">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349529AD"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596CAF0F"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3984AACA"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3198E72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51E82F29"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536624FD"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10A5E9BC"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48049362"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7296F861"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24C3A30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00519B03"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5B46B4D"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05853F12"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63D14C1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6F60CAD2"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6F51CA87"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2FD3A125"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64D9C4E8"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1163E887"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40DC3A4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BB41785"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26F73AD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7598DE55"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049664B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ב</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18A32B89" w14:textId="77777777"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46C9D2D4" w14:textId="77777777" w:rsidR="00BD05C4" w:rsidRPr="000B5DC0" w:rsidRDefault="00BD05C4" w:rsidP="00E03315">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47A9E15D"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B377829"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7A09B2C1"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11B8B99" w14:textId="77777777"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78C76597"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491391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248A657"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8220FC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2DC50E28"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BBCD07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159697CA"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49CE2A"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2376FA6D"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671E0E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79CE6F7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F97D94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7F76CAD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B514CF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4901662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B8031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0F5C446F"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BA021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הן לפני מסירת העבודות והן בתקופת הבדק.</w:t>
      </w:r>
    </w:p>
    <w:p w14:paraId="37EEBC77"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CC0FD17"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72BA4FB7"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091230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יעוץ למנהל בבדיקה ואישור מקצועי של מרכיבי חשבונות </w:t>
      </w:r>
      <w:r w:rsidRPr="000B5DC0">
        <w:rPr>
          <w:rFonts w:ascii="Times New Roman" w:eastAsia="Times New Roman" w:hAnsi="Times New Roman" w:cs="David"/>
          <w:sz w:val="24"/>
          <w:szCs w:val="24"/>
          <w:rtl/>
          <w:lang w:eastAsia="he-IL"/>
        </w:rPr>
        <w:lastRenderedPageBreak/>
        <w:t>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AFAA86E"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4D1C3D6E"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F6D8B0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387ADB11"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32E10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26EEEEA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746703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244B7E8B"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F42537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על דרך של הצטרפות כנתבע ו/או מסירת עדות מטעם המזמין והמצאת כל מסמך בקשר עם התכנון אשר דרוש למזמין לשם </w:t>
      </w:r>
      <w:proofErr w:type="spellStart"/>
      <w:r w:rsidRPr="000B5DC0">
        <w:rPr>
          <w:rFonts w:ascii="Times New Roman" w:eastAsia="Times New Roman" w:hAnsi="Times New Roman" w:cs="David"/>
          <w:sz w:val="24"/>
          <w:szCs w:val="24"/>
          <w:rtl/>
          <w:lang w:eastAsia="he-IL"/>
        </w:rPr>
        <w:t>נהול</w:t>
      </w:r>
      <w:proofErr w:type="spellEnd"/>
      <w:r w:rsidRPr="000B5DC0">
        <w:rPr>
          <w:rFonts w:ascii="Times New Roman" w:eastAsia="Times New Roman" w:hAnsi="Times New Roman" w:cs="David"/>
          <w:sz w:val="24"/>
          <w:szCs w:val="24"/>
          <w:rtl/>
          <w:lang w:eastAsia="he-IL"/>
        </w:rPr>
        <w:t xml:space="preserve"> ההגנה, לפי דרישת המזמין ומיד עם דרישתו הראשונה.</w:t>
      </w:r>
    </w:p>
    <w:p w14:paraId="2E87F1B1"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04FCC7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0064082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898F9D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3FB464E6"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68FA69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4FF62B58"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31E9B5EC"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6DF4E83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677E4D4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73671320"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5455A24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743EFD6A"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2F8CCF3C"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47F6F0DC"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67830D5F"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9A4F378"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381D0308"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C0A2BD6"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3D409A18"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72644D0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EBFC3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5438327B"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AF58ABA"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08D7C695"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EA00C5"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242C59B7" w14:textId="77777777" w:rsidR="000B5DC0" w:rsidRPr="000B5DC0" w:rsidRDefault="000B5DC0" w:rsidP="00AC51CF">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547A744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8CBCDD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3DA4893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C311A8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2D4CB6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88BCDD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63828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02931FF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3E96B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92966C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584E1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4AB8768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A7553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7DA9E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EAD05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485F64"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308076D7" w14:textId="77777777"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4B5BE514"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1F701B57"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AD5A1BD"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60AA8DED"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0A1394C4"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המגרשים בהם מתוכננים מבני מגורים בבניה רוויה לרבות עבור תכנון מבנה מכירות, דירה לדוגמא, סכום קבוע ומוחלט של </w:t>
      </w:r>
      <w:sdt>
        <w:sdtPr>
          <w:rPr>
            <w:rFonts w:ascii="Times New Roman" w:eastAsia="Times New Roman" w:hAnsi="Times New Roman" w:cs="David"/>
            <w:color w:val="008000"/>
            <w:sz w:val="24"/>
            <w:szCs w:val="24"/>
            <w:rtl/>
          </w:rPr>
          <w:alias w:val="היקף החוזה/נתוני עלות"/>
          <w:tag w:val="cntPaymentAmount"/>
          <w:id w:val="-2056156508"/>
          <w:placeholder>
            <w:docPart w:val="179548B69B044315A86E0621B4241C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ins w:id="13" w:author="דקל רוקבן" w:date="2021-11-17T12:24:00Z">
            <w:r w:rsidR="00B27719">
              <w:rPr>
                <w:rFonts w:ascii="Times New Roman" w:eastAsia="Times New Roman" w:hAnsi="Times New Roman" w:cs="David"/>
                <w:color w:val="008000"/>
                <w:sz w:val="24"/>
                <w:szCs w:val="24"/>
                <w:rtl/>
              </w:rPr>
              <w:t>115000</w:t>
            </w:r>
          </w:ins>
        </w:sdtContent>
      </w:sdt>
      <w:r w:rsidRPr="000B5DC0">
        <w:rPr>
          <w:rFonts w:ascii="Times New Roman" w:eastAsia="Times New Roman" w:hAnsi="Times New Roman" w:cs="David"/>
          <w:color w:val="008000"/>
          <w:sz w:val="24"/>
          <w:szCs w:val="24"/>
          <w:rtl/>
        </w:rPr>
        <w:t>.</w:t>
      </w:r>
    </w:p>
    <w:p w14:paraId="2C3EEA9C"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04BB407C"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שטחים ציבוריים ושטחים פרטיים שבהם לא מתוכננים מבני מגורים: </w:t>
      </w:r>
      <w:r w:rsidRPr="000B5DC0">
        <w:rPr>
          <w:rFonts w:ascii="Times New Roman" w:eastAsia="Times New Roman" w:hAnsi="Times New Roman" w:cs="David"/>
          <w:sz w:val="24"/>
          <w:szCs w:val="24"/>
          <w:rtl/>
        </w:rPr>
        <w:t>סכום קבוע ומוחלט של ___________ ₪ או ____ אחוז</w:t>
      </w:r>
      <w:r w:rsidRPr="000B5DC0">
        <w:rPr>
          <w:rFonts w:ascii="Times New Roman" w:eastAsia="Times New Roman" w:hAnsi="Times New Roman" w:cs="David"/>
          <w:sz w:val="20"/>
          <w:szCs w:val="24"/>
          <w:rtl/>
          <w:lang w:eastAsia="he-IL"/>
        </w:rPr>
        <w:t xml:space="preserve"> מעלות העבודות שתבוצענה בשטחים אלה בהתאם לתכניות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t>
      </w:r>
    </w:p>
    <w:p w14:paraId="1EA59869"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51D4B2EF"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ins w:id="14" w:author="דקל רוקבן" w:date="2021-11-17T12:24:00Z">
            <w:r w:rsidR="00B27719">
              <w:rPr>
                <w:rFonts w:ascii="Times New Roman" w:eastAsia="Times New Roman" w:hAnsi="Times New Roman" w:cs="David"/>
                <w:color w:val="008000"/>
                <w:sz w:val="24"/>
                <w:szCs w:val="24"/>
                <w:rtl/>
              </w:rPr>
              <w:t>מדד המחירים לצרכן</w:t>
            </w:r>
          </w:ins>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5" w:author="דקל רוקבן" w:date="2021-11-17T12:25:00Z">
            <w:r w:rsidR="00B27719">
              <w:rPr>
                <w:rFonts w:ascii="Times New Roman" w:eastAsia="Times New Roman" w:hAnsi="Times New Roman" w:cs="David"/>
                <w:color w:val="00B0F0"/>
                <w:sz w:val="24"/>
                <w:szCs w:val="24"/>
                <w:rtl/>
              </w:rPr>
              <w:t>ידוע</w:t>
            </w:r>
          </w:ins>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15T00:00:00Z">
            <w:dateFormat w:val="dd/MM/yyyy"/>
            <w:lid w:val="he-IL"/>
            <w:storeMappedDataAs w:val="dateTime"/>
            <w:calendar w:val="gregorian"/>
          </w:date>
        </w:sdtPr>
        <w:sdtEndPr/>
        <w:sdtContent>
          <w:ins w:id="16" w:author="דקל רוקבן" w:date="2021-11-17T12:25:00Z">
            <w:r w:rsidR="00B27719">
              <w:rPr>
                <w:rFonts w:ascii="Times New Roman" w:eastAsia="Times New Roman" w:hAnsi="Times New Roman" w:cs="David" w:hint="cs"/>
                <w:color w:val="00B0F0"/>
                <w:sz w:val="24"/>
                <w:szCs w:val="24"/>
                <w:rtl/>
              </w:rPr>
              <w:t>‏15/12/2020</w:t>
            </w:r>
          </w:ins>
        </w:sdtContent>
      </w:sdt>
      <w:r w:rsidRPr="000B5DC0">
        <w:rPr>
          <w:rFonts w:ascii="Times New Roman" w:eastAsia="Times New Roman" w:hAnsi="Times New Roman" w:cs="David"/>
          <w:sz w:val="24"/>
          <w:szCs w:val="24"/>
          <w:rtl/>
        </w:rPr>
        <w:t xml:space="preserve"> העומד על </w:t>
      </w:r>
      <w:r w:rsidRPr="000B5DC0">
        <w:rPr>
          <w:rFonts w:ascii="Times New Roman" w:eastAsia="Times New Roman" w:hAnsi="Times New Roman" w:cs="David"/>
          <w:sz w:val="24"/>
          <w:szCs w:val="24"/>
          <w:rtl/>
        </w:rPr>
        <w:br/>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7" w:author="דקל רוקבן" w:date="2021-11-17T12:25:00Z">
            <w:r w:rsidR="00B27719">
              <w:rPr>
                <w:rFonts w:ascii="Times New Roman" w:eastAsia="Times New Roman" w:hAnsi="Times New Roman" w:cs="David"/>
                <w:color w:val="008000"/>
                <w:sz w:val="24"/>
                <w:szCs w:val="24"/>
                <w:rtl/>
              </w:rPr>
              <w:t>223.3374</w:t>
            </w:r>
          </w:ins>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67E15CE7"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4BB60134"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8" w:author="דקל רוקבן" w:date="2021-11-17T12:24:00Z">
            <w:r w:rsidR="00B27719">
              <w:rPr>
                <w:rFonts w:ascii="Times New Roman" w:eastAsia="Times New Roman" w:hAnsi="Times New Roman" w:cs="David"/>
                <w:color w:val="008000"/>
                <w:sz w:val="24"/>
                <w:szCs w:val="24"/>
                <w:rtl/>
              </w:rPr>
              <w:t>מדד המחירים לצרכן</w:t>
            </w:r>
          </w:ins>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20590853"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12A1293A"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4BB75E13"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54A0EE18"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3CDAFDD7"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3848E2E5"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F353119"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16A977FB"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E6CA13C"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28727ED3"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B781A3A"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5992F80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764270B8"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6DEB41EB"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754CD6F8"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תנאי מוקדם לביצוע התשלומים לפי נספח זה הוא קיום כל התחייבויות המתכנן על פי חוזה </w:t>
      </w:r>
      <w:r w:rsidRPr="000B5DC0">
        <w:rPr>
          <w:rFonts w:ascii="Times New Roman" w:eastAsia="Times New Roman" w:hAnsi="Times New Roman" w:cs="David"/>
          <w:sz w:val="20"/>
          <w:szCs w:val="24"/>
          <w:rtl/>
          <w:lang w:eastAsia="he-IL"/>
        </w:rPr>
        <w:lastRenderedPageBreak/>
        <w:t>זה, השלמת כל עבודות התכנון הכלולות בשכר המתכנן, כמפורט בנספח ב' ומסירת כל המסמכים והתכניות למזמין.</w:t>
      </w:r>
    </w:p>
    <w:p w14:paraId="1FDFD903"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699517BD"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17BC8AB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3722A59D"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473839AC"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0959D1"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28C79B11"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C94A37C"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D508A63"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55D9D699"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210A953C" w14:textId="77777777" w:rsidR="000B5DC0" w:rsidRPr="000B5DC0" w:rsidRDefault="004C7407"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0B5DC0" w:rsidRPr="000B5DC0">
        <w:rPr>
          <w:rFonts w:ascii="Times New Roman" w:eastAsia="Times New Roman" w:hAnsi="Times New Roman" w:cs="David"/>
          <w:sz w:val="20"/>
          <w:szCs w:val="24"/>
          <w:rtl/>
          <w:lang w:eastAsia="he-IL"/>
        </w:rPr>
        <w:t>10%</w:t>
      </w:r>
      <w:r>
        <w:rPr>
          <w:rFonts w:ascii="Times New Roman" w:eastAsia="Times New Roman" w:hAnsi="Times New Roman" w:cs="David" w:hint="cs"/>
          <w:sz w:val="20"/>
          <w:szCs w:val="24"/>
          <w:rtl/>
          <w:lang w:eastAsia="he-IL"/>
        </w:rPr>
        <w:t xml:space="preserve"> </w:t>
      </w:r>
    </w:p>
    <w:p w14:paraId="2E0BD69F"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1735519A" w14:textId="77777777" w:rsidR="000B5DC0" w:rsidRPr="000B5DC0" w:rsidRDefault="000B5DC0" w:rsidP="004C7407">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7388517E"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4FAB32BA"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75C5EF65"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457DF020"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לאחר גמר הוצאת תכניות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12%</w:t>
      </w:r>
    </w:p>
    <w:p w14:paraId="0B71CDFA"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r w:rsidR="004C7407">
        <w:rPr>
          <w:rFonts w:ascii="Times New Roman" w:eastAsia="Times New Roman" w:hAnsi="Times New Roman" w:cs="David" w:hint="cs"/>
          <w:sz w:val="20"/>
          <w:szCs w:val="24"/>
          <w:rtl/>
          <w:lang w:eastAsia="he-IL"/>
        </w:rPr>
        <w:t xml:space="preserve">        </w:t>
      </w:r>
    </w:p>
    <w:p w14:paraId="27F794D6"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6015A53D"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39710AA6"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40B254F3"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1471D588"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6E19816B"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אישור המתכנן בכתב להשלמת הפרויקט בהתאם לתכניותיו, לתקנים</w:t>
      </w:r>
    </w:p>
    <w:p w14:paraId="6386DCDB"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2%</w:t>
      </w:r>
    </w:p>
    <w:p w14:paraId="47D3A87B"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1DF3583E"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1B8D0909"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0CA04ED4"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יגיש חשבון לא יותר מאשר פעם בחודש. לכל חשבון יצרף המתכנן אישור מאת חברת הביטוח על קיומם של הביטוחים המפורטים בחוזה בנוסח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כנספח ז' לחוזה.</w:t>
      </w:r>
    </w:p>
    <w:p w14:paraId="7CFCC319"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07D59D1B"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28F8D493"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6CFFD4FB"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2D9A8943"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1C908E5B"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sdtContent>
          <w:ins w:id="19" w:author="דקל רוקבן" w:date="2021-11-17T12:23:00Z">
            <w:r w:rsidR="00B27719">
              <w:rPr>
                <w:rFonts w:ascii="Times New Roman" w:eastAsia="Times New Roman" w:hAnsi="Times New Roman" w:cs="David" w:hint="cs"/>
                <w:color w:val="008000"/>
                <w:sz w:val="24"/>
                <w:szCs w:val="24"/>
                <w:rtl/>
                <w:lang w:eastAsia="he-IL"/>
              </w:rPr>
              <w:t>‏01/01/2021</w:t>
            </w:r>
          </w:ins>
        </w:sdtContent>
      </w:sdt>
      <w:r w:rsidRPr="00435A20">
        <w:rPr>
          <w:rFonts w:ascii="Times New Roman" w:eastAsia="Times New Roman" w:hAnsi="Times New Roman" w:cs="David"/>
          <w:bCs/>
          <w:color w:val="FF0000"/>
          <w:sz w:val="24"/>
          <w:szCs w:val="24"/>
          <w:rtl/>
          <w:lang w:eastAsia="he-IL"/>
        </w:rPr>
        <w:br/>
      </w:r>
    </w:p>
    <w:p w14:paraId="70B209A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92A4321" w14:textId="77777777" w:rsidR="00DF6A6B" w:rsidRPr="00435A20" w:rsidRDefault="00B27719"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0" w:author="דקל רוקבן" w:date="2021-11-17T12:23: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655E50F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E55A11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661215D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EDCF0AF"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5D0A5505"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6C8CC9"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1" w:author="דקל רוקבן" w:date="2021-11-17T12:24:00Z">
            <w:r w:rsidR="00B27719">
              <w:rPr>
                <w:rFonts w:ascii="Times New Roman" w:eastAsia="Times New Roman" w:hAnsi="Times New Roman" w:cs="David"/>
                <w:color w:val="008000"/>
                <w:sz w:val="24"/>
                <w:szCs w:val="24"/>
                <w:rtl/>
                <w:lang w:eastAsia="he-IL"/>
              </w:rPr>
              <w:t>ד.מרגלית-ע.מרגלית</w:t>
            </w:r>
            <w:proofErr w:type="spellEnd"/>
            <w:r w:rsidR="00B27719">
              <w:rPr>
                <w:rFonts w:ascii="Times New Roman" w:eastAsia="Times New Roman" w:hAnsi="Times New Roman" w:cs="David"/>
                <w:color w:val="008000"/>
                <w:sz w:val="24"/>
                <w:szCs w:val="24"/>
                <w:rtl/>
                <w:lang w:eastAsia="he-IL"/>
              </w:rPr>
              <w:t xml:space="preserve"> אדריכלי נוף</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2" w:author="דקל רוקבן" w:date="2021-11-17T12:24:00Z">
            <w:r w:rsidR="00B27719">
              <w:rPr>
                <w:rFonts w:ascii="Times New Roman" w:eastAsia="Times New Roman" w:hAnsi="Times New Roman" w:cs="David"/>
                <w:color w:val="008000"/>
                <w:sz w:val="24"/>
                <w:szCs w:val="24"/>
                <w:rtl/>
                <w:lang w:eastAsia="he-IL"/>
              </w:rPr>
              <w:t>ד.מרגלית-ע.מרגלית</w:t>
            </w:r>
            <w:proofErr w:type="spellEnd"/>
            <w:r w:rsidR="00B27719">
              <w:rPr>
                <w:rFonts w:ascii="Times New Roman" w:eastAsia="Times New Roman" w:hAnsi="Times New Roman" w:cs="David"/>
                <w:color w:val="008000"/>
                <w:sz w:val="24"/>
                <w:szCs w:val="24"/>
                <w:rtl/>
                <w:lang w:eastAsia="he-IL"/>
              </w:rPr>
              <w:t xml:space="preserve"> אדריכלי נוף</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3" w:author="דקל רוקבן" w:date="2021-11-17T12:24:00Z">
            <w:r w:rsidR="00B27719">
              <w:rPr>
                <w:rFonts w:ascii="Times New Roman" w:eastAsia="Times New Roman" w:hAnsi="Times New Roman" w:cs="David"/>
                <w:color w:val="008000"/>
                <w:sz w:val="24"/>
                <w:szCs w:val="24"/>
                <w:rtl/>
                <w:lang w:eastAsia="he-IL"/>
              </w:rPr>
              <w:t>ד.מרגלית-ע.מרגלית</w:t>
            </w:r>
            <w:proofErr w:type="spellEnd"/>
            <w:r w:rsidR="00B27719">
              <w:rPr>
                <w:rFonts w:ascii="Times New Roman" w:eastAsia="Times New Roman" w:hAnsi="Times New Roman" w:cs="David"/>
                <w:color w:val="008000"/>
                <w:sz w:val="24"/>
                <w:szCs w:val="24"/>
                <w:rtl/>
                <w:lang w:eastAsia="he-IL"/>
              </w:rPr>
              <w:t xml:space="preserve"> אדריכלי נוף</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0F61F169"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B76FC52"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4" w:author="דקל רוקבן" w:date="2021-11-17T12:24:00Z">
            <w:r w:rsidR="00B27719">
              <w:rPr>
                <w:rFonts w:ascii="Times New Roman" w:eastAsia="Times New Roman" w:hAnsi="Times New Roman" w:cs="David"/>
                <w:color w:val="008000"/>
                <w:sz w:val="24"/>
                <w:szCs w:val="24"/>
                <w:rtl/>
                <w:lang w:eastAsia="he-IL"/>
              </w:rPr>
              <w:t>ד.מרגלית-ע.מרגלית</w:t>
            </w:r>
            <w:proofErr w:type="spellEnd"/>
            <w:r w:rsidR="00B27719">
              <w:rPr>
                <w:rFonts w:ascii="Times New Roman" w:eastAsia="Times New Roman" w:hAnsi="Times New Roman" w:cs="David"/>
                <w:color w:val="008000"/>
                <w:sz w:val="24"/>
                <w:szCs w:val="24"/>
                <w:rtl/>
                <w:lang w:eastAsia="he-IL"/>
              </w:rPr>
              <w:t xml:space="preserve"> אדריכלי נוף</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5" w:author="דקל רוקבן" w:date="2021-11-17T12:22:00Z">
            <w:r w:rsidR="00B27719">
              <w:rPr>
                <w:rFonts w:ascii="Times New Roman" w:eastAsia="Times New Roman" w:hAnsi="Times New Roman" w:cs="David"/>
                <w:bCs/>
                <w:color w:val="008000"/>
                <w:sz w:val="24"/>
                <w:szCs w:val="24"/>
                <w:rtl/>
                <w:lang w:eastAsia="he-IL"/>
              </w:rPr>
              <w:t>נתניה - מגרש 1409</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5EBAB1F3"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49A127"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6" w:author="דקל רוקבן" w:date="2021-11-17T12:24:00Z">
            <w:r w:rsidR="00B27719">
              <w:rPr>
                <w:rFonts w:ascii="Times New Roman" w:eastAsia="Times New Roman" w:hAnsi="Times New Roman" w:cs="David"/>
                <w:color w:val="008000"/>
                <w:sz w:val="24"/>
                <w:szCs w:val="24"/>
                <w:rtl/>
                <w:lang w:eastAsia="he-IL"/>
              </w:rPr>
              <w:t>ד.מרגלית-ע.מרגלית</w:t>
            </w:r>
            <w:proofErr w:type="spellEnd"/>
            <w:r w:rsidR="00B27719">
              <w:rPr>
                <w:rFonts w:ascii="Times New Roman" w:eastAsia="Times New Roman" w:hAnsi="Times New Roman" w:cs="David"/>
                <w:color w:val="008000"/>
                <w:sz w:val="24"/>
                <w:szCs w:val="24"/>
                <w:rtl/>
                <w:lang w:eastAsia="he-IL"/>
              </w:rPr>
              <w:t xml:space="preserve"> אדריכלי נוף</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12B821E6"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3CF92808" w14:textId="77777777"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7" w:author="דקל רוקבן" w:date="2021-11-17T12:24:00Z">
            <w:r w:rsidR="00B27719">
              <w:rPr>
                <w:rFonts w:ascii="Times New Roman" w:eastAsia="Times New Roman" w:hAnsi="Times New Roman" w:cs="David"/>
                <w:color w:val="008000"/>
                <w:sz w:val="24"/>
                <w:szCs w:val="24"/>
                <w:rtl/>
                <w:lang w:eastAsia="he-IL"/>
              </w:rPr>
              <w:t>ד.מרגלית-ע.מרגלית</w:t>
            </w:r>
            <w:proofErr w:type="spellEnd"/>
            <w:r w:rsidR="00B27719">
              <w:rPr>
                <w:rFonts w:ascii="Times New Roman" w:eastAsia="Times New Roman" w:hAnsi="Times New Roman" w:cs="David"/>
                <w:color w:val="008000"/>
                <w:sz w:val="24"/>
                <w:szCs w:val="24"/>
                <w:rtl/>
                <w:lang w:eastAsia="he-IL"/>
              </w:rPr>
              <w:t xml:space="preserve"> אדריכלי נוף</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3D818C94"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DFAE328"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0CE943C3"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D9353A"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6DBE46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D6712D"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09C0ADCF"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FD8853D"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707C40FC"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9D5FCDB"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1523A65"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8" w:author="דקל רוקבן" w:date="2021-11-17T12:24:00Z">
            <w:r w:rsidR="00B27719">
              <w:rPr>
                <w:rFonts w:ascii="Times New Roman" w:eastAsia="Times New Roman" w:hAnsi="Times New Roman" w:cs="David"/>
                <w:color w:val="008000"/>
                <w:sz w:val="24"/>
                <w:szCs w:val="24"/>
                <w:rtl/>
                <w:lang w:eastAsia="he-IL"/>
              </w:rPr>
              <w:t>ד.מרגלית-ע.מרגלית</w:t>
            </w:r>
            <w:proofErr w:type="spellEnd"/>
            <w:r w:rsidR="00B27719">
              <w:rPr>
                <w:rFonts w:ascii="Times New Roman" w:eastAsia="Times New Roman" w:hAnsi="Times New Roman" w:cs="David"/>
                <w:color w:val="008000"/>
                <w:sz w:val="24"/>
                <w:szCs w:val="24"/>
                <w:rtl/>
                <w:lang w:eastAsia="he-IL"/>
              </w:rPr>
              <w:t xml:space="preserve"> אדריכלי נוף</w:t>
            </w:r>
          </w:ins>
        </w:sdtContent>
      </w:sdt>
    </w:p>
    <w:p w14:paraId="5A97108D"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062E595"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שם:____________</w:t>
      </w:r>
    </w:p>
    <w:p w14:paraId="1D0E88B5"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519F39BB"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64769AB1"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35195763" w14:textId="77777777" w:rsidR="00C77045" w:rsidRPr="00232692" w:rsidRDefault="00C77045" w:rsidP="00C77045">
      <w:pPr>
        <w:bidi w:val="0"/>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83A37B3" w14:textId="77777777" w:rsidR="00C77045" w:rsidRPr="0009511C" w:rsidRDefault="00C77045" w:rsidP="00C77045">
      <w:pPr>
        <w:widowControl w:val="0"/>
        <w:spacing w:before="0" w:beforeAutospacing="0" w:after="0" w:afterAutospacing="0" w:line="240" w:lineRule="auto"/>
        <w:jc w:val="center"/>
        <w:rPr>
          <w:rFonts w:ascii="David" w:eastAsia="Times New Roman" w:hAnsi="David" w:cs="David"/>
          <w:sz w:val="24"/>
          <w:szCs w:val="24"/>
          <w:lang w:eastAsia="he-IL"/>
        </w:rPr>
      </w:pPr>
    </w:p>
    <w:p w14:paraId="5C77937C" w14:textId="77777777" w:rsidR="00C77045" w:rsidRPr="002419E5" w:rsidRDefault="00C77045" w:rsidP="00C7704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7261E47F" w14:textId="77777777" w:rsidR="00C77045" w:rsidRPr="0009511C" w:rsidRDefault="00C77045" w:rsidP="00C7704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087BDEB"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628DBBDB"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726CB871"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4FECB8DE"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477CF331"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F8A70C6"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1D152AD5"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5018EB1F"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700D183"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57272D9"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2ACA3A8"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40F400C" w14:textId="77777777" w:rsidR="00C77045" w:rsidRPr="0009511C" w:rsidRDefault="00C77045" w:rsidP="00C7704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7818C1EE" w14:textId="77777777" w:rsidR="00C77045" w:rsidRPr="0009511C" w:rsidRDefault="00C77045" w:rsidP="00C77045">
      <w:pPr>
        <w:ind w:left="364"/>
        <w:contextualSpacing/>
        <w:rPr>
          <w:rFonts w:ascii="Times New Roman" w:eastAsia="Calibri" w:hAnsi="Times New Roman" w:cs="Arial"/>
          <w:rtl/>
        </w:rPr>
      </w:pPr>
    </w:p>
    <w:p w14:paraId="68D4C2CA"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41BEFC"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48B034"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9C6886"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462A7E8"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D05735"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AE639F"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3309CA9"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AF6C753"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849A360"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0D8D1E"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EEB7975"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A9F7B3B"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477ED8"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8D9FA56"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65953A"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1A9FB1"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6D5067"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B21FB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776DF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C2BB20"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91BA61"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A7E98A"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B725D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340A6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8065C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CCE15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EE08A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CF7331"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830E4C"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C837E1"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14640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4EC167"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5E6A3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1E1CCC"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437CE7"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1B65A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16EF24"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E1093A"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2BC50C"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33221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AED5A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47E5BF"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45CE6A"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80CA648" w14:textId="77777777" w:rsidR="00C77045" w:rsidRPr="002419E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853CF9A"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25030AB" w14:textId="77777777" w:rsidR="00C77045" w:rsidRPr="00400B84" w:rsidRDefault="00C77045" w:rsidP="00C770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77045" w:rsidRPr="0009511C" w14:paraId="583E1241" w14:textId="77777777" w:rsidTr="004A6AA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967F547"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43960A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C77045" w:rsidRPr="0009511C" w14:paraId="5689B366" w14:textId="77777777" w:rsidTr="004A6AA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04F1FF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77045" w:rsidRPr="0009511C" w14:paraId="1260897D" w14:textId="77777777" w:rsidTr="004A6AA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BB42F23"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A813ECF"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B537705"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C09E345"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C77045" w:rsidRPr="0009511C" w14:paraId="03FA3881" w14:textId="77777777" w:rsidTr="004A6AA4">
        <w:trPr>
          <w:trHeight w:val="551"/>
        </w:trPr>
        <w:tc>
          <w:tcPr>
            <w:tcW w:w="4068" w:type="dxa"/>
            <w:tcBorders>
              <w:top w:val="single" w:sz="4" w:space="0" w:color="auto"/>
              <w:left w:val="single" w:sz="4" w:space="0" w:color="auto"/>
              <w:bottom w:val="single" w:sz="4" w:space="0" w:color="auto"/>
              <w:right w:val="single" w:sz="4" w:space="0" w:color="auto"/>
            </w:tcBorders>
            <w:hideMark/>
          </w:tcPr>
          <w:p w14:paraId="1C873576"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A1ABA6D"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E6E90CF"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2B62B4B"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p w14:paraId="11A7AAC6"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84F2F31"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0D24CA8"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p w14:paraId="5ED3AB69"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963C7F0"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tc>
      </w:tr>
      <w:tr w:rsidR="00C77045" w:rsidRPr="0009511C" w14:paraId="64DBF287" w14:textId="77777777" w:rsidTr="004A6AA4">
        <w:trPr>
          <w:trHeight w:val="571"/>
        </w:trPr>
        <w:tc>
          <w:tcPr>
            <w:tcW w:w="4068" w:type="dxa"/>
            <w:tcBorders>
              <w:top w:val="single" w:sz="4" w:space="0" w:color="auto"/>
              <w:left w:val="single" w:sz="4" w:space="0" w:color="auto"/>
              <w:bottom w:val="single" w:sz="4" w:space="0" w:color="auto"/>
              <w:right w:val="single" w:sz="4" w:space="0" w:color="auto"/>
            </w:tcBorders>
            <w:hideMark/>
          </w:tcPr>
          <w:p w14:paraId="31565926"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8A6C7B1"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147B6AF"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3801D6"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AB334E"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r>
      <w:tr w:rsidR="00C77045" w:rsidRPr="0009511C" w14:paraId="7AF1BEC3" w14:textId="77777777" w:rsidTr="004A6AA4">
        <w:trPr>
          <w:trHeight w:val="391"/>
        </w:trPr>
        <w:tc>
          <w:tcPr>
            <w:tcW w:w="4068" w:type="dxa"/>
            <w:tcBorders>
              <w:top w:val="single" w:sz="4" w:space="0" w:color="auto"/>
              <w:left w:val="single" w:sz="4" w:space="0" w:color="auto"/>
              <w:bottom w:val="single" w:sz="4" w:space="0" w:color="auto"/>
              <w:right w:val="single" w:sz="4" w:space="0" w:color="auto"/>
            </w:tcBorders>
            <w:hideMark/>
          </w:tcPr>
          <w:p w14:paraId="64F411E9"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26014E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B0F968C" w14:textId="77777777" w:rsidR="00C77045" w:rsidRPr="0009511C" w:rsidRDefault="00C77045" w:rsidP="004A6AA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0F5985"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EA19EF"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r>
    </w:tbl>
    <w:p w14:paraId="27302FFC" w14:textId="77777777" w:rsidR="00C77045" w:rsidRPr="0009511C" w:rsidRDefault="00C77045" w:rsidP="00C7704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77045" w:rsidRPr="0009511C" w14:paraId="6432C73A" w14:textId="77777777" w:rsidTr="004A6AA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EAD94CF"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C77045" w:rsidRPr="0009511C" w14:paraId="7019600C" w14:textId="77777777" w:rsidTr="004A6AA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B11E9F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94A7AA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p w14:paraId="49506083"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B93677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0F627D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E6224A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624656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D52A7EA"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70075C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7B32EDB"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C77045" w:rsidRPr="0009511C" w14:paraId="799198BC" w14:textId="77777777" w:rsidTr="004A6AA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8869A0F"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ED0E1ED"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E782EF2"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3ADB87A"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A8B13DC"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485BC35"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9921C9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55E9BF3"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r>
      <w:tr w:rsidR="00C77045" w:rsidRPr="0009511C" w14:paraId="1CCB8EE8" w14:textId="77777777" w:rsidTr="004A6AA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19D4DD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AC13B4D"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20CEA4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483FEC2"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6D119F7"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EDDE921"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2456D01"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C73AD49" w14:textId="77777777" w:rsidR="00C77045" w:rsidRPr="0009511C" w:rsidRDefault="00C77045" w:rsidP="004A6AA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C77045" w:rsidRPr="0009511C" w14:paraId="7C5C598C" w14:textId="77777777" w:rsidTr="004A6AA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8361566"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DDFCFF5"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E39C50A"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9490512"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15467D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E2191C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8E363BA"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675B2E2" w14:textId="77777777" w:rsidR="00C77045" w:rsidRPr="0009511C" w:rsidRDefault="00C77045" w:rsidP="004A6AA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C77045" w:rsidRPr="0009511C" w14:paraId="7586E41A" w14:textId="77777777" w:rsidTr="004A6AA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DE43AB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7AD0C7E"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4C5166B"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7F9B5C7"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1BF61E4"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61B566D"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1CF4AF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87BEED9" w14:textId="77777777" w:rsidR="00C77045" w:rsidRPr="0009511C" w:rsidRDefault="00C77045" w:rsidP="004A6AA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52E9C184" w14:textId="77777777" w:rsidR="00C77045" w:rsidRPr="0009511C" w:rsidRDefault="00C77045" w:rsidP="00C7704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79224CBA" w14:textId="77777777" w:rsidTr="004A6AA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CB1B965"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C77045" w:rsidRPr="0009511C" w14:paraId="2A94BEC9" w14:textId="77777777" w:rsidTr="004A6AA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3E67149"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767E084" w14:textId="77777777" w:rsidR="00C77045" w:rsidRPr="0009511C" w:rsidRDefault="00C77045" w:rsidP="00C7704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0A628DE5" w14:textId="77777777" w:rsidTr="004A6AA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71CE3F8"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C77045" w:rsidRPr="0009511C" w14:paraId="10D12BDE" w14:textId="77777777" w:rsidTr="004A6AA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1EA33C8"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38C9D92" w14:textId="77777777" w:rsidR="00C77045" w:rsidRPr="0009511C" w:rsidRDefault="00C77045" w:rsidP="00C7704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1AC3DFE5" w14:textId="77777777" w:rsidTr="004A6AA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485C42F"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77045" w:rsidRPr="0009511C" w14:paraId="797617CD" w14:textId="77777777" w:rsidTr="004A6AA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7711D18" w14:textId="77777777" w:rsidR="00C77045" w:rsidRPr="0009511C" w:rsidRDefault="00C77045" w:rsidP="004A6AA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27C1DDE" w14:textId="77777777" w:rsidR="00C77045" w:rsidRPr="0009511C" w:rsidRDefault="00C77045" w:rsidP="00C77045">
      <w:pPr>
        <w:spacing w:before="0" w:beforeAutospacing="0" w:after="200" w:afterAutospacing="0" w:line="276" w:lineRule="auto"/>
        <w:rPr>
          <w:rFonts w:ascii="David" w:eastAsia="Calibri" w:hAnsi="David" w:cs="David"/>
          <w:sz w:val="24"/>
          <w:szCs w:val="24"/>
          <w:rtl/>
          <w:lang w:eastAsia="he-IL"/>
        </w:rPr>
      </w:pPr>
    </w:p>
    <w:p w14:paraId="2E929402" w14:textId="77777777" w:rsidR="00C77045" w:rsidRPr="00B27B4C" w:rsidRDefault="00C77045" w:rsidP="00C770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844D9B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460CB73" w14:textId="77777777" w:rsidR="00DF6A6B" w:rsidRDefault="00DF6A6B"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6069B452" w14:textId="77777777"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lastRenderedPageBreak/>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52379ACF"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3A3ADC0E"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7F18CB4A"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3BDDA6"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14B32E9B"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90FA92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8DA1E6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t>נספח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לתכנית בנין עיר בסמכות הועדה המקומית.</w:t>
      </w:r>
    </w:p>
    <w:p w14:paraId="52CC52D1"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3920521"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13DB775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57F0359"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54B061FF"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DAC465C"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2513FF48" w14:textId="77777777"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0B35280E"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114E4BB9"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03BBB940"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53BE72D6"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4C486A7C"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112A02B9"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13B7275C"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46DB81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303BD84B"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02E586FF"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3A789EA2"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06A76F5"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t xml:space="preserve">תכניות בינוי לביצוע לאישור הרשויות </w:t>
      </w:r>
      <w:proofErr w:type="spellStart"/>
      <w:r w:rsidRPr="000B5DC0">
        <w:rPr>
          <w:rFonts w:ascii="Times New Roman" w:eastAsia="Times New Roman" w:hAnsi="Times New Roman" w:cs="David"/>
          <w:sz w:val="20"/>
          <w:szCs w:val="24"/>
          <w:rtl/>
          <w:lang w:eastAsia="he-IL"/>
        </w:rPr>
        <w:t>בקנ"מ</w:t>
      </w:r>
      <w:proofErr w:type="spellEnd"/>
      <w:r w:rsidRPr="000B5DC0">
        <w:rPr>
          <w:rFonts w:ascii="Times New Roman" w:eastAsia="Times New Roman" w:hAnsi="Times New Roman" w:cs="David"/>
          <w:sz w:val="20"/>
          <w:szCs w:val="24"/>
          <w:rtl/>
          <w:lang w:eastAsia="he-IL"/>
        </w:rPr>
        <w:t xml:space="preserve"> 1:1250 ו-1:500 או אחר לפי דרישת </w:t>
      </w:r>
      <w:r w:rsidRPr="000B5DC0">
        <w:rPr>
          <w:rFonts w:ascii="Times New Roman" w:eastAsia="Times New Roman" w:hAnsi="Times New Roman" w:cs="David"/>
          <w:sz w:val="20"/>
          <w:szCs w:val="24"/>
          <w:rtl/>
          <w:lang w:eastAsia="he-IL"/>
        </w:rPr>
        <w:tab/>
        <w:t>הרשויות לרבות: תכניות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מנחים, תכנון עקרוני </w:t>
      </w:r>
      <w:proofErr w:type="spellStart"/>
      <w:r w:rsidRPr="000B5DC0">
        <w:rPr>
          <w:rFonts w:ascii="Times New Roman" w:eastAsia="Times New Roman" w:hAnsi="Times New Roman" w:cs="David"/>
          <w:sz w:val="20"/>
          <w:szCs w:val="24"/>
          <w:rtl/>
          <w:lang w:eastAsia="he-IL"/>
        </w:rPr>
        <w:t>לשצ"פים</w:t>
      </w:r>
      <w:proofErr w:type="spellEnd"/>
      <w:r w:rsidRPr="000B5DC0">
        <w:rPr>
          <w:rFonts w:ascii="Times New Roman" w:eastAsia="Times New Roman" w:hAnsi="Times New Roman" w:cs="David"/>
          <w:sz w:val="20"/>
          <w:szCs w:val="24"/>
          <w:rtl/>
          <w:lang w:eastAsia="he-IL"/>
        </w:rPr>
        <w:t>.</w:t>
      </w:r>
    </w:p>
    <w:p w14:paraId="4F62782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FA7961C"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2B3656E9"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5EB0FEF6"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473206CC"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653B9B5F"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3AC46E7E"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1CCFAF98"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6690093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BDBF19"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1058E63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3D83C3E9"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02FFA0E2"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3CBAC69"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57A1F55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4ECA9F"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8C02DCD" w14:textId="77777777"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lastRenderedPageBreak/>
        <w:t>נספח "ט"</w:t>
      </w:r>
    </w:p>
    <w:p w14:paraId="1FA9C4A7"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4EE9F077"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7FBAEF1A"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173AB89"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0D88809D"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48BAB258"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58B35C"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E59EA6"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04120F"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35956E"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07B2577C" w14:textId="77777777" w:rsidR="000B5DC0" w:rsidRPr="000B5DC0" w:rsidRDefault="00B27719"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9" w:author="דקל רוקבן" w:date="2021-11-17T12:23: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5FD2DE33"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7A34689"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D5C0DA"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C541ED2"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22F3DE6" w14:textId="77777777"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30" w:author="דקל רוקבן" w:date="2021-11-17T12:24:00Z">
            <w:r w:rsidR="00B27719">
              <w:rPr>
                <w:rFonts w:ascii="Times New Roman" w:eastAsia="Times New Roman" w:hAnsi="Times New Roman" w:cs="David"/>
                <w:color w:val="008000"/>
                <w:sz w:val="24"/>
                <w:szCs w:val="24"/>
                <w:rtl/>
                <w:lang w:eastAsia="he-IL"/>
              </w:rPr>
              <w:t>ד.מרגלית-ע.מרגלית</w:t>
            </w:r>
            <w:proofErr w:type="spellEnd"/>
            <w:r w:rsidR="00B27719">
              <w:rPr>
                <w:rFonts w:ascii="Times New Roman" w:eastAsia="Times New Roman" w:hAnsi="Times New Roman" w:cs="David"/>
                <w:color w:val="008000"/>
                <w:sz w:val="24"/>
                <w:szCs w:val="24"/>
                <w:rtl/>
                <w:lang w:eastAsia="he-IL"/>
              </w:rPr>
              <w:t xml:space="preserve"> אדריכלי נוף</w:t>
            </w:r>
          </w:ins>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AA6191" w:rsidRPr="00ED6C9C">
            <w:rPr>
              <w:rStyle w:val="a7"/>
              <w:color w:val="00B0F0"/>
              <w:rtl/>
            </w:rPr>
            <w:t>[שם אתר]</w:t>
          </w:r>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1" w:author="דקל רוקבן" w:date="2021-11-17T12:23:00Z">
            <w:r w:rsidR="00B27719">
              <w:rPr>
                <w:rFonts w:ascii="Times New Roman" w:eastAsia="Times New Roman" w:hAnsi="Times New Roman" w:cs="David" w:hint="cs"/>
                <w:color w:val="008000"/>
                <w:sz w:val="24"/>
                <w:szCs w:val="24"/>
                <w:rtl/>
              </w:rPr>
              <w:t>תכנון פיתוח נוף</w:t>
            </w:r>
          </w:ins>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096671B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A24D55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1A3BDC"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77300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7B4759"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6D1F5C"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2758FA58" w14:textId="77777777"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1B88C75B" w14:textId="77777777"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6954A92D" w14:textId="77777777"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6FEB093F" w14:textId="77777777" w:rsidR="00AA6191" w:rsidRPr="00B27B4C" w:rsidRDefault="00B27719"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32" w:author="דקל רוקבן" w:date="2021-11-17T12:24:00Z">
            <w:r>
              <w:rPr>
                <w:rFonts w:ascii="Times New Roman" w:eastAsia="Times New Roman" w:hAnsi="Times New Roman" w:cs="David"/>
                <w:color w:val="008000"/>
                <w:sz w:val="24"/>
                <w:szCs w:val="24"/>
                <w:rtl/>
                <w:lang w:eastAsia="he-IL"/>
              </w:rPr>
              <w:t>ד.מרגלית-ע.מרגלית</w:t>
            </w:r>
            <w:proofErr w:type="spellEnd"/>
            <w:r>
              <w:rPr>
                <w:rFonts w:ascii="Times New Roman" w:eastAsia="Times New Roman" w:hAnsi="Times New Roman" w:cs="David"/>
                <w:color w:val="008000"/>
                <w:sz w:val="24"/>
                <w:szCs w:val="24"/>
                <w:rtl/>
                <w:lang w:eastAsia="he-IL"/>
              </w:rPr>
              <w:t xml:space="preserve"> אדריכלי נוף</w:t>
            </w:r>
          </w:ins>
        </w:sdtContent>
      </w:sdt>
    </w:p>
    <w:p w14:paraId="26CEB74A" w14:textId="77777777"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635A6008"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1D22FE0E"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2792F2F"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lastRenderedPageBreak/>
        <w:t xml:space="preserve">נספח "י" </w:t>
      </w:r>
    </w:p>
    <w:p w14:paraId="5E13FE95"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01A722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519AC5DE"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39A5C538" w14:textId="77777777"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3" w:author="דקל רוקבן" w:date="2021-11-17T12:23:00Z">
            <w:r w:rsidR="00B27719">
              <w:rPr>
                <w:rFonts w:ascii="Times New Roman" w:eastAsia="Times New Roman" w:hAnsi="Times New Roman" w:cs="David"/>
                <w:color w:val="008000"/>
                <w:sz w:val="24"/>
                <w:szCs w:val="24"/>
                <w:rtl/>
                <w:lang w:eastAsia="he-IL"/>
              </w:rPr>
              <w:br/>
              <w:t>אפריקה ישראל מגורים בע"מ</w:t>
            </w:r>
            <w:r w:rsidR="00B27719">
              <w:rPr>
                <w:rFonts w:ascii="Times New Roman" w:eastAsia="Times New Roman" w:hAnsi="Times New Roman" w:cs="David"/>
                <w:color w:val="008000"/>
                <w:sz w:val="24"/>
                <w:szCs w:val="24"/>
                <w:rtl/>
                <w:lang w:eastAsia="he-IL"/>
              </w:rPr>
              <w:br/>
              <w:t>יוני נתניהו 1 ג' אור יהודה</w:t>
            </w:r>
            <w:r w:rsidR="00B27719">
              <w:rPr>
                <w:rFonts w:ascii="Times New Roman" w:eastAsia="Times New Roman" w:hAnsi="Times New Roman" w:cs="David"/>
                <w:color w:val="008000"/>
                <w:sz w:val="24"/>
                <w:szCs w:val="24"/>
                <w:rtl/>
                <w:lang w:eastAsia="he-IL"/>
              </w:rPr>
              <w:br/>
              <w:t>מ.ז 52-003476-0</w:t>
            </w:r>
            <w:r w:rsidR="00B27719">
              <w:rPr>
                <w:rFonts w:ascii="Times New Roman" w:eastAsia="Times New Roman" w:hAnsi="Times New Roman" w:cs="David"/>
                <w:color w:val="008000"/>
                <w:sz w:val="24"/>
                <w:szCs w:val="24"/>
                <w:rtl/>
                <w:lang w:eastAsia="he-IL"/>
              </w:rPr>
              <w:br/>
            </w:r>
          </w:ins>
        </w:sdtContent>
      </w:sdt>
    </w:p>
    <w:p w14:paraId="278BBA9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81935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ג.א.נ</w:t>
      </w:r>
      <w:proofErr w:type="spellEnd"/>
      <w:r w:rsidRPr="000B5DC0">
        <w:rPr>
          <w:rFonts w:ascii="Times New Roman" w:eastAsia="Times New Roman" w:hAnsi="Times New Roman" w:cs="David"/>
          <w:sz w:val="24"/>
          <w:szCs w:val="24"/>
          <w:rtl/>
          <w:lang w:eastAsia="he-IL"/>
        </w:rPr>
        <w:t>.,</w:t>
      </w:r>
    </w:p>
    <w:p w14:paraId="23FD2BD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87D7C2"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w:t>
      </w:r>
      <w:proofErr w:type="spellStart"/>
      <w:r w:rsidRPr="000B5DC0">
        <w:rPr>
          <w:rFonts w:ascii="Times New Roman" w:eastAsia="Times New Roman" w:hAnsi="Times New Roman" w:cs="David"/>
          <w:sz w:val="24"/>
          <w:szCs w:val="24"/>
          <w:rtl/>
          <w:lang w:eastAsia="he-IL"/>
        </w:rPr>
        <w:t>להלן:"</w:t>
      </w:r>
      <w:r w:rsidRPr="000B5DC0">
        <w:rPr>
          <w:rFonts w:ascii="Times New Roman" w:eastAsia="Times New Roman" w:hAnsi="Times New Roman" w:cs="David"/>
          <w:b/>
          <w:bCs/>
          <w:sz w:val="24"/>
          <w:szCs w:val="24"/>
          <w:rtl/>
          <w:lang w:eastAsia="he-IL"/>
        </w:rPr>
        <w:t>היתרה</w:t>
      </w:r>
      <w:proofErr w:type="spellEnd"/>
      <w:r w:rsidRPr="000B5DC0">
        <w:rPr>
          <w:rFonts w:ascii="Times New Roman" w:eastAsia="Times New Roman" w:hAnsi="Times New Roman" w:cs="David"/>
          <w:b/>
          <w:bCs/>
          <w:sz w:val="24"/>
          <w:szCs w:val="24"/>
          <w:rtl/>
          <w:lang w:eastAsia="he-IL"/>
        </w:rPr>
        <w:t xml:space="preserve">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5731FE" w:rsidRPr="00ED6C9C">
            <w:rPr>
              <w:rStyle w:val="a7"/>
              <w:color w:val="00B0F0"/>
              <w:rtl/>
            </w:rPr>
            <w:t>[שם אתר]</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34" w:author="דקל רוקבן" w:date="2021-11-17T12:23:00Z">
            <w:r w:rsidR="00B27719">
              <w:rPr>
                <w:rFonts w:ascii="Times New Roman" w:eastAsia="Times New Roman" w:hAnsi="Times New Roman" w:cs="David" w:hint="cs"/>
                <w:color w:val="008000"/>
                <w:sz w:val="24"/>
                <w:szCs w:val="24"/>
                <w:rtl/>
                <w:lang w:eastAsia="he-IL"/>
              </w:rPr>
              <w:t>‏01/01/2021</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706D029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2109683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F1097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A03CB47"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E9A487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DB1B8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3BCE90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43C41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6FC5D847"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0711A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3D293A"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3B63960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802D7D"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2E5DFA2A"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652EA82"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15FB617C"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7D786DF"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525DF506"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98DC31D"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E832ADE" w14:textId="77777777"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19105FE4" w14:textId="77777777"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35" w:author="דקל רוקבן" w:date="2021-11-17T12:24:00Z">
            <w:r w:rsidR="00B27719">
              <w:rPr>
                <w:rFonts w:ascii="Times New Roman" w:eastAsia="Times New Roman" w:hAnsi="Times New Roman" w:cs="David"/>
                <w:color w:val="008000"/>
                <w:sz w:val="24"/>
                <w:szCs w:val="24"/>
                <w:rtl/>
                <w:lang w:eastAsia="he-IL"/>
              </w:rPr>
              <w:t>ד.מרגלית-ע.מרגלית</w:t>
            </w:r>
            <w:proofErr w:type="spellEnd"/>
            <w:r w:rsidR="00B27719">
              <w:rPr>
                <w:rFonts w:ascii="Times New Roman" w:eastAsia="Times New Roman" w:hAnsi="Times New Roman" w:cs="David"/>
                <w:color w:val="008000"/>
                <w:sz w:val="24"/>
                <w:szCs w:val="24"/>
                <w:rtl/>
                <w:lang w:eastAsia="he-IL"/>
              </w:rPr>
              <w:t xml:space="preserve"> אדריכלי נוף</w:t>
            </w:r>
          </w:ins>
        </w:sdtContent>
      </w:sdt>
    </w:p>
    <w:p w14:paraId="243B6E1E"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6FC48E5" w14:textId="77777777"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6785446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7E9EA4C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w:t>
      </w:r>
      <w:proofErr w:type="spellStart"/>
      <w:r w:rsidRPr="000B5DC0">
        <w:rPr>
          <w:rFonts w:ascii="Times New Roman" w:eastAsia="Times New Roman" w:hAnsi="Times New Roman" w:cs="David"/>
          <w:sz w:val="24"/>
          <w:szCs w:val="24"/>
          <w:rtl/>
          <w:lang w:eastAsia="he-IL"/>
        </w:rPr>
        <w:t>להלן:"</w:t>
      </w:r>
      <w:r w:rsidRPr="000B5DC0">
        <w:rPr>
          <w:rFonts w:ascii="Times New Roman" w:eastAsia="Times New Roman" w:hAnsi="Times New Roman" w:cs="David"/>
          <w:b/>
          <w:bCs/>
          <w:sz w:val="24"/>
          <w:szCs w:val="24"/>
          <w:rtl/>
          <w:lang w:eastAsia="he-IL"/>
        </w:rPr>
        <w:t>החברה</w:t>
      </w:r>
      <w:proofErr w:type="spellEnd"/>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2724FD7A"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11D035E"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61170304"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4ADB9070"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6440E65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D06BCC" w14:textId="77777777" w:rsidR="000B5DC0" w:rsidRPr="000B5DC0" w:rsidRDefault="000B5DC0" w:rsidP="000B5DC0">
      <w:pPr>
        <w:spacing w:before="0" w:beforeAutospacing="0" w:after="0" w:afterAutospacing="0" w:line="240" w:lineRule="auto"/>
        <w:rPr>
          <w:rFonts w:ascii="Times New Roman" w:eastAsia="Times New Roman" w:hAnsi="Times New Roman" w:cs="David"/>
          <w:sz w:val="20"/>
          <w:szCs w:val="24"/>
          <w:rtl/>
        </w:rPr>
      </w:pPr>
    </w:p>
    <w:p w14:paraId="5EC437B1" w14:textId="77777777" w:rsidR="001A69D5" w:rsidRPr="000B5DC0" w:rsidRDefault="001A69D5" w:rsidP="000B5DC0"/>
    <w:sectPr w:rsidR="001A69D5" w:rsidRPr="000B5DC0"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732C43" w14:textId="77777777" w:rsidR="00B27719" w:rsidRDefault="00B27719" w:rsidP="00AF234B">
      <w:pPr>
        <w:spacing w:before="0" w:after="0" w:line="240" w:lineRule="auto"/>
      </w:pPr>
      <w:r>
        <w:separator/>
      </w:r>
    </w:p>
  </w:endnote>
  <w:endnote w:type="continuationSeparator" w:id="0">
    <w:p w14:paraId="60C0F861" w14:textId="77777777" w:rsidR="00B27719" w:rsidRDefault="00B2771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E03315" w:rsidRPr="00B17476" w14:paraId="16DEF330" w14:textId="77777777" w:rsidTr="00B17476">
      <w:tc>
        <w:tcPr>
          <w:tcW w:w="810" w:type="dxa"/>
        </w:tcPr>
        <w:p w14:paraId="5A73FF2E"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2F11690B" w14:textId="77777777" w:rsidR="00E03315" w:rsidRPr="00B17476" w:rsidRDefault="00B27719" w:rsidP="00B17476">
              <w:pPr>
                <w:tabs>
                  <w:tab w:val="center" w:pos="4153"/>
                  <w:tab w:val="right" w:pos="8306"/>
                </w:tabs>
                <w:spacing w:before="0" w:after="0" w:line="240" w:lineRule="auto"/>
                <w:rPr>
                  <w:rFonts w:ascii="David" w:hAnsi="David"/>
                  <w:color w:val="00B0F0"/>
                  <w:sz w:val="20"/>
                  <w:szCs w:val="20"/>
                  <w:rtl/>
                </w:rPr>
              </w:pPr>
              <w:ins w:id="36" w:author="דקל רוקבן" w:date="2021-11-17T12:22:00Z">
                <w:r>
                  <w:rPr>
                    <w:rFonts w:ascii="David" w:hAnsi="David"/>
                    <w:color w:val="00B0F0"/>
                    <w:sz w:val="20"/>
                    <w:szCs w:val="20"/>
                    <w:rtl/>
                  </w:rPr>
                  <w:t>נתניה - מגרש 1409</w:t>
                </w:r>
              </w:ins>
            </w:p>
          </w:tc>
        </w:sdtContent>
      </w:sdt>
      <w:tc>
        <w:tcPr>
          <w:tcW w:w="2810" w:type="dxa"/>
        </w:tcPr>
        <w:p w14:paraId="49F7A2F6"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אדריכלות נוף</w:t>
              </w:r>
            </w:sdtContent>
          </w:sdt>
        </w:p>
      </w:tc>
      <w:tc>
        <w:tcPr>
          <w:tcW w:w="233" w:type="dxa"/>
        </w:tcPr>
        <w:p w14:paraId="3C339AA6" w14:textId="77777777" w:rsidR="00E03315" w:rsidRPr="00B17476" w:rsidRDefault="00E03315" w:rsidP="00B17476">
          <w:pPr>
            <w:tabs>
              <w:tab w:val="center" w:pos="4153"/>
              <w:tab w:val="right" w:pos="8306"/>
            </w:tabs>
            <w:spacing w:before="0" w:after="0" w:line="240" w:lineRule="auto"/>
            <w:rPr>
              <w:rFonts w:ascii="David" w:hAnsi="David"/>
              <w:sz w:val="16"/>
              <w:szCs w:val="16"/>
              <w:rtl/>
            </w:rPr>
          </w:pPr>
        </w:p>
      </w:tc>
      <w:tc>
        <w:tcPr>
          <w:tcW w:w="1044" w:type="dxa"/>
        </w:tcPr>
        <w:p w14:paraId="22C09FA2"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52B8CEB6"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Pr>
                  <w:rFonts w:ascii="David" w:hAnsi="David" w:hint="cs"/>
                  <w:sz w:val="20"/>
                  <w:szCs w:val="20"/>
                </w:rPr>
                <w:t>CONT-5-563</w:t>
              </w:r>
            </w:p>
          </w:tc>
        </w:sdtContent>
      </w:sdt>
    </w:tr>
    <w:tr w:rsidR="00E03315" w:rsidRPr="00B17476" w14:paraId="7D7C4D83" w14:textId="77777777" w:rsidTr="00B17476">
      <w:tc>
        <w:tcPr>
          <w:tcW w:w="810" w:type="dxa"/>
        </w:tcPr>
        <w:p w14:paraId="02242E77"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41173D48" w14:textId="77777777" w:rsidR="00E03315" w:rsidRPr="00B17476" w:rsidRDefault="00B27719" w:rsidP="00B17476">
              <w:pPr>
                <w:tabs>
                  <w:tab w:val="center" w:pos="4153"/>
                  <w:tab w:val="right" w:pos="8306"/>
                </w:tabs>
                <w:spacing w:before="0" w:after="0" w:line="240" w:lineRule="auto"/>
                <w:rPr>
                  <w:rFonts w:ascii="David" w:hAnsi="David"/>
                  <w:color w:val="00B0F0"/>
                  <w:sz w:val="20"/>
                  <w:szCs w:val="20"/>
                  <w:rtl/>
                </w:rPr>
              </w:pPr>
              <w:proofErr w:type="spellStart"/>
              <w:ins w:id="37" w:author="דקל רוקבן" w:date="2021-11-17T12:24:00Z">
                <w:r>
                  <w:rPr>
                    <w:rFonts w:ascii="David" w:hAnsi="David"/>
                    <w:color w:val="00B0F0"/>
                    <w:sz w:val="20"/>
                    <w:szCs w:val="20"/>
                    <w:rtl/>
                  </w:rPr>
                  <w:t>ד.מרגלית-ע.מרגלית</w:t>
                </w:r>
                <w:proofErr w:type="spellEnd"/>
                <w:r>
                  <w:rPr>
                    <w:rFonts w:ascii="David" w:hAnsi="David"/>
                    <w:color w:val="00B0F0"/>
                    <w:sz w:val="20"/>
                    <w:szCs w:val="20"/>
                    <w:rtl/>
                  </w:rPr>
                  <w:t xml:space="preserve"> אדריכלי נוף</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03315" w:rsidRPr="00B17476" w14:paraId="34966195" w14:textId="77777777" w:rsidTr="005B2092">
            <w:trPr>
              <w:trHeight w:val="201"/>
            </w:trPr>
            <w:tc>
              <w:tcPr>
                <w:tcW w:w="926" w:type="dxa"/>
              </w:tcPr>
              <w:p w14:paraId="3396D9E3"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D31A511" w14:textId="77777777" w:rsidR="00E03315" w:rsidRPr="00B17476" w:rsidRDefault="00E03315" w:rsidP="00B17476">
                    <w:pPr>
                      <w:tabs>
                        <w:tab w:val="center" w:pos="4153"/>
                        <w:tab w:val="right" w:pos="8306"/>
                      </w:tabs>
                      <w:spacing w:before="0" w:after="0" w:line="240" w:lineRule="auto"/>
                      <w:ind w:left="1" w:hanging="1"/>
                      <w:rPr>
                        <w:rFonts w:ascii="David" w:hAnsi="David"/>
                        <w:color w:val="00B0F0"/>
                        <w:sz w:val="20"/>
                        <w:szCs w:val="20"/>
                        <w:rtl/>
                      </w:rPr>
                    </w:pPr>
                    <w:r w:rsidRPr="00B17476">
                      <w:rPr>
                        <w:rFonts w:ascii="David" w:hAnsi="David"/>
                        <w:color w:val="00B0F0"/>
                        <w:sz w:val="20"/>
                        <w:szCs w:val="20"/>
                        <w:rtl/>
                      </w:rPr>
                      <w:t>[גרסת חוזה]</w:t>
                    </w:r>
                  </w:p>
                </w:tc>
              </w:sdtContent>
            </w:sdt>
          </w:tr>
        </w:tbl>
        <w:p w14:paraId="082A53E5"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233" w:type="dxa"/>
        </w:tcPr>
        <w:p w14:paraId="5AE12599"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044" w:type="dxa"/>
        </w:tcPr>
        <w:p w14:paraId="0A6C3B46"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752A93FD" w14:textId="77777777" w:rsidR="00E03315" w:rsidRPr="00B17476" w:rsidRDefault="00B27719"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E03315" w:rsidRPr="00B17476">
                <w:rPr>
                  <w:rFonts w:ascii="David" w:hAnsi="David"/>
                  <w:color w:val="00B0F0"/>
                  <w:sz w:val="20"/>
                  <w:szCs w:val="20"/>
                  <w:rtl/>
                </w:rPr>
                <w:t>[סטטוס חוזה]</w:t>
              </w:r>
            </w:sdtContent>
          </w:sdt>
        </w:p>
      </w:tc>
    </w:tr>
    <w:tr w:rsidR="00E03315" w:rsidRPr="00B17476" w14:paraId="547BC86D" w14:textId="77777777" w:rsidTr="00B17476">
      <w:trPr>
        <w:trHeight w:val="80"/>
      </w:trPr>
      <w:tc>
        <w:tcPr>
          <w:tcW w:w="810" w:type="dxa"/>
        </w:tcPr>
        <w:p w14:paraId="24B69D7E"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646" w:type="dxa"/>
        </w:tcPr>
        <w:p w14:paraId="0CC4AAD7" w14:textId="77777777" w:rsidR="00E03315" w:rsidRPr="00B17476" w:rsidRDefault="00E03315"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6FDAB931"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233" w:type="dxa"/>
        </w:tcPr>
        <w:p w14:paraId="34FF8AC2"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044" w:type="dxa"/>
        </w:tcPr>
        <w:p w14:paraId="4A7AF4FD"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763" w:type="dxa"/>
        </w:tcPr>
        <w:p w14:paraId="6A1576CF"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r>
  </w:tbl>
  <w:p w14:paraId="2BC4E6A6" w14:textId="77777777" w:rsidR="00E03315" w:rsidRPr="00B17476" w:rsidRDefault="00E03315" w:rsidP="00B17476">
    <w:pPr>
      <w:spacing w:before="0" w:beforeAutospacing="0" w:after="0" w:afterAutospacing="0" w:line="240" w:lineRule="auto"/>
      <w:rPr>
        <w:rFonts w:ascii="Arial" w:hAnsi="Arial" w:cs="Arial"/>
        <w:sz w:val="16"/>
        <w:szCs w:val="16"/>
      </w:rPr>
    </w:pPr>
    <w:r w:rsidRPr="00B17476">
      <w:rPr>
        <w:rFonts w:ascii="Arial" w:hAnsi="Arial" w:cs="Arial" w:hint="cs"/>
        <w:sz w:val="16"/>
        <w:szCs w:val="16"/>
        <w:rtl/>
      </w:rPr>
      <w:t xml:space="preserve">   </w:t>
    </w:r>
    <w:r w:rsidRPr="00B17476">
      <w:rPr>
        <w:rFonts w:ascii="Arial" w:hAnsi="Arial" w:cs="Arial"/>
        <w:sz w:val="16"/>
        <w:szCs w:val="16"/>
        <w:rtl/>
      </w:rPr>
      <w:t xml:space="preserve">© </w:t>
    </w:r>
    <w:proofErr w:type="spellStart"/>
    <w:r w:rsidRPr="00B17476">
      <w:rPr>
        <w:rFonts w:ascii="Arial" w:hAnsi="Arial" w:cs="Arial"/>
        <w:sz w:val="16"/>
        <w:szCs w:val="16"/>
        <w:rtl/>
      </w:rPr>
      <w:t>וקסלר</w:t>
    </w:r>
    <w:proofErr w:type="spellEnd"/>
    <w:r w:rsidRPr="00B17476">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062C30" w14:textId="77777777" w:rsidR="00B27719" w:rsidRDefault="00B27719" w:rsidP="00AF234B">
      <w:pPr>
        <w:spacing w:before="0" w:after="0" w:line="240" w:lineRule="auto"/>
      </w:pPr>
      <w:r>
        <w:separator/>
      </w:r>
    </w:p>
  </w:footnote>
  <w:footnote w:type="continuationSeparator" w:id="0">
    <w:p w14:paraId="33757389" w14:textId="77777777" w:rsidR="00B27719" w:rsidRDefault="00B2771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7BB6FB47" w14:textId="77777777" w:rsidR="00E03315" w:rsidRDefault="00E03315">
        <w:pPr>
          <w:pStyle w:val="a3"/>
          <w:jc w:val="center"/>
        </w:pPr>
        <w:r>
          <w:fldChar w:fldCharType="begin"/>
        </w:r>
        <w:r>
          <w:instrText xml:space="preserve"> PAGE   \* MERGEFORMAT </w:instrText>
        </w:r>
        <w:r>
          <w:fldChar w:fldCharType="separate"/>
        </w:r>
        <w:r w:rsidR="00B27719">
          <w:rPr>
            <w:noProof/>
            <w:rtl/>
          </w:rPr>
          <w:t>1</w:t>
        </w:r>
        <w:r>
          <w:rPr>
            <w:noProof/>
          </w:rPr>
          <w:fldChar w:fldCharType="end"/>
        </w:r>
      </w:p>
    </w:sdtContent>
  </w:sdt>
  <w:p w14:paraId="35D2D7A4" w14:textId="77777777" w:rsidR="00E03315" w:rsidRDefault="00E0331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9"/>
  </w:num>
  <w:num w:numId="2">
    <w:abstractNumId w:val="7"/>
  </w:num>
  <w:num w:numId="3">
    <w:abstractNumId w:val="3"/>
  </w:num>
  <w:num w:numId="4">
    <w:abstractNumId w:val="8"/>
  </w:num>
  <w:num w:numId="5">
    <w:abstractNumId w:val="10"/>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2DE7"/>
    <w:rsid w:val="000B5DC0"/>
    <w:rsid w:val="00110276"/>
    <w:rsid w:val="00134C85"/>
    <w:rsid w:val="001525CB"/>
    <w:rsid w:val="001A0C3C"/>
    <w:rsid w:val="001A69D5"/>
    <w:rsid w:val="002075CA"/>
    <w:rsid w:val="00214ACF"/>
    <w:rsid w:val="00250AB0"/>
    <w:rsid w:val="00370DA1"/>
    <w:rsid w:val="00373FDE"/>
    <w:rsid w:val="003C6E03"/>
    <w:rsid w:val="00440B5A"/>
    <w:rsid w:val="004528C9"/>
    <w:rsid w:val="004C7407"/>
    <w:rsid w:val="00501673"/>
    <w:rsid w:val="005336F2"/>
    <w:rsid w:val="00552E11"/>
    <w:rsid w:val="005731FE"/>
    <w:rsid w:val="005763BD"/>
    <w:rsid w:val="0058321B"/>
    <w:rsid w:val="005B2092"/>
    <w:rsid w:val="00607ADA"/>
    <w:rsid w:val="006160EF"/>
    <w:rsid w:val="00666259"/>
    <w:rsid w:val="006B4EB8"/>
    <w:rsid w:val="006C7BFC"/>
    <w:rsid w:val="0072103C"/>
    <w:rsid w:val="007561C6"/>
    <w:rsid w:val="007C4B64"/>
    <w:rsid w:val="008C30FE"/>
    <w:rsid w:val="008C64C6"/>
    <w:rsid w:val="00934595"/>
    <w:rsid w:val="00942177"/>
    <w:rsid w:val="00A267D5"/>
    <w:rsid w:val="00AA6191"/>
    <w:rsid w:val="00AB51FC"/>
    <w:rsid w:val="00AC51CF"/>
    <w:rsid w:val="00AF234B"/>
    <w:rsid w:val="00B17476"/>
    <w:rsid w:val="00B27719"/>
    <w:rsid w:val="00B56B1E"/>
    <w:rsid w:val="00B705B0"/>
    <w:rsid w:val="00BD05C4"/>
    <w:rsid w:val="00BE17B4"/>
    <w:rsid w:val="00C01318"/>
    <w:rsid w:val="00C30059"/>
    <w:rsid w:val="00C77045"/>
    <w:rsid w:val="00CD158F"/>
    <w:rsid w:val="00D231CD"/>
    <w:rsid w:val="00D8516B"/>
    <w:rsid w:val="00DF6A6B"/>
    <w:rsid w:val="00E03315"/>
    <w:rsid w:val="00E679C7"/>
    <w:rsid w:val="00EA5C37"/>
    <w:rsid w:val="00EC37B6"/>
    <w:rsid w:val="00F57198"/>
    <w:rsid w:val="00F669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1090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370DA1"/>
    <w:rPr>
      <w:rFonts w:ascii="Times New Roman" w:eastAsia="Times New Roman" w:hAnsi="Times New Roman" w:cs="David"/>
      <w:sz w:val="20"/>
      <w:szCs w:val="24"/>
      <w:lang w:eastAsia="he-IL"/>
    </w:rPr>
  </w:style>
  <w:style w:type="character" w:customStyle="1" w:styleId="20">
    <w:name w:val="כותרת 2 תו"/>
    <w:basedOn w:val="a0"/>
    <w:link w:val="2"/>
    <w:rsid w:val="00370DA1"/>
    <w:rPr>
      <w:rFonts w:ascii="Times New Roman" w:eastAsia="Times New Roman" w:hAnsi="Times New Roman" w:cs="David"/>
      <w:bCs/>
      <w:sz w:val="20"/>
      <w:szCs w:val="24"/>
      <w:lang w:eastAsia="he-IL"/>
    </w:rPr>
  </w:style>
  <w:style w:type="character" w:customStyle="1" w:styleId="30">
    <w:name w:val="כותרת 3 תו"/>
    <w:basedOn w:val="a0"/>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370DA1"/>
    <w:rPr>
      <w:rFonts w:ascii="Times New Roman" w:eastAsia="Times New Roman" w:hAnsi="Times New Roman" w:cs="David"/>
      <w:sz w:val="20"/>
      <w:szCs w:val="24"/>
      <w:lang w:eastAsia="he-IL"/>
    </w:rPr>
  </w:style>
  <w:style w:type="character" w:customStyle="1" w:styleId="60">
    <w:name w:val="כותרת 6 תו"/>
    <w:basedOn w:val="a0"/>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0"/>
    <w:link w:val="7"/>
    <w:rsid w:val="00370DA1"/>
    <w:rPr>
      <w:rFonts w:ascii="Times New Roman" w:eastAsia="Times New Roman" w:hAnsi="Times New Roman" w:cs="David"/>
      <w:sz w:val="20"/>
      <w:szCs w:val="24"/>
      <w:lang w:eastAsia="he-IL"/>
    </w:rPr>
  </w:style>
  <w:style w:type="character" w:customStyle="1" w:styleId="80">
    <w:name w:val="כותרת 8 תו"/>
    <w:basedOn w:val="a0"/>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2"/>
    <w:semiHidden/>
    <w:unhideWhenUsed/>
    <w:rsid w:val="00370DA1"/>
  </w:style>
  <w:style w:type="paragraph" w:styleId="a9">
    <w:name w:val="Body Text"/>
    <w:basedOn w:val="a"/>
    <w:link w:val="aa"/>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370DA1"/>
    <w:rPr>
      <w:rFonts w:ascii="Times New Roman" w:eastAsia="Times New Roman" w:hAnsi="Times New Roman" w:cs="David"/>
      <w:sz w:val="20"/>
      <w:szCs w:val="24"/>
      <w:lang w:eastAsia="he-IL"/>
    </w:rPr>
  </w:style>
  <w:style w:type="paragraph" w:styleId="ab">
    <w:name w:val="Title"/>
    <w:basedOn w:val="a"/>
    <w:link w:val="ac"/>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370DA1"/>
    <w:rPr>
      <w:rFonts w:ascii="Times New Roman" w:eastAsia="Times New Roman" w:hAnsi="Times New Roman" w:cs="David"/>
      <w:bCs/>
      <w:i/>
      <w:iCs/>
      <w:sz w:val="32"/>
      <w:szCs w:val="32"/>
      <w:u w:val="single"/>
      <w:lang w:eastAsia="he-IL"/>
    </w:rPr>
  </w:style>
  <w:style w:type="character" w:styleId="ad">
    <w:name w:val="page number"/>
    <w:basedOn w:val="a0"/>
    <w:rsid w:val="00370DA1"/>
  </w:style>
  <w:style w:type="paragraph" w:styleId="ae">
    <w:name w:val="Block Text"/>
    <w:basedOn w:val="a"/>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
    <w:name w:val="סגנון"/>
    <w:basedOn w:val="a"/>
    <w:next w:val="ae"/>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0">
    <w:name w:val="רשימה מימין"/>
    <w:basedOn w:val="11"/>
    <w:rsid w:val="00370DA1"/>
    <w:pPr>
      <w:ind w:left="540" w:hanging="540"/>
    </w:pPr>
    <w:rPr>
      <w:szCs w:val="22"/>
    </w:rPr>
  </w:style>
  <w:style w:type="paragraph" w:customStyle="1" w:styleId="af1">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2">
    <w:name w:val="Balloon Text"/>
    <w:basedOn w:val="a"/>
    <w:link w:val="af3"/>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3">
    <w:name w:val="טקסט בלונים תו"/>
    <w:basedOn w:val="a0"/>
    <w:link w:val="af2"/>
    <w:semiHidden/>
    <w:rsid w:val="00370DA1"/>
    <w:rPr>
      <w:rFonts w:ascii="Tahoma" w:eastAsia="Times New Roman" w:hAnsi="Tahoma" w:cs="Tahoma"/>
      <w:sz w:val="16"/>
      <w:szCs w:val="16"/>
      <w:lang w:eastAsia="he-IL"/>
    </w:rPr>
  </w:style>
  <w:style w:type="paragraph" w:customStyle="1" w:styleId="BodyTextIndent1">
    <w:name w:val="Body Text Indent1"/>
    <w:basedOn w:val="a"/>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370DA1"/>
    <w:rPr>
      <w:rFonts w:ascii="Times New Roman" w:eastAsia="Times New Roman" w:hAnsi="Times New Roman" w:cs="David"/>
      <w:sz w:val="24"/>
      <w:szCs w:val="24"/>
      <w:lang w:eastAsia="he-IL"/>
    </w:rPr>
  </w:style>
  <w:style w:type="paragraph" w:styleId="21">
    <w:name w:val="Body Text Indent 2"/>
    <w:basedOn w:val="a"/>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370DA1"/>
    <w:rPr>
      <w:rFonts w:ascii="Times New Roman" w:eastAsia="Times New Roman" w:hAnsi="Times New Roman" w:cs="David"/>
      <w:sz w:val="20"/>
      <w:szCs w:val="24"/>
      <w:lang w:eastAsia="he-IL"/>
    </w:rPr>
  </w:style>
  <w:style w:type="paragraph" w:styleId="af4">
    <w:name w:val="Document Map"/>
    <w:basedOn w:val="a"/>
    <w:link w:val="af5"/>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370DA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5"/>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a6"/>
    <w:link w:val="AutoFields"/>
    <w:rsid w:val="00F57198"/>
    <w:rPr>
      <w:rFonts w:ascii="David" w:hAnsi="David" w:cs="David"/>
      <w:color w:val="00B050"/>
      <w:sz w:val="20"/>
      <w:szCs w:val="24"/>
    </w:rPr>
  </w:style>
  <w:style w:type="numbering" w:customStyle="1" w:styleId="NoList2">
    <w:name w:val="No List2"/>
    <w:next w:val="a2"/>
    <w:semiHidden/>
    <w:rsid w:val="000B5DC0"/>
  </w:style>
  <w:style w:type="paragraph" w:styleId="af6">
    <w:name w:val="List Paragraph"/>
    <w:basedOn w:val="a"/>
    <w:uiPriority w:val="34"/>
    <w:qFormat/>
    <w:rsid w:val="00BD05C4"/>
    <w:pPr>
      <w:ind w:left="720"/>
      <w:contextualSpacing/>
    </w:pPr>
  </w:style>
  <w:style w:type="paragraph" w:customStyle="1" w:styleId="AutoField">
    <w:name w:val="AutoField"/>
    <w:basedOn w:val="a"/>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DF6A6B"/>
    <w:rPr>
      <w:rFonts w:ascii="Times New Roman" w:eastAsia="Times New Roman" w:hAnsi="Times New Roman" w:cs="David"/>
      <w:sz w:val="24"/>
      <w:szCs w:val="24"/>
      <w:lang w:eastAsia="he-IL"/>
    </w:rPr>
  </w:style>
  <w:style w:type="table" w:customStyle="1" w:styleId="13">
    <w:name w:val="רשת טבלה1"/>
    <w:basedOn w:val="a1"/>
    <w:next w:val="a8"/>
    <w:rsid w:val="00B17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a3"/>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a3"/>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a3"/>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a3"/>
              <w:rtl/>
            </w:rPr>
            <w:t>[רשות מקומית]</w:t>
          </w:r>
        </w:p>
      </w:docPartBody>
    </w:docPart>
    <w:docPart>
      <w:docPartPr>
        <w:name w:val="5A6D911B3CEA4DEB8E683C9AD1B28334"/>
        <w:category>
          <w:name w:val="General"/>
          <w:gallery w:val="placeholder"/>
        </w:category>
        <w:types>
          <w:type w:val="bbPlcHdr"/>
        </w:types>
        <w:behaviors>
          <w:behavior w:val="content"/>
        </w:behaviors>
        <w:guid w:val="{D5F8D830-77A7-4096-BD1F-08D0CD30EDC8}"/>
      </w:docPartPr>
      <w:docPartBody>
        <w:p w:rsidR="00037D50" w:rsidRDefault="00037D50">
          <w:r w:rsidRPr="00BA7C69">
            <w:rPr>
              <w:rStyle w:val="a3"/>
              <w:rtl/>
            </w:rPr>
            <w:t>[שם אתר]</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a3"/>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a3"/>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a3"/>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a3"/>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a3"/>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a3"/>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a3"/>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a3"/>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a3"/>
              <w:rtl/>
            </w:rPr>
            <w:t>[שם הפרויקט]</w:t>
          </w:r>
        </w:p>
      </w:docPartBody>
    </w:docPart>
    <w:docPart>
      <w:docPartPr>
        <w:name w:val="179548B69B044315A86E0621B4241CC2"/>
        <w:category>
          <w:name w:val="General"/>
          <w:gallery w:val="placeholder"/>
        </w:category>
        <w:types>
          <w:type w:val="bbPlcHdr"/>
        </w:types>
        <w:behaviors>
          <w:behavior w:val="content"/>
        </w:behaviors>
        <w:guid w:val="{A59F3F86-D542-4DB6-92F5-F4716602A628}"/>
      </w:docPartPr>
      <w:docPartBody>
        <w:p w:rsidR="00037D50" w:rsidRDefault="00037D50">
          <w:r w:rsidRPr="00BA7C69">
            <w:rPr>
              <w:rStyle w:val="a3"/>
              <w:rtl/>
            </w:rPr>
            <w:t>[היקף החוזה/נתוני עלות]</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a3"/>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a3"/>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a3"/>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a3"/>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a3"/>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a3"/>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a3"/>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a3"/>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a3"/>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a3"/>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a3"/>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a3"/>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a3"/>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a3"/>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a3"/>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a3"/>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a3"/>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a3"/>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a3"/>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a3"/>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a3"/>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a3"/>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a3"/>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a3"/>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a3"/>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a3"/>
              <w:rtl/>
            </w:rPr>
            <w:t>[שם ספק]</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a3"/>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a3"/>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37D50"/>
    <w:rsid w:val="00043178"/>
    <w:rsid w:val="00135E8C"/>
    <w:rsid w:val="00175749"/>
    <w:rsid w:val="001B5A10"/>
    <w:rsid w:val="002E4440"/>
    <w:rsid w:val="003E2F1D"/>
    <w:rsid w:val="006865A5"/>
    <w:rsid w:val="006B0147"/>
    <w:rsid w:val="00774A49"/>
    <w:rsid w:val="007A56EA"/>
    <w:rsid w:val="008F590B"/>
    <w:rsid w:val="00A3542E"/>
    <w:rsid w:val="00B01448"/>
    <w:rsid w:val="00B6041C"/>
    <w:rsid w:val="00C470D4"/>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0144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6D7472418E54181B9301B28531DCBA5">
    <w:name w:val="F6D7472418E54181B9301B28531DCBA5"/>
    <w:rsid w:val="00037D50"/>
    <w:pPr>
      <w:bidi/>
    </w:p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5E433C7FCB0C4EC9A13FA44BE3CFFD9E">
    <w:name w:val="5E433C7FCB0C4EC9A13FA44BE3CFFD9E"/>
    <w:rsid w:val="006B0147"/>
    <w:pPr>
      <w:bidi/>
    </w:pPr>
  </w:style>
  <w:style w:type="paragraph" w:customStyle="1" w:styleId="3BCD510C03294616A442BE11C5AE1F80">
    <w:name w:val="3BCD510C03294616A442BE11C5AE1F80"/>
    <w:rsid w:val="006B0147"/>
    <w:pPr>
      <w:bidi/>
    </w:pPr>
  </w:style>
  <w:style w:type="paragraph" w:customStyle="1" w:styleId="E93C56E16D024DCE9666778355267C5F">
    <w:name w:val="E93C56E16D024DCE9666778355267C5F"/>
    <w:rsid w:val="001B5A10"/>
    <w:pPr>
      <w:bidi/>
    </w:pPr>
  </w:style>
  <w:style w:type="paragraph" w:customStyle="1" w:styleId="E366468ADD5D436DB52143A3B29A3E74">
    <w:name w:val="E366468ADD5D436DB52143A3B29A3E74"/>
    <w:rsid w:val="001B5A10"/>
    <w:pPr>
      <w:bidi/>
    </w:pPr>
  </w:style>
  <w:style w:type="paragraph" w:customStyle="1" w:styleId="6220EF5F45D24400AF37D9455CF088BD">
    <w:name w:val="6220EF5F45D24400AF37D9455CF088BD"/>
    <w:rsid w:val="001B5A10"/>
    <w:pPr>
      <w:bidi/>
    </w:pPr>
  </w:style>
  <w:style w:type="paragraph" w:customStyle="1" w:styleId="4F33C7DDA5834B6186E27338F4098AA1">
    <w:name w:val="4F33C7DDA5834B6186E27338F4098AA1"/>
    <w:rsid w:val="001B5A10"/>
    <w:pPr>
      <w:bidi/>
    </w:pPr>
  </w:style>
  <w:style w:type="paragraph" w:customStyle="1" w:styleId="7ABDF2F55F8B4BACB1F1FFDA5BE8C151">
    <w:name w:val="7ABDF2F55F8B4BACB1F1FFDA5BE8C151"/>
    <w:rsid w:val="001B5A10"/>
    <w:pPr>
      <w:bidi/>
    </w:pPr>
  </w:style>
  <w:style w:type="paragraph" w:customStyle="1" w:styleId="D17339A738BE4F62BA54BDE69BD26AFE">
    <w:name w:val="D17339A738BE4F62BA54BDE69BD26AFE"/>
    <w:rsid w:val="001B5A10"/>
    <w:pPr>
      <w:bidi/>
    </w:pPr>
  </w:style>
  <w:style w:type="paragraph" w:customStyle="1" w:styleId="827D84C1620F477E88571C169116E0F4">
    <w:name w:val="827D84C1620F477E88571C169116E0F4"/>
    <w:rsid w:val="001B5A10"/>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69745E77356240B284914E1953A06FCA">
    <w:name w:val="69745E77356240B284914E1953A06FCA"/>
    <w:rsid w:val="001B5A10"/>
    <w:pPr>
      <w:bidi/>
    </w:pPr>
  </w:style>
  <w:style w:type="paragraph" w:customStyle="1" w:styleId="12733A4347784BB39233A2C48F165AEE">
    <w:name w:val="12733A4347784BB39233A2C48F165AEE"/>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D81D5074B69149A08C692914D963953A">
    <w:name w:val="D81D5074B69149A08C692914D963953A"/>
    <w:rsid w:val="001B5A10"/>
    <w:pPr>
      <w:bidi/>
    </w:pPr>
  </w:style>
  <w:style w:type="paragraph" w:customStyle="1" w:styleId="C89C0B8BC75348FE871AD75FEBA74A73">
    <w:name w:val="C89C0B8BC75348FE871AD75FEBA74A73"/>
    <w:rsid w:val="003E2F1D"/>
    <w:pPr>
      <w:bidi/>
    </w:pPr>
  </w:style>
  <w:style w:type="paragraph" w:customStyle="1" w:styleId="32EFB310590B4EA98EBB019EEEF32319">
    <w:name w:val="32EFB310590B4EA98EBB019EEEF32319"/>
    <w:rsid w:val="003E2F1D"/>
    <w:pPr>
      <w:bidi/>
    </w:pPr>
  </w:style>
  <w:style w:type="paragraph" w:customStyle="1" w:styleId="464D4B2A2EB54EE4AF74479455C647D4">
    <w:name w:val="464D4B2A2EB54EE4AF74479455C647D4"/>
    <w:rsid w:val="003E2F1D"/>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723BB7C5CF384F249FACC258FE225349">
    <w:name w:val="723BB7C5CF384F249FACC258FE225349"/>
    <w:rsid w:val="00C470D4"/>
    <w:pPr>
      <w:bidi/>
    </w:pPr>
  </w:style>
  <w:style w:type="paragraph" w:customStyle="1" w:styleId="087A4928B1994EE49698861E6D5A2F96">
    <w:name w:val="087A4928B1994EE49698861E6D5A2F96"/>
    <w:rsid w:val="00C470D4"/>
    <w:pPr>
      <w:bidi/>
    </w:pPr>
  </w:style>
  <w:style w:type="paragraph" w:customStyle="1" w:styleId="28039AFEF9CF4EA9B8FB6BB184FE1753">
    <w:name w:val="28039AFEF9CF4EA9B8FB6BB184FE1753"/>
    <w:rsid w:val="00C470D4"/>
    <w:pPr>
      <w:bidi/>
    </w:pPr>
  </w:style>
  <w:style w:type="paragraph" w:customStyle="1" w:styleId="A5E768611C684109B7CD90F900436FD2">
    <w:name w:val="A5E768611C684109B7CD90F900436FD2"/>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 w:type="paragraph" w:customStyle="1" w:styleId="3B23CCA487C64859A5AA72C7B6D82C1B">
    <w:name w:val="3B23CCA487C64859A5AA72C7B6D82C1B"/>
    <w:rsid w:val="00B01448"/>
    <w:pPr>
      <w:bidi/>
    </w:pPr>
  </w:style>
  <w:style w:type="paragraph" w:customStyle="1" w:styleId="21F2277FF30149169436B865C40A68FD">
    <w:name w:val="21F2277FF30149169436B865C40A68FD"/>
    <w:rsid w:val="00B01448"/>
    <w:pPr>
      <w:bidi/>
    </w:pPr>
  </w:style>
  <w:style w:type="paragraph" w:customStyle="1" w:styleId="4A36096EB1D64A53941DE757F4E172F9">
    <w:name w:val="4A36096EB1D64A53941DE757F4E172F9"/>
    <w:rsid w:val="00B0144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906C03CA-5397-4DB0-A6E2-39FD9992771F}"/>
</file>

<file path=customXml/itemProps4.xml><?xml version="1.0" encoding="utf-8"?>
<ds:datastoreItem xmlns:ds="http://schemas.openxmlformats.org/officeDocument/2006/customXml" ds:itemID="{A4C959FB-46B1-4D0E-9F5C-CAC9D129EC5E}"/>
</file>

<file path=customXml/itemProps5.xml><?xml version="1.0" encoding="utf-8"?>
<ds:datastoreItem xmlns:ds="http://schemas.openxmlformats.org/officeDocument/2006/customXml" ds:itemID="{9B9C7414-3D91-4F58-B4F3-76C53753B420}"/>
</file>

<file path=customXml/itemProps6.xml><?xml version="1.0" encoding="utf-8"?>
<ds:datastoreItem xmlns:ds="http://schemas.openxmlformats.org/officeDocument/2006/customXml" ds:itemID="{388C9E8F-D2E0-4E1B-AC17-73AD2CECF1AB}"/>
</file>

<file path=docProps/app.xml><?xml version="1.0" encoding="utf-8"?>
<Properties xmlns="http://schemas.openxmlformats.org/officeDocument/2006/extended-properties" xmlns:vt="http://schemas.openxmlformats.org/officeDocument/2006/docPropsVTypes">
  <Template>Normal</Template>
  <TotalTime>5</TotalTime>
  <Pages>39</Pages>
  <Words>11300</Words>
  <Characters>56502</Characters>
  <Application>Microsoft Office Word</Application>
  <DocSecurity>0</DocSecurity>
  <Lines>470</Lines>
  <Paragraphs>135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2021-11-17T10:21:00Z</dcterms:created>
  <dcterms:modified xsi:type="dcterms:W3CDTF">2021-11-17T10:26:00Z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c0f70b3d-93ed-4962-ac83-2fd510105d2b</vt:lpwstr>
  </property>
</Properties>
</file>