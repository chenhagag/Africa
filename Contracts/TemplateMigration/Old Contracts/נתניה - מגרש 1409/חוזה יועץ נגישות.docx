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31F7A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EF7DB9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B0736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6A47393D" wp14:editId="496BB612">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D48ACD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81C375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848A2E"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B5E4AC"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126BC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46BDB4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C50181"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D7A21A"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72C38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C48E54"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194F666" w14:textId="77777777" w:rsidR="00FC5090" w:rsidRPr="008E610C" w:rsidRDefault="0050717D"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דקל רוקבן" w:date="2021-11-21T11:03:00Z">
            <w:r>
              <w:rPr>
                <w:rFonts w:ascii="Times New Roman" w:eastAsia="Times New Roman" w:hAnsi="Times New Roman" w:cs="David"/>
                <w:bCs/>
                <w:color w:val="00B0F0"/>
                <w:sz w:val="24"/>
                <w:szCs w:val="24"/>
                <w:u w:val="single"/>
                <w:rtl/>
                <w:lang w:eastAsia="he-IL"/>
              </w:rPr>
              <w:t>נתניה - מגרש 1409</w:t>
            </w:r>
          </w:ins>
        </w:p>
      </w:sdtContent>
    </w:sdt>
    <w:p w14:paraId="4ABD5E47" w14:textId="77777777" w:rsidR="00FC5090" w:rsidRPr="008E610C" w:rsidRDefault="0050717D"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דקל רוקבן" w:date="2021-11-21T11:07:00Z">
        <w:r>
          <w:rPr>
            <w:rFonts w:ascii="Times New Roman" w:eastAsia="Times New Roman" w:hAnsi="Times New Roman" w:cs="David" w:hint="cs"/>
            <w:bCs/>
            <w:color w:val="00B0F0"/>
            <w:sz w:val="24"/>
            <w:szCs w:val="24"/>
            <w:u w:val="single"/>
            <w:rtl/>
            <w:lang w:eastAsia="he-IL"/>
          </w:rPr>
          <w:t>על</w:t>
        </w:r>
      </w:ins>
    </w:p>
    <w:p w14:paraId="5DD69E9D"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D8FC3A8"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F51B69B"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5CD74973"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A29A54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59EB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96556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572D7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78921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893E1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1EF77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08F35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6C194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12E6D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2F112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B2352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ECCA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EECDB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566FD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0CA7A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89704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4A1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C3E42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14003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57FEE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9B9D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2" w:name="_GoBack"/>
    </w:p>
    <w:bookmarkEnd w:id="2"/>
    <w:p w14:paraId="68BC5DD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623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8D77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3EC10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7FDBA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1B1CE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3F3034A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7603AF1"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Content>
          <w:ins w:id="3" w:author="דקל רוקבן" w:date="2021-11-21T11:04:00Z">
            <w:r w:rsidR="0050717D">
              <w:rPr>
                <w:rFonts w:ascii="Times New Roman" w:eastAsia="Times New Roman" w:hAnsi="Times New Roman" w:cs="David" w:hint="cs"/>
                <w:color w:val="800080"/>
                <w:sz w:val="24"/>
                <w:szCs w:val="24"/>
                <w:rtl/>
                <w:lang w:eastAsia="he-IL"/>
              </w:rPr>
              <w:t>‏01/01/2021</w:t>
            </w:r>
          </w:ins>
        </w:sdtContent>
      </w:sdt>
    </w:p>
    <w:p w14:paraId="01C1EE58"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07E161B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C6D6DDC"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1C8859"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0AA79D92" w14:textId="77777777" w:rsidR="00FC5090" w:rsidRDefault="00186A3F"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 w:author="דקל רוקבן" w:date="2021-11-21T11:04:00Z">
            <w:r w:rsidR="0050717D">
              <w:rPr>
                <w:rFonts w:ascii="Times New Roman" w:eastAsia="Times New Roman" w:hAnsi="Times New Roman" w:cs="David"/>
                <w:color w:val="00B0F0"/>
                <w:sz w:val="24"/>
                <w:szCs w:val="24"/>
                <w:rtl/>
                <w:lang w:eastAsia="he-IL"/>
              </w:rPr>
              <w:br/>
              <w:t>אפריקה ישראל מגורים בע"מ</w:t>
            </w:r>
            <w:r w:rsidR="0050717D">
              <w:rPr>
                <w:rFonts w:ascii="Times New Roman" w:eastAsia="Times New Roman" w:hAnsi="Times New Roman" w:cs="David"/>
                <w:color w:val="00B0F0"/>
                <w:sz w:val="24"/>
                <w:szCs w:val="24"/>
                <w:rtl/>
                <w:lang w:eastAsia="he-IL"/>
              </w:rPr>
              <w:br/>
              <w:t>יוני נתניהו 1 ג' אור יהודה</w:t>
            </w:r>
            <w:r w:rsidR="0050717D">
              <w:rPr>
                <w:rFonts w:ascii="Times New Roman" w:eastAsia="Times New Roman" w:hAnsi="Times New Roman" w:cs="David"/>
                <w:color w:val="00B0F0"/>
                <w:sz w:val="24"/>
                <w:szCs w:val="24"/>
                <w:rtl/>
                <w:lang w:eastAsia="he-IL"/>
              </w:rPr>
              <w:br/>
              <w:t>מ.ז 52-003476-0</w:t>
            </w:r>
            <w:r w:rsidR="0050717D">
              <w:rPr>
                <w:rFonts w:ascii="Times New Roman" w:eastAsia="Times New Roman" w:hAnsi="Times New Roman" w:cs="David"/>
                <w:color w:val="00B0F0"/>
                <w:sz w:val="24"/>
                <w:szCs w:val="24"/>
                <w:rtl/>
                <w:lang w:eastAsia="he-IL"/>
              </w:rPr>
              <w:br/>
            </w:r>
          </w:ins>
        </w:sdtContent>
      </w:sdt>
      <w:r w:rsidR="00FC5090" w:rsidRPr="009C6F6C">
        <w:rPr>
          <w:rFonts w:ascii="Times New Roman" w:eastAsia="Times New Roman" w:hAnsi="Times New Roman" w:cs="David" w:hint="cs"/>
          <w:sz w:val="20"/>
          <w:szCs w:val="24"/>
          <w:rtl/>
          <w:lang w:eastAsia="he-IL"/>
        </w:rPr>
        <w:t xml:space="preserve"> </w:t>
      </w:r>
    </w:p>
    <w:p w14:paraId="5B549858"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57654B8C"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6410230F"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A1DD130"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44EEF70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E86AFAA" w14:textId="77777777" w:rsidR="00FC5090" w:rsidRDefault="00186A3F"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5" w:author="דקל רוקבן" w:date="2021-11-21T11:10:00Z">
            <w:r w:rsidR="0050717D">
              <w:rPr>
                <w:rStyle w:val="a7"/>
                <w:color w:val="00B0F0"/>
                <w:rtl/>
              </w:rPr>
              <w:br/>
              <w:t>על בטוח בע"מ</w:t>
            </w:r>
            <w:r w:rsidR="0050717D">
              <w:rPr>
                <w:rStyle w:val="a7"/>
                <w:color w:val="00B0F0"/>
                <w:rtl/>
              </w:rPr>
              <w:br/>
              <w:t>העבודה 11, ראש העין</w:t>
            </w:r>
            <w:r w:rsidR="0050717D">
              <w:rPr>
                <w:rStyle w:val="a7"/>
                <w:color w:val="00B0F0"/>
                <w:rtl/>
              </w:rPr>
              <w:br/>
            </w:r>
            <w:r w:rsidR="0050717D">
              <w:rPr>
                <w:rStyle w:val="a7"/>
                <w:color w:val="00B0F0"/>
                <w:rtl/>
              </w:rPr>
              <w:br/>
            </w:r>
          </w:ins>
        </w:sdtContent>
      </w:sdt>
    </w:p>
    <w:p w14:paraId="300DDF7B"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1F43398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71034463"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5638154"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756534A0"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46A0D868"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239AF868"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0B387378"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FB2733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4BFB272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18D32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3C69B23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3DE7F98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5C4CF8"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B017DE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486037"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A9FC82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CED737"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50232F4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D9FE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75F49B9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4402637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2AADFA0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5DFB24"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378860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BB38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6726A0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5B445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7E5ACD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7C8D4AC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37BA8E9"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A0BD8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6B2EC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1EF596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5645593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7DB2C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1A3FAA66"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1778D071"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0E13A2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2B81698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1EBA14B8"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3B9A4E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63F8AF8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6738871"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2946372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05BFE1A4"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2D4002B5"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0BB4A117"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B949FD6"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FC49C38"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34AA1B7D"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7CED49B9"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36322AB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3D9D15D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E5B491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1F0F165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20D83F6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3041BD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6FAC07E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35B70C3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A5D87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012BF4C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E5A882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4227194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710203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7544F01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70BC9E9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0F1DE6A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09261A4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5CB544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346C5DD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C58D03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6393A1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C75F88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64CBC55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785E1E80"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4DC4FF6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1987B3D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060C192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192CB36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62EC050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138AED9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53C964D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702F562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9C6F6C">
        <w:rPr>
          <w:rFonts w:ascii="Times New Roman" w:eastAsia="Times New Roman" w:hAnsi="Times New Roman" w:cs="David"/>
          <w:sz w:val="20"/>
          <w:szCs w:val="24"/>
          <w:rtl/>
          <w:lang w:eastAsia="he-IL"/>
        </w:rPr>
        <w:lastRenderedPageBreak/>
        <w:t xml:space="preserve">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630967F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7AE65F5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2E4B36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4AC3106B"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3859B3E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6457BFB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1562DA0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C52EC67"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443E53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BBC3E0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1FA35E7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596CCF1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E5215A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6E156F26"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4755E99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45EEDEC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77E6715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5E96A451"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42A9A8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01781F5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785719B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40820B1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7EFA08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1EED757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16BF3E3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1C215A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4DC65DF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4E0EED6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2DB72047"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55E07A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6359676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77E1391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w:t>
      </w:r>
      <w:r w:rsidRPr="009C6F6C">
        <w:rPr>
          <w:rFonts w:ascii="Times New Roman" w:eastAsia="Times New Roman" w:hAnsi="Times New Roman" w:cs="David"/>
          <w:sz w:val="20"/>
          <w:szCs w:val="24"/>
          <w:rtl/>
          <w:lang w:eastAsia="he-IL"/>
        </w:rPr>
        <w:lastRenderedPageBreak/>
        <w:t xml:space="preserve">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1658945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5F402EEA"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3C54A844"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6C809B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1328FF6E"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6DBEBEA"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5DF6386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49DE19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688A5CB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1F1435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558E2E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1E04C9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8BAAA73"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6C29D01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1B222701"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83F2104"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w:t>
      </w:r>
      <w:r w:rsidRPr="00013687">
        <w:rPr>
          <w:rFonts w:eastAsia="Times New Roman" w:cs="David" w:hint="cs"/>
          <w:color w:val="auto"/>
          <w:szCs w:val="24"/>
          <w:rtl/>
        </w:rPr>
        <w:lastRenderedPageBreak/>
        <w:t>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78E24D26"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CB69B93"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47B181E"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158F5D7"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CDC02C2"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62BB85"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C0BEA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25EBE4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7B6405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5CF63A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02F0F4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86907A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0587A9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D64266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6215F88"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95ACDC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B944DC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3790EB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63604CD"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1631E83"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29672F7"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0C52C72"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0746EC8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46ECE31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08D0C05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B6FEBC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1FB4014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57A233D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w:t>
      </w:r>
      <w:r w:rsidRPr="009C6F6C">
        <w:rPr>
          <w:rFonts w:ascii="Times New Roman" w:eastAsia="Times New Roman" w:hAnsi="Times New Roman" w:cs="David"/>
          <w:sz w:val="20"/>
          <w:szCs w:val="24"/>
          <w:rtl/>
          <w:lang w:eastAsia="he-IL"/>
        </w:rPr>
        <w:lastRenderedPageBreak/>
        <w:t>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04ACD080"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74C773D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22B4324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75F8F38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AA27A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63F641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8EEAA0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76FEB8D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505331F"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5386F63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BA08088"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576FD877"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78D03F3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6815459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31AB4CE"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0296F03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38B5735"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439D808C"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0C5941D2"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573EC94A"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1EBCF7F9"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5281C800"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7E278D9"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2642F64C"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71EF96C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0F79247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3578DBF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789AB04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16953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0BD1E59"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241FCC6"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88AF380"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5AC387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4AFFD5B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53B6EA8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B5032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3EAC7E2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A719614"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29788A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3A6182F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49EB49E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627DFD0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1660C98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A207E5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6B9C775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6C9B68B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210C6D1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74C147D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35EE106C"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08F8C8E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4B3F9B82"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623DAB6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72E5A52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6EFE7481"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2C86BE1"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4DDF69A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0EE63B5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317F272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אי קיום של תנאי </w:t>
      </w:r>
      <w:r w:rsidRPr="009C6F6C">
        <w:rPr>
          <w:rFonts w:ascii="Times New Roman" w:eastAsia="Times New Roman" w:hAnsi="Times New Roman" w:cs="David"/>
          <w:sz w:val="20"/>
          <w:szCs w:val="24"/>
          <w:rtl/>
          <w:lang w:eastAsia="he-IL"/>
        </w:rPr>
        <w:lastRenderedPageBreak/>
        <w:t>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760D3BD5"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74BD5D9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1FBBD2B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038F187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23A93A6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2E319632"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3F5BD8C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1981140"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01DA9E9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3B03C91F"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B478D2C"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2FF9279"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1A2FC5B"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4B80514"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2A797D3"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2783F0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4A171DC0"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3DD34A6"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0839C5B6" w14:textId="77777777"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דקל רוקבן" w:date="2021-11-21T11:10:00Z">
            <w:r w:rsidR="0050717D">
              <w:rPr>
                <w:rFonts w:ascii="Times New Roman" w:eastAsia="Times New Roman" w:hAnsi="Times New Roman" w:cs="David" w:hint="cs"/>
                <w:sz w:val="20"/>
                <w:szCs w:val="24"/>
                <w:rtl/>
                <w:lang w:eastAsia="he-IL"/>
              </w:rPr>
              <w:t>על בטוח בע"מ</w:t>
            </w:r>
          </w:ins>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7" w:author="דקל רוקבן" w:date="2021-11-21T11:04:00Z">
            <w:r w:rsidR="0050717D" w:rsidRPr="00F3672F">
              <w:rPr>
                <w:rStyle w:val="a7"/>
                <w:rtl/>
              </w:rPr>
              <w:t>[שם צד א]</w:t>
            </w:r>
          </w:ins>
        </w:sdtContent>
      </w:sdt>
    </w:p>
    <w:p w14:paraId="2B627EE8"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7CAB4F10"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53050F46"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0427D104"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068A3F1A"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A3883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CAD4933"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EDDEB3E"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29673F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0EBA2FF"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AD8E96E"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5E7FDDCD"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6A6CEE3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FFABD24"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370B2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דקל רוקבן" w:date="2021-11-21T11:03:00Z">
            <w:r w:rsidR="0050717D">
              <w:rPr>
                <w:rFonts w:ascii="Times New Roman" w:eastAsia="Times New Roman" w:hAnsi="Times New Roman" w:cs="David" w:hint="cs"/>
                <w:color w:val="00B0F0"/>
                <w:sz w:val="24"/>
                <w:szCs w:val="24"/>
                <w:rtl/>
                <w:lang w:eastAsia="he-IL"/>
              </w:rPr>
              <w:t>נתניה</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FC5090">
            <w:rPr>
              <w:color w:val="00B0F0"/>
              <w:rtl/>
            </w:rPr>
            <w:t>[שם אתר]</w:t>
          </w:r>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דקל רוקבן" w:date="2021-11-21T11:03:00Z">
            <w:r w:rsidR="0050717D">
              <w:rPr>
                <w:rFonts w:ascii="Times New Roman" w:eastAsia="Times New Roman" w:hAnsi="Times New Roman" w:cs="David" w:hint="cs"/>
                <w:color w:val="00B0F0"/>
                <w:sz w:val="24"/>
                <w:szCs w:val="24"/>
                <w:rtl/>
              </w:rPr>
              <w:t>נתניה - מגרש 1409</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7B2F75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C76BD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0" w:author="דקל רוקבן" w:date="2021-11-21T11:12:00Z">
            <w:r w:rsidR="0050717D">
              <w:rPr>
                <w:rFonts w:ascii="Times New Roman" w:eastAsia="Times New Roman" w:hAnsi="Times New Roman" w:cs="David" w:hint="cs"/>
                <w:color w:val="008000"/>
                <w:sz w:val="24"/>
                <w:szCs w:val="24"/>
                <w:rtl/>
              </w:rPr>
              <w:t>נת / 556 / ב / 1</w:t>
            </w:r>
          </w:ins>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1" w:author="דקל רוקבן" w:date="2021-11-21T11:12:00Z">
            <w:r w:rsidR="0050717D">
              <w:rPr>
                <w:rFonts w:ascii="Times New Roman" w:eastAsia="Times New Roman" w:hAnsi="Times New Roman" w:cs="David" w:hint="cs"/>
                <w:sz w:val="24"/>
                <w:szCs w:val="24"/>
                <w:rtl/>
                <w:lang w:eastAsia="he-IL"/>
              </w:rPr>
              <w:t>8256</w:t>
            </w:r>
          </w:ins>
        </w:sdtContent>
      </w:sdt>
      <w:r w:rsidRPr="00FC5090">
        <w:rPr>
          <w:rFonts w:ascii="Times New Roman" w:eastAsia="Times New Roman" w:hAnsi="Times New Roman" w:cs="David" w:hint="cs"/>
          <w:sz w:val="24"/>
          <w:szCs w:val="24"/>
          <w:rtl/>
          <w:lang w:eastAsia="he-IL"/>
        </w:rPr>
        <w:t>.</w:t>
      </w:r>
    </w:p>
    <w:p w14:paraId="68820FD8"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0A6B665"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B0343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2" w:author="דקל רוקבן" w:date="2021-11-21T11:03:00Z">
            <w:r w:rsidR="0050717D">
              <w:rPr>
                <w:rFonts w:ascii="Times New Roman" w:eastAsia="Times New Roman" w:hAnsi="Times New Roman" w:cs="David" w:hint="cs"/>
                <w:color w:val="008000"/>
                <w:sz w:val="24"/>
                <w:szCs w:val="24"/>
                <w:rtl/>
              </w:rPr>
              <w:t>נתניה</w:t>
            </w:r>
          </w:ins>
        </w:sdtContent>
      </w:sdt>
      <w:r w:rsidRPr="00FC5090">
        <w:rPr>
          <w:rFonts w:ascii="Times New Roman" w:eastAsia="Times New Roman" w:hAnsi="Times New Roman" w:cs="David" w:hint="cs"/>
          <w:color w:val="008000"/>
          <w:sz w:val="24"/>
          <w:szCs w:val="24"/>
          <w:rtl/>
        </w:rPr>
        <w:t>.</w:t>
      </w:r>
    </w:p>
    <w:p w14:paraId="60D098B8"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D7FAA3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65B255A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8DA93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3" w:author="דקל רוקבן" w:date="2021-11-21T11:12:00Z">
            <w:r w:rsidR="0050717D">
              <w:rPr>
                <w:rFonts w:ascii="Times New Roman" w:eastAsia="Times New Roman" w:hAnsi="Times New Roman" w:cs="David" w:hint="cs"/>
                <w:sz w:val="24"/>
                <w:szCs w:val="24"/>
                <w:rtl/>
                <w:lang w:eastAsia="he-IL"/>
              </w:rPr>
              <w:t>דקל רוקבן</w:t>
            </w:r>
          </w:ins>
        </w:sdtContent>
      </w:sdt>
    </w:p>
    <w:p w14:paraId="26A05A0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0AA6BDF"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4F9461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7A02D8C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42AD12"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FC5090">
            <w:rPr>
              <w:color w:val="00B0F0"/>
              <w:rtl/>
            </w:rPr>
            <w:t>[שדה נוסף 4]</w:t>
          </w:r>
        </w:sdtContent>
      </w:sdt>
    </w:p>
    <w:p w14:paraId="4AF66BAC"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6A8D810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C81D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FC5090">
            <w:rPr>
              <w:color w:val="00B0F0"/>
              <w:rtl/>
            </w:rPr>
            <w:t>[שדה נוסף 6]</w:t>
          </w:r>
        </w:sdtContent>
      </w:sdt>
    </w:p>
    <w:p w14:paraId="7C2E4F8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DC4E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0067000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78AB91"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525A94CB"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780B240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E71E78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52CAF3F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4EFD213E"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FF1264E"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38AB63EE" w14:textId="77777777" w:rsidTr="00FC5090">
        <w:tc>
          <w:tcPr>
            <w:tcW w:w="3366" w:type="dxa"/>
          </w:tcPr>
          <w:p w14:paraId="415775EC" w14:textId="77777777" w:rsidR="00FC5090" w:rsidRPr="00FC5090" w:rsidRDefault="00186A3F"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C5090" w:rsidRPr="00FC5090">
                  <w:rPr>
                    <w:color w:val="00B0F0"/>
                    <w:rtl/>
                  </w:rPr>
                  <w:t>[אחוז השתתפות צד א]</w:t>
                </w:r>
              </w:sdtContent>
            </w:sdt>
          </w:p>
          <w:p w14:paraId="5353B4AD"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4D4737CC" w14:textId="77777777" w:rsidR="00FC5090" w:rsidRPr="00FC5090" w:rsidRDefault="00FC5090" w:rsidP="00FC5090">
            <w:pPr>
              <w:widowControl w:val="0"/>
              <w:spacing w:before="0" w:beforeAutospacing="0" w:after="0" w:afterAutospacing="0" w:line="240" w:lineRule="auto"/>
              <w:ind w:left="720"/>
              <w:outlineLvl w:val="2"/>
            </w:pPr>
          </w:p>
          <w:p w14:paraId="40347CFA"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225648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F8E31F6"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5D1F7691"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B148E77"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7EAA3362"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28233BB"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380773F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10F874D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26A73918"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7846112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330CF14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129181E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7331ECA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5D50020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6169C3A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31835E4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17C441EE"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5F21F82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353A3FA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16A8755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57AB0AC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57C99BFB"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6C71D9A7"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66B7C3F7"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32E5D4F1"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626DED8"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C3FCE47"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06D92A0D"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542EE74C"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266C3FC1"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1D68D3B"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3EF4DA2A"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52624CE8"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202D3D5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297236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7B34DB8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35D60EE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70077EE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4" w:name="OLE_LINK1"/>
      <w:bookmarkStart w:id="15"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14"/>
    <w:bookmarkEnd w:id="15"/>
    <w:p w14:paraId="6A9B3CFA"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607F285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93BBCE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53CA5982"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14D8B28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5845F13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E445ED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6FF83CD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21430E4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24876B2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7A27455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4F9CB41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9B68058"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79669891"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6FF7E264"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13B50FF1"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lastRenderedPageBreak/>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24313C89"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0FEC1F2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073C44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243EB37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4778884"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48BCF0D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13704D7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56595EA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3D91B10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1941D48E"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0D84121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1EB6F9A3"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C93B0AA"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78ED4A6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24CAAA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23AF8DF"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7B6A4BB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37E6A67C"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268DAD2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שילוב הפיקוח העליון עם שאר היועצים.</w:t>
      </w:r>
    </w:p>
    <w:p w14:paraId="24387D4C"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262B951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7102797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06FA2D8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46B1A4E1"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280F29D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8C54910"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390E5D8"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18CE730D"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43207CA2"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505A348F"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2F9F2665"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790BF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570A485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08657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7CE8C20A"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086905C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400E6400"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031F3842"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FBDF0C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14CBC47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83DBBF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2361A4D1"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3FC9979"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3C98B5F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98973B6"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3928E2B0"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08D3E0B"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75923077"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045A4AD5"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16F57BC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6299AC06"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3C694742"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2DDF8A17"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73C16965"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5DF54E1C"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26C2834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0F33255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82C5FA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195F97B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34B0FF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71B0F03D"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BFD4F1F"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FD12584"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598F6D9"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84297A8"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C0E40C"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3BF955EF"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6286C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49D9F2D6"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4945D475"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16F468BE"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9630B81"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27BD1C7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CFA01CF"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3E24305A"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0D5FB17C"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B288BC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4D87582A"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5C4E1B4C"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3B7A1CDC"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56B1ED20"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E2D03A"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6" w:author="דקל רוקבן" w:date="2021-11-21T11:11:00Z">
            <w:r w:rsidR="0050717D">
              <w:rPr>
                <w:rFonts w:hint="cs"/>
                <w:color w:val="008000"/>
                <w:rtl/>
              </w:rPr>
              <w:t>מדד המחירים לצרכן</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7" w:author="דקל רוקבן" w:date="2021-11-21T11:11:00Z">
            <w:r w:rsidR="0050717D">
              <w:rPr>
                <w:rFonts w:hint="cs"/>
                <w:color w:val="008000"/>
                <w:rtl/>
              </w:rPr>
              <w:t>ידוע</w:t>
            </w:r>
          </w:ins>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Content>
          <w:ins w:id="18" w:author="דקל רוקבן" w:date="2021-11-21T11:11:00Z">
            <w:r w:rsidR="0050717D">
              <w:rPr>
                <w:rFonts w:hint="cs"/>
                <w:color w:val="008000"/>
                <w:rtl/>
              </w:rPr>
              <w:t>‏15/12/2020</w:t>
            </w:r>
          </w:ins>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9" w:author="דקל רוקבן" w:date="2021-11-21T11:11:00Z">
            <w:r w:rsidR="0050717D">
              <w:rPr>
                <w:rFonts w:hint="cs"/>
                <w:color w:val="008000"/>
                <w:rtl/>
              </w:rPr>
              <w:t>223.3374</w:t>
            </w:r>
          </w:ins>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525AEE40"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0572FB67"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272342F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ECD899A"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7E249A6E"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D4564B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4A35E34D"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05DCF80"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79EE22C2"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3FB874B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2261B33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9245989"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228BA47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6231AFA4"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272BFFD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5E01DB93"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085190C4"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C2B5412"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6544F819"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21EED4D0"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62670175"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24AFD3CD"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085D2157"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77D4AD1E"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35023FAD"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20" w:author="דקל רוקבן" w:date="2021-11-21T11:04:00Z">
            <w:r w:rsidR="0050717D">
              <w:rPr>
                <w:rFonts w:ascii="Times New Roman" w:eastAsia="Times New Roman" w:hAnsi="Times New Roman" w:cs="David" w:hint="cs"/>
                <w:color w:val="008000"/>
                <w:sz w:val="24"/>
                <w:szCs w:val="24"/>
                <w:rtl/>
                <w:lang w:eastAsia="he-IL"/>
              </w:rPr>
              <w:t>‏01/01/2021</w:t>
            </w:r>
          </w:ins>
        </w:sdtContent>
      </w:sdt>
      <w:r w:rsidRPr="00FA2003">
        <w:rPr>
          <w:rFonts w:ascii="Times New Roman" w:eastAsia="Times New Roman" w:hAnsi="Times New Roman" w:cs="David" w:hint="cs"/>
          <w:bCs/>
          <w:color w:val="FF0000"/>
          <w:sz w:val="24"/>
          <w:szCs w:val="24"/>
          <w:rtl/>
          <w:lang w:eastAsia="he-IL"/>
        </w:rPr>
        <w:br/>
      </w:r>
    </w:p>
    <w:p w14:paraId="3251995A"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F74F2CD" w14:textId="77777777" w:rsidR="00FA2003" w:rsidRPr="00FA2003" w:rsidRDefault="0050717D"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1" w:author="דקל רוקבן" w:date="2021-11-21T11:04: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44938BE6"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B6ABFE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795120D0"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864BD61"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0BC208C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7B2A1"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46EC9963"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C54F11"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6" w:author="דקל רוקבן" w:date="2021-11-21T11:03:00Z">
            <w:r w:rsidR="0050717D">
              <w:rPr>
                <w:rFonts w:ascii="Times New Roman" w:eastAsia="Times New Roman" w:hAnsi="Times New Roman" w:cs="David" w:hint="cs"/>
                <w:bCs/>
                <w:color w:val="008000"/>
                <w:sz w:val="24"/>
                <w:szCs w:val="24"/>
                <w:rtl/>
                <w:lang w:eastAsia="he-IL"/>
              </w:rPr>
              <w:t>נתניה - מגרש 1409</w:t>
            </w:r>
          </w:ins>
        </w:sdtContent>
      </w:sdt>
      <w:r w:rsidRPr="00FA2003">
        <w:rPr>
          <w:rFonts w:ascii="Times New Roman" w:eastAsia="Times New Roman" w:hAnsi="Times New Roman" w:cs="David" w:hint="cs"/>
          <w:color w:val="008000"/>
          <w:sz w:val="24"/>
          <w:szCs w:val="24"/>
          <w:rtl/>
          <w:lang w:eastAsia="he-IL"/>
        </w:rPr>
        <w:t>.</w:t>
      </w:r>
    </w:p>
    <w:p w14:paraId="157732C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E453B7"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0A6C4F47"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2A0851"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7F8E0E19"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7BFCCE5"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2431C0"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95744E"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F9BC13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4FE52B"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517976F"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195DFC"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29374C2A"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971A2E7"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278341E0" w14:textId="77777777"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9" w:author="דקל רוקבן" w:date="2021-11-21T11:10:00Z">
            <w:r w:rsidR="0050717D">
              <w:rPr>
                <w:rFonts w:ascii="Times New Roman" w:eastAsia="Times New Roman" w:hAnsi="Times New Roman" w:cs="David" w:hint="cs"/>
                <w:sz w:val="20"/>
                <w:szCs w:val="24"/>
                <w:rtl/>
                <w:lang w:eastAsia="he-IL"/>
              </w:rPr>
              <w:t>על בטוח בע"מ</w:t>
            </w:r>
          </w:ins>
        </w:sdtContent>
      </w:sdt>
    </w:p>
    <w:p w14:paraId="7182EC90"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6BA4760"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7350F97A"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047FA1BA"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כתובת:__________</w:t>
      </w:r>
    </w:p>
    <w:p w14:paraId="2F6C1F55"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61FAD3A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9663FD"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A86D534"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1ADDBC5"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45D4F107"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52F78EE"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93EFEB4"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0BE1ABA"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8143B84"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B3C310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F3115E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921581D"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F3E48A5"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375C24C"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7ABCE1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50DA165"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6F56826"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FA94614"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BF26A06"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DDA2C4A"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78B092F8" w14:textId="77777777" w:rsidTr="00186A3F">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5E1F0FD"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7E71F81"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77BE3E99" w14:textId="77777777" w:rsidTr="00186A3F">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9031EB8"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5AC39A7F" w14:textId="77777777" w:rsidTr="00186A3F">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87477E7"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728D0B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3DC5A6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7859575"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685980F9" w14:textId="77777777" w:rsidTr="00186A3F">
        <w:trPr>
          <w:trHeight w:val="551"/>
        </w:trPr>
        <w:tc>
          <w:tcPr>
            <w:tcW w:w="4068" w:type="dxa"/>
            <w:tcBorders>
              <w:top w:val="single" w:sz="4" w:space="0" w:color="auto"/>
              <w:left w:val="single" w:sz="4" w:space="0" w:color="auto"/>
              <w:bottom w:val="single" w:sz="4" w:space="0" w:color="auto"/>
              <w:right w:val="single" w:sz="4" w:space="0" w:color="auto"/>
            </w:tcBorders>
            <w:hideMark/>
          </w:tcPr>
          <w:p w14:paraId="1D0AD0AE"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2F4752F"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7405AF9"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AEEE690"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p>
          <w:p w14:paraId="7A0FEF8F"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0664B91"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F6DD503"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p>
          <w:p w14:paraId="3391BE0A"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9345979"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1C621F0F" w14:textId="77777777" w:rsidTr="00186A3F">
        <w:trPr>
          <w:trHeight w:val="571"/>
        </w:trPr>
        <w:tc>
          <w:tcPr>
            <w:tcW w:w="4068" w:type="dxa"/>
            <w:tcBorders>
              <w:top w:val="single" w:sz="4" w:space="0" w:color="auto"/>
              <w:left w:val="single" w:sz="4" w:space="0" w:color="auto"/>
              <w:bottom w:val="single" w:sz="4" w:space="0" w:color="auto"/>
              <w:right w:val="single" w:sz="4" w:space="0" w:color="auto"/>
            </w:tcBorders>
            <w:hideMark/>
          </w:tcPr>
          <w:p w14:paraId="4CB5C0C6"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3B1507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46975BE"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D6EBFE" w14:textId="77777777" w:rsidR="00AF1BE1" w:rsidRPr="0009511C" w:rsidRDefault="00AF1BE1" w:rsidP="00186A3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282D64" w14:textId="77777777" w:rsidR="00AF1BE1" w:rsidRPr="0009511C" w:rsidRDefault="00AF1BE1" w:rsidP="00186A3F">
            <w:pPr>
              <w:spacing w:before="0" w:beforeAutospacing="0" w:after="0" w:afterAutospacing="0" w:line="256" w:lineRule="auto"/>
              <w:rPr>
                <w:rFonts w:ascii="David" w:eastAsia="Calibri" w:hAnsi="David" w:cs="David"/>
                <w:b/>
                <w:sz w:val="24"/>
                <w:szCs w:val="24"/>
                <w:lang w:eastAsia="he-IL"/>
              </w:rPr>
            </w:pPr>
          </w:p>
        </w:tc>
      </w:tr>
      <w:tr w:rsidR="00AF1BE1" w:rsidRPr="0009511C" w14:paraId="253ED2A5" w14:textId="77777777" w:rsidTr="00186A3F">
        <w:trPr>
          <w:trHeight w:val="391"/>
        </w:trPr>
        <w:tc>
          <w:tcPr>
            <w:tcW w:w="4068" w:type="dxa"/>
            <w:tcBorders>
              <w:top w:val="single" w:sz="4" w:space="0" w:color="auto"/>
              <w:left w:val="single" w:sz="4" w:space="0" w:color="auto"/>
              <w:bottom w:val="single" w:sz="4" w:space="0" w:color="auto"/>
              <w:right w:val="single" w:sz="4" w:space="0" w:color="auto"/>
            </w:tcBorders>
            <w:hideMark/>
          </w:tcPr>
          <w:p w14:paraId="7B4E5218"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6B06626"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84B63FF" w14:textId="77777777" w:rsidR="00AF1BE1" w:rsidRPr="0009511C" w:rsidRDefault="00AF1BE1" w:rsidP="00186A3F">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47FD36" w14:textId="77777777" w:rsidR="00AF1BE1" w:rsidRPr="0009511C" w:rsidRDefault="00AF1BE1" w:rsidP="00186A3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C9D6B6" w14:textId="77777777" w:rsidR="00AF1BE1" w:rsidRPr="0009511C" w:rsidRDefault="00AF1BE1" w:rsidP="00186A3F">
            <w:pPr>
              <w:spacing w:before="0" w:beforeAutospacing="0" w:after="0" w:afterAutospacing="0" w:line="256" w:lineRule="auto"/>
              <w:rPr>
                <w:rFonts w:ascii="David" w:eastAsia="Calibri" w:hAnsi="David" w:cs="David"/>
                <w:b/>
                <w:sz w:val="24"/>
                <w:szCs w:val="24"/>
                <w:lang w:eastAsia="he-IL"/>
              </w:rPr>
            </w:pPr>
          </w:p>
        </w:tc>
      </w:tr>
    </w:tbl>
    <w:p w14:paraId="7623C533"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28BAAAEB" w14:textId="77777777" w:rsidTr="00186A3F">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5513DBF"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15B883C7" w14:textId="77777777" w:rsidTr="00186A3F">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C3BCDBE"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D50B9B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p w14:paraId="5CF20E41"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19ACDA"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D090DD8"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6511D4"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369BD52"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A90BB51"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D6F0C09"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82D879E"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62BBCCB4" w14:textId="77777777" w:rsidTr="00186A3F">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2A438CA"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12392DF"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CC647A8"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B7DF48"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1FDB289"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CB70265"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E3A140"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EADF5CF" w14:textId="77777777" w:rsidR="00AF1BE1" w:rsidRPr="0009511C" w:rsidRDefault="00AF1BE1" w:rsidP="00186A3F">
            <w:pPr>
              <w:spacing w:before="0" w:beforeAutospacing="0" w:after="0" w:afterAutospacing="0" w:line="256" w:lineRule="auto"/>
              <w:rPr>
                <w:rFonts w:ascii="David" w:eastAsia="Calibri" w:hAnsi="David" w:cs="David"/>
                <w:sz w:val="24"/>
                <w:szCs w:val="24"/>
                <w:lang w:eastAsia="he-IL"/>
              </w:rPr>
            </w:pPr>
          </w:p>
        </w:tc>
      </w:tr>
      <w:tr w:rsidR="00AF1BE1" w:rsidRPr="0009511C" w14:paraId="2F4A96E7" w14:textId="77777777" w:rsidTr="00186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9A912A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3E1EEF"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835977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B012FAA"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78E4867"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87C615F"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6B05E10"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71582E0" w14:textId="77777777" w:rsidR="00AF1BE1" w:rsidRPr="0009511C" w:rsidRDefault="00AF1BE1" w:rsidP="00186A3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184919BB" w14:textId="77777777" w:rsidTr="00186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B8BF95A"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3E9DEF1"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E1A96F2"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D1DA21F"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4E161C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5717D1E"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DD9AF9B"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332A0A2" w14:textId="77777777" w:rsidR="00AF1BE1" w:rsidRPr="0009511C" w:rsidRDefault="00AF1BE1" w:rsidP="00186A3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5F633D59" w14:textId="77777777" w:rsidTr="00186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76CDB39"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622EDB4" w14:textId="77777777" w:rsidR="00AF1BE1" w:rsidRPr="0009511C" w:rsidRDefault="00AF1BE1" w:rsidP="00186A3F">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505DD9E" w14:textId="77777777" w:rsidR="00AF1BE1" w:rsidRPr="0009511C" w:rsidRDefault="00AF1BE1" w:rsidP="00186A3F">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D13DE52" w14:textId="77777777" w:rsidR="00AF1BE1" w:rsidRPr="0009511C" w:rsidRDefault="00AF1BE1" w:rsidP="00186A3F">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E44ED97" w14:textId="77777777" w:rsidR="00AF1BE1" w:rsidRPr="0009511C" w:rsidRDefault="00AF1BE1" w:rsidP="00186A3F">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5BB929" w14:textId="77777777" w:rsidR="00AF1BE1" w:rsidRPr="0009511C" w:rsidRDefault="00AF1BE1" w:rsidP="00186A3F">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DB24C0" w14:textId="77777777" w:rsidR="00AF1BE1" w:rsidRPr="0009511C" w:rsidRDefault="00AF1BE1" w:rsidP="00186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41D9ED5" w14:textId="77777777" w:rsidR="00AF1BE1" w:rsidRPr="0009511C" w:rsidRDefault="00AF1BE1" w:rsidP="00186A3F">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D3575B7"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0A2CA4D8" w14:textId="77777777" w:rsidTr="00186A3F">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6F1ED63"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76E9C118" w14:textId="77777777" w:rsidTr="00186A3F">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DBC9695"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0A1B660"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24D8FA63" w14:textId="77777777" w:rsidTr="00186A3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DE2FB4"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34D4F100" w14:textId="77777777" w:rsidTr="00186A3F">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30A7FC8" w14:textId="77777777" w:rsidR="00AF1BE1" w:rsidRPr="0009511C" w:rsidRDefault="00AF1BE1"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82E6291"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56883F26"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3AA45A3E" w14:textId="77777777" w:rsidTr="00186A3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3EB72EA" w14:textId="77777777" w:rsidR="00971572" w:rsidRPr="0009511C" w:rsidRDefault="00971572" w:rsidP="00186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42342861" w14:textId="77777777" w:rsidTr="00186A3F">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E26D131" w14:textId="77777777" w:rsidR="00971572" w:rsidRPr="0009511C" w:rsidRDefault="00971572" w:rsidP="00186A3F">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5FDFA70"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5B7D756D"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70EAF29"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0962AC90"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982BCB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178FBA3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7FE786C0"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70296B7C"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00D5815"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1AF8BDA0"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538F6C1B"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0332C23"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6311CE0"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252D6EE8"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5B04703A"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545258E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6289A95"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0EBF471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B16BB55"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121D896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122C8F2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527DA6FC"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397BF221"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6304BAFF"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786AEC4"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4EB5EC9"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A006BC"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2F193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E802D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3EC0D49B" w14:textId="77777777" w:rsidR="00E1739D" w:rsidRPr="004F1866" w:rsidRDefault="00186A3F"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0" w:author="דקל רוקבן" w:date="2021-11-21T11:04:00Z">
            <w:r w:rsidR="0050717D">
              <w:rPr>
                <w:rFonts w:ascii="Times New Roman" w:eastAsia="Times New Roman" w:hAnsi="Times New Roman" w:cs="David" w:hint="cs"/>
                <w:color w:val="008000"/>
                <w:sz w:val="24"/>
                <w:szCs w:val="24"/>
                <w:rtl/>
                <w:lang w:eastAsia="he-IL"/>
              </w:rPr>
              <w:br/>
              <w:t>אפריקה ישראל מגורים בע"מ</w:t>
            </w:r>
            <w:r w:rsidR="0050717D">
              <w:rPr>
                <w:rFonts w:ascii="Times New Roman" w:eastAsia="Times New Roman" w:hAnsi="Times New Roman" w:cs="David" w:hint="cs"/>
                <w:color w:val="008000"/>
                <w:sz w:val="24"/>
                <w:szCs w:val="24"/>
                <w:rtl/>
                <w:lang w:eastAsia="he-IL"/>
              </w:rPr>
              <w:br/>
              <w:t>יוני נתניהו 1 ג' אור יהודה</w:t>
            </w:r>
            <w:r w:rsidR="0050717D">
              <w:rPr>
                <w:rFonts w:ascii="Times New Roman" w:eastAsia="Times New Roman" w:hAnsi="Times New Roman" w:cs="David" w:hint="cs"/>
                <w:color w:val="008000"/>
                <w:sz w:val="24"/>
                <w:szCs w:val="24"/>
                <w:rtl/>
                <w:lang w:eastAsia="he-IL"/>
              </w:rPr>
              <w:br/>
              <w:t>מ.ז 52-003476-0</w:t>
            </w:r>
            <w:r w:rsidR="0050717D">
              <w:rPr>
                <w:rFonts w:ascii="Times New Roman" w:eastAsia="Times New Roman" w:hAnsi="Times New Roman" w:cs="David" w:hint="cs"/>
                <w:color w:val="008000"/>
                <w:sz w:val="24"/>
                <w:szCs w:val="24"/>
                <w:rtl/>
                <w:lang w:eastAsia="he-IL"/>
              </w:rPr>
              <w:br/>
            </w:r>
          </w:ins>
        </w:sdtContent>
      </w:sdt>
      <w:r w:rsidR="00E1739D" w:rsidRPr="004F1866">
        <w:rPr>
          <w:rFonts w:ascii="Times New Roman" w:eastAsia="Times New Roman" w:hAnsi="Times New Roman" w:cs="David" w:hint="cs"/>
          <w:color w:val="008000"/>
          <w:sz w:val="24"/>
          <w:szCs w:val="24"/>
          <w:rtl/>
          <w:lang w:eastAsia="he-IL"/>
        </w:rPr>
        <w:br/>
      </w:r>
    </w:p>
    <w:p w14:paraId="06A91FA5"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212FAE8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47EDC7"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79B89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AC709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695AD5"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2" w:author="דקל רוקבן" w:date="2021-11-21T11:03:00Z">
            <w:r w:rsidR="0050717D">
              <w:rPr>
                <w:rFonts w:ascii="Times New Roman" w:eastAsia="Times New Roman" w:hAnsi="Times New Roman" w:cs="David" w:hint="cs"/>
                <w:color w:val="008000"/>
                <w:sz w:val="24"/>
                <w:szCs w:val="24"/>
                <w:rtl/>
              </w:rPr>
              <w:t>יעוץ נגישות</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1DCE5368"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626ED6"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42C81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038EC5"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890909"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2C86A6"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153642C2"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ABC5A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CA3B7C"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658D724" w14:textId="77777777" w:rsidR="00E1739D" w:rsidRPr="004F1866" w:rsidRDefault="00186A3F"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p>
    <w:p w14:paraId="79426AC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040720F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087B6DD"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117EF2B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30F878"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47B8E5B7"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B517A5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4" w:author="דקל רוקבן" w:date="2021-11-21T11:04:00Z">
            <w:r w:rsidR="0050717D">
              <w:rPr>
                <w:rFonts w:ascii="Times New Roman" w:eastAsia="Times New Roman" w:hAnsi="Times New Roman" w:cs="David" w:hint="cs"/>
                <w:color w:val="008000"/>
                <w:sz w:val="24"/>
                <w:szCs w:val="24"/>
                <w:rtl/>
                <w:lang w:eastAsia="he-IL"/>
              </w:rPr>
              <w:br/>
              <w:t>אפריקה ישראל מגורים בע"מ</w:t>
            </w:r>
            <w:r w:rsidR="0050717D">
              <w:rPr>
                <w:rFonts w:ascii="Times New Roman" w:eastAsia="Times New Roman" w:hAnsi="Times New Roman" w:cs="David" w:hint="cs"/>
                <w:color w:val="008000"/>
                <w:sz w:val="24"/>
                <w:szCs w:val="24"/>
                <w:rtl/>
                <w:lang w:eastAsia="he-IL"/>
              </w:rPr>
              <w:br/>
              <w:t>יוני נתניהו 1 ג' אור יהודה</w:t>
            </w:r>
            <w:r w:rsidR="0050717D">
              <w:rPr>
                <w:rFonts w:ascii="Times New Roman" w:eastAsia="Times New Roman" w:hAnsi="Times New Roman" w:cs="David" w:hint="cs"/>
                <w:color w:val="008000"/>
                <w:sz w:val="24"/>
                <w:szCs w:val="24"/>
                <w:rtl/>
                <w:lang w:eastAsia="he-IL"/>
              </w:rPr>
              <w:br/>
              <w:t>מ.ז 52-003476-0</w:t>
            </w:r>
            <w:r w:rsidR="0050717D">
              <w:rPr>
                <w:rFonts w:ascii="Times New Roman" w:eastAsia="Times New Roman" w:hAnsi="Times New Roman" w:cs="David" w:hint="cs"/>
                <w:color w:val="008000"/>
                <w:sz w:val="24"/>
                <w:szCs w:val="24"/>
                <w:rtl/>
                <w:lang w:eastAsia="he-IL"/>
              </w:rPr>
              <w:br/>
            </w:r>
          </w:ins>
        </w:sdtContent>
      </w:sdt>
    </w:p>
    <w:p w14:paraId="1FCE514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1151E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387F285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3A5D6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5" w:author="דקל רוקבן" w:date="2021-11-21T11:04:00Z">
            <w:r w:rsidR="0050717D">
              <w:rPr>
                <w:rFonts w:ascii="Times New Roman" w:eastAsia="Times New Roman" w:hAnsi="Times New Roman" w:cs="David" w:hint="cs"/>
                <w:color w:val="008000"/>
                <w:sz w:val="24"/>
                <w:szCs w:val="24"/>
                <w:rtl/>
                <w:lang w:eastAsia="he-IL"/>
              </w:rPr>
              <w:t>‏01/01/2021</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371E182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892557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E4558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2B1B32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31840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A1E8B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6A745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FE648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262917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73629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9A04F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2ABD1D9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24397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6CBD5262"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60E76BC"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63EDCAF5"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34900FD7"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5BC8818"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6" w:author="דקל רוקבן" w:date="2021-11-21T11:10:00Z">
            <w:r w:rsidR="0050717D">
              <w:rPr>
                <w:rFonts w:ascii="Times New Roman" w:eastAsia="Times New Roman" w:hAnsi="Times New Roman" w:cs="David"/>
                <w:color w:val="008000"/>
                <w:sz w:val="24"/>
                <w:szCs w:val="24"/>
                <w:rtl/>
                <w:lang w:eastAsia="he-IL"/>
              </w:rPr>
              <w:t>על בטוח בע"מ</w:t>
            </w:r>
          </w:ins>
        </w:sdtContent>
      </w:sdt>
    </w:p>
    <w:p w14:paraId="7CBDC42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71AF84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B40CE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606BA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0C0E250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5AE8613"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35A358B"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16C50541"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F67520D"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9C3827B" w14:textId="77777777" w:rsidR="00E1739D" w:rsidRPr="004F1866" w:rsidRDefault="00E1739D" w:rsidP="00E1739D">
      <w:pPr>
        <w:widowControl w:val="0"/>
        <w:spacing w:before="0" w:beforeAutospacing="0" w:after="0" w:afterAutospacing="0" w:line="240" w:lineRule="auto"/>
        <w:jc w:val="center"/>
        <w:outlineLvl w:val="7"/>
      </w:pPr>
    </w:p>
    <w:p w14:paraId="3C7186A5"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6C4EA" w14:textId="77777777" w:rsidR="00186A3F" w:rsidRDefault="00186A3F" w:rsidP="00AF234B">
      <w:pPr>
        <w:spacing w:before="0" w:after="0" w:line="240" w:lineRule="auto"/>
      </w:pPr>
      <w:r>
        <w:separator/>
      </w:r>
    </w:p>
  </w:endnote>
  <w:endnote w:type="continuationSeparator" w:id="0">
    <w:p w14:paraId="3A5FAC86" w14:textId="77777777" w:rsidR="00186A3F" w:rsidRDefault="00186A3F" w:rsidP="00AF234B">
      <w:pPr>
        <w:spacing w:before="0" w:after="0" w:line="240" w:lineRule="auto"/>
      </w:pPr>
      <w:r>
        <w:continuationSeparator/>
      </w:r>
    </w:p>
  </w:endnote>
  <w:endnote w:type="continuationNotice" w:id="1">
    <w:p w14:paraId="254B9911" w14:textId="77777777" w:rsidR="00186A3F" w:rsidRDefault="00186A3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8"/>
      <w:gridCol w:w="2810"/>
      <w:gridCol w:w="233"/>
      <w:gridCol w:w="1052"/>
      <w:gridCol w:w="1793"/>
    </w:tblGrid>
    <w:tr w:rsidR="00186A3F" w:rsidRPr="00F9528C" w14:paraId="569A42AB" w14:textId="77777777" w:rsidTr="00186A3F">
      <w:tc>
        <w:tcPr>
          <w:tcW w:w="753" w:type="dxa"/>
        </w:tcPr>
        <w:p w14:paraId="5C1046AD"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77449E3" w14:textId="77777777" w:rsidR="00186A3F" w:rsidRPr="00F9528C" w:rsidRDefault="00186A3F" w:rsidP="00186A3F">
              <w:pPr>
                <w:tabs>
                  <w:tab w:val="center" w:pos="4153"/>
                  <w:tab w:val="right" w:pos="8306"/>
                </w:tabs>
                <w:spacing w:before="0" w:after="0" w:line="240" w:lineRule="auto"/>
                <w:rPr>
                  <w:rFonts w:ascii="David" w:hAnsi="David"/>
                  <w:color w:val="00B0F0"/>
                  <w:sz w:val="20"/>
                  <w:szCs w:val="20"/>
                  <w:rtl/>
                </w:rPr>
              </w:pPr>
              <w:ins w:id="37" w:author="דקל רוקבן" w:date="2021-11-21T11:03:00Z">
                <w:r>
                  <w:rPr>
                    <w:rFonts w:ascii="David" w:hAnsi="David"/>
                    <w:color w:val="00B0F0"/>
                    <w:sz w:val="20"/>
                    <w:szCs w:val="20"/>
                    <w:rtl/>
                  </w:rPr>
                  <w:t>נתניה - מגרש 1409</w:t>
                </w:r>
              </w:ins>
            </w:p>
          </w:tc>
        </w:sdtContent>
      </w:sdt>
      <w:tc>
        <w:tcPr>
          <w:tcW w:w="2232" w:type="dxa"/>
        </w:tcPr>
        <w:p w14:paraId="43439103"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121EEA32" w14:textId="77777777" w:rsidR="00186A3F" w:rsidRPr="00F9528C" w:rsidRDefault="00186A3F" w:rsidP="00186A3F">
          <w:pPr>
            <w:tabs>
              <w:tab w:val="center" w:pos="4153"/>
              <w:tab w:val="right" w:pos="8306"/>
            </w:tabs>
            <w:spacing w:before="0" w:after="0" w:line="240" w:lineRule="auto"/>
            <w:rPr>
              <w:rFonts w:ascii="David" w:hAnsi="David"/>
              <w:sz w:val="16"/>
              <w:szCs w:val="16"/>
              <w:rtl/>
            </w:rPr>
          </w:pPr>
        </w:p>
      </w:tc>
      <w:tc>
        <w:tcPr>
          <w:tcW w:w="1129" w:type="dxa"/>
        </w:tcPr>
        <w:p w14:paraId="470B4C4B"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77AA1B4"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186A3F" w:rsidRPr="00F9528C" w14:paraId="74D045EC" w14:textId="77777777" w:rsidTr="00186A3F">
      <w:tc>
        <w:tcPr>
          <w:tcW w:w="753" w:type="dxa"/>
        </w:tcPr>
        <w:p w14:paraId="76FC7083"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D753BFD" w14:textId="77777777" w:rsidR="00186A3F" w:rsidRPr="00F9528C" w:rsidRDefault="00186A3F" w:rsidP="00186A3F">
              <w:pPr>
                <w:tabs>
                  <w:tab w:val="center" w:pos="4153"/>
                  <w:tab w:val="right" w:pos="8306"/>
                </w:tabs>
                <w:spacing w:before="0" w:after="0" w:line="240" w:lineRule="auto"/>
                <w:rPr>
                  <w:rFonts w:ascii="David" w:hAnsi="David"/>
                  <w:color w:val="00B0F0"/>
                  <w:sz w:val="20"/>
                  <w:szCs w:val="20"/>
                  <w:rtl/>
                </w:rPr>
              </w:pPr>
              <w:ins w:id="38" w:author="דקל רוקבן" w:date="2021-11-21T11:10:00Z">
                <w:r>
                  <w:rPr>
                    <w:rFonts w:ascii="David" w:hAnsi="David"/>
                    <w:color w:val="00B0F0"/>
                    <w:sz w:val="20"/>
                    <w:szCs w:val="20"/>
                    <w:rtl/>
                  </w:rPr>
                  <w:t>על בטוח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86A3F" w:rsidRPr="00F9528C" w14:paraId="2FF04190" w14:textId="77777777" w:rsidTr="00186A3F">
            <w:trPr>
              <w:trHeight w:val="201"/>
            </w:trPr>
            <w:tc>
              <w:tcPr>
                <w:tcW w:w="926" w:type="dxa"/>
              </w:tcPr>
              <w:p w14:paraId="258B300E"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7BF4613" w14:textId="77777777" w:rsidR="00186A3F" w:rsidRPr="00F9528C" w:rsidRDefault="00186A3F" w:rsidP="00186A3F">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F0FF20D"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236" w:type="dxa"/>
        </w:tcPr>
        <w:p w14:paraId="11C5B42B"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1129" w:type="dxa"/>
        </w:tcPr>
        <w:p w14:paraId="689D881F"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E7BF76E" w14:textId="77777777" w:rsidR="00186A3F" w:rsidRPr="00F9528C" w:rsidRDefault="00186A3F" w:rsidP="00186A3F">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186A3F" w:rsidRPr="00F9528C" w14:paraId="1121D5FB" w14:textId="77777777" w:rsidTr="00186A3F">
      <w:trPr>
        <w:trHeight w:val="80"/>
      </w:trPr>
      <w:tc>
        <w:tcPr>
          <w:tcW w:w="753" w:type="dxa"/>
        </w:tcPr>
        <w:p w14:paraId="75175E73"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1883" w:type="dxa"/>
        </w:tcPr>
        <w:p w14:paraId="1C8F5B63" w14:textId="77777777" w:rsidR="00186A3F" w:rsidRPr="00F9528C" w:rsidRDefault="00186A3F" w:rsidP="00186A3F">
          <w:pPr>
            <w:tabs>
              <w:tab w:val="center" w:pos="4153"/>
              <w:tab w:val="right" w:pos="8306"/>
            </w:tabs>
            <w:spacing w:before="0" w:after="0" w:line="240" w:lineRule="auto"/>
            <w:rPr>
              <w:rFonts w:ascii="David" w:hAnsi="David"/>
              <w:color w:val="00B0F0"/>
              <w:sz w:val="20"/>
              <w:szCs w:val="20"/>
              <w:rtl/>
            </w:rPr>
          </w:pPr>
        </w:p>
      </w:tc>
      <w:tc>
        <w:tcPr>
          <w:tcW w:w="2232" w:type="dxa"/>
        </w:tcPr>
        <w:p w14:paraId="42B1B750"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236" w:type="dxa"/>
        </w:tcPr>
        <w:p w14:paraId="36D24371"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1129" w:type="dxa"/>
        </w:tcPr>
        <w:p w14:paraId="3B72158D"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c>
        <w:tcPr>
          <w:tcW w:w="2073" w:type="dxa"/>
        </w:tcPr>
        <w:p w14:paraId="22B19159" w14:textId="77777777" w:rsidR="00186A3F" w:rsidRPr="00F9528C" w:rsidRDefault="00186A3F" w:rsidP="00186A3F">
          <w:pPr>
            <w:tabs>
              <w:tab w:val="center" w:pos="4153"/>
              <w:tab w:val="right" w:pos="8306"/>
            </w:tabs>
            <w:spacing w:before="0" w:after="0" w:line="240" w:lineRule="auto"/>
            <w:rPr>
              <w:rFonts w:ascii="David" w:hAnsi="David"/>
              <w:sz w:val="20"/>
              <w:szCs w:val="20"/>
              <w:rtl/>
            </w:rPr>
          </w:pPr>
        </w:p>
      </w:tc>
    </w:tr>
  </w:tbl>
  <w:p w14:paraId="5A1ABF12" w14:textId="77777777" w:rsidR="00186A3F" w:rsidRDefault="00186A3F"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4F20FAEB" w14:textId="77777777" w:rsidR="00186A3F" w:rsidRPr="00406297" w:rsidRDefault="00186A3F"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0E6780" w14:textId="77777777" w:rsidR="00186A3F" w:rsidRDefault="00186A3F" w:rsidP="00AF234B">
      <w:pPr>
        <w:spacing w:before="0" w:after="0" w:line="240" w:lineRule="auto"/>
      </w:pPr>
      <w:r>
        <w:separator/>
      </w:r>
    </w:p>
  </w:footnote>
  <w:footnote w:type="continuationSeparator" w:id="0">
    <w:p w14:paraId="6F04B0C2" w14:textId="77777777" w:rsidR="00186A3F" w:rsidRDefault="00186A3F" w:rsidP="00AF234B">
      <w:pPr>
        <w:spacing w:before="0" w:after="0" w:line="240" w:lineRule="auto"/>
      </w:pPr>
      <w:r>
        <w:continuationSeparator/>
      </w:r>
    </w:p>
  </w:footnote>
  <w:footnote w:type="continuationNotice" w:id="1">
    <w:p w14:paraId="28D65DAB" w14:textId="77777777" w:rsidR="00186A3F" w:rsidRDefault="00186A3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Content>
      <w:p w14:paraId="75A9D630" w14:textId="77777777" w:rsidR="00186A3F" w:rsidRDefault="00186A3F" w:rsidP="00CF334C">
        <w:pPr>
          <w:pStyle w:val="a3"/>
          <w:jc w:val="center"/>
        </w:pPr>
        <w:r>
          <w:fldChar w:fldCharType="begin"/>
        </w:r>
        <w:r>
          <w:instrText xml:space="preserve"> PAGE   \* MERGEFORMAT </w:instrText>
        </w:r>
        <w:r>
          <w:fldChar w:fldCharType="separate"/>
        </w:r>
        <w:r w:rsidR="00DB2589">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34C85"/>
    <w:rsid w:val="00141D80"/>
    <w:rsid w:val="00186A3F"/>
    <w:rsid w:val="001A0C3C"/>
    <w:rsid w:val="001A69D5"/>
    <w:rsid w:val="001D4EC2"/>
    <w:rsid w:val="00214ACF"/>
    <w:rsid w:val="00242A73"/>
    <w:rsid w:val="002436F3"/>
    <w:rsid w:val="00264D14"/>
    <w:rsid w:val="00272745"/>
    <w:rsid w:val="002804C1"/>
    <w:rsid w:val="002B2234"/>
    <w:rsid w:val="00406297"/>
    <w:rsid w:val="0050717D"/>
    <w:rsid w:val="00552E11"/>
    <w:rsid w:val="005B6AFF"/>
    <w:rsid w:val="005D6E29"/>
    <w:rsid w:val="00650D2D"/>
    <w:rsid w:val="00666119"/>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DB2589"/>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952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A732D5"/>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DB2275B9-FFA8-42A2-873D-F5E673677F81}"/>
</file>

<file path=customXml/itemProps4.xml><?xml version="1.0" encoding="utf-8"?>
<ds:datastoreItem xmlns:ds="http://schemas.openxmlformats.org/officeDocument/2006/customXml" ds:itemID="{D523183D-63FD-46B4-9CFE-C7D0612343B3}"/>
</file>

<file path=customXml/itemProps5.xml><?xml version="1.0" encoding="utf-8"?>
<ds:datastoreItem xmlns:ds="http://schemas.openxmlformats.org/officeDocument/2006/customXml" ds:itemID="{BFB510A3-45AC-4194-A314-0EAAA78DC34C}"/>
</file>

<file path=customXml/itemProps6.xml><?xml version="1.0" encoding="utf-8"?>
<ds:datastoreItem xmlns:ds="http://schemas.openxmlformats.org/officeDocument/2006/customXml" ds:itemID="{7C4DE731-259A-49A9-8DD6-E843D15A747A}"/>
</file>

<file path=docProps/app.xml><?xml version="1.0" encoding="utf-8"?>
<Properties xmlns="http://schemas.openxmlformats.org/officeDocument/2006/extended-properties" xmlns:vt="http://schemas.openxmlformats.org/officeDocument/2006/docPropsVTypes">
  <Template>Normal</Template>
  <TotalTime>1</TotalTime>
  <Pages>32</Pages>
  <Words>9461</Words>
  <Characters>47309</Characters>
  <Application>Microsoft Office Word</Application>
  <DocSecurity>0</DocSecurity>
  <Lines>394</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2</cp:revision>
  <dcterms:created xsi:type="dcterms:W3CDTF">2021-11-21T09:17:00Z</dcterms:created>
  <dcterms:modified xsi:type="dcterms:W3CDTF">2021-11-21T09:17:00Z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42a6c2c0-5572-4d7f-b81d-a78053c8bce7</vt:lpwstr>
  </property>
</Properties>
</file>