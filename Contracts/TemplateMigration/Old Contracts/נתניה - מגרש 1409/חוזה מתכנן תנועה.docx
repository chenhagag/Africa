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CDDCCC"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hint="cs"/>
          <w:bCs/>
          <w:sz w:val="20"/>
          <w:szCs w:val="24"/>
          <w:u w:val="single"/>
          <w:rtl/>
          <w:lang w:eastAsia="he-IL"/>
        </w:rPr>
      </w:pPr>
      <w:bookmarkStart w:id="0" w:name="_GoBack"/>
      <w:bookmarkEnd w:id="0"/>
    </w:p>
    <w:p w14:paraId="539C771E"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492A13A"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3FF40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882899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2E52AD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55A468A8" wp14:editId="1F4FE294">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CAA454A"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B30FC0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4171B5"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B40C9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5453BC8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750979"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43F92CCA" w14:textId="77777777" w:rsidR="0006071E" w:rsidRPr="00B27B4C" w:rsidRDefault="00931083"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דקל רוקבן" w:date="2021-11-17T13:05:00Z">
            <w:r>
              <w:rPr>
                <w:rFonts w:ascii="Times New Roman" w:eastAsia="Times New Roman" w:hAnsi="Times New Roman" w:cs="David"/>
                <w:bCs/>
                <w:sz w:val="32"/>
                <w:szCs w:val="32"/>
                <w:u w:val="single"/>
                <w:rtl/>
                <w:lang w:eastAsia="he-IL"/>
              </w:rPr>
              <w:t>נתניה - מגרש 1409</w:t>
            </w:r>
          </w:ins>
        </w:p>
      </w:sdtContent>
    </w:sdt>
    <w:p w14:paraId="49382650"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A22983E" w14:textId="77777777" w:rsidR="0006071E" w:rsidRPr="00B27B4C" w:rsidRDefault="00931083"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דקל רוקבן" w:date="2021-11-17T13:05:00Z">
            <w:r w:rsidRPr="00F11BAF">
              <w:rPr>
                <w:rStyle w:val="a7"/>
                <w:rtl/>
              </w:rPr>
              <w:t>[שם אתר]</w:t>
            </w:r>
          </w:ins>
        </w:p>
      </w:sdtContent>
    </w:sdt>
    <w:p w14:paraId="6C373972"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A3A9B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AB2F9D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F27B2E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10817A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E80F8B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4D1D55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0F2ADD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905052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0A2708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2C46F1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4E7BDF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96EC3E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95E70B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7165F9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5CFDA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A7C416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BE582F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EDE8F2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B26BF4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886022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80D84C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9ACCF9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5A4BE4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C239AC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CF4C17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4AEED0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5C8676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432F0C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14B8B1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A22A1F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DABEFD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81E1CD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6466F3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724EFB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F0D007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0D6DB7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DAE846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B1B30C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D2AFA5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4D2B05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1C430F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E96ECB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F02F2E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F2E69E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2A0B94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AF098C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B220F2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4ABB3C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A1D32D0" w14:textId="77777777"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6D3314A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BAC224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3" w:author="דקל רוקבן" w:date="2021-11-17T13:06:00Z">
            <w:r w:rsidR="00931083">
              <w:rPr>
                <w:rFonts w:ascii="Times New Roman" w:eastAsia="Times New Roman" w:hAnsi="Times New Roman" w:cs="David" w:hint="cs"/>
                <w:color w:val="800080"/>
                <w:sz w:val="24"/>
                <w:szCs w:val="24"/>
                <w:rtl/>
                <w:lang w:eastAsia="he-IL"/>
              </w:rPr>
              <w:t>‏01/01/2021</w:t>
            </w:r>
          </w:ins>
        </w:sdtContent>
      </w:sdt>
    </w:p>
    <w:p w14:paraId="75AB24DA"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41B1A81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78A85F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417DF6"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038A3989" w14:textId="77777777" w:rsidR="00650D2D" w:rsidRPr="00650D2D" w:rsidRDefault="00931083" w:rsidP="00650D2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דקל רוקבן" w:date="2021-11-17T13:06: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68CDF749"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4094A667"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21C09310"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3D697E3"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0A8DDFD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7FD0349B" w14:textId="77777777" w:rsidR="00650D2D" w:rsidRPr="00650D2D" w:rsidRDefault="00931083"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5" w:author="דקל רוקבן" w:date="2021-11-17T13:07:00Z">
            <w:r>
              <w:rPr>
                <w:rFonts w:ascii="Times New Roman" w:eastAsia="Times New Roman" w:hAnsi="Times New Roman" w:cs="David"/>
                <w:color w:val="800080"/>
                <w:sz w:val="24"/>
                <w:szCs w:val="24"/>
                <w:rtl/>
              </w:rPr>
              <w:br/>
              <w:t>רעמ הנדסת כבישים ותנועה</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717F1CC9"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34803C3D"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3693B552"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B9FD75D"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E15FD0E"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4C99B5A3"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3FDA06DB"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2A45D4D4"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402979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027F50A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450E3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193F837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34A3462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6C6D214"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47644E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3DFA4F"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CB8588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28225B"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39BAE09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45D68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7F44715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7FBD883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2520D12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0466CF"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EE9026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0DA57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4290EEA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1FD67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597307E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2D038BCD"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C17119C"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1C0B7B3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82DC6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5A4E12B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0030D26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0527D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1CD63C33"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w:t>
      </w:r>
    </w:p>
    <w:p w14:paraId="61D03157"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B01B505"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5B8A2F32"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5F417BB6"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E33DA31"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56468B47"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6B59F7D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7585ACCC"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24430938"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3AC56D9B"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430A98FE"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089C1F45"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6868491F"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03CA06CD"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7873A675"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07C5DB5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4C7CE77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6EC9471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3AB8AB9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599BE49F"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התקציבית, </w:t>
      </w:r>
      <w:r w:rsidRPr="00650D2D">
        <w:rPr>
          <w:rFonts w:ascii="Times New Roman" w:eastAsia="Times New Roman" w:hAnsi="Times New Roman" w:cs="David"/>
          <w:sz w:val="20"/>
          <w:szCs w:val="24"/>
          <w:rtl/>
          <w:lang w:eastAsia="he-IL"/>
        </w:rPr>
        <w:lastRenderedPageBreak/>
        <w:t>שייקבעו על ידי המזמין.</w:t>
      </w:r>
    </w:p>
    <w:p w14:paraId="4C9E920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7A54464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0E1996D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06BCB00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0FB9513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36E451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485D321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3A58433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716CC00"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"רמדורנט"</w:t>
      </w:r>
      <w:r w:rsidRPr="00650D2D">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709CF8F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5108C55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5887AD1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hint="cs"/>
          <w:b/>
          <w:sz w:val="20"/>
          <w:szCs w:val="24"/>
          <w:rtl/>
          <w:lang w:eastAsia="he-IL"/>
        </w:rPr>
        <w:t>המצ"ב,</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808295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C25D9B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731E6B1E"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10040BA"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1C00FE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302E5C1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7D8FDC62"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13068960"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7CD0DF6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7417166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34C28EA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26E6BF62"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7D48E6F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70D1A62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lastRenderedPageBreak/>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5E06CA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המצ"ב</w:t>
      </w:r>
      <w:r w:rsidRPr="00650D2D">
        <w:rPr>
          <w:rFonts w:ascii="Times New Roman" w:eastAsia="Times New Roman" w:hAnsi="Times New Roman" w:cs="David"/>
          <w:sz w:val="20"/>
          <w:szCs w:val="24"/>
          <w:rtl/>
          <w:lang w:eastAsia="he-IL"/>
        </w:rPr>
        <w:t>.</w:t>
      </w:r>
    </w:p>
    <w:p w14:paraId="7DB522F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290AADC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9B97B8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7BC54B9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5AF13C9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73AD4B6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5A31DE1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4622235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6B2E500"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807F86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24D18B9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5E5099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EAD57E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2B12B474"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07A1971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5D2D213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7613EF6"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58B92B5F"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52C1CAB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r w:rsidRPr="00650D2D">
        <w:rPr>
          <w:rFonts w:ascii="Times New Roman" w:eastAsia="Times New Roman" w:hAnsi="Times New Roman" w:cs="David" w:hint="cs"/>
          <w:b/>
          <w:sz w:val="20"/>
          <w:szCs w:val="24"/>
          <w:rtl/>
          <w:lang w:eastAsia="he-IL"/>
        </w:rPr>
        <w:t xml:space="preserve">המצ"ב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6F8A4A82"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2759456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26C7604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49C6171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4F70417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08B6A7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1F80059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0D641C3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549B756C"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רמדורנט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AF48B5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4292AA60"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F9F050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lastRenderedPageBreak/>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628FF94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485B645F"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75267E34"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60C48E18"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F8C1CA3" w14:textId="77777777"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המצ"ב</w:t>
      </w:r>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6D3384F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6C80B2FF"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באומדן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205FD48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1769FF1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86ADA7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164CA07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להכין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עבור רוכשים שיבקשו זאת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14B3B6EA" w14:textId="77777777" w:rsidR="00650D2D" w:rsidRPr="00650D2D"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מחיר השינויים ותנאי התשלום בגין תכנון השינויים </w:t>
      </w:r>
      <w:r w:rsidRPr="00650D2D">
        <w:rPr>
          <w:rFonts w:ascii="Times New Roman" w:eastAsia="Times New Roman" w:hAnsi="Times New Roman" w:cs="David" w:hint="cs"/>
          <w:sz w:val="20"/>
          <w:szCs w:val="24"/>
          <w:rtl/>
          <w:lang w:eastAsia="he-IL"/>
        </w:rPr>
        <w:t xml:space="preserve">כאמור, </w:t>
      </w:r>
      <w:r w:rsidRPr="00650D2D">
        <w:rPr>
          <w:rFonts w:ascii="Times New Roman" w:eastAsia="Times New Roman" w:hAnsi="Times New Roman" w:cs="David"/>
          <w:sz w:val="20"/>
          <w:szCs w:val="24"/>
          <w:rtl/>
          <w:lang w:eastAsia="he-IL"/>
        </w:rPr>
        <w:t>יסוכמו בין המתכנן לרוכשים. המתכנן יתקשר עם הרוכש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בענ</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ין קביעת מחיר השינויים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תובא בפני המנהל והוא יהיה המוסמך להכריע בה.</w:t>
      </w:r>
    </w:p>
    <w:p w14:paraId="4D7CFAC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4EACD6D1"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אחריות</w:t>
      </w:r>
    </w:p>
    <w:p w14:paraId="57B9F0CF" w14:textId="77777777" w:rsidR="008B5A6E" w:rsidRPr="00013687" w:rsidRDefault="008B5A6E" w:rsidP="008B5A6E">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35809B9" w14:textId="77777777" w:rsidR="008B5A6E" w:rsidRPr="00013687" w:rsidRDefault="008B5A6E" w:rsidP="008B5A6E">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3379AD7D" w14:textId="77777777" w:rsidR="008B5A6E" w:rsidRPr="00013687" w:rsidRDefault="008B5A6E" w:rsidP="008B5A6E">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E015F7D"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5B91865"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8E9E0A9"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F5CAAE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115554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A7489AF"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3D2EE1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1E03E6CF"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16BA4481"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02E2D046"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lastRenderedPageBreak/>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525CC4E0"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4BF9AF1A"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4BF4E3D"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7A29532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E68B719"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244F427"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A574D3E"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23B0B8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4E36293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0ED8D1E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למעט שינויי דיירים,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2EF9E62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3FF78C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ACA3C5F"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lastRenderedPageBreak/>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7B7AD190"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31C68556"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27F6102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25D789A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י הדין ו/או מכח צו הרחבה ו/או מכח הסכם כלשהו על עובד</w:t>
      </w:r>
      <w:r w:rsidRPr="00650D2D">
        <w:rPr>
          <w:rFonts w:ascii="Times New Roman" w:eastAsia="Times New Roman" w:hAnsi="Times New Roman" w:cs="David" w:hint="cs"/>
          <w:sz w:val="20"/>
          <w:szCs w:val="24"/>
          <w:rtl/>
          <w:lang w:eastAsia="he-IL"/>
        </w:rPr>
        <w:t>.</w:t>
      </w:r>
    </w:p>
    <w:p w14:paraId="58C9B14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CA3AFB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ישא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3E97CF2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60F3BBD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1797CA0"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2CAEB9FA"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462179F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0D5115BF"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7ABBF8BB"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18420E8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3935115D"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43E7E3F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32216A0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46EC51B9"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73080A3C"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167D8C72"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6981B393"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2FD2F727"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נבצר מהמתכנן או מהמנהל הראשי לקיים את ה</w:t>
      </w:r>
      <w:r w:rsidRPr="00650D2D">
        <w:rPr>
          <w:rFonts w:ascii="Times New Roman" w:eastAsia="Times New Roman" w:hAnsi="Times New Roman" w:cs="David" w:hint="cs"/>
          <w:sz w:val="20"/>
          <w:szCs w:val="24"/>
          <w:rtl/>
          <w:lang w:eastAsia="he-IL"/>
        </w:rPr>
        <w:t xml:space="preserve">וראות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לפעולה משפטית או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שירותי המתכנן או אם ארע אירוע דומה.</w:t>
      </w:r>
    </w:p>
    <w:p w14:paraId="4B606A76"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חל שינוי בהחזקת המניות ו/או בהרכב המנהלים של המתכנן.</w:t>
      </w:r>
    </w:p>
    <w:p w14:paraId="4CE0FBCC"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6E288D29"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lastRenderedPageBreak/>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24BC45B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65CC80E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717B34C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1EA49BF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C0065AB" w14:textId="77777777"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6490C2B"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5B64863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3A7CE4F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64687F1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17DF96E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77ABF832"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B5D9ACA"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7107FE56"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5AB529F8"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317EB54"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77ABE65B"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18B1202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E2C469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39C424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שלוחיו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7CA78591"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41BBFB7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63AB04B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32E1677B"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0C4BA29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CA94A94"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159EF3C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0DFB9F6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091EA7B5"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8147F33"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4560CD6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2DB598D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2AB5BD4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כויתור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כויתור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192A738E"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0C9FDB9E"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BB8E562"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2F44C827"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CBF5B3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י חוזה זה. וזאת מבלי לגרוע מהאמור להלן בסיפא לס"ק זה.</w:t>
      </w:r>
    </w:p>
    <w:p w14:paraId="541ACE54"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236A50D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0AC50A0"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D9DE20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CF48FC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D3C23A6" w14:textId="77777777"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37308227" w14:textId="77777777"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5AFDECE8"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5A7658D8"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93B4B23"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2BE2A13"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460E2C3" w14:textId="77777777"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דקל רוקבן" w:date="2021-11-17T13:07:00Z">
            <w:r w:rsidR="00931083">
              <w:rPr>
                <w:rFonts w:ascii="Times New Roman" w:eastAsia="Times New Roman" w:hAnsi="Times New Roman" w:cs="David"/>
                <w:color w:val="00B0F0"/>
                <w:sz w:val="20"/>
                <w:szCs w:val="24"/>
                <w:u w:val="single"/>
                <w:rtl/>
                <w:lang w:eastAsia="he-IL"/>
              </w:rPr>
              <w:t>רעמ הנדסת כבישים ותנועה</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 w:author="דקל רוקבן" w:date="2021-11-17T13:06:00Z">
            <w:r w:rsidR="00931083" w:rsidRPr="003E6FC4">
              <w:rPr>
                <w:rStyle w:val="a7"/>
                <w:rtl/>
              </w:rPr>
              <w:t>[שם צד א]</w:t>
            </w:r>
          </w:ins>
        </w:sdtContent>
      </w:sdt>
    </w:p>
    <w:p w14:paraId="63E80DBB"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863B64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5542A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EAA74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61F575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6729BC"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FB8C572"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E7B907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60F359"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364954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4C030BD"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3C1AC257"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699E4ADC"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8AAD028"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C00807F"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A4E6C9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DA9B321" w14:textId="7777777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249C8A3"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3A2F24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D35583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855E29"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 w:author="דקל רוקבן" w:date="2021-11-17T13:05:00Z">
            <w:r w:rsidR="00931083">
              <w:rPr>
                <w:rFonts w:ascii="Times New Roman" w:eastAsia="Times New Roman" w:hAnsi="Times New Roman" w:cs="David" w:hint="cs"/>
                <w:color w:val="00B0F0"/>
                <w:sz w:val="24"/>
                <w:szCs w:val="24"/>
                <w:rtl/>
                <w:lang w:eastAsia="he-IL"/>
              </w:rPr>
              <w:t>נתניה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 w:author="דקל רוקבן" w:date="2021-11-17T13:05:00Z">
            <w:r w:rsidR="00931083" w:rsidRPr="003059F5">
              <w:rPr>
                <w:rStyle w:val="a7"/>
                <w:rtl/>
              </w:rPr>
              <w:t>[שם אתר]</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דקל רוקבן" w:date="2021-11-17T13:05:00Z">
            <w:r w:rsidR="00931083">
              <w:rPr>
                <w:rFonts w:ascii="Times New Roman" w:eastAsia="Times New Roman" w:hAnsi="Times New Roman" w:cs="David" w:hint="cs"/>
                <w:color w:val="00B0F0"/>
                <w:sz w:val="24"/>
                <w:szCs w:val="24"/>
                <w:rtl/>
              </w:rPr>
              <w:t>נתניה - מגרש 1409</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17A4F9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4C4812"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1" w:author="דקל רוקבן" w:date="2021-11-17T13:09:00Z">
            <w:r w:rsidR="00931083">
              <w:rPr>
                <w:rFonts w:ascii="Times New Roman" w:eastAsia="Times New Roman" w:hAnsi="Times New Roman" w:cs="David" w:hint="cs"/>
                <w:color w:val="008000"/>
                <w:sz w:val="24"/>
                <w:szCs w:val="24"/>
                <w:rtl/>
              </w:rPr>
              <w:t>נת / 556 / ב / 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2" w:author="דקל רוקבן" w:date="2021-11-17T13:09:00Z">
            <w:r w:rsidR="00931083">
              <w:rPr>
                <w:rFonts w:ascii="Times New Roman" w:eastAsia="Times New Roman" w:hAnsi="Times New Roman" w:cs="David" w:hint="cs"/>
                <w:sz w:val="24"/>
                <w:szCs w:val="24"/>
                <w:rtl/>
                <w:lang w:eastAsia="he-IL"/>
              </w:rPr>
              <w:t>8256</w:t>
            </w:r>
          </w:ins>
        </w:sdtContent>
      </w:sdt>
      <w:r w:rsidRPr="00B27B4C">
        <w:rPr>
          <w:rFonts w:ascii="Times New Roman" w:eastAsia="Times New Roman" w:hAnsi="Times New Roman" w:cs="David" w:hint="cs"/>
          <w:sz w:val="24"/>
          <w:szCs w:val="24"/>
          <w:rtl/>
          <w:lang w:eastAsia="he-IL"/>
        </w:rPr>
        <w:t>.</w:t>
      </w:r>
    </w:p>
    <w:p w14:paraId="2575A9D1"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2E007C9C"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3B943A9"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3" w:author="דקל רוקבן" w:date="2021-11-17T13:05:00Z">
            <w:r w:rsidR="00931083">
              <w:rPr>
                <w:rFonts w:ascii="Times New Roman" w:eastAsia="Times New Roman" w:hAnsi="Times New Roman" w:cs="David" w:hint="cs"/>
                <w:color w:val="008000"/>
                <w:sz w:val="24"/>
                <w:szCs w:val="24"/>
                <w:rtl/>
              </w:rPr>
              <w:t>נתניה</w:t>
            </w:r>
          </w:ins>
        </w:sdtContent>
      </w:sdt>
      <w:r w:rsidRPr="00B27B4C">
        <w:rPr>
          <w:rFonts w:ascii="Times New Roman" w:eastAsia="Times New Roman" w:hAnsi="Times New Roman" w:cs="David" w:hint="cs"/>
          <w:color w:val="008000"/>
          <w:sz w:val="24"/>
          <w:szCs w:val="24"/>
          <w:rtl/>
        </w:rPr>
        <w:t>.</w:t>
      </w:r>
    </w:p>
    <w:p w14:paraId="5565A62D"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37A4E8E3"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C870C7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F59C9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4" w:author="דקל רוקבן" w:date="2021-11-17T13:09:00Z">
            <w:r w:rsidR="00931083">
              <w:rPr>
                <w:rFonts w:ascii="Times New Roman" w:eastAsia="Times New Roman" w:hAnsi="Times New Roman" w:cs="David" w:hint="cs"/>
                <w:sz w:val="24"/>
                <w:szCs w:val="24"/>
                <w:rtl/>
                <w:lang w:eastAsia="he-IL"/>
              </w:rPr>
              <w:t>דקל רוקבן</w:t>
            </w:r>
          </w:ins>
        </w:sdtContent>
      </w:sdt>
    </w:p>
    <w:p w14:paraId="308681D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32FD52C"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מימד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4D11B813" w14:textId="77777777"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BCF887E"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3B4309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B85955"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0547FB3B" w14:textId="77777777"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357DC8B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8B17B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3419702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F0ED4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BCC67F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BDED30"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00411E96"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D3F134B"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7D403EE"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BA7A7F6"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9E374C9"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6043CED"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77228285" w14:textId="77777777" w:rsidTr="0006071E">
        <w:tc>
          <w:tcPr>
            <w:tcW w:w="3366" w:type="dxa"/>
          </w:tcPr>
          <w:p w14:paraId="7BA23E3D" w14:textId="77777777" w:rsidR="0006071E" w:rsidRDefault="00931083"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06071E" w:rsidRPr="00E95AE9">
                  <w:rPr>
                    <w:rStyle w:val="a7"/>
                    <w:color w:val="00B0F0"/>
                    <w:rtl/>
                  </w:rPr>
                  <w:t>[אחוז השתתפות צד א]</w:t>
                </w:r>
              </w:sdtContent>
            </w:sdt>
          </w:p>
          <w:p w14:paraId="1A3AAAD1"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7B7C2C1" w14:textId="77777777" w:rsidR="0006071E" w:rsidRDefault="0006071E" w:rsidP="0006071E">
            <w:pPr>
              <w:widowControl w:val="0"/>
              <w:spacing w:before="0" w:beforeAutospacing="0" w:after="0" w:afterAutospacing="0" w:line="240" w:lineRule="auto"/>
              <w:ind w:left="720"/>
              <w:outlineLvl w:val="2"/>
            </w:pPr>
          </w:p>
          <w:p w14:paraId="3FB7541C"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1F62C0B"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5C04620F"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2F32BEE8"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48D2928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14B895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59E017E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02088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3A0F114B"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173EB0"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תכנון תנועה לתכנית</w:t>
      </w:r>
      <w:r w:rsidRPr="00650D2D">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בנין עיר בסמכות ועדה מקומית.</w:t>
      </w:r>
    </w:p>
    <w:p w14:paraId="69CCDAF9"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72F9782B"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6783F12B"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תכנון תנועת כלי רכב וס</w:t>
      </w:r>
      <w:r w:rsidRPr="00650D2D">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4BC80006"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תכנון פיזי של כבישים, רחובות משולבים וחניונים ציבוריים.</w:t>
      </w:r>
    </w:p>
    <w:p w14:paraId="52B5B441"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תאום מערכות ותשתיות בכבישים, מדרכות ורחובות משולבים ציבוריים.</w:t>
      </w:r>
    </w:p>
    <w:p w14:paraId="1FD105CB" w14:textId="7777777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30D810F7" w14:textId="77777777"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6C0FB3DC"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317400D9"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4A515D79"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E7BC03A"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C8A3FAB"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3EB971B7" w14:textId="77777777"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6B4C573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BABBB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18C104B9"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FDEF67D" w14:textId="77777777"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67A2E59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4F8775" w14:textId="77777777"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r w:rsidRPr="0006071E">
        <w:rPr>
          <w:rFonts w:ascii="Times New Roman" w:eastAsia="Times New Roman" w:hAnsi="Times New Roman" w:cs="David" w:hint="cs"/>
          <w:sz w:val="24"/>
          <w:szCs w:val="24"/>
          <w:rtl/>
          <w:lang w:eastAsia="he-IL"/>
        </w:rPr>
        <w:t xml:space="preserve"> ו/או </w:t>
      </w:r>
      <w:r w:rsidR="0006071E">
        <w:rPr>
          <w:rFonts w:ascii="Times New Roman" w:eastAsia="Times New Roman" w:hAnsi="Times New Roman" w:cs="David" w:hint="cs"/>
          <w:sz w:val="24"/>
          <w:szCs w:val="24"/>
          <w:rtl/>
          <w:lang w:eastAsia="he-IL"/>
        </w:rPr>
        <w:t>תכנון ת</w:t>
      </w:r>
      <w:r w:rsidRPr="00650D2D">
        <w:rPr>
          <w:rFonts w:ascii="Times New Roman" w:eastAsia="Times New Roman" w:hAnsi="Times New Roman" w:cs="David" w:hint="cs"/>
          <w:sz w:val="24"/>
          <w:szCs w:val="24"/>
          <w:rtl/>
          <w:lang w:eastAsia="he-IL"/>
        </w:rPr>
        <w:t>כנית</w:t>
      </w:r>
      <w:r w:rsidR="0006071E">
        <w:rPr>
          <w:rFonts w:ascii="Times New Roman" w:eastAsia="Times New Roman" w:hAnsi="Times New Roman" w:cs="David" w:hint="cs"/>
          <w:sz w:val="24"/>
          <w:szCs w:val="24"/>
          <w:rtl/>
          <w:lang w:eastAsia="he-IL"/>
        </w:rPr>
        <w:t xml:space="preserve"> בניין עיר בסמכות מקומית ו/או ת</w:t>
      </w:r>
      <w:r w:rsidRPr="00650D2D">
        <w:rPr>
          <w:rFonts w:ascii="Times New Roman" w:eastAsia="Times New Roman" w:hAnsi="Times New Roman" w:cs="David" w:hint="cs"/>
          <w:sz w:val="24"/>
          <w:szCs w:val="24"/>
          <w:rtl/>
          <w:lang w:eastAsia="he-IL"/>
        </w:rPr>
        <w:t xml:space="preserve">כנית עיצוב </w:t>
      </w:r>
    </w:p>
    <w:p w14:paraId="590C8206" w14:textId="7777777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4FE4F705"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DE568AA"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04ED002D"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132C7D97"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עריכת בירורים ברשויות המוסמכות, לרבות ברשות המקומית, במשרד התחבורה, במ.ע.צ,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2CDAC90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אנליזה תנועתית של נפחי התנועה, הכנת הצעה לקביעת תקני חניה (בשלב תכנית בנין עיר, ככל ששירותי המתכנן כוללים תכנון תנועה לתכנית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605EA360"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29AE7C8F" w14:textId="77777777"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מוקדמות במספר חלופות לתיאור בקווים כלליים של הצורה הפלנימטרית של הפתרונות התחבורתיים. (בתוכניות בנין עיר – גם מחוץ לגבולות התכנית והפרויקט).</w:t>
      </w:r>
    </w:p>
    <w:p w14:paraId="25ED35E5"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183951A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69FE6E1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60D2ADA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וכו'.</w:t>
      </w:r>
    </w:p>
    <w:p w14:paraId="0D5C5063"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2984975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5EAED95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74D4DEA8" w14:textId="77777777" w:rsidR="00650D2D" w:rsidRPr="00650D2D" w:rsidRDefault="0006071E"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t>הכנת ת</w:t>
      </w:r>
      <w:r w:rsidR="00650D2D" w:rsidRPr="00650D2D">
        <w:rPr>
          <w:rFonts w:ascii="Times New Roman" w:eastAsia="Times New Roman" w:hAnsi="Times New Roman" w:cs="David"/>
          <w:sz w:val="24"/>
          <w:szCs w:val="24"/>
          <w:rtl/>
          <w:lang w:eastAsia="he-IL"/>
        </w:rPr>
        <w:t xml:space="preserve">כניות מוקדמות למפלסי עבודות עפר, פתרונות ניקוז ומיקום קירות תומכים, על רקע מפות טופוגרפיות שיבוצעו על ידי המזמין ו/או מי מטעמו ועל חשבונו. </w:t>
      </w:r>
    </w:p>
    <w:p w14:paraId="256EBD22"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245A7C9F"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3E6BAD3D"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43E1CFF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מתן הנחיות, הצעות ויעוץ לאדריכל לעריכת תכנית בנין העיר, לרבות ניסוח תקנון התכנית בכל הקשור לנושאים התחבורתיים.</w:t>
      </w:r>
    </w:p>
    <w:p w14:paraId="48F3B8D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הכנת נספחי תנועה (מנחים) לתכנית בנין העיר לרבות פתרונות בשטחים שמחוץ לגבולות התכנית, הגשתם לרשויות, בתאום עם האדריכל והמזמין ובאשור המזמין.</w:t>
      </w:r>
    </w:p>
    <w:p w14:paraId="49067A27"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סיוע לאדריכל בכל הקשור לעריכת תכנית בנין העיר וא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1888FB8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ab/>
        <w:t>העברת השלמות והבהרות בכתב ובע"פ, תיקונים בתוכניות, לפי דרישת המזמין או לפי דרישות הגורמים המקצועיים ברשויות ובו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עדות באישור המזמין, והכל עד למתן תוקף לתכנית בנין העיר. </w:t>
      </w:r>
    </w:p>
    <w:p w14:paraId="5A26C10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התכניות והמסמכים הנדרשים ע"י הרשויות המוסמכות למתן היתרי בניה לבצוע עבודות בכבישים, מדרכות, שצ"פים וכו', הגשתם לרשויות – לאחר אשור המנהל – וטיפול באישורם. </w:t>
      </w:r>
    </w:p>
    <w:p w14:paraId="1BC76EC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4CF278BA"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ורדיוסי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דרכים פנימיות, רמפות, שפועים, תמרור, צביעה ושילוט תנועתי.</w:t>
      </w:r>
    </w:p>
    <w:p w14:paraId="0D0E51A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795E9A6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רדיוסי סבוב, עקומי מעבר, שפועים צידיים ומעברי שיפועים, תמרור, צביעה ושלוט תנועתי, מיקום מעברי חציה להולכי רגל.</w:t>
      </w:r>
    </w:p>
    <w:p w14:paraId="3D573AFD"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ן סופי של מפלסי הדרכים על רקע ת</w:t>
      </w:r>
      <w:r w:rsidRPr="00650D2D">
        <w:rPr>
          <w:rFonts w:ascii="Times New Roman" w:eastAsia="Times New Roman" w:hAnsi="Times New Roman" w:cs="David"/>
          <w:sz w:val="24"/>
          <w:szCs w:val="24"/>
          <w:rtl/>
          <w:lang w:eastAsia="he-IL"/>
        </w:rPr>
        <w:t xml:space="preserve">כניות מדידה של המצב הקיים. </w:t>
      </w:r>
    </w:p>
    <w:p w14:paraId="567ECB42"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חתכים עקרוניים לאורך ולרוחב כבישים, דרכים, חניונים.</w:t>
      </w:r>
    </w:p>
    <w:p w14:paraId="59488A87"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4EF737EE" w14:textId="77777777" w:rsidR="00650D2D" w:rsidRPr="00650D2D"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השונות במסגרת שינוי תב"ע בסמכות הועדה המקומית כולל הופעה בישיבות 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ככל שיידרש</w:t>
      </w:r>
      <w:r w:rsidRPr="00650D2D">
        <w:rPr>
          <w:rFonts w:ascii="Times New Roman" w:eastAsia="Times New Roman" w:hAnsi="Times New Roman" w:cs="David"/>
          <w:sz w:val="24"/>
          <w:szCs w:val="24"/>
          <w:rtl/>
          <w:lang w:eastAsia="he-IL"/>
        </w:rPr>
        <w:t xml:space="preserve">. </w:t>
      </w:r>
    </w:p>
    <w:p w14:paraId="7D298BF6"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3DEB48CA"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יב.</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065440EF"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694BB23D"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01CED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67D6AF"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62A3B83C"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3DDFCCA2"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DBA3FD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hint="cs"/>
          <w:sz w:val="24"/>
          <w:szCs w:val="24"/>
          <w:rtl/>
          <w:lang w:eastAsia="he-IL"/>
        </w:rPr>
        <w:t xml:space="preserve">עריכת, תכנון ואישור הסדרי תנועה זמניים ככל </w:t>
      </w:r>
      <w:r w:rsidRPr="0006071E">
        <w:rPr>
          <w:rFonts w:ascii="Times New Roman" w:eastAsia="Times New Roman" w:hAnsi="Times New Roman" w:cs="David" w:hint="cs"/>
          <w:sz w:val="24"/>
          <w:szCs w:val="24"/>
          <w:rtl/>
          <w:lang w:eastAsia="he-IL"/>
        </w:rPr>
        <w:t>וכמה שנדרש</w:t>
      </w:r>
      <w:r w:rsidRPr="00650D2D">
        <w:rPr>
          <w:rFonts w:ascii="Times New Roman" w:eastAsia="Times New Roman" w:hAnsi="Times New Roman" w:cs="David" w:hint="cs"/>
          <w:sz w:val="24"/>
          <w:szCs w:val="24"/>
          <w:rtl/>
          <w:lang w:eastAsia="he-IL"/>
        </w:rPr>
        <w:t xml:space="preserve"> בכל שלב במהלך הביצוע, מספר פעמים </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4"/>
          <w:szCs w:val="24"/>
          <w:rtl/>
          <w:lang w:eastAsia="he-IL"/>
        </w:rPr>
        <w:t xml:space="preserve"> הכל מול הרשויות הנדרשות.</w:t>
      </w:r>
    </w:p>
    <w:p w14:paraId="7D2FDE8A"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תנועתי ופיזי מפורט, הכולל בין היתר: סימון תאי חניה, מיקום אבני שפה (ו/או מחסומי רכב), מדרכות והגבהות, עריכת כל התכניות 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30794041"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36A2DBA6" w14:textId="77777777"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20D14793"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lastRenderedPageBreak/>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17B384D5"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תכניות בצוע למגרשים, לצמתים, לרחובות ולדרכים, בין היתר בנושאי: תמרור, צביעה ושלוט תנועתי, קביעת ציוד ואביזרים תחבורתיים. </w:t>
      </w:r>
    </w:p>
    <w:p w14:paraId="5CFB9C38"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הכל כנדרש לעריכת מכרז למדידה ו/או פאושלי.</w:t>
      </w:r>
    </w:p>
    <w:p w14:paraId="3BA4FD11"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המפרטים יודפסו באמצעות מעבד תמלילים, והם יוצאו בקבצי "אסקי", כך שניתן יהיה להעתיקם לכל מעבד תמלילים אחר, ע"ג דיסקט ובתדפיס.</w:t>
      </w:r>
    </w:p>
    <w:p w14:paraId="438D3E28"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1C965B3A"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4F36799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הכנת אומדן מפורט בתכנת "סופר מכרז" המבוסס על המפרטים וכתבי הכמויות, תוך ציון מדד המחירים לצרכן הידוע במועד הכנת האומדן.</w:t>
      </w:r>
    </w:p>
    <w:p w14:paraId="77E4690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109F22F1"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440C3DE9"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24AFDCA0"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09AFBCD2"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35EB7DD6"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2647416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A4CAE9"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4B0912DA"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3625169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47E0F0E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1B85C6E6"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762C334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18B72C5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462BE1E3"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1C859FBA"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4D4D696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2DD07AA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31FEB017"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12B61E27"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6FAF6FB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385CDBFA"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5D6FD744"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26A2368E"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81399D0"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ושינויים.</w:t>
      </w:r>
    </w:p>
    <w:p w14:paraId="63008B3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E8AD58"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474EDAF1"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37321E7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18C705E2"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26397C5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06646CF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5B4817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08D78E3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078BC7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2E2CFD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24C1DD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D214D1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1976DF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621A7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39ECFA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9113E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1EB4934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081E97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E69E06" w14:textId="77777777"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lastRenderedPageBreak/>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44492891"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45A61B1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106A2816"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5390889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D4F65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t xml:space="preserve">עבור שרותי המתכנן לתכנית בנין עיר בסמכות ועדה מקומית: ___________ ₪ </w:t>
      </w:r>
    </w:p>
    <w:p w14:paraId="06FAB675"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(במילים: _________ ₪).</w:t>
      </w:r>
    </w:p>
    <w:p w14:paraId="5B3653FC"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E40CE3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עבור שרותי המתכנן בתחום המגרשים בהם מתוכננים מבני מגורים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________ ₪ (במילים: ________ ₪) לכל יח"ד במגרש.</w:t>
      </w:r>
    </w:p>
    <w:p w14:paraId="27336AB2"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A910547"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עבור שרותי המתכנן בתחום שטחים ציבוריים, שטחים פרטיים שבהם לא מתוכננים מבנים, ולמתחם מבנה מכירות ודירה לדוגמא: __________ ₪ (במילים: _________ ₪).</w:t>
      </w:r>
    </w:p>
    <w:p w14:paraId="28847419"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C66ADEF"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5" w:author="דקל רוקבן" w:date="2021-11-17T13:09:00Z">
            <w:r w:rsidR="00931083">
              <w:rPr>
                <w:rFonts w:ascii="Times New Roman" w:eastAsia="Times New Roman" w:hAnsi="Times New Roman" w:cs="David"/>
                <w:color w:val="0000FF"/>
                <w:sz w:val="24"/>
                <w:szCs w:val="24"/>
                <w:rtl/>
                <w:lang w:eastAsia="he-IL"/>
              </w:rPr>
              <w:t>מדד המחירים לצרכן</w:t>
            </w:r>
          </w:ins>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6" w:author="דקל רוקבן" w:date="2021-11-17T13:09:00Z">
            <w:r w:rsidR="00931083">
              <w:rPr>
                <w:rFonts w:ascii="Times New Roman" w:eastAsia="Times New Roman" w:hAnsi="Times New Roman" w:cs="David"/>
                <w:color w:val="0000FF"/>
                <w:sz w:val="24"/>
                <w:szCs w:val="24"/>
                <w:rtl/>
                <w:lang w:eastAsia="he-IL"/>
              </w:rPr>
              <w:t>ידוע</w:t>
            </w:r>
          </w:ins>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15T00:00:00Z">
            <w:dateFormat w:val="dd/MM/yyyy"/>
            <w:lid w:val="he-IL"/>
            <w:storeMappedDataAs w:val="dateTime"/>
            <w:calendar w:val="gregorian"/>
          </w:date>
        </w:sdtPr>
        <w:sdtEndPr/>
        <w:sdtContent>
          <w:ins w:id="17" w:author="דקל רוקבן" w:date="2021-11-17T13:09:00Z">
            <w:r w:rsidR="00931083">
              <w:rPr>
                <w:rFonts w:ascii="Times New Roman" w:eastAsia="Times New Roman" w:hAnsi="Times New Roman" w:cs="David" w:hint="cs"/>
                <w:color w:val="0000FF"/>
                <w:sz w:val="24"/>
                <w:szCs w:val="24"/>
                <w:rtl/>
                <w:lang w:eastAsia="he-IL"/>
              </w:rPr>
              <w:t>‏15/12/2020</w:t>
            </w:r>
          </w:ins>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8" w:author="דקל רוקבן" w:date="2021-11-17T13:09:00Z">
            <w:r w:rsidR="00931083">
              <w:rPr>
                <w:rFonts w:ascii="Times New Roman" w:eastAsia="Times New Roman" w:hAnsi="Times New Roman" w:cs="David"/>
                <w:color w:val="0000FF"/>
                <w:sz w:val="24"/>
                <w:szCs w:val="24"/>
                <w:rtl/>
                <w:lang w:eastAsia="he-IL"/>
              </w:rPr>
              <w:t>223.3374</w:t>
            </w:r>
          </w:ins>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0A2B9546"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50A643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3AB26366"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89C115A"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4652869B"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702CB2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t xml:space="preserve">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 </w:t>
      </w:r>
    </w:p>
    <w:p w14:paraId="7137EDF4"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9B0AD98"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5A004EB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58D9EDDF"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B8760D9"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539B40B1"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60DBAAB"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57BEE8F8"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51FC4A6F"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56C06415"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2DCC58B7"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13742B37" w14:textId="77777777"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6AAAA27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268B2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74B49F7E"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5057A68C"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לתכנית בנין עיר בסמכות ועדה מקומית (באחוזים משכר המתכנן הנקוב בסעיף 1.1 לנספח ד' לעיל):</w:t>
      </w:r>
    </w:p>
    <w:p w14:paraId="4D9D39C7"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23BE56DE"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א.</w:t>
      </w:r>
      <w:r w:rsidRPr="00650D2D">
        <w:rPr>
          <w:rFonts w:ascii="Times New Roman" w:eastAsia="Times New Roman" w:hAnsi="Times New Roman" w:cs="David"/>
          <w:sz w:val="24"/>
          <w:szCs w:val="24"/>
          <w:rtl/>
          <w:lang w:eastAsia="he-IL"/>
        </w:rPr>
        <w:tab/>
        <w:t xml:space="preserve">לאחר הגשת מסמכי התכנון, באשור המזמין, </w:t>
      </w:r>
    </w:p>
    <w:p w14:paraId="581758BD" w14:textId="77777777" w:rsidR="00650D2D" w:rsidRDefault="00650D2D"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לאשור </w:t>
      </w:r>
      <w:r w:rsidR="0006071E">
        <w:rPr>
          <w:rFonts w:ascii="Times New Roman" w:eastAsia="Times New Roman" w:hAnsi="Times New Roman" w:cs="David"/>
          <w:sz w:val="24"/>
          <w:szCs w:val="24"/>
          <w:rtl/>
          <w:lang w:eastAsia="he-IL"/>
        </w:rPr>
        <w:t xml:space="preserve">הועדה המקומית לתכנון ובניה </w:t>
      </w:r>
      <w:r w:rsidR="0006071E"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sz w:val="24"/>
          <w:szCs w:val="24"/>
          <w:u w:val="dotted"/>
          <w:rtl/>
          <w:lang w:eastAsia="he-IL"/>
        </w:rPr>
        <w:tab/>
      </w:r>
      <w:r w:rsidR="0006071E">
        <w:rPr>
          <w:rFonts w:ascii="Times New Roman" w:eastAsia="Times New Roman" w:hAnsi="Times New Roman" w:cs="David" w:hint="cs"/>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06071E">
        <w:rPr>
          <w:rFonts w:ascii="Times New Roman" w:eastAsia="Times New Roman" w:hAnsi="Times New Roman" w:cs="David"/>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12B43F8D" w14:textId="77777777" w:rsidR="00295B2E" w:rsidRPr="00650D2D" w:rsidRDefault="00295B2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p>
    <w:p w14:paraId="27F6C57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ב.</w:t>
      </w:r>
      <w:r w:rsidRPr="00650D2D">
        <w:rPr>
          <w:rFonts w:ascii="Times New Roman" w:eastAsia="Times New Roman" w:hAnsi="Times New Roman" w:cs="David"/>
          <w:sz w:val="24"/>
          <w:szCs w:val="24"/>
          <w:rtl/>
          <w:lang w:eastAsia="he-IL"/>
        </w:rPr>
        <w:tab/>
        <w:t>לאחר 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 הו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עדה המקומית להפקדת התכנית </w:t>
      </w:r>
    </w:p>
    <w:p w14:paraId="410307E7" w14:textId="77777777" w:rsidR="00650D2D" w:rsidRDefault="00650D2D"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להתנגדויות </w:t>
      </w:r>
      <w:r w:rsidR="0006071E">
        <w:rPr>
          <w:rFonts w:ascii="Times New Roman" w:eastAsia="Times New Roman" w:hAnsi="Times New Roman" w:cs="David"/>
          <w:sz w:val="24"/>
          <w:szCs w:val="24"/>
          <w:rtl/>
          <w:lang w:eastAsia="he-IL"/>
        </w:rPr>
        <w:t>ופרסום ההפקדה ברשומות ובעיתונות</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2C530B4D" w14:textId="77777777" w:rsidR="00295B2E" w:rsidRPr="00650D2D" w:rsidRDefault="00295B2E"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p>
    <w:p w14:paraId="08E54F6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ג.</w:t>
      </w:r>
      <w:r w:rsidRPr="00650D2D">
        <w:rPr>
          <w:rFonts w:ascii="Times New Roman" w:eastAsia="Times New Roman" w:hAnsi="Times New Roman" w:cs="David"/>
          <w:sz w:val="24"/>
          <w:szCs w:val="24"/>
          <w:rtl/>
          <w:lang w:eastAsia="he-IL"/>
        </w:rPr>
        <w:tab/>
        <w:t xml:space="preserve">לאחר מתן תוקף לתוכנית ופרסום מתן התוקף </w:t>
      </w:r>
    </w:p>
    <w:p w14:paraId="602418BA" w14:textId="77777777" w:rsidR="00650D2D" w:rsidRPr="00650D2D" w:rsidRDefault="0006071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ברשומות ובעיתונות</w:t>
      </w:r>
      <w:r>
        <w:rPr>
          <w:rFonts w:ascii="Times New Roman" w:eastAsia="Times New Roman" w:hAnsi="Times New Roman" w:cs="David" w:hint="cs"/>
          <w:sz w:val="24"/>
          <w:szCs w:val="24"/>
          <w:rtl/>
          <w:lang w:eastAsia="he-IL"/>
        </w:rPr>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 xml:space="preserve"> </w:t>
      </w:r>
      <w:r w:rsidR="00650D2D" w:rsidRPr="0006071E">
        <w:rPr>
          <w:rFonts w:ascii="Times New Roman" w:eastAsia="Times New Roman" w:hAnsi="Times New Roman" w:cs="David"/>
          <w:sz w:val="24"/>
          <w:szCs w:val="24"/>
          <w:rtl/>
          <w:lang w:eastAsia="he-IL"/>
        </w:rPr>
        <w:t>34% משכר המתכנן</w:t>
      </w:r>
    </w:p>
    <w:p w14:paraId="63D5908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13158526" w14:textId="77777777" w:rsidR="00650D2D" w:rsidRPr="00650D2D" w:rsidRDefault="00650D2D" w:rsidP="0006071E">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    </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u w:val="single"/>
          <w:rtl/>
          <w:lang w:eastAsia="he-IL"/>
        </w:rPr>
        <w:t>סה"כ</w:t>
      </w:r>
      <w:r w:rsidR="00295B2E">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r w:rsidR="00295B2E">
        <w:rPr>
          <w:rFonts w:ascii="Times New Roman" w:eastAsia="Times New Roman" w:hAnsi="Times New Roman" w:cs="David"/>
          <w:sz w:val="24"/>
          <w:szCs w:val="24"/>
          <w:rtl/>
          <w:lang w:eastAsia="he-IL"/>
        </w:rPr>
        <w:t>100% משכר המתכנן</w:t>
      </w:r>
    </w:p>
    <w:p w14:paraId="3BA1C5F1"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p>
    <w:p w14:paraId="48337ECC"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לתכנון האמור בסעיפים 1.2 ו- 1.3 לנספח ד' לעיל</w:t>
      </w:r>
      <w:r w:rsidRPr="00650D2D">
        <w:rPr>
          <w:rFonts w:ascii="Times New Roman" w:eastAsia="Times New Roman" w:hAnsi="Times New Roman" w:cs="David"/>
          <w:sz w:val="24"/>
          <w:szCs w:val="24"/>
          <w:u w:val="single"/>
          <w:rtl/>
          <w:lang w:eastAsia="he-IL"/>
        </w:rPr>
        <w:t xml:space="preserve"> </w:t>
      </w:r>
      <w:r w:rsidRPr="00650D2D">
        <w:rPr>
          <w:rFonts w:ascii="Times New Roman" w:eastAsia="Times New Roman" w:hAnsi="Times New Roman" w:cs="David"/>
          <w:sz w:val="24"/>
          <w:szCs w:val="24"/>
          <w:rtl/>
          <w:lang w:eastAsia="he-IL"/>
        </w:rPr>
        <w:t>(באחוזים משכר המתכנן הנקוב</w:t>
      </w:r>
    </w:p>
    <w:p w14:paraId="7A94468D" w14:textId="77777777" w:rsidR="00650D2D" w:rsidRPr="00650D2D" w:rsidRDefault="00650D2D" w:rsidP="00650D2D">
      <w:pPr>
        <w:widowControl w:val="0"/>
        <w:spacing w:before="0" w:beforeAutospacing="0" w:after="0" w:afterAutospacing="0" w:line="240" w:lineRule="auto"/>
        <w:ind w:left="1440"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בסעיף 1.2  ו- בסעיף 1.3 לנספח ד' לעיל, לפי </w:t>
      </w:r>
      <w:r w:rsidRPr="00650D2D">
        <w:rPr>
          <w:rFonts w:ascii="Times New Roman" w:eastAsia="Times New Roman" w:hAnsi="Times New Roman" w:cs="David" w:hint="cs"/>
          <w:sz w:val="24"/>
          <w:szCs w:val="24"/>
          <w:rtl/>
          <w:lang w:eastAsia="he-IL"/>
        </w:rPr>
        <w:t>העניי</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25638563"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600EBAC"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1C5E14FB"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10% משכר המתכנן.</w:t>
      </w:r>
    </w:p>
    <w:p w14:paraId="60579F73"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C8CD672"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620B9AD2"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15% משכר המתכנן.</w:t>
      </w:r>
    </w:p>
    <w:p w14:paraId="723F4819"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00BDD0CF"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0D005411" w14:textId="77777777" w:rsidR="00650D2D" w:rsidRPr="00650D2D" w:rsidRDefault="00295B2E" w:rsidP="00295B2E">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8%  משכר המתכנן.</w:t>
      </w:r>
    </w:p>
    <w:p w14:paraId="60A5D2DD"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4974096"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4995A9FC" w14:textId="77777777" w:rsidR="00650D2D" w:rsidRPr="00650D2D" w:rsidRDefault="00650D2D" w:rsidP="006D145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30% משכר המתכנן.</w:t>
      </w:r>
    </w:p>
    <w:p w14:paraId="0DA70D2E"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5CB14F03" w14:textId="77777777" w:rsidR="00650D2D" w:rsidRPr="00650D2D" w:rsidRDefault="00650D2D" w:rsidP="00295B2E">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צאת ת</w:t>
      </w:r>
      <w:r w:rsidRPr="00650D2D">
        <w:rPr>
          <w:rFonts w:ascii="Times New Roman" w:eastAsia="Times New Roman" w:hAnsi="Times New Roman" w:cs="David"/>
          <w:sz w:val="24"/>
          <w:szCs w:val="24"/>
          <w:rtl/>
          <w:lang w:eastAsia="he-IL"/>
        </w:rPr>
        <w:t xml:space="preserve">כניות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12% משכר המתכנן.</w:t>
      </w:r>
    </w:p>
    <w:p w14:paraId="193113DD"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0AD3BCBC"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77FC3BA8" w14:textId="77777777" w:rsidR="00650D2D" w:rsidRPr="00650D2D" w:rsidRDefault="00295B2E" w:rsidP="00295B2E">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15% משכר המתכנן.</w:t>
      </w:r>
    </w:p>
    <w:p w14:paraId="22898130"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102DCA4F"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47B6F132"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504FE35B"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23D1EBE2" w14:textId="77777777" w:rsidR="00650D2D" w:rsidRPr="00650D2D" w:rsidRDefault="00650D2D" w:rsidP="00295B2E">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8%</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משכר המתכנן.</w:t>
      </w:r>
    </w:p>
    <w:p w14:paraId="4752FE1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E99828"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7D7F2965"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1263F2FE"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הפרויקט בהתאם לת</w:t>
      </w:r>
      <w:r w:rsidR="00650D2D" w:rsidRPr="00650D2D">
        <w:rPr>
          <w:rFonts w:ascii="Times New Roman" w:eastAsia="Times New Roman" w:hAnsi="Times New Roman" w:cs="David"/>
          <w:sz w:val="24"/>
          <w:szCs w:val="24"/>
          <w:rtl/>
          <w:lang w:eastAsia="he-IL"/>
        </w:rPr>
        <w:t xml:space="preserve">כניותיו, לתקנים מחייבים </w:t>
      </w:r>
    </w:p>
    <w:p w14:paraId="1F6DB1F3"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4E50692E"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DDFE27F" w14:textId="77777777"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11012BB5"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74F6851C"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305D7284"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0BFF08CC"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52014197"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המזמין ישלם את שכר המתכנן תוך 60 יום מתאריך אשור החשבון ע"י המנהל.</w:t>
      </w:r>
    </w:p>
    <w:p w14:paraId="153E22A3" w14:textId="77777777"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0BC38675" w14:textId="77777777"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19" w:author="דקל רוקבן" w:date="2021-11-17T13:06:00Z">
            <w:r w:rsidR="00931083">
              <w:rPr>
                <w:rFonts w:ascii="Times New Roman" w:eastAsia="Times New Roman" w:hAnsi="Times New Roman" w:cs="David" w:hint="cs"/>
                <w:color w:val="008000"/>
                <w:sz w:val="24"/>
                <w:szCs w:val="24"/>
                <w:rtl/>
                <w:lang w:eastAsia="he-IL"/>
              </w:rPr>
              <w:t>‏01/01/2021</w:t>
            </w:r>
          </w:ins>
        </w:sdtContent>
      </w:sdt>
      <w:r w:rsidRPr="00B27B4C">
        <w:rPr>
          <w:rFonts w:ascii="Times New Roman" w:eastAsia="Times New Roman" w:hAnsi="Times New Roman" w:cs="David" w:hint="cs"/>
          <w:bCs/>
          <w:color w:val="FF0000"/>
          <w:sz w:val="24"/>
          <w:szCs w:val="24"/>
          <w:rtl/>
          <w:lang w:eastAsia="he-IL"/>
        </w:rPr>
        <w:br/>
      </w:r>
    </w:p>
    <w:p w14:paraId="6709F5AB"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4227FAF" w14:textId="77777777" w:rsidR="00C936C9" w:rsidRPr="00B27B4C" w:rsidRDefault="00931083"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0" w:author="דקל רוקבן" w:date="2021-11-17T13:06: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3A8918E4"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88CC523"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B738F2F"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B48ABC7"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DF2E9DA"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023413"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דקל רוקבן" w:date="2021-11-17T13:07:00Z">
            <w:r w:rsidR="00931083">
              <w:rPr>
                <w:rFonts w:ascii="Times New Roman" w:eastAsia="Times New Roman" w:hAnsi="Times New Roman" w:cs="David"/>
                <w:color w:val="008000"/>
                <w:sz w:val="24"/>
                <w:szCs w:val="24"/>
                <w:rtl/>
                <w:lang w:eastAsia="he-IL"/>
              </w:rPr>
              <w:t>רעמ הנדסת כבישים ותנועה</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17T13:07:00Z">
            <w:r w:rsidR="00931083">
              <w:rPr>
                <w:rFonts w:ascii="Times New Roman" w:eastAsia="Times New Roman" w:hAnsi="Times New Roman" w:cs="David"/>
                <w:color w:val="008000"/>
                <w:sz w:val="24"/>
                <w:szCs w:val="24"/>
                <w:rtl/>
                <w:lang w:eastAsia="he-IL"/>
              </w:rPr>
              <w:t>רעמ הנדסת כבישים ותנועה</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דקל רוקבן" w:date="2021-11-17T13:07:00Z">
            <w:r w:rsidR="00931083">
              <w:rPr>
                <w:rFonts w:ascii="Times New Roman" w:eastAsia="Times New Roman" w:hAnsi="Times New Roman" w:cs="David"/>
                <w:color w:val="008000"/>
                <w:sz w:val="24"/>
                <w:szCs w:val="24"/>
                <w:rtl/>
                <w:lang w:eastAsia="he-IL"/>
              </w:rPr>
              <w:t>רעמ הנדסת כבישים ותנועה</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E949B9D"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622A04B"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11-17T13:07:00Z">
            <w:r w:rsidR="00931083">
              <w:rPr>
                <w:rFonts w:ascii="Times New Roman" w:eastAsia="Times New Roman" w:hAnsi="Times New Roman" w:cs="David"/>
                <w:color w:val="008000"/>
                <w:sz w:val="24"/>
                <w:szCs w:val="24"/>
                <w:rtl/>
                <w:lang w:eastAsia="he-IL"/>
              </w:rPr>
              <w:t>רעמ הנדסת כבישים ותנועה</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5" w:author="דקל רוקבן" w:date="2021-11-17T13:05:00Z">
            <w:r w:rsidR="00931083">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496C10F2"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D2FA7D"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דקל רוקבן" w:date="2021-11-17T13:07:00Z">
            <w:r w:rsidR="00931083">
              <w:rPr>
                <w:rFonts w:ascii="Times New Roman" w:eastAsia="Times New Roman" w:hAnsi="Times New Roman" w:cs="David"/>
                <w:color w:val="008000"/>
                <w:sz w:val="24"/>
                <w:szCs w:val="24"/>
                <w:rtl/>
                <w:lang w:eastAsia="he-IL"/>
              </w:rPr>
              <w:t>רעמ הנדסת כבישים ותנועה</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5E080CD"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0BA07D3" w14:textId="77777777"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7" w:author="דקל רוקבן" w:date="2021-11-17T13:07:00Z">
            <w:r w:rsidR="00931083">
              <w:rPr>
                <w:rFonts w:ascii="Times New Roman" w:eastAsia="Times New Roman" w:hAnsi="Times New Roman" w:cs="David"/>
                <w:color w:val="008000"/>
                <w:sz w:val="24"/>
                <w:szCs w:val="24"/>
                <w:rtl/>
                <w:lang w:eastAsia="he-IL"/>
              </w:rPr>
              <w:t>רעמ הנדסת כבישים ותנועה</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BCAEAD6"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2A014FE"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2523ADA"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7A88A39"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7CB7C0F"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4630CA4"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6E8A41B"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EC5FF3"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829B356"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2D1BDB6"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367D64C"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8" w:author="דקל רוקבן" w:date="2021-11-17T13:07:00Z">
            <w:r w:rsidR="00931083">
              <w:rPr>
                <w:rFonts w:ascii="Times New Roman" w:eastAsia="Times New Roman" w:hAnsi="Times New Roman" w:cs="David"/>
                <w:color w:val="00B0F0"/>
                <w:sz w:val="20"/>
                <w:szCs w:val="24"/>
                <w:u w:val="single"/>
                <w:rtl/>
                <w:lang w:eastAsia="he-IL"/>
              </w:rPr>
              <w:t>רעמ הנדסת כבישים ותנועה</w:t>
            </w:r>
          </w:ins>
        </w:sdtContent>
      </w:sdt>
    </w:p>
    <w:p w14:paraId="6194D9A7"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66ED6C7"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532547B"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76DFB165"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7EA5712A"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BF353AB"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0DD80E4" w14:textId="77777777" w:rsidR="00D70F3A" w:rsidRPr="00232692" w:rsidRDefault="00D70F3A" w:rsidP="00D70F3A">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CA68664" w14:textId="77777777" w:rsidR="00D70F3A" w:rsidRPr="002419E5" w:rsidRDefault="00D70F3A" w:rsidP="00D70F3A">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5B7E82D1" w14:textId="77777777" w:rsidR="00D70F3A" w:rsidRPr="0009511C" w:rsidRDefault="00D70F3A" w:rsidP="00D70F3A">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F6D79A0"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45DF9F9B"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2EFAC4CB"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55C5E29"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3953080"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D725DAA"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17802152"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298B031C"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5503051D"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FE80F5C"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34A236DB"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E1F41E7" w14:textId="77777777" w:rsidR="00D70F3A" w:rsidRPr="002419E5" w:rsidRDefault="00D70F3A" w:rsidP="00D70F3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0302CA9"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32E1EE4" w14:textId="77777777" w:rsidR="00D70F3A" w:rsidRPr="00400B84" w:rsidRDefault="00D70F3A" w:rsidP="00D70F3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70F3A" w:rsidRPr="0009511C" w14:paraId="2B9BADCB" w14:textId="77777777" w:rsidTr="00D70F3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B64065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753241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70F3A" w:rsidRPr="0009511C" w14:paraId="21082077" w14:textId="77777777" w:rsidTr="00D70F3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E6703C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70F3A" w:rsidRPr="0009511C" w14:paraId="29A82D9A" w14:textId="77777777" w:rsidTr="00D70F3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FD239C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4EFFDBF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8A5730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0E3BDD5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70F3A" w:rsidRPr="0009511C" w14:paraId="5A74DBFC" w14:textId="77777777" w:rsidTr="00D70F3A">
        <w:trPr>
          <w:trHeight w:val="551"/>
        </w:trPr>
        <w:tc>
          <w:tcPr>
            <w:tcW w:w="4068" w:type="dxa"/>
            <w:tcBorders>
              <w:top w:val="single" w:sz="4" w:space="0" w:color="auto"/>
              <w:left w:val="single" w:sz="4" w:space="0" w:color="auto"/>
              <w:bottom w:val="single" w:sz="4" w:space="0" w:color="auto"/>
              <w:right w:val="single" w:sz="4" w:space="0" w:color="auto"/>
            </w:tcBorders>
            <w:hideMark/>
          </w:tcPr>
          <w:p w14:paraId="33EA273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8F0352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23361B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838C029"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7430C985"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EAFF159"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ECAAAE4"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100AB237"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563A31A"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r>
      <w:tr w:rsidR="00D70F3A" w:rsidRPr="0009511C" w14:paraId="67D3EF28" w14:textId="77777777" w:rsidTr="00D70F3A">
        <w:trPr>
          <w:trHeight w:val="571"/>
        </w:trPr>
        <w:tc>
          <w:tcPr>
            <w:tcW w:w="4068" w:type="dxa"/>
            <w:tcBorders>
              <w:top w:val="single" w:sz="4" w:space="0" w:color="auto"/>
              <w:left w:val="single" w:sz="4" w:space="0" w:color="auto"/>
              <w:bottom w:val="single" w:sz="4" w:space="0" w:color="auto"/>
              <w:right w:val="single" w:sz="4" w:space="0" w:color="auto"/>
            </w:tcBorders>
            <w:hideMark/>
          </w:tcPr>
          <w:p w14:paraId="50282D9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3069A19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F681BD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0174C7"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AE9D66D"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r w:rsidR="00D70F3A" w:rsidRPr="0009511C" w14:paraId="2A7D7BBD" w14:textId="77777777" w:rsidTr="00D70F3A">
        <w:trPr>
          <w:trHeight w:val="391"/>
        </w:trPr>
        <w:tc>
          <w:tcPr>
            <w:tcW w:w="4068" w:type="dxa"/>
            <w:tcBorders>
              <w:top w:val="single" w:sz="4" w:space="0" w:color="auto"/>
              <w:left w:val="single" w:sz="4" w:space="0" w:color="auto"/>
              <w:bottom w:val="single" w:sz="4" w:space="0" w:color="auto"/>
              <w:right w:val="single" w:sz="4" w:space="0" w:color="auto"/>
            </w:tcBorders>
            <w:hideMark/>
          </w:tcPr>
          <w:p w14:paraId="488AD06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0692D4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DFB9374" w14:textId="77777777" w:rsidR="00D70F3A" w:rsidRPr="0009511C" w:rsidRDefault="00D70F3A" w:rsidP="00D70F3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5490A0"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23D088A"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bl>
    <w:p w14:paraId="2B00C0D4" w14:textId="77777777" w:rsidR="00D70F3A" w:rsidRPr="0009511C" w:rsidRDefault="00D70F3A" w:rsidP="00D70F3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70F3A" w:rsidRPr="0009511C" w14:paraId="2623234D" w14:textId="77777777" w:rsidTr="00D70F3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6F23D3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70F3A" w:rsidRPr="0009511C" w14:paraId="31DC2EF3" w14:textId="77777777" w:rsidTr="00D70F3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2D0DFCE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CAC82D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p w14:paraId="51241FD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1E540C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2F2364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1193FE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0B528E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20F0232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781703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BBA36F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70F3A" w:rsidRPr="0009511C" w14:paraId="44416AE5" w14:textId="77777777" w:rsidTr="00D70F3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701EC2D"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FCE7AA0"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F4324C4"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0DE6487A"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677188E"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1F5EE2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2BF387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CE5502C"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r>
      <w:tr w:rsidR="00D70F3A" w:rsidRPr="0009511C" w14:paraId="76D986EE"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CAEB4E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55EAFF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C92BEA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4A9C23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F8BDFB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124A5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CBBDEB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E5C5299"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70F3A" w:rsidRPr="0009511C" w14:paraId="3B41FDB3"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21A400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4168E2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057561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18D87F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5DA6EF7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83E94E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3E363D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57A2DF7"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70F3A" w:rsidRPr="0009511C" w14:paraId="5B1DED70"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DAE92D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D453C7E"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42E92B4"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9BED091"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85427F6"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F8DE7AE"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1FDB37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CDB7B82" w14:textId="77777777" w:rsidR="00D70F3A" w:rsidRPr="0009511C" w:rsidRDefault="00D70F3A" w:rsidP="00D70F3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62AB8E8" w14:textId="77777777" w:rsidR="00D70F3A" w:rsidRPr="0009511C" w:rsidRDefault="00D70F3A" w:rsidP="00D70F3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52ECFAB2" w14:textId="77777777" w:rsidTr="00D70F3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004603E"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70F3A" w:rsidRPr="0009511C" w14:paraId="6F0D46FF" w14:textId="77777777" w:rsidTr="00D70F3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85A6623"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B698F42" w14:textId="77777777" w:rsidR="00D70F3A" w:rsidRPr="0009511C" w:rsidRDefault="00D70F3A" w:rsidP="00D70F3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4AAE741E"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BA9C319"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D70F3A" w:rsidRPr="0009511C" w14:paraId="7DE6D30B" w14:textId="77777777" w:rsidTr="00D70F3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1A97B2B"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B3B5691"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4E74BF08"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6FD1853F" w14:textId="77777777" w:rsidR="00D70F3A" w:rsidRPr="0009511C" w:rsidRDefault="00D70F3A" w:rsidP="00D70F3A">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7C370388"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3F1BEF1"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70F3A" w:rsidRPr="0009511C" w14:paraId="4A3E3F6C" w14:textId="77777777" w:rsidTr="00D70F3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58F6C65" w14:textId="77777777" w:rsidR="00D70F3A" w:rsidRPr="0009511C" w:rsidRDefault="00D70F3A" w:rsidP="00D70F3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113FF2E" w14:textId="77777777" w:rsidR="00D70F3A" w:rsidRPr="0009511C" w:rsidRDefault="00D70F3A" w:rsidP="00D70F3A">
      <w:pPr>
        <w:spacing w:before="0" w:beforeAutospacing="0" w:after="200" w:afterAutospacing="0" w:line="276" w:lineRule="auto"/>
        <w:rPr>
          <w:rFonts w:ascii="David" w:eastAsia="Calibri" w:hAnsi="David" w:cs="David"/>
          <w:sz w:val="24"/>
          <w:szCs w:val="24"/>
          <w:rtl/>
          <w:lang w:eastAsia="he-IL"/>
        </w:rPr>
      </w:pPr>
    </w:p>
    <w:p w14:paraId="0731659A" w14:textId="77777777" w:rsidR="00D70F3A" w:rsidRPr="00B27B4C" w:rsidRDefault="00D70F3A" w:rsidP="00D70F3A">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D1368EA"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CAC93AD"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3AA364E"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3F21BBC"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1EED7D"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F89A75A"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EE62AD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F058F5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3588FF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796BEC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D21DB4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6E5AD0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42B998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7AE459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B0480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0"/>
          <w:rtl/>
          <w:lang w:eastAsia="he-IL"/>
        </w:rPr>
        <w:br w:type="page"/>
      </w:r>
    </w:p>
    <w:p w14:paraId="2CC8521E" w14:textId="7777777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lastRenderedPageBreak/>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1C03225E"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4A1EF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19934AD1"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42AA0047"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0ED98128"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493C9B72"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35243BE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A1BF94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2E37984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5DA8496"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תכניות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4B1D345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A6D391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0B33A7C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7B9671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7EB5EF9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4B48FA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3DF8BF6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AD2DCC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566CB7C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3D22B7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50D9A76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8F8F9D5"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1295362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014C0F0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5DE844B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2A233B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13A7FBF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E79AA1D"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0C7FF8A6"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472B12D"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5F03E004"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32B5DD09"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05ED651C"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F4C978B"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385EAE6D"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23565A0D"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42C95F0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424F026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6C1D17F7"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332D4F0D"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C3E63FC"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08EB894"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4BCD52"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10AE89"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049F67"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063FFF8" w14:textId="77777777" w:rsidR="00C936C9" w:rsidRDefault="00931083"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9" w:author="דקל רוקבן" w:date="2021-11-17T13:06: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C936C9" w:rsidRPr="00B27B4C">
        <w:rPr>
          <w:rFonts w:ascii="Times New Roman" w:eastAsia="Times New Roman" w:hAnsi="Times New Roman" w:cs="David" w:hint="cs"/>
          <w:color w:val="008000"/>
          <w:sz w:val="24"/>
          <w:szCs w:val="24"/>
          <w:rtl/>
          <w:lang w:eastAsia="he-IL"/>
        </w:rPr>
        <w:br/>
      </w:r>
    </w:p>
    <w:p w14:paraId="075FA6DD"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7B91109F"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37A7A4"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D26E610"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54E973"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C8CC182" w14:textId="77777777"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 w:author="דקל רוקבן" w:date="2021-11-17T13:07:00Z">
            <w:r w:rsidR="00931083">
              <w:rPr>
                <w:rFonts w:ascii="Times New Roman" w:eastAsia="Times New Roman" w:hAnsi="Times New Roman" w:cs="David"/>
                <w:color w:val="008000"/>
                <w:sz w:val="24"/>
                <w:szCs w:val="24"/>
                <w:rtl/>
                <w:lang w:eastAsia="he-IL"/>
              </w:rPr>
              <w:t>רעמ הנדסת כבישים ותנועה</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1" w:author="דקל רוקבן" w:date="2021-11-17T13:05:00Z">
            <w:r w:rsidR="00931083" w:rsidRPr="003059F5">
              <w:rPr>
                <w:rStyle w:val="a7"/>
                <w:rtl/>
              </w:rPr>
              <w:t>[שם אתר]</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2" w:author="דקל רוקבן" w:date="2021-11-17T13:05:00Z">
            <w:r w:rsidR="00931083">
              <w:rPr>
                <w:rFonts w:ascii="Times New Roman" w:eastAsia="Times New Roman" w:hAnsi="Times New Roman" w:cs="David" w:hint="cs"/>
                <w:color w:val="008000"/>
                <w:sz w:val="24"/>
                <w:szCs w:val="24"/>
                <w:rtl/>
              </w:rPr>
              <w:t>תכנון תנועה</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EE8852C"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949C6DF"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5F2358"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DBA1A4"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D4CCAD"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BCAFE3"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5B4634B"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520732"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EABF90"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DC3CC35" w14:textId="77777777" w:rsidR="00C936C9" w:rsidRPr="00B27B4C" w:rsidRDefault="00931083"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דקל רוקבן" w:date="2021-11-17T13:07:00Z">
            <w:r>
              <w:rPr>
                <w:rFonts w:ascii="Times New Roman" w:eastAsia="Times New Roman" w:hAnsi="Times New Roman" w:cs="David"/>
                <w:color w:val="00B0F0"/>
                <w:sz w:val="20"/>
                <w:szCs w:val="24"/>
                <w:u w:val="single"/>
                <w:rtl/>
                <w:lang w:eastAsia="he-IL"/>
              </w:rPr>
              <w:t>רעמ הנדסת כבישים ותנועה</w:t>
            </w:r>
          </w:ins>
        </w:sdtContent>
      </w:sdt>
    </w:p>
    <w:p w14:paraId="4B7DDF60"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36EF42B6"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13DF1BFB"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71413A2E"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E61FA48"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FCB9ADC"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100C9C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4" w:author="דקל רוקבן" w:date="2021-11-17T13:06:00Z">
            <w:r w:rsidR="00931083">
              <w:rPr>
                <w:rFonts w:ascii="Times New Roman" w:eastAsia="Times New Roman" w:hAnsi="Times New Roman" w:cs="David" w:hint="cs"/>
                <w:color w:val="008000"/>
                <w:sz w:val="24"/>
                <w:szCs w:val="24"/>
                <w:rtl/>
                <w:lang w:eastAsia="he-IL"/>
              </w:rPr>
              <w:br/>
              <w:t>אפריקה ישראל מגורים בע"מ</w:t>
            </w:r>
            <w:r w:rsidR="00931083">
              <w:rPr>
                <w:rFonts w:ascii="Times New Roman" w:eastAsia="Times New Roman" w:hAnsi="Times New Roman" w:cs="David" w:hint="cs"/>
                <w:color w:val="008000"/>
                <w:sz w:val="24"/>
                <w:szCs w:val="24"/>
                <w:rtl/>
                <w:lang w:eastAsia="he-IL"/>
              </w:rPr>
              <w:br/>
              <w:t>יוני נתניהו 1 ג' אור יהודה</w:t>
            </w:r>
            <w:r w:rsidR="00931083">
              <w:rPr>
                <w:rFonts w:ascii="Times New Roman" w:eastAsia="Times New Roman" w:hAnsi="Times New Roman" w:cs="David" w:hint="cs"/>
                <w:color w:val="008000"/>
                <w:sz w:val="24"/>
                <w:szCs w:val="24"/>
                <w:rtl/>
                <w:lang w:eastAsia="he-IL"/>
              </w:rPr>
              <w:br/>
              <w:t>מ.ז 52-003476-0</w:t>
            </w:r>
            <w:r w:rsidR="00931083">
              <w:rPr>
                <w:rFonts w:ascii="Times New Roman" w:eastAsia="Times New Roman" w:hAnsi="Times New Roman" w:cs="David" w:hint="cs"/>
                <w:color w:val="008000"/>
                <w:sz w:val="24"/>
                <w:szCs w:val="24"/>
                <w:rtl/>
                <w:lang w:eastAsia="he-IL"/>
              </w:rPr>
              <w:br/>
            </w:r>
          </w:ins>
        </w:sdtContent>
      </w:sdt>
    </w:p>
    <w:p w14:paraId="1648D72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3734F3D"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79B3822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6941F9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5" w:author="דקל רוקבן" w:date="2021-11-17T13:05:00Z">
            <w:r w:rsidR="00931083" w:rsidRPr="003059F5">
              <w:rPr>
                <w:rStyle w:val="a7"/>
                <w:rtl/>
              </w:rPr>
              <w:t>[שם אתר]</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1-01T00:00:00Z">
            <w:dateFormat w:val="dd/MM/yyyy"/>
            <w:lid w:val="he-IL"/>
            <w:storeMappedDataAs w:val="dateTime"/>
            <w:calendar w:val="gregorian"/>
          </w:date>
        </w:sdtPr>
        <w:sdtEndPr>
          <w:rPr>
            <w:rFonts w:hint="cs"/>
          </w:rPr>
        </w:sdtEndPr>
        <w:sdtContent>
          <w:ins w:id="36" w:author="דקל רוקבן" w:date="2021-11-17T13:06:00Z">
            <w:r w:rsidR="00931083">
              <w:rPr>
                <w:rFonts w:ascii="Times New Roman" w:eastAsia="Times New Roman" w:hAnsi="Times New Roman" w:cs="David" w:hint="cs"/>
                <w:color w:val="008000"/>
                <w:sz w:val="24"/>
                <w:szCs w:val="24"/>
                <w:rtl/>
                <w:lang w:eastAsia="he-IL"/>
              </w:rPr>
              <w:t>‏01/01/2021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B8BCB6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D0609A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BAD151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A0F3A3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53963E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5B9EABC"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86EFE0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13E9D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7FEF01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4E711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E54353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F89BCD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1D8F3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30C2365"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3B6C18B"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552BD8E5"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E2CBC82"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5488F9B"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7" w:author="דקל רוקבן" w:date="2021-11-17T13:07:00Z">
            <w:r w:rsidR="00931083">
              <w:rPr>
                <w:rFonts w:ascii="Times New Roman" w:eastAsia="Times New Roman" w:hAnsi="Times New Roman" w:cs="David"/>
                <w:color w:val="00B0F0"/>
                <w:sz w:val="20"/>
                <w:szCs w:val="24"/>
                <w:u w:val="single"/>
                <w:rtl/>
                <w:lang w:eastAsia="he-IL"/>
              </w:rPr>
              <w:t>רעמ הנדסת כבישים ותנועה</w:t>
            </w:r>
          </w:ins>
        </w:sdtContent>
      </w:sdt>
    </w:p>
    <w:p w14:paraId="2BBA18F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D5D2FB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FBA9B1"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3A99F9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D5CA88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6BAAEEB"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2D53FB9"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9FA4139"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0A4F736"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3AC9261"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E78832E"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304D63F0"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23FFBB11" w14:textId="77777777" w:rsidR="00C936C9" w:rsidRPr="00B27B4C"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24B83C97" w14:textId="77777777" w:rsidR="00C936C9" w:rsidRPr="00134C85" w:rsidRDefault="00C936C9" w:rsidP="00C936C9">
      <w:pPr>
        <w:rPr>
          <w:rFonts w:ascii="David" w:hAnsi="David" w:cs="David"/>
        </w:rPr>
      </w:pPr>
    </w:p>
    <w:p w14:paraId="4AF93649" w14:textId="77777777" w:rsidR="001A69D5" w:rsidRPr="00C936C9" w:rsidRDefault="001A69D5" w:rsidP="00C936C9">
      <w:pPr>
        <w:keepNext/>
        <w:widowControl w:val="0"/>
        <w:spacing w:before="0" w:beforeAutospacing="0" w:after="0" w:afterAutospacing="0" w:line="240" w:lineRule="auto"/>
        <w:jc w:val="center"/>
        <w:outlineLvl w:val="7"/>
        <w:rPr>
          <w:rtl/>
        </w:rPr>
      </w:pPr>
    </w:p>
    <w:sectPr w:rsidR="001A69D5" w:rsidRPr="00C936C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63066D" w14:textId="77777777" w:rsidR="00931083" w:rsidRDefault="00931083" w:rsidP="00AF234B">
      <w:pPr>
        <w:spacing w:before="0" w:after="0" w:line="240" w:lineRule="auto"/>
      </w:pPr>
      <w:r>
        <w:separator/>
      </w:r>
    </w:p>
  </w:endnote>
  <w:endnote w:type="continuationSeparator" w:id="0">
    <w:p w14:paraId="0CEDEE3A" w14:textId="77777777" w:rsidR="00931083" w:rsidRDefault="00931083" w:rsidP="00AF234B">
      <w:pPr>
        <w:spacing w:before="0" w:after="0" w:line="240" w:lineRule="auto"/>
      </w:pPr>
      <w:r>
        <w:continuationSeparator/>
      </w:r>
    </w:p>
  </w:endnote>
  <w:endnote w:type="continuationNotice" w:id="1">
    <w:p w14:paraId="00563DC2" w14:textId="77777777" w:rsidR="00931083" w:rsidRDefault="0093108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3"/>
      <w:gridCol w:w="2810"/>
      <w:gridCol w:w="233"/>
      <w:gridCol w:w="1049"/>
      <w:gridCol w:w="1781"/>
    </w:tblGrid>
    <w:tr w:rsidR="00D70F3A" w:rsidRPr="00F9528C" w14:paraId="5B74D8A3" w14:textId="77777777" w:rsidTr="00D70F3A">
      <w:tc>
        <w:tcPr>
          <w:tcW w:w="753" w:type="dxa"/>
        </w:tcPr>
        <w:p w14:paraId="7852353F"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04D19AB7" w14:textId="77777777" w:rsidR="00D70F3A" w:rsidRPr="00F9528C" w:rsidRDefault="00931083" w:rsidP="00D70F3A">
              <w:pPr>
                <w:tabs>
                  <w:tab w:val="center" w:pos="4153"/>
                  <w:tab w:val="right" w:pos="8306"/>
                </w:tabs>
                <w:spacing w:before="0" w:after="0" w:line="240" w:lineRule="auto"/>
                <w:rPr>
                  <w:rFonts w:ascii="David" w:hAnsi="David"/>
                  <w:color w:val="00B0F0"/>
                  <w:sz w:val="20"/>
                  <w:szCs w:val="20"/>
                  <w:rtl/>
                </w:rPr>
              </w:pPr>
              <w:ins w:id="38" w:author="דקל רוקבן" w:date="2021-11-17T13:05:00Z">
                <w:r>
                  <w:rPr>
                    <w:rFonts w:ascii="David" w:hAnsi="David"/>
                    <w:color w:val="00B0F0"/>
                    <w:sz w:val="20"/>
                    <w:szCs w:val="20"/>
                    <w:rtl/>
                  </w:rPr>
                  <w:t>נתניה - מגרש 1409</w:t>
                </w:r>
              </w:ins>
            </w:p>
          </w:tc>
        </w:sdtContent>
      </w:sdt>
      <w:tc>
        <w:tcPr>
          <w:tcW w:w="2232" w:type="dxa"/>
        </w:tcPr>
        <w:p w14:paraId="78291673"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תנועה</w:t>
              </w:r>
            </w:sdtContent>
          </w:sdt>
        </w:p>
      </w:tc>
      <w:tc>
        <w:tcPr>
          <w:tcW w:w="236" w:type="dxa"/>
        </w:tcPr>
        <w:p w14:paraId="5B4F2DEA" w14:textId="77777777" w:rsidR="00D70F3A" w:rsidRPr="00F9528C" w:rsidRDefault="00D70F3A" w:rsidP="00D70F3A">
          <w:pPr>
            <w:tabs>
              <w:tab w:val="center" w:pos="4153"/>
              <w:tab w:val="right" w:pos="8306"/>
            </w:tabs>
            <w:spacing w:before="0" w:after="0" w:line="240" w:lineRule="auto"/>
            <w:rPr>
              <w:rFonts w:ascii="David" w:hAnsi="David"/>
              <w:sz w:val="16"/>
              <w:szCs w:val="16"/>
              <w:rtl/>
            </w:rPr>
          </w:pPr>
        </w:p>
      </w:tc>
      <w:tc>
        <w:tcPr>
          <w:tcW w:w="1129" w:type="dxa"/>
        </w:tcPr>
        <w:p w14:paraId="07A158D5"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53D9894B"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Pr>
                  <w:rFonts w:ascii="David" w:hAnsi="David" w:hint="cs"/>
                  <w:sz w:val="20"/>
                  <w:szCs w:val="20"/>
                </w:rPr>
                <w:t>CONT-5-663</w:t>
              </w:r>
            </w:p>
          </w:tc>
        </w:sdtContent>
      </w:sdt>
    </w:tr>
    <w:tr w:rsidR="00D70F3A" w:rsidRPr="00F9528C" w14:paraId="28535373" w14:textId="77777777" w:rsidTr="00D70F3A">
      <w:tc>
        <w:tcPr>
          <w:tcW w:w="753" w:type="dxa"/>
        </w:tcPr>
        <w:p w14:paraId="2CA7CF9D"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CD4912D" w14:textId="77777777" w:rsidR="00D70F3A" w:rsidRPr="00F9528C" w:rsidRDefault="00931083" w:rsidP="00D70F3A">
              <w:pPr>
                <w:tabs>
                  <w:tab w:val="center" w:pos="4153"/>
                  <w:tab w:val="right" w:pos="8306"/>
                </w:tabs>
                <w:spacing w:before="0" w:after="0" w:line="240" w:lineRule="auto"/>
                <w:rPr>
                  <w:rFonts w:ascii="David" w:hAnsi="David"/>
                  <w:color w:val="00B0F0"/>
                  <w:sz w:val="20"/>
                  <w:szCs w:val="20"/>
                  <w:rtl/>
                </w:rPr>
              </w:pPr>
              <w:ins w:id="39" w:author="דקל רוקבן" w:date="2021-11-17T13:07:00Z">
                <w:r>
                  <w:rPr>
                    <w:rFonts w:ascii="David" w:hAnsi="David"/>
                    <w:color w:val="00B0F0"/>
                    <w:sz w:val="20"/>
                    <w:szCs w:val="20"/>
                    <w:rtl/>
                  </w:rPr>
                  <w:t>רעמ הנדסת כבישים ותנועה</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D70F3A" w:rsidRPr="00F9528C" w14:paraId="04BFD7AE" w14:textId="77777777" w:rsidTr="00D70F3A">
            <w:trPr>
              <w:trHeight w:val="201"/>
            </w:trPr>
            <w:tc>
              <w:tcPr>
                <w:tcW w:w="926" w:type="dxa"/>
              </w:tcPr>
              <w:p w14:paraId="41D24EB4"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C2223AF" w14:textId="77777777" w:rsidR="00D70F3A" w:rsidRPr="00F9528C" w:rsidRDefault="00D70F3A" w:rsidP="00D70F3A">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EC1DF4A"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36" w:type="dxa"/>
        </w:tcPr>
        <w:p w14:paraId="7E9FF2BF"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129" w:type="dxa"/>
        </w:tcPr>
        <w:p w14:paraId="5930738F"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2CE1DA0" w14:textId="77777777" w:rsidR="00D70F3A" w:rsidRPr="00F9528C" w:rsidRDefault="00931083"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D70F3A" w:rsidRPr="00F9528C">
                <w:rPr>
                  <w:rFonts w:ascii="David" w:hAnsi="David"/>
                  <w:color w:val="00B0F0"/>
                  <w:sz w:val="20"/>
                  <w:szCs w:val="20"/>
                  <w:rtl/>
                </w:rPr>
                <w:t>[סטטוס חוזה]</w:t>
              </w:r>
            </w:sdtContent>
          </w:sdt>
        </w:p>
      </w:tc>
    </w:tr>
    <w:tr w:rsidR="00D70F3A" w:rsidRPr="00F9528C" w14:paraId="30303D6F" w14:textId="77777777" w:rsidTr="00D70F3A">
      <w:trPr>
        <w:trHeight w:val="80"/>
      </w:trPr>
      <w:tc>
        <w:tcPr>
          <w:tcW w:w="753" w:type="dxa"/>
        </w:tcPr>
        <w:p w14:paraId="1FB531D4"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883" w:type="dxa"/>
        </w:tcPr>
        <w:p w14:paraId="05455DB2" w14:textId="77777777" w:rsidR="00D70F3A" w:rsidRPr="00F9528C" w:rsidRDefault="00D70F3A"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51283AAC"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36" w:type="dxa"/>
        </w:tcPr>
        <w:p w14:paraId="0F5FBD7E"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1129" w:type="dxa"/>
        </w:tcPr>
        <w:p w14:paraId="66F5388D"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c>
        <w:tcPr>
          <w:tcW w:w="2073" w:type="dxa"/>
        </w:tcPr>
        <w:p w14:paraId="688778C0" w14:textId="77777777" w:rsidR="00D70F3A" w:rsidRPr="00F9528C" w:rsidRDefault="00D70F3A" w:rsidP="00D70F3A">
          <w:pPr>
            <w:tabs>
              <w:tab w:val="center" w:pos="4153"/>
              <w:tab w:val="right" w:pos="8306"/>
            </w:tabs>
            <w:spacing w:before="0" w:after="0" w:line="240" w:lineRule="auto"/>
            <w:rPr>
              <w:rFonts w:ascii="David" w:hAnsi="David"/>
              <w:sz w:val="20"/>
              <w:szCs w:val="20"/>
              <w:rtl/>
            </w:rPr>
          </w:pPr>
        </w:p>
      </w:tc>
    </w:tr>
  </w:tbl>
  <w:p w14:paraId="45B1A371" w14:textId="77777777" w:rsidR="00D70F3A" w:rsidRPr="00011AD4" w:rsidRDefault="00D70F3A"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794258" w14:textId="77777777" w:rsidR="00931083" w:rsidRDefault="00931083" w:rsidP="00AF234B">
      <w:pPr>
        <w:spacing w:before="0" w:after="0" w:line="240" w:lineRule="auto"/>
      </w:pPr>
      <w:r>
        <w:separator/>
      </w:r>
    </w:p>
  </w:footnote>
  <w:footnote w:type="continuationSeparator" w:id="0">
    <w:p w14:paraId="43D42C1E" w14:textId="77777777" w:rsidR="00931083" w:rsidRDefault="00931083" w:rsidP="00AF234B">
      <w:pPr>
        <w:spacing w:before="0" w:after="0" w:line="240" w:lineRule="auto"/>
      </w:pPr>
      <w:r>
        <w:continuationSeparator/>
      </w:r>
    </w:p>
  </w:footnote>
  <w:footnote w:type="continuationNotice" w:id="1">
    <w:p w14:paraId="3D53AB70" w14:textId="77777777" w:rsidR="00931083" w:rsidRDefault="00931083">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054C18E" w14:textId="77777777" w:rsidR="00D70F3A" w:rsidRDefault="00D70F3A" w:rsidP="00CF334C">
        <w:pPr>
          <w:pStyle w:val="a3"/>
          <w:jc w:val="center"/>
        </w:pPr>
        <w:r>
          <w:fldChar w:fldCharType="begin"/>
        </w:r>
        <w:r>
          <w:instrText xml:space="preserve"> PAGE   \* MERGEFORMAT </w:instrText>
        </w:r>
        <w:r>
          <w:fldChar w:fldCharType="separate"/>
        </w:r>
        <w:r w:rsidR="00931083">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5"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7"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0"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1"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
  </w:num>
  <w:num w:numId="14">
    <w:abstractNumId w:val="6"/>
  </w:num>
  <w:num w:numId="15">
    <w:abstractNumId w:val="18"/>
  </w:num>
  <w:num w:numId="16">
    <w:abstractNumId w:val="22"/>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2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4"/>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6071E"/>
    <w:rsid w:val="00071F07"/>
    <w:rsid w:val="00134C85"/>
    <w:rsid w:val="001A0C3C"/>
    <w:rsid w:val="001A52D9"/>
    <w:rsid w:val="001A69D5"/>
    <w:rsid w:val="00214ACF"/>
    <w:rsid w:val="002436F3"/>
    <w:rsid w:val="00264D14"/>
    <w:rsid w:val="00272745"/>
    <w:rsid w:val="00295B2E"/>
    <w:rsid w:val="002B2234"/>
    <w:rsid w:val="00552E11"/>
    <w:rsid w:val="005B6AFF"/>
    <w:rsid w:val="005D6E29"/>
    <w:rsid w:val="00650D2D"/>
    <w:rsid w:val="00666119"/>
    <w:rsid w:val="006D145E"/>
    <w:rsid w:val="0072103C"/>
    <w:rsid w:val="008B5A6E"/>
    <w:rsid w:val="008C64C6"/>
    <w:rsid w:val="00931083"/>
    <w:rsid w:val="00942177"/>
    <w:rsid w:val="0099270A"/>
    <w:rsid w:val="009B66EF"/>
    <w:rsid w:val="00A42271"/>
    <w:rsid w:val="00AF234B"/>
    <w:rsid w:val="00BD72C4"/>
    <w:rsid w:val="00BE17B4"/>
    <w:rsid w:val="00BF0AA7"/>
    <w:rsid w:val="00BF524C"/>
    <w:rsid w:val="00C936C9"/>
    <w:rsid w:val="00CF334C"/>
    <w:rsid w:val="00D70F3A"/>
    <w:rsid w:val="00E679C7"/>
    <w:rsid w:val="00E870A8"/>
    <w:rsid w:val="00EC37B6"/>
    <w:rsid w:val="00F50AAD"/>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CB281"/>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a3"/>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a3"/>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a3"/>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a3"/>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a3"/>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a3"/>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a3"/>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a3"/>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a3"/>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a3"/>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a3"/>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a3"/>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a3"/>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a3"/>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a3"/>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a3"/>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a3"/>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a3"/>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a3"/>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a3"/>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a3"/>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a3"/>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a3"/>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a3"/>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a3"/>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a3"/>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a3"/>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a3"/>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a3"/>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a3"/>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a3"/>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a3"/>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a3"/>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a3"/>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a3"/>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a3"/>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a3"/>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a3"/>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a3"/>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a3"/>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a3"/>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BBF"/>
    <w:rsid w:val="001A03AA"/>
    <w:rsid w:val="0032380B"/>
    <w:rsid w:val="003D3172"/>
    <w:rsid w:val="005020E8"/>
    <w:rsid w:val="006865A5"/>
    <w:rsid w:val="00874A5F"/>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020E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F42AA8C6BF6E4D0CAAD2E252D7F0642C">
    <w:name w:val="F42AA8C6BF6E4D0CAAD2E252D7F0642C"/>
    <w:rsid w:val="005020E8"/>
    <w:pPr>
      <w:bidi/>
    </w:pPr>
  </w:style>
  <w:style w:type="paragraph" w:customStyle="1" w:styleId="57AAF0039D144E08A1420A354623B2B2">
    <w:name w:val="57AAF0039D144E08A1420A354623B2B2"/>
    <w:rsid w:val="005020E8"/>
    <w:pPr>
      <w:bidi/>
    </w:pPr>
  </w:style>
  <w:style w:type="paragraph" w:customStyle="1" w:styleId="6FD0CC0F3B944A3B9A29B3BE3E434DEF">
    <w:name w:val="6FD0CC0F3B944A3B9A29B3BE3E434DEF"/>
    <w:rsid w:val="005020E8"/>
    <w:pPr>
      <w:bidi/>
    </w:pPr>
  </w:style>
  <w:style w:type="paragraph" w:customStyle="1" w:styleId="853AB52403D6470BAA42FE042FA32E45">
    <w:name w:val="853AB52403D6470BAA42FE042FA32E45"/>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6DFCA570-48DD-4510-8DE3-4C76FDF7073F}"/>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CB0E81A9-0A87-4D76-920C-7D63E83CDAA1}"/>
</file>

<file path=docProps/app.xml><?xml version="1.0" encoding="utf-8"?>
<Properties xmlns="http://schemas.openxmlformats.org/officeDocument/2006/extended-properties" xmlns:vt="http://schemas.openxmlformats.org/officeDocument/2006/docPropsVTypes">
  <Template>Normal</Template>
  <TotalTime>6</TotalTime>
  <Pages>34</Pages>
  <Words>10566</Words>
  <Characters>52834</Characters>
  <Application>Microsoft Office Word</Application>
  <DocSecurity>0</DocSecurity>
  <Lines>440</Lines>
  <Paragraphs>126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2021-11-17T11:04:00Z</dcterms:created>
  <dcterms:modified xsi:type="dcterms:W3CDTF">2021-11-17T11:10:00Z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9f52f6fe-dbcc-4b4e-a17d-22725e976e98</vt:lpwstr>
  </property>
</Properties>
</file>