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4EED6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05F6759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09EE4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073B7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B81A77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8033D0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B2234">
        <w:rPr>
          <w:rFonts w:ascii="Times New Roman" w:eastAsia="Times New Roman" w:hAnsi="Times New Roman" w:cs="David"/>
          <w:bCs/>
          <w:i/>
          <w:iCs/>
          <w:noProof/>
          <w:sz w:val="32"/>
          <w:szCs w:val="32"/>
        </w:rPr>
        <w:drawing>
          <wp:inline distT="0" distB="0" distL="0" distR="0" wp14:anchorId="7CF3C61A" wp14:editId="2F03BE72">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F490E7B" w14:textId="77777777" w:rsidR="002B2234" w:rsidRPr="002B2234" w:rsidRDefault="00D80A75"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Pr>
          <w:rFonts w:ascii="Times New Roman" w:eastAsia="Times New Roman" w:hAnsi="Times New Roman" w:cs="David" w:hint="cs"/>
          <w:bCs/>
          <w:sz w:val="32"/>
          <w:szCs w:val="32"/>
          <w:rtl/>
          <w:lang w:eastAsia="he-IL"/>
        </w:rPr>
        <w:t xml:space="preserve"> </w:t>
      </w:r>
    </w:p>
    <w:p w14:paraId="40BD75D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5E0422"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D15615"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E0334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14:paraId="5D1C07D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6626F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F1935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AF5B7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5571D3"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4FC73F7" w14:textId="77777777" w:rsidR="00735E3D" w:rsidRPr="00B27B4C" w:rsidRDefault="00E86C58"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דקל רוקבן" w:date="2021-11-17T11:10:00Z">
            <w:r>
              <w:rPr>
                <w:rFonts w:ascii="Times New Roman" w:eastAsia="Times New Roman" w:hAnsi="Times New Roman" w:cs="David"/>
                <w:bCs/>
                <w:sz w:val="32"/>
                <w:szCs w:val="32"/>
                <w:u w:val="single"/>
                <w:rtl/>
                <w:lang w:eastAsia="he-IL"/>
              </w:rPr>
              <w:t>נתניה - מגרש 1409</w:t>
            </w:r>
          </w:ins>
        </w:p>
      </w:sdtContent>
    </w:sdt>
    <w:p w14:paraId="33F979B6"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4BF10B0"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30EFF40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724E7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3930D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1309A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676D9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E527B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3208E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8C42D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ECD91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bookmarkStart w:id="1" w:name="_GoBack"/>
    </w:p>
    <w:bookmarkEnd w:id="1"/>
    <w:p w14:paraId="5C504C6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8FC7A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EA09C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5400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F528C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29250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7EE1E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AE0D2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3B52A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DEC76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959CF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B410B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F30E6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7CA44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B6A18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6006FF"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F932A3" w14:textId="77777777"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14:paraId="7718746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03751F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2" w:author="דקל רוקבן" w:date="2021-11-17T11:12:00Z">
            <w:r w:rsidR="00E86C58">
              <w:rPr>
                <w:rFonts w:ascii="Times New Roman" w:eastAsia="Times New Roman" w:hAnsi="Times New Roman" w:cs="David" w:hint="cs"/>
                <w:color w:val="800080"/>
                <w:sz w:val="24"/>
                <w:szCs w:val="24"/>
                <w:rtl/>
                <w:lang w:eastAsia="he-IL"/>
              </w:rPr>
              <w:t>‏01/01/2021</w:t>
            </w:r>
          </w:ins>
        </w:sdtContent>
      </w:sdt>
    </w:p>
    <w:p w14:paraId="654F440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Times New Roman"/>
          <w:sz w:val="20"/>
          <w:szCs w:val="20"/>
          <w:rtl/>
        </w:rPr>
      </w:pPr>
    </w:p>
    <w:p w14:paraId="2CF159D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211910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F4E121" w14:textId="77777777" w:rsidR="002B2234" w:rsidRP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B6D7BF0" w14:textId="77777777" w:rsidR="002B2234" w:rsidRPr="002B2234" w:rsidRDefault="00E86C58" w:rsidP="002B223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דקל רוקבן" w:date="2021-11-17T11:12: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623894EE"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2FB65A49"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14:paraId="01B2649C"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3CA7017"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14:paraId="783AFDC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A265020" w14:textId="77777777" w:rsidR="002B2234" w:rsidRPr="002B2234" w:rsidRDefault="00E86C58"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4" w:author="דקל רוקבן" w:date="2021-11-17T11:13:00Z">
            <w:r>
              <w:rPr>
                <w:rFonts w:ascii="Times New Roman" w:eastAsia="Times New Roman" w:hAnsi="Times New Roman" w:cs="David"/>
                <w:color w:val="800080"/>
                <w:sz w:val="24"/>
                <w:szCs w:val="24"/>
                <w:rtl/>
              </w:rPr>
              <w:br/>
              <w:t>אסף בן אשר הנדסת חשמל</w:t>
            </w:r>
            <w:r>
              <w:rPr>
                <w:rFonts w:ascii="Times New Roman" w:eastAsia="Times New Roman" w:hAnsi="Times New Roman" w:cs="David"/>
                <w:color w:val="800080"/>
                <w:sz w:val="24"/>
                <w:szCs w:val="24"/>
                <w:rtl/>
              </w:rPr>
              <w:br/>
              <w:t>הברזל 31 תל אביב, 69710</w:t>
            </w:r>
            <w:r>
              <w:rPr>
                <w:rFonts w:ascii="Times New Roman" w:eastAsia="Times New Roman" w:hAnsi="Times New Roman" w:cs="David"/>
                <w:color w:val="800080"/>
                <w:sz w:val="24"/>
                <w:szCs w:val="24"/>
                <w:rtl/>
              </w:rPr>
              <w:br/>
            </w:r>
          </w:ins>
        </w:p>
      </w:sdtContent>
    </w:sdt>
    <w:p w14:paraId="7ADCA247"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7D4A8902"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שני;</w:t>
      </w:r>
    </w:p>
    <w:p w14:paraId="2F76FE73"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30C4AD6" w14:textId="77777777"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99FAB0B" w14:textId="77777777"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14:paraId="4D717A6C"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14:paraId="15725F43" w14:textId="77777777"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למונחים הבאים יהא הפרוש הנקוב בצידם דהיינו:</w:t>
      </w:r>
    </w:p>
    <w:p w14:paraId="5FBD5652"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DA55E7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4C26749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53B1D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"התכנית" </w:t>
      </w:r>
      <w:r w:rsidRPr="002B2234">
        <w:rPr>
          <w:rFonts w:ascii="Times New Roman" w:eastAsia="Times New Roman" w:hAnsi="Times New Roman" w:cs="David"/>
          <w:sz w:val="20"/>
          <w:szCs w:val="24"/>
          <w:rtl/>
          <w:lang w:eastAsia="he-IL"/>
        </w:rPr>
        <w:t>/</w:t>
      </w:r>
    </w:p>
    <w:p w14:paraId="77DBC33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44DD74C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ED658CC"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00198E2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6E8A49"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EBC0DD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F6C4B13"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התכניות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14:paraId="4888DA8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33BFC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14:paraId="6D5166F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lastRenderedPageBreak/>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14:paraId="66E7457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5160509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0004A5"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6BF27B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E62DE4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14:paraId="31F7663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1882C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14:paraId="765DD45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14:paraId="08A936D4"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EA90F4C"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14:paraId="16BCBDD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CC864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14:paraId="7E49089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52DB9A2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B538B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14:paraId="3C4D6B98"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w:t>
      </w:r>
    </w:p>
    <w:p w14:paraId="01257905"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5A05D48"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14:paraId="442749E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14:paraId="324C0C56"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2A820B5F"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14:paraId="59FB03F7"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14:paraId="0DD40D60"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14:paraId="1B11CBE8"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14:paraId="14C84752"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14:paraId="6264C591"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14:paraId="4EFC2F08"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BA51A33"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47EAFDA1"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רשימת התכניות והמסמכים שעל המתכנן להנפיק.</w:t>
      </w:r>
    </w:p>
    <w:p w14:paraId="1D10E0EF"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14:paraId="2B91E354" w14:textId="77777777" w:rsidR="002B2234" w:rsidRP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14:paraId="16CAD154"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שירותי המתכנן</w:t>
      </w:r>
    </w:p>
    <w:p w14:paraId="7DCD45C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p>
    <w:p w14:paraId="46F9C67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ביצועם ברמה מקצועית גבוהה ובהתאם למותנה בחוזה.</w:t>
      </w:r>
    </w:p>
    <w:p w14:paraId="773FBCD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633C566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CCA8BC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המתכנן יבסס את שרותי המתכנן על הנתונים, קווי היסוד, התקציב וההנחיות שיקבעו ע"י המזמין ובתאום מלא עם הגורמים 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14:paraId="2161F2A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14:paraId="45A750A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14:paraId="3ECD076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14:paraId="5AA1EF3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התכניות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11638B1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התכניות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14:paraId="32DBD75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r w:rsidRPr="002B2234">
        <w:rPr>
          <w:rFonts w:ascii="Times New Roman" w:eastAsia="Times New Roman" w:hAnsi="Times New Roman" w:cs="David"/>
          <w:sz w:val="20"/>
          <w:szCs w:val="24"/>
          <w:rtl/>
          <w:lang w:eastAsia="he-IL"/>
        </w:rPr>
        <w:t>חוזה זה.</w:t>
      </w:r>
    </w:p>
    <w:p w14:paraId="36E0B9E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648036B"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"רמדורנט"</w:t>
      </w:r>
      <w:r w:rsidRPr="002B2234">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B2234">
        <w:rPr>
          <w:rFonts w:ascii="Times New Roman" w:eastAsia="Times New Roman" w:hAnsi="Times New Roman" w:cs="David" w:hint="cs"/>
          <w:sz w:val="20"/>
          <w:szCs w:val="24"/>
          <w:rtl/>
          <w:lang w:eastAsia="he-IL"/>
        </w:rPr>
        <w:t>.</w:t>
      </w:r>
    </w:p>
    <w:p w14:paraId="73B8046C"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צוות עובדים ואמצעים</w:t>
      </w:r>
    </w:p>
    <w:p w14:paraId="758E9A4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14:paraId="7AC2213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hint="cs"/>
          <w:b/>
          <w:sz w:val="20"/>
          <w:szCs w:val="24"/>
          <w:rtl/>
          <w:lang w:eastAsia="he-IL"/>
        </w:rPr>
        <w:t>המצ"ב,</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480F91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w:t>
      </w:r>
      <w:r w:rsidRPr="002B2234">
        <w:rPr>
          <w:rFonts w:ascii="Times New Roman" w:eastAsia="Times New Roman" w:hAnsi="Times New Roman" w:cs="David"/>
          <w:sz w:val="20"/>
          <w:szCs w:val="24"/>
          <w:rtl/>
          <w:lang w:eastAsia="he-IL"/>
        </w:rPr>
        <w:lastRenderedPageBreak/>
        <w:t>חשבונו ואחריותו של המתכנן, במספר, לתקופה ובמקומות אותם יציין המנהל בהוראותיו.</w:t>
      </w:r>
    </w:p>
    <w:p w14:paraId="62E0FDE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6C78C414"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007329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5F2BD5E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14:paraId="2FB9775A"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ו/או החלפת עובד מעובדי המתכנן 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חבות</w:t>
      </w:r>
      <w:r w:rsidRPr="002B2234">
        <w:rPr>
          <w:rFonts w:ascii="Times New Roman" w:eastAsia="Times New Roman" w:hAnsi="Times New Roman" w:cs="David"/>
          <w:sz w:val="20"/>
          <w:szCs w:val="24"/>
          <w:rtl/>
          <w:lang w:eastAsia="he-IL"/>
        </w:rPr>
        <w:t xml:space="preserve"> שהיא.</w:t>
      </w:r>
    </w:p>
    <w:p w14:paraId="79248445"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14:paraId="08F33D56"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המתכנן</w:t>
      </w:r>
    </w:p>
    <w:p w14:paraId="7684BFD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14:paraId="5DC18741"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תיקונים לתכניות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14:paraId="646EC01F"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07CD5A9A"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ליתן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14:paraId="6C198AA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14:paraId="2AE9182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B50C18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המצ"ב</w:t>
      </w:r>
      <w:r w:rsidRPr="002B2234">
        <w:rPr>
          <w:rFonts w:ascii="Times New Roman" w:eastAsia="Times New Roman" w:hAnsi="Times New Roman" w:cs="David"/>
          <w:sz w:val="20"/>
          <w:szCs w:val="24"/>
          <w:rtl/>
          <w:lang w:eastAsia="he-IL"/>
        </w:rPr>
        <w:t>.</w:t>
      </w:r>
    </w:p>
    <w:p w14:paraId="741D095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14:paraId="18FC62B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564CA8C"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התכניות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14:paraId="26BB273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14:paraId="74DB3D7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14:paraId="19D2070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14:paraId="29654B4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E059632"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יתר הגורמים, מותנות בכך שיסופקו להם כל התכניות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75FC6D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05D102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14:paraId="2D41C2BF"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ED8E8A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קיבל תכניות,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2627BF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14:paraId="473B04D4" w14:textId="77777777"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14:paraId="3E351F2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14:paraId="16F8980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9ECDFE4"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לבקר במשרד המתכנן ולעיין בהתקדמות ובאופן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14:paraId="6F56132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14:paraId="5428C90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תמורת 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r w:rsidRPr="002B2234">
        <w:rPr>
          <w:rFonts w:ascii="Times New Roman" w:eastAsia="Times New Roman" w:hAnsi="Times New Roman" w:cs="David" w:hint="cs"/>
          <w:b/>
          <w:sz w:val="20"/>
          <w:szCs w:val="24"/>
          <w:rtl/>
          <w:lang w:eastAsia="he-IL"/>
        </w:rPr>
        <w:t xml:space="preserve">המצ"ב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14:paraId="3BB41A7C"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שא המזמין:</w:t>
      </w:r>
    </w:p>
    <w:p w14:paraId="0768C8D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14:paraId="59ED7FA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14:paraId="0746EF3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14:paraId="475366F2"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65A12F9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14:paraId="73AAF63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קידוחים ובדיקות קרקע.</w:t>
      </w:r>
    </w:p>
    <w:p w14:paraId="00B37CD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שליחויות.</w:t>
      </w:r>
    </w:p>
    <w:p w14:paraId="00C8D8B7"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רמדורנט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רק ממכונים 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42E961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14:paraId="7A409268"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משלבי שירותי המתכנן 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A3D8B1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w:t>
      </w:r>
      <w:r w:rsidRPr="002B2234">
        <w:rPr>
          <w:rFonts w:ascii="Times New Roman" w:eastAsia="Times New Roman" w:hAnsi="Times New Roman" w:cs="David"/>
          <w:sz w:val="20"/>
          <w:szCs w:val="24"/>
          <w:rtl/>
          <w:lang w:eastAsia="he-IL"/>
        </w:rPr>
        <w:lastRenderedPageBreak/>
        <w:t xml:space="preserve">הבניה או 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חתום ע"י המתכנן ומאומת כנדרש בו.</w:t>
      </w:r>
    </w:p>
    <w:p w14:paraId="460ECC5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14:paraId="40C252FD"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14:paraId="79F699E2" w14:textId="77777777"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14:paraId="047A7B7A"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9DF9AE9"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המצ"ב</w:t>
      </w:r>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 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 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p>
    <w:p w14:paraId="4246C13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8.2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14:paraId="2F6E923A"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טעות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קוי בתכנון ו/או באומדן של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של היועצים.</w:t>
      </w:r>
    </w:p>
    <w:p w14:paraId="3FEC869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14:paraId="6FF4790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0D37BB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14:paraId="1C3D559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808B02E" w14:textId="77777777" w:rsidR="002B2234" w:rsidRPr="002B2234" w:rsidRDefault="002B2234" w:rsidP="002B223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t>יסוכמו בין המתכנן לרוכשים. 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14:paraId="005BD55E"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אחריות וביטוח</w:t>
      </w:r>
    </w:p>
    <w:p w14:paraId="5E1525FA" w14:textId="77777777" w:rsidR="00D80A75" w:rsidRPr="00013687" w:rsidRDefault="00D80A75" w:rsidP="00D80A7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C5ED5D0"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0D3D8DAB" w14:textId="77777777" w:rsidR="00D80A75" w:rsidRPr="00013687" w:rsidRDefault="00D80A75" w:rsidP="00D80A75">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D708B67"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1A09D53" w14:textId="77777777" w:rsidR="00D80A75"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9C047C0" w14:textId="77777777" w:rsidR="00790766" w:rsidRDefault="00790766"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08D7F58" w14:textId="77777777" w:rsidR="00D80A75" w:rsidRPr="00013687"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F5B30B5" w14:textId="77777777" w:rsidR="00D80A75" w:rsidRDefault="00D80A75" w:rsidP="00D80A75">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8684C25"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43E10B7"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4C141E30"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3AD6EBE2"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62240BC6"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1BE4A07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2CEDDB64"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lastRenderedPageBreak/>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3C064818"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5808A678"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EE73D0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81E3EC4"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B5AC8A1"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4CFCA1E"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2899DAB" w14:textId="77777777" w:rsidR="00D80A75" w:rsidRPr="00A42052"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4726882"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אספקת תכניות</w:t>
      </w:r>
    </w:p>
    <w:p w14:paraId="642036B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וכן בתקופת הבדק של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לתכניות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14:paraId="42DF119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14:paraId="02B3DB2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8EA36B6"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C41C706"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lastRenderedPageBreak/>
        <w:t>המתכנן לא יהיה זכאי לכל תשלום נוסף בעד תכניות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10 זה.</w:t>
      </w:r>
    </w:p>
    <w:p w14:paraId="627D1907"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זכות הקניין בכל התכניות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436184D"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מעמד המתכנן</w:t>
      </w:r>
    </w:p>
    <w:p w14:paraId="5A4F3E5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14:paraId="2D17F09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י הדין ו/או מכח צו הרחבה ו/או מכח הסכם כלשהו על עובד</w:t>
      </w:r>
      <w:r w:rsidRPr="002B2234">
        <w:rPr>
          <w:rFonts w:ascii="Times New Roman" w:eastAsia="Times New Roman" w:hAnsi="Times New Roman" w:cs="David" w:hint="cs"/>
          <w:sz w:val="20"/>
          <w:szCs w:val="24"/>
          <w:rtl/>
          <w:lang w:eastAsia="he-IL"/>
        </w:rPr>
        <w:t>.</w:t>
      </w:r>
    </w:p>
    <w:p w14:paraId="0A76A2C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44FB42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ישא לבדו </w:t>
      </w:r>
      <w:r w:rsidRPr="002B223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14:paraId="00BE889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88BF07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B2234">
        <w:rPr>
          <w:rFonts w:ascii="Times New Roman" w:eastAsia="Times New Roman" w:hAnsi="Times New Roman" w:cs="David"/>
          <w:color w:val="000000"/>
          <w:sz w:val="24"/>
          <w:szCs w:val="24"/>
          <w:rtl/>
          <w:lang w:eastAsia="he-IL"/>
        </w:rPr>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B93C6C4"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בשים לב לאמור לעיל, אם יקבע פורום מוסמך כלשהו</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B2234">
        <w:rPr>
          <w:rFonts w:ascii="Times New Roman" w:eastAsia="Times New Roman" w:hAnsi="Times New Roman" w:cs="David" w:hint="cs"/>
          <w:color w:val="000000"/>
          <w:sz w:val="24"/>
          <w:szCs w:val="24"/>
          <w:rtl/>
          <w:lang w:eastAsia="he-IL"/>
        </w:rPr>
        <w:t xml:space="preserve"> ו/או מי משלוחיו ו/או אחר מטעמו</w:t>
      </w:r>
      <w:r w:rsidRPr="002B223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p>
    <w:p w14:paraId="0F3D1686"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הבאת החוזה לגמר או ביטולו</w:t>
      </w:r>
    </w:p>
    <w:p w14:paraId="3595CF2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4F3A1E9E"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 xml:space="preserve">על אף האמור בכל מקום אחר בחוזה </w:t>
      </w:r>
      <w:r w:rsidRPr="002B2234">
        <w:rPr>
          <w:rFonts w:ascii="Times New Roman" w:eastAsia="Times New Roman" w:hAnsi="Times New Roman" w:cs="David" w:hint="cs"/>
          <w:sz w:val="20"/>
          <w:szCs w:val="24"/>
          <w:rtl/>
          <w:lang w:eastAsia="he-IL"/>
        </w:rPr>
        <w:t xml:space="preserve">זה על נספחיו,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14:paraId="03B58225"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במקרה 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14:paraId="654E8AC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112DC244"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23826E5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14:paraId="5DD0C07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C73CD6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14:paraId="719AAE4B"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14:paraId="561D6BF4"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14:paraId="41C36175"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14:paraId="7F7E9BF8"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נבצר מהמתכנן או מהמנהל הראשי לקיים את ה</w:t>
      </w:r>
      <w:r w:rsidRPr="002B2234">
        <w:rPr>
          <w:rFonts w:ascii="Times New Roman" w:eastAsia="Times New Roman" w:hAnsi="Times New Roman" w:cs="David" w:hint="cs"/>
          <w:sz w:val="20"/>
          <w:szCs w:val="24"/>
          <w:rtl/>
          <w:lang w:eastAsia="he-IL"/>
        </w:rPr>
        <w:t xml:space="preserve">וראות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לפעולה משפטית או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שירותי המתכנן או אם ארע אירוע דומה.</w:t>
      </w:r>
    </w:p>
    <w:p w14:paraId="37326A76"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חל שינוי בהחזקת המניות ו/או בהרכב המנהלים של המתכנן.</w:t>
      </w:r>
    </w:p>
    <w:p w14:paraId="242B03F7"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143DF11"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lastRenderedPageBreak/>
        <w:t>ל</w:t>
      </w:r>
      <w:r w:rsidRPr="002B2234">
        <w:rPr>
          <w:rFonts w:ascii="Times New Roman" w:eastAsia="Times New Roman" w:hAnsi="Times New Roman" w:cs="David"/>
          <w:sz w:val="20"/>
          <w:szCs w:val="24"/>
          <w:rtl/>
          <w:lang w:eastAsia="he-IL"/>
        </w:rPr>
        <w:t>תביעה כלשהי, פרט לאמור בסעיף 12.3.2 לעיל, והשכר 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43D15BD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 זה או אם אירע 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14:paraId="51BCA6E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14:paraId="4D5B284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D2444F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377960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DC31E2D"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14:paraId="11696E7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אלא בהסכמת המזמין בכתב ומראש.</w:t>
      </w:r>
    </w:p>
    <w:p w14:paraId="14BF244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14:paraId="03DF338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14:paraId="24C867F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המתכנן כמתחייב 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14:paraId="3748F866"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56E2518" w14:textId="77777777"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14:paraId="6D91BA7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14:paraId="0AAC7D7F"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6571F38"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27557605"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14:paraId="149D6D0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המתכנן מתחייב לשמור על סודיות התכניות,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66C0C1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A17CB4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יחתים את עובדיו</w:t>
      </w:r>
      <w:r w:rsidRPr="002B2234">
        <w:rPr>
          <w:rFonts w:ascii="Times New Roman" w:eastAsia="Times New Roman" w:hAnsi="Times New Roman" w:cs="David" w:hint="cs"/>
          <w:sz w:val="20"/>
          <w:szCs w:val="24"/>
          <w:rtl/>
          <w:lang w:eastAsia="he-IL"/>
        </w:rPr>
        <w:t xml:space="preserve"> ו/או שלוחיו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14:paraId="6DDF5529"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14:paraId="2BD30054"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14:paraId="58C068DC"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14:paraId="6883B1A9"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14:paraId="1F439642"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EE83119"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14:paraId="2CB0851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 והינו</w:t>
      </w:r>
      <w:r w:rsidRPr="002B2234">
        <w:rPr>
          <w:rFonts w:ascii="Times New Roman" w:eastAsia="Times New Roman" w:hAnsi="Times New Roman" w:cs="David"/>
          <w:sz w:val="20"/>
          <w:szCs w:val="24"/>
          <w:rtl/>
          <w:lang w:eastAsia="he-IL"/>
        </w:rPr>
        <w:t xml:space="preserve"> אחראי וערב כלפי המזמין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התחייבויות המתכנן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w:t>
      </w:r>
    </w:p>
    <w:p w14:paraId="0AEEAAA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14:paraId="0116C190"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10C5773"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14:paraId="3183C21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6B93C6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2B4F0BA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כויתור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כויתור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14:paraId="127F6735"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14:paraId="3CA705B1"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6E921BEF"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14:paraId="76468859"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 או יחידים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AE9A72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י חוזה זה. וזאת מבלי לגרוע מהאמור להלן בסיפא לס"ק זה.</w:t>
      </w:r>
    </w:p>
    <w:p w14:paraId="40BE87DE" w14:textId="77777777"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14:paraId="686F1D6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9C8A6E8"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למען הסר ספק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מוסכם ומוצהר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1B7D09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3CB426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7BF066B" w14:textId="77777777"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14:paraId="1665F5AA" w14:textId="77777777"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14:paraId="608E3679" w14:textId="77777777" w:rsidR="002B2234" w:rsidRDefault="002B2234">
      <w:pPr>
        <w:bidi w:val="0"/>
        <w:spacing w:before="0" w:beforeAutospacing="0" w:after="160" w:afterAutospacing="0" w:line="259" w:lineRule="auto"/>
        <w:rPr>
          <w:rFonts w:ascii="Times New Roman" w:eastAsia="Times New Roman" w:hAnsi="Times New Roman" w:cs="David"/>
          <w:bCs/>
          <w:sz w:val="20"/>
          <w:szCs w:val="24"/>
          <w:rtl/>
          <w:lang w:eastAsia="he-IL"/>
        </w:rPr>
      </w:pPr>
    </w:p>
    <w:p w14:paraId="4ACCB73E"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2A9EA5F5"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3517914"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79EBC47"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FA99242" w14:textId="77777777" w:rsidR="00735E3D" w:rsidRPr="00DE7868"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דקל רוקבן" w:date="2021-11-17T11:13:00Z">
            <w:r w:rsidR="00E86C58">
              <w:rPr>
                <w:rFonts w:ascii="Times New Roman" w:eastAsia="Times New Roman" w:hAnsi="Times New Roman" w:cs="David"/>
                <w:color w:val="00B0F0"/>
                <w:sz w:val="20"/>
                <w:szCs w:val="24"/>
                <w:u w:val="single"/>
                <w:rtl/>
                <w:lang w:eastAsia="he-IL"/>
              </w:rPr>
              <w:t>אסף בן אשר הנדסת חשמל</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62B894F6C7B6442598F0D71DFE4A06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דקל רוקבן" w:date="2021-11-17T11:12:00Z">
            <w:r w:rsidR="00E86C58" w:rsidRPr="003E6FC4">
              <w:rPr>
                <w:rStyle w:val="a7"/>
                <w:rtl/>
              </w:rPr>
              <w:t>[שם צד א]</w:t>
            </w:r>
          </w:ins>
        </w:sdtContent>
      </w:sdt>
    </w:p>
    <w:p w14:paraId="575CDD18" w14:textId="77777777" w:rsidR="00735E3D" w:rsidRPr="00B27B4C" w:rsidRDefault="00735E3D" w:rsidP="00735E3D">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09AC9F2"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4215CA"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4ACE2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1FD3C467"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225E2A" w14:textId="77777777"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3833452"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B7AF71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76539BE" w14:textId="77777777" w:rsidR="002B2234" w:rsidRPr="002B2234" w:rsidRDefault="002B2234" w:rsidP="002B223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1164FD73"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A5BECE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39D6397"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8027EBC"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2C4B4D6"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F5A349B"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2A1075C"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6A4383B"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50DE0CF"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07659F0" w14:textId="77777777"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76525E1" w14:textId="77777777"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E6AEC7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6FEBF97"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08D156"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911422858C4BCE8120469B9F47FB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דקל רוקבן" w:date="2021-11-17T11:10:00Z">
            <w:r w:rsidR="00E86C58">
              <w:rPr>
                <w:rFonts w:ascii="Times New Roman" w:eastAsia="Times New Roman" w:hAnsi="Times New Roman" w:cs="David" w:hint="cs"/>
                <w:color w:val="00B0F0"/>
                <w:sz w:val="24"/>
                <w:szCs w:val="24"/>
                <w:rtl/>
                <w:lang w:eastAsia="he-IL"/>
              </w:rPr>
              <w:t>נתניה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CE2ACED0BFA4946960641CABE43A1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8EBB78BD70E4147A6E024D307465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8" w:author="דקל רוקבן" w:date="2021-11-17T11:10:00Z">
            <w:r w:rsidR="00E86C58">
              <w:rPr>
                <w:rFonts w:ascii="Times New Roman" w:eastAsia="Times New Roman" w:hAnsi="Times New Roman" w:cs="David" w:hint="cs"/>
                <w:color w:val="00B0F0"/>
                <w:sz w:val="24"/>
                <w:szCs w:val="24"/>
                <w:rtl/>
              </w:rPr>
              <w:t>נתניה - מגרש 1409</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B537CA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E2C7AB"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EA9C9DE71F845B5912A1725FC685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9" w:author="דקל רוקבן" w:date="2021-11-17T11:15:00Z">
            <w:r w:rsidR="00E86C58">
              <w:rPr>
                <w:rFonts w:ascii="Times New Roman" w:eastAsia="Times New Roman" w:hAnsi="Times New Roman" w:cs="David" w:hint="cs"/>
                <w:color w:val="008000"/>
                <w:sz w:val="24"/>
                <w:szCs w:val="24"/>
                <w:rtl/>
              </w:rPr>
              <w:t>נת / 556 / ב / 1</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49910406AD04649A089B6776B01EE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0" w:author="דקל רוקבן" w:date="2021-11-17T11:15:00Z">
            <w:r w:rsidR="00E86C58">
              <w:rPr>
                <w:rFonts w:ascii="Times New Roman" w:eastAsia="Times New Roman" w:hAnsi="Times New Roman" w:cs="David" w:hint="cs"/>
                <w:sz w:val="24"/>
                <w:szCs w:val="24"/>
                <w:rtl/>
                <w:lang w:eastAsia="he-IL"/>
              </w:rPr>
              <w:t>8256</w:t>
            </w:r>
          </w:ins>
        </w:sdtContent>
      </w:sdt>
      <w:r w:rsidRPr="00B27B4C">
        <w:rPr>
          <w:rFonts w:ascii="Times New Roman" w:eastAsia="Times New Roman" w:hAnsi="Times New Roman" w:cs="David" w:hint="cs"/>
          <w:sz w:val="24"/>
          <w:szCs w:val="24"/>
          <w:rtl/>
          <w:lang w:eastAsia="he-IL"/>
        </w:rPr>
        <w:t>.</w:t>
      </w:r>
    </w:p>
    <w:p w14:paraId="2312EE9F"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8591B36"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75AB19"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דקל רוקבן" w:date="2021-11-17T11:10:00Z">
            <w:r w:rsidR="00E86C58">
              <w:rPr>
                <w:rFonts w:ascii="Times New Roman" w:eastAsia="Times New Roman" w:hAnsi="Times New Roman" w:cs="David" w:hint="cs"/>
                <w:color w:val="008000"/>
                <w:sz w:val="24"/>
                <w:szCs w:val="24"/>
                <w:rtl/>
              </w:rPr>
              <w:t>נתניה</w:t>
            </w:r>
          </w:ins>
        </w:sdtContent>
      </w:sdt>
      <w:r w:rsidRPr="00B27B4C">
        <w:rPr>
          <w:rFonts w:ascii="Times New Roman" w:eastAsia="Times New Roman" w:hAnsi="Times New Roman" w:cs="David" w:hint="cs"/>
          <w:color w:val="008000"/>
          <w:sz w:val="24"/>
          <w:szCs w:val="24"/>
          <w:rtl/>
        </w:rPr>
        <w:t>.</w:t>
      </w:r>
    </w:p>
    <w:p w14:paraId="2631DF09"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14:paraId="624626F9"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851FBF8"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3C26F2"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דקל רוקבן" w:date="2021-11-17T11:15:00Z">
            <w:r w:rsidR="00E86C58">
              <w:rPr>
                <w:rFonts w:ascii="Times New Roman" w:eastAsia="Times New Roman" w:hAnsi="Times New Roman" w:cs="David" w:hint="cs"/>
                <w:sz w:val="24"/>
                <w:szCs w:val="24"/>
                <w:rtl/>
                <w:lang w:eastAsia="he-IL"/>
              </w:rPr>
              <w:t>דקל רוקבן</w:t>
            </w:r>
          </w:ins>
        </w:sdtContent>
      </w:sdt>
    </w:p>
    <w:p w14:paraId="6AAEE130"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201CF05" w14:textId="77777777" w:rsidR="00735E3D" w:rsidRPr="00B27B4C" w:rsidRDefault="00735E3D" w:rsidP="001C085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1C0853">
        <w:rPr>
          <w:rFonts w:ascii="Times New Roman" w:eastAsia="Times New Roman" w:hAnsi="Times New Roman" w:cs="David"/>
          <w:sz w:val="24"/>
          <w:szCs w:val="24"/>
          <w:rtl/>
          <w:lang w:eastAsia="he-IL"/>
        </w:rPr>
        <w:t xml:space="preserve">התכנון יתבצע במודל תלת מימד ע"י תוכנת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במתודולוגיית </w:t>
      </w:r>
      <w:r w:rsidR="001C0853" w:rsidRPr="001C0853">
        <w:rPr>
          <w:rFonts w:ascii="Times New Roman" w:eastAsia="Times New Roman" w:hAnsi="Times New Roman" w:cs="David"/>
          <w:sz w:val="24"/>
          <w:szCs w:val="24"/>
          <w:lang w:eastAsia="he-IL"/>
        </w:rPr>
        <w:t>BIM</w:t>
      </w:r>
      <w:r w:rsidR="001C0853" w:rsidRPr="001C0853">
        <w:rPr>
          <w:rFonts w:ascii="Times New Roman" w:eastAsia="Times New Roman" w:hAnsi="Times New Roman" w:cs="David"/>
          <w:sz w:val="24"/>
          <w:szCs w:val="24"/>
          <w:rtl/>
          <w:lang w:eastAsia="he-IL"/>
        </w:rPr>
        <w:t>,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תכניות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2A6FD1D4"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1ED171C8"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06CF3C"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744918DF" w14:textId="77777777" w:rsidR="00735E3D" w:rsidRPr="00B27B4C" w:rsidRDefault="00735E3D" w:rsidP="00735E3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334C085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E7D51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06E64F50"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7D6AE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27A2A23"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AF1F83"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058B12C"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591A187"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EEE88E4"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0066C4C"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1754E70" w14:textId="77777777" w:rsidR="00735E3D" w:rsidRPr="00B27B4C" w:rsidRDefault="00735E3D" w:rsidP="00735E3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C4F0CAE" w14:textId="77777777" w:rsidR="00735E3D" w:rsidRDefault="00735E3D" w:rsidP="00735E3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35E3D" w14:paraId="6A7DCC05" w14:textId="77777777" w:rsidTr="00735E3D">
        <w:tc>
          <w:tcPr>
            <w:tcW w:w="3366" w:type="dxa"/>
          </w:tcPr>
          <w:p w14:paraId="2FA661ED" w14:textId="77777777" w:rsidR="00735E3D" w:rsidRDefault="00E86C58"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3E9AC458F0AD4E6F99C49B61DCA76E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35E3D" w:rsidRPr="00E95AE9">
                  <w:rPr>
                    <w:rStyle w:val="a7"/>
                    <w:color w:val="00B0F0"/>
                    <w:rtl/>
                  </w:rPr>
                  <w:t>[אחוז השתתפות צד א]</w:t>
                </w:r>
              </w:sdtContent>
            </w:sdt>
          </w:p>
          <w:p w14:paraId="1D079E89"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859B4A7" w14:textId="77777777" w:rsidR="00735E3D" w:rsidRDefault="00735E3D" w:rsidP="00735E3D">
            <w:pPr>
              <w:widowControl w:val="0"/>
              <w:spacing w:before="0" w:beforeAutospacing="0" w:after="0" w:afterAutospacing="0" w:line="240" w:lineRule="auto"/>
              <w:ind w:left="720"/>
              <w:outlineLvl w:val="2"/>
            </w:pPr>
          </w:p>
          <w:p w14:paraId="34743E10"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708BE58" w14:textId="77777777" w:rsidR="00735E3D" w:rsidRDefault="00735E3D"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257B30B4" w14:textId="77777777"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lastRenderedPageBreak/>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14:paraId="0208314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F561F26"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14:paraId="75F59F7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F28A17" w14:textId="77777777"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14:paraId="75A87EAD"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14:paraId="5C10A97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641DC07"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14:paraId="27A2A8F3"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3832CB" w14:textId="77777777" w:rsidR="002B2234" w:rsidRPr="002B2234" w:rsidRDefault="002B2234" w:rsidP="002B2234">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 (לרבות תאורה דקורטיבית),</w:t>
      </w:r>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14:paraId="55015848"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A4A76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14:paraId="5AB643A6"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4E2A79" w14:textId="77777777"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14:paraId="5AC01E66" w14:textId="77777777" w:rsidR="001C0853" w:rsidRPr="001C0853" w:rsidRDefault="001C0853" w:rsidP="001C0853">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14:paraId="175B22F9"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14:paraId="1E595DDC"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14:paraId="65728BA0" w14:textId="77777777"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66356A2"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BFF7910"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1.3</w:t>
      </w:r>
      <w:r w:rsidRPr="001C0853">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72D45086" w14:textId="77777777" w:rsidR="001C0853" w:rsidRPr="002B2234" w:rsidRDefault="001C0853"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p>
    <w:p w14:paraId="56220C3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3C0E78"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14:paraId="62040608"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4F68453C" w14:textId="77777777" w:rsidR="002B2234" w:rsidRPr="002B2234" w:rsidRDefault="002B2234" w:rsidP="002B2234">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ספקת חשמל, כח, תאורה, גנרטור, טלפונים, טל"כ, לווין,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r w:rsidRPr="002B2234">
        <w:rPr>
          <w:rFonts w:ascii="Times New Roman" w:eastAsia="Times New Roman" w:hAnsi="Times New Roman" w:cs="David" w:hint="cs"/>
          <w:sz w:val="24"/>
          <w:szCs w:val="24"/>
          <w:rtl/>
          <w:lang w:eastAsia="he-IL"/>
        </w:rPr>
        <w:t>, בקרה</w:t>
      </w:r>
      <w:r w:rsidRPr="002B2234">
        <w:rPr>
          <w:rFonts w:ascii="Times New Roman" w:eastAsia="Times New Roman" w:hAnsi="Times New Roman" w:cs="David"/>
          <w:sz w:val="24"/>
          <w:szCs w:val="24"/>
          <w:rtl/>
          <w:lang w:eastAsia="he-IL"/>
        </w:rPr>
        <w:t xml:space="preserve"> וכו'), חשמל ופיקוד 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14:paraId="6E34F0F3"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00C988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 xml:space="preserve">"תכניות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המתארות את הפתרון העקרוני של המתקן.</w:t>
      </w:r>
    </w:p>
    <w:p w14:paraId="7E4475C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67C52A"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2.3</w:t>
      </w:r>
      <w:r w:rsidRPr="002B2234">
        <w:rPr>
          <w:rFonts w:ascii="Times New Roman" w:eastAsia="Times New Roman" w:hAnsi="Times New Roman" w:cs="David"/>
          <w:sz w:val="24"/>
          <w:szCs w:val="24"/>
          <w:rtl/>
          <w:lang w:eastAsia="he-IL"/>
        </w:rPr>
        <w:tab/>
        <w:t xml:space="preserve">"תכניות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שלאחר אישורן ניתן יהיה לעבד את כל המסמכים הדרושים לביצוע המתקן.</w:t>
      </w:r>
    </w:p>
    <w:p w14:paraId="5F03AA6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AD42EE"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lastRenderedPageBreak/>
        <w:t>2.4</w:t>
      </w:r>
      <w:r w:rsidRPr="002B2234">
        <w:rPr>
          <w:rFonts w:ascii="Times New Roman" w:eastAsia="Times New Roman" w:hAnsi="Times New Roman" w:cs="David"/>
          <w:sz w:val="24"/>
          <w:szCs w:val="24"/>
          <w:rtl/>
          <w:lang w:eastAsia="he-IL"/>
        </w:rPr>
        <w:tab/>
        <w:t xml:space="preserve">"תכניות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מפורטות, מפרטים, כתבי כמויות, כל המסמכים וכל הדרוש לעריכת ופרסום מכרזים לביצוע המתקן בפרויקט ו/או לביצוע המתקן בפרויקט.</w:t>
      </w:r>
    </w:p>
    <w:p w14:paraId="53ED748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9D7275"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14:paraId="4E3CCA8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0D3320BF" w14:textId="77777777"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14:paraId="7D7C0897" w14:textId="77777777"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14:paraId="1A627475"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4E1A59AF"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14:paraId="63EF7CB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90792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תכניות עקרוניות 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14:paraId="4283E278"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893FC9E"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14:paraId="404F303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FA4AC9"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חח"י ובזק וקבלת אישורם</w:t>
      </w:r>
      <w:r w:rsidRPr="002B2234">
        <w:rPr>
          <w:rFonts w:ascii="Times New Roman" w:eastAsia="Times New Roman" w:hAnsi="Times New Roman" w:cs="David"/>
          <w:sz w:val="24"/>
          <w:szCs w:val="24"/>
          <w:rtl/>
          <w:lang w:eastAsia="he-IL"/>
        </w:rPr>
        <w:t>.</w:t>
      </w:r>
    </w:p>
    <w:p w14:paraId="7513C47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64824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תאום גודל ומיקום פירים אנכיים להעברת תשתיות למתקן, ארונות חשמל ותקשורת, חדרי גנרטור, פילרים וכו'.</w:t>
      </w:r>
    </w:p>
    <w:p w14:paraId="34E6226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C1952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14:paraId="4C835EDE"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DB4DED"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064970C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A78BA3E"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148DB398" w14:textId="77777777"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14:paraId="1B2F843F"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08F116F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09DBEB"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14:paraId="29467AF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E8699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כל התכניות, המפרטים, התיאורים והחישובים הדרושים, בק.מ. שיאפשר אישורן על ידי הרשויות.</w:t>
      </w:r>
    </w:p>
    <w:p w14:paraId="6226A19C"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F12D7E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התכניות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14:paraId="10F0B66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920AA4"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לטפסי 4 ובקשות לתעודות גמר.</w:t>
      </w:r>
    </w:p>
    <w:p w14:paraId="66AF407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4A18FB"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 המזמין ו/או לפי דרישת הרשויות המוסמכות, באישור המזמין, וטיפול באישורם כולל קבלת היתרי בניה מתוקנים.</w:t>
      </w:r>
    </w:p>
    <w:p w14:paraId="71AD550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A3296F"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lastRenderedPageBreak/>
        <w:t>ה.</w:t>
      </w:r>
      <w:r w:rsidRPr="002B2234">
        <w:rPr>
          <w:rFonts w:ascii="Times New Roman" w:eastAsia="Times New Roman" w:hAnsi="Times New Roman" w:cs="David"/>
          <w:sz w:val="24"/>
          <w:szCs w:val="24"/>
          <w:rtl/>
          <w:lang w:eastAsia="he-IL"/>
        </w:rPr>
        <w:tab/>
        <w:t>הכנת התכניות לאישור סופי של היועצים והמזמין לפני התחלת שלב תכניות עבודה.</w:t>
      </w:r>
    </w:p>
    <w:p w14:paraId="0B795CF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9F0612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25CCAEFA"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861661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14:paraId="0B956B5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E431E2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עדכון האומדן המשוער של ערך המתקן.</w:t>
      </w:r>
    </w:p>
    <w:p w14:paraId="6FE79CB2"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373483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18A6EB1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96455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14:paraId="5DEE44D0"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18D2BA3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תכניות עבודה בק.מ. 1:50 הכוללות פרטים וחתכים הכרחיים לביצוע העבודה והבנת התכנון וכוונות המתכנן, הכוללות:</w:t>
      </w:r>
    </w:p>
    <w:p w14:paraId="673F14A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A08B68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14:paraId="3B4FC4D8"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תשריט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14:paraId="7E3F5DEB"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002FD33"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תאורה ותאורה דקורטיבית </w:t>
      </w:r>
      <w:r w:rsidRPr="002B2234">
        <w:rPr>
          <w:rFonts w:ascii="Times New Roman" w:eastAsia="Times New Roman" w:hAnsi="Times New Roman" w:cs="David"/>
          <w:sz w:val="24"/>
          <w:szCs w:val="24"/>
          <w:rtl/>
          <w:lang w:eastAsia="he-IL"/>
        </w:rPr>
        <w:t>בקומת קרקע:</w:t>
      </w:r>
    </w:p>
    <w:p w14:paraId="6DB87F0B"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59EEA9F4"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33FAD14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14:paraId="383B7041"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5B4E30D3"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61B3E5DE"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בגג המבנים כולל אנטנות, תאורת חוץ ואזהרה.</w:t>
      </w:r>
    </w:p>
    <w:p w14:paraId="4D865FF9"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71CA3A2"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14:paraId="60BE3EF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825DA6"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14:paraId="0D4F93E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EAD738"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14:paraId="0C4F5D4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14:paraId="5BBB4AA2"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14:paraId="3B2B05C3"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C88ECAB"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תכניות תאורת כבישים, מדרכות, שבילים, חניות, שצ"פים, סימון עמודי תאורה ותוואי כבלי הזנה, מיקום מרכזיות תאורה.</w:t>
      </w:r>
    </w:p>
    <w:p w14:paraId="2BEC4C5E"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33A6986"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תכניות המתכנן עם תכניות המערכות תחת תקרות מרתפים ותחת תקרות קומות עמודים.</w:t>
      </w:r>
    </w:p>
    <w:p w14:paraId="12EEF613"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7462F9C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14:paraId="14168246"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3E906583"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פרטים מיוחדים.</w:t>
      </w:r>
    </w:p>
    <w:p w14:paraId="44932144" w14:textId="77777777"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14:paraId="5B6FFCE7"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במידה ויוחלט על ידי המזמין לתכנן את המבנים בשיטה טרומית/מתועשת, יסמן המתכנן את המגרעות, השרוולים, החורים וכו' </w:t>
      </w:r>
      <w:r w:rsidRPr="002B2234">
        <w:rPr>
          <w:rFonts w:ascii="Times New Roman" w:eastAsia="Times New Roman" w:hAnsi="Times New Roman" w:cs="David"/>
          <w:sz w:val="24"/>
          <w:szCs w:val="24"/>
          <w:rtl/>
          <w:lang w:eastAsia="he-IL"/>
        </w:rPr>
        <w:lastRenderedPageBreak/>
        <w:t>על רקע תכניות האלמנטים הטרומיים.</w:t>
      </w:r>
    </w:p>
    <w:p w14:paraId="7246038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025B8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תאום התכניות שלעיל עם היועצים ובפרט עם האדריכל ומתכנן הקונסטרוקציה.</w:t>
      </w:r>
    </w:p>
    <w:p w14:paraId="0C7E7C9A"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הקונסטרוקציה והאדריכלות, סימון חורים או מעברים העוברים דרך אלמנטים קונסטרוקטיביים, באופן שיופיעו בתכניות הקונסטרוקציה.</w:t>
      </w:r>
    </w:p>
    <w:p w14:paraId="6B7ECDA7"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שיערכו על ידי היועצים והקפדה על אפשרות מעבר צנרת תחת הריצוף, בפירים אנכיים ואופקיים ותחת התקרות.</w:t>
      </w:r>
    </w:p>
    <w:p w14:paraId="7AA468D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0578B8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בק.מ. 1:100 או 1:250 או 1:500 של חצרות המבנים ובהן כל המערכות החיצוניות המתוכננות ע"י המתכנן (על גבי תכניות פיתוח מעודכנות). תכניות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14:paraId="0990782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65E86A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הכנת תכניות תאום מערכות בשטח המגרשים.</w:t>
      </w:r>
    </w:p>
    <w:p w14:paraId="735F77C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082C3F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וכו'.</w:t>
      </w:r>
    </w:p>
    <w:p w14:paraId="23A5B1D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6A3E19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t>הגשת תכניות מערכות גילוי אש ועשן לאישור מכון התקנים הישראלי (עלות בדיקה ראשונה על חשבון המזמין) תיקון התוכניות בהתאם לדרישות מת"י עד קבלת אישור המכון.</w:t>
      </w:r>
    </w:p>
    <w:p w14:paraId="781233F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D5FBFC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14:paraId="0D4E031A"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14:paraId="04D9B80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F75347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3E69955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393E11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0B2FBE3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1A15C7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עדכון פרק החשמל והתקשורת במפרטי המכר. בדיקה חוזרת של מפרטי המכר, לרבות התאמתם לתכנון, ואישור הנוסח ו/או עדכון לפי הנחיית המזמין.</w:t>
      </w:r>
    </w:p>
    <w:p w14:paraId="6664E6D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7F8CD5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תשומות הבניה למגורים הידוע במועד הכנת האומדן.</w:t>
      </w:r>
    </w:p>
    <w:p w14:paraId="2EEACA3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05C75A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7619463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2A712E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14:paraId="1E8C2FC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312EB8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7E2268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9EDFC3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14:paraId="09F29B2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B36DA1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lastRenderedPageBreak/>
        <w:t>ט</w:t>
      </w: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תכניות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14:paraId="4258D29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49421FA" w14:textId="77777777"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14:paraId="21E87154"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D506081"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14:paraId="3F932F85"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C92E87F"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14:paraId="7AEE082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8BCC7D2"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1D4A878D"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F3EF1E8"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14:paraId="3CD32846"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BBCDADA"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6724935E"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1366381"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p>
    <w:p w14:paraId="1E9403F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69B643"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14:paraId="0581F3E9"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6576D90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1B706CD2"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430B87E9"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תכניות הביצוע על רקע התכניות המקוריות תוך ציון כל השינויים שחלו בזמן הביצוע לפי תכניות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2C69C465"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70A02CDB"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14:paraId="4BE5C96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496CCB16"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14:paraId="6DB7F430"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451FD68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14:paraId="717644C5"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61393532"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14:paraId="6ABAB446"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17A2DDF7"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כל יתר הדרוש לפקוח עליון וביקורת על הבצוע.</w:t>
      </w:r>
    </w:p>
    <w:p w14:paraId="5E29FBD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B00A6E"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כדי למלא משימות אלו יבקר המתכנן באתר הבניה לפחות בכל אחד מהשלבים הבאים:</w:t>
      </w:r>
    </w:p>
    <w:p w14:paraId="7B8CD9D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58D78DF"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lastRenderedPageBreak/>
        <w:t>-</w:t>
      </w:r>
      <w:r w:rsidRPr="002B2234">
        <w:rPr>
          <w:rFonts w:ascii="Times New Roman" w:eastAsia="Times New Roman" w:hAnsi="Times New Roman" w:cs="David"/>
          <w:sz w:val="24"/>
          <w:szCs w:val="24"/>
          <w:rtl/>
          <w:lang w:eastAsia="he-IL"/>
        </w:rPr>
        <w:tab/>
        <w:t>לפני הטמנת רשת מתח נמוך ו/או מתח גבוה בפיתוח.</w:t>
      </w:r>
    </w:p>
    <w:p w14:paraId="7F6301B6"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445A93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14:paraId="4F7A6865"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603BF5D"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14:paraId="78D11000"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075FB93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14:paraId="7E50B443"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79206D44"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תקרת המרתף וחדר טרנספורמציה ובזק.</w:t>
      </w:r>
    </w:p>
    <w:p w14:paraId="6C0CBE84"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FF5AEB0"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14:paraId="4F3B5C98"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35C181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14:paraId="6F14571C"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A5EAE93"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14:paraId="1D5C42B4"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777AC42"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t>והתקשורת.</w:t>
      </w:r>
    </w:p>
    <w:p w14:paraId="45185B02"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2683F75"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14:paraId="04573C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B0424B"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14:paraId="01EBEA34"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52846DC9"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3D7487E5"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A8E3ECC"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14:paraId="7E0BF372"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B87465D"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7FA331A0"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2B3D125"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14:paraId="376B426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br w:type="page"/>
      </w:r>
    </w:p>
    <w:p w14:paraId="28DF013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lastRenderedPageBreak/>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14:paraId="0E3F9E9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9B3AC0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14:paraId="3CDB194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C64997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A61708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0726F19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0FF69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0B72ED0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FCAD3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28DF83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790D2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4DFA9EE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B003C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8DB1AC"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lastRenderedPageBreak/>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37E5FF2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7A7C0C"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14:paraId="2EF59C05"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F6F467B"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14:paraId="0AEFAE49" w14:textId="77777777"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27FDD294"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color w:val="008000"/>
          <w:sz w:val="24"/>
          <w:szCs w:val="24"/>
          <w:rtl/>
        </w:rPr>
      </w:pPr>
      <w:r w:rsidRPr="002B2234">
        <w:rPr>
          <w:rFonts w:ascii="Times New Roman" w:eastAsia="Times New Roman" w:hAnsi="Times New Roman" w:cs="David" w:hint="cs"/>
          <w:sz w:val="20"/>
          <w:szCs w:val="24"/>
          <w:rtl/>
          <w:lang w:eastAsia="he-IL"/>
        </w:rPr>
        <w:t>1.1</w:t>
      </w:r>
    </w:p>
    <w:p w14:paraId="4F844A1C"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יחידת דיור  במבנה ראשוני.</w:t>
      </w:r>
    </w:p>
    <w:p w14:paraId="211C05EA"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1.2</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יחידת דיור  במבנה חוזר.</w:t>
      </w:r>
    </w:p>
    <w:p w14:paraId="4B1BB182"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מ"ר בנוי ומקורה מתחת למפלס הכניסה לבניינים.</w:t>
      </w:r>
    </w:p>
    <w:p w14:paraId="0075975B"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3A3C2A58"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בסעיף זה:</w:t>
      </w:r>
    </w:p>
    <w:p w14:paraId="313132DC"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4778EC67"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t xml:space="preserve">מבנה ראשוני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0511F407"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1CCB6465"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t xml:space="preserve">מבנה חוזר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41D744D8"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7A78D740"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2057611857"/>
          <w:placeholder>
            <w:docPart w:val="4842E918D147400A969E6E7847F3D2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3" w:author="דקל רוקבן" w:date="2021-11-17T11:13:00Z">
            <w:r w:rsidR="00E86C58">
              <w:rPr>
                <w:rFonts w:ascii="Times New Roman" w:eastAsia="Times New Roman" w:hAnsi="Times New Roman" w:cs="David" w:hint="cs"/>
                <w:color w:val="008000"/>
                <w:sz w:val="24"/>
                <w:szCs w:val="24"/>
                <w:rtl/>
              </w:rPr>
              <w:t>מדד המחירים לצרכן</w:t>
            </w:r>
          </w:ins>
        </w:sdtContent>
      </w:sdt>
      <w:r w:rsidRPr="002B2234">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372887697"/>
          <w:placeholder>
            <w:docPart w:val="680F525888D74A88870FED13DD5DC8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4" w:author="דקל רוקבן" w:date="2021-11-17T11:14:00Z">
            <w:r w:rsidR="00E86C58">
              <w:rPr>
                <w:rFonts w:ascii="Times New Roman" w:eastAsia="Times New Roman" w:hAnsi="Times New Roman" w:cs="David" w:hint="cs"/>
                <w:color w:val="008000"/>
                <w:sz w:val="24"/>
                <w:szCs w:val="24"/>
                <w:rtl/>
              </w:rPr>
              <w:t>ידוע</w:t>
            </w:r>
          </w:ins>
        </w:sdtContent>
      </w:sdt>
      <w:r w:rsidRPr="002B2234">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156446842"/>
          <w:placeholder>
            <w:docPart w:val="68B073ACBC9B4904B399764617F00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15T00:00:00Z">
            <w:dateFormat w:val="dd/MM/yyyy"/>
            <w:lid w:val="he-IL"/>
            <w:storeMappedDataAs w:val="dateTime"/>
            <w:calendar w:val="gregorian"/>
          </w:date>
        </w:sdtPr>
        <w:sdtEndPr/>
        <w:sdtContent>
          <w:ins w:id="15" w:author="דקל רוקבן" w:date="2021-11-17T11:16:00Z">
            <w:r w:rsidR="00E86C58">
              <w:rPr>
                <w:rFonts w:ascii="Times New Roman" w:eastAsia="Times New Roman" w:hAnsi="Times New Roman" w:cs="David" w:hint="cs"/>
                <w:color w:val="008000"/>
                <w:sz w:val="24"/>
                <w:szCs w:val="24"/>
                <w:rtl/>
              </w:rPr>
              <w:t>‏15/12/2020</w:t>
            </w:r>
          </w:ins>
        </w:sdtContent>
      </w:sdt>
      <w:r w:rsidRPr="002B2234">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6" w:author="דקל רוקבן" w:date="2021-11-17T11:14:00Z">
            <w:r w:rsidR="00E86C58">
              <w:rPr>
                <w:rFonts w:ascii="Times New Roman" w:eastAsia="Times New Roman" w:hAnsi="Times New Roman" w:cs="David" w:hint="cs"/>
                <w:color w:val="008000"/>
                <w:sz w:val="24"/>
                <w:szCs w:val="24"/>
                <w:rtl/>
              </w:rPr>
              <w:t>223.3374</w:t>
            </w:r>
          </w:ins>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14:paraId="08E6A8B7"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13E32EB4"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14:paraId="0D83680A" w14:textId="77777777"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53B0767"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44979DA2" w14:textId="77777777"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78737EE"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69796466"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710D8D12"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2FE9DA96"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9736776"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1B54F1D6"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24CE5BA9" w14:textId="77777777"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1B9F2FB9"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44F69111"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4228103E"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1603F6EA"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lastRenderedPageBreak/>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3124211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15232D"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14:paraId="0FF35050"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45CD42C"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8445DEB" w14:textId="77777777"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14:paraId="71D3FA94"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לאחר גמר התכנון המוקדם, כאמור בנספח ב', ואישור עבודות </w:t>
      </w:r>
    </w:p>
    <w:p w14:paraId="6C40E37E"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שלב זה על ידי המזמין</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10%</w:t>
      </w:r>
    </w:p>
    <w:p w14:paraId="10644FFD" w14:textId="77777777" w:rsidR="00735E3D" w:rsidRDefault="00735E3D" w:rsidP="00735E3D">
      <w:pPr>
        <w:widowControl w:val="0"/>
        <w:spacing w:before="0" w:beforeAutospacing="0" w:after="0" w:afterAutospacing="0" w:line="240" w:lineRule="auto"/>
        <w:ind w:left="1502" w:hanging="709"/>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לאחר גמר התכנון הסופי, כאמור בנספח ב', </w:t>
      </w:r>
      <w:r w:rsidR="002B2234" w:rsidRPr="002B2234">
        <w:rPr>
          <w:rFonts w:ascii="Times New Roman" w:eastAsia="Times New Roman" w:hAnsi="Times New Roman" w:cs="David" w:hint="cs"/>
          <w:sz w:val="24"/>
          <w:szCs w:val="24"/>
          <w:rtl/>
        </w:rPr>
        <w:t xml:space="preserve">אישור עקרוני מחח"י </w:t>
      </w:r>
    </w:p>
    <w:p w14:paraId="735D5015" w14:textId="77777777" w:rsidR="002B2234" w:rsidRPr="002B2234" w:rsidRDefault="00735E3D" w:rsidP="00735E3D">
      <w:pPr>
        <w:widowControl w:val="0"/>
        <w:spacing w:before="0" w:beforeAutospacing="0" w:after="0" w:afterAutospacing="0" w:line="24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ואישור עבודות</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שלב זה על ידי המזמין</w:t>
      </w:r>
      <w:r w:rsidR="002B2234" w:rsidRPr="00735E3D">
        <w:rPr>
          <w:rFonts w:ascii="Times New Roman" w:eastAsia="Times New Roman" w:hAnsi="Times New Roman" w:cs="David"/>
          <w:sz w:val="24"/>
          <w:szCs w:val="24"/>
          <w:u w:val="dotted"/>
          <w:rtl/>
        </w:rPr>
        <w:tab/>
      </w:r>
      <w:r w:rsidRPr="00735E3D">
        <w:rPr>
          <w:rFonts w:ascii="Times New Roman" w:eastAsia="Times New Roman" w:hAnsi="Times New Roman" w:cs="David" w:hint="cs"/>
          <w:sz w:val="24"/>
          <w:szCs w:val="24"/>
          <w:u w:val="dotted"/>
          <w:rtl/>
        </w:rPr>
        <w:t xml:space="preserve">  </w:t>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15%</w:t>
      </w:r>
    </w:p>
    <w:p w14:paraId="5DD63827"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לאחר אישור הבקשות להיתרי בניה </w:t>
      </w:r>
      <w:r w:rsidRPr="002B2234">
        <w:rPr>
          <w:rFonts w:ascii="Times New Roman" w:eastAsia="Times New Roman" w:hAnsi="Times New Roman" w:cs="David" w:hint="cs"/>
          <w:sz w:val="24"/>
          <w:szCs w:val="24"/>
          <w:rtl/>
        </w:rPr>
        <w:t xml:space="preserve">לרבות אישור חח"י </w:t>
      </w:r>
      <w:r w:rsidRPr="002B2234">
        <w:rPr>
          <w:rFonts w:ascii="Times New Roman" w:eastAsia="Times New Roman" w:hAnsi="Times New Roman" w:cs="David"/>
          <w:sz w:val="24"/>
          <w:szCs w:val="24"/>
          <w:rtl/>
        </w:rPr>
        <w:t xml:space="preserve">והוצאת </w:t>
      </w:r>
    </w:p>
    <w:p w14:paraId="7E351A30" w14:textId="77777777" w:rsidR="002B2234" w:rsidRPr="002B2234" w:rsidRDefault="002B2234" w:rsidP="00735E3D">
      <w:pPr>
        <w:widowControl w:val="0"/>
        <w:spacing w:before="0" w:beforeAutospacing="0" w:after="0" w:afterAutospacing="0" w:line="240" w:lineRule="auto"/>
        <w:ind w:left="1502"/>
        <w:rPr>
          <w:rFonts w:ascii="Times New Roman" w:eastAsia="Times New Roman" w:hAnsi="Times New Roman" w:cs="David"/>
          <w:sz w:val="24"/>
          <w:szCs w:val="24"/>
          <w:rtl/>
        </w:rPr>
      </w:pPr>
      <w:r w:rsidRPr="002B2234">
        <w:rPr>
          <w:rFonts w:ascii="Times New Roman" w:eastAsia="Times New Roman" w:hAnsi="Times New Roman" w:cs="David"/>
          <w:sz w:val="24"/>
          <w:szCs w:val="24"/>
          <w:rtl/>
        </w:rPr>
        <w:t>היתר בניה</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00735E3D" w:rsidRPr="00735E3D">
        <w:rPr>
          <w:rFonts w:ascii="Times New Roman" w:eastAsia="Times New Roman" w:hAnsi="Times New Roman" w:cs="David" w:hint="cs"/>
          <w:sz w:val="24"/>
          <w:szCs w:val="24"/>
          <w:u w:val="dotted"/>
          <w:rtl/>
        </w:rPr>
        <w:t xml:space="preserve">                                                                    </w:t>
      </w:r>
      <w:r w:rsidRPr="002B2234">
        <w:rPr>
          <w:rFonts w:ascii="Times New Roman" w:eastAsia="Times New Roman" w:hAnsi="Times New Roman" w:cs="David"/>
          <w:sz w:val="24"/>
          <w:szCs w:val="24"/>
          <w:rtl/>
        </w:rPr>
        <w:t>8%</w:t>
      </w:r>
    </w:p>
    <w:p w14:paraId="563AA477"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1.4</w:t>
      </w:r>
      <w:r w:rsidRPr="002B2234">
        <w:rPr>
          <w:rFonts w:ascii="Times New Roman" w:eastAsia="Times New Roman" w:hAnsi="Times New Roman" w:cs="David"/>
          <w:sz w:val="24"/>
          <w:szCs w:val="24"/>
          <w:rtl/>
        </w:rPr>
        <w:tab/>
        <w:t>לאחר גמר התכנון המפורט והמכרזים ואישור עבודות</w:t>
      </w:r>
    </w:p>
    <w:p w14:paraId="22C43AFB"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שחב זה על ידי המזמין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30%</w:t>
      </w:r>
    </w:p>
    <w:p w14:paraId="5D17692D"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t>לאחר גמר הוצאת תכניות לביצוע</w:t>
      </w:r>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12%</w:t>
      </w:r>
    </w:p>
    <w:p w14:paraId="662AD3D0"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t>במהלך ביצוע הפיקוח העליון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15%</w:t>
      </w:r>
    </w:p>
    <w:p w14:paraId="140CC50E"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t xml:space="preserve">לאחר גמר ביצוע העבודות בהתאם לחוזה זה, </w:t>
      </w:r>
      <w:r w:rsidRPr="002B2234">
        <w:rPr>
          <w:rFonts w:ascii="Times New Roman" w:eastAsia="Times New Roman" w:hAnsi="Times New Roman" w:cs="David" w:hint="cs"/>
          <w:sz w:val="24"/>
          <w:szCs w:val="24"/>
          <w:rtl/>
        </w:rPr>
        <w:t xml:space="preserve">לרבות אישור חח"י </w:t>
      </w:r>
    </w:p>
    <w:p w14:paraId="48F0728B"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hint="cs"/>
          <w:sz w:val="24"/>
          <w:szCs w:val="24"/>
          <w:rtl/>
        </w:rPr>
        <w:t>לביצוע חדר/מבנה הטרנספורמציה,</w:t>
      </w:r>
      <w:r w:rsidR="002B2234" w:rsidRPr="002B2234">
        <w:rPr>
          <w:rFonts w:ascii="Times New Roman" w:eastAsia="Times New Roman" w:hAnsi="Times New Roman" w:cs="David"/>
          <w:sz w:val="24"/>
          <w:szCs w:val="24"/>
          <w:rtl/>
        </w:rPr>
        <w:t xml:space="preserve"> הפעלת הפרויקט והמתקן, </w:t>
      </w:r>
    </w:p>
    <w:p w14:paraId="4B670AC6"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קבל</w:t>
      </w:r>
      <w:r>
        <w:rPr>
          <w:rFonts w:ascii="Times New Roman" w:eastAsia="Times New Roman" w:hAnsi="Times New Roman" w:cs="David"/>
          <w:sz w:val="24"/>
          <w:szCs w:val="24"/>
          <w:rtl/>
        </w:rPr>
        <w:t>ת המערכות וקבלתם על ידי המזמין</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ולאחר בדיקת החשבונות </w:t>
      </w:r>
    </w:p>
    <w:p w14:paraId="4B152452"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הסופיים בגין העבודות ואישורם </w:t>
      </w:r>
      <w:r w:rsidR="002B2234" w:rsidRPr="002B2234">
        <w:rPr>
          <w:rFonts w:ascii="Times New Roman" w:eastAsia="Times New Roman" w:hAnsi="Times New Roman" w:cs="David"/>
          <w:sz w:val="24"/>
          <w:szCs w:val="24"/>
          <w:rtl/>
        </w:rPr>
        <w:tab/>
        <w:t xml:space="preserve">על ידי המתכנן והמזמין, </w:t>
      </w:r>
    </w:p>
    <w:p w14:paraId="051F4831" w14:textId="77777777" w:rsidR="002B2234" w:rsidRPr="002B2234"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וקבלת אישור אכלוס</w:t>
      </w:r>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002B2234" w:rsidRPr="00082B8A">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8%</w:t>
      </w:r>
    </w:p>
    <w:p w14:paraId="1C213095"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 xml:space="preserve">לאחר גמר הפיקוח העליון, תיקוני הבדק וקבלת תעודת גמר </w:t>
      </w:r>
    </w:p>
    <w:p w14:paraId="4051811F"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לפרויקט, אישור המתכנן בכתב להשלמת הפרויקט בהתאם</w:t>
      </w:r>
    </w:p>
    <w:p w14:paraId="11D3568F"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לתכניותיו, לתקנים מחייבים ולשביעות רצונו</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2%</w:t>
      </w:r>
    </w:p>
    <w:p w14:paraId="73AC6CAF" w14:textId="77777777"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38D27361" w14:textId="77777777"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14:paraId="7CA1292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B5947D" w14:textId="77777777"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4A0E640A"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520AB4D" w14:textId="77777777" w:rsidR="002B2234" w:rsidRPr="002B2234" w:rsidRDefault="002B2234" w:rsidP="002B2234">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תוך </w:t>
      </w:r>
      <w:r w:rsidRPr="002B2234">
        <w:rPr>
          <w:rFonts w:ascii="Times New Roman" w:eastAsia="Times New Roman" w:hAnsi="Times New Roman" w:cs="David"/>
          <w:sz w:val="24"/>
          <w:szCs w:val="24"/>
          <w:rtl/>
        </w:rPr>
        <w:t>60</w:t>
      </w:r>
      <w:r w:rsidRPr="002B2234">
        <w:rPr>
          <w:rFonts w:ascii="Times New Roman" w:eastAsia="Times New Roman" w:hAnsi="Times New Roman" w:cs="David"/>
          <w:sz w:val="24"/>
          <w:szCs w:val="24"/>
          <w:rtl/>
          <w:lang w:eastAsia="he-IL"/>
        </w:rPr>
        <w:t xml:space="preserve"> יום מתאריך אישור החשבון ע"י המנהל.</w:t>
      </w:r>
    </w:p>
    <w:p w14:paraId="7158706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DC170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6D111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3537C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A9D5B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79849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E0289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80ED7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2296D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01A12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912AD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255EB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B029F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46B02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E00C9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503A5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DB505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A5AB3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A62AC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C31CC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34095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57ED0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2E1BB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FEAD97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A629E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A1BA03" w14:textId="77777777" w:rsidR="002B2234" w:rsidRPr="002B2234" w:rsidRDefault="002B2234" w:rsidP="002B2234">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p>
    <w:p w14:paraId="5B69E91E" w14:textId="77777777"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921108C" w14:textId="77777777"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17" w:author="דקל רוקבן" w:date="2021-11-17T11:12:00Z">
            <w:r w:rsidR="00E86C58">
              <w:rPr>
                <w:rFonts w:ascii="Times New Roman" w:eastAsia="Times New Roman" w:hAnsi="Times New Roman" w:cs="David" w:hint="cs"/>
                <w:color w:val="008000"/>
                <w:sz w:val="24"/>
                <w:szCs w:val="24"/>
                <w:rtl/>
                <w:lang w:eastAsia="he-IL"/>
              </w:rPr>
              <w:t>‏01/01/2021</w:t>
            </w:r>
          </w:ins>
        </w:sdtContent>
      </w:sdt>
      <w:r w:rsidRPr="00B27B4C">
        <w:rPr>
          <w:rFonts w:ascii="Times New Roman" w:eastAsia="Times New Roman" w:hAnsi="Times New Roman" w:cs="David" w:hint="cs"/>
          <w:bCs/>
          <w:color w:val="FF0000"/>
          <w:sz w:val="24"/>
          <w:szCs w:val="24"/>
          <w:rtl/>
          <w:lang w:eastAsia="he-IL"/>
        </w:rPr>
        <w:br/>
      </w:r>
    </w:p>
    <w:p w14:paraId="54848CDF"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C1D21D2" w14:textId="77777777" w:rsidR="00A03B97" w:rsidRPr="00B27B4C" w:rsidRDefault="00E86C58"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8" w:author="דקל רוקבן" w:date="2021-11-17T11:12: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04A77B31"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82DAAB1"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AFA225C"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905305C" w14:textId="77777777"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71D2CE4"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4FD6C9"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דקל רוקבן" w:date="2021-11-17T11:13:00Z">
            <w:r w:rsidR="00E86C58">
              <w:rPr>
                <w:rFonts w:ascii="Times New Roman" w:eastAsia="Times New Roman" w:hAnsi="Times New Roman" w:cs="David"/>
                <w:color w:val="008000"/>
                <w:sz w:val="24"/>
                <w:szCs w:val="24"/>
                <w:rtl/>
                <w:lang w:eastAsia="he-IL"/>
              </w:rPr>
              <w:t>אסף בן אשר הנדסת חשמל</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דקל רוקבן" w:date="2021-11-17T11:13:00Z">
            <w:r w:rsidR="00E86C58">
              <w:rPr>
                <w:rFonts w:ascii="Times New Roman" w:eastAsia="Times New Roman" w:hAnsi="Times New Roman" w:cs="David"/>
                <w:color w:val="008000"/>
                <w:sz w:val="24"/>
                <w:szCs w:val="24"/>
                <w:rtl/>
                <w:lang w:eastAsia="he-IL"/>
              </w:rPr>
              <w:t>אסף בן אשר הנדסת חשמל</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דקל רוקבן" w:date="2021-11-17T11:13:00Z">
            <w:r w:rsidR="00E86C58">
              <w:rPr>
                <w:rFonts w:ascii="Times New Roman" w:eastAsia="Times New Roman" w:hAnsi="Times New Roman" w:cs="David"/>
                <w:color w:val="008000"/>
                <w:sz w:val="24"/>
                <w:szCs w:val="24"/>
                <w:rtl/>
                <w:lang w:eastAsia="he-IL"/>
              </w:rPr>
              <w:t>אסף בן אשר הנדסת חשמל</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2EF9A16"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F71942"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11-17T11:13:00Z">
            <w:r w:rsidR="00E86C58">
              <w:rPr>
                <w:rFonts w:ascii="Times New Roman" w:eastAsia="Times New Roman" w:hAnsi="Times New Roman" w:cs="David"/>
                <w:color w:val="008000"/>
                <w:sz w:val="24"/>
                <w:szCs w:val="24"/>
                <w:rtl/>
                <w:lang w:eastAsia="he-IL"/>
              </w:rPr>
              <w:t>אסף בן אשר הנדסת חשמל</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3" w:author="דקל רוקבן" w:date="2021-11-17T11:10:00Z">
            <w:r w:rsidR="00E86C58">
              <w:rPr>
                <w:rFonts w:ascii="Times New Roman" w:eastAsia="Times New Roman" w:hAnsi="Times New Roman" w:cs="David" w:hint="cs"/>
                <w:bCs/>
                <w:color w:val="008000"/>
                <w:sz w:val="24"/>
                <w:szCs w:val="24"/>
                <w:rtl/>
                <w:lang w:eastAsia="he-IL"/>
              </w:rPr>
              <w:t>נתניה - מגרש 1409</w:t>
            </w:r>
          </w:ins>
        </w:sdtContent>
      </w:sdt>
      <w:r w:rsidRPr="00B27B4C">
        <w:rPr>
          <w:rFonts w:ascii="Times New Roman" w:eastAsia="Times New Roman" w:hAnsi="Times New Roman" w:cs="David" w:hint="cs"/>
          <w:color w:val="008000"/>
          <w:sz w:val="24"/>
          <w:szCs w:val="24"/>
          <w:rtl/>
          <w:lang w:eastAsia="he-IL"/>
        </w:rPr>
        <w:t>.</w:t>
      </w:r>
    </w:p>
    <w:p w14:paraId="4E90B598"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0936009"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דקל רוקבן" w:date="2021-11-17T11:13:00Z">
            <w:r w:rsidR="00E86C58">
              <w:rPr>
                <w:rFonts w:ascii="Times New Roman" w:eastAsia="Times New Roman" w:hAnsi="Times New Roman" w:cs="David"/>
                <w:color w:val="008000"/>
                <w:sz w:val="24"/>
                <w:szCs w:val="24"/>
                <w:rtl/>
                <w:lang w:eastAsia="he-IL"/>
              </w:rPr>
              <w:t>אסף בן אשר הנדסת חשמל</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0D80E9D"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BB5729B" w14:textId="77777777"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 w:author="דקל רוקבן" w:date="2021-11-17T11:13:00Z">
            <w:r w:rsidR="00E86C58">
              <w:rPr>
                <w:rFonts w:ascii="Times New Roman" w:eastAsia="Times New Roman" w:hAnsi="Times New Roman" w:cs="David"/>
                <w:color w:val="008000"/>
                <w:sz w:val="24"/>
                <w:szCs w:val="24"/>
                <w:rtl/>
                <w:lang w:eastAsia="he-IL"/>
              </w:rPr>
              <w:t>אסף בן אשר הנדסת חשמל</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AFA686B"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384AEFC"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439B26C"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47E878B"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5229CB7"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BE2DB52"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9048D29"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A85CD2"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BFDD8F4" w14:textId="77777777" w:rsidR="00A03B97" w:rsidRPr="00435A20" w:rsidRDefault="00A03B97" w:rsidP="00A03B9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478DB6F"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B872684"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6" w:author="דקל רוקבן" w:date="2021-11-17T11:13:00Z">
            <w:r w:rsidR="00E86C58">
              <w:rPr>
                <w:rFonts w:ascii="Times New Roman" w:eastAsia="Times New Roman" w:hAnsi="Times New Roman" w:cs="David"/>
                <w:color w:val="00B0F0"/>
                <w:sz w:val="20"/>
                <w:szCs w:val="24"/>
                <w:u w:val="single"/>
                <w:rtl/>
                <w:lang w:eastAsia="he-IL"/>
              </w:rPr>
              <w:t>אסף בן אשר הנדסת חשמל</w:t>
            </w:r>
          </w:ins>
        </w:sdtContent>
      </w:sdt>
    </w:p>
    <w:p w14:paraId="5ADD4CB9" w14:textId="77777777"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6D54CF0"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FF59D6D"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3CA563BF"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FF067AF" w14:textId="77777777"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4C6817C"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E6254E1" w14:textId="77777777" w:rsidR="00D80A75" w:rsidRPr="00232692" w:rsidRDefault="00D80A75" w:rsidP="00D80A7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D5F059E" w14:textId="77777777" w:rsidR="00D80A75" w:rsidRPr="0009511C" w:rsidRDefault="00D80A75" w:rsidP="00D80A75">
      <w:pPr>
        <w:widowControl w:val="0"/>
        <w:spacing w:before="0" w:beforeAutospacing="0" w:after="0" w:afterAutospacing="0" w:line="240" w:lineRule="auto"/>
        <w:jc w:val="center"/>
        <w:rPr>
          <w:rFonts w:ascii="David" w:eastAsia="Times New Roman" w:hAnsi="David" w:cs="David"/>
          <w:sz w:val="24"/>
          <w:szCs w:val="24"/>
          <w:lang w:eastAsia="he-IL"/>
        </w:rPr>
      </w:pPr>
    </w:p>
    <w:p w14:paraId="21675BFC" w14:textId="77777777" w:rsidR="00D80A75" w:rsidRPr="002419E5" w:rsidRDefault="00D80A75" w:rsidP="00D80A7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540A75E" w14:textId="77777777" w:rsidR="00D80A75" w:rsidRPr="0009511C" w:rsidRDefault="00D80A75" w:rsidP="00D80A7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C618C4D"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755046ED"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23BDF41A"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494A429E"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0EA7194"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D140DDC"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05649BA0"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7FB2EF69"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E978862"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657C72E"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508116A9"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34F4144" w14:textId="77777777" w:rsidR="00D80A75" w:rsidRPr="0009511C" w:rsidRDefault="00D80A75" w:rsidP="00D80A7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12878873" w14:textId="77777777" w:rsidR="00D80A75" w:rsidRPr="0009511C" w:rsidRDefault="00D80A75" w:rsidP="00D80A75">
      <w:pPr>
        <w:ind w:left="364"/>
        <w:contextualSpacing/>
        <w:rPr>
          <w:rFonts w:ascii="Times New Roman" w:eastAsia="Calibri" w:hAnsi="Times New Roman" w:cs="Arial"/>
          <w:rtl/>
        </w:rPr>
      </w:pPr>
    </w:p>
    <w:p w14:paraId="748A66D6"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C98266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4058D89"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413BE6D"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47D269A"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03EB4F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0B14B7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CA8BEA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A66C1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B8CEE3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89BA199"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59360D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1F6240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AD185F9"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0D8258"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84E2F21"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A72D190"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DE739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04CEA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79C1D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0EB47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2E252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532C0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CD7FA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A72BD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48DE5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85D11F"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B46A4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5EF63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18B1E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6E233D"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4AD51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DCDB6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D992F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E7456D"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5F359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970D1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DEDAA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77906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EAFDB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13D72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30E6D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1424B0"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5D04D54" w14:textId="77777777" w:rsidR="00D80A75" w:rsidRPr="002419E5" w:rsidRDefault="00D80A75" w:rsidP="00D80A7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3335DBD"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44A00DC7" w14:textId="77777777" w:rsidR="00D80A75" w:rsidRPr="00400B84" w:rsidRDefault="00D80A75" w:rsidP="00D80A7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80A75" w:rsidRPr="0009511C" w14:paraId="2A2E88CC" w14:textId="77777777" w:rsidTr="005E6C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B3D574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B49D2F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80A75" w:rsidRPr="0009511C" w14:paraId="5C28EA31" w14:textId="77777777" w:rsidTr="005E6C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642CFC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0A75" w:rsidRPr="0009511C" w14:paraId="39442254" w14:textId="77777777" w:rsidTr="005E6C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8AD33C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7A8ABF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3CDB006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8ABFE3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80A75" w:rsidRPr="0009511C" w14:paraId="7C2A0D17" w14:textId="77777777" w:rsidTr="005E6C84">
        <w:trPr>
          <w:trHeight w:val="551"/>
        </w:trPr>
        <w:tc>
          <w:tcPr>
            <w:tcW w:w="4068" w:type="dxa"/>
            <w:tcBorders>
              <w:top w:val="single" w:sz="4" w:space="0" w:color="auto"/>
              <w:left w:val="single" w:sz="4" w:space="0" w:color="auto"/>
              <w:bottom w:val="single" w:sz="4" w:space="0" w:color="auto"/>
              <w:right w:val="single" w:sz="4" w:space="0" w:color="auto"/>
            </w:tcBorders>
            <w:hideMark/>
          </w:tcPr>
          <w:p w14:paraId="05E5B9A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590FD39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F345FB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7486A2A"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201D84B5"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778D71E"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1E158B0"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1D143A05"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C02A2BE"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r>
      <w:tr w:rsidR="00D80A75" w:rsidRPr="0009511C" w14:paraId="3165B748" w14:textId="77777777" w:rsidTr="005E6C84">
        <w:trPr>
          <w:trHeight w:val="571"/>
        </w:trPr>
        <w:tc>
          <w:tcPr>
            <w:tcW w:w="4068" w:type="dxa"/>
            <w:tcBorders>
              <w:top w:val="single" w:sz="4" w:space="0" w:color="auto"/>
              <w:left w:val="single" w:sz="4" w:space="0" w:color="auto"/>
              <w:bottom w:val="single" w:sz="4" w:space="0" w:color="auto"/>
              <w:right w:val="single" w:sz="4" w:space="0" w:color="auto"/>
            </w:tcBorders>
            <w:hideMark/>
          </w:tcPr>
          <w:p w14:paraId="744522C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B548DE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5D4ADC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1AD953"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100391"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r w:rsidR="00D80A75" w:rsidRPr="0009511C" w14:paraId="6169E076" w14:textId="77777777" w:rsidTr="005E6C84">
        <w:trPr>
          <w:trHeight w:val="391"/>
        </w:trPr>
        <w:tc>
          <w:tcPr>
            <w:tcW w:w="4068" w:type="dxa"/>
            <w:tcBorders>
              <w:top w:val="single" w:sz="4" w:space="0" w:color="auto"/>
              <w:left w:val="single" w:sz="4" w:space="0" w:color="auto"/>
              <w:bottom w:val="single" w:sz="4" w:space="0" w:color="auto"/>
              <w:right w:val="single" w:sz="4" w:space="0" w:color="auto"/>
            </w:tcBorders>
            <w:hideMark/>
          </w:tcPr>
          <w:p w14:paraId="2635045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5AF39C5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EC1E503" w14:textId="77777777" w:rsidR="00D80A75" w:rsidRPr="0009511C" w:rsidRDefault="00D80A75" w:rsidP="005E6C8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7B8664"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DFB685"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bl>
    <w:p w14:paraId="35D4E808" w14:textId="77777777" w:rsidR="00D80A75" w:rsidRPr="0009511C" w:rsidRDefault="00D80A75" w:rsidP="00D80A7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80A75" w:rsidRPr="0009511C" w14:paraId="115E2AF9" w14:textId="77777777" w:rsidTr="005E6C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3D65A9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80A75" w:rsidRPr="0009511C" w14:paraId="447950EE" w14:textId="77777777" w:rsidTr="005E6C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4A35D4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6A3F8B2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p w14:paraId="22C9F66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8FF108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C2A0AF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3F2C21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30C3CC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7846B0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E0A78A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22C396B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80A75" w:rsidRPr="0009511C" w14:paraId="1E0494BD" w14:textId="77777777" w:rsidTr="005E6C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D22969F"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2F93BA3"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E71A905"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96DDF44"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71ADAE4"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C4C369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2D72FE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4564E3F"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r>
      <w:tr w:rsidR="00D80A75" w:rsidRPr="0009511C" w14:paraId="09ED7382"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0CAE5E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2E3E26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B718EC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E7FC18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62F882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887C1B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B1EAEF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32B29BF"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80A75" w:rsidRPr="0009511C" w14:paraId="5BE15E2A"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575040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527D35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3E45C6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AB95EB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4736C0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B03D7F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D817BB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B732865"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80A75" w:rsidRPr="0009511C" w14:paraId="5DA6DACE"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FE6694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5623BA2"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496AA84"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3185CC0"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8AB0093"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341E489"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1E9538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F355FBF" w14:textId="77777777" w:rsidR="00D80A75" w:rsidRPr="0009511C" w:rsidRDefault="00D80A75" w:rsidP="005E6C8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525086B" w14:textId="77777777" w:rsidR="00D80A75" w:rsidRPr="0009511C" w:rsidRDefault="00D80A75" w:rsidP="00D80A7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7C57BE4C" w14:textId="77777777" w:rsidTr="005E6C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8C0ED2D"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80A75" w:rsidRPr="0009511C" w14:paraId="39717E81" w14:textId="77777777" w:rsidTr="005E6C8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D2C597A"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520EE4E4" w14:textId="77777777" w:rsidR="00D80A75" w:rsidRPr="0009511C" w:rsidRDefault="00D80A75" w:rsidP="00D80A7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007E4B47"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06FEA5A"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80A75" w:rsidRPr="0009511C" w14:paraId="7CECFECA" w14:textId="77777777" w:rsidTr="005E6C8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81A8856"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AF795E4" w14:textId="77777777" w:rsidR="00D80A75" w:rsidRPr="0009511C" w:rsidRDefault="00D80A75" w:rsidP="00D80A7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21FF136C"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73E097E"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D80A75" w:rsidRPr="0009511C" w14:paraId="6FB28370" w14:textId="77777777" w:rsidTr="005E6C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198D865" w14:textId="77777777" w:rsidR="00D80A75" w:rsidRPr="0009511C" w:rsidRDefault="00D80A75" w:rsidP="005E6C8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E695D5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B2EC3F9" w14:textId="77777777" w:rsidR="002B2234" w:rsidRPr="002B2234" w:rsidRDefault="00D80A75" w:rsidP="00D80A75">
      <w:pPr>
        <w:widowControl w:val="0"/>
        <w:tabs>
          <w:tab w:val="left" w:pos="1811"/>
        </w:tabs>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p>
    <w:p w14:paraId="6C20FA7A" w14:textId="77777777" w:rsidR="00D80A75" w:rsidRDefault="00D80A75" w:rsidP="00D80A75">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r>
        <w:rPr>
          <w:rFonts w:ascii="Times New Roman" w:eastAsia="Times New Roman" w:hAnsi="Times New Roman" w:cs="David"/>
          <w:b/>
          <w:bCs/>
          <w:sz w:val="20"/>
          <w:szCs w:val="24"/>
          <w:u w:val="single"/>
          <w:rtl/>
          <w:lang w:eastAsia="he-IL"/>
        </w:rPr>
        <w:br w:type="page"/>
      </w:r>
    </w:p>
    <w:p w14:paraId="4835FE0D" w14:textId="77777777" w:rsidR="002B2234" w:rsidRPr="002B2234" w:rsidRDefault="002B2234"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lastRenderedPageBreak/>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14:paraId="5A600992"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315BFF81"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רשימת התכניות והמסמכים שעל המתכנן להנפיק</w:t>
      </w:r>
    </w:p>
    <w:p w14:paraId="3165CD0F" w14:textId="77777777"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978801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0ED671F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3DF878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14:paraId="415FC5C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2331473"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14:paraId="4CA4393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350BF0"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14:paraId="3517DF2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D91417" w14:textId="77777777"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14:paraId="75E49B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260CC5"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14:paraId="74C4C5E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E8C45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14:paraId="6BC1625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E7C0C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14:paraId="79DAC23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58CB6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14:paraId="61804D7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29A628" w14:textId="77777777"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14:paraId="62D7F5AA" w14:textId="77777777"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14:paraId="11F8704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F6F389" w14:textId="77777777"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1.9</w:t>
      </w:r>
      <w:r w:rsidRPr="002B2234">
        <w:rPr>
          <w:rFonts w:ascii="Times New Roman" w:eastAsia="Times New Roman" w:hAnsi="Times New Roman" w:cs="David"/>
          <w:sz w:val="24"/>
          <w:szCs w:val="24"/>
          <w:rtl/>
          <w:lang w:eastAsia="he-IL"/>
        </w:rPr>
        <w:tab/>
        <w:t xml:space="preserve">תכניות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14:paraId="56E98FA8"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14:paraId="5939056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9174C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t>תכניות תאורת חוץ ונקודות חשמל (הזנות לשערים וכו') במגרש.</w:t>
      </w:r>
    </w:p>
    <w:p w14:paraId="16398B6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A690C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14:paraId="690C839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20661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14:paraId="15FA137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CAA20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בפתוח (כבישים, מדרכות, שצ"פים וכו'</w:t>
      </w:r>
      <w:r w:rsidRPr="002B2234">
        <w:rPr>
          <w:rFonts w:ascii="Times New Roman" w:eastAsia="Times New Roman" w:hAnsi="Times New Roman" w:cs="David"/>
          <w:sz w:val="24"/>
          <w:szCs w:val="24"/>
          <w:rtl/>
          <w:lang w:eastAsia="he-IL"/>
        </w:rPr>
        <w:t>)</w:t>
      </w:r>
    </w:p>
    <w:p w14:paraId="39B633B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EBD40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14:paraId="7B318F0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4980E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תכניות קווי מתח גבוה ומתח נמוך.</w:t>
      </w:r>
    </w:p>
    <w:p w14:paraId="19E3B52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AA583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14:paraId="5506F9C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A9A2F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תכנית קווי תקשורת בזק לרבות מיקום חדרי בזק ופילרים.</w:t>
      </w:r>
    </w:p>
    <w:p w14:paraId="11DE66E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1E7F1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תכנית קווי טל"כ לרבות מיקום פילרים.</w:t>
      </w:r>
    </w:p>
    <w:p w14:paraId="58FE60A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CEFBE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14:paraId="6CA3865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65B03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14:paraId="5026FF1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14AA31"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14:paraId="4AD1B9F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D74FD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מפרטים מיוחדים וכתבי כמויות לצורך הכללתם במכרזי הקבלנים.</w:t>
      </w:r>
    </w:p>
    <w:p w14:paraId="611E83D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B45A1E"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14:paraId="23F225A4"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14:paraId="1B9AB7E8"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198E0305"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lastRenderedPageBreak/>
        <w:tab/>
        <w:t>3.4</w:t>
      </w:r>
      <w:r>
        <w:rPr>
          <w:rFonts w:ascii="Times New Roman" w:eastAsia="Times New Roman" w:hAnsi="Times New Roman" w:cs="David"/>
          <w:sz w:val="24"/>
          <w:szCs w:val="24"/>
          <w:rtl/>
          <w:lang w:eastAsia="he-IL"/>
        </w:rPr>
        <w:tab/>
        <w:t>רשימות מעודכנות של ת</w:t>
      </w:r>
      <w:r w:rsidR="002B2234" w:rsidRPr="002B2234">
        <w:rPr>
          <w:rFonts w:ascii="Times New Roman" w:eastAsia="Times New Roman" w:hAnsi="Times New Roman" w:cs="David"/>
          <w:sz w:val="24"/>
          <w:szCs w:val="24"/>
          <w:rtl/>
          <w:lang w:eastAsia="he-IL"/>
        </w:rPr>
        <w:t>כניות כולל תאריך ומספר מהדורה – לפחות פעם בחודש.</w:t>
      </w:r>
    </w:p>
    <w:p w14:paraId="7816921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EF2379"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שהתכניות יוכנו לפי בצוע בקטעים של הפרויקט ויכללו פתרונות </w:t>
      </w:r>
    </w:p>
    <w:p w14:paraId="3530858A"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14:paraId="217FDBE5"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4123B516"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11E6DF1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0A385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21705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14:paraId="7DE0E0D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1FCE9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התכניות המתאימות לבניה טרומית/מתועשת, כולל סימון שרוולים והכנות קצה עם מידות מדויקות והנחיות ביצוע על רקע כל אלמנט ואלמנט. </w:t>
      </w:r>
    </w:p>
    <w:p w14:paraId="5A4528D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3C532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14:paraId="674E44C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14:paraId="40B2333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633DB7" w14:textId="77777777"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D435791"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B833775"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3F35EFF"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9007CC"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87E88F"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F1B2C7"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D646DCF" w14:textId="77777777" w:rsidR="00B57C10" w:rsidRDefault="00E86C58"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7" w:author="דקל רוקבן" w:date="2021-11-17T11:12: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B57C10" w:rsidRPr="00B27B4C">
        <w:rPr>
          <w:rFonts w:ascii="Times New Roman" w:eastAsia="Times New Roman" w:hAnsi="Times New Roman" w:cs="David" w:hint="cs"/>
          <w:color w:val="008000"/>
          <w:sz w:val="24"/>
          <w:szCs w:val="24"/>
          <w:rtl/>
          <w:lang w:eastAsia="he-IL"/>
        </w:rPr>
        <w:br/>
      </w:r>
    </w:p>
    <w:p w14:paraId="40D57F28" w14:textId="77777777"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97BFD2B"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AC3A15"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E3CFAD7"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46FE152"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323F11D" w14:textId="77777777"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דקל רוקבן" w:date="2021-11-17T11:13:00Z">
            <w:r w:rsidR="00E86C58">
              <w:rPr>
                <w:rFonts w:ascii="Times New Roman" w:eastAsia="Times New Roman" w:hAnsi="Times New Roman" w:cs="David"/>
                <w:color w:val="008000"/>
                <w:sz w:val="24"/>
                <w:szCs w:val="24"/>
                <w:rtl/>
                <w:lang w:eastAsia="he-IL"/>
              </w:rPr>
              <w:t>אסף בן אשר הנדסת חשמל</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9" w:author="דקל רוקבן" w:date="2021-11-17T11:10:00Z">
            <w:r w:rsidR="00E86C58">
              <w:rPr>
                <w:rFonts w:ascii="Times New Roman" w:eastAsia="Times New Roman" w:hAnsi="Times New Roman" w:cs="David" w:hint="cs"/>
                <w:color w:val="008000"/>
                <w:sz w:val="24"/>
                <w:szCs w:val="24"/>
                <w:rtl/>
              </w:rPr>
              <w:t>תכנון חשמל ותקשורת</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4E5B5B6"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B78C83A"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6535A"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D88E51"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D8A579"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50EA1A"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931A470"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7E30FB"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29F449" w14:textId="77777777"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88D6BF7" w14:textId="77777777" w:rsidR="00B57C10" w:rsidRPr="00B27B4C" w:rsidRDefault="00E86C58"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0" w:author="דקל רוקבן" w:date="2021-11-17T11:13:00Z">
            <w:r>
              <w:rPr>
                <w:rFonts w:ascii="Times New Roman" w:eastAsia="Times New Roman" w:hAnsi="Times New Roman" w:cs="David"/>
                <w:color w:val="00B0F0"/>
                <w:sz w:val="20"/>
                <w:szCs w:val="24"/>
                <w:u w:val="single"/>
                <w:rtl/>
                <w:lang w:eastAsia="he-IL"/>
              </w:rPr>
              <w:t>אסף בן אשר הנדסת חשמל</w:t>
            </w:r>
          </w:ins>
        </w:sdtContent>
      </w:sdt>
    </w:p>
    <w:p w14:paraId="0473953C"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130E29B"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B723CE9"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8978000"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716532C" w14:textId="77777777"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E818A4A" w14:textId="77777777"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AA3016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1" w:author="דקל רוקבן" w:date="2021-11-17T11:12:00Z">
            <w:r w:rsidR="00E86C58">
              <w:rPr>
                <w:rFonts w:ascii="Times New Roman" w:eastAsia="Times New Roman" w:hAnsi="Times New Roman" w:cs="David" w:hint="cs"/>
                <w:color w:val="008000"/>
                <w:sz w:val="24"/>
                <w:szCs w:val="24"/>
                <w:rtl/>
                <w:lang w:eastAsia="he-IL"/>
              </w:rPr>
              <w:br/>
              <w:t>אפריקה ישראל מגורים בע"מ</w:t>
            </w:r>
            <w:r w:rsidR="00E86C58">
              <w:rPr>
                <w:rFonts w:ascii="Times New Roman" w:eastAsia="Times New Roman" w:hAnsi="Times New Roman" w:cs="David" w:hint="cs"/>
                <w:color w:val="008000"/>
                <w:sz w:val="24"/>
                <w:szCs w:val="24"/>
                <w:rtl/>
                <w:lang w:eastAsia="he-IL"/>
              </w:rPr>
              <w:br/>
              <w:t>יוני נתניהו 1 ג' אור יהודה</w:t>
            </w:r>
            <w:r w:rsidR="00E86C58">
              <w:rPr>
                <w:rFonts w:ascii="Times New Roman" w:eastAsia="Times New Roman" w:hAnsi="Times New Roman" w:cs="David" w:hint="cs"/>
                <w:color w:val="008000"/>
                <w:sz w:val="24"/>
                <w:szCs w:val="24"/>
                <w:rtl/>
                <w:lang w:eastAsia="he-IL"/>
              </w:rPr>
              <w:br/>
              <w:t>מ.ז 52-003476-0</w:t>
            </w:r>
            <w:r w:rsidR="00E86C58">
              <w:rPr>
                <w:rFonts w:ascii="Times New Roman" w:eastAsia="Times New Roman" w:hAnsi="Times New Roman" w:cs="David" w:hint="cs"/>
                <w:color w:val="008000"/>
                <w:sz w:val="24"/>
                <w:szCs w:val="24"/>
                <w:rtl/>
                <w:lang w:eastAsia="he-IL"/>
              </w:rPr>
              <w:br/>
            </w:r>
          </w:ins>
        </w:sdtContent>
      </w:sdt>
    </w:p>
    <w:p w14:paraId="2A7A12C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2E486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29BC26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7CB07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32" w:author="דקל רוקבן" w:date="2021-11-17T11:12:00Z">
            <w:r w:rsidR="00E86C58">
              <w:rPr>
                <w:rFonts w:ascii="Times New Roman" w:eastAsia="Times New Roman" w:hAnsi="Times New Roman" w:cs="David" w:hint="cs"/>
                <w:color w:val="008000"/>
                <w:sz w:val="24"/>
                <w:szCs w:val="24"/>
                <w:rtl/>
                <w:lang w:eastAsia="he-IL"/>
              </w:rPr>
              <w:t>‏01/01/2021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68BC6E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B59C8B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75A43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229B15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4861F6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86F1AA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95ED5B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39547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069957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98FB2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0E90FF0"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81570A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90C53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1EA8814" w14:textId="77777777"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D732A7B"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631618A"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F77AF17"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D84FBE5"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 w:author="דקל רוקבן" w:date="2021-11-17T11:13:00Z">
            <w:r w:rsidR="00E86C58">
              <w:rPr>
                <w:rFonts w:ascii="Times New Roman" w:eastAsia="Times New Roman" w:hAnsi="Times New Roman" w:cs="David"/>
                <w:color w:val="00B0F0"/>
                <w:sz w:val="20"/>
                <w:szCs w:val="24"/>
                <w:u w:val="single"/>
                <w:rtl/>
                <w:lang w:eastAsia="he-IL"/>
              </w:rPr>
              <w:t>אסף בן אשר הנדסת חשמל</w:t>
            </w:r>
          </w:ins>
        </w:sdtContent>
      </w:sdt>
    </w:p>
    <w:p w14:paraId="61C0417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79BE100"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2137905" w14:textId="77777777"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167B3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983163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4F7751A" w14:textId="77777777"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454205D" w14:textId="77777777"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A6A7948" w14:textId="77777777"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1BBB5C5" w14:textId="77777777"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9390EA5" w14:textId="77777777"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F2A041" w14:textId="77777777" w:rsidR="00E86C58" w:rsidRDefault="00E86C58" w:rsidP="00AF234B">
      <w:pPr>
        <w:spacing w:before="0" w:after="0" w:line="240" w:lineRule="auto"/>
      </w:pPr>
      <w:r>
        <w:separator/>
      </w:r>
    </w:p>
  </w:endnote>
  <w:endnote w:type="continuationSeparator" w:id="0">
    <w:p w14:paraId="235977ED" w14:textId="77777777" w:rsidR="00E86C58" w:rsidRDefault="00E86C58" w:rsidP="00AF234B">
      <w:pPr>
        <w:spacing w:before="0" w:after="0" w:line="240" w:lineRule="auto"/>
      </w:pPr>
      <w:r>
        <w:continuationSeparator/>
      </w:r>
    </w:p>
  </w:endnote>
  <w:endnote w:type="continuationNotice" w:id="1">
    <w:p w14:paraId="3AC4E4C2" w14:textId="77777777" w:rsidR="00E86C58" w:rsidRDefault="00E86C5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0"/>
      <w:gridCol w:w="2810"/>
      <w:gridCol w:w="233"/>
      <w:gridCol w:w="1050"/>
      <w:gridCol w:w="1783"/>
    </w:tblGrid>
    <w:tr w:rsidR="005E6C84" w:rsidRPr="00F9528C" w14:paraId="02DABA7A" w14:textId="77777777" w:rsidTr="005E6C84">
      <w:tc>
        <w:tcPr>
          <w:tcW w:w="753" w:type="dxa"/>
        </w:tcPr>
        <w:p w14:paraId="54F4954F"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4610E698" w14:textId="77777777" w:rsidR="005E6C84" w:rsidRPr="00F9528C" w:rsidRDefault="00E86C58" w:rsidP="005E6C84">
              <w:pPr>
                <w:tabs>
                  <w:tab w:val="center" w:pos="4153"/>
                  <w:tab w:val="right" w:pos="8306"/>
                </w:tabs>
                <w:spacing w:before="0" w:after="0" w:line="240" w:lineRule="auto"/>
                <w:rPr>
                  <w:rFonts w:ascii="David" w:hAnsi="David"/>
                  <w:color w:val="00B0F0"/>
                  <w:sz w:val="20"/>
                  <w:szCs w:val="20"/>
                  <w:rtl/>
                </w:rPr>
              </w:pPr>
              <w:ins w:id="34" w:author="דקל רוקבן" w:date="2021-11-17T11:10:00Z">
                <w:r>
                  <w:rPr>
                    <w:rFonts w:ascii="David" w:hAnsi="David"/>
                    <w:color w:val="00B0F0"/>
                    <w:sz w:val="20"/>
                    <w:szCs w:val="20"/>
                    <w:rtl/>
                  </w:rPr>
                  <w:t>נתניה - מגרש 1409</w:t>
                </w:r>
              </w:ins>
            </w:p>
          </w:tc>
        </w:sdtContent>
      </w:sdt>
      <w:tc>
        <w:tcPr>
          <w:tcW w:w="2232" w:type="dxa"/>
        </w:tcPr>
        <w:p w14:paraId="116B2878"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חשמל ותקשורת</w:t>
              </w:r>
            </w:sdtContent>
          </w:sdt>
        </w:p>
      </w:tc>
      <w:tc>
        <w:tcPr>
          <w:tcW w:w="236" w:type="dxa"/>
        </w:tcPr>
        <w:p w14:paraId="56FC2F80" w14:textId="77777777" w:rsidR="005E6C84" w:rsidRPr="00F9528C" w:rsidRDefault="005E6C84" w:rsidP="005E6C84">
          <w:pPr>
            <w:tabs>
              <w:tab w:val="center" w:pos="4153"/>
              <w:tab w:val="right" w:pos="8306"/>
            </w:tabs>
            <w:spacing w:before="0" w:after="0" w:line="240" w:lineRule="auto"/>
            <w:rPr>
              <w:rFonts w:ascii="David" w:hAnsi="David"/>
              <w:sz w:val="16"/>
              <w:szCs w:val="16"/>
              <w:rtl/>
            </w:rPr>
          </w:pPr>
        </w:p>
      </w:tc>
      <w:tc>
        <w:tcPr>
          <w:tcW w:w="1129" w:type="dxa"/>
        </w:tcPr>
        <w:p w14:paraId="23B72C46"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452A4D0D"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Pr>
                  <w:rFonts w:ascii="David" w:hAnsi="David" w:hint="cs"/>
                  <w:sz w:val="20"/>
                  <w:szCs w:val="20"/>
                </w:rPr>
                <w:t>CONT-5-658</w:t>
              </w:r>
            </w:p>
          </w:tc>
        </w:sdtContent>
      </w:sdt>
    </w:tr>
    <w:tr w:rsidR="005E6C84" w:rsidRPr="00F9528C" w14:paraId="5A4F7332" w14:textId="77777777" w:rsidTr="005E6C84">
      <w:tc>
        <w:tcPr>
          <w:tcW w:w="753" w:type="dxa"/>
        </w:tcPr>
        <w:p w14:paraId="1C308A21"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D2FC320" w14:textId="77777777" w:rsidR="005E6C84" w:rsidRPr="00F9528C" w:rsidRDefault="00E86C58" w:rsidP="005E6C84">
              <w:pPr>
                <w:tabs>
                  <w:tab w:val="center" w:pos="4153"/>
                  <w:tab w:val="right" w:pos="8306"/>
                </w:tabs>
                <w:spacing w:before="0" w:after="0" w:line="240" w:lineRule="auto"/>
                <w:rPr>
                  <w:rFonts w:ascii="David" w:hAnsi="David"/>
                  <w:color w:val="00B0F0"/>
                  <w:sz w:val="20"/>
                  <w:szCs w:val="20"/>
                  <w:rtl/>
                </w:rPr>
              </w:pPr>
              <w:ins w:id="35" w:author="דקל רוקבן" w:date="2021-11-17T11:13:00Z">
                <w:r>
                  <w:rPr>
                    <w:rFonts w:ascii="David" w:hAnsi="David"/>
                    <w:color w:val="00B0F0"/>
                    <w:sz w:val="20"/>
                    <w:szCs w:val="20"/>
                    <w:rtl/>
                  </w:rPr>
                  <w:t>אסף בן אשר הנדסת חשמל</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E6C84" w:rsidRPr="00F9528C" w14:paraId="662CE9BF" w14:textId="77777777" w:rsidTr="005E6C84">
            <w:trPr>
              <w:trHeight w:val="201"/>
            </w:trPr>
            <w:tc>
              <w:tcPr>
                <w:tcW w:w="926" w:type="dxa"/>
              </w:tcPr>
              <w:p w14:paraId="7C5D5067"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2E27EF3" w14:textId="77777777" w:rsidR="005E6C84" w:rsidRPr="00F9528C" w:rsidRDefault="005E6C84" w:rsidP="005E6C84">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64102A70"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236" w:type="dxa"/>
        </w:tcPr>
        <w:p w14:paraId="5B38F3A9"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1129" w:type="dxa"/>
        </w:tcPr>
        <w:p w14:paraId="32E88698"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D8033C9" w14:textId="77777777" w:rsidR="005E6C84" w:rsidRPr="00F9528C" w:rsidRDefault="00E86C58" w:rsidP="005E6C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E6C84" w:rsidRPr="00F9528C">
                <w:rPr>
                  <w:rFonts w:ascii="David" w:hAnsi="David"/>
                  <w:color w:val="00B0F0"/>
                  <w:sz w:val="20"/>
                  <w:szCs w:val="20"/>
                  <w:rtl/>
                </w:rPr>
                <w:t>[סטטוס חוזה]</w:t>
              </w:r>
            </w:sdtContent>
          </w:sdt>
        </w:p>
      </w:tc>
    </w:tr>
    <w:tr w:rsidR="005E6C84" w:rsidRPr="00F9528C" w14:paraId="679171E9" w14:textId="77777777" w:rsidTr="005E6C84">
      <w:trPr>
        <w:trHeight w:val="80"/>
      </w:trPr>
      <w:tc>
        <w:tcPr>
          <w:tcW w:w="753" w:type="dxa"/>
        </w:tcPr>
        <w:p w14:paraId="35032273"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1883" w:type="dxa"/>
        </w:tcPr>
        <w:p w14:paraId="544D7516" w14:textId="77777777" w:rsidR="005E6C84" w:rsidRPr="00F9528C" w:rsidRDefault="005E6C84" w:rsidP="005E6C84">
          <w:pPr>
            <w:tabs>
              <w:tab w:val="center" w:pos="4153"/>
              <w:tab w:val="right" w:pos="8306"/>
            </w:tabs>
            <w:spacing w:before="0" w:after="0" w:line="240" w:lineRule="auto"/>
            <w:rPr>
              <w:rFonts w:ascii="David" w:hAnsi="David"/>
              <w:color w:val="00B0F0"/>
              <w:sz w:val="20"/>
              <w:szCs w:val="20"/>
              <w:rtl/>
            </w:rPr>
          </w:pPr>
        </w:p>
      </w:tc>
      <w:tc>
        <w:tcPr>
          <w:tcW w:w="2232" w:type="dxa"/>
        </w:tcPr>
        <w:p w14:paraId="3A91A8A1"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236" w:type="dxa"/>
        </w:tcPr>
        <w:p w14:paraId="00FF07F3"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1129" w:type="dxa"/>
        </w:tcPr>
        <w:p w14:paraId="52E0B87D"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c>
        <w:tcPr>
          <w:tcW w:w="2073" w:type="dxa"/>
        </w:tcPr>
        <w:p w14:paraId="12126AA2" w14:textId="77777777" w:rsidR="005E6C84" w:rsidRPr="00F9528C" w:rsidRDefault="005E6C84" w:rsidP="005E6C84">
          <w:pPr>
            <w:tabs>
              <w:tab w:val="center" w:pos="4153"/>
              <w:tab w:val="right" w:pos="8306"/>
            </w:tabs>
            <w:spacing w:before="0" w:after="0" w:line="240" w:lineRule="auto"/>
            <w:rPr>
              <w:rFonts w:ascii="David" w:hAnsi="David"/>
              <w:sz w:val="20"/>
              <w:szCs w:val="20"/>
              <w:rtl/>
            </w:rPr>
          </w:pPr>
        </w:p>
      </w:tc>
    </w:tr>
  </w:tbl>
  <w:p w14:paraId="51CBE62A" w14:textId="77777777" w:rsidR="005E6C84" w:rsidRPr="00EC2AE1" w:rsidRDefault="005E6C84" w:rsidP="00EC2AE1">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2D2436" w14:textId="77777777" w:rsidR="00E86C58" w:rsidRDefault="00E86C58" w:rsidP="00AF234B">
      <w:pPr>
        <w:spacing w:before="0" w:after="0" w:line="240" w:lineRule="auto"/>
      </w:pPr>
      <w:r>
        <w:separator/>
      </w:r>
    </w:p>
  </w:footnote>
  <w:footnote w:type="continuationSeparator" w:id="0">
    <w:p w14:paraId="0C7CE296" w14:textId="77777777" w:rsidR="00E86C58" w:rsidRDefault="00E86C58" w:rsidP="00AF234B">
      <w:pPr>
        <w:spacing w:before="0" w:after="0" w:line="240" w:lineRule="auto"/>
      </w:pPr>
      <w:r>
        <w:continuationSeparator/>
      </w:r>
    </w:p>
  </w:footnote>
  <w:footnote w:type="continuationNotice" w:id="1">
    <w:p w14:paraId="510A0A2F" w14:textId="77777777" w:rsidR="00E86C58" w:rsidRDefault="00E86C58">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BBD3DD6" w14:textId="77777777" w:rsidR="005E6C84" w:rsidRDefault="005E6C84" w:rsidP="00CF334C">
        <w:pPr>
          <w:pStyle w:val="a3"/>
          <w:jc w:val="center"/>
        </w:pPr>
        <w:r>
          <w:fldChar w:fldCharType="begin"/>
        </w:r>
        <w:r>
          <w:instrText xml:space="preserve"> PAGE   \* MERGEFORMAT </w:instrText>
        </w:r>
        <w:r>
          <w:fldChar w:fldCharType="separate"/>
        </w:r>
        <w:r w:rsidR="00E86C58">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1"/>
  </w:num>
  <w:num w:numId="14">
    <w:abstractNumId w:val="6"/>
  </w:num>
  <w:num w:numId="15">
    <w:abstractNumId w:val="15"/>
  </w:num>
  <w:num w:numId="16">
    <w:abstractNumId w:val="17"/>
  </w:num>
  <w:num w:numId="17">
    <w:abstractNumId w:val="2"/>
  </w:num>
  <w:num w:numId="18">
    <w:abstractNumId w:val="5"/>
  </w:num>
  <w:num w:numId="19">
    <w:abstractNumId w:val="8"/>
  </w:num>
  <w:num w:numId="20">
    <w:abstractNumId w:val="7"/>
  </w:num>
  <w:num w:numId="21">
    <w:abstractNumId w:val="11"/>
  </w:num>
  <w:num w:numId="22">
    <w:abstractNumId w:val="1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lvlOverride w:ilvl="2"/>
    <w:lvlOverride w:ilvl="3"/>
    <w:lvlOverride w:ilvl="4"/>
    <w:lvlOverride w:ilvl="5"/>
    <w:lvlOverride w:ilvl="6"/>
    <w:lvlOverride w:ilvl="7"/>
    <w:lvlOverride w:ilvl="8"/>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82B8A"/>
    <w:rsid w:val="00134C85"/>
    <w:rsid w:val="001A0C3C"/>
    <w:rsid w:val="001A69D5"/>
    <w:rsid w:val="001C0853"/>
    <w:rsid w:val="00214ACF"/>
    <w:rsid w:val="00223E9F"/>
    <w:rsid w:val="00272745"/>
    <w:rsid w:val="002B2234"/>
    <w:rsid w:val="0039396B"/>
    <w:rsid w:val="00552E11"/>
    <w:rsid w:val="005E6C84"/>
    <w:rsid w:val="0061499E"/>
    <w:rsid w:val="00666119"/>
    <w:rsid w:val="0072103C"/>
    <w:rsid w:val="00735E3D"/>
    <w:rsid w:val="00790766"/>
    <w:rsid w:val="008C64C6"/>
    <w:rsid w:val="00942177"/>
    <w:rsid w:val="00A03B97"/>
    <w:rsid w:val="00A42271"/>
    <w:rsid w:val="00AF234B"/>
    <w:rsid w:val="00B57C10"/>
    <w:rsid w:val="00BD72C4"/>
    <w:rsid w:val="00BE17B4"/>
    <w:rsid w:val="00CF334C"/>
    <w:rsid w:val="00D80A75"/>
    <w:rsid w:val="00E679C7"/>
    <w:rsid w:val="00E86C58"/>
    <w:rsid w:val="00EC2AE1"/>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EB6AC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A03B97"/>
    <w:pPr>
      <w:ind w:left="720"/>
      <w:contextualSpacing/>
    </w:pPr>
  </w:style>
  <w:style w:type="table" w:customStyle="1" w:styleId="13">
    <w:name w:val="רשת טבלה1"/>
    <w:basedOn w:val="a1"/>
    <w:next w:val="a8"/>
    <w:rsid w:val="00EC2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a3"/>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a3"/>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a3"/>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a3"/>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a3"/>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a3"/>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a3"/>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a3"/>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a3"/>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a3"/>
              <w:rtl/>
            </w:rPr>
            <w:t>[שם ספק]</w:t>
          </w:r>
        </w:p>
      </w:docPartBody>
    </w:docPart>
    <w:docPart>
      <w:docPartPr>
        <w:name w:val="62B894F6C7B6442598F0D71DFE4A06C3"/>
        <w:category>
          <w:name w:val="כללי"/>
          <w:gallery w:val="placeholder"/>
        </w:category>
        <w:types>
          <w:type w:val="bbPlcHdr"/>
        </w:types>
        <w:behaviors>
          <w:behavior w:val="content"/>
        </w:behaviors>
        <w:guid w:val="{BA0451E6-276D-4908-B001-4F2F2588F60D}"/>
      </w:docPartPr>
      <w:docPartBody>
        <w:p w:rsidR="00484095" w:rsidRDefault="00484095" w:rsidP="00484095">
          <w:pPr>
            <w:pStyle w:val="62B894F6C7B6442598F0D71DFE4A06C3"/>
          </w:pPr>
          <w:r w:rsidRPr="003E6FC4">
            <w:rPr>
              <w:rStyle w:val="a3"/>
              <w:rtl/>
            </w:rPr>
            <w:t>[שם צד א]</w:t>
          </w:r>
        </w:p>
      </w:docPartBody>
    </w:docPart>
    <w:docPart>
      <w:docPartPr>
        <w:name w:val="00911422858C4BCE8120469B9F47FB46"/>
        <w:category>
          <w:name w:val="כללי"/>
          <w:gallery w:val="placeholder"/>
        </w:category>
        <w:types>
          <w:type w:val="bbPlcHdr"/>
        </w:types>
        <w:behaviors>
          <w:behavior w:val="content"/>
        </w:behaviors>
        <w:guid w:val="{2A5AE523-FC2A-4E4D-B5E6-3B55ACEFA888}"/>
      </w:docPartPr>
      <w:docPartBody>
        <w:p w:rsidR="00484095" w:rsidRDefault="00484095" w:rsidP="00484095">
          <w:pPr>
            <w:pStyle w:val="00911422858C4BCE8120469B9F47FB46"/>
          </w:pPr>
          <w:r w:rsidRPr="003059F5">
            <w:rPr>
              <w:rStyle w:val="a3"/>
              <w:rtl/>
            </w:rPr>
            <w:t>[רשות מקומית]</w:t>
          </w:r>
        </w:p>
      </w:docPartBody>
    </w:docPart>
    <w:docPart>
      <w:docPartPr>
        <w:name w:val="2CE2ACED0BFA4946960641CABE43A153"/>
        <w:category>
          <w:name w:val="כללי"/>
          <w:gallery w:val="placeholder"/>
        </w:category>
        <w:types>
          <w:type w:val="bbPlcHdr"/>
        </w:types>
        <w:behaviors>
          <w:behavior w:val="content"/>
        </w:behaviors>
        <w:guid w:val="{5B036196-E2DF-47CF-9BD7-BE25FF1AD2C1}"/>
      </w:docPartPr>
      <w:docPartBody>
        <w:p w:rsidR="00484095" w:rsidRDefault="00484095" w:rsidP="00484095">
          <w:pPr>
            <w:pStyle w:val="2CE2ACED0BFA4946960641CABE43A153"/>
          </w:pPr>
          <w:r w:rsidRPr="003059F5">
            <w:rPr>
              <w:rStyle w:val="a3"/>
              <w:rtl/>
            </w:rPr>
            <w:t>[שם אתר]</w:t>
          </w:r>
        </w:p>
      </w:docPartBody>
    </w:docPart>
    <w:docPart>
      <w:docPartPr>
        <w:name w:val="A8EBB78BD70E4147A6E024D307465996"/>
        <w:category>
          <w:name w:val="כללי"/>
          <w:gallery w:val="placeholder"/>
        </w:category>
        <w:types>
          <w:type w:val="bbPlcHdr"/>
        </w:types>
        <w:behaviors>
          <w:behavior w:val="content"/>
        </w:behaviors>
        <w:guid w:val="{B84EC4C3-F876-405C-9D3D-A80F2EEE088A}"/>
      </w:docPartPr>
      <w:docPartBody>
        <w:p w:rsidR="00484095" w:rsidRDefault="00484095" w:rsidP="00484095">
          <w:pPr>
            <w:pStyle w:val="A8EBB78BD70E4147A6E024D307465996"/>
          </w:pPr>
          <w:r w:rsidRPr="003059F5">
            <w:rPr>
              <w:rStyle w:val="a3"/>
              <w:rtl/>
            </w:rPr>
            <w:t>[שם הפרויקט]</w:t>
          </w:r>
        </w:p>
      </w:docPartBody>
    </w:docPart>
    <w:docPart>
      <w:docPartPr>
        <w:name w:val="0EA9C9DE71F845B5912A1725FC68507C"/>
        <w:category>
          <w:name w:val="כללי"/>
          <w:gallery w:val="placeholder"/>
        </w:category>
        <w:types>
          <w:type w:val="bbPlcHdr"/>
        </w:types>
        <w:behaviors>
          <w:behavior w:val="content"/>
        </w:behaviors>
        <w:guid w:val="{C2BF6A4C-D445-48BF-8F7D-B9CAFE3BD554}"/>
      </w:docPartPr>
      <w:docPartBody>
        <w:p w:rsidR="00484095" w:rsidRDefault="00484095" w:rsidP="00484095">
          <w:pPr>
            <w:pStyle w:val="0EA9C9DE71F845B5912A1725FC68507C"/>
          </w:pPr>
          <w:r w:rsidRPr="003059F5">
            <w:rPr>
              <w:rStyle w:val="a3"/>
              <w:rtl/>
            </w:rPr>
            <w:t>[שדה נוסף 2]</w:t>
          </w:r>
        </w:p>
      </w:docPartBody>
    </w:docPart>
    <w:docPart>
      <w:docPartPr>
        <w:name w:val="449910406AD04649A089B6776B01EE39"/>
        <w:category>
          <w:name w:val="כללי"/>
          <w:gallery w:val="placeholder"/>
        </w:category>
        <w:types>
          <w:type w:val="bbPlcHdr"/>
        </w:types>
        <w:behaviors>
          <w:behavior w:val="content"/>
        </w:behaviors>
        <w:guid w:val="{00E1C247-ADDE-48B3-86EB-6D8A169DD3F9}"/>
      </w:docPartPr>
      <w:docPartBody>
        <w:p w:rsidR="00484095" w:rsidRDefault="00484095" w:rsidP="00484095">
          <w:pPr>
            <w:pStyle w:val="449910406AD04649A089B6776B01EE39"/>
          </w:pPr>
          <w:r w:rsidRPr="003059F5">
            <w:rPr>
              <w:rStyle w:val="a3"/>
              <w:rtl/>
            </w:rPr>
            <w:t>[שדה נוסף 1]</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a3"/>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a3"/>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a3"/>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a3"/>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a3"/>
              <w:rtl/>
            </w:rPr>
            <w:t>[שדה נוסף 6]</w:t>
          </w:r>
        </w:p>
      </w:docPartBody>
    </w:docPart>
    <w:docPart>
      <w:docPartPr>
        <w:name w:val="3E9AC458F0AD4E6F99C49B61DCA76E0B"/>
        <w:category>
          <w:name w:val="כללי"/>
          <w:gallery w:val="placeholder"/>
        </w:category>
        <w:types>
          <w:type w:val="bbPlcHdr"/>
        </w:types>
        <w:behaviors>
          <w:behavior w:val="content"/>
        </w:behaviors>
        <w:guid w:val="{EC7695D2-2C40-49B2-9F9F-FA01C6988592}"/>
      </w:docPartPr>
      <w:docPartBody>
        <w:p w:rsidR="00484095" w:rsidRDefault="00484095" w:rsidP="00484095">
          <w:pPr>
            <w:pStyle w:val="3E9AC458F0AD4E6F99C49B61DCA76E0B"/>
          </w:pPr>
          <w:r w:rsidRPr="003059F5">
            <w:rPr>
              <w:rStyle w:val="a3"/>
              <w:rtl/>
            </w:rPr>
            <w:t>[אחוז השתתפות צד א]</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a3"/>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a3"/>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a3"/>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a3"/>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a3"/>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a3"/>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a3"/>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a3"/>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a3"/>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a3"/>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a3"/>
              <w:rtl/>
            </w:rPr>
            <w:t>[שם ספק]</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a3"/>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a3"/>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a3"/>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a3"/>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a3"/>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a3"/>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a3"/>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a3"/>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36F53"/>
    <w:rsid w:val="0017417C"/>
    <w:rsid w:val="0032380B"/>
    <w:rsid w:val="003D3172"/>
    <w:rsid w:val="00484095"/>
    <w:rsid w:val="006865A5"/>
    <w:rsid w:val="00C7335A"/>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8409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AB33CF0E7CB34795A6CC13DA4C0D9059">
    <w:name w:val="AB33CF0E7CB34795A6CC13DA4C0D9059"/>
    <w:rsid w:val="00484095"/>
    <w:pPr>
      <w:bidi/>
    </w:pPr>
  </w:style>
  <w:style w:type="paragraph" w:customStyle="1" w:styleId="99D03293435C4A94A37FDC7E554CCE72">
    <w:name w:val="99D03293435C4A94A37FDC7E554CCE72"/>
    <w:rsid w:val="00484095"/>
    <w:pPr>
      <w:bidi/>
    </w:pPr>
  </w:style>
  <w:style w:type="paragraph" w:customStyle="1" w:styleId="48C91A4BE922422E800CA21DE3D8EBF5">
    <w:name w:val="48C91A4BE922422E800CA21DE3D8EBF5"/>
    <w:rsid w:val="00484095"/>
    <w:pPr>
      <w:bidi/>
    </w:pPr>
  </w:style>
  <w:style w:type="paragraph" w:customStyle="1" w:styleId="E5DECD84628F4A68BE24FB8C1A5397E4">
    <w:name w:val="E5DECD84628F4A68BE24FB8C1A5397E4"/>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1DCF6E11-4338-40DC-80D1-D3C2DBE8F641}"/>
</file>

<file path=customXml/itemProps4.xml><?xml version="1.0" encoding="utf-8"?>
<ds:datastoreItem xmlns:ds="http://schemas.openxmlformats.org/officeDocument/2006/customXml" ds:itemID="{25AE17C6-1AEB-4180-95A3-DAF72E0299AD}"/>
</file>

<file path=customXml/itemProps5.xml><?xml version="1.0" encoding="utf-8"?>
<ds:datastoreItem xmlns:ds="http://schemas.openxmlformats.org/officeDocument/2006/customXml" ds:itemID="{D9931B27-6BD1-4146-B9E9-E71FC02CF39A}"/>
</file>

<file path=docProps/app.xml><?xml version="1.0" encoding="utf-8"?>
<Properties xmlns="http://schemas.openxmlformats.org/officeDocument/2006/extended-properties" xmlns:vt="http://schemas.openxmlformats.org/officeDocument/2006/docPropsVTypes">
  <Template>Normal</Template>
  <TotalTime>8</TotalTime>
  <Pages>36</Pages>
  <Words>10678</Words>
  <Characters>53394</Characters>
  <Application>Microsoft Office Word</Application>
  <DocSecurity>0</DocSecurity>
  <Lines>444</Lines>
  <Paragraphs>127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2021-11-17T09:09:00Z</dcterms:created>
  <dcterms:modified xsi:type="dcterms:W3CDTF">2021-11-17T09:17:00Z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c9ba4985-9d66-415b-ba83-2d75d9d6b7d5</vt:lpwstr>
  </property>
</Properties>
</file>