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6AD09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hint="cs"/>
          <w:bCs/>
          <w:sz w:val="32"/>
          <w:szCs w:val="32"/>
          <w:u w:val="single"/>
          <w:rtl/>
          <w:lang w:eastAsia="he-IL"/>
        </w:rPr>
      </w:pPr>
    </w:p>
    <w:p w14:paraId="64D1E2B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2F34B7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AA3DF6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6D770E8A" wp14:editId="0B75C4CA">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BBEB9A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EE514D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5D0F37"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1D70A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783919"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613339EA"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541AAF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347865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9FA7B13"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5040DA"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D4A078"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61CFB0E" w14:textId="1D2DEBBC" w:rsidR="003235F8" w:rsidRPr="00B27B4C" w:rsidRDefault="006D3613"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2-11-28T15:14:00Z">
            <w:r>
              <w:rPr>
                <w:rFonts w:ascii="Times New Roman" w:eastAsia="Times New Roman" w:hAnsi="Times New Roman" w:cs="David"/>
                <w:bCs/>
                <w:sz w:val="32"/>
                <w:szCs w:val="32"/>
                <w:u w:val="single"/>
                <w:rtl/>
                <w:lang w:eastAsia="he-IL"/>
              </w:rPr>
              <w:t>סביוני גבעת שמואל מגרשים 1006-1007</w:t>
            </w:r>
          </w:ins>
        </w:p>
      </w:sdtContent>
    </w:sdt>
    <w:p w14:paraId="20D80B4D"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B3639D4" w14:textId="4C1CF765" w:rsidR="003235F8" w:rsidRPr="00B27B4C" w:rsidRDefault="006D3613"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2-11-28T15:14:00Z">
            <w:r>
              <w:rPr>
                <w:rFonts w:ascii="Times New Roman" w:eastAsia="Times New Roman" w:hAnsi="Times New Roman" w:cs="David"/>
                <w:bCs/>
                <w:sz w:val="32"/>
                <w:szCs w:val="32"/>
                <w:u w:val="single"/>
                <w:rtl/>
                <w:lang w:eastAsia="he-IL"/>
              </w:rPr>
              <w:t>גבעת שמואל</w:t>
            </w:r>
          </w:ins>
        </w:p>
      </w:sdtContent>
    </w:sdt>
    <w:p w14:paraId="0A553DFB"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376FFF"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D04AC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1D07BA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62550BE"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09758E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93A3B2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9FC51EF"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5FE026F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35430C2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34E4EA" w14:textId="457700A5"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5-23T00:00:00Z">
            <w:dateFormat w:val="dd/MM/yyyy"/>
            <w:lid w:val="he-IL"/>
            <w:storeMappedDataAs w:val="dateTime"/>
            <w:calendar w:val="gregorian"/>
          </w:date>
        </w:sdtPr>
        <w:sdtEndPr/>
        <w:sdtContent>
          <w:ins w:id="2" w:author="Meryl Etman" w:date="2023-05-23T15:59:00Z">
            <w:r w:rsidR="00514D03">
              <w:rPr>
                <w:rFonts w:ascii="Times New Roman" w:eastAsia="Times New Roman" w:hAnsi="Times New Roman" w:cs="David" w:hint="cs"/>
                <w:color w:val="800080"/>
                <w:sz w:val="24"/>
                <w:szCs w:val="24"/>
                <w:rtl/>
                <w:lang w:eastAsia="he-IL"/>
              </w:rPr>
              <w:t>‏23/05/2023</w:t>
            </w:r>
          </w:ins>
        </w:sdtContent>
      </w:sdt>
    </w:p>
    <w:p w14:paraId="503ED52D"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1584F5F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8DCDDA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30DA43"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93220D2" w14:textId="74198BC8" w:rsidR="00D5041C" w:rsidRPr="00D5041C" w:rsidRDefault="006D3613"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Meryl Etman" w:date="2022-11-28T15:18: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5321E205"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55E8A977"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59BA174A"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31C62A6"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0301624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72528AB" w14:textId="1CBF1486" w:rsidR="00D5041C" w:rsidRPr="00D5041C" w:rsidRDefault="006D3613" w:rsidP="00157ACB">
          <w:pPr>
            <w:pStyle w:val="AutoField"/>
            <w:rPr>
              <w:sz w:val="20"/>
              <w:rtl/>
              <w:lang w:eastAsia="he-IL"/>
            </w:rPr>
          </w:pPr>
          <w:ins w:id="4" w:author="Meryl Etman" w:date="2022-11-28T15:19:00Z">
            <w:r>
              <w:rPr>
                <w:color w:val="800080"/>
                <w:rtl/>
              </w:rPr>
              <w:br/>
              <w:t>א.ח. תכנון וייעוץ בהנדסת מים וביוב בע"מ</w:t>
            </w:r>
            <w:r>
              <w:rPr>
                <w:color w:val="800080"/>
                <w:rtl/>
              </w:rPr>
              <w:br/>
              <w:t>רח' שחם 3, פתח תקווה</w:t>
            </w:r>
            <w:r>
              <w:rPr>
                <w:color w:val="800080"/>
                <w:rtl/>
              </w:rPr>
              <w:br/>
            </w:r>
            <w:r>
              <w:rPr>
                <w:color w:val="800080"/>
                <w:rtl/>
              </w:rPr>
              <w:br/>
            </w:r>
          </w:ins>
        </w:p>
      </w:sdtContent>
    </w:sdt>
    <w:p w14:paraId="17961C44"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74C715A5"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14965CF2"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7786915"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1643B2D"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4D3EDA14"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7F411BF6"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7FDA9F6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121458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475E8B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6CD08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6B88A49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41EC44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5D34E8"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1C3830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862F61"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מתכננים, אדריכלים, מהנדסים, יועצים מקצועיים, ובעלי מקצוע הנדסי </w:t>
      </w:r>
      <w:r w:rsidRPr="00D5041C">
        <w:rPr>
          <w:rFonts w:ascii="Times New Roman" w:eastAsia="Times New Roman" w:hAnsi="Times New Roman" w:cs="David"/>
          <w:sz w:val="20"/>
          <w:szCs w:val="24"/>
          <w:rtl/>
          <w:lang w:eastAsia="he-IL"/>
        </w:rPr>
        <w:lastRenderedPageBreak/>
        <w:t>וטכנולוגי אחרים שיועסקו ע"י המזמין ו/או הרשות המקומית בקשר לפרויקט, פרט למתכנן.</w:t>
      </w:r>
    </w:p>
    <w:p w14:paraId="0AD490E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C7C0A4"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65361B6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7C7529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64B7EF2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7F5D860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41EB877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B9DB99"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C2A228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77A388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36D77D7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F42F3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49C34E2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649A28D3"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91D0DC2"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3AA57C8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9A82C7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43BE21F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0294FF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ED13F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5123B9C7"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629AF968"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E5EFD1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4D216F2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16B1B30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A2E3CE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1AE27110"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7C1826CF"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4595D5A6"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2032244A"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3EA6DC56"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225FA496"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4A39E40F"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29EEFDE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lastRenderedPageBreak/>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509024D8"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44E251B4"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39653B0F"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7B97920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00C9FFB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6064F6C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1C5B6F6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ACDC28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42AD3F9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0B6C54E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5601D05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1EA3BE0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ABDF38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w:t>
      </w:r>
      <w:r w:rsidRPr="00D5041C">
        <w:rPr>
          <w:rFonts w:ascii="Times New Roman" w:eastAsia="Times New Roman" w:hAnsi="Times New Roman" w:cs="David"/>
          <w:sz w:val="20"/>
          <w:szCs w:val="24"/>
          <w:rtl/>
          <w:lang w:eastAsia="he-IL"/>
        </w:rPr>
        <w:lastRenderedPageBreak/>
        <w:t>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343350F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2FB6CB6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2A72CC8"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326DA4C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335697D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1C0C0C7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547FB2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57A64D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437BD1B1"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0284C9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51010A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745BCCE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00D0BA46"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6286C8C0"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67D045D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3C152BF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1344862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46DBAE28"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74B5178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6253D46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5086F2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6F9BF43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4CF3E64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3D5E99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מסמכים אחרים הקשורים בשרותי המתכנן על פי חוזה זה או שדרש </w:t>
      </w:r>
      <w:r w:rsidRPr="00D5041C">
        <w:rPr>
          <w:rFonts w:ascii="Times New Roman" w:eastAsia="Times New Roman" w:hAnsi="Times New Roman" w:cs="David"/>
          <w:sz w:val="20"/>
          <w:szCs w:val="24"/>
          <w:rtl/>
          <w:lang w:eastAsia="he-IL"/>
        </w:rPr>
        <w:lastRenderedPageBreak/>
        <w:t>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0070123E"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66787EB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37A1C9B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54C415E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188D6AD"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9A04E3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5E563A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1C2C002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F0F1B9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1A1F22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1CD49A64"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2333B35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1173CF40" w14:textId="38EEDA71"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del w:id="5" w:author="Meryl Etman [2]" w:date="2023-01-24T15:38:00Z">
        <w:r w:rsidRPr="00D5041C" w:rsidDel="006633F4">
          <w:rPr>
            <w:rFonts w:ascii="Times New Roman" w:eastAsia="Times New Roman" w:hAnsi="Times New Roman" w:cs="David"/>
            <w:sz w:val="20"/>
            <w:szCs w:val="24"/>
            <w:rtl/>
            <w:lang w:eastAsia="he-IL"/>
          </w:rPr>
          <w:delText xml:space="preserve">ב- 1 לכל חודש גרגוריאני וכן </w:delText>
        </w:r>
      </w:del>
      <w:r w:rsidRPr="00D5041C">
        <w:rPr>
          <w:rFonts w:ascii="Times New Roman" w:eastAsia="Times New Roman" w:hAnsi="Times New Roman" w:cs="David"/>
          <w:sz w:val="20"/>
          <w:szCs w:val="24"/>
          <w:rtl/>
          <w:lang w:eastAsia="he-IL"/>
        </w:rPr>
        <w:t xml:space="preserve">בכל מועד שיידרש על ידי המזמין, ימסור המתכנן למזמין דו"ח על התקדמות ביצוע שרותי המתכנן </w:t>
      </w:r>
      <w:r w:rsidRPr="00D5041C">
        <w:rPr>
          <w:rFonts w:ascii="Times New Roman" w:eastAsia="Times New Roman" w:hAnsi="Times New Roman" w:cs="David"/>
          <w:sz w:val="20"/>
          <w:szCs w:val="24"/>
          <w:rtl/>
          <w:lang w:eastAsia="he-IL"/>
        </w:rPr>
        <w:lastRenderedPageBreak/>
        <w:t>ועם תחילת ביצוע העבודות באתר גם דו"ח פיקוח על ביצוען.</w:t>
      </w:r>
    </w:p>
    <w:p w14:paraId="22E27809"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6523A41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235A263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547930D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4852D981"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2D6F155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199163A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79A98D81"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8A68DC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28997471"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2214DD9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158652E3"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D267E3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28C412B1"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50DD19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w:t>
      </w:r>
      <w:r w:rsidRPr="00D5041C">
        <w:rPr>
          <w:rFonts w:ascii="Times New Roman" w:eastAsia="Times New Roman" w:hAnsi="Times New Roman" w:cs="David"/>
          <w:sz w:val="20"/>
          <w:szCs w:val="24"/>
          <w:rtl/>
          <w:lang w:eastAsia="he-IL"/>
        </w:rPr>
        <w:lastRenderedPageBreak/>
        <w:t xml:space="preserve">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7E2D632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2E424B01" w14:textId="77777777" w:rsidR="00D5041C" w:rsidRPr="00D5041C" w:rsidDel="00340BEA" w:rsidRDefault="00D5041C" w:rsidP="00D5041C">
      <w:pPr>
        <w:widowControl w:val="0"/>
        <w:numPr>
          <w:ilvl w:val="1"/>
          <w:numId w:val="11"/>
        </w:numPr>
        <w:spacing w:before="0" w:beforeAutospacing="0" w:after="240" w:afterAutospacing="0" w:line="240" w:lineRule="auto"/>
        <w:ind w:left="788" w:hanging="431"/>
        <w:jc w:val="both"/>
        <w:rPr>
          <w:del w:id="6" w:author="Meryl Etman [2]" w:date="2022-11-28T15:24:00Z"/>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0442BDF" w14:textId="77777777" w:rsidR="00D5041C" w:rsidRPr="00340BEA" w:rsidRDefault="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7" w:author="Meryl Etman [2]" w:date="2022-11-28T15:24:00Z">
          <w:pPr>
            <w:widowControl w:val="0"/>
            <w:spacing w:before="0" w:beforeAutospacing="0" w:after="240" w:afterAutospacing="0" w:line="240" w:lineRule="auto"/>
            <w:ind w:left="788"/>
            <w:jc w:val="both"/>
          </w:pPr>
        </w:pPrChange>
      </w:pPr>
    </w:p>
    <w:p w14:paraId="1253E0EF"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36E8D8E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DD6434E"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3FE0C6F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2D3D3A4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20F1CC7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773E228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5BECC4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23AFFE7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1C2BF74"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173787E8"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lastRenderedPageBreak/>
        <w:t>אחריות וביטוח</w:t>
      </w:r>
    </w:p>
    <w:p w14:paraId="48657CB0"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86D489F"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387F00E" w14:textId="0EEBF74B" w:rsidR="00B55126" w:rsidRPr="00013687" w:rsidRDefault="00B55126" w:rsidP="00B55126">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ins w:id="8" w:author="Meryl Etman [2]" w:date="2023-02-06T17:40:00Z">
        <w:r w:rsidR="0014338C">
          <w:rPr>
            <w:rFonts w:eastAsia="Times New Roman" w:cs="David" w:hint="cs"/>
            <w:color w:val="auto"/>
            <w:szCs w:val="24"/>
            <w:rtl/>
          </w:rPr>
          <w:t>, והכל בכפוף לכך שניתנה למתכנן ע"י המזמין אפשרות להתגונן מפני דרישה כאמור</w:t>
        </w:r>
      </w:ins>
      <w:r w:rsidRPr="00013687">
        <w:rPr>
          <w:rFonts w:eastAsia="Times New Roman" w:cs="David" w:hint="cs"/>
          <w:color w:val="auto"/>
          <w:szCs w:val="24"/>
          <w:rtl/>
        </w:rPr>
        <w:t>.</w:t>
      </w:r>
    </w:p>
    <w:p w14:paraId="6110F8F7"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32BF831" w14:textId="77777777" w:rsidR="00B55126" w:rsidRDefault="00B55126">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9" w:author="Meryl Etman [2]" w:date="2022-11-28T15:24:00Z">
          <w:pPr>
            <w:widowControl w:val="0"/>
            <w:spacing w:before="0" w:beforeAutospacing="0" w:after="200" w:afterAutospacing="0" w:line="240" w:lineRule="auto"/>
            <w:ind w:left="368" w:firstLine="425"/>
          </w:pPr>
        </w:pPrChange>
      </w:pPr>
    </w:p>
    <w:p w14:paraId="28DD4F30"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D33A0AE" w14:textId="18133906"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10" w:author="Meryl Etman [2]" w:date="2023-02-06T17:42:00Z">
        <w:r w:rsidRPr="003B5234" w:rsidDel="0014338C">
          <w:rPr>
            <w:rFonts w:ascii="Times New Roman" w:eastAsia="Times New Roman" w:hAnsi="Times New Roman" w:cs="David" w:hint="cs"/>
            <w:sz w:val="20"/>
            <w:szCs w:val="24"/>
            <w:rtl/>
            <w:lang w:eastAsia="he-IL"/>
          </w:rPr>
          <w:delText>יועץ</w:delText>
        </w:r>
      </w:del>
      <w:ins w:id="11"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12" w:author="Meryl Etman [2]" w:date="2023-02-06T17:42:00Z">
        <w:r w:rsidRPr="003B5234" w:rsidDel="0014338C">
          <w:rPr>
            <w:rFonts w:ascii="Times New Roman" w:eastAsia="Times New Roman" w:hAnsi="Times New Roman" w:cs="David" w:hint="cs"/>
            <w:sz w:val="20"/>
            <w:szCs w:val="24"/>
            <w:rtl/>
            <w:lang w:eastAsia="he-IL"/>
          </w:rPr>
          <w:delText>יועץ</w:delText>
        </w:r>
      </w:del>
      <w:ins w:id="13"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14" w:author="Meryl Etman [2]" w:date="2023-02-06T17:42:00Z">
        <w:r w:rsidRPr="003B5234" w:rsidDel="0014338C">
          <w:rPr>
            <w:rFonts w:ascii="Times New Roman" w:eastAsia="Times New Roman" w:hAnsi="Times New Roman" w:cs="David" w:hint="cs"/>
            <w:sz w:val="20"/>
            <w:szCs w:val="24"/>
            <w:rtl/>
            <w:lang w:eastAsia="he-IL"/>
          </w:rPr>
          <w:delText>יועץ</w:delText>
        </w:r>
      </w:del>
      <w:ins w:id="15"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16" w:author="Meryl Etman [2]" w:date="2023-02-06T17:42:00Z">
        <w:r w:rsidRPr="003B5234" w:rsidDel="0014338C">
          <w:rPr>
            <w:rFonts w:ascii="Times New Roman" w:eastAsia="Times New Roman" w:hAnsi="Times New Roman" w:cs="David" w:hint="cs"/>
            <w:sz w:val="20"/>
            <w:szCs w:val="24"/>
            <w:rtl/>
            <w:lang w:eastAsia="he-IL"/>
          </w:rPr>
          <w:delText>יועץ</w:delText>
        </w:r>
      </w:del>
      <w:ins w:id="17"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18" w:author="Meryl Etman [2]" w:date="2023-02-06T17:42:00Z">
        <w:r w:rsidRPr="003B5234" w:rsidDel="0014338C">
          <w:rPr>
            <w:rFonts w:ascii="Times New Roman" w:eastAsia="Times New Roman" w:hAnsi="Times New Roman" w:cs="David" w:hint="cs"/>
            <w:sz w:val="20"/>
            <w:szCs w:val="24"/>
            <w:rtl/>
            <w:lang w:eastAsia="he-IL"/>
          </w:rPr>
          <w:delText>יועץ</w:delText>
        </w:r>
      </w:del>
      <w:ins w:id="19"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20" w:author="Meryl Etman [2]" w:date="2023-02-06T17:42:00Z">
        <w:r w:rsidRPr="003B5234" w:rsidDel="0014338C">
          <w:rPr>
            <w:rFonts w:ascii="Times New Roman" w:eastAsia="Times New Roman" w:hAnsi="Times New Roman" w:cs="David" w:hint="cs"/>
            <w:sz w:val="20"/>
            <w:szCs w:val="24"/>
            <w:rtl/>
            <w:lang w:eastAsia="he-IL"/>
          </w:rPr>
          <w:delText>יועץ</w:delText>
        </w:r>
      </w:del>
      <w:ins w:id="21"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22" w:author="Meryl Etman [2]" w:date="2023-02-06T17:42:00Z">
        <w:r w:rsidRPr="003B5234" w:rsidDel="0014338C">
          <w:rPr>
            <w:rFonts w:ascii="Times New Roman" w:eastAsia="Times New Roman" w:hAnsi="Times New Roman" w:cs="David" w:hint="cs"/>
            <w:sz w:val="20"/>
            <w:szCs w:val="24"/>
            <w:rtl/>
            <w:lang w:eastAsia="he-IL"/>
          </w:rPr>
          <w:delText>יועץ</w:delText>
        </w:r>
      </w:del>
      <w:ins w:id="23"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24" w:author="Meryl Etman [2]" w:date="2023-02-06T17:42:00Z">
        <w:r w:rsidRPr="003B5234" w:rsidDel="0014338C">
          <w:rPr>
            <w:rFonts w:ascii="Times New Roman" w:eastAsia="Times New Roman" w:hAnsi="Times New Roman" w:cs="David" w:hint="cs"/>
            <w:sz w:val="20"/>
            <w:szCs w:val="24"/>
            <w:rtl/>
            <w:lang w:eastAsia="he-IL"/>
          </w:rPr>
          <w:delText>יועץ</w:delText>
        </w:r>
      </w:del>
      <w:ins w:id="25"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50A80E8C" w14:textId="1ED16CD8"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26" w:author="Meryl Etman [2]" w:date="2023-02-06T17:42:00Z">
        <w:r w:rsidRPr="003B5234" w:rsidDel="0014338C">
          <w:rPr>
            <w:rFonts w:ascii="Times New Roman" w:eastAsia="Times New Roman" w:hAnsi="Times New Roman" w:cs="David" w:hint="cs"/>
            <w:sz w:val="20"/>
            <w:szCs w:val="24"/>
            <w:rtl/>
            <w:lang w:eastAsia="he-IL"/>
          </w:rPr>
          <w:delText>יועץ</w:delText>
        </w:r>
      </w:del>
      <w:ins w:id="27"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5A42FACF" w14:textId="158AD9D0"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28" w:author="Meryl Etman [2]" w:date="2023-02-06T17:42:00Z">
        <w:r w:rsidRPr="003B5234" w:rsidDel="0014338C">
          <w:rPr>
            <w:rFonts w:ascii="Times New Roman" w:eastAsia="Times New Roman" w:hAnsi="Times New Roman" w:cs="David" w:hint="cs"/>
            <w:sz w:val="20"/>
            <w:szCs w:val="24"/>
            <w:rtl/>
            <w:lang w:eastAsia="he-IL"/>
          </w:rPr>
          <w:delText>יועץ</w:delText>
        </w:r>
      </w:del>
      <w:ins w:id="29"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30" w:author="Meryl Etman [2]" w:date="2023-02-06T17:42:00Z">
        <w:r w:rsidRPr="003B5234" w:rsidDel="0014338C">
          <w:rPr>
            <w:rFonts w:ascii="Times New Roman" w:eastAsia="Times New Roman" w:hAnsi="Times New Roman" w:cs="David" w:hint="cs"/>
            <w:sz w:val="20"/>
            <w:szCs w:val="24"/>
            <w:rtl/>
            <w:lang w:eastAsia="he-IL"/>
          </w:rPr>
          <w:delText>יועץ</w:delText>
        </w:r>
      </w:del>
      <w:ins w:id="31"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569CAAE5" w14:textId="7E42270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32" w:author="Meryl Etman [2]" w:date="2023-02-06T17:42:00Z">
        <w:r w:rsidRPr="003B5234" w:rsidDel="0014338C">
          <w:rPr>
            <w:rFonts w:ascii="Times New Roman" w:eastAsia="Times New Roman" w:hAnsi="Times New Roman" w:cs="David" w:hint="cs"/>
            <w:sz w:val="20"/>
            <w:szCs w:val="24"/>
            <w:rtl/>
            <w:lang w:eastAsia="he-IL"/>
          </w:rPr>
          <w:delText>יועץ</w:delText>
        </w:r>
      </w:del>
      <w:ins w:id="33"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34" w:author="Meryl Etman [2]" w:date="2023-02-06T17:42:00Z">
        <w:r w:rsidRPr="003B5234" w:rsidDel="0014338C">
          <w:rPr>
            <w:rFonts w:ascii="Times New Roman" w:eastAsia="Times New Roman" w:hAnsi="Times New Roman" w:cs="David" w:hint="cs"/>
            <w:sz w:val="20"/>
            <w:szCs w:val="24"/>
            <w:rtl/>
            <w:lang w:eastAsia="he-IL"/>
          </w:rPr>
          <w:delText>יועץ</w:delText>
        </w:r>
      </w:del>
      <w:ins w:id="35"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36" w:author="Meryl Etman [2]" w:date="2023-02-06T17:42:00Z">
        <w:r w:rsidRPr="003B5234" w:rsidDel="0014338C">
          <w:rPr>
            <w:rFonts w:ascii="Times New Roman" w:eastAsia="Times New Roman" w:hAnsi="Times New Roman" w:cs="David" w:hint="cs"/>
            <w:sz w:val="20"/>
            <w:szCs w:val="24"/>
            <w:rtl/>
            <w:lang w:eastAsia="he-IL"/>
          </w:rPr>
          <w:delText>יועץ</w:delText>
        </w:r>
      </w:del>
      <w:ins w:id="37"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5354E8E9" w14:textId="3F984AF8"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w:t>
      </w:r>
      <w:del w:id="38" w:author="Meryl Etman [2]" w:date="2023-02-06T17:42:00Z">
        <w:r w:rsidRPr="003B5234" w:rsidDel="0014338C">
          <w:rPr>
            <w:rFonts w:ascii="Times New Roman" w:eastAsia="Times New Roman" w:hAnsi="Times New Roman" w:cs="David" w:hint="cs"/>
            <w:sz w:val="20"/>
            <w:szCs w:val="24"/>
            <w:rtl/>
            <w:lang w:eastAsia="he-IL"/>
          </w:rPr>
          <w:delText>יועץ</w:delText>
        </w:r>
      </w:del>
      <w:ins w:id="39"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7B7804B0" w14:textId="2EE7A44C"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lastRenderedPageBreak/>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40" w:author="Meryl Etman [2]" w:date="2023-02-06T17:42:00Z">
        <w:r w:rsidRPr="003B5234" w:rsidDel="0014338C">
          <w:rPr>
            <w:rFonts w:ascii="Times New Roman" w:eastAsia="Times New Roman" w:hAnsi="Times New Roman" w:cs="David" w:hint="cs"/>
            <w:sz w:val="20"/>
            <w:szCs w:val="24"/>
            <w:rtl/>
            <w:lang w:eastAsia="he-IL"/>
          </w:rPr>
          <w:delText>יועץ</w:delText>
        </w:r>
      </w:del>
      <w:ins w:id="41"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42" w:author="Meryl Etman [2]" w:date="2023-02-06T17:42:00Z">
        <w:r w:rsidRPr="003B5234" w:rsidDel="0014338C">
          <w:rPr>
            <w:rFonts w:ascii="Times New Roman" w:eastAsia="Times New Roman" w:hAnsi="Times New Roman" w:cs="David" w:hint="cs"/>
            <w:sz w:val="20"/>
            <w:szCs w:val="24"/>
            <w:rtl/>
            <w:lang w:eastAsia="he-IL"/>
          </w:rPr>
          <w:delText>יועץ</w:delText>
        </w:r>
      </w:del>
      <w:ins w:id="43"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44" w:author="Meryl Etman [2]" w:date="2023-02-06T17:42:00Z">
        <w:r w:rsidRPr="003B5234" w:rsidDel="0014338C">
          <w:rPr>
            <w:rFonts w:ascii="Times New Roman" w:eastAsia="Times New Roman" w:hAnsi="Times New Roman" w:cs="David" w:hint="cs"/>
            <w:sz w:val="20"/>
            <w:szCs w:val="24"/>
            <w:rtl/>
            <w:lang w:eastAsia="he-IL"/>
          </w:rPr>
          <w:delText>יועץ</w:delText>
        </w:r>
      </w:del>
      <w:ins w:id="45"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46" w:author="Meryl Etman [2]" w:date="2023-02-06T17:42:00Z">
        <w:r w:rsidRPr="003B5234" w:rsidDel="0014338C">
          <w:rPr>
            <w:rFonts w:ascii="Times New Roman" w:eastAsia="Times New Roman" w:hAnsi="Times New Roman" w:cs="David" w:hint="cs"/>
            <w:sz w:val="20"/>
            <w:szCs w:val="24"/>
            <w:rtl/>
            <w:lang w:eastAsia="he-IL"/>
          </w:rPr>
          <w:delText>יועץ</w:delText>
        </w:r>
      </w:del>
      <w:ins w:id="47"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4658D02B" w14:textId="78F1770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48" w:author="Meryl Etman [2]" w:date="2023-02-06T17:42:00Z">
        <w:r w:rsidRPr="003B5234" w:rsidDel="0014338C">
          <w:rPr>
            <w:rFonts w:ascii="Times New Roman" w:eastAsia="Times New Roman" w:hAnsi="Times New Roman" w:cs="David" w:hint="cs"/>
            <w:sz w:val="20"/>
            <w:szCs w:val="24"/>
            <w:rtl/>
            <w:lang w:eastAsia="he-IL"/>
          </w:rPr>
          <w:delText>יועץ</w:delText>
        </w:r>
      </w:del>
      <w:ins w:id="49"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50" w:author="Meryl Etman [2]" w:date="2023-02-06T17:42:00Z">
        <w:r w:rsidRPr="003B5234" w:rsidDel="0014338C">
          <w:rPr>
            <w:rFonts w:ascii="Times New Roman" w:eastAsia="Times New Roman" w:hAnsi="Times New Roman" w:cs="David" w:hint="cs"/>
            <w:sz w:val="20"/>
            <w:szCs w:val="24"/>
            <w:rtl/>
            <w:lang w:eastAsia="he-IL"/>
          </w:rPr>
          <w:delText>יועץ</w:delText>
        </w:r>
      </w:del>
      <w:ins w:id="51"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5836E1C1" w14:textId="6ECADE60"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w:t>
      </w:r>
      <w:del w:id="52" w:author="Meryl Etman [2]" w:date="2023-02-06T17:42:00Z">
        <w:r w:rsidRPr="003B5234" w:rsidDel="0014338C">
          <w:rPr>
            <w:rFonts w:ascii="Times New Roman" w:eastAsia="Times New Roman" w:hAnsi="Times New Roman" w:cs="David" w:hint="cs"/>
            <w:sz w:val="20"/>
            <w:szCs w:val="24"/>
            <w:rtl/>
            <w:lang w:eastAsia="he-IL"/>
          </w:rPr>
          <w:delText>יועץ</w:delText>
        </w:r>
      </w:del>
      <w:ins w:id="53"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54" w:author="Meryl Etman [2]" w:date="2023-02-06T17:42:00Z">
        <w:r w:rsidRPr="003B5234" w:rsidDel="0014338C">
          <w:rPr>
            <w:rFonts w:ascii="Times New Roman" w:eastAsia="Times New Roman" w:hAnsi="Times New Roman" w:cs="David" w:hint="cs"/>
            <w:sz w:val="20"/>
            <w:szCs w:val="24"/>
            <w:rtl/>
            <w:lang w:eastAsia="he-IL"/>
          </w:rPr>
          <w:delText>יועץ</w:delText>
        </w:r>
      </w:del>
      <w:ins w:id="55"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56" w:author="Meryl Etman [2]" w:date="2023-02-06T17:42:00Z">
        <w:r w:rsidRPr="003B5234" w:rsidDel="0014338C">
          <w:rPr>
            <w:rFonts w:ascii="Times New Roman" w:eastAsia="Times New Roman" w:hAnsi="Times New Roman" w:cs="David" w:hint="cs"/>
            <w:sz w:val="20"/>
            <w:szCs w:val="24"/>
            <w:rtl/>
            <w:lang w:eastAsia="he-IL"/>
          </w:rPr>
          <w:delText>יועץ</w:delText>
        </w:r>
      </w:del>
      <w:ins w:id="57"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58" w:author="Meryl Etman [2]" w:date="2023-02-06T17:42:00Z">
        <w:r w:rsidRPr="003B5234" w:rsidDel="0014338C">
          <w:rPr>
            <w:rFonts w:ascii="Times New Roman" w:eastAsia="Times New Roman" w:hAnsi="Times New Roman" w:cs="David" w:hint="cs"/>
            <w:sz w:val="20"/>
            <w:szCs w:val="24"/>
            <w:rtl/>
            <w:lang w:eastAsia="he-IL"/>
          </w:rPr>
          <w:delText>יועץ</w:delText>
        </w:r>
      </w:del>
      <w:ins w:id="59"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w:t>
      </w:r>
      <w:del w:id="60" w:author="Meryl Etman [2]" w:date="2023-02-06T17:42:00Z">
        <w:r w:rsidRPr="003B5234" w:rsidDel="0014338C">
          <w:rPr>
            <w:rFonts w:ascii="Times New Roman" w:eastAsia="Times New Roman" w:hAnsi="Times New Roman" w:cs="David" w:hint="cs"/>
            <w:sz w:val="20"/>
            <w:szCs w:val="24"/>
            <w:rtl/>
            <w:lang w:eastAsia="he-IL"/>
          </w:rPr>
          <w:delText>יועץ</w:delText>
        </w:r>
      </w:del>
      <w:ins w:id="61"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4C7F84AD" w14:textId="5CABA16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62" w:author="Meryl Etman [2]" w:date="2023-02-06T17:42:00Z">
        <w:r w:rsidRPr="003B5234" w:rsidDel="0014338C">
          <w:rPr>
            <w:rFonts w:ascii="Times New Roman" w:eastAsia="Times New Roman" w:hAnsi="Times New Roman" w:cs="David" w:hint="cs"/>
            <w:sz w:val="20"/>
            <w:szCs w:val="24"/>
            <w:rtl/>
            <w:lang w:eastAsia="he-IL"/>
          </w:rPr>
          <w:delText>יועץ</w:delText>
        </w:r>
      </w:del>
      <w:ins w:id="63"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64" w:author="Meryl Etman [2]" w:date="2023-02-06T17:42:00Z">
        <w:r w:rsidRPr="003B5234" w:rsidDel="0014338C">
          <w:rPr>
            <w:rFonts w:ascii="Times New Roman" w:eastAsia="Times New Roman" w:hAnsi="Times New Roman" w:cs="David" w:hint="cs"/>
            <w:sz w:val="20"/>
            <w:szCs w:val="24"/>
            <w:rtl/>
            <w:lang w:eastAsia="he-IL"/>
          </w:rPr>
          <w:delText>יועץ</w:delText>
        </w:r>
      </w:del>
      <w:ins w:id="65"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66" w:author="Meryl Etman [2]" w:date="2023-02-06T17:42:00Z">
        <w:r w:rsidRPr="003B5234" w:rsidDel="0014338C">
          <w:rPr>
            <w:rFonts w:ascii="Times New Roman" w:eastAsia="Times New Roman" w:hAnsi="Times New Roman" w:cs="David" w:hint="cs"/>
            <w:sz w:val="20"/>
            <w:szCs w:val="24"/>
            <w:rtl/>
            <w:lang w:eastAsia="he-IL"/>
          </w:rPr>
          <w:delText>יועץ</w:delText>
        </w:r>
      </w:del>
      <w:ins w:id="67"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5311B956" w14:textId="1D155F52"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68" w:author="Meryl Etman [2]" w:date="2023-02-06T17:42:00Z">
        <w:r w:rsidRPr="003B5234" w:rsidDel="0014338C">
          <w:rPr>
            <w:rFonts w:ascii="Times New Roman" w:eastAsia="Times New Roman" w:hAnsi="Times New Roman" w:cs="David" w:hint="cs"/>
            <w:sz w:val="20"/>
            <w:szCs w:val="24"/>
            <w:rtl/>
            <w:lang w:eastAsia="he-IL"/>
          </w:rPr>
          <w:delText>יועץ</w:delText>
        </w:r>
      </w:del>
      <w:ins w:id="69"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6A0005EF" w14:textId="706EBCEE"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70" w:author="Meryl Etman [2]" w:date="2023-02-06T17:42:00Z">
        <w:r w:rsidRPr="003B5234" w:rsidDel="0014338C">
          <w:rPr>
            <w:rFonts w:ascii="Times New Roman" w:eastAsia="Times New Roman" w:hAnsi="Times New Roman" w:cs="David" w:hint="cs"/>
            <w:sz w:val="20"/>
            <w:szCs w:val="24"/>
            <w:rtl/>
            <w:lang w:eastAsia="he-IL"/>
          </w:rPr>
          <w:delText>יועץ</w:delText>
        </w:r>
      </w:del>
      <w:ins w:id="71" w:author="Meryl Etman [2]" w:date="2023-02-06T17:42: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72" w:author="Meryl Etman [2]" w:date="2023-02-06T17:43:00Z">
        <w:r w:rsidRPr="003B5234" w:rsidDel="0014338C">
          <w:rPr>
            <w:rFonts w:ascii="Times New Roman" w:eastAsia="Times New Roman" w:hAnsi="Times New Roman" w:cs="David" w:hint="cs"/>
            <w:sz w:val="20"/>
            <w:szCs w:val="24"/>
            <w:rtl/>
            <w:lang w:eastAsia="he-IL"/>
          </w:rPr>
          <w:delText>יועץ</w:delText>
        </w:r>
      </w:del>
      <w:ins w:id="73"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w:t>
      </w:r>
      <w:del w:id="74" w:author="Meryl Etman [2]" w:date="2023-02-06T17:43:00Z">
        <w:r w:rsidRPr="003B5234" w:rsidDel="0014338C">
          <w:rPr>
            <w:rFonts w:ascii="Times New Roman" w:eastAsia="Times New Roman" w:hAnsi="Times New Roman" w:cs="David" w:hint="cs"/>
            <w:sz w:val="20"/>
            <w:szCs w:val="24"/>
            <w:rtl/>
            <w:lang w:eastAsia="he-IL"/>
          </w:rPr>
          <w:delText>יועץ</w:delText>
        </w:r>
      </w:del>
      <w:ins w:id="75"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76" w:author="Meryl Etman [2]" w:date="2023-02-06T17:43:00Z">
        <w:r w:rsidRPr="003B5234" w:rsidDel="0014338C">
          <w:rPr>
            <w:rFonts w:ascii="Times New Roman" w:eastAsia="Times New Roman" w:hAnsi="Times New Roman" w:cs="David" w:hint="cs"/>
            <w:sz w:val="20"/>
            <w:szCs w:val="24"/>
            <w:rtl/>
            <w:lang w:eastAsia="he-IL"/>
          </w:rPr>
          <w:delText>יועץ</w:delText>
        </w:r>
      </w:del>
      <w:ins w:id="77"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p>
    <w:p w14:paraId="1DF09F08" w14:textId="6D4EA486"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78" w:author="Meryl Etman [2]" w:date="2023-02-06T17:43:00Z">
        <w:r w:rsidRPr="003B5234" w:rsidDel="0014338C">
          <w:rPr>
            <w:rFonts w:ascii="Times New Roman" w:eastAsia="Times New Roman" w:hAnsi="Times New Roman" w:cs="David" w:hint="cs"/>
            <w:sz w:val="20"/>
            <w:szCs w:val="24"/>
            <w:rtl/>
            <w:lang w:eastAsia="he-IL"/>
          </w:rPr>
          <w:delText>יועץ</w:delText>
        </w:r>
      </w:del>
      <w:ins w:id="79"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80" w:author="Meryl Etman [2]" w:date="2023-02-06T17:43:00Z">
        <w:r w:rsidRPr="003B5234" w:rsidDel="0014338C">
          <w:rPr>
            <w:rFonts w:ascii="Times New Roman" w:eastAsia="Times New Roman" w:hAnsi="Times New Roman" w:cs="David" w:hint="cs"/>
            <w:sz w:val="20"/>
            <w:szCs w:val="24"/>
            <w:rtl/>
            <w:lang w:eastAsia="he-IL"/>
          </w:rPr>
          <w:delText>יועץ</w:delText>
        </w:r>
      </w:del>
      <w:ins w:id="81"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ins w:id="82" w:author="Meryl Etman [2]" w:date="2023-02-06T17:44:00Z">
        <w:r w:rsidR="0014338C" w:rsidRPr="0014338C">
          <w:rPr>
            <w:rFonts w:ascii="Times New Roman" w:eastAsia="Times New Roman" w:hAnsi="Times New Roman" w:cs="David" w:hint="cs"/>
            <w:sz w:val="20"/>
            <w:szCs w:val="24"/>
            <w:rtl/>
            <w:lang w:eastAsia="he-IL"/>
          </w:rPr>
          <w:t xml:space="preserve"> </w:t>
        </w:r>
        <w:r w:rsidR="0014338C">
          <w:rPr>
            <w:rFonts w:ascii="Times New Roman" w:eastAsia="Times New Roman" w:hAnsi="Times New Roman" w:cs="David" w:hint="cs"/>
            <w:sz w:val="20"/>
            <w:szCs w:val="24"/>
            <w:rtl/>
            <w:lang w:eastAsia="he-IL"/>
          </w:rPr>
          <w:t>והכל בכפוף לכך שניתנה לו האפשרות להתגונן מפני דרישה כאמור</w:t>
        </w:r>
      </w:ins>
      <w:r w:rsidRPr="003B5234">
        <w:rPr>
          <w:rFonts w:ascii="Times New Roman" w:eastAsia="Times New Roman" w:hAnsi="Times New Roman" w:cs="David"/>
          <w:sz w:val="20"/>
          <w:szCs w:val="24"/>
          <w:rtl/>
          <w:lang w:eastAsia="he-IL"/>
        </w:rPr>
        <w:t>.</w:t>
      </w:r>
    </w:p>
    <w:p w14:paraId="3311BD64" w14:textId="327F0D1A"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83" w:author="Meryl Etman [2]" w:date="2023-02-06T17:43:00Z">
        <w:r w:rsidRPr="003B5234" w:rsidDel="0014338C">
          <w:rPr>
            <w:rFonts w:ascii="Times New Roman" w:eastAsia="Times New Roman" w:hAnsi="Times New Roman" w:cs="David" w:hint="cs"/>
            <w:sz w:val="20"/>
            <w:szCs w:val="24"/>
            <w:rtl/>
            <w:lang w:eastAsia="he-IL"/>
          </w:rPr>
          <w:delText>יועץ</w:delText>
        </w:r>
      </w:del>
      <w:ins w:id="84"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85" w:author="Meryl Etman [2]" w:date="2023-02-06T17:43:00Z">
        <w:r w:rsidRPr="003B5234" w:rsidDel="0014338C">
          <w:rPr>
            <w:rFonts w:ascii="Times New Roman" w:eastAsia="Times New Roman" w:hAnsi="Times New Roman" w:cs="David" w:hint="cs"/>
            <w:sz w:val="20"/>
            <w:szCs w:val="24"/>
            <w:rtl/>
            <w:lang w:eastAsia="he-IL"/>
          </w:rPr>
          <w:delText>יועץ</w:delText>
        </w:r>
      </w:del>
      <w:ins w:id="86"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87" w:author="Meryl Etman [2]" w:date="2023-02-06T17:43:00Z">
        <w:r w:rsidRPr="003B5234" w:rsidDel="0014338C">
          <w:rPr>
            <w:rFonts w:ascii="Times New Roman" w:eastAsia="Times New Roman" w:hAnsi="Times New Roman" w:cs="David" w:hint="cs"/>
            <w:sz w:val="20"/>
            <w:szCs w:val="24"/>
            <w:rtl/>
            <w:lang w:eastAsia="he-IL"/>
          </w:rPr>
          <w:delText>יועץ</w:delText>
        </w:r>
      </w:del>
      <w:ins w:id="88"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4A9B63BE" w14:textId="622404A2"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w:t>
      </w:r>
      <w:del w:id="89" w:author="Meryl Etman [2]" w:date="2023-02-06T17:43:00Z">
        <w:r w:rsidRPr="003B5234" w:rsidDel="0014338C">
          <w:rPr>
            <w:rFonts w:ascii="Times New Roman" w:eastAsia="Times New Roman" w:hAnsi="Times New Roman" w:cs="David" w:hint="cs"/>
            <w:sz w:val="20"/>
            <w:szCs w:val="24"/>
            <w:rtl/>
            <w:lang w:eastAsia="he-IL"/>
          </w:rPr>
          <w:delText>יועץ</w:delText>
        </w:r>
      </w:del>
      <w:ins w:id="90"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w:t>
      </w:r>
      <w:del w:id="91" w:author="Meryl Etman [2]" w:date="2023-02-06T17:43:00Z">
        <w:r w:rsidRPr="003B5234" w:rsidDel="0014338C">
          <w:rPr>
            <w:rFonts w:ascii="Times New Roman" w:eastAsia="Times New Roman" w:hAnsi="Times New Roman" w:cs="David" w:hint="cs"/>
            <w:sz w:val="20"/>
            <w:szCs w:val="24"/>
            <w:rtl/>
            <w:lang w:eastAsia="he-IL"/>
          </w:rPr>
          <w:delText>יועץ</w:delText>
        </w:r>
      </w:del>
      <w:ins w:id="92"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w:t>
      </w:r>
      <w:del w:id="93" w:author="Meryl Etman [2]" w:date="2023-02-06T17:43:00Z">
        <w:r w:rsidRPr="003B5234" w:rsidDel="0014338C">
          <w:rPr>
            <w:rFonts w:ascii="Times New Roman" w:eastAsia="Times New Roman" w:hAnsi="Times New Roman" w:cs="David" w:hint="cs"/>
            <w:sz w:val="20"/>
            <w:szCs w:val="24"/>
            <w:rtl/>
            <w:lang w:eastAsia="he-IL"/>
          </w:rPr>
          <w:delText>יועץ</w:delText>
        </w:r>
      </w:del>
      <w:ins w:id="94" w:author="Meryl Etman [2]" w:date="2023-02-06T17:43:00Z">
        <w:r w:rsidR="0014338C">
          <w:rPr>
            <w:rFonts w:ascii="Times New Roman" w:eastAsia="Times New Roman" w:hAnsi="Times New Roman" w:cs="David" w:hint="cs"/>
            <w:sz w:val="20"/>
            <w:szCs w:val="24"/>
            <w:rtl/>
            <w:lang w:eastAsia="he-IL"/>
          </w:rPr>
          <w:t>מתכנן</w:t>
        </w:r>
      </w:ins>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464E55A0"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4637C0A7"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lastRenderedPageBreak/>
        <w:t>אספקת תכניות</w:t>
      </w:r>
    </w:p>
    <w:p w14:paraId="63E6A53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225D84C1" w14:textId="2E79493D"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w:t>
      </w:r>
      <w:del w:id="95" w:author="Meryl Etman [2]" w:date="2023-01-24T15:40:00Z">
        <w:r w:rsidRPr="00D5041C" w:rsidDel="00DC5E8F">
          <w:rPr>
            <w:rFonts w:ascii="Times New Roman" w:eastAsia="Times New Roman" w:hAnsi="Times New Roman" w:cs="David"/>
            <w:sz w:val="20"/>
            <w:szCs w:val="24"/>
            <w:rtl/>
            <w:lang w:eastAsia="he-IL"/>
          </w:rPr>
          <w:delText xml:space="preserve">המתכנן </w:delText>
        </w:r>
      </w:del>
      <w:ins w:id="96" w:author="Meryl Etman [2]" w:date="2023-01-24T15:40:00Z">
        <w:r w:rsidR="00DC5E8F">
          <w:rPr>
            <w:rFonts w:ascii="Times New Roman" w:eastAsia="Times New Roman" w:hAnsi="Times New Roman" w:cs="David" w:hint="cs"/>
            <w:sz w:val="20"/>
            <w:szCs w:val="24"/>
            <w:rtl/>
            <w:lang w:eastAsia="he-IL"/>
          </w:rPr>
          <w:t>הקבלן</w:t>
        </w:r>
        <w:r w:rsidR="00DC5E8F" w:rsidRPr="00D5041C">
          <w:rPr>
            <w:rFonts w:ascii="Times New Roman" w:eastAsia="Times New Roman" w:hAnsi="Times New Roman" w:cs="David"/>
            <w:sz w:val="20"/>
            <w:szCs w:val="24"/>
            <w:rtl/>
            <w:lang w:eastAsia="he-IL"/>
          </w:rPr>
          <w:t xml:space="preserve"> </w:t>
        </w:r>
      </w:ins>
      <w:del w:id="97" w:author="Meryl Etman [2]" w:date="2023-01-24T15:40:00Z">
        <w:r w:rsidRPr="00D5041C" w:rsidDel="00DC5E8F">
          <w:rPr>
            <w:rFonts w:ascii="Times New Roman" w:eastAsia="Times New Roman" w:hAnsi="Times New Roman" w:cs="David"/>
            <w:sz w:val="20"/>
            <w:szCs w:val="24"/>
            <w:rtl/>
            <w:lang w:eastAsia="he-IL"/>
          </w:rPr>
          <w:delText xml:space="preserve">למזמין </w:delText>
        </w:r>
      </w:del>
      <w:ins w:id="98" w:author="Meryl Etman [2]" w:date="2023-01-24T15:40:00Z">
        <w:r w:rsidR="00DC5E8F" w:rsidRPr="00D5041C">
          <w:rPr>
            <w:rFonts w:ascii="Times New Roman" w:eastAsia="Times New Roman" w:hAnsi="Times New Roman" w:cs="David"/>
            <w:sz w:val="20"/>
            <w:szCs w:val="24"/>
            <w:rtl/>
            <w:lang w:eastAsia="he-IL"/>
          </w:rPr>
          <w:t>ל</w:t>
        </w:r>
        <w:r w:rsidR="00DC5E8F">
          <w:rPr>
            <w:rFonts w:ascii="Times New Roman" w:eastAsia="Times New Roman" w:hAnsi="Times New Roman" w:cs="David" w:hint="cs"/>
            <w:sz w:val="20"/>
            <w:szCs w:val="24"/>
            <w:rtl/>
            <w:lang w:eastAsia="he-IL"/>
          </w:rPr>
          <w:t>מתכנן</w:t>
        </w:r>
        <w:r w:rsidR="00DC5E8F" w:rsidRPr="00D5041C">
          <w:rPr>
            <w:rFonts w:ascii="Times New Roman" w:eastAsia="Times New Roman" w:hAnsi="Times New Roman" w:cs="David"/>
            <w:sz w:val="20"/>
            <w:szCs w:val="24"/>
            <w:rtl/>
            <w:lang w:eastAsia="he-IL"/>
          </w:rPr>
          <w:t xml:space="preserve"> </w:t>
        </w:r>
      </w:ins>
      <w:r w:rsidRPr="00D5041C">
        <w:rPr>
          <w:rFonts w:ascii="Times New Roman" w:eastAsia="Times New Roman" w:hAnsi="Times New Roman" w:cs="David"/>
          <w:sz w:val="20"/>
          <w:szCs w:val="24"/>
          <w:rtl/>
          <w:lang w:eastAsia="he-IL"/>
        </w:rPr>
        <w:t>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ins w:id="99" w:author="Meryl Etman [2]" w:date="2023-01-24T15:41:00Z">
        <w:r w:rsidR="00DC5E8F">
          <w:rPr>
            <w:rFonts w:ascii="Times New Roman" w:eastAsia="Times New Roman" w:hAnsi="Times New Roman" w:cs="David" w:hint="cs"/>
            <w:sz w:val="20"/>
            <w:szCs w:val="24"/>
            <w:rtl/>
            <w:lang w:eastAsia="he-IL"/>
          </w:rPr>
          <w:t xml:space="preserve"> המתכנן יבדוק את התכניות ויאשרן.</w:t>
        </w:r>
      </w:ins>
    </w:p>
    <w:p w14:paraId="78BA9C0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A01AAE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D06A72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23475C56"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3AE0891"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468B546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6A32CAD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399B790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C7E2DB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2FABFC0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טוח </w:t>
      </w:r>
      <w:r w:rsidRPr="00D5041C">
        <w:rPr>
          <w:rFonts w:ascii="Times New Roman" w:eastAsia="Times New Roman" w:hAnsi="Times New Roman" w:cs="David"/>
          <w:sz w:val="20"/>
          <w:szCs w:val="24"/>
          <w:rtl/>
          <w:lang w:eastAsia="he-IL"/>
        </w:rPr>
        <w:lastRenderedPageBreak/>
        <w:t>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3F1584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CD3DE81"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370BBE86" w14:textId="0C3880C4" w:rsidR="003235F8" w:rsidDel="00340BEA" w:rsidRDefault="003235F8" w:rsidP="003235F8">
      <w:pPr>
        <w:widowControl w:val="0"/>
        <w:spacing w:before="0" w:beforeAutospacing="0" w:after="240" w:afterAutospacing="0" w:line="240" w:lineRule="auto"/>
        <w:jc w:val="both"/>
        <w:rPr>
          <w:del w:id="100" w:author="Meryl Etman [2]" w:date="2022-11-28T15:24:00Z"/>
          <w:rFonts w:ascii="Times New Roman" w:eastAsia="Times New Roman" w:hAnsi="Times New Roman" w:cs="David"/>
          <w:sz w:val="20"/>
          <w:szCs w:val="24"/>
          <w:rtl/>
          <w:lang w:eastAsia="he-IL"/>
        </w:rPr>
      </w:pPr>
    </w:p>
    <w:p w14:paraId="5898F557" w14:textId="6EB089E9" w:rsidR="003235F8" w:rsidRPr="00D5041C" w:rsidDel="00340BEA" w:rsidRDefault="003235F8" w:rsidP="003235F8">
      <w:pPr>
        <w:widowControl w:val="0"/>
        <w:spacing w:before="0" w:beforeAutospacing="0" w:after="240" w:afterAutospacing="0" w:line="240" w:lineRule="auto"/>
        <w:jc w:val="both"/>
        <w:rPr>
          <w:del w:id="101" w:author="Meryl Etman [2]" w:date="2022-11-28T15:24:00Z"/>
          <w:rFonts w:ascii="Times New Roman" w:eastAsia="Times New Roman" w:hAnsi="Times New Roman" w:cs="David"/>
          <w:sz w:val="20"/>
          <w:szCs w:val="24"/>
          <w:rtl/>
          <w:lang w:eastAsia="he-IL"/>
        </w:rPr>
      </w:pPr>
    </w:p>
    <w:p w14:paraId="7F090290"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17B4471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7A185C6D"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139EB358"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4A52E041"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871FAAC"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77AA894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6460444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5C27299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65732D44"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0E9C7860"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23C2B938"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0048519E"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716FDDAE"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6B9860C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FC4E724"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4FE422E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7E1ABA3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626613A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10D323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24BDFBC" w14:textId="456B807E" w:rsidR="00D5041C" w:rsidRPr="003235F8"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לנכות מכל סכום שיגיע לו את הסכומים שהמזמין נשא בהם בשל כך, </w:t>
      </w:r>
      <w:del w:id="102" w:author="Meryl Etman [2]" w:date="2023-04-04T13:26:00Z">
        <w:r w:rsidRPr="00D5041C" w:rsidDel="00A96504">
          <w:rPr>
            <w:rFonts w:ascii="Times New Roman" w:eastAsia="Times New Roman" w:hAnsi="Times New Roman" w:cs="David"/>
            <w:sz w:val="20"/>
            <w:szCs w:val="24"/>
            <w:rtl/>
            <w:lang w:eastAsia="he-IL"/>
          </w:rPr>
          <w:delText>בתוספת 15% לכ</w:delText>
        </w:r>
        <w:r w:rsidRPr="00D5041C" w:rsidDel="00A96504">
          <w:rPr>
            <w:rFonts w:ascii="Times New Roman" w:eastAsia="Times New Roman" w:hAnsi="Times New Roman" w:cs="David" w:hint="cs"/>
            <w:sz w:val="20"/>
            <w:szCs w:val="24"/>
            <w:rtl/>
            <w:lang w:eastAsia="he-IL"/>
          </w:rPr>
          <w:delText>י</w:delText>
        </w:r>
        <w:r w:rsidRPr="00D5041C" w:rsidDel="00A96504">
          <w:rPr>
            <w:rFonts w:ascii="Times New Roman" w:eastAsia="Times New Roman" w:hAnsi="Times New Roman" w:cs="David"/>
            <w:sz w:val="20"/>
            <w:szCs w:val="24"/>
            <w:rtl/>
            <w:lang w:eastAsia="he-IL"/>
          </w:rPr>
          <w:delText xml:space="preserve">סוי הוצאותיו הכלליות, </w:delText>
        </w:r>
      </w:del>
      <w:r w:rsidRPr="00D5041C">
        <w:rPr>
          <w:rFonts w:ascii="Times New Roman" w:eastAsia="Times New Roman" w:hAnsi="Times New Roman" w:cs="David"/>
          <w:sz w:val="20"/>
          <w:szCs w:val="24"/>
          <w:rtl/>
          <w:lang w:eastAsia="he-IL"/>
        </w:rPr>
        <w:t>וזאת מבלי שיהיה עליו להוכיח את הסכומים הנ"ל.</w:t>
      </w:r>
    </w:p>
    <w:p w14:paraId="63D3303F"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37EEDD7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61B4073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5286682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09578F5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7F21F1C3"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444AFCA"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6A18AC3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4F9410B9"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E52795F"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3D072E7E"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578F70B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4E3E74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כדי למנוע עיון בו מכל אדם שהמנהל </w:t>
      </w:r>
      <w:r w:rsidRPr="00D5041C">
        <w:rPr>
          <w:rFonts w:ascii="Times New Roman" w:eastAsia="Times New Roman" w:hAnsi="Times New Roman" w:cs="David"/>
          <w:sz w:val="20"/>
          <w:szCs w:val="24"/>
          <w:rtl/>
          <w:lang w:eastAsia="he-IL"/>
        </w:rPr>
        <w:lastRenderedPageBreak/>
        <w:t>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62BB37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7590593B"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3DBC227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75824C8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22BF8E99"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29CE414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8A9FA88"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5BFD1BC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181FA279" w14:textId="40E5BB7D"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ins w:id="103" w:author="Meryl Etman [2]" w:date="2023-02-06T17:46:00Z">
        <w:r w:rsidR="0014338C">
          <w:rPr>
            <w:rFonts w:ascii="Times New Roman" w:eastAsia="Times New Roman" w:hAnsi="Times New Roman" w:cs="David" w:hint="cs"/>
            <w:sz w:val="20"/>
            <w:szCs w:val="24"/>
            <w:rtl/>
            <w:lang w:eastAsia="he-IL"/>
          </w:rPr>
          <w:t>, והכל בכפוף לכך שניתנה לצד המפר האפשרות להתגונן מפני דרישה כאמור</w:t>
        </w:r>
      </w:ins>
      <w:r w:rsidRPr="00D5041C">
        <w:rPr>
          <w:rFonts w:ascii="Times New Roman" w:eastAsia="Times New Roman" w:hAnsi="Times New Roman" w:cs="David"/>
          <w:sz w:val="20"/>
          <w:szCs w:val="24"/>
          <w:rtl/>
          <w:lang w:eastAsia="he-IL"/>
        </w:rPr>
        <w:t>.</w:t>
      </w:r>
    </w:p>
    <w:p w14:paraId="10A8B521"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3397D2B"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3F83ADB8" w14:textId="08A30124"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w:t>
      </w:r>
      <w:r w:rsidRPr="00D5041C">
        <w:rPr>
          <w:rFonts w:ascii="Times New Roman" w:eastAsia="Times New Roman" w:hAnsi="Times New Roman" w:cs="David"/>
          <w:sz w:val="20"/>
          <w:szCs w:val="24"/>
          <w:rtl/>
          <w:lang w:eastAsia="he-IL"/>
        </w:rPr>
        <w:lastRenderedPageBreak/>
        <w:t>מגיע לו מהמתכנן, וכל זכות של המתכנן לתשלום מהמזמין כפופה לזכות הקיזוז הנ"ל.</w:t>
      </w:r>
      <w:ins w:id="104" w:author="Meryl Etman [2]" w:date="2023-04-04T13:24:00Z">
        <w:r w:rsidR="00A96504">
          <w:rPr>
            <w:rFonts w:ascii="Times New Roman" w:eastAsia="Times New Roman" w:hAnsi="Times New Roman" w:cs="David" w:hint="cs"/>
            <w:sz w:val="20"/>
            <w:szCs w:val="24"/>
            <w:rtl/>
            <w:lang w:eastAsia="he-IL"/>
          </w:rPr>
          <w:t xml:space="preserve"> </w:t>
        </w:r>
        <w:r w:rsidR="00A96504">
          <w:rPr>
            <w:rFonts w:ascii="Times New Roman" w:eastAsia="Times New Roman" w:hAnsi="Times New Roman" w:cs="David" w:hint="cs"/>
            <w:sz w:val="24"/>
            <w:szCs w:val="24"/>
            <w:rtl/>
            <w:lang w:eastAsia="he-IL"/>
          </w:rPr>
          <w:t>יובהר כי בטרם המזמין ישתמש בזכות הקיזוז, הוא יודיע ליועץ על כוונתו להשתמש בה בהתראה של 14 ימים מראש, ויאפשר לו לתקן את ההפרה בפרק זמן זה, ככל והיא ניתנת לתיקון.</w:t>
        </w:r>
      </w:ins>
    </w:p>
    <w:p w14:paraId="39AC302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DC1215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1529BFA9"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7DAA65D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D1128AC"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6651F9D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1EB9A0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768008D4"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28DF9F9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5F9E6A1"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F117D9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D0CC2A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D957489"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79A4981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6C8367"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FF9CB6D"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FDF999"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65D5D18"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6C91486" w14:textId="5B412146"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5" w:author="Meryl Etman" w:date="2022-11-28T15:19:00Z">
            <w:r w:rsidR="006D3613">
              <w:rPr>
                <w:rFonts w:ascii="Times New Roman" w:eastAsia="Times New Roman" w:hAnsi="Times New Roman" w:cs="David"/>
                <w:color w:val="00B0F0"/>
                <w:sz w:val="20"/>
                <w:szCs w:val="24"/>
                <w:u w:val="single"/>
                <w:rtl/>
                <w:lang w:eastAsia="he-IL"/>
              </w:rPr>
              <w:t>א.ח. תכנון וייעוץ בהנדסת מים וביוב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06" w:author="Meryl Etman" w:date="2022-11-28T15:18:00Z">
            <w:r w:rsidR="006D3613" w:rsidRPr="003E6FC4">
              <w:rPr>
                <w:rStyle w:val="PlaceholderText"/>
                <w:rtl/>
              </w:rPr>
              <w:t>[שם צד א]</w:t>
            </w:r>
          </w:ins>
        </w:sdtContent>
      </w:sdt>
    </w:p>
    <w:p w14:paraId="3B251200"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830621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30E3C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9E283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F78F22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EDF8BD"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D6C443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D8134B0"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CF2DCF"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71D515E"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0AC73D99"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892BDC6"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087085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7576F9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6084A4" w14:textId="43B28D7A"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07" w:author="Meryl Etman" w:date="2022-11-28T15:14:00Z">
            <w:r w:rsidR="006D3613">
              <w:rPr>
                <w:rFonts w:ascii="Times New Roman" w:eastAsia="Times New Roman" w:hAnsi="Times New Roman" w:cs="David" w:hint="cs"/>
                <w:color w:val="00B0F0"/>
                <w:sz w:val="24"/>
                <w:szCs w:val="24"/>
                <w:rtl/>
                <w:lang w:eastAsia="he-IL"/>
              </w:rPr>
              <w:t>גבעת שמואל</w:t>
            </w:r>
          </w:ins>
        </w:sdtContent>
      </w:sdt>
      <w:del w:id="108" w:author="Meryl Etman [2]" w:date="2022-11-28T15:24:00Z">
        <w:r w:rsidRPr="00E95AE9" w:rsidDel="00340BEA">
          <w:rPr>
            <w:rFonts w:ascii="Times New Roman" w:eastAsia="Times New Roman" w:hAnsi="Times New Roman" w:cs="David" w:hint="cs"/>
            <w:color w:val="00B0F0"/>
            <w:sz w:val="24"/>
            <w:szCs w:val="24"/>
            <w:rtl/>
            <w:lang w:eastAsia="he-IL"/>
          </w:rPr>
          <w:delText xml:space="preserve"> - </w:delText>
        </w:r>
      </w:del>
      <w:customXmlDelRangeStart w:id="109" w:author="Meryl Etman [2]" w:date="2022-11-28T15:24:00Z"/>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109"/>
          <w:ins w:id="110" w:author="Meryl Etman" w:date="2022-11-28T15:14:00Z">
            <w:del w:id="111" w:author="Meryl Etman [2]" w:date="2022-11-28T15:24:00Z">
              <w:r w:rsidR="006D3613" w:rsidDel="00340BEA">
                <w:rPr>
                  <w:rFonts w:ascii="Times New Roman" w:eastAsia="Times New Roman" w:hAnsi="Times New Roman" w:cs="David" w:hint="cs"/>
                  <w:color w:val="00B0F0"/>
                  <w:sz w:val="24"/>
                  <w:szCs w:val="24"/>
                  <w:rtl/>
                </w:rPr>
                <w:delText>גבעת שמואל</w:delText>
              </w:r>
            </w:del>
          </w:ins>
          <w:customXmlDelRangeStart w:id="112" w:author="Meryl Etman [2]" w:date="2022-11-28T15:24:00Z"/>
        </w:sdtContent>
      </w:sdt>
      <w:customXmlDelRangeEnd w:id="112"/>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13" w:author="Meryl Etman" w:date="2022-11-28T15:14:00Z">
            <w:r w:rsidR="006D3613">
              <w:rPr>
                <w:rFonts w:ascii="Times New Roman" w:eastAsia="Times New Roman" w:hAnsi="Times New Roman" w:cs="David" w:hint="cs"/>
                <w:color w:val="00B0F0"/>
                <w:sz w:val="24"/>
                <w:szCs w:val="24"/>
                <w:rtl/>
              </w:rPr>
              <w:t>סביוני גבעת שמואל מגרשים 1006-1007</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1CD556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532C3D" w14:textId="5F81CEEE"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14" w:author="Meryl Etman" w:date="2022-11-28T15:22:00Z">
            <w:r w:rsidR="006D3613">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115" w:author="Meryl Etman [2]" w:date="2022-11-28T15:25:00Z">
        <w:r w:rsidR="00340BEA">
          <w:rPr>
            <w:rFonts w:ascii="Times New Roman" w:eastAsia="Times New Roman" w:hAnsi="Times New Roman" w:cs="David" w:hint="cs"/>
            <w:sz w:val="24"/>
            <w:szCs w:val="24"/>
            <w:rtl/>
            <w:lang w:eastAsia="he-IL"/>
          </w:rPr>
          <w:t xml:space="preserve">גוש </w:t>
        </w:r>
      </w:ins>
      <w:del w:id="116" w:author="Meryl Etman [2]" w:date="2022-11-28T15:25:00Z">
        <w:r w:rsidRPr="00B27B4C" w:rsidDel="00340BEA">
          <w:rPr>
            <w:rFonts w:ascii="Times New Roman" w:eastAsia="Times New Roman" w:hAnsi="Times New Roman" w:cs="David" w:hint="cs"/>
            <w:sz w:val="24"/>
            <w:szCs w:val="24"/>
            <w:rtl/>
            <w:lang w:eastAsia="he-IL"/>
          </w:rPr>
          <w:delText>-</w:delText>
        </w:r>
      </w:del>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17" w:author="Meryl Etman" w:date="2022-11-28T15:22:00Z">
            <w:r w:rsidR="006D3613">
              <w:rPr>
                <w:rFonts w:ascii="Times New Roman" w:eastAsia="Times New Roman" w:hAnsi="Times New Roman" w:cs="David" w:hint="cs"/>
                <w:sz w:val="24"/>
                <w:szCs w:val="24"/>
                <w:rtl/>
                <w:lang w:eastAsia="he-IL"/>
              </w:rPr>
              <w:t>6191</w:t>
            </w:r>
          </w:ins>
        </w:sdtContent>
      </w:sdt>
      <w:ins w:id="118" w:author="Meryl Etman [2]" w:date="2022-11-28T15:25:00Z">
        <w:r w:rsidR="00340BEA">
          <w:rPr>
            <w:rFonts w:ascii="Times New Roman" w:eastAsia="Times New Roman" w:hAnsi="Times New Roman" w:cs="David" w:hint="cs"/>
            <w:sz w:val="24"/>
            <w:szCs w:val="24"/>
            <w:rtl/>
            <w:lang w:eastAsia="he-IL"/>
          </w:rPr>
          <w:t>, חלקות 84-85, מגרשים 1006-1007.</w:t>
        </w:r>
      </w:ins>
      <w:del w:id="119" w:author="Meryl Etman [2]" w:date="2022-11-28T15:25:00Z">
        <w:r w:rsidRPr="00B27B4C" w:rsidDel="00340BEA">
          <w:rPr>
            <w:rFonts w:ascii="Times New Roman" w:eastAsia="Times New Roman" w:hAnsi="Times New Roman" w:cs="David" w:hint="cs"/>
            <w:sz w:val="24"/>
            <w:szCs w:val="24"/>
            <w:rtl/>
            <w:lang w:eastAsia="he-IL"/>
          </w:rPr>
          <w:delText>.</w:delText>
        </w:r>
      </w:del>
    </w:p>
    <w:p w14:paraId="6AD4DA61"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2CA9A40"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8C4904" w14:textId="60DFEA58"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20" w:author="Meryl Etman" w:date="2022-11-28T15:14:00Z">
            <w:r w:rsidR="006D3613">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6DD9E808"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5BA779FC"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2FF94C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FBAD7F" w14:textId="33A04969"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1" w:author="Meryl Etman" w:date="2022-11-28T15:22:00Z">
            <w:r w:rsidR="006D3613">
              <w:rPr>
                <w:rFonts w:ascii="Times New Roman" w:eastAsia="Times New Roman" w:hAnsi="Times New Roman" w:cs="David" w:hint="cs"/>
                <w:sz w:val="24"/>
                <w:szCs w:val="24"/>
                <w:rtl/>
                <w:lang w:eastAsia="he-IL"/>
              </w:rPr>
              <w:t>מרול אטמן</w:t>
            </w:r>
          </w:ins>
        </w:sdtContent>
      </w:sdt>
    </w:p>
    <w:p w14:paraId="0F3BD01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4AB7607"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מימד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0DB925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2898BA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BFC8DB" w14:textId="1C89617A"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22" w:author="Meryl Etman" w:date="2022-11-28T15:22:00Z">
            <w:r w:rsidR="006D3613">
              <w:rPr>
                <w:rFonts w:ascii="Times New Roman" w:eastAsia="Times New Roman" w:hAnsi="Times New Roman" w:cs="David"/>
                <w:color w:val="008000"/>
                <w:sz w:val="24"/>
                <w:szCs w:val="24"/>
                <w:rtl/>
                <w:lang w:eastAsia="he-IL"/>
              </w:rPr>
              <w:t>ואלי אנטוני</w:t>
            </w:r>
          </w:ins>
        </w:sdtContent>
      </w:sdt>
    </w:p>
    <w:p w14:paraId="25895A11"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21511638"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CE263B" w14:textId="38CBA56F"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23" w:author="Meryl Etman" w:date="2022-11-28T15:22:00Z">
            <w:r w:rsidR="006D3613">
              <w:rPr>
                <w:rFonts w:ascii="Times New Roman" w:eastAsia="Times New Roman" w:hAnsi="Times New Roman" w:cs="David"/>
                <w:color w:val="008000"/>
                <w:sz w:val="24"/>
                <w:szCs w:val="24"/>
                <w:rtl/>
                <w:lang w:eastAsia="he-IL"/>
              </w:rPr>
              <w:t>ואלי אנטוני</w:t>
            </w:r>
          </w:ins>
        </w:sdtContent>
      </w:sdt>
    </w:p>
    <w:p w14:paraId="059D6EA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AA4ED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79E551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33DAF4"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70639CED"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8882B95"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AFCB3CA"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B8A4338"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ה.</w:t>
      </w:r>
      <w:r w:rsidRPr="00B27B4C">
        <w:rPr>
          <w:rFonts w:ascii="Times New Roman" w:eastAsia="Times New Roman" w:hAnsi="Times New Roman" w:cs="David" w:hint="cs"/>
          <w:sz w:val="24"/>
          <w:szCs w:val="24"/>
          <w:rtl/>
          <w:lang w:eastAsia="he-IL"/>
        </w:rPr>
        <w:tab/>
        <w:t>ריכוז הוראות שנויים.</w:t>
      </w:r>
    </w:p>
    <w:p w14:paraId="72419854"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97DB850"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44436751" w14:textId="77777777" w:rsidTr="007B54F0">
        <w:tc>
          <w:tcPr>
            <w:tcW w:w="3366" w:type="dxa"/>
          </w:tcPr>
          <w:p w14:paraId="4714C12F" w14:textId="3E3E6DA7" w:rsidR="007B54F0" w:rsidRDefault="00514D03"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24" w:author="Meryl Etman" w:date="2022-11-28T15:17:00Z">
                  <w:r w:rsidR="006D3613">
                    <w:rPr>
                      <w:rFonts w:ascii="Times New Roman" w:eastAsia="Times New Roman" w:hAnsi="Times New Roman" w:cs="David" w:hint="cs"/>
                      <w:color w:val="008000"/>
                      <w:sz w:val="24"/>
                      <w:szCs w:val="24"/>
                      <w:rtl/>
                      <w:lang w:eastAsia="he-IL"/>
                    </w:rPr>
                    <w:t>100%</w:t>
                  </w:r>
                </w:ins>
              </w:sdtContent>
            </w:sdt>
          </w:p>
          <w:p w14:paraId="0244060A"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6A85892" w14:textId="77777777" w:rsidR="007B54F0" w:rsidRDefault="007B54F0" w:rsidP="007B54F0">
            <w:pPr>
              <w:widowControl w:val="0"/>
              <w:spacing w:before="0" w:beforeAutospacing="0" w:after="0" w:afterAutospacing="0" w:line="240" w:lineRule="auto"/>
              <w:ind w:left="720"/>
              <w:outlineLvl w:val="2"/>
            </w:pPr>
          </w:p>
          <w:p w14:paraId="035A8F98"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8DF6658"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D6621B2"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3227A0CD"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50AAF8"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72BBC56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891146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60C8835D"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07647FB9"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3584962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803320" w14:textId="46F1E031"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ins w:id="125" w:author="Meryl Etman [2]" w:date="2023-01-24T15:45:00Z">
        <w:r w:rsidR="00DC5E8F">
          <w:rPr>
            <w:rFonts w:ascii="Times New Roman" w:eastAsia="Times New Roman" w:hAnsi="Times New Roman" w:cs="David" w:hint="cs"/>
            <w:sz w:val="24"/>
            <w:szCs w:val="24"/>
            <w:rtl/>
            <w:lang w:eastAsia="he-IL"/>
          </w:rPr>
          <w:t xml:space="preserve"> ככל ויידרש תכנון למבנה מכירות,</w:t>
        </w:r>
      </w:ins>
      <w:ins w:id="126" w:author="Meryl Etman [2]" w:date="2023-01-24T15:46:00Z">
        <w:r w:rsidR="00DC5E8F">
          <w:rPr>
            <w:rFonts w:ascii="Times New Roman" w:eastAsia="Times New Roman" w:hAnsi="Times New Roman" w:cs="David" w:hint="cs"/>
            <w:sz w:val="24"/>
            <w:szCs w:val="24"/>
            <w:rtl/>
            <w:lang w:eastAsia="he-IL"/>
          </w:rPr>
          <w:t xml:space="preserve"> תשולם תוספת שכ"ט שתסוכם מראש ובכתב.</w:t>
        </w:r>
      </w:ins>
    </w:p>
    <w:p w14:paraId="633622DF" w14:textId="740D9E26"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w:t>
      </w:r>
      <w:ins w:id="127" w:author="Meryl Etman [2]" w:date="2023-01-24T15:47:00Z">
        <w:r w:rsidR="00DC5E8F">
          <w:rPr>
            <w:rFonts w:ascii="Times New Roman" w:eastAsia="Times New Roman" w:hAnsi="Times New Roman" w:cs="David" w:hint="cs"/>
            <w:sz w:val="24"/>
            <w:szCs w:val="24"/>
            <w:rtl/>
            <w:lang w:eastAsia="he-IL"/>
          </w:rPr>
          <w:t xml:space="preserve"> </w:t>
        </w:r>
      </w:ins>
      <w:del w:id="128" w:author="Meryl Etman [2]" w:date="2023-01-24T15:47:00Z">
        <w:r w:rsidRPr="00D5041C" w:rsidDel="00DC5E8F">
          <w:rPr>
            <w:rFonts w:ascii="Times New Roman" w:eastAsia="Times New Roman" w:hAnsi="Times New Roman" w:cs="David"/>
            <w:sz w:val="24"/>
            <w:szCs w:val="24"/>
            <w:rtl/>
            <w:lang w:eastAsia="he-IL"/>
          </w:rPr>
          <w:delText xml:space="preserve">, מזרקות, בריכות מים </w:delText>
        </w:r>
      </w:del>
      <w:r w:rsidRPr="00D5041C">
        <w:rPr>
          <w:rFonts w:ascii="Times New Roman" w:eastAsia="Times New Roman" w:hAnsi="Times New Roman" w:cs="David"/>
          <w:sz w:val="24"/>
          <w:szCs w:val="24"/>
          <w:rtl/>
          <w:lang w:eastAsia="he-IL"/>
        </w:rPr>
        <w:t>וכו'.</w:t>
      </w:r>
    </w:p>
    <w:p w14:paraId="2EE4B375"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16C55F4E"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2CE5F7F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D66CD9F"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3BEB0F26" w14:textId="61245C82"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w:t>
      </w:r>
      <w:ins w:id="129" w:author="Meryl Etman [2]" w:date="2023-01-24T15:47:00Z">
        <w:r w:rsidR="00DC5E8F">
          <w:rPr>
            <w:rFonts w:ascii="Times New Roman" w:eastAsia="Times New Roman" w:hAnsi="Times New Roman" w:cs="David" w:hint="cs"/>
            <w:sz w:val="24"/>
            <w:szCs w:val="24"/>
            <w:rtl/>
            <w:lang w:eastAsia="he-IL"/>
          </w:rPr>
          <w:t>(או אחד מעובדיו</w:t>
        </w:r>
      </w:ins>
      <w:ins w:id="130" w:author="Meryl Etman [2]" w:date="2023-01-24T15:48:00Z">
        <w:r w:rsidR="00DC5E8F">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sz w:val="24"/>
          <w:szCs w:val="24"/>
          <w:rtl/>
          <w:lang w:eastAsia="he-IL"/>
        </w:rPr>
        <w:t>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43B0FC19"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77C41602"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388D3D25"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D6F7602"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80EDBBB"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4D1066D4"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945C150"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5415DBEC"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65A2DFF9"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34773B3C"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w:t>
      </w:r>
      <w:r w:rsidRPr="00D5041C">
        <w:rPr>
          <w:rFonts w:ascii="Times New Roman" w:eastAsia="Times New Roman" w:hAnsi="Times New Roman" w:cs="David"/>
          <w:b/>
          <w:sz w:val="24"/>
          <w:szCs w:val="24"/>
          <w:rtl/>
          <w:lang w:eastAsia="he-IL"/>
        </w:rPr>
        <w:lastRenderedPageBreak/>
        <w:t>השמש ו/או אנרגיה חשמלית, מערכות גז, ספרינקלרים וניקוז מזגנים.</w:t>
      </w:r>
    </w:p>
    <w:p w14:paraId="5D28363A"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6AB52935"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42FAC3CD"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29365861"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24E950F7"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25D3D166"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בפרויקט.</w:t>
      </w:r>
    </w:p>
    <w:p w14:paraId="4A14FC5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221579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742B233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F2AE2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3A0FD86C"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CEE814D"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34E3273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63297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3C3A899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2CBCDA51"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64103050"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C1A5390"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7904A7BB"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42A3AAC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1BDB088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CE30F6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6DD23BD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54E1F50"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11141E1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D37D59"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0B7C982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E4C07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73B881F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5E36A0"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כל התכניות, המסמכים, התיאורים והחישובים הדרושים, בק.מ. שיאפשר </w:t>
      </w:r>
      <w:r w:rsidRPr="00D5041C">
        <w:rPr>
          <w:rFonts w:ascii="Times New Roman" w:eastAsia="Times New Roman" w:hAnsi="Times New Roman" w:cs="David"/>
          <w:sz w:val="24"/>
          <w:szCs w:val="24"/>
          <w:rtl/>
          <w:lang w:eastAsia="he-IL"/>
        </w:rPr>
        <w:lastRenderedPageBreak/>
        <w:t>אישורן על ידי הרשויות. הכנת נספחים סניטריים לבקשות להיתרים וטפול באישורם ע"י הרשויות.</w:t>
      </w:r>
    </w:p>
    <w:p w14:paraId="2162489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28829CA"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4CB80F2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C2A7D7F"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151D56A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1929652"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0F9D841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8E1E21E"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7CAC585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C6BBDA" w14:textId="00B40A95"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del w:id="131" w:author="Meryl Etman [2]" w:date="2023-01-24T15:48:00Z">
        <w:r w:rsidRPr="00D5041C" w:rsidDel="00F27F62">
          <w:rPr>
            <w:rFonts w:ascii="Times New Roman" w:eastAsia="Times New Roman" w:hAnsi="Times New Roman" w:cs="David"/>
            <w:sz w:val="24"/>
            <w:szCs w:val="24"/>
            <w:rtl/>
            <w:lang w:eastAsia="he-IL"/>
          </w:rPr>
          <w:delText xml:space="preserve">הכנת </w:delText>
        </w:r>
      </w:del>
      <w:ins w:id="132" w:author="Meryl Etman [2]" w:date="2023-01-24T15:48:00Z">
        <w:r w:rsidR="00F27F62">
          <w:rPr>
            <w:rFonts w:ascii="Times New Roman" w:eastAsia="Times New Roman" w:hAnsi="Times New Roman" w:cs="David" w:hint="cs"/>
            <w:sz w:val="24"/>
            <w:szCs w:val="24"/>
            <w:rtl/>
            <w:lang w:eastAsia="he-IL"/>
          </w:rPr>
          <w:t>בדיקת</w:t>
        </w:r>
        <w:r w:rsidR="00F27F62" w:rsidRPr="00D5041C">
          <w:rPr>
            <w:rFonts w:ascii="Times New Roman" w:eastAsia="Times New Roman" w:hAnsi="Times New Roman" w:cs="David"/>
            <w:sz w:val="24"/>
            <w:szCs w:val="24"/>
            <w:rtl/>
            <w:lang w:eastAsia="he-IL"/>
          </w:rPr>
          <w:t xml:space="preserve"> </w:t>
        </w:r>
      </w:ins>
      <w:r w:rsidRPr="00D5041C">
        <w:rPr>
          <w:rFonts w:ascii="Times New Roman" w:eastAsia="Times New Roman" w:hAnsi="Times New Roman" w:cs="David"/>
          <w:sz w:val="24"/>
          <w:szCs w:val="24"/>
          <w:rtl/>
          <w:lang w:eastAsia="he-IL"/>
        </w:rPr>
        <w:t xml:space="preserve">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352192E8"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40D99BB"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78CF97C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FE053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021A955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0E0620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4B1D998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998ECD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0AC22762"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556D8E14"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66F066EF"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FA9DE94"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22CCA1FE"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F6F5907"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0DB72D8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75A2833" w14:textId="58360AC3" w:rsidR="00D5041C" w:rsidRPr="00D5041C" w:rsidDel="00F27F62" w:rsidRDefault="00D5041C" w:rsidP="00D5041C">
      <w:pPr>
        <w:widowControl w:val="0"/>
        <w:spacing w:before="0" w:beforeAutospacing="0" w:after="0" w:afterAutospacing="0" w:line="240" w:lineRule="auto"/>
        <w:ind w:left="2160"/>
        <w:jc w:val="both"/>
        <w:rPr>
          <w:del w:id="133" w:author="Meryl Etman [2]" w:date="2023-01-24T15:49:00Z"/>
          <w:rFonts w:ascii="Times New Roman" w:eastAsia="Times New Roman" w:hAnsi="Times New Roman" w:cs="David"/>
          <w:sz w:val="24"/>
          <w:szCs w:val="24"/>
          <w:rtl/>
          <w:lang w:eastAsia="he-IL"/>
        </w:rPr>
      </w:pPr>
      <w:del w:id="134" w:author="Meryl Etman [2]" w:date="2023-01-24T15:49:00Z">
        <w:r w:rsidRPr="00D5041C" w:rsidDel="00F27F62">
          <w:rPr>
            <w:rFonts w:ascii="Times New Roman" w:eastAsia="Times New Roman" w:hAnsi="Times New Roman" w:cs="David"/>
            <w:sz w:val="24"/>
            <w:szCs w:val="24"/>
            <w:rtl/>
            <w:lang w:eastAsia="he-IL"/>
          </w:rPr>
          <w:delText>תרשים של צינורות הגז תוך ציון קוטרם וסידור מונים לגז.</w:delText>
        </w:r>
      </w:del>
    </w:p>
    <w:p w14:paraId="68C5010B" w14:textId="2C47C384" w:rsidR="00D5041C" w:rsidRPr="00D5041C" w:rsidDel="00F27F62" w:rsidRDefault="00D5041C" w:rsidP="00D5041C">
      <w:pPr>
        <w:widowControl w:val="0"/>
        <w:spacing w:before="0" w:beforeAutospacing="0" w:after="0" w:afterAutospacing="0" w:line="240" w:lineRule="auto"/>
        <w:ind w:left="2160"/>
        <w:jc w:val="both"/>
        <w:rPr>
          <w:del w:id="135" w:author="Meryl Etman [2]" w:date="2023-01-24T15:49:00Z"/>
          <w:rFonts w:ascii="Times New Roman" w:eastAsia="Times New Roman" w:hAnsi="Times New Roman" w:cs="David"/>
          <w:sz w:val="24"/>
          <w:szCs w:val="24"/>
          <w:rtl/>
          <w:lang w:eastAsia="he-IL"/>
        </w:rPr>
      </w:pPr>
    </w:p>
    <w:p w14:paraId="68C5FF00" w14:textId="70E3660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del w:id="136" w:author="Meryl Etman [2]" w:date="2023-01-24T15:49:00Z">
        <w:r w:rsidRPr="00D5041C" w:rsidDel="00F27F62">
          <w:rPr>
            <w:rFonts w:ascii="Times New Roman" w:eastAsia="Times New Roman" w:hAnsi="Times New Roman" w:cs="David"/>
            <w:sz w:val="24"/>
            <w:szCs w:val="24"/>
            <w:rtl/>
            <w:lang w:eastAsia="he-IL"/>
          </w:rPr>
          <w:delText>מבט איזומטרי של סידור מדי-המים ושל אינסטלציית המים</w:delText>
        </w:r>
      </w:del>
      <w:ins w:id="137" w:author="Meryl Etman [2]" w:date="2023-01-24T15:49:00Z">
        <w:r w:rsidR="00F27F62">
          <w:rPr>
            <w:rFonts w:ascii="Times New Roman" w:eastAsia="Times New Roman" w:hAnsi="Times New Roman" w:cs="David" w:hint="cs"/>
            <w:sz w:val="24"/>
            <w:szCs w:val="24"/>
            <w:rtl/>
            <w:lang w:eastAsia="he-IL"/>
          </w:rPr>
          <w:t>סכמת מים</w:t>
        </w:r>
      </w:ins>
      <w:r w:rsidRPr="00D5041C">
        <w:rPr>
          <w:rFonts w:ascii="Times New Roman" w:eastAsia="Times New Roman" w:hAnsi="Times New Roman" w:cs="David"/>
          <w:sz w:val="24"/>
          <w:szCs w:val="24"/>
          <w:rtl/>
          <w:lang w:eastAsia="he-IL"/>
        </w:rPr>
        <w:t>.</w:t>
      </w:r>
    </w:p>
    <w:p w14:paraId="0ED4947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C4F8D0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62E2983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9F753A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1051BC7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B7BF9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663D59E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AAE8AD2" w14:textId="66499E62"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w:t>
      </w:r>
      <w:del w:id="138" w:author="Meryl Etman [2]" w:date="2023-02-06T17:43:00Z">
        <w:r w:rsidRPr="00D5041C" w:rsidDel="0014338C">
          <w:rPr>
            <w:rFonts w:ascii="Times New Roman" w:eastAsia="Times New Roman" w:hAnsi="Times New Roman" w:cs="David"/>
            <w:sz w:val="24"/>
            <w:szCs w:val="24"/>
            <w:rtl/>
            <w:lang w:eastAsia="he-IL"/>
          </w:rPr>
          <w:delText>יועץ</w:delText>
        </w:r>
      </w:del>
      <w:ins w:id="139" w:author="Meryl Etman [2]" w:date="2023-02-06T17:43:00Z">
        <w:r w:rsidR="0014338C">
          <w:rPr>
            <w:rFonts w:ascii="Times New Roman" w:eastAsia="Times New Roman" w:hAnsi="Times New Roman" w:cs="David"/>
            <w:sz w:val="24"/>
            <w:szCs w:val="24"/>
            <w:rtl/>
            <w:lang w:eastAsia="he-IL"/>
          </w:rPr>
          <w:t>מתכנן</w:t>
        </w:r>
      </w:ins>
      <w:r w:rsidRPr="00D5041C">
        <w:rPr>
          <w:rFonts w:ascii="Times New Roman" w:eastAsia="Times New Roman" w:hAnsi="Times New Roman" w:cs="David"/>
          <w:sz w:val="24"/>
          <w:szCs w:val="24"/>
          <w:rtl/>
          <w:lang w:eastAsia="he-IL"/>
        </w:rPr>
        <w:t xml:space="preserve"> ביסוס.</w:t>
      </w:r>
    </w:p>
    <w:p w14:paraId="751071F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2F08B6A"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31211908"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5DCA123C"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2C2A68D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2046F78" w14:textId="303200D5" w:rsidR="00D5041C" w:rsidRPr="00D5041C" w:rsidDel="00F27F62" w:rsidRDefault="00D5041C" w:rsidP="00D5041C">
      <w:pPr>
        <w:widowControl w:val="0"/>
        <w:spacing w:before="0" w:beforeAutospacing="0" w:after="0" w:afterAutospacing="0" w:line="240" w:lineRule="auto"/>
        <w:ind w:left="2160"/>
        <w:jc w:val="both"/>
        <w:rPr>
          <w:del w:id="140" w:author="Meryl Etman [2]" w:date="2023-01-24T15:50:00Z"/>
          <w:rFonts w:ascii="Times New Roman" w:eastAsia="Times New Roman" w:hAnsi="Times New Roman" w:cs="David"/>
          <w:sz w:val="24"/>
          <w:szCs w:val="24"/>
          <w:rtl/>
          <w:lang w:eastAsia="he-IL"/>
        </w:rPr>
      </w:pPr>
      <w:del w:id="141" w:author="Meryl Etman [2]" w:date="2023-01-24T15:50:00Z">
        <w:r w:rsidRPr="00D5041C" w:rsidDel="00F27F62">
          <w:rPr>
            <w:rFonts w:ascii="Times New Roman" w:eastAsia="Times New Roman" w:hAnsi="Times New Roman" w:cs="David"/>
            <w:sz w:val="24"/>
            <w:szCs w:val="24"/>
            <w:rtl/>
            <w:lang w:eastAsia="he-IL"/>
          </w:rPr>
          <w:delText>תרשים של צינורות הגז תוך ציון קוטרם.</w:delText>
        </w:r>
      </w:del>
    </w:p>
    <w:p w14:paraId="2F35425C" w14:textId="0956BCD4" w:rsidR="00D5041C" w:rsidRPr="00D5041C" w:rsidDel="00F27F62" w:rsidRDefault="00D5041C" w:rsidP="00D5041C">
      <w:pPr>
        <w:widowControl w:val="0"/>
        <w:spacing w:before="0" w:beforeAutospacing="0" w:after="0" w:afterAutospacing="0" w:line="240" w:lineRule="auto"/>
        <w:ind w:left="2160"/>
        <w:jc w:val="both"/>
        <w:rPr>
          <w:del w:id="142" w:author="Meryl Etman [2]" w:date="2023-01-24T15:50:00Z"/>
          <w:rFonts w:ascii="Times New Roman" w:eastAsia="Times New Roman" w:hAnsi="Times New Roman" w:cs="David"/>
          <w:sz w:val="24"/>
          <w:szCs w:val="24"/>
          <w:rtl/>
          <w:lang w:eastAsia="he-IL"/>
        </w:rPr>
      </w:pPr>
    </w:p>
    <w:p w14:paraId="293F8F53" w14:textId="38896A17" w:rsidR="00D5041C" w:rsidRPr="00D5041C" w:rsidDel="00F27F62" w:rsidRDefault="00D5041C" w:rsidP="00D5041C">
      <w:pPr>
        <w:widowControl w:val="0"/>
        <w:spacing w:before="0" w:beforeAutospacing="0" w:after="0" w:afterAutospacing="0" w:line="240" w:lineRule="auto"/>
        <w:ind w:left="2160"/>
        <w:jc w:val="both"/>
        <w:rPr>
          <w:del w:id="143" w:author="Meryl Etman [2]" w:date="2023-01-24T15:50:00Z"/>
          <w:rFonts w:ascii="Times New Roman" w:eastAsia="Times New Roman" w:hAnsi="Times New Roman" w:cs="David"/>
          <w:sz w:val="24"/>
          <w:szCs w:val="24"/>
          <w:rtl/>
          <w:lang w:eastAsia="he-IL"/>
        </w:rPr>
      </w:pPr>
      <w:del w:id="144" w:author="Meryl Etman [2]" w:date="2023-01-24T15:50:00Z">
        <w:r w:rsidRPr="00D5041C" w:rsidDel="00F27F62">
          <w:rPr>
            <w:rFonts w:ascii="Times New Roman" w:eastAsia="Times New Roman" w:hAnsi="Times New Roman" w:cs="David"/>
            <w:sz w:val="24"/>
            <w:szCs w:val="24"/>
            <w:rtl/>
            <w:lang w:eastAsia="he-IL"/>
          </w:rPr>
          <w:delText>מבט איזומטרי של אינסטלציית המים.</w:delText>
        </w:r>
      </w:del>
    </w:p>
    <w:p w14:paraId="066A3D1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4B58DD1" w14:textId="7C032EBE" w:rsidR="00D5041C" w:rsidRPr="00D5041C" w:rsidDel="00F27F62" w:rsidRDefault="00D5041C" w:rsidP="00D5041C">
      <w:pPr>
        <w:widowControl w:val="0"/>
        <w:spacing w:before="0" w:beforeAutospacing="0" w:after="0" w:afterAutospacing="0" w:line="240" w:lineRule="auto"/>
        <w:ind w:left="2160"/>
        <w:jc w:val="both"/>
        <w:rPr>
          <w:del w:id="145" w:author="Meryl Etman [2]" w:date="2023-01-24T15:50:00Z"/>
          <w:rFonts w:ascii="Times New Roman" w:eastAsia="Times New Roman" w:hAnsi="Times New Roman" w:cs="David"/>
          <w:sz w:val="24"/>
          <w:szCs w:val="24"/>
          <w:rtl/>
          <w:lang w:eastAsia="he-IL"/>
        </w:rPr>
      </w:pPr>
      <w:del w:id="146" w:author="Meryl Etman [2]" w:date="2023-01-24T15:50:00Z">
        <w:r w:rsidRPr="00D5041C" w:rsidDel="00F27F62">
          <w:rPr>
            <w:rFonts w:ascii="Times New Roman" w:eastAsia="Times New Roman" w:hAnsi="Times New Roman" w:cs="David"/>
            <w:sz w:val="24"/>
            <w:szCs w:val="24"/>
            <w:rtl/>
            <w:lang w:eastAsia="he-IL"/>
          </w:rPr>
          <w:delText>חתכים אופייניים לאורך מערכת איסוף הדלוחין והשפכים.</w:delText>
        </w:r>
      </w:del>
    </w:p>
    <w:p w14:paraId="340E6032" w14:textId="2125360C" w:rsidR="00D5041C" w:rsidRPr="00D5041C" w:rsidDel="00F27F62" w:rsidRDefault="00D5041C" w:rsidP="00D5041C">
      <w:pPr>
        <w:widowControl w:val="0"/>
        <w:spacing w:before="0" w:beforeAutospacing="0" w:after="0" w:afterAutospacing="0" w:line="240" w:lineRule="auto"/>
        <w:ind w:left="2160"/>
        <w:jc w:val="both"/>
        <w:rPr>
          <w:del w:id="147" w:author="Meryl Etman [2]" w:date="2023-01-24T15:50:00Z"/>
          <w:rFonts w:ascii="Times New Roman" w:eastAsia="Times New Roman" w:hAnsi="Times New Roman" w:cs="David"/>
          <w:sz w:val="24"/>
          <w:szCs w:val="24"/>
          <w:rtl/>
          <w:lang w:eastAsia="he-IL"/>
        </w:rPr>
      </w:pPr>
    </w:p>
    <w:p w14:paraId="268D2CC4" w14:textId="6137D734" w:rsidR="00D5041C" w:rsidRPr="00D5041C" w:rsidDel="00F27F62" w:rsidRDefault="00D5041C" w:rsidP="00D5041C">
      <w:pPr>
        <w:widowControl w:val="0"/>
        <w:spacing w:before="0" w:beforeAutospacing="0" w:after="0" w:afterAutospacing="0" w:line="240" w:lineRule="auto"/>
        <w:ind w:left="2160"/>
        <w:jc w:val="both"/>
        <w:rPr>
          <w:del w:id="148" w:author="Meryl Etman [2]" w:date="2023-01-24T15:50:00Z"/>
          <w:rFonts w:ascii="Times New Roman" w:eastAsia="Times New Roman" w:hAnsi="Times New Roman" w:cs="David"/>
          <w:sz w:val="24"/>
          <w:szCs w:val="24"/>
          <w:rtl/>
          <w:lang w:eastAsia="he-IL"/>
        </w:rPr>
      </w:pPr>
      <w:del w:id="149" w:author="Meryl Etman [2]" w:date="2023-01-24T15:50:00Z">
        <w:r w:rsidRPr="00D5041C" w:rsidDel="00F27F62">
          <w:rPr>
            <w:rFonts w:ascii="Times New Roman" w:eastAsia="Times New Roman" w:hAnsi="Times New Roman" w:cs="David"/>
            <w:sz w:val="24"/>
            <w:szCs w:val="24"/>
            <w:rtl/>
            <w:lang w:eastAsia="he-IL"/>
          </w:rPr>
          <w:delText>תכניות שירותים 1:20.</w:delText>
        </w:r>
      </w:del>
    </w:p>
    <w:p w14:paraId="10FB2370" w14:textId="3647CDF8" w:rsidR="00D5041C" w:rsidRPr="00D5041C" w:rsidDel="00F27F62" w:rsidRDefault="00D5041C" w:rsidP="00D5041C">
      <w:pPr>
        <w:widowControl w:val="0"/>
        <w:spacing w:before="0" w:beforeAutospacing="0" w:after="0" w:afterAutospacing="0" w:line="240" w:lineRule="auto"/>
        <w:ind w:left="2160"/>
        <w:jc w:val="both"/>
        <w:rPr>
          <w:del w:id="150" w:author="Meryl Etman [2]" w:date="2023-01-24T15:50:00Z"/>
          <w:rFonts w:ascii="Times New Roman" w:eastAsia="Times New Roman" w:hAnsi="Times New Roman" w:cs="David"/>
          <w:sz w:val="24"/>
          <w:szCs w:val="24"/>
          <w:rtl/>
          <w:lang w:eastAsia="he-IL"/>
        </w:rPr>
      </w:pPr>
    </w:p>
    <w:p w14:paraId="0D8B3710" w14:textId="410C7EF9"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ins w:id="151" w:author="Meryl Etman [2]" w:date="2023-01-24T15:50:00Z">
        <w:r w:rsidR="00F27F62">
          <w:rPr>
            <w:rFonts w:ascii="Times New Roman" w:eastAsia="Times New Roman" w:hAnsi="Times New Roman" w:cs="David" w:hint="cs"/>
            <w:sz w:val="24"/>
            <w:szCs w:val="24"/>
            <w:rtl/>
            <w:lang w:eastAsia="he-IL"/>
          </w:rPr>
          <w:t xml:space="preserve"> במידת הצורך</w:t>
        </w:r>
      </w:ins>
      <w:r w:rsidRPr="00D5041C">
        <w:rPr>
          <w:rFonts w:ascii="Times New Roman" w:eastAsia="Times New Roman" w:hAnsi="Times New Roman" w:cs="David"/>
          <w:sz w:val="24"/>
          <w:szCs w:val="24"/>
          <w:rtl/>
          <w:lang w:eastAsia="he-IL"/>
        </w:rPr>
        <w:t>.</w:t>
      </w:r>
    </w:p>
    <w:p w14:paraId="30CC1D3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893D2B"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28FC55F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7AB92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461EC20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5062F88"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795A359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C6E31C"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2D03696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76EEC7F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417B2A9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D1EFD6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18EBA0D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22857AA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BFDEEA"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5CD7AD5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920F56F" w14:textId="487217AF"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 xml:space="preserve">תכניות כלליות בק.מ. 1:100 או 1:250 </w:t>
      </w:r>
      <w:del w:id="152" w:author="Meryl Etman [2]" w:date="2023-01-24T15:51:00Z">
        <w:r w:rsidRPr="00D5041C" w:rsidDel="00F27F62">
          <w:rPr>
            <w:rFonts w:ascii="Times New Roman" w:eastAsia="Times New Roman" w:hAnsi="Times New Roman" w:cs="David"/>
            <w:sz w:val="24"/>
            <w:szCs w:val="24"/>
            <w:rtl/>
            <w:lang w:eastAsia="he-IL"/>
          </w:rPr>
          <w:delText xml:space="preserve">או 1:500 </w:delText>
        </w:r>
      </w:del>
      <w:r w:rsidRPr="00D5041C">
        <w:rPr>
          <w:rFonts w:ascii="Times New Roman" w:eastAsia="Times New Roman" w:hAnsi="Times New Roman" w:cs="David"/>
          <w:sz w:val="24"/>
          <w:szCs w:val="24"/>
          <w:rtl/>
          <w:lang w:eastAsia="he-IL"/>
        </w:rPr>
        <w:t xml:space="preserve">של חצרות המבנים ובהן כל המערכות החיצוניות </w:t>
      </w:r>
      <w:r w:rsidRPr="00D5041C">
        <w:rPr>
          <w:rFonts w:ascii="Times New Roman" w:eastAsia="Times New Roman" w:hAnsi="Times New Roman" w:cs="David"/>
          <w:sz w:val="24"/>
          <w:szCs w:val="24"/>
          <w:rtl/>
          <w:lang w:eastAsia="he-IL"/>
        </w:rPr>
        <w:lastRenderedPageBreak/>
        <w:t xml:space="preserve">המתוכננות ע"י המתכנן (על גבי תכניות פיתוח מעודכנות). תכניות אלה יותאמו לחיבור ביוב עירוני, חיבור מים לנקודת חיבור עירונית, חיבור גז למתקן מרכזי, </w:t>
      </w:r>
      <w:del w:id="153" w:author="Meryl Etman [2]" w:date="2023-04-04T13:30:00Z">
        <w:r w:rsidRPr="00D5041C" w:rsidDel="00CB7F71">
          <w:rPr>
            <w:rFonts w:ascii="Times New Roman" w:eastAsia="Times New Roman" w:hAnsi="Times New Roman" w:cs="David"/>
            <w:sz w:val="24"/>
            <w:szCs w:val="24"/>
            <w:rtl/>
            <w:lang w:eastAsia="he-IL"/>
          </w:rPr>
          <w:delText xml:space="preserve">מיקום מכלי גז ודלק לפי הנחיות חב' הגז, </w:delText>
        </w:r>
      </w:del>
      <w:del w:id="154" w:author="Meryl Etman [2]" w:date="2023-01-24T15:51:00Z">
        <w:r w:rsidRPr="00D5041C" w:rsidDel="00F27F62">
          <w:rPr>
            <w:rFonts w:ascii="Times New Roman" w:eastAsia="Times New Roman" w:hAnsi="Times New Roman" w:cs="David"/>
            <w:sz w:val="24"/>
            <w:szCs w:val="24"/>
            <w:rtl/>
            <w:lang w:eastAsia="he-IL"/>
          </w:rPr>
          <w:delText xml:space="preserve">תאי מילוי לגז ולדלק, </w:delText>
        </w:r>
      </w:del>
      <w:r w:rsidRPr="00D5041C">
        <w:rPr>
          <w:rFonts w:ascii="Times New Roman" w:eastAsia="Times New Roman" w:hAnsi="Times New Roman" w:cs="David"/>
          <w:sz w:val="24"/>
          <w:szCs w:val="24"/>
          <w:rtl/>
          <w:lang w:eastAsia="he-IL"/>
        </w:rPr>
        <w:t>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60748A9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F50EC7" w14:textId="1EB461BA"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r>
      <w:del w:id="155" w:author="Meryl Etman [2]" w:date="2023-01-24T15:51:00Z">
        <w:r w:rsidRPr="00D5041C" w:rsidDel="00F27F62">
          <w:rPr>
            <w:rFonts w:ascii="Times New Roman" w:eastAsia="Times New Roman" w:hAnsi="Times New Roman" w:cs="David"/>
            <w:sz w:val="24"/>
            <w:szCs w:val="24"/>
            <w:rtl/>
            <w:lang w:eastAsia="he-IL"/>
          </w:rPr>
          <w:delText>תכניות תאום מערכות בשטחי המגרשים ובשטחים ציבוריים</w:delText>
        </w:r>
      </w:del>
      <w:ins w:id="156" w:author="Meryl Etman [2]" w:date="2023-01-24T15:51:00Z">
        <w:r w:rsidR="00F27F62">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sz w:val="24"/>
          <w:szCs w:val="24"/>
          <w:rtl/>
          <w:lang w:eastAsia="he-IL"/>
        </w:rPr>
        <w:t>.</w:t>
      </w:r>
    </w:p>
    <w:p w14:paraId="6144DF4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3691B8" w14:textId="02BC8432"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r>
      <w:del w:id="157" w:author="Meryl Etman [2]" w:date="2023-01-24T15:52:00Z">
        <w:r w:rsidRPr="00D5041C" w:rsidDel="00F27F62">
          <w:rPr>
            <w:rFonts w:ascii="Times New Roman" w:eastAsia="Times New Roman" w:hAnsi="Times New Roman" w:cs="David"/>
            <w:sz w:val="24"/>
            <w:szCs w:val="24"/>
            <w:rtl/>
            <w:lang w:eastAsia="he-IL"/>
          </w:rPr>
          <w:delText>תכניות תאום מערכות תחת תקרות מרתפים וקומות עמודים</w:delText>
        </w:r>
      </w:del>
      <w:ins w:id="158" w:author="Meryl Etman [2]" w:date="2023-01-24T15:52:00Z">
        <w:r w:rsidR="00F27F62">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sz w:val="24"/>
          <w:szCs w:val="24"/>
          <w:rtl/>
          <w:lang w:eastAsia="he-IL"/>
        </w:rPr>
        <w:t>.</w:t>
      </w:r>
    </w:p>
    <w:p w14:paraId="0A80FB0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2B752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4B39BCF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145117" w14:textId="21A4AB8E"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w:t>
      </w:r>
      <w:del w:id="159" w:author="Meryl Etman [2]" w:date="2023-01-24T15:52:00Z">
        <w:r w:rsidRPr="00D5041C" w:rsidDel="00F27F62">
          <w:rPr>
            <w:rFonts w:ascii="Times New Roman" w:eastAsia="Times New Roman" w:hAnsi="Times New Roman" w:cs="David"/>
            <w:sz w:val="24"/>
            <w:szCs w:val="24"/>
            <w:rtl/>
            <w:lang w:eastAsia="he-IL"/>
          </w:rPr>
          <w:delText>בדיקה ראשונה</w:delText>
        </w:r>
      </w:del>
      <w:ins w:id="160" w:author="Meryl Etman [2]" w:date="2023-01-24T15:52:00Z">
        <w:r w:rsidR="00F27F62">
          <w:rPr>
            <w:rFonts w:ascii="Times New Roman" w:eastAsia="Times New Roman" w:hAnsi="Times New Roman" w:cs="David" w:hint="cs"/>
            <w:sz w:val="24"/>
            <w:szCs w:val="24"/>
            <w:rtl/>
            <w:lang w:eastAsia="he-IL"/>
          </w:rPr>
          <w:t>הבדיקות</w:t>
        </w:r>
      </w:ins>
      <w:r w:rsidRPr="00D5041C">
        <w:rPr>
          <w:rFonts w:ascii="Times New Roman" w:eastAsia="Times New Roman" w:hAnsi="Times New Roman" w:cs="David"/>
          <w:sz w:val="24"/>
          <w:szCs w:val="24"/>
          <w:rtl/>
          <w:lang w:eastAsia="he-IL"/>
        </w:rPr>
        <w:t xml:space="preserve">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037799A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E4E5B49" w14:textId="0182CC08"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w:t>
      </w:r>
      <w:del w:id="161" w:author="Meryl Etman [2]" w:date="2023-01-24T15:52:00Z">
        <w:r w:rsidRPr="00D5041C" w:rsidDel="00F27F62">
          <w:rPr>
            <w:rFonts w:ascii="Times New Roman" w:eastAsia="Times New Roman" w:hAnsi="Times New Roman" w:cs="David"/>
            <w:sz w:val="24"/>
            <w:szCs w:val="24"/>
            <w:rtl/>
            <w:lang w:eastAsia="he-IL"/>
          </w:rPr>
          <w:delText xml:space="preserve">וכתבי כמויות </w:delText>
        </w:r>
      </w:del>
      <w:r w:rsidRPr="00D5041C">
        <w:rPr>
          <w:rFonts w:ascii="Times New Roman" w:eastAsia="Times New Roman" w:hAnsi="Times New Roman" w:cs="David"/>
          <w:sz w:val="24"/>
          <w:szCs w:val="24"/>
          <w:rtl/>
          <w:lang w:eastAsia="he-IL"/>
        </w:rPr>
        <w:t xml:space="preserve">המתאימים למפרטים הכלליים </w:t>
      </w:r>
      <w:del w:id="162" w:author="Meryl Etman [2]" w:date="2023-01-24T15:53:00Z">
        <w:r w:rsidRPr="00D5041C" w:rsidDel="00F27F62">
          <w:rPr>
            <w:rFonts w:ascii="Times New Roman" w:eastAsia="Times New Roman" w:hAnsi="Times New Roman" w:cs="David"/>
            <w:sz w:val="24"/>
            <w:szCs w:val="24"/>
            <w:rtl/>
            <w:lang w:eastAsia="he-IL"/>
          </w:rPr>
          <w:delText>ולכתבי הכמויות המקובלים על המזמין בצורה</w:delText>
        </w:r>
      </w:del>
      <w:r w:rsidRPr="00D5041C">
        <w:rPr>
          <w:rFonts w:ascii="Times New Roman" w:eastAsia="Times New Roman" w:hAnsi="Times New Roman" w:cs="David"/>
          <w:sz w:val="24"/>
          <w:szCs w:val="24"/>
          <w:rtl/>
          <w:lang w:eastAsia="he-IL"/>
        </w:rPr>
        <w:t xml:space="preserve">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מתקנים ומערכות, אף אם תוכננו ונערכו על ידי מי מהיועצים האחרים. </w:t>
      </w:r>
      <w:del w:id="163" w:author="Meryl Etman [2]" w:date="2023-01-24T15:53:00Z">
        <w:r w:rsidRPr="00D5041C" w:rsidDel="00F27F62">
          <w:rPr>
            <w:rFonts w:ascii="Times New Roman" w:eastAsia="Times New Roman" w:hAnsi="Times New Roman" w:cs="David"/>
            <w:sz w:val="24"/>
            <w:szCs w:val="24"/>
            <w:rtl/>
            <w:lang w:eastAsia="he-IL"/>
          </w:rPr>
          <w:delText>כתבי הכמויות יוכנו לפי מתכונת הנהוגה אצל המזמין של מכללי עבודות ו/או כמויות מפורטות למדידה. לפי דרישת המנהל יוכנו כתבי כמויות בחלוקה לפי אזורים.</w:delText>
        </w:r>
      </w:del>
    </w:p>
    <w:p w14:paraId="3F10C6A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1A2125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41A6FDD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E64A6E0" w14:textId="05DC636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r>
      <w:del w:id="164" w:author="Meryl Etman [2]" w:date="2023-01-24T15:53:00Z">
        <w:r w:rsidRPr="00D5041C" w:rsidDel="00F27F62">
          <w:rPr>
            <w:rFonts w:ascii="Times New Roman" w:eastAsia="Times New Roman" w:hAnsi="Times New Roman" w:cs="David"/>
            <w:sz w:val="24"/>
            <w:szCs w:val="24"/>
            <w:rtl/>
            <w:lang w:eastAsia="he-IL"/>
          </w:rPr>
          <w:delText>כתבי הכמויות יוכנו באמצעות תוכנה לכתבי כמויות "סופר מכרז" והניתנת להמרה גם לתוכנות אחרות לכתבי כמויות ע"ג דיסקט ובתדפיס</w:delText>
        </w:r>
      </w:del>
      <w:ins w:id="165" w:author="Meryl Etman [2]" w:date="2023-01-24T15:53:00Z">
        <w:r w:rsidR="00F27F62">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sz w:val="24"/>
          <w:szCs w:val="24"/>
          <w:rtl/>
          <w:lang w:eastAsia="he-IL"/>
        </w:rPr>
        <w:t>.</w:t>
      </w:r>
    </w:p>
    <w:p w14:paraId="3662C42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60BF1C6"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1346F819"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24A88F48"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718D7979"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5B79F943" w14:textId="07CFB811"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w:t>
      </w:r>
      <w:del w:id="166" w:author="Meryl Etman [2]" w:date="2023-01-24T15:53:00Z">
        <w:r w:rsidRPr="00D5041C" w:rsidDel="00F27F62">
          <w:rPr>
            <w:rFonts w:ascii="Times New Roman" w:eastAsia="Times New Roman" w:hAnsi="Times New Roman" w:cs="David"/>
            <w:sz w:val="24"/>
            <w:szCs w:val="24"/>
            <w:rtl/>
            <w:lang w:eastAsia="he-IL"/>
          </w:rPr>
          <w:delText xml:space="preserve"> וכתבי הכמויות</w:delText>
        </w:r>
      </w:del>
      <w:r w:rsidRPr="00D5041C">
        <w:rPr>
          <w:rFonts w:ascii="Times New Roman" w:eastAsia="Times New Roman" w:hAnsi="Times New Roman" w:cs="David"/>
          <w:sz w:val="24"/>
          <w:szCs w:val="24"/>
          <w:rtl/>
          <w:lang w:eastAsia="he-IL"/>
        </w:rPr>
        <w:t>, תוך ציון מדד המחירים לצרכן, הידוע במועד הכנת האומדן.</w:t>
      </w:r>
    </w:p>
    <w:p w14:paraId="715C652A"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00A1F6B2"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6081B6A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48C9A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626E198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D68A6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587EE3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CA0C7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644E222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82017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2A7F52B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958641"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104C5FE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07F72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15A1BC5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C3CE70"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0AD3A7A9"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4D3B35E"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78950718"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083E1DEE"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520EF0D4" w14:textId="6B5D768F"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w:t>
      </w:r>
      <w:del w:id="167" w:author="Meryl Etman [2]" w:date="2023-01-24T15:54:00Z">
        <w:r w:rsidRPr="00D5041C" w:rsidDel="00F27F62">
          <w:rPr>
            <w:rFonts w:ascii="Times New Roman" w:eastAsia="Times New Roman" w:hAnsi="Times New Roman" w:cs="David"/>
            <w:sz w:val="24"/>
            <w:szCs w:val="24"/>
            <w:rtl/>
            <w:lang w:eastAsia="he-IL"/>
          </w:rPr>
          <w:delText xml:space="preserve">וכתב הכמויות </w:delText>
        </w:r>
      </w:del>
      <w:r w:rsidRPr="00D5041C">
        <w:rPr>
          <w:rFonts w:ascii="Times New Roman" w:eastAsia="Times New Roman" w:hAnsi="Times New Roman" w:cs="David"/>
          <w:sz w:val="24"/>
          <w:szCs w:val="24"/>
          <w:rtl/>
          <w:lang w:eastAsia="he-IL"/>
        </w:rPr>
        <w:t>בהתאמה לחשבון ולחריגים.</w:t>
      </w:r>
    </w:p>
    <w:p w14:paraId="2239C5CA"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1D65A8E2" w14:textId="2B74F90D"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r>
      <w:del w:id="168" w:author="Meryl Etman [2]" w:date="2023-01-24T15:56:00Z">
        <w:r w:rsidRPr="00D5041C" w:rsidDel="00F27F62">
          <w:rPr>
            <w:rFonts w:ascii="Times New Roman" w:eastAsia="Times New Roman" w:hAnsi="Times New Roman" w:cs="David"/>
            <w:sz w:val="24"/>
            <w:szCs w:val="24"/>
            <w:rtl/>
            <w:lang w:eastAsia="he-IL"/>
          </w:rPr>
          <w:delText>הכנת תכניות הביצוע על רקע התכנית המקורית תוך ציון כל השינויים שחלו בזמן הביצוע לפי תכנית מדידות</w:delText>
        </w:r>
      </w:del>
      <w:ins w:id="169" w:author="Meryl Etman [2]" w:date="2023-01-24T15:56:00Z">
        <w:r w:rsidR="00F27F62">
          <w:rPr>
            <w:rFonts w:ascii="Times New Roman" w:eastAsia="Times New Roman" w:hAnsi="Times New Roman" w:cs="David" w:hint="cs"/>
            <w:sz w:val="24"/>
            <w:szCs w:val="24"/>
            <w:rtl/>
            <w:lang w:eastAsia="he-IL"/>
          </w:rPr>
          <w:t>בדיקת ואישור תכניות</w:t>
        </w:r>
      </w:ins>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w:t>
      </w:r>
      <w:del w:id="170" w:author="Meryl Etman [2]" w:date="2023-01-24T15:56:00Z">
        <w:r w:rsidRPr="00D5041C" w:rsidDel="00F27F62">
          <w:rPr>
            <w:rFonts w:ascii="Times New Roman" w:eastAsia="Times New Roman" w:hAnsi="Times New Roman" w:cs="David"/>
            <w:sz w:val="24"/>
            <w:szCs w:val="24"/>
            <w:rtl/>
            <w:lang w:eastAsia="he-IL"/>
          </w:rPr>
          <w:delText>שתימסר ע"י הקבלן המבצע למתכנן, ומסירתה למזמין ע"ג דיסקט</w:delText>
        </w:r>
      </w:del>
      <w:ins w:id="171" w:author="Meryl Etman [2]" w:date="2023-01-24T15:56:00Z">
        <w:r w:rsidR="00F27F62">
          <w:rPr>
            <w:rFonts w:ascii="Times New Roman" w:eastAsia="Times New Roman" w:hAnsi="Times New Roman" w:cs="David" w:hint="cs"/>
            <w:sz w:val="24"/>
            <w:szCs w:val="24"/>
            <w:rtl/>
            <w:lang w:eastAsia="he-IL"/>
          </w:rPr>
          <w:t>שיוכנו על ידי הקבלן המבצע</w:t>
        </w:r>
      </w:ins>
      <w:r w:rsidRPr="00D5041C">
        <w:rPr>
          <w:rFonts w:ascii="Times New Roman" w:eastAsia="Times New Roman" w:hAnsi="Times New Roman" w:cs="David"/>
          <w:sz w:val="24"/>
          <w:szCs w:val="24"/>
          <w:rtl/>
          <w:lang w:eastAsia="he-IL"/>
        </w:rPr>
        <w:t>.</w:t>
      </w:r>
    </w:p>
    <w:p w14:paraId="600C990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5E58755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029A80D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7C4DAA11"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4A8258F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059B15C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99E5EC9"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3BA71E69"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546705F"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4A51B84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C16D4AE"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52E9F818"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74DF853C"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3E074ACE"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38CD8BF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408049D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149EA52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2532013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0A664C9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195F98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419194D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908DBAC"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33E012DA"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364005F8"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5131CD97"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7EA8F32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3285A63E" w14:textId="7E278F6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del w:id="172" w:author="Meryl Etman [2]" w:date="2023-01-24T15:57:00Z">
        <w:r w:rsidRPr="00D5041C" w:rsidDel="00F27F62">
          <w:rPr>
            <w:rFonts w:ascii="Times New Roman" w:eastAsia="Times New Roman" w:hAnsi="Times New Roman" w:cs="David"/>
            <w:sz w:val="24"/>
            <w:szCs w:val="24"/>
            <w:rtl/>
            <w:lang w:eastAsia="he-IL"/>
          </w:rPr>
          <w:delText>צילום פנים המתקן.</w:delText>
        </w:r>
      </w:del>
    </w:p>
    <w:p w14:paraId="4C47687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A7FBC87"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41706753"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1038C4A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6CDD0AE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76F8A17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3B56AF1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787D801"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01765F41"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530FFA1"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33CB941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FDEC99"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5F6A736C"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11DAE38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1557290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BCEB95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54A9A58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404B9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C9FC88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8DBB3A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87459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3856F6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0E6E4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1AA2AD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3A035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749E47B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7330D86"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7C9AD53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F2DC2C"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31F5768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0D1CEA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BF17E75" w14:textId="5E3ABF84" w:rsidR="00D5041C" w:rsidRDefault="00D5041C" w:rsidP="00D5041C">
      <w:pPr>
        <w:widowControl w:val="0"/>
        <w:numPr>
          <w:ilvl w:val="0"/>
          <w:numId w:val="7"/>
        </w:numPr>
        <w:spacing w:before="0" w:beforeAutospacing="0" w:after="0" w:afterAutospacing="0" w:line="240" w:lineRule="auto"/>
        <w:jc w:val="both"/>
        <w:rPr>
          <w:ins w:id="173" w:author="Meryl Etman [2]" w:date="2022-11-28T15:27:00Z"/>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0ED210C9" w14:textId="77777777" w:rsidR="00340BEA" w:rsidRPr="00D5041C" w:rsidRDefault="00340BEA">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Change w:id="174" w:author="Meryl Etman [2]" w:date="2022-11-28T15:27:00Z">
          <w:pPr>
            <w:widowControl w:val="0"/>
            <w:numPr>
              <w:numId w:val="7"/>
            </w:numPr>
            <w:tabs>
              <w:tab w:val="num" w:pos="720"/>
            </w:tabs>
            <w:spacing w:before="0" w:beforeAutospacing="0" w:after="0" w:afterAutospacing="0" w:line="240" w:lineRule="auto"/>
            <w:ind w:left="720" w:hanging="720"/>
            <w:jc w:val="both"/>
          </w:pPr>
        </w:pPrChange>
      </w:pPr>
    </w:p>
    <w:p w14:paraId="7A8D4BA2" w14:textId="63A1EC0E" w:rsidR="00D5041C" w:rsidRDefault="00D5041C" w:rsidP="00340BEA">
      <w:pPr>
        <w:pStyle w:val="ListParagraph"/>
        <w:widowControl w:val="0"/>
        <w:numPr>
          <w:ilvl w:val="1"/>
          <w:numId w:val="31"/>
        </w:numPr>
        <w:tabs>
          <w:tab w:val="left" w:pos="656"/>
        </w:tabs>
        <w:spacing w:before="0" w:beforeAutospacing="0" w:after="0" w:afterAutospacing="0" w:line="240" w:lineRule="auto"/>
        <w:jc w:val="both"/>
        <w:rPr>
          <w:ins w:id="175" w:author="Meryl Etman [2]" w:date="2022-11-28T15:28:00Z"/>
          <w:rFonts w:ascii="Times New Roman" w:eastAsia="Times New Roman" w:hAnsi="Times New Roman" w:cs="David"/>
          <w:sz w:val="24"/>
          <w:szCs w:val="24"/>
          <w:lang w:eastAsia="he-IL"/>
        </w:rPr>
      </w:pPr>
      <w:r w:rsidRPr="00340BEA">
        <w:rPr>
          <w:rFonts w:ascii="Times New Roman" w:eastAsia="Times New Roman" w:hAnsi="Times New Roman" w:cs="David"/>
          <w:sz w:val="24"/>
          <w:szCs w:val="24"/>
          <w:rtl/>
          <w:lang w:eastAsia="he-IL"/>
          <w:rPrChange w:id="176" w:author="Meryl Etman [2]" w:date="2022-11-28T15:28:00Z">
            <w:rPr>
              <w:rtl/>
              <w:lang w:eastAsia="he-IL"/>
            </w:rPr>
          </w:rPrChange>
        </w:rPr>
        <w:t xml:space="preserve">סכום קבוע ומוחלט של </w:t>
      </w:r>
      <w:del w:id="177" w:author="Meryl Etman [2]" w:date="2022-11-28T15:26:00Z">
        <w:r w:rsidRPr="00340BEA" w:rsidDel="00340BEA">
          <w:rPr>
            <w:rFonts w:ascii="Times New Roman" w:eastAsia="Times New Roman" w:hAnsi="Times New Roman" w:cs="David"/>
            <w:sz w:val="24"/>
            <w:szCs w:val="24"/>
            <w:rtl/>
            <w:lang w:eastAsia="he-IL"/>
            <w:rPrChange w:id="178" w:author="Meryl Etman [2]" w:date="2022-11-28T15:28:00Z">
              <w:rPr>
                <w:rtl/>
                <w:lang w:eastAsia="he-IL"/>
              </w:rPr>
            </w:rPrChange>
          </w:rPr>
          <w:delText xml:space="preserve">____ </w:delText>
        </w:r>
      </w:del>
      <w:ins w:id="179" w:author="Meryl Etman [2]" w:date="2022-11-28T15:26:00Z">
        <w:r w:rsidR="00340BEA" w:rsidRPr="00340BEA">
          <w:rPr>
            <w:rFonts w:ascii="Times New Roman" w:eastAsia="Times New Roman" w:hAnsi="Times New Roman" w:cs="David"/>
            <w:sz w:val="24"/>
            <w:szCs w:val="24"/>
            <w:rtl/>
            <w:lang w:eastAsia="he-IL"/>
            <w:rPrChange w:id="180" w:author="Meryl Etman [2]" w:date="2022-11-28T15:28:00Z">
              <w:rPr>
                <w:rtl/>
                <w:lang w:eastAsia="he-IL"/>
              </w:rPr>
            </w:rPrChange>
          </w:rPr>
          <w:t xml:space="preserve">1,400 </w:t>
        </w:r>
      </w:ins>
      <w:r w:rsidRPr="00340BEA">
        <w:rPr>
          <w:rFonts w:ascii="Times New Roman" w:eastAsia="Times New Roman" w:hAnsi="Times New Roman" w:cs="David" w:hint="eastAsia"/>
          <w:sz w:val="24"/>
          <w:szCs w:val="24"/>
          <w:rtl/>
          <w:lang w:eastAsia="he-IL"/>
          <w:rPrChange w:id="181" w:author="Meryl Etman [2]" w:date="2022-11-28T15:28:00Z">
            <w:rPr>
              <w:rFonts w:hint="eastAsia"/>
              <w:rtl/>
              <w:lang w:eastAsia="he-IL"/>
            </w:rPr>
          </w:rPrChange>
        </w:rPr>
        <w:t>₪</w:t>
      </w:r>
      <w:r w:rsidRPr="00340BEA">
        <w:rPr>
          <w:rFonts w:ascii="Times New Roman" w:eastAsia="Times New Roman" w:hAnsi="Times New Roman" w:cs="David"/>
          <w:sz w:val="24"/>
          <w:szCs w:val="24"/>
          <w:rtl/>
          <w:lang w:eastAsia="he-IL"/>
          <w:rPrChange w:id="182" w:author="Meryl Etman [2]" w:date="2022-11-28T15:28:00Z">
            <w:rPr>
              <w:rtl/>
              <w:lang w:eastAsia="he-IL"/>
            </w:rPr>
          </w:rPrChange>
        </w:rPr>
        <w:t xml:space="preserve"> /יח"ד  ₪ (במילים: </w:t>
      </w:r>
      <w:del w:id="183" w:author="Meryl Etman [2]" w:date="2022-11-28T15:26:00Z">
        <w:r w:rsidRPr="00340BEA" w:rsidDel="00340BEA">
          <w:rPr>
            <w:rFonts w:ascii="Times New Roman" w:eastAsia="Times New Roman" w:hAnsi="Times New Roman" w:cs="David" w:hint="eastAsia"/>
            <w:sz w:val="24"/>
            <w:szCs w:val="24"/>
            <w:rtl/>
            <w:lang w:eastAsia="he-IL"/>
            <w:rPrChange w:id="184" w:author="Meryl Etman [2]" w:date="2022-11-28T15:28:00Z">
              <w:rPr>
                <w:rFonts w:hint="eastAsia"/>
                <w:rtl/>
                <w:lang w:eastAsia="he-IL"/>
              </w:rPr>
            </w:rPrChange>
          </w:rPr>
          <w:delText>שבע</w:delText>
        </w:r>
        <w:r w:rsidRPr="00340BEA" w:rsidDel="00340BEA">
          <w:rPr>
            <w:rFonts w:ascii="Times New Roman" w:eastAsia="Times New Roman" w:hAnsi="Times New Roman" w:cs="David"/>
            <w:sz w:val="24"/>
            <w:szCs w:val="24"/>
            <w:rtl/>
            <w:lang w:eastAsia="he-IL"/>
            <w:rPrChange w:id="185" w:author="Meryl Etman [2]" w:date="2022-11-28T15:28:00Z">
              <w:rPr>
                <w:rtl/>
                <w:lang w:eastAsia="he-IL"/>
              </w:rPr>
            </w:rPrChange>
          </w:rPr>
          <w:delText xml:space="preserve"> </w:delText>
        </w:r>
        <w:r w:rsidRPr="00340BEA" w:rsidDel="00340BEA">
          <w:rPr>
            <w:rFonts w:ascii="Times New Roman" w:eastAsia="Times New Roman" w:hAnsi="Times New Roman" w:cs="David" w:hint="eastAsia"/>
            <w:sz w:val="24"/>
            <w:szCs w:val="24"/>
            <w:rtl/>
            <w:lang w:eastAsia="he-IL"/>
            <w:rPrChange w:id="186" w:author="Meryl Etman [2]" w:date="2022-11-28T15:28:00Z">
              <w:rPr>
                <w:rFonts w:hint="eastAsia"/>
                <w:rtl/>
                <w:lang w:eastAsia="he-IL"/>
              </w:rPr>
            </w:rPrChange>
          </w:rPr>
          <w:delText>מאות</w:delText>
        </w:r>
        <w:r w:rsidRPr="00340BEA" w:rsidDel="00340BEA">
          <w:rPr>
            <w:rFonts w:ascii="Times New Roman" w:eastAsia="Times New Roman" w:hAnsi="Times New Roman" w:cs="David"/>
            <w:sz w:val="24"/>
            <w:szCs w:val="24"/>
            <w:rtl/>
            <w:lang w:eastAsia="he-IL"/>
            <w:rPrChange w:id="187" w:author="Meryl Etman [2]" w:date="2022-11-28T15:28:00Z">
              <w:rPr>
                <w:rtl/>
                <w:lang w:eastAsia="he-IL"/>
              </w:rPr>
            </w:rPrChange>
          </w:rPr>
          <w:delText xml:space="preserve"> </w:delText>
        </w:r>
        <w:r w:rsidRPr="00340BEA" w:rsidDel="00340BEA">
          <w:rPr>
            <w:rFonts w:ascii="Times New Roman" w:eastAsia="Times New Roman" w:hAnsi="Times New Roman" w:cs="David" w:hint="eastAsia"/>
            <w:sz w:val="24"/>
            <w:szCs w:val="24"/>
            <w:rtl/>
            <w:lang w:eastAsia="he-IL"/>
            <w:rPrChange w:id="188" w:author="Meryl Etman [2]" w:date="2022-11-28T15:28:00Z">
              <w:rPr>
                <w:rFonts w:hint="eastAsia"/>
                <w:rtl/>
                <w:lang w:eastAsia="he-IL"/>
              </w:rPr>
            </w:rPrChange>
          </w:rPr>
          <w:delText>שישים</w:delText>
        </w:r>
      </w:del>
      <w:ins w:id="189" w:author="Meryl Etman [2]" w:date="2022-11-28T15:26:00Z">
        <w:r w:rsidR="00340BEA" w:rsidRPr="00340BEA">
          <w:rPr>
            <w:rFonts w:ascii="Times New Roman" w:eastAsia="Times New Roman" w:hAnsi="Times New Roman" w:cs="David" w:hint="eastAsia"/>
            <w:sz w:val="24"/>
            <w:szCs w:val="24"/>
            <w:rtl/>
            <w:lang w:eastAsia="he-IL"/>
            <w:rPrChange w:id="190" w:author="Meryl Etman [2]" w:date="2022-11-28T15:28:00Z">
              <w:rPr>
                <w:rFonts w:hint="eastAsia"/>
                <w:rtl/>
                <w:lang w:eastAsia="he-IL"/>
              </w:rPr>
            </w:rPrChange>
          </w:rPr>
          <w:t>אלף</w:t>
        </w:r>
        <w:r w:rsidR="00340BEA" w:rsidRPr="00340BEA">
          <w:rPr>
            <w:rFonts w:ascii="Times New Roman" w:eastAsia="Times New Roman" w:hAnsi="Times New Roman" w:cs="David"/>
            <w:sz w:val="24"/>
            <w:szCs w:val="24"/>
            <w:rtl/>
            <w:lang w:eastAsia="he-IL"/>
            <w:rPrChange w:id="191" w:author="Meryl Etman [2]" w:date="2022-11-28T15:28:00Z">
              <w:rPr>
                <w:rtl/>
                <w:lang w:eastAsia="he-IL"/>
              </w:rPr>
            </w:rPrChange>
          </w:rPr>
          <w:t xml:space="preserve"> </w:t>
        </w:r>
        <w:r w:rsidR="00340BEA" w:rsidRPr="00340BEA">
          <w:rPr>
            <w:rFonts w:ascii="Times New Roman" w:eastAsia="Times New Roman" w:hAnsi="Times New Roman" w:cs="David" w:hint="eastAsia"/>
            <w:sz w:val="24"/>
            <w:szCs w:val="24"/>
            <w:rtl/>
            <w:lang w:eastAsia="he-IL"/>
            <w:rPrChange w:id="192" w:author="Meryl Etman [2]" w:date="2022-11-28T15:28:00Z">
              <w:rPr>
                <w:rFonts w:hint="eastAsia"/>
                <w:rtl/>
                <w:lang w:eastAsia="he-IL"/>
              </w:rPr>
            </w:rPrChange>
          </w:rPr>
          <w:t>וארבע</w:t>
        </w:r>
        <w:r w:rsidR="00340BEA" w:rsidRPr="00340BEA">
          <w:rPr>
            <w:rFonts w:ascii="Times New Roman" w:eastAsia="Times New Roman" w:hAnsi="Times New Roman" w:cs="David"/>
            <w:sz w:val="24"/>
            <w:szCs w:val="24"/>
            <w:rtl/>
            <w:lang w:eastAsia="he-IL"/>
            <w:rPrChange w:id="193" w:author="Meryl Etman [2]" w:date="2022-11-28T15:28:00Z">
              <w:rPr>
                <w:rtl/>
                <w:lang w:eastAsia="he-IL"/>
              </w:rPr>
            </w:rPrChange>
          </w:rPr>
          <w:t xml:space="preserve"> </w:t>
        </w:r>
        <w:r w:rsidR="00340BEA" w:rsidRPr="00340BEA">
          <w:rPr>
            <w:rFonts w:ascii="Times New Roman" w:eastAsia="Times New Roman" w:hAnsi="Times New Roman" w:cs="David" w:hint="eastAsia"/>
            <w:sz w:val="24"/>
            <w:szCs w:val="24"/>
            <w:rtl/>
            <w:lang w:eastAsia="he-IL"/>
            <w:rPrChange w:id="194" w:author="Meryl Etman [2]" w:date="2022-11-28T15:28:00Z">
              <w:rPr>
                <w:rFonts w:hint="eastAsia"/>
                <w:rtl/>
                <w:lang w:eastAsia="he-IL"/>
              </w:rPr>
            </w:rPrChange>
          </w:rPr>
          <w:t>מאות</w:t>
        </w:r>
      </w:ins>
      <w:r w:rsidRPr="00340BEA">
        <w:rPr>
          <w:rFonts w:ascii="Times New Roman" w:eastAsia="Times New Roman" w:hAnsi="Times New Roman" w:cs="David"/>
          <w:sz w:val="24"/>
          <w:szCs w:val="24"/>
          <w:rtl/>
          <w:lang w:eastAsia="he-IL"/>
          <w:rPrChange w:id="195" w:author="Meryl Etman [2]" w:date="2022-11-28T15:28:00Z">
            <w:rPr>
              <w:rtl/>
              <w:lang w:eastAsia="he-IL"/>
            </w:rPr>
          </w:rPrChange>
        </w:rPr>
        <w:t xml:space="preserve"> </w:t>
      </w:r>
      <w:del w:id="196" w:author="Meryl Etman [2]" w:date="2022-11-28T15:26:00Z">
        <w:r w:rsidRPr="00340BEA" w:rsidDel="00340BEA">
          <w:rPr>
            <w:rFonts w:ascii="Times New Roman" w:eastAsia="Times New Roman" w:hAnsi="Times New Roman" w:cs="David"/>
            <w:sz w:val="24"/>
            <w:szCs w:val="24"/>
            <w:rtl/>
            <w:lang w:eastAsia="he-IL"/>
            <w:rPrChange w:id="197" w:author="Meryl Etman [2]" w:date="2022-11-28T15:28:00Z">
              <w:rPr>
                <w:rtl/>
                <w:lang w:eastAsia="he-IL"/>
              </w:rPr>
            </w:rPrChange>
          </w:rPr>
          <w:delText xml:space="preserve"> ש"ח</w:delText>
        </w:r>
      </w:del>
      <w:ins w:id="198" w:author="Meryl Etman [2]" w:date="2022-11-28T15:26:00Z">
        <w:r w:rsidR="00340BEA" w:rsidRPr="00340BEA">
          <w:rPr>
            <w:rFonts w:ascii="Times New Roman" w:eastAsia="Times New Roman" w:hAnsi="Times New Roman" w:cs="David" w:hint="eastAsia"/>
            <w:sz w:val="24"/>
            <w:szCs w:val="24"/>
            <w:rtl/>
            <w:lang w:eastAsia="he-IL"/>
            <w:rPrChange w:id="199" w:author="Meryl Etman [2]" w:date="2022-11-28T15:28:00Z">
              <w:rPr>
                <w:rFonts w:hint="eastAsia"/>
                <w:rtl/>
                <w:lang w:eastAsia="he-IL"/>
              </w:rPr>
            </w:rPrChange>
          </w:rPr>
          <w:t>₪</w:t>
        </w:r>
        <w:r w:rsidR="00340BEA" w:rsidRPr="00340BEA">
          <w:rPr>
            <w:rFonts w:ascii="Times New Roman" w:eastAsia="Times New Roman" w:hAnsi="Times New Roman" w:cs="David"/>
            <w:sz w:val="24"/>
            <w:szCs w:val="24"/>
            <w:rtl/>
            <w:lang w:eastAsia="he-IL"/>
            <w:rPrChange w:id="200" w:author="Meryl Etman [2]" w:date="2022-11-28T15:28:00Z">
              <w:rPr>
                <w:rtl/>
                <w:lang w:eastAsia="he-IL"/>
              </w:rPr>
            </w:rPrChange>
          </w:rPr>
          <w:t>/יח"ד</w:t>
        </w:r>
      </w:ins>
      <w:r w:rsidRPr="00340BEA">
        <w:rPr>
          <w:rFonts w:ascii="Times New Roman" w:eastAsia="Times New Roman" w:hAnsi="Times New Roman" w:cs="David"/>
          <w:sz w:val="24"/>
          <w:szCs w:val="24"/>
          <w:rtl/>
          <w:lang w:eastAsia="he-IL"/>
          <w:rPrChange w:id="201" w:author="Meryl Etman [2]" w:date="2022-11-28T15:28:00Z">
            <w:rPr>
              <w:rtl/>
              <w:lang w:eastAsia="he-IL"/>
            </w:rPr>
          </w:rPrChange>
        </w:rPr>
        <w:t>) .</w:t>
      </w:r>
    </w:p>
    <w:p w14:paraId="55E9BC30" w14:textId="77777777" w:rsidR="00340BEA" w:rsidRPr="00340BEA" w:rsidRDefault="00340BEA">
      <w:pPr>
        <w:pStyle w:val="ListParagraph"/>
        <w:widowControl w:val="0"/>
        <w:tabs>
          <w:tab w:val="left" w:pos="656"/>
        </w:tabs>
        <w:spacing w:before="0" w:beforeAutospacing="0" w:after="0" w:afterAutospacing="0" w:line="240" w:lineRule="auto"/>
        <w:ind w:left="1080"/>
        <w:jc w:val="both"/>
        <w:rPr>
          <w:rFonts w:ascii="Times New Roman" w:eastAsia="Times New Roman" w:hAnsi="Times New Roman" w:cs="David"/>
          <w:sz w:val="24"/>
          <w:szCs w:val="24"/>
          <w:lang w:eastAsia="he-IL"/>
          <w:rPrChange w:id="202" w:author="Meryl Etman [2]" w:date="2022-11-28T15:28:00Z">
            <w:rPr>
              <w:lang w:eastAsia="he-IL"/>
            </w:rPr>
          </w:rPrChange>
        </w:rPr>
        <w:pPrChange w:id="203" w:author="Meryl Etman [2]" w:date="2022-11-28T15:28:00Z">
          <w:pPr>
            <w:widowControl w:val="0"/>
            <w:numPr>
              <w:ilvl w:val="1"/>
              <w:numId w:val="7"/>
            </w:numPr>
            <w:tabs>
              <w:tab w:val="left" w:pos="656"/>
              <w:tab w:val="num" w:pos="1440"/>
            </w:tabs>
            <w:spacing w:before="0" w:beforeAutospacing="0" w:after="0" w:afterAutospacing="0" w:line="240" w:lineRule="auto"/>
            <w:ind w:left="1440" w:hanging="720"/>
            <w:jc w:val="both"/>
          </w:pPr>
        </w:pPrChange>
      </w:pPr>
    </w:p>
    <w:p w14:paraId="199B6CE1" w14:textId="1B8ECF4F" w:rsidR="00D5041C" w:rsidRPr="00D5041C" w:rsidDel="00340BEA" w:rsidRDefault="00D5041C" w:rsidP="00D5041C">
      <w:pPr>
        <w:widowControl w:val="0"/>
        <w:tabs>
          <w:tab w:val="left" w:pos="656"/>
        </w:tabs>
        <w:spacing w:before="0" w:beforeAutospacing="0" w:after="0" w:afterAutospacing="0" w:line="240" w:lineRule="auto"/>
        <w:ind w:left="656"/>
        <w:jc w:val="both"/>
        <w:rPr>
          <w:del w:id="204" w:author="Meryl Etman [2]" w:date="2022-11-28T15:28:00Z"/>
          <w:rFonts w:ascii="Times New Roman" w:eastAsia="Times New Roman" w:hAnsi="Times New Roman" w:cs="David"/>
          <w:sz w:val="24"/>
          <w:szCs w:val="24"/>
          <w:lang w:eastAsia="he-IL"/>
        </w:rPr>
      </w:pPr>
    </w:p>
    <w:p w14:paraId="7AACC448" w14:textId="4DB10864" w:rsidR="00D5041C" w:rsidRPr="00D5041C" w:rsidDel="00340BEA" w:rsidRDefault="00D5041C">
      <w:pPr>
        <w:widowControl w:val="0"/>
        <w:tabs>
          <w:tab w:val="left" w:pos="656"/>
          <w:tab w:val="num" w:pos="1507"/>
        </w:tabs>
        <w:spacing w:before="0" w:beforeAutospacing="0" w:after="0" w:afterAutospacing="0" w:line="240" w:lineRule="auto"/>
        <w:jc w:val="both"/>
        <w:rPr>
          <w:del w:id="205" w:author="Meryl Etman [2]" w:date="2022-11-28T15:28:00Z"/>
          <w:rFonts w:ascii="Times New Roman" w:eastAsia="Times New Roman" w:hAnsi="Times New Roman" w:cs="David"/>
          <w:sz w:val="24"/>
          <w:szCs w:val="24"/>
          <w:lang w:eastAsia="he-IL"/>
        </w:rPr>
        <w:pPrChange w:id="206" w:author="Meryl Etman [2]" w:date="2022-11-28T15:28:00Z">
          <w:pPr>
            <w:widowControl w:val="0"/>
            <w:numPr>
              <w:ilvl w:val="1"/>
              <w:numId w:val="7"/>
            </w:numPr>
            <w:tabs>
              <w:tab w:val="left" w:pos="656"/>
              <w:tab w:val="num" w:pos="1440"/>
              <w:tab w:val="num" w:pos="1507"/>
            </w:tabs>
            <w:spacing w:before="0" w:beforeAutospacing="0" w:after="0" w:afterAutospacing="0" w:line="240" w:lineRule="auto"/>
            <w:ind w:left="1440" w:hanging="720"/>
            <w:jc w:val="both"/>
          </w:pPr>
        </w:pPrChange>
      </w:pPr>
      <w:del w:id="207" w:author="Meryl Etman [2]" w:date="2022-11-28T15:28:00Z">
        <w:r w:rsidRPr="00D5041C" w:rsidDel="00340BEA">
          <w:rPr>
            <w:rFonts w:ascii="Times New Roman" w:eastAsia="Times New Roman" w:hAnsi="Times New Roman" w:cs="David"/>
            <w:sz w:val="24"/>
            <w:szCs w:val="24"/>
            <w:rtl/>
            <w:lang w:eastAsia="he-IL"/>
          </w:rPr>
          <w:delText xml:space="preserve">סכום קבוע ומוחלט של </w:delText>
        </w:r>
        <w:r w:rsidR="003B1029" w:rsidRPr="003B1029" w:rsidDel="00340BEA">
          <w:rPr>
            <w:rFonts w:ascii="Times New Roman" w:eastAsia="Times New Roman" w:hAnsi="Times New Roman" w:cs="David" w:hint="cs"/>
            <w:sz w:val="24"/>
            <w:szCs w:val="24"/>
            <w:u w:val="single"/>
            <w:rtl/>
            <w:lang w:eastAsia="he-IL"/>
          </w:rPr>
          <w:delText xml:space="preserve">            </w:delText>
        </w:r>
        <w:r w:rsidR="003B1029" w:rsidDel="00340BEA">
          <w:rPr>
            <w:rFonts w:ascii="Times New Roman" w:eastAsia="Times New Roman" w:hAnsi="Times New Roman" w:cs="David" w:hint="cs"/>
            <w:sz w:val="24"/>
            <w:szCs w:val="24"/>
            <w:rtl/>
            <w:lang w:eastAsia="he-IL"/>
          </w:rPr>
          <w:delText xml:space="preserve"> </w:delText>
        </w:r>
        <w:r w:rsidRPr="00D5041C" w:rsidDel="00340BEA">
          <w:rPr>
            <w:rFonts w:ascii="Times New Roman" w:eastAsia="Times New Roman" w:hAnsi="Times New Roman" w:cs="David" w:hint="cs"/>
            <w:sz w:val="24"/>
            <w:szCs w:val="24"/>
            <w:rtl/>
            <w:lang w:eastAsia="he-IL"/>
          </w:rPr>
          <w:delText xml:space="preserve">₪/מ"ר  </w:delText>
        </w:r>
        <w:r w:rsidRPr="00D5041C" w:rsidDel="00340BEA">
          <w:rPr>
            <w:rFonts w:ascii="Times New Roman" w:eastAsia="Times New Roman" w:hAnsi="Times New Roman" w:cs="David"/>
            <w:sz w:val="24"/>
            <w:szCs w:val="24"/>
            <w:rtl/>
            <w:lang w:eastAsia="he-IL"/>
          </w:rPr>
          <w:delText xml:space="preserve"> ₪ (במילים: </w:delText>
        </w:r>
        <w:r w:rsidR="0011634B" w:rsidRPr="0011634B" w:rsidDel="00340BEA">
          <w:rPr>
            <w:rFonts w:ascii="Times New Roman" w:eastAsia="Times New Roman" w:hAnsi="Times New Roman" w:cs="David" w:hint="cs"/>
            <w:sz w:val="24"/>
            <w:szCs w:val="24"/>
            <w:u w:val="single"/>
            <w:rtl/>
            <w:lang w:eastAsia="he-IL"/>
          </w:rPr>
          <w:delText xml:space="preserve">    </w:delText>
        </w:r>
        <w:r w:rsidR="0011634B" w:rsidDel="00340BEA">
          <w:rPr>
            <w:rFonts w:ascii="Times New Roman" w:eastAsia="Times New Roman" w:hAnsi="Times New Roman" w:cs="David" w:hint="cs"/>
            <w:sz w:val="24"/>
            <w:szCs w:val="24"/>
            <w:u w:val="single"/>
            <w:rtl/>
            <w:lang w:eastAsia="he-IL"/>
          </w:rPr>
          <w:delText xml:space="preserve">          </w:delText>
        </w:r>
        <w:r w:rsidR="0011634B" w:rsidRPr="0011634B" w:rsidDel="00340BEA">
          <w:rPr>
            <w:rFonts w:ascii="Times New Roman" w:eastAsia="Times New Roman" w:hAnsi="Times New Roman" w:cs="David" w:hint="cs"/>
            <w:sz w:val="24"/>
            <w:szCs w:val="24"/>
            <w:u w:val="single"/>
            <w:rtl/>
            <w:lang w:eastAsia="he-IL"/>
          </w:rPr>
          <w:delText xml:space="preserve">                   </w:delText>
        </w:r>
        <w:r w:rsidRPr="00D5041C" w:rsidDel="00340BEA">
          <w:rPr>
            <w:rFonts w:ascii="Times New Roman" w:eastAsia="Times New Roman" w:hAnsi="Times New Roman" w:cs="David" w:hint="cs"/>
            <w:sz w:val="24"/>
            <w:szCs w:val="24"/>
            <w:rtl/>
            <w:lang w:eastAsia="he-IL"/>
          </w:rPr>
          <w:delText xml:space="preserve"> </w:delText>
        </w:r>
        <w:r w:rsidR="0011634B" w:rsidDel="00340BEA">
          <w:rPr>
            <w:rFonts w:ascii="Times New Roman" w:eastAsia="Times New Roman" w:hAnsi="Times New Roman" w:cs="David" w:hint="cs"/>
            <w:sz w:val="24"/>
            <w:szCs w:val="24"/>
            <w:rtl/>
            <w:lang w:eastAsia="he-IL"/>
          </w:rPr>
          <w:delText>ש"ח</w:delText>
        </w:r>
        <w:r w:rsidRPr="00D5041C" w:rsidDel="00340BEA">
          <w:rPr>
            <w:rFonts w:ascii="Times New Roman" w:eastAsia="Times New Roman" w:hAnsi="Times New Roman" w:cs="David" w:hint="cs"/>
            <w:sz w:val="24"/>
            <w:szCs w:val="24"/>
            <w:rtl/>
            <w:lang w:eastAsia="he-IL"/>
          </w:rPr>
          <w:delText xml:space="preserve">/למ"ר </w:delText>
        </w:r>
        <w:r w:rsidRPr="00D5041C" w:rsidDel="00340BEA">
          <w:rPr>
            <w:rFonts w:ascii="Times New Roman" w:eastAsia="Times New Roman" w:hAnsi="Times New Roman" w:cs="David"/>
            <w:sz w:val="24"/>
            <w:szCs w:val="24"/>
            <w:rtl/>
            <w:lang w:eastAsia="he-IL"/>
          </w:rPr>
          <w:delText xml:space="preserve">) לכל </w:delText>
        </w:r>
        <w:r w:rsidRPr="00D5041C" w:rsidDel="00340BEA">
          <w:rPr>
            <w:rFonts w:ascii="Times New Roman" w:eastAsia="Times New Roman" w:hAnsi="Times New Roman" w:cs="David" w:hint="cs"/>
            <w:sz w:val="24"/>
            <w:szCs w:val="24"/>
            <w:rtl/>
            <w:lang w:eastAsia="he-IL"/>
          </w:rPr>
          <w:delText>שטחי השירות במבנה , בשטחי השירות הבנוי והמקורה.</w:delText>
        </w:r>
      </w:del>
    </w:p>
    <w:p w14:paraId="50F30879" w14:textId="67461F44" w:rsidR="00D5041C" w:rsidRPr="00D5041C" w:rsidDel="00340BEA" w:rsidRDefault="00D5041C">
      <w:pPr>
        <w:widowControl w:val="0"/>
        <w:tabs>
          <w:tab w:val="left" w:pos="656"/>
          <w:tab w:val="num" w:pos="1507"/>
        </w:tabs>
        <w:spacing w:before="0" w:beforeAutospacing="0" w:after="0" w:afterAutospacing="0" w:line="240" w:lineRule="auto"/>
        <w:jc w:val="both"/>
        <w:rPr>
          <w:del w:id="208" w:author="Meryl Etman [2]" w:date="2022-11-28T15:28:00Z"/>
          <w:rFonts w:ascii="Times New Roman" w:eastAsia="Times New Roman" w:hAnsi="Times New Roman" w:cs="David"/>
          <w:sz w:val="24"/>
          <w:szCs w:val="24"/>
          <w:rtl/>
          <w:lang w:eastAsia="he-IL"/>
        </w:rPr>
        <w:pPrChange w:id="209" w:author="Meryl Etman [2]" w:date="2022-11-28T15:28:00Z">
          <w:pPr>
            <w:widowControl w:val="0"/>
            <w:tabs>
              <w:tab w:val="left" w:pos="656"/>
            </w:tabs>
            <w:spacing w:before="0" w:beforeAutospacing="0" w:after="0" w:afterAutospacing="0" w:line="240" w:lineRule="auto"/>
            <w:jc w:val="both"/>
          </w:pPr>
        </w:pPrChange>
      </w:pPr>
    </w:p>
    <w:p w14:paraId="1698EFCA" w14:textId="1B9BD16D" w:rsidR="00D5041C" w:rsidRPr="00D5041C" w:rsidDel="00340BEA" w:rsidRDefault="00D5041C">
      <w:pPr>
        <w:widowControl w:val="0"/>
        <w:tabs>
          <w:tab w:val="left" w:pos="656"/>
          <w:tab w:val="num" w:pos="1507"/>
        </w:tabs>
        <w:spacing w:before="0" w:beforeAutospacing="0" w:after="0" w:afterAutospacing="0" w:line="240" w:lineRule="auto"/>
        <w:jc w:val="both"/>
        <w:rPr>
          <w:del w:id="210" w:author="Meryl Etman [2]" w:date="2022-11-28T15:28:00Z"/>
          <w:rFonts w:ascii="Times New Roman" w:eastAsia="Times New Roman" w:hAnsi="Times New Roman" w:cs="David"/>
          <w:sz w:val="24"/>
          <w:szCs w:val="24"/>
          <w:lang w:eastAsia="he-IL"/>
        </w:rPr>
        <w:pPrChange w:id="211" w:author="Meryl Etman [2]" w:date="2022-11-28T15:28:00Z">
          <w:pPr>
            <w:widowControl w:val="0"/>
            <w:numPr>
              <w:ilvl w:val="1"/>
              <w:numId w:val="7"/>
            </w:numPr>
            <w:tabs>
              <w:tab w:val="left" w:pos="656"/>
              <w:tab w:val="num" w:pos="1440"/>
              <w:tab w:val="num" w:pos="1507"/>
            </w:tabs>
            <w:spacing w:before="0" w:beforeAutospacing="0" w:after="0" w:afterAutospacing="0" w:line="240" w:lineRule="auto"/>
            <w:ind w:left="1440" w:hanging="720"/>
            <w:jc w:val="both"/>
          </w:pPr>
        </w:pPrChange>
      </w:pPr>
      <w:del w:id="212" w:author="Meryl Etman [2]" w:date="2022-11-28T15:28:00Z">
        <w:r w:rsidRPr="00D5041C" w:rsidDel="00340BEA">
          <w:rPr>
            <w:rFonts w:ascii="Times New Roman" w:eastAsia="Times New Roman" w:hAnsi="Times New Roman" w:cs="David"/>
            <w:sz w:val="24"/>
            <w:szCs w:val="24"/>
            <w:rtl/>
            <w:lang w:eastAsia="he-IL"/>
          </w:rPr>
          <w:delText xml:space="preserve">סכום קבוע ומוחלט של </w:delText>
        </w:r>
        <w:r w:rsidRPr="00D5041C" w:rsidDel="00340BEA">
          <w:rPr>
            <w:rFonts w:ascii="Times New Roman" w:eastAsia="Times New Roman" w:hAnsi="Times New Roman" w:cs="David" w:hint="cs"/>
            <w:sz w:val="24"/>
            <w:szCs w:val="24"/>
            <w:rtl/>
            <w:lang w:eastAsia="he-IL"/>
          </w:rPr>
          <w:delText xml:space="preserve">_________ </w:delText>
        </w:r>
        <w:r w:rsidRPr="00D5041C" w:rsidDel="00340BEA">
          <w:rPr>
            <w:rFonts w:ascii="Times New Roman" w:eastAsia="Times New Roman" w:hAnsi="Times New Roman" w:cs="David"/>
            <w:sz w:val="24"/>
            <w:szCs w:val="24"/>
            <w:rtl/>
            <w:lang w:eastAsia="he-IL"/>
          </w:rPr>
          <w:delText xml:space="preserve"> ₪ (במילים:</w:delText>
        </w:r>
        <w:r w:rsidRPr="0011634B" w:rsidDel="00340BEA">
          <w:rPr>
            <w:rFonts w:ascii="Times New Roman" w:eastAsia="Times New Roman" w:hAnsi="Times New Roman" w:cs="David"/>
            <w:sz w:val="24"/>
            <w:szCs w:val="24"/>
            <w:u w:val="single"/>
            <w:rtl/>
            <w:lang w:eastAsia="he-IL"/>
          </w:rPr>
          <w:delText xml:space="preserve"> </w:delText>
        </w:r>
        <w:r w:rsidR="0011634B" w:rsidRPr="0011634B" w:rsidDel="00340BEA">
          <w:rPr>
            <w:rFonts w:ascii="Times New Roman" w:eastAsia="Times New Roman" w:hAnsi="Times New Roman" w:cs="David" w:hint="cs"/>
            <w:sz w:val="24"/>
            <w:szCs w:val="24"/>
            <w:u w:val="single"/>
            <w:rtl/>
            <w:lang w:eastAsia="he-IL"/>
          </w:rPr>
          <w:delText xml:space="preserve">         </w:delText>
        </w:r>
        <w:r w:rsidR="0011634B" w:rsidDel="00340BEA">
          <w:rPr>
            <w:rFonts w:ascii="Times New Roman" w:eastAsia="Times New Roman" w:hAnsi="Times New Roman" w:cs="David" w:hint="cs"/>
            <w:sz w:val="24"/>
            <w:szCs w:val="24"/>
            <w:u w:val="single"/>
            <w:rtl/>
            <w:lang w:eastAsia="he-IL"/>
          </w:rPr>
          <w:delText xml:space="preserve">        </w:delText>
        </w:r>
        <w:r w:rsidR="0011634B" w:rsidRPr="0011634B" w:rsidDel="00340BEA">
          <w:rPr>
            <w:rFonts w:ascii="Times New Roman" w:eastAsia="Times New Roman" w:hAnsi="Times New Roman" w:cs="David" w:hint="cs"/>
            <w:sz w:val="24"/>
            <w:szCs w:val="24"/>
            <w:u w:val="single"/>
            <w:rtl/>
            <w:lang w:eastAsia="he-IL"/>
          </w:rPr>
          <w:delText xml:space="preserve">              </w:delText>
        </w:r>
        <w:r w:rsidRPr="00D5041C" w:rsidDel="00340BEA">
          <w:rPr>
            <w:rFonts w:ascii="Times New Roman" w:eastAsia="Times New Roman" w:hAnsi="Times New Roman" w:cs="David"/>
            <w:sz w:val="24"/>
            <w:szCs w:val="24"/>
            <w:rtl/>
            <w:lang w:eastAsia="he-IL"/>
          </w:rPr>
          <w:delText>ש"ח) בגין תכנון</w:delText>
        </w:r>
        <w:r w:rsidRPr="00D5041C" w:rsidDel="00340BEA">
          <w:rPr>
            <w:rFonts w:ascii="Times New Roman" w:eastAsia="Times New Roman" w:hAnsi="Times New Roman" w:cs="David" w:hint="cs"/>
            <w:sz w:val="24"/>
            <w:szCs w:val="24"/>
            <w:rtl/>
            <w:lang w:eastAsia="he-IL"/>
          </w:rPr>
          <w:delText xml:space="preserve"> שטחי מלון בגמר מעטפת.</w:delText>
        </w:r>
      </w:del>
    </w:p>
    <w:p w14:paraId="0433C618" w14:textId="43BE080E" w:rsidR="00D5041C" w:rsidRPr="00D5041C" w:rsidDel="00340BEA" w:rsidRDefault="00D5041C" w:rsidP="00D5041C">
      <w:pPr>
        <w:widowControl w:val="0"/>
        <w:tabs>
          <w:tab w:val="left" w:pos="656"/>
        </w:tabs>
        <w:spacing w:before="0" w:beforeAutospacing="0" w:after="0" w:afterAutospacing="0" w:line="240" w:lineRule="auto"/>
        <w:jc w:val="both"/>
        <w:rPr>
          <w:del w:id="213" w:author="Meryl Etman [2]" w:date="2022-11-28T15:28:00Z"/>
          <w:rFonts w:ascii="Times New Roman" w:eastAsia="Times New Roman" w:hAnsi="Times New Roman" w:cs="David"/>
          <w:sz w:val="24"/>
          <w:szCs w:val="24"/>
          <w:rtl/>
          <w:lang w:eastAsia="he-IL"/>
        </w:rPr>
      </w:pPr>
    </w:p>
    <w:p w14:paraId="5143328D" w14:textId="5982964B" w:rsidR="00D5041C" w:rsidRPr="00D5041C" w:rsidRDefault="00D5041C">
      <w:pPr>
        <w:widowControl w:val="0"/>
        <w:numPr>
          <w:ilvl w:val="1"/>
          <w:numId w:val="31"/>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Change w:id="214" w:author="Meryl Etman [2]" w:date="2022-11-28T15:28:00Z">
          <w:pPr>
            <w:widowControl w:val="0"/>
            <w:numPr>
              <w:ilvl w:val="1"/>
              <w:numId w:val="7"/>
            </w:numPr>
            <w:tabs>
              <w:tab w:val="left" w:pos="656"/>
              <w:tab w:val="num" w:pos="1440"/>
              <w:tab w:val="num" w:pos="1507"/>
            </w:tabs>
            <w:spacing w:before="0" w:beforeAutospacing="0" w:after="0" w:afterAutospacing="0" w:line="240" w:lineRule="auto"/>
            <w:ind w:left="1440" w:hanging="720"/>
            <w:jc w:val="both"/>
          </w:pPr>
        </w:pPrChange>
      </w:pPr>
      <w:r w:rsidRPr="00D5041C">
        <w:rPr>
          <w:rFonts w:ascii="Times New Roman" w:eastAsia="Times New Roman" w:hAnsi="Times New Roman" w:cs="David" w:hint="cs"/>
          <w:sz w:val="24"/>
          <w:szCs w:val="24"/>
          <w:rtl/>
          <w:lang w:eastAsia="he-IL"/>
        </w:rPr>
        <w:t xml:space="preserve">סכום קבוע ומוחלט של </w:t>
      </w:r>
      <w:del w:id="215" w:author="Meryl Etman [2]" w:date="2022-11-28T15:28:00Z">
        <w:r w:rsidRPr="00D5041C" w:rsidDel="00340BEA">
          <w:rPr>
            <w:rFonts w:ascii="Times New Roman" w:eastAsia="Times New Roman" w:hAnsi="Times New Roman" w:cs="David" w:hint="cs"/>
            <w:sz w:val="24"/>
            <w:szCs w:val="24"/>
            <w:rtl/>
            <w:lang w:eastAsia="he-IL"/>
          </w:rPr>
          <w:delText xml:space="preserve">________ </w:delText>
        </w:r>
      </w:del>
      <w:ins w:id="216" w:author="Meryl Etman [2]" w:date="2022-11-28T15:28:00Z">
        <w:r w:rsidR="00340BEA">
          <w:rPr>
            <w:rFonts w:ascii="Times New Roman" w:eastAsia="Times New Roman" w:hAnsi="Times New Roman" w:cs="David" w:hint="cs"/>
            <w:sz w:val="24"/>
            <w:szCs w:val="24"/>
            <w:rtl/>
            <w:lang w:eastAsia="he-IL"/>
          </w:rPr>
          <w:t>20</w:t>
        </w:r>
        <w:r w:rsidR="00340BEA" w:rsidRPr="00D5041C">
          <w:rPr>
            <w:rFonts w:ascii="Times New Roman" w:eastAsia="Times New Roman" w:hAnsi="Times New Roman" w:cs="David" w:hint="cs"/>
            <w:sz w:val="24"/>
            <w:szCs w:val="24"/>
            <w:rtl/>
            <w:lang w:eastAsia="he-IL"/>
          </w:rPr>
          <w:t xml:space="preserve"> </w:t>
        </w:r>
      </w:ins>
      <w:r w:rsidRPr="00D5041C">
        <w:rPr>
          <w:rFonts w:ascii="Times New Roman" w:eastAsia="Times New Roman" w:hAnsi="Times New Roman" w:cs="David" w:hint="cs"/>
          <w:sz w:val="24"/>
          <w:szCs w:val="24"/>
          <w:rtl/>
          <w:lang w:eastAsia="he-IL"/>
        </w:rPr>
        <w:t>₪</w:t>
      </w:r>
      <w:ins w:id="217" w:author="Meryl Etman [2]" w:date="2022-11-28T15:29:00Z">
        <w:r w:rsidR="00340BEA">
          <w:rPr>
            <w:rFonts w:ascii="Times New Roman" w:eastAsia="Times New Roman" w:hAnsi="Times New Roman" w:cs="David" w:hint="cs"/>
            <w:sz w:val="24"/>
            <w:szCs w:val="24"/>
            <w:rtl/>
            <w:lang w:eastAsia="he-IL"/>
          </w:rPr>
          <w:t>/מ"ר</w:t>
        </w:r>
      </w:ins>
      <w:r w:rsidRPr="00D5041C">
        <w:rPr>
          <w:rFonts w:ascii="Times New Roman" w:eastAsia="Times New Roman" w:hAnsi="Times New Roman" w:cs="David" w:hint="cs"/>
          <w:sz w:val="24"/>
          <w:szCs w:val="24"/>
          <w:rtl/>
          <w:lang w:eastAsia="he-IL"/>
        </w:rPr>
        <w:t xml:space="preserve"> </w:t>
      </w:r>
      <w:del w:id="218" w:author="Meryl Etman [2]" w:date="2022-11-28T15:29:00Z">
        <w:r w:rsidRPr="00D5041C" w:rsidDel="00340BEA">
          <w:rPr>
            <w:rFonts w:ascii="Times New Roman" w:eastAsia="Times New Roman" w:hAnsi="Times New Roman" w:cs="David" w:hint="cs"/>
            <w:sz w:val="24"/>
            <w:szCs w:val="24"/>
            <w:rtl/>
            <w:lang w:eastAsia="he-IL"/>
          </w:rPr>
          <w:delText>(</w:delText>
        </w:r>
        <w:r w:rsidR="0011634B" w:rsidDel="00340BEA">
          <w:rPr>
            <w:rFonts w:ascii="Times New Roman" w:eastAsia="Times New Roman" w:hAnsi="Times New Roman" w:cs="David" w:hint="cs"/>
            <w:sz w:val="24"/>
            <w:szCs w:val="24"/>
            <w:rtl/>
            <w:lang w:eastAsia="he-IL"/>
          </w:rPr>
          <w:delText xml:space="preserve"> </w:delText>
        </w:r>
        <w:r w:rsidR="0011634B" w:rsidRPr="0011634B" w:rsidDel="00340BEA">
          <w:rPr>
            <w:rFonts w:ascii="Times New Roman" w:eastAsia="Times New Roman" w:hAnsi="Times New Roman" w:cs="David" w:hint="cs"/>
            <w:sz w:val="24"/>
            <w:szCs w:val="24"/>
            <w:u w:val="single"/>
            <w:rtl/>
            <w:lang w:eastAsia="he-IL"/>
          </w:rPr>
          <w:delText xml:space="preserve">                                    </w:delText>
        </w:r>
        <w:r w:rsidR="0011634B" w:rsidDel="00340BEA">
          <w:rPr>
            <w:rFonts w:ascii="Times New Roman" w:eastAsia="Times New Roman" w:hAnsi="Times New Roman" w:cs="David" w:hint="cs"/>
            <w:sz w:val="24"/>
            <w:szCs w:val="24"/>
            <w:rtl/>
            <w:lang w:eastAsia="he-IL"/>
          </w:rPr>
          <w:delText xml:space="preserve"> </w:delText>
        </w:r>
      </w:del>
      <w:ins w:id="219" w:author="Meryl Etman [2]" w:date="2022-11-28T15:29:00Z">
        <w:r w:rsidR="00340BEA" w:rsidRPr="00D5041C">
          <w:rPr>
            <w:rFonts w:ascii="Times New Roman" w:eastAsia="Times New Roman" w:hAnsi="Times New Roman" w:cs="David" w:hint="cs"/>
            <w:sz w:val="24"/>
            <w:szCs w:val="24"/>
            <w:rtl/>
            <w:lang w:eastAsia="he-IL"/>
          </w:rPr>
          <w:t>(</w:t>
        </w:r>
        <w:r w:rsidR="00340BEA">
          <w:rPr>
            <w:rFonts w:ascii="Times New Roman" w:eastAsia="Times New Roman" w:hAnsi="Times New Roman" w:cs="David" w:hint="cs"/>
            <w:sz w:val="24"/>
            <w:szCs w:val="24"/>
            <w:u w:val="single"/>
            <w:rtl/>
            <w:lang w:eastAsia="he-IL"/>
          </w:rPr>
          <w:t xml:space="preserve">עשרים </w:t>
        </w:r>
      </w:ins>
      <w:r w:rsidRPr="00D5041C">
        <w:rPr>
          <w:rFonts w:ascii="Times New Roman" w:eastAsia="Times New Roman" w:hAnsi="Times New Roman" w:cs="David" w:hint="cs"/>
          <w:sz w:val="24"/>
          <w:szCs w:val="24"/>
          <w:rtl/>
          <w:lang w:eastAsia="he-IL"/>
        </w:rPr>
        <w:t>₪</w:t>
      </w:r>
      <w:ins w:id="220" w:author="Meryl Etman [2]" w:date="2022-11-28T15:29:00Z">
        <w:r w:rsidR="00340BEA">
          <w:rPr>
            <w:rFonts w:ascii="Times New Roman" w:eastAsia="Times New Roman" w:hAnsi="Times New Roman" w:cs="David" w:hint="cs"/>
            <w:sz w:val="24"/>
            <w:szCs w:val="24"/>
            <w:rtl/>
            <w:lang w:eastAsia="he-IL"/>
          </w:rPr>
          <w:t>/מ"ר</w:t>
        </w:r>
      </w:ins>
      <w:r w:rsidRPr="00D5041C">
        <w:rPr>
          <w:rFonts w:ascii="Times New Roman" w:eastAsia="Times New Roman" w:hAnsi="Times New Roman" w:cs="David" w:hint="cs"/>
          <w:sz w:val="24"/>
          <w:szCs w:val="24"/>
          <w:rtl/>
          <w:lang w:eastAsia="he-IL"/>
        </w:rPr>
        <w:t>) בגין תכנון שטחי מסחר בגמר מעטפת.</w:t>
      </w:r>
    </w:p>
    <w:p w14:paraId="19F72F08"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3AD3F749" w14:textId="514C0E86" w:rsidR="00D5041C" w:rsidDel="00B6710C" w:rsidRDefault="00D5041C">
      <w:pPr>
        <w:widowControl w:val="0"/>
        <w:numPr>
          <w:ilvl w:val="1"/>
          <w:numId w:val="31"/>
        </w:numPr>
        <w:tabs>
          <w:tab w:val="left" w:pos="656"/>
          <w:tab w:val="num" w:pos="1507"/>
        </w:tabs>
        <w:spacing w:before="0" w:beforeAutospacing="0" w:after="0" w:afterAutospacing="0" w:line="240" w:lineRule="auto"/>
        <w:jc w:val="both"/>
        <w:rPr>
          <w:del w:id="221" w:author="Meryl Etman [2]" w:date="2022-11-28T15:31:00Z"/>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 xml:space="preserve">סכום קבוע ומוחלט של </w:t>
      </w:r>
      <w:del w:id="222" w:author="Meryl Etman [2]" w:date="2022-11-28T15:30:00Z">
        <w:r w:rsidRPr="00D5041C" w:rsidDel="00340BEA">
          <w:rPr>
            <w:rFonts w:ascii="Times New Roman" w:eastAsia="Times New Roman" w:hAnsi="Times New Roman" w:cs="David" w:hint="cs"/>
            <w:sz w:val="24"/>
            <w:szCs w:val="24"/>
            <w:rtl/>
            <w:lang w:eastAsia="he-IL"/>
          </w:rPr>
          <w:delText xml:space="preserve">_______ </w:delText>
        </w:r>
      </w:del>
      <w:ins w:id="223" w:author="Meryl Etman [2]" w:date="2022-11-28T15:30:00Z">
        <w:r w:rsidR="00340BEA">
          <w:rPr>
            <w:rFonts w:ascii="Times New Roman" w:eastAsia="Times New Roman" w:hAnsi="Times New Roman" w:cs="David" w:hint="cs"/>
            <w:sz w:val="24"/>
            <w:szCs w:val="24"/>
            <w:rtl/>
            <w:lang w:eastAsia="he-IL"/>
          </w:rPr>
          <w:t>8</w:t>
        </w:r>
        <w:r w:rsidR="00340BEA" w:rsidRPr="00D5041C">
          <w:rPr>
            <w:rFonts w:ascii="Times New Roman" w:eastAsia="Times New Roman" w:hAnsi="Times New Roman" w:cs="David" w:hint="cs"/>
            <w:sz w:val="24"/>
            <w:szCs w:val="24"/>
            <w:rtl/>
            <w:lang w:eastAsia="he-IL"/>
          </w:rPr>
          <w:t xml:space="preserve"> </w:t>
        </w:r>
      </w:ins>
      <w:r w:rsidRPr="00D5041C">
        <w:rPr>
          <w:rFonts w:ascii="Times New Roman" w:eastAsia="Times New Roman" w:hAnsi="Times New Roman" w:cs="David" w:hint="cs"/>
          <w:sz w:val="24"/>
          <w:szCs w:val="24"/>
          <w:rtl/>
          <w:lang w:eastAsia="he-IL"/>
        </w:rPr>
        <w:t>₪</w:t>
      </w:r>
      <w:ins w:id="224" w:author="Meryl Etman [2]" w:date="2022-11-28T15:30:00Z">
        <w:r w:rsidR="00340BEA">
          <w:rPr>
            <w:rFonts w:ascii="Times New Roman" w:eastAsia="Times New Roman" w:hAnsi="Times New Roman" w:cs="David" w:hint="cs"/>
            <w:sz w:val="24"/>
            <w:szCs w:val="24"/>
            <w:rtl/>
            <w:lang w:eastAsia="he-IL"/>
          </w:rPr>
          <w:t>/מ"ר</w:t>
        </w:r>
      </w:ins>
      <w:r w:rsidRPr="00D5041C">
        <w:rPr>
          <w:rFonts w:ascii="Times New Roman" w:eastAsia="Times New Roman" w:hAnsi="Times New Roman" w:cs="David" w:hint="cs"/>
          <w:sz w:val="24"/>
          <w:szCs w:val="24"/>
          <w:rtl/>
          <w:lang w:eastAsia="he-IL"/>
        </w:rPr>
        <w:t xml:space="preserve"> </w:t>
      </w:r>
      <w:del w:id="225" w:author="Meryl Etman [2]" w:date="2022-11-28T15:30:00Z">
        <w:r w:rsidRPr="00D5041C" w:rsidDel="00340BEA">
          <w:rPr>
            <w:rFonts w:ascii="Times New Roman" w:eastAsia="Times New Roman" w:hAnsi="Times New Roman" w:cs="David" w:hint="cs"/>
            <w:sz w:val="24"/>
            <w:szCs w:val="24"/>
            <w:rtl/>
            <w:lang w:eastAsia="he-IL"/>
          </w:rPr>
          <w:delText>(</w:delText>
        </w:r>
        <w:r w:rsidR="0011634B" w:rsidDel="00340BEA">
          <w:rPr>
            <w:rFonts w:ascii="Times New Roman" w:eastAsia="Times New Roman" w:hAnsi="Times New Roman" w:cs="David" w:hint="cs"/>
            <w:sz w:val="24"/>
            <w:szCs w:val="24"/>
            <w:rtl/>
            <w:lang w:eastAsia="he-IL"/>
          </w:rPr>
          <w:delText xml:space="preserve"> </w:delText>
        </w:r>
        <w:r w:rsidR="0011634B" w:rsidRPr="00340BEA" w:rsidDel="00340BEA">
          <w:rPr>
            <w:rFonts w:ascii="Times New Roman" w:eastAsia="Times New Roman" w:hAnsi="Times New Roman" w:cs="David"/>
            <w:sz w:val="24"/>
            <w:szCs w:val="24"/>
            <w:rtl/>
            <w:lang w:eastAsia="he-IL"/>
            <w:rPrChange w:id="226" w:author="Meryl Etman [2]" w:date="2022-11-28T15:30:00Z">
              <w:rPr>
                <w:rFonts w:ascii="Times New Roman" w:eastAsia="Times New Roman" w:hAnsi="Times New Roman" w:cs="David"/>
                <w:sz w:val="24"/>
                <w:szCs w:val="24"/>
                <w:u w:val="single"/>
                <w:rtl/>
                <w:lang w:eastAsia="he-IL"/>
              </w:rPr>
            </w:rPrChange>
          </w:rPr>
          <w:delText xml:space="preserve">                                   </w:delText>
        </w:r>
      </w:del>
      <w:ins w:id="227" w:author="Meryl Etman [2]" w:date="2022-11-28T15:30:00Z">
        <w:r w:rsidR="00340BEA" w:rsidRPr="00D5041C">
          <w:rPr>
            <w:rFonts w:ascii="Times New Roman" w:eastAsia="Times New Roman" w:hAnsi="Times New Roman" w:cs="David" w:hint="cs"/>
            <w:sz w:val="24"/>
            <w:szCs w:val="24"/>
            <w:rtl/>
            <w:lang w:eastAsia="he-IL"/>
          </w:rPr>
          <w:t>(</w:t>
        </w:r>
        <w:r w:rsidR="00340BEA">
          <w:rPr>
            <w:rFonts w:ascii="Times New Roman" w:eastAsia="Times New Roman" w:hAnsi="Times New Roman" w:cs="David" w:hint="cs"/>
            <w:sz w:val="24"/>
            <w:szCs w:val="24"/>
            <w:rtl/>
            <w:lang w:eastAsia="he-IL"/>
          </w:rPr>
          <w:t xml:space="preserve">שמונה </w:t>
        </w:r>
      </w:ins>
      <w:r w:rsidRPr="00D5041C">
        <w:rPr>
          <w:rFonts w:ascii="Times New Roman" w:eastAsia="Times New Roman" w:hAnsi="Times New Roman" w:cs="David" w:hint="cs"/>
          <w:sz w:val="24"/>
          <w:szCs w:val="24"/>
          <w:rtl/>
          <w:lang w:eastAsia="he-IL"/>
        </w:rPr>
        <w:t>₪</w:t>
      </w:r>
      <w:ins w:id="228" w:author="Meryl Etman [2]" w:date="2022-11-28T15:30:00Z">
        <w:r w:rsidR="00340BEA">
          <w:rPr>
            <w:rFonts w:ascii="Times New Roman" w:eastAsia="Times New Roman" w:hAnsi="Times New Roman" w:cs="David" w:hint="cs"/>
            <w:sz w:val="24"/>
            <w:szCs w:val="24"/>
            <w:rtl/>
            <w:lang w:eastAsia="he-IL"/>
          </w:rPr>
          <w:t>/מ"ר</w:t>
        </w:r>
      </w:ins>
      <w:r w:rsidRPr="00D5041C">
        <w:rPr>
          <w:rFonts w:ascii="Times New Roman" w:eastAsia="Times New Roman" w:hAnsi="Times New Roman" w:cs="David" w:hint="cs"/>
          <w:sz w:val="24"/>
          <w:szCs w:val="24"/>
          <w:rtl/>
          <w:lang w:eastAsia="he-IL"/>
        </w:rPr>
        <w:t xml:space="preserve">) בגין תכנון </w:t>
      </w:r>
      <w:del w:id="229" w:author="Meryl Etman [2]" w:date="2022-11-28T15:31:00Z">
        <w:r w:rsidRPr="00D5041C" w:rsidDel="00340BEA">
          <w:rPr>
            <w:rFonts w:ascii="Times New Roman" w:eastAsia="Times New Roman" w:hAnsi="Times New Roman" w:cs="David" w:hint="cs"/>
            <w:sz w:val="24"/>
            <w:szCs w:val="24"/>
            <w:rtl/>
            <w:lang w:eastAsia="he-IL"/>
          </w:rPr>
          <w:delText>פיתוח ושטחים ציבוריים כולל בניין לשימור וכביש רחוב מונבז</w:delText>
        </w:r>
      </w:del>
      <w:ins w:id="230" w:author="Meryl Etman [2]" w:date="2022-11-28T15:31:00Z">
        <w:r w:rsidR="00340BEA">
          <w:rPr>
            <w:rFonts w:ascii="Times New Roman" w:eastAsia="Times New Roman" w:hAnsi="Times New Roman" w:cs="David" w:hint="cs"/>
            <w:sz w:val="24"/>
            <w:szCs w:val="24"/>
            <w:rtl/>
            <w:lang w:eastAsia="he-IL"/>
          </w:rPr>
          <w:t>שטחים תת-קרקעיים בנויים.</w:t>
        </w:r>
      </w:ins>
      <w:del w:id="231" w:author="Meryl Etman [2]" w:date="2022-11-28T15:31:00Z">
        <w:r w:rsidRPr="00D5041C" w:rsidDel="00340BEA">
          <w:rPr>
            <w:rFonts w:ascii="Times New Roman" w:eastAsia="Times New Roman" w:hAnsi="Times New Roman" w:cs="David" w:hint="cs"/>
            <w:sz w:val="24"/>
            <w:szCs w:val="24"/>
            <w:rtl/>
            <w:lang w:eastAsia="he-IL"/>
          </w:rPr>
          <w:delText>.</w:delText>
        </w:r>
      </w:del>
    </w:p>
    <w:p w14:paraId="6DD5FB4D" w14:textId="77777777" w:rsidR="00B6710C" w:rsidRDefault="00B6710C">
      <w:pPr>
        <w:widowControl w:val="0"/>
        <w:numPr>
          <w:ilvl w:val="1"/>
          <w:numId w:val="31"/>
        </w:numPr>
        <w:tabs>
          <w:tab w:val="left" w:pos="656"/>
          <w:tab w:val="num" w:pos="1507"/>
        </w:tabs>
        <w:spacing w:before="0" w:beforeAutospacing="0" w:after="0" w:afterAutospacing="0" w:line="240" w:lineRule="auto"/>
        <w:jc w:val="both"/>
        <w:rPr>
          <w:ins w:id="232" w:author="Meryl Etman [2]" w:date="2023-01-24T16:00:00Z"/>
          <w:rFonts w:ascii="Times New Roman" w:eastAsia="Times New Roman" w:hAnsi="Times New Roman" w:cs="David"/>
          <w:sz w:val="24"/>
          <w:szCs w:val="24"/>
          <w:lang w:eastAsia="he-IL"/>
        </w:rPr>
      </w:pPr>
    </w:p>
    <w:p w14:paraId="04A6C99F" w14:textId="77777777" w:rsidR="00B6710C" w:rsidRPr="00D5041C" w:rsidRDefault="00B6710C">
      <w:pPr>
        <w:widowControl w:val="0"/>
        <w:tabs>
          <w:tab w:val="left" w:pos="656"/>
        </w:tabs>
        <w:spacing w:before="0" w:beforeAutospacing="0" w:after="0" w:afterAutospacing="0" w:line="240" w:lineRule="auto"/>
        <w:ind w:left="1080"/>
        <w:jc w:val="both"/>
        <w:rPr>
          <w:ins w:id="233" w:author="Meryl Etman [2]" w:date="2023-01-24T16:00:00Z"/>
          <w:rFonts w:ascii="Times New Roman" w:eastAsia="Times New Roman" w:hAnsi="Times New Roman" w:cs="David"/>
          <w:sz w:val="24"/>
          <w:szCs w:val="24"/>
          <w:lang w:eastAsia="he-IL"/>
        </w:rPr>
        <w:pPrChange w:id="234" w:author="Meryl Etman [2]" w:date="2023-01-24T16:00:00Z">
          <w:pPr>
            <w:widowControl w:val="0"/>
            <w:numPr>
              <w:ilvl w:val="1"/>
              <w:numId w:val="7"/>
            </w:numPr>
            <w:tabs>
              <w:tab w:val="left" w:pos="656"/>
              <w:tab w:val="num" w:pos="1440"/>
              <w:tab w:val="num" w:pos="1507"/>
            </w:tabs>
            <w:spacing w:before="0" w:beforeAutospacing="0" w:after="0" w:afterAutospacing="0" w:line="240" w:lineRule="auto"/>
            <w:ind w:left="1440" w:hanging="720"/>
            <w:jc w:val="both"/>
          </w:pPr>
        </w:pPrChange>
      </w:pPr>
    </w:p>
    <w:p w14:paraId="15403D9E" w14:textId="5B818B47" w:rsidR="00B6710C" w:rsidRPr="000B5DC0" w:rsidRDefault="00B6710C" w:rsidP="00B6710C">
      <w:pPr>
        <w:widowControl w:val="0"/>
        <w:numPr>
          <w:ilvl w:val="1"/>
          <w:numId w:val="31"/>
        </w:numPr>
        <w:spacing w:before="0" w:beforeAutospacing="0" w:after="0" w:afterAutospacing="0" w:line="240" w:lineRule="auto"/>
        <w:jc w:val="both"/>
        <w:rPr>
          <w:ins w:id="235" w:author="Meryl Etman [2]" w:date="2023-01-24T16:00:00Z"/>
          <w:rFonts w:ascii="Times New Roman" w:eastAsia="Times New Roman" w:hAnsi="Times New Roman" w:cs="David"/>
          <w:sz w:val="20"/>
          <w:szCs w:val="24"/>
          <w:lang w:eastAsia="he-IL"/>
        </w:rPr>
      </w:pPr>
      <w:ins w:id="236" w:author="Meryl Etman [2]" w:date="2023-01-24T16:00:00Z">
        <w:r>
          <w:rPr>
            <w:rFonts w:ascii="Times New Roman" w:eastAsia="Times New Roman" w:hAnsi="Times New Roman" w:cs="David" w:hint="cs"/>
            <w:sz w:val="20"/>
            <w:szCs w:val="24"/>
            <w:rtl/>
            <w:lang w:eastAsia="he-IL"/>
          </w:rPr>
          <w:t xml:space="preserve">בעבור הגשת היתרים </w:t>
        </w:r>
      </w:ins>
      <w:ins w:id="237" w:author="Meryl Etman [2]" w:date="2023-01-24T16:01:00Z">
        <w:r>
          <w:rPr>
            <w:rFonts w:ascii="Times New Roman" w:eastAsia="Times New Roman" w:hAnsi="Times New Roman" w:cs="David" w:hint="cs"/>
            <w:sz w:val="20"/>
            <w:szCs w:val="24"/>
            <w:rtl/>
            <w:lang w:eastAsia="he-IL"/>
          </w:rPr>
          <w:t>נוספים</w:t>
        </w:r>
      </w:ins>
      <w:ins w:id="238" w:author="Meryl Etman [2]" w:date="2023-01-24T16:00:00Z">
        <w:r>
          <w:rPr>
            <w:rFonts w:ascii="Times New Roman" w:eastAsia="Times New Roman" w:hAnsi="Times New Roman" w:cs="David" w:hint="cs"/>
            <w:sz w:val="20"/>
            <w:szCs w:val="24"/>
            <w:rtl/>
            <w:lang w:eastAsia="he-IL"/>
          </w:rPr>
          <w:t xml:space="preserve"> ככל ויידרש</w:t>
        </w:r>
      </w:ins>
      <w:ins w:id="239" w:author="Meryl Etman [2]" w:date="2023-01-24T16:01:00Z">
        <w:r>
          <w:rPr>
            <w:rFonts w:ascii="Times New Roman" w:eastAsia="Times New Roman" w:hAnsi="Times New Roman" w:cs="David" w:hint="cs"/>
            <w:sz w:val="20"/>
            <w:szCs w:val="24"/>
            <w:rtl/>
            <w:lang w:eastAsia="he-IL"/>
          </w:rPr>
          <w:t>,</w:t>
        </w:r>
      </w:ins>
      <w:ins w:id="240" w:author="Meryl Etman [2]" w:date="2023-01-24T16:00:00Z">
        <w:r>
          <w:rPr>
            <w:rFonts w:ascii="Times New Roman" w:eastAsia="Times New Roman" w:hAnsi="Times New Roman" w:cs="David" w:hint="cs"/>
            <w:sz w:val="20"/>
            <w:szCs w:val="24"/>
            <w:rtl/>
            <w:lang w:eastAsia="he-IL"/>
          </w:rPr>
          <w:t xml:space="preserve"> תשולם תוספת 25,000 ₪ בעבור כל </w:t>
        </w:r>
      </w:ins>
      <w:ins w:id="241" w:author="Meryl Etman [2]" w:date="2023-01-24T16:01:00Z">
        <w:r>
          <w:rPr>
            <w:rFonts w:ascii="Times New Roman" w:eastAsia="Times New Roman" w:hAnsi="Times New Roman" w:cs="David" w:hint="cs"/>
            <w:sz w:val="20"/>
            <w:szCs w:val="24"/>
            <w:rtl/>
            <w:lang w:eastAsia="he-IL"/>
          </w:rPr>
          <w:t>היתר</w:t>
        </w:r>
      </w:ins>
      <w:ins w:id="242" w:author="Meryl Etman [2]" w:date="2023-01-24T16:00:00Z">
        <w:r>
          <w:rPr>
            <w:rFonts w:ascii="Times New Roman" w:eastAsia="Times New Roman" w:hAnsi="Times New Roman" w:cs="David" w:hint="cs"/>
            <w:sz w:val="20"/>
            <w:szCs w:val="24"/>
            <w:rtl/>
            <w:lang w:eastAsia="he-IL"/>
          </w:rPr>
          <w:t>.</w:t>
        </w:r>
      </w:ins>
    </w:p>
    <w:p w14:paraId="70C279E4" w14:textId="3215F37B" w:rsidR="00D5041C" w:rsidRPr="00340BEA" w:rsidDel="00340BEA" w:rsidRDefault="00D5041C" w:rsidP="00B6710C">
      <w:pPr>
        <w:widowControl w:val="0"/>
        <w:tabs>
          <w:tab w:val="left" w:pos="656"/>
        </w:tabs>
        <w:spacing w:before="0" w:beforeAutospacing="0" w:after="0" w:afterAutospacing="0" w:line="240" w:lineRule="auto"/>
        <w:jc w:val="both"/>
        <w:rPr>
          <w:del w:id="243" w:author="Meryl Etman [2]" w:date="2022-11-28T15:31:00Z"/>
          <w:rFonts w:ascii="Times New Roman" w:eastAsia="Times New Roman" w:hAnsi="Times New Roman" w:cs="David"/>
          <w:sz w:val="24"/>
          <w:szCs w:val="24"/>
          <w:rtl/>
          <w:lang w:eastAsia="he-IL"/>
        </w:rPr>
      </w:pPr>
    </w:p>
    <w:p w14:paraId="6FCB1FE1" w14:textId="7347BF1B" w:rsidR="00D5041C" w:rsidRPr="00D5041C" w:rsidDel="00340BEA" w:rsidRDefault="00D5041C">
      <w:pPr>
        <w:widowControl w:val="0"/>
        <w:tabs>
          <w:tab w:val="left" w:pos="656"/>
        </w:tabs>
        <w:spacing w:before="0" w:beforeAutospacing="0" w:after="0" w:afterAutospacing="0" w:line="240" w:lineRule="auto"/>
        <w:jc w:val="both"/>
        <w:rPr>
          <w:del w:id="244" w:author="Meryl Etman [2]" w:date="2022-11-28T15:31:00Z"/>
          <w:rFonts w:ascii="Times New Roman" w:eastAsia="Times New Roman" w:hAnsi="Times New Roman" w:cs="David"/>
          <w:sz w:val="24"/>
          <w:szCs w:val="24"/>
          <w:rtl/>
          <w:lang w:eastAsia="he-IL"/>
        </w:rPr>
        <w:pPrChange w:id="245" w:author="Meryl Etman [2]" w:date="2023-01-24T16:00:00Z">
          <w:pPr>
            <w:widowControl w:val="0"/>
            <w:numPr>
              <w:ilvl w:val="1"/>
              <w:numId w:val="7"/>
            </w:numPr>
            <w:tabs>
              <w:tab w:val="left" w:pos="656"/>
              <w:tab w:val="num" w:pos="1440"/>
              <w:tab w:val="num" w:pos="1507"/>
            </w:tabs>
            <w:spacing w:before="0" w:beforeAutospacing="0" w:after="0" w:afterAutospacing="0" w:line="240" w:lineRule="auto"/>
            <w:ind w:left="1440" w:hanging="720"/>
            <w:jc w:val="both"/>
          </w:pPr>
        </w:pPrChange>
      </w:pPr>
      <w:del w:id="246" w:author="Meryl Etman [2]" w:date="2022-11-28T15:31:00Z">
        <w:r w:rsidRPr="00D5041C" w:rsidDel="00340BEA">
          <w:rPr>
            <w:rFonts w:ascii="Times New Roman" w:eastAsia="Times New Roman" w:hAnsi="Times New Roman" w:cs="David" w:hint="cs"/>
            <w:sz w:val="24"/>
            <w:szCs w:val="24"/>
            <w:rtl/>
            <w:lang w:eastAsia="he-IL"/>
          </w:rPr>
          <w:delText>אופציה: סכום קבוע ומוחלט של __________ ₪ (</w:delText>
        </w:r>
        <w:r w:rsidR="0011634B" w:rsidRPr="0011634B" w:rsidDel="00340BEA">
          <w:rPr>
            <w:rFonts w:ascii="Times New Roman" w:eastAsia="Times New Roman" w:hAnsi="Times New Roman" w:cs="David" w:hint="cs"/>
            <w:sz w:val="24"/>
            <w:szCs w:val="24"/>
            <w:u w:val="single"/>
            <w:rtl/>
            <w:lang w:eastAsia="he-IL"/>
          </w:rPr>
          <w:delText xml:space="preserve">                                        </w:delText>
        </w:r>
        <w:r w:rsidRPr="00D5041C" w:rsidDel="00340BEA">
          <w:rPr>
            <w:rFonts w:ascii="Times New Roman" w:eastAsia="Times New Roman" w:hAnsi="Times New Roman" w:cs="David" w:hint="cs"/>
            <w:sz w:val="24"/>
            <w:szCs w:val="24"/>
            <w:rtl/>
            <w:lang w:eastAsia="he-IL"/>
          </w:rPr>
          <w:delText>₪) בגין תכנון שטחי המלון ברמת גמר אופציה הנתונה בידי המזמין.</w:delText>
        </w:r>
      </w:del>
    </w:p>
    <w:p w14:paraId="5E92E4E9" w14:textId="77777777" w:rsidR="00D5041C" w:rsidRPr="00D5041C" w:rsidRDefault="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Change w:id="247" w:author="Meryl Etman [2]" w:date="2023-01-24T16:00:00Z">
          <w:pPr>
            <w:widowControl w:val="0"/>
            <w:spacing w:before="0" w:beforeAutospacing="0" w:after="0" w:afterAutospacing="0" w:line="240" w:lineRule="auto"/>
            <w:jc w:val="both"/>
          </w:pPr>
        </w:pPrChange>
      </w:pPr>
    </w:p>
    <w:p w14:paraId="4464A752"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6473C51C"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485DB896"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4E7F1E2B"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7DB542FD"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2DD7EF47"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50034AF0"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295EB25B" w14:textId="12679A82"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48" w:author="Meryl Etman" w:date="2022-11-28T15:21:00Z">
            <w:r w:rsidR="006D3613">
              <w:rPr>
                <w:rFonts w:ascii="Times New Roman" w:eastAsia="Times New Roman" w:hAnsi="Times New Roman" w:cs="David" w:hint="cs"/>
                <w:color w:val="008000"/>
                <w:sz w:val="24"/>
                <w:szCs w:val="24"/>
                <w:rtl/>
              </w:rPr>
              <w:t>מדד המחירים לצרכן</w:t>
            </w:r>
          </w:ins>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249" w:author="Meryl Etman" w:date="2022-11-28T15:22:00Z">
            <w:r w:rsidR="006D3613">
              <w:rPr>
                <w:rFonts w:ascii="Times New Roman" w:eastAsia="Times New Roman" w:hAnsi="Times New Roman" w:cs="David" w:hint="cs"/>
                <w:color w:val="008000"/>
                <w:sz w:val="24"/>
                <w:szCs w:val="24"/>
                <w:rtl/>
              </w:rPr>
              <w:t>בגין</w:t>
            </w:r>
          </w:ins>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6-28T00:00:00Z">
            <w:dateFormat w:val="dd/MM/yyyy"/>
            <w:lid w:val="he-IL"/>
            <w:storeMappedDataAs w:val="dateTime"/>
            <w:calendar w:val="gregorian"/>
          </w:date>
        </w:sdtPr>
        <w:sdtEndPr/>
        <w:sdtContent>
          <w:ins w:id="250" w:author="Meryl Etman" w:date="2022-11-28T15:22:00Z">
            <w:r w:rsidR="006D3613">
              <w:rPr>
                <w:rFonts w:ascii="Times New Roman" w:eastAsia="Times New Roman" w:hAnsi="Times New Roman" w:cs="David" w:hint="cs"/>
                <w:color w:val="008000"/>
                <w:sz w:val="24"/>
                <w:szCs w:val="24"/>
                <w:rtl/>
              </w:rPr>
              <w:t>‏28/06/2022</w:t>
            </w:r>
          </w:ins>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251" w:author="Meryl Etman" w:date="2022-11-28T15:22:00Z">
            <w:r w:rsidR="006D3613">
              <w:rPr>
                <w:rFonts w:ascii="Times New Roman" w:eastAsia="Times New Roman" w:hAnsi="Times New Roman" w:cs="David" w:hint="cs"/>
                <w:color w:val="008000"/>
                <w:sz w:val="24"/>
                <w:szCs w:val="24"/>
                <w:rtl/>
              </w:rPr>
              <w:t>239.4331</w:t>
            </w:r>
          </w:ins>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30ED0661"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01A8F5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65FA60E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64B617"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1FAA7C5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A707289"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 xml:space="preserve">קט, כמות </w:t>
      </w:r>
      <w:r w:rsidRPr="00D5041C">
        <w:rPr>
          <w:rFonts w:ascii="Times New Roman" w:eastAsia="Times New Roman" w:hAnsi="Times New Roman" w:cs="David"/>
          <w:sz w:val="24"/>
          <w:szCs w:val="24"/>
          <w:rtl/>
          <w:lang w:eastAsia="he-IL"/>
        </w:rPr>
        <w:lastRenderedPageBreak/>
        <w:t>טיפוסי המבנים שיוזמנו ע"י המזמין, קצב הבניה, צורת ביצוע הבניה (קונבנציונלי ו/או טרומי ו/או מתועש) ו/או מידת, אופי וסוג השינויים שידרשו ע"י המזמין.</w:t>
      </w:r>
    </w:p>
    <w:p w14:paraId="76E6F1A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4D22FA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5E7AB6F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C9FC6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3E48049"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201A694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046A7A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19BAFF4"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6CB9F323"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bookmarkStart w:id="252" w:name="_GoBack"/>
      <w:r w:rsidRPr="00D5041C">
        <w:rPr>
          <w:rFonts w:ascii="Times New Roman" w:eastAsia="Times New Roman" w:hAnsi="Times New Roman" w:cs="David"/>
          <w:sz w:val="24"/>
          <w:szCs w:val="24"/>
          <w:rtl/>
          <w:lang w:eastAsia="he-IL"/>
        </w:rPr>
        <w:br w:type="page"/>
      </w:r>
    </w:p>
    <w:bookmarkEnd w:id="252"/>
    <w:p w14:paraId="34B17B34"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17D04C8A"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150B06"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1B54A432"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92BE2CA"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3A823F1"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4CE20870" w14:textId="77777777" w:rsidTr="00D5041C">
        <w:tc>
          <w:tcPr>
            <w:tcW w:w="992" w:type="dxa"/>
            <w:vAlign w:val="bottom"/>
          </w:tcPr>
          <w:p w14:paraId="2477B61C"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1F9216AF"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427CE821"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2FE0EAB1" w14:textId="77777777" w:rsidTr="00D5041C">
        <w:tc>
          <w:tcPr>
            <w:tcW w:w="992" w:type="dxa"/>
            <w:vAlign w:val="bottom"/>
          </w:tcPr>
          <w:p w14:paraId="166A9159"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1156C2F3"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48819FE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227FAB7C" w14:textId="77777777" w:rsidTr="00D5041C">
        <w:tc>
          <w:tcPr>
            <w:tcW w:w="992" w:type="dxa"/>
            <w:vAlign w:val="bottom"/>
          </w:tcPr>
          <w:p w14:paraId="6298467D"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06D5207A" w14:textId="28D2D259"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אישור הבקשות להיתרי בניה </w:t>
            </w:r>
            <w:del w:id="253" w:author="מרול אטמן" w:date="2023-05-17T10:56:00Z">
              <w:r w:rsidRPr="00D5041C" w:rsidDel="007A0872">
                <w:rPr>
                  <w:rFonts w:ascii="Times New Roman" w:eastAsia="Times New Roman" w:hAnsi="Times New Roman" w:cs="David"/>
                  <w:sz w:val="24"/>
                  <w:szCs w:val="24"/>
                  <w:rtl/>
                </w:rPr>
                <w:delText>והוצאת היתר בניה</w:delText>
              </w:r>
            </w:del>
            <w:ins w:id="254" w:author="מרול אטמן" w:date="2023-05-17T10:56:00Z">
              <w:r w:rsidR="007A0872">
                <w:rPr>
                  <w:rFonts w:ascii="Times New Roman" w:eastAsia="Times New Roman" w:hAnsi="Times New Roman" w:cs="David" w:hint="cs"/>
                  <w:sz w:val="24"/>
                  <w:szCs w:val="24"/>
                  <w:rtl/>
                </w:rPr>
                <w:t>וקבלת אישור לנספח הסניטרי</w:t>
              </w:r>
            </w:ins>
            <w:r w:rsidRPr="00D5041C">
              <w:rPr>
                <w:rFonts w:ascii="Times New Roman" w:eastAsia="Times New Roman" w:hAnsi="Times New Roman" w:cs="David"/>
                <w:sz w:val="24"/>
                <w:szCs w:val="24"/>
                <w:rtl/>
              </w:rPr>
              <w:t xml:space="preserve"> -</w:t>
            </w:r>
          </w:p>
        </w:tc>
        <w:tc>
          <w:tcPr>
            <w:tcW w:w="1134" w:type="dxa"/>
          </w:tcPr>
          <w:p w14:paraId="394B8D7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1B2115BD" w14:textId="77777777" w:rsidTr="00D5041C">
        <w:tc>
          <w:tcPr>
            <w:tcW w:w="992" w:type="dxa"/>
            <w:vAlign w:val="bottom"/>
          </w:tcPr>
          <w:p w14:paraId="16E27AEF"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0992CFDC" w14:textId="25EEA2E8"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w:t>
            </w:r>
            <w:del w:id="255" w:author="מרול אטמן" w:date="2023-05-17T10:57:00Z">
              <w:r w:rsidRPr="00D5041C" w:rsidDel="007A0872">
                <w:rPr>
                  <w:rFonts w:ascii="Times New Roman" w:eastAsia="Times New Roman" w:hAnsi="Times New Roman" w:cs="David"/>
                  <w:sz w:val="24"/>
                  <w:szCs w:val="24"/>
                  <w:rtl/>
                </w:rPr>
                <w:delText>גמר המכרזים,</w:delText>
              </w:r>
            </w:del>
            <w:ins w:id="256" w:author="מרול אטמן" w:date="2023-05-17T10:57:00Z">
              <w:r w:rsidR="007A0872">
                <w:rPr>
                  <w:rFonts w:ascii="Times New Roman" w:eastAsia="Times New Roman" w:hAnsi="Times New Roman" w:cs="David" w:hint="cs"/>
                  <w:sz w:val="24"/>
                  <w:szCs w:val="24"/>
                  <w:rtl/>
                </w:rPr>
                <w:t>השלמת</w:t>
              </w:r>
            </w:ins>
            <w:r w:rsidRPr="00D5041C">
              <w:rPr>
                <w:rFonts w:ascii="Times New Roman" w:eastAsia="Times New Roman" w:hAnsi="Times New Roman" w:cs="David"/>
                <w:sz w:val="24"/>
                <w:szCs w:val="24"/>
                <w:rtl/>
              </w:rPr>
              <w:t xml:space="preserve"> התכנון המפורט וה</w:t>
            </w:r>
            <w:ins w:id="257" w:author="מרול אטמן" w:date="2023-05-17T10:58:00Z">
              <w:r w:rsidR="007A0872">
                <w:rPr>
                  <w:rFonts w:ascii="Times New Roman" w:eastAsia="Times New Roman" w:hAnsi="Times New Roman" w:cs="David" w:hint="cs"/>
                  <w:sz w:val="24"/>
                  <w:szCs w:val="24"/>
                  <w:rtl/>
                </w:rPr>
                <w:t xml:space="preserve">תכניות והמפרטים </w:t>
              </w:r>
            </w:ins>
            <w:ins w:id="258" w:author="מרול אטמן" w:date="2023-05-17T10:57:00Z">
              <w:r w:rsidR="007A0872">
                <w:rPr>
                  <w:rFonts w:ascii="Times New Roman" w:eastAsia="Times New Roman" w:hAnsi="Times New Roman" w:cs="David" w:hint="cs"/>
                  <w:sz w:val="24"/>
                  <w:szCs w:val="24"/>
                  <w:rtl/>
                </w:rPr>
                <w:t>ל</w:t>
              </w:r>
            </w:ins>
            <w:r w:rsidRPr="00D5041C">
              <w:rPr>
                <w:rFonts w:ascii="Times New Roman" w:eastAsia="Times New Roman" w:hAnsi="Times New Roman" w:cs="David"/>
                <w:sz w:val="24"/>
                <w:szCs w:val="24"/>
                <w:rtl/>
              </w:rPr>
              <w:t>מכרזים, ואישור עבודות שלב זה על ידי המזמין -</w:t>
            </w:r>
          </w:p>
        </w:tc>
        <w:tc>
          <w:tcPr>
            <w:tcW w:w="1134" w:type="dxa"/>
          </w:tcPr>
          <w:p w14:paraId="603CE4C4"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4250F87B" w14:textId="77777777" w:rsidTr="00D5041C">
        <w:tc>
          <w:tcPr>
            <w:tcW w:w="992" w:type="dxa"/>
            <w:vAlign w:val="bottom"/>
          </w:tcPr>
          <w:p w14:paraId="5F4BA1AA" w14:textId="606322D6" w:rsidR="00D5041C" w:rsidRPr="00D5041C" w:rsidRDefault="00D5041C" w:rsidP="00514D03">
            <w:pPr>
              <w:widowControl w:val="0"/>
              <w:spacing w:before="0" w:beforeAutospacing="0" w:after="0" w:afterAutospacing="0" w:line="240" w:lineRule="auto"/>
              <w:ind w:right="360"/>
              <w:jc w:val="center"/>
              <w:rPr>
                <w:rFonts w:ascii="Times New Roman" w:eastAsia="Times New Roman" w:hAnsi="Times New Roman" w:cs="David"/>
                <w:sz w:val="24"/>
                <w:szCs w:val="24"/>
                <w:rtl/>
              </w:rPr>
              <w:pPrChange w:id="259" w:author="Meryl Etman" w:date="2023-05-23T16:01:00Z">
                <w:pPr>
                  <w:widowControl w:val="0"/>
                  <w:spacing w:before="0" w:beforeAutospacing="0" w:after="0" w:afterAutospacing="0" w:line="240" w:lineRule="auto"/>
                  <w:ind w:right="360"/>
                  <w:jc w:val="center"/>
                </w:pPr>
              </w:pPrChange>
            </w:pPr>
            <w:del w:id="260" w:author="Meryl Etman [2]" w:date="2023-01-24T16:03:00Z">
              <w:r w:rsidRPr="00D5041C" w:rsidDel="00B6710C">
                <w:rPr>
                  <w:rFonts w:ascii="Times New Roman" w:eastAsia="Times New Roman" w:hAnsi="Times New Roman" w:cs="David"/>
                  <w:sz w:val="24"/>
                  <w:szCs w:val="24"/>
                  <w:rtl/>
                </w:rPr>
                <w:delText>12</w:delText>
              </w:r>
            </w:del>
            <w:ins w:id="261" w:author="Meryl Etman [2]" w:date="2023-01-24T16:03:00Z">
              <w:r w:rsidR="00B6710C" w:rsidRPr="00D5041C">
                <w:rPr>
                  <w:rFonts w:ascii="Times New Roman" w:eastAsia="Times New Roman" w:hAnsi="Times New Roman" w:cs="David"/>
                  <w:sz w:val="24"/>
                  <w:szCs w:val="24"/>
                  <w:rtl/>
                </w:rPr>
                <w:t>1</w:t>
              </w:r>
              <w:del w:id="262" w:author="Meryl Etman" w:date="2023-05-23T16:01:00Z">
                <w:r w:rsidR="00B6710C" w:rsidDel="00514D03">
                  <w:rPr>
                    <w:rFonts w:ascii="Times New Roman" w:eastAsia="Times New Roman" w:hAnsi="Times New Roman" w:cs="David" w:hint="cs"/>
                    <w:sz w:val="24"/>
                    <w:szCs w:val="24"/>
                    <w:rtl/>
                  </w:rPr>
                  <w:delText>5</w:delText>
                </w:r>
              </w:del>
            </w:ins>
            <w:ins w:id="263" w:author="Meryl Etman" w:date="2023-05-23T16:01:00Z">
              <w:r w:rsidR="00514D03">
                <w:rPr>
                  <w:rFonts w:ascii="Times New Roman" w:eastAsia="Times New Roman" w:hAnsi="Times New Roman" w:cs="David" w:hint="cs"/>
                  <w:sz w:val="24"/>
                  <w:szCs w:val="24"/>
                  <w:rtl/>
                </w:rPr>
                <w:t>7</w:t>
              </w:r>
            </w:ins>
            <w:r w:rsidRPr="00D5041C">
              <w:rPr>
                <w:rFonts w:ascii="Times New Roman" w:eastAsia="Times New Roman" w:hAnsi="Times New Roman" w:cs="David"/>
                <w:sz w:val="24"/>
                <w:szCs w:val="24"/>
                <w:rtl/>
              </w:rPr>
              <w:t>%</w:t>
            </w:r>
          </w:p>
        </w:tc>
        <w:tc>
          <w:tcPr>
            <w:tcW w:w="5953" w:type="dxa"/>
          </w:tcPr>
          <w:p w14:paraId="7385E4D3"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72A86C5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4C0CB12B" w14:textId="77777777" w:rsidTr="00D5041C">
        <w:tc>
          <w:tcPr>
            <w:tcW w:w="992" w:type="dxa"/>
            <w:vAlign w:val="bottom"/>
          </w:tcPr>
          <w:p w14:paraId="37596D69" w14:textId="01AF663A" w:rsidR="00D5041C" w:rsidRPr="00D5041C" w:rsidRDefault="00D5041C" w:rsidP="00514D03">
            <w:pPr>
              <w:widowControl w:val="0"/>
              <w:spacing w:before="0" w:beforeAutospacing="0" w:after="0" w:afterAutospacing="0" w:line="240" w:lineRule="auto"/>
              <w:ind w:right="360"/>
              <w:jc w:val="center"/>
              <w:rPr>
                <w:rFonts w:ascii="Times New Roman" w:eastAsia="Times New Roman" w:hAnsi="Times New Roman" w:cs="David"/>
                <w:sz w:val="24"/>
                <w:szCs w:val="24"/>
                <w:rtl/>
              </w:rPr>
              <w:pPrChange w:id="264" w:author="Meryl Etman" w:date="2023-05-23T16:01:00Z">
                <w:pPr>
                  <w:widowControl w:val="0"/>
                  <w:spacing w:before="0" w:beforeAutospacing="0" w:after="0" w:afterAutospacing="0" w:line="240" w:lineRule="auto"/>
                  <w:ind w:right="360"/>
                  <w:jc w:val="center"/>
                </w:pPr>
              </w:pPrChange>
            </w:pPr>
            <w:del w:id="265" w:author="Meryl Etman [2]" w:date="2023-01-24T16:03:00Z">
              <w:r w:rsidRPr="00D5041C" w:rsidDel="00B6710C">
                <w:rPr>
                  <w:rFonts w:ascii="Times New Roman" w:eastAsia="Times New Roman" w:hAnsi="Times New Roman" w:cs="David"/>
                  <w:sz w:val="24"/>
                  <w:szCs w:val="24"/>
                  <w:rtl/>
                </w:rPr>
                <w:delText>15</w:delText>
              </w:r>
            </w:del>
            <w:ins w:id="266" w:author="Meryl Etman [2]" w:date="2023-01-24T16:03:00Z">
              <w:r w:rsidR="00B6710C" w:rsidRPr="00D5041C">
                <w:rPr>
                  <w:rFonts w:ascii="Times New Roman" w:eastAsia="Times New Roman" w:hAnsi="Times New Roman" w:cs="David"/>
                  <w:sz w:val="24"/>
                  <w:szCs w:val="24"/>
                  <w:rtl/>
                </w:rPr>
                <w:t>1</w:t>
              </w:r>
              <w:del w:id="267" w:author="Meryl Etman" w:date="2023-05-23T16:00:00Z">
                <w:r w:rsidR="00B6710C" w:rsidDel="00514D03">
                  <w:rPr>
                    <w:rFonts w:ascii="Times New Roman" w:eastAsia="Times New Roman" w:hAnsi="Times New Roman" w:cs="David" w:hint="cs"/>
                    <w:sz w:val="24"/>
                    <w:szCs w:val="24"/>
                    <w:rtl/>
                  </w:rPr>
                  <w:delText>2</w:delText>
                </w:r>
              </w:del>
            </w:ins>
            <w:ins w:id="268" w:author="Meryl Etman" w:date="2023-05-23T16:01:00Z">
              <w:r w:rsidR="00514D03">
                <w:rPr>
                  <w:rFonts w:ascii="Times New Roman" w:eastAsia="Times New Roman" w:hAnsi="Times New Roman" w:cs="David" w:hint="cs"/>
                  <w:sz w:val="24"/>
                  <w:szCs w:val="24"/>
                  <w:rtl/>
                </w:rPr>
                <w:t>3</w:t>
              </w:r>
            </w:ins>
            <w:r w:rsidRPr="00D5041C">
              <w:rPr>
                <w:rFonts w:ascii="Times New Roman" w:eastAsia="Times New Roman" w:hAnsi="Times New Roman" w:cs="David"/>
                <w:sz w:val="24"/>
                <w:szCs w:val="24"/>
                <w:rtl/>
              </w:rPr>
              <w:t>%</w:t>
            </w:r>
          </w:p>
        </w:tc>
        <w:tc>
          <w:tcPr>
            <w:tcW w:w="5953" w:type="dxa"/>
          </w:tcPr>
          <w:p w14:paraId="7CC7301B"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008D6948"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0F4CC1E4" w14:textId="77777777" w:rsidTr="00D5041C">
        <w:tc>
          <w:tcPr>
            <w:tcW w:w="992" w:type="dxa"/>
            <w:vAlign w:val="bottom"/>
          </w:tcPr>
          <w:p w14:paraId="1DF59970" w14:textId="3287DF5A"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269" w:author="Meryl Etman" w:date="2023-05-23T15:59:00Z">
              <w:r w:rsidRPr="00D5041C" w:rsidDel="00514D03">
                <w:rPr>
                  <w:rFonts w:ascii="Times New Roman" w:eastAsia="Times New Roman" w:hAnsi="Times New Roman" w:cs="David"/>
                  <w:sz w:val="24"/>
                  <w:szCs w:val="24"/>
                  <w:rtl/>
                </w:rPr>
                <w:delText>8</w:delText>
              </w:r>
            </w:del>
            <w:ins w:id="270" w:author="Meryl Etman" w:date="2023-05-23T15:59:00Z">
              <w:r w:rsidR="00514D03">
                <w:rPr>
                  <w:rFonts w:ascii="Times New Roman" w:eastAsia="Times New Roman" w:hAnsi="Times New Roman" w:cs="David" w:hint="cs"/>
                  <w:sz w:val="24"/>
                  <w:szCs w:val="24"/>
                  <w:rtl/>
                </w:rPr>
                <w:t>5</w:t>
              </w:r>
            </w:ins>
            <w:r w:rsidRPr="00D5041C">
              <w:rPr>
                <w:rFonts w:ascii="Times New Roman" w:eastAsia="Times New Roman" w:hAnsi="Times New Roman" w:cs="David"/>
                <w:sz w:val="24"/>
                <w:szCs w:val="24"/>
                <w:rtl/>
              </w:rPr>
              <w:t>%</w:t>
            </w:r>
          </w:p>
        </w:tc>
        <w:tc>
          <w:tcPr>
            <w:tcW w:w="5953" w:type="dxa"/>
          </w:tcPr>
          <w:p w14:paraId="720C2252"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568D8C50"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1FF59017" w14:textId="77777777" w:rsidTr="00D5041C">
        <w:tc>
          <w:tcPr>
            <w:tcW w:w="992" w:type="dxa"/>
            <w:vAlign w:val="bottom"/>
          </w:tcPr>
          <w:p w14:paraId="0EB6FFBA"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1D7D4961" w14:textId="04BB9C9B"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w:t>
            </w:r>
            <w:del w:id="271" w:author="Meryl Etman [2]" w:date="2023-01-24T16:04:00Z">
              <w:r w:rsidRPr="00D5041C" w:rsidDel="00B6710C">
                <w:rPr>
                  <w:rFonts w:ascii="Times New Roman" w:eastAsia="Times New Roman" w:hAnsi="Times New Roman" w:cs="David"/>
                  <w:sz w:val="24"/>
                  <w:szCs w:val="24"/>
                  <w:rtl/>
                </w:rPr>
                <w:delText>, תיקוני הבדק</w:delText>
              </w:r>
            </w:del>
            <w:r w:rsidRPr="00D5041C">
              <w:rPr>
                <w:rFonts w:ascii="Times New Roman" w:eastAsia="Times New Roman" w:hAnsi="Times New Roman" w:cs="David"/>
                <w:sz w:val="24"/>
                <w:szCs w:val="24"/>
                <w:rtl/>
              </w:rPr>
              <w:t xml:space="preserve">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6A74DAAA"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2AA57E26"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29E54FB2"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5D2F3BF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1CB744"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00AF968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B2F79F5"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1766AAF0"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B86CA9"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62D876E"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BB1605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2ECA2AEC"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1CDD6B7D" w14:textId="6E99CDC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5-23T00:00:00Z">
            <w:dateFormat w:val="dd/MM/yyyy"/>
            <w:lid w:val="he-IL"/>
            <w:storeMappedDataAs w:val="dateTime"/>
            <w:calendar w:val="gregorian"/>
          </w:date>
        </w:sdtPr>
        <w:sdtEndPr>
          <w:rPr>
            <w:rFonts w:hint="cs"/>
          </w:rPr>
        </w:sdtEndPr>
        <w:sdtContent>
          <w:ins w:id="272" w:author="Meryl Etman" w:date="2023-05-23T15:59:00Z">
            <w:r w:rsidR="00514D03">
              <w:rPr>
                <w:rFonts w:ascii="Times New Roman" w:eastAsia="Times New Roman" w:hAnsi="Times New Roman" w:cs="David" w:hint="cs"/>
                <w:color w:val="008000"/>
                <w:sz w:val="24"/>
                <w:szCs w:val="24"/>
                <w:rtl/>
                <w:lang w:eastAsia="he-IL"/>
              </w:rPr>
              <w:t>‏23/05/2023</w:t>
            </w:r>
          </w:ins>
        </w:sdtContent>
      </w:sdt>
      <w:r w:rsidRPr="00B27B4C">
        <w:rPr>
          <w:rFonts w:ascii="Times New Roman" w:eastAsia="Times New Roman" w:hAnsi="Times New Roman" w:cs="David" w:hint="cs"/>
          <w:bCs/>
          <w:color w:val="FF0000"/>
          <w:sz w:val="24"/>
          <w:szCs w:val="24"/>
          <w:rtl/>
          <w:lang w:eastAsia="he-IL"/>
        </w:rPr>
        <w:br/>
      </w:r>
    </w:p>
    <w:p w14:paraId="75716662"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A71C4DA" w14:textId="613CF1E8" w:rsidR="00376E23" w:rsidRPr="00B27B4C" w:rsidRDefault="006D3613">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273" w:author="Meryl Etman [2]" w:date="2022-11-28T15:31:00Z">
              <w:pPr>
                <w:widowControl w:val="0"/>
                <w:spacing w:before="0" w:beforeAutospacing="0" w:after="0" w:afterAutospacing="0" w:line="240" w:lineRule="auto"/>
                <w:jc w:val="both"/>
              </w:pPr>
            </w:pPrChange>
          </w:pPr>
          <w:ins w:id="274" w:author="Meryl Etman" w:date="2022-11-28T15:18: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19998D6E"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2D36B36"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3C4BD92"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DA98AC4"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C3D5D70"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368287" w14:textId="1F4CCCE4"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5" w:author="Meryl Etman" w:date="2022-11-28T15:19:00Z">
            <w:r w:rsidR="006D3613">
              <w:rPr>
                <w:rFonts w:ascii="Times New Roman" w:eastAsia="Times New Roman" w:hAnsi="Times New Roman" w:cs="David"/>
                <w:color w:val="008000"/>
                <w:sz w:val="24"/>
                <w:szCs w:val="24"/>
                <w:rtl/>
                <w:lang w:eastAsia="he-IL"/>
              </w:rPr>
              <w:t>א.ח. תכנון וייעוץ בהנדסת מים וביוב בע"מ</w:t>
            </w:r>
          </w:ins>
        </w:sdtContent>
      </w:sdt>
      <w:del w:id="276" w:author="Meryl Etman [2]" w:date="2023-02-06T17:47:00Z">
        <w:r w:rsidRPr="00B27B4C" w:rsidDel="0014338C">
          <w:rPr>
            <w:rFonts w:ascii="Times New Roman" w:eastAsia="Times New Roman" w:hAnsi="Times New Roman" w:cs="David" w:hint="cs"/>
            <w:sz w:val="24"/>
            <w:szCs w:val="24"/>
            <w:rtl/>
            <w:lang w:eastAsia="he-IL"/>
          </w:rPr>
          <w:delText xml:space="preserve"> / הפועל בשם חברת </w:delText>
        </w:r>
        <w:r w:rsidRPr="00B27B4C" w:rsidDel="0014338C">
          <w:rPr>
            <w:rFonts w:ascii="Times New Roman" w:eastAsia="Times New Roman" w:hAnsi="Times New Roman" w:cs="David" w:hint="cs"/>
            <w:sz w:val="24"/>
            <w:szCs w:val="24"/>
            <w:lang w:eastAsia="he-IL"/>
          </w:rPr>
          <w:delText xml:space="preserve"> </w:delText>
        </w:r>
      </w:del>
      <w:customXmlDelRangeStart w:id="277" w:author="Meryl Etman [2]" w:date="2023-02-06T17:47:00Z"/>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277"/>
          <w:ins w:id="278" w:author="Meryl Etman" w:date="2022-11-28T15:19:00Z">
            <w:del w:id="279" w:author="Meryl Etman [2]" w:date="2023-02-06T17:47:00Z">
              <w:r w:rsidR="006D3613" w:rsidDel="0014338C">
                <w:rPr>
                  <w:rFonts w:ascii="Times New Roman" w:eastAsia="Times New Roman" w:hAnsi="Times New Roman" w:cs="David"/>
                  <w:color w:val="008000"/>
                  <w:sz w:val="24"/>
                  <w:szCs w:val="24"/>
                  <w:rtl/>
                  <w:lang w:eastAsia="he-IL"/>
                </w:rPr>
                <w:delText>א.ח. תכנון וייעוץ בהנדסת מים וביוב בע"מ</w:delText>
              </w:r>
            </w:del>
          </w:ins>
          <w:customXmlDelRangeStart w:id="280" w:author="Meryl Etman [2]" w:date="2023-02-06T17:47:00Z"/>
        </w:sdtContent>
      </w:sdt>
      <w:customXmlDelRangeEnd w:id="280"/>
      <w:del w:id="281" w:author="Meryl Etman [2]" w:date="2023-02-06T17:47:00Z">
        <w:r w:rsidRPr="00B27B4C" w:rsidDel="0014338C">
          <w:rPr>
            <w:rFonts w:ascii="Times New Roman" w:eastAsia="Times New Roman" w:hAnsi="Times New Roman" w:cs="David" w:hint="cs"/>
            <w:bCs/>
            <w:sz w:val="24"/>
            <w:szCs w:val="24"/>
            <w:rtl/>
            <w:lang w:eastAsia="he-IL"/>
          </w:rPr>
          <w:delText xml:space="preserve"> /</w:delText>
        </w:r>
        <w:r w:rsidRPr="00B27B4C" w:rsidDel="0014338C">
          <w:rPr>
            <w:rFonts w:ascii="Times New Roman" w:eastAsia="Times New Roman" w:hAnsi="Times New Roman" w:cs="David" w:hint="cs"/>
            <w:sz w:val="24"/>
            <w:szCs w:val="24"/>
            <w:rtl/>
            <w:lang w:eastAsia="he-IL"/>
          </w:rPr>
          <w:delText xml:space="preserve"> המספק שירותים לחברת </w:delText>
        </w:r>
        <w:r w:rsidRPr="00B27B4C" w:rsidDel="0014338C">
          <w:rPr>
            <w:rFonts w:ascii="Times New Roman" w:eastAsia="Times New Roman" w:hAnsi="Times New Roman" w:cs="David"/>
            <w:color w:val="008000"/>
            <w:sz w:val="24"/>
            <w:szCs w:val="24"/>
            <w:lang w:eastAsia="he-IL"/>
          </w:rPr>
          <w:delText xml:space="preserve"> </w:delText>
        </w:r>
      </w:del>
      <w:customXmlDelRangeStart w:id="282" w:author="Meryl Etman [2]" w:date="2023-02-06T17:47:00Z"/>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282"/>
          <w:ins w:id="283" w:author="Meryl Etman" w:date="2022-11-28T15:19:00Z">
            <w:del w:id="284" w:author="Meryl Etman [2]" w:date="2023-02-06T17:47:00Z">
              <w:r w:rsidR="006D3613" w:rsidDel="0014338C">
                <w:rPr>
                  <w:rFonts w:ascii="Times New Roman" w:eastAsia="Times New Roman" w:hAnsi="Times New Roman" w:cs="David"/>
                  <w:color w:val="008000"/>
                  <w:sz w:val="24"/>
                  <w:szCs w:val="24"/>
                  <w:rtl/>
                  <w:lang w:eastAsia="he-IL"/>
                </w:rPr>
                <w:delText>א.ח. תכנון וייעוץ בהנדסת מים וביוב בע"מ</w:delText>
              </w:r>
            </w:del>
          </w:ins>
          <w:customXmlDelRangeStart w:id="285" w:author="Meryl Etman [2]" w:date="2023-02-06T17:47:00Z"/>
        </w:sdtContent>
      </w:sdt>
      <w:customXmlDelRangeEnd w:id="285"/>
      <w:del w:id="286" w:author="Meryl Etman [2]" w:date="2023-02-06T17:47:00Z">
        <w:r w:rsidRPr="00B27B4C" w:rsidDel="0014338C">
          <w:rPr>
            <w:rFonts w:ascii="Times New Roman" w:eastAsia="Times New Roman" w:hAnsi="Times New Roman" w:cs="David" w:hint="cs"/>
            <w:sz w:val="24"/>
            <w:szCs w:val="24"/>
            <w:rtl/>
            <w:lang w:eastAsia="he-IL"/>
          </w:rPr>
          <w:delText xml:space="preserve"> *</w:delText>
        </w:r>
      </w:del>
      <w:r w:rsidRPr="00B27B4C">
        <w:rPr>
          <w:rFonts w:ascii="Times New Roman" w:eastAsia="Times New Roman" w:hAnsi="Times New Roman" w:cs="David" w:hint="cs"/>
          <w:sz w:val="24"/>
          <w:szCs w:val="24"/>
          <w:rtl/>
          <w:lang w:eastAsia="he-IL"/>
        </w:rPr>
        <w:t>,</w:t>
      </w:r>
      <w:ins w:id="287" w:author="Meryl Etman [2]" w:date="2023-02-06T17:48:00Z">
        <w:r w:rsidR="00ED095E">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מצהיר בזאת ומתחייב כלפיכם כדלקמן:</w:t>
      </w:r>
    </w:p>
    <w:p w14:paraId="6B3A640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1BA14E" w14:textId="1739E3AF"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8" w:author="Meryl Etman" w:date="2022-11-28T15:19:00Z">
            <w:r w:rsidR="006D3613">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89" w:author="Meryl Etman" w:date="2022-11-28T15:14:00Z">
            <w:r w:rsidR="006D3613">
              <w:rPr>
                <w:rFonts w:ascii="Times New Roman" w:eastAsia="Times New Roman" w:hAnsi="Times New Roman" w:cs="David" w:hint="cs"/>
                <w:bCs/>
                <w:color w:val="008000"/>
                <w:sz w:val="24"/>
                <w:szCs w:val="24"/>
                <w:rtl/>
                <w:lang w:eastAsia="he-IL"/>
              </w:rPr>
              <w:t>סביוני גבעת שמואל מגרשים 1006-1007</w:t>
            </w:r>
          </w:ins>
        </w:sdtContent>
      </w:sdt>
      <w:r w:rsidRPr="00B27B4C">
        <w:rPr>
          <w:rFonts w:ascii="Times New Roman" w:eastAsia="Times New Roman" w:hAnsi="Times New Roman" w:cs="David" w:hint="cs"/>
          <w:color w:val="008000"/>
          <w:sz w:val="24"/>
          <w:szCs w:val="24"/>
          <w:rtl/>
          <w:lang w:eastAsia="he-IL"/>
        </w:rPr>
        <w:t>.</w:t>
      </w:r>
    </w:p>
    <w:p w14:paraId="5107FB7C"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47AF32" w14:textId="4354F43D"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0" w:author="Meryl Etman" w:date="2022-11-28T15:19:00Z">
            <w:r w:rsidR="006D3613">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B18E143"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486A7D9" w14:textId="146E23C7"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1" w:author="Meryl Etman" w:date="2022-11-28T15:19:00Z">
            <w:r w:rsidR="006D3613">
              <w:rPr>
                <w:rFonts w:ascii="Times New Roman" w:eastAsia="Times New Roman" w:hAnsi="Times New Roman" w:cs="David"/>
                <w:color w:val="008000"/>
                <w:sz w:val="24"/>
                <w:szCs w:val="24"/>
                <w:rtl/>
                <w:lang w:eastAsia="he-IL"/>
              </w:rPr>
              <w:t>א.ח. תכנון וייעוץ בהנדסת מים וביוב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CE207E0"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654E042"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12C338C"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7C2472C"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331172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515D60"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578068A"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9FADBB"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0D8B15C"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418C267"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4E6DB29" w14:textId="2F934112"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2" w:author="Meryl Etman" w:date="2022-11-28T15:19:00Z">
            <w:r w:rsidR="006D3613">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47728365"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F2788D2"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AB88C92"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4F5A44B"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EAC9069"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D2CEAB5"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2F34DE13"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lastRenderedPageBreak/>
        <w:t>נספח</w:t>
      </w:r>
      <w:r w:rsidRPr="00E779BE">
        <w:rPr>
          <w:rFonts w:ascii="David" w:eastAsia="Times New Roman" w:hAnsi="David" w:cs="David"/>
          <w:bCs/>
          <w:sz w:val="24"/>
          <w:szCs w:val="24"/>
          <w:u w:val="single"/>
          <w:rtl/>
          <w:lang w:eastAsia="he-IL"/>
        </w:rPr>
        <w:t xml:space="preserve"> "ז"</w:t>
      </w:r>
    </w:p>
    <w:p w14:paraId="1A383AD9"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7A36564B" w14:textId="17BFC100"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w:t>
      </w:r>
      <w:del w:id="293" w:author="Meryl Etman [2]" w:date="2023-02-06T17:43:00Z">
        <w:r w:rsidRPr="00E779BE" w:rsidDel="0014338C">
          <w:rPr>
            <w:rFonts w:ascii="David" w:eastAsia="Times New Roman" w:hAnsi="David" w:cs="David" w:hint="eastAsia"/>
            <w:bCs/>
            <w:sz w:val="24"/>
            <w:szCs w:val="24"/>
            <w:u w:val="single"/>
            <w:rtl/>
            <w:lang w:eastAsia="he-IL"/>
          </w:rPr>
          <w:delText>יועץ</w:delText>
        </w:r>
      </w:del>
      <w:ins w:id="294" w:author="Meryl Etman [2]" w:date="2023-02-06T17:43:00Z">
        <w:r w:rsidR="0014338C">
          <w:rPr>
            <w:rFonts w:ascii="David" w:eastAsia="Times New Roman" w:hAnsi="David" w:cs="David" w:hint="eastAsia"/>
            <w:bCs/>
            <w:sz w:val="24"/>
            <w:szCs w:val="24"/>
            <w:u w:val="single"/>
            <w:rtl/>
            <w:lang w:eastAsia="he-IL"/>
          </w:rPr>
          <w:t>מתכנן</w:t>
        </w:r>
      </w:ins>
    </w:p>
    <w:p w14:paraId="119975AF" w14:textId="157E2EC3" w:rsidR="002F611D" w:rsidRPr="00E779BE" w:rsidRDefault="002F611D" w:rsidP="00E779BE">
      <w:pPr>
        <w:tabs>
          <w:tab w:val="left" w:pos="283"/>
        </w:tabs>
        <w:spacing w:after="0" w:line="240" w:lineRule="auto"/>
        <w:jc w:val="both"/>
        <w:rPr>
          <w:rFonts w:ascii="David" w:hAnsi="David" w:cs="David"/>
          <w:sz w:val="24"/>
          <w:szCs w:val="24"/>
          <w:rtl/>
        </w:rPr>
      </w:pPr>
      <w:r w:rsidRPr="00E779BE">
        <w:rPr>
          <w:rFonts w:ascii="David" w:hAnsi="David" w:cs="David" w:hint="eastAsia"/>
          <w:sz w:val="24"/>
          <w:szCs w:val="24"/>
          <w:rtl/>
        </w:rPr>
        <w:t>ה</w:t>
      </w:r>
      <w:del w:id="295" w:author="Meryl Etman [2]" w:date="2023-02-06T17:43:00Z">
        <w:r w:rsidRPr="00E779BE" w:rsidDel="0014338C">
          <w:rPr>
            <w:rFonts w:ascii="David" w:hAnsi="David" w:cs="David" w:hint="eastAsia"/>
            <w:sz w:val="24"/>
            <w:szCs w:val="24"/>
            <w:rtl/>
          </w:rPr>
          <w:delText>יועץ</w:delText>
        </w:r>
      </w:del>
      <w:ins w:id="296" w:author="Meryl Etman [2]" w:date="2023-02-06T17:43:00Z">
        <w:r w:rsidR="0014338C">
          <w:rPr>
            <w:rFonts w:ascii="David" w:hAnsi="David" w:cs="David" w:hint="eastAsia"/>
            <w:sz w:val="24"/>
            <w:szCs w:val="24"/>
            <w:rtl/>
          </w:rPr>
          <w:t>מתכנן</w:t>
        </w:r>
      </w:ins>
      <w:r w:rsidRPr="00E779BE">
        <w:rPr>
          <w:rFonts w:ascii="David" w:hAnsi="David" w:cs="David"/>
          <w:sz w:val="24"/>
          <w:szCs w:val="24"/>
          <w:rtl/>
        </w:rPr>
        <w:t xml:space="preserve"> </w:t>
      </w:r>
      <w:r w:rsidRPr="00E779BE">
        <w:rPr>
          <w:rFonts w:ascii="David" w:hAnsi="David" w:cs="David" w:hint="eastAsia"/>
          <w:sz w:val="24"/>
          <w:szCs w:val="24"/>
          <w:rtl/>
        </w:rPr>
        <w:t>מאשר</w:t>
      </w:r>
      <w:r w:rsidRPr="00E779BE">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E779BE">
        <w:rPr>
          <w:rFonts w:ascii="David" w:hAnsi="David" w:cs="David" w:hint="eastAsia"/>
          <w:sz w:val="24"/>
          <w:szCs w:val="24"/>
          <w:rtl/>
        </w:rPr>
        <w:t>מהדורת</w:t>
      </w:r>
      <w:r w:rsidRPr="00E779BE">
        <w:rPr>
          <w:rFonts w:ascii="David" w:hAnsi="David" w:cs="David"/>
          <w:sz w:val="24"/>
          <w:szCs w:val="24"/>
          <w:rtl/>
        </w:rPr>
        <w:t xml:space="preserve"> 2013 או נוסח מאוחר יותר המחליף את תנאי "ביט" </w:t>
      </w:r>
      <w:r w:rsidRPr="00E779BE">
        <w:rPr>
          <w:rFonts w:ascii="David" w:hAnsi="David" w:cs="David" w:hint="eastAsia"/>
          <w:sz w:val="24"/>
          <w:szCs w:val="24"/>
          <w:rtl/>
        </w:rPr>
        <w:t>מהדורת</w:t>
      </w:r>
      <w:r w:rsidRPr="00E779BE">
        <w:rPr>
          <w:rFonts w:ascii="David" w:hAnsi="David" w:cs="David"/>
          <w:sz w:val="24"/>
          <w:szCs w:val="24"/>
          <w:rtl/>
        </w:rPr>
        <w:t xml:space="preserve"> 2013. </w:t>
      </w:r>
      <w:r w:rsidRPr="00E779BE">
        <w:rPr>
          <w:rFonts w:ascii="David" w:hAnsi="David" w:cs="David" w:hint="eastAsia"/>
          <w:sz w:val="24"/>
          <w:szCs w:val="24"/>
          <w:rtl/>
        </w:rPr>
        <w:t>ביחס</w:t>
      </w:r>
      <w:r w:rsidRPr="00E779BE">
        <w:rPr>
          <w:rFonts w:ascii="David" w:hAnsi="David" w:cs="David"/>
          <w:sz w:val="24"/>
          <w:szCs w:val="24"/>
          <w:rtl/>
        </w:rPr>
        <w:t xml:space="preserve"> </w:t>
      </w:r>
      <w:r w:rsidRPr="00E779BE">
        <w:rPr>
          <w:rFonts w:ascii="David" w:hAnsi="David" w:cs="David" w:hint="eastAsia"/>
          <w:sz w:val="24"/>
          <w:szCs w:val="24"/>
          <w:rtl/>
        </w:rPr>
        <w:t>ל</w:t>
      </w:r>
      <w:r w:rsidRPr="00E779BE">
        <w:rPr>
          <w:rFonts w:ascii="David" w:hAnsi="David" w:cs="David"/>
          <w:sz w:val="24"/>
          <w:szCs w:val="24"/>
          <w:rtl/>
        </w:rPr>
        <w:t xml:space="preserve">"אחריות </w:t>
      </w:r>
      <w:r w:rsidRPr="00E779BE">
        <w:rPr>
          <w:rFonts w:ascii="David" w:hAnsi="David" w:cs="David" w:hint="eastAsia"/>
          <w:sz w:val="24"/>
          <w:szCs w:val="24"/>
          <w:rtl/>
        </w:rPr>
        <w:t>מקצועית</w:t>
      </w:r>
      <w:r w:rsidRPr="00E779BE">
        <w:rPr>
          <w:rFonts w:ascii="David" w:hAnsi="David" w:cs="David"/>
          <w:sz w:val="24"/>
          <w:szCs w:val="24"/>
          <w:rtl/>
        </w:rPr>
        <w:t xml:space="preserve">" </w:t>
      </w:r>
      <w:r w:rsidRPr="00E779BE">
        <w:rPr>
          <w:rFonts w:ascii="David" w:hAnsi="David" w:cs="David" w:hint="eastAsia"/>
          <w:sz w:val="24"/>
          <w:szCs w:val="24"/>
          <w:rtl/>
        </w:rPr>
        <w:t>היקף</w:t>
      </w:r>
      <w:r w:rsidRPr="00E779BE">
        <w:rPr>
          <w:rFonts w:ascii="David" w:hAnsi="David" w:cs="David"/>
          <w:sz w:val="24"/>
          <w:szCs w:val="24"/>
          <w:rtl/>
        </w:rPr>
        <w:t xml:space="preserve"> </w:t>
      </w:r>
      <w:r w:rsidRPr="00E779BE">
        <w:rPr>
          <w:rFonts w:ascii="David" w:hAnsi="David" w:cs="David" w:hint="eastAsia"/>
          <w:sz w:val="24"/>
          <w:szCs w:val="24"/>
          <w:rtl/>
        </w:rPr>
        <w:t>הכיסוי</w:t>
      </w:r>
      <w:r w:rsidRPr="00E779BE">
        <w:rPr>
          <w:rFonts w:ascii="David" w:hAnsi="David" w:cs="David"/>
          <w:sz w:val="24"/>
          <w:szCs w:val="24"/>
          <w:rtl/>
        </w:rPr>
        <w:t xml:space="preserve"> </w:t>
      </w:r>
      <w:r w:rsidRPr="00E779BE">
        <w:rPr>
          <w:rFonts w:ascii="David" w:hAnsi="David" w:cs="David" w:hint="eastAsia"/>
          <w:sz w:val="24"/>
          <w:szCs w:val="24"/>
          <w:rtl/>
        </w:rPr>
        <w:t>אינו</w:t>
      </w:r>
      <w:r w:rsidRPr="00E779BE">
        <w:rPr>
          <w:rFonts w:ascii="David" w:hAnsi="David" w:cs="David"/>
          <w:sz w:val="24"/>
          <w:szCs w:val="24"/>
          <w:rtl/>
        </w:rPr>
        <w:t xml:space="preserve"> </w:t>
      </w:r>
      <w:r w:rsidRPr="00E779BE">
        <w:rPr>
          <w:rFonts w:ascii="David" w:hAnsi="David" w:cs="David" w:hint="eastAsia"/>
          <w:sz w:val="24"/>
          <w:szCs w:val="24"/>
          <w:rtl/>
        </w:rPr>
        <w:t>נופל</w:t>
      </w:r>
      <w:r w:rsidRPr="00E779BE">
        <w:rPr>
          <w:rFonts w:ascii="David" w:hAnsi="David" w:cs="David"/>
          <w:sz w:val="24"/>
          <w:szCs w:val="24"/>
          <w:rtl/>
        </w:rPr>
        <w:t xml:space="preserve"> </w:t>
      </w:r>
      <w:r w:rsidRPr="00E779BE">
        <w:rPr>
          <w:rFonts w:ascii="David" w:hAnsi="David" w:cs="David" w:hint="eastAsia"/>
          <w:sz w:val="24"/>
          <w:szCs w:val="24"/>
          <w:rtl/>
        </w:rPr>
        <w:t>מהאמור</w:t>
      </w:r>
      <w:r w:rsidRPr="00E779BE">
        <w:rPr>
          <w:rFonts w:ascii="David" w:hAnsi="David" w:cs="David"/>
          <w:sz w:val="24"/>
          <w:szCs w:val="24"/>
          <w:rtl/>
        </w:rPr>
        <w:t xml:space="preserve"> </w:t>
      </w:r>
      <w:r w:rsidRPr="00E779BE">
        <w:rPr>
          <w:rFonts w:ascii="David" w:hAnsi="David" w:cs="David" w:hint="eastAsia"/>
          <w:sz w:val="24"/>
          <w:szCs w:val="24"/>
          <w:rtl/>
        </w:rPr>
        <w:t>בסעיף</w:t>
      </w:r>
      <w:r w:rsidRPr="00E779BE">
        <w:rPr>
          <w:rFonts w:ascii="David" w:hAnsi="David" w:cs="David"/>
          <w:sz w:val="24"/>
          <w:szCs w:val="24"/>
          <w:rtl/>
        </w:rPr>
        <w:t xml:space="preserve"> 1 </w:t>
      </w:r>
      <w:r w:rsidRPr="00E779BE">
        <w:rPr>
          <w:rFonts w:ascii="David" w:hAnsi="David" w:cs="David" w:hint="eastAsia"/>
          <w:sz w:val="24"/>
          <w:szCs w:val="24"/>
          <w:rtl/>
        </w:rPr>
        <w:t>להלן</w:t>
      </w:r>
      <w:r w:rsidRPr="00E779BE">
        <w:rPr>
          <w:rFonts w:ascii="David" w:hAnsi="David" w:cs="David"/>
          <w:sz w:val="24"/>
          <w:szCs w:val="24"/>
          <w:rtl/>
        </w:rPr>
        <w:t>.</w:t>
      </w:r>
    </w:p>
    <w:p w14:paraId="4744668F" w14:textId="4B1B9F69"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1.</w:t>
      </w:r>
      <w:r w:rsidRPr="00E779BE">
        <w:rPr>
          <w:rFonts w:ascii="David" w:hAnsi="David" w:cs="David"/>
          <w:sz w:val="24"/>
          <w:szCs w:val="24"/>
          <w:rtl/>
        </w:rPr>
        <w:tab/>
      </w:r>
      <w:r w:rsidRPr="00E779BE">
        <w:rPr>
          <w:rFonts w:ascii="David" w:hAnsi="David" w:cs="David"/>
          <w:b/>
          <w:bCs/>
          <w:sz w:val="24"/>
          <w:szCs w:val="24"/>
          <w:rtl/>
        </w:rPr>
        <w:t>ביטוח אחריות מקצועית</w:t>
      </w:r>
      <w:r w:rsidRPr="00E779BE">
        <w:rPr>
          <w:rFonts w:ascii="David" w:hAnsi="David" w:cs="David"/>
          <w:sz w:val="24"/>
          <w:szCs w:val="24"/>
          <w:rtl/>
        </w:rPr>
        <w:t>, לכיסוי חבותו המקצועית של ה</w:t>
      </w:r>
      <w:del w:id="297" w:author="Meryl Etman [2]" w:date="2023-02-06T17:43:00Z">
        <w:r w:rsidRPr="00E779BE" w:rsidDel="0014338C">
          <w:rPr>
            <w:rFonts w:ascii="David" w:hAnsi="David" w:cs="David"/>
            <w:sz w:val="24"/>
            <w:szCs w:val="24"/>
            <w:rtl/>
          </w:rPr>
          <w:delText>יועץ</w:delText>
        </w:r>
      </w:del>
      <w:ins w:id="298" w:author="Meryl Etman [2]" w:date="2023-02-06T17:43:00Z">
        <w:r w:rsidR="0014338C">
          <w:rPr>
            <w:rFonts w:ascii="David" w:hAnsi="David" w:cs="David"/>
            <w:sz w:val="24"/>
            <w:szCs w:val="24"/>
            <w:rtl/>
          </w:rPr>
          <w:t>מתכנן</w:t>
        </w:r>
      </w:ins>
      <w:r w:rsidRPr="00E779BE">
        <w:rPr>
          <w:rFonts w:ascii="David" w:hAnsi="David" w:cs="David"/>
          <w:sz w:val="24"/>
          <w:szCs w:val="24"/>
          <w:rtl/>
        </w:rPr>
        <w:t xml:space="preserve"> ביחס להתחייבויותיו על פי ה</w:t>
      </w:r>
      <w:r w:rsidRPr="00E779BE">
        <w:rPr>
          <w:rFonts w:ascii="David" w:hAnsi="David" w:cs="David" w:hint="eastAsia"/>
          <w:sz w:val="24"/>
          <w:szCs w:val="24"/>
          <w:rtl/>
        </w:rPr>
        <w:t>הסכם</w:t>
      </w:r>
      <w:r w:rsidRPr="00E779BE">
        <w:rPr>
          <w:rFonts w:ascii="David" w:hAnsi="David" w:cs="David"/>
          <w:sz w:val="24"/>
          <w:szCs w:val="24"/>
          <w:rtl/>
        </w:rPr>
        <w:t xml:space="preserve"> הנדון.</w:t>
      </w:r>
    </w:p>
    <w:p w14:paraId="261F4754"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גבול האחריות על פי הפוליסה לא יפחת מ- 4,000,000 ₪  (</w:t>
      </w:r>
      <w:r w:rsidRPr="00E779BE">
        <w:rPr>
          <w:rFonts w:ascii="David" w:hAnsi="David" w:cs="David" w:hint="eastAsia"/>
          <w:sz w:val="24"/>
          <w:szCs w:val="24"/>
          <w:rtl/>
        </w:rPr>
        <w:t>ארבעה</w:t>
      </w:r>
      <w:r w:rsidRPr="00E779BE">
        <w:rPr>
          <w:rFonts w:ascii="David" w:hAnsi="David" w:cs="David"/>
          <w:sz w:val="24"/>
          <w:szCs w:val="24"/>
          <w:rtl/>
        </w:rPr>
        <w:t xml:space="preserve"> </w:t>
      </w:r>
      <w:r w:rsidRPr="00E779BE">
        <w:rPr>
          <w:rFonts w:ascii="David" w:hAnsi="David" w:cs="David" w:hint="eastAsia"/>
          <w:sz w:val="24"/>
          <w:szCs w:val="24"/>
          <w:rtl/>
        </w:rPr>
        <w:t>מליון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לא</w:t>
      </w:r>
      <w:r w:rsidRPr="00E779BE">
        <w:rPr>
          <w:rFonts w:ascii="David" w:hAnsi="David" w:cs="David" w:hint="eastAsia"/>
          <w:sz w:val="24"/>
          <w:szCs w:val="24"/>
          <w:rtl/>
        </w:rPr>
        <w:t>י</w:t>
      </w:r>
      <w:r w:rsidRPr="00E779BE">
        <w:rPr>
          <w:rFonts w:ascii="David" w:hAnsi="David" w:cs="David"/>
          <w:sz w:val="24"/>
          <w:szCs w:val="24"/>
          <w:rtl/>
        </w:rPr>
        <w:t>רוע ובסה"כ לתקופת הביטוח.</w:t>
      </w:r>
    </w:p>
    <w:p w14:paraId="19003104" w14:textId="5C1B58A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E779BE">
        <w:rPr>
          <w:rFonts w:ascii="David" w:hAnsi="David" w:cs="David" w:hint="eastAsia"/>
          <w:sz w:val="24"/>
          <w:szCs w:val="24"/>
          <w:rtl/>
        </w:rPr>
        <w:t>הפרת</w:t>
      </w:r>
      <w:r w:rsidRPr="00E779BE">
        <w:rPr>
          <w:rFonts w:ascii="David" w:hAnsi="David" w:cs="David"/>
          <w:sz w:val="24"/>
          <w:szCs w:val="24"/>
          <w:rtl/>
        </w:rPr>
        <w:t xml:space="preserve"> סודיות , מעשה במתכוון, </w:t>
      </w:r>
      <w:r w:rsidRPr="00E779BE">
        <w:rPr>
          <w:rFonts w:ascii="David" w:hAnsi="David" w:cs="David" w:hint="eastAsia"/>
          <w:sz w:val="24"/>
          <w:szCs w:val="24"/>
          <w:rtl/>
        </w:rPr>
        <w:t>דיבה</w:t>
      </w:r>
      <w:r w:rsidRPr="00E779BE">
        <w:rPr>
          <w:rFonts w:ascii="David" w:hAnsi="David" w:cs="David"/>
          <w:sz w:val="24"/>
          <w:szCs w:val="24"/>
          <w:rtl/>
        </w:rPr>
        <w:t xml:space="preserve"> </w:t>
      </w:r>
      <w:r w:rsidRPr="00E779BE">
        <w:rPr>
          <w:rFonts w:ascii="David" w:hAnsi="David" w:cs="David" w:hint="eastAsia"/>
          <w:sz w:val="24"/>
          <w:szCs w:val="24"/>
          <w:rtl/>
        </w:rPr>
        <w:t>השמצה</w:t>
      </w:r>
      <w:r w:rsidRPr="00E779BE">
        <w:rPr>
          <w:rFonts w:ascii="David" w:hAnsi="David" w:cs="David"/>
          <w:sz w:val="24"/>
          <w:szCs w:val="24"/>
          <w:rtl/>
        </w:rPr>
        <w:t xml:space="preserve">, מעשה מרמה ו/או אי יושר של מי מעובדי </w:t>
      </w:r>
      <w:r w:rsidRPr="00E779BE">
        <w:rPr>
          <w:rFonts w:ascii="David" w:hAnsi="David" w:cs="David" w:hint="eastAsia"/>
          <w:sz w:val="24"/>
          <w:szCs w:val="24"/>
          <w:rtl/>
        </w:rPr>
        <w:t>ה</w:t>
      </w:r>
      <w:del w:id="299" w:author="Meryl Etman [2]" w:date="2023-02-06T17:43:00Z">
        <w:r w:rsidRPr="00E779BE" w:rsidDel="0014338C">
          <w:rPr>
            <w:rFonts w:ascii="David" w:hAnsi="David" w:cs="David" w:hint="eastAsia"/>
            <w:sz w:val="24"/>
            <w:szCs w:val="24"/>
            <w:rtl/>
          </w:rPr>
          <w:delText>יועץ</w:delText>
        </w:r>
      </w:del>
      <w:ins w:id="300" w:author="Meryl Etman [2]" w:date="2023-02-06T17:43:00Z">
        <w:r w:rsidR="0014338C">
          <w:rPr>
            <w:rFonts w:ascii="David" w:hAnsi="David" w:cs="David" w:hint="eastAsia"/>
            <w:sz w:val="24"/>
            <w:szCs w:val="24"/>
            <w:rtl/>
          </w:rPr>
          <w:t>מתכנן</w:t>
        </w:r>
      </w:ins>
      <w:r w:rsidRPr="00E779BE">
        <w:rPr>
          <w:rFonts w:ascii="David" w:hAnsi="David" w:cs="David"/>
          <w:sz w:val="24"/>
          <w:szCs w:val="24"/>
          <w:rtl/>
        </w:rPr>
        <w:t xml:space="preserve">, אובדן השימוש ו/או עיכוב ו/או נזק תוצאתי כלשהו.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חבות</w:t>
      </w:r>
      <w:r w:rsidRPr="00E779BE">
        <w:rPr>
          <w:rFonts w:ascii="David" w:hAnsi="David" w:cs="David"/>
          <w:sz w:val="24"/>
          <w:szCs w:val="24"/>
          <w:rtl/>
        </w:rPr>
        <w:t xml:space="preserve"> </w:t>
      </w:r>
      <w:r w:rsidRPr="00E779BE">
        <w:rPr>
          <w:rFonts w:ascii="David" w:hAnsi="David" w:cs="David" w:hint="eastAsia"/>
          <w:sz w:val="24"/>
          <w:szCs w:val="24"/>
          <w:rtl/>
        </w:rPr>
        <w:t>נושא</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r w:rsidRPr="00E779BE">
        <w:rPr>
          <w:rFonts w:ascii="David" w:hAnsi="David" w:cs="David" w:hint="eastAsia"/>
          <w:sz w:val="24"/>
          <w:szCs w:val="24"/>
          <w:rtl/>
        </w:rPr>
        <w:t>למעט</w:t>
      </w:r>
      <w:r w:rsidRPr="00E779BE">
        <w:rPr>
          <w:rFonts w:ascii="David" w:hAnsi="David" w:cs="David"/>
          <w:sz w:val="24"/>
          <w:szCs w:val="24"/>
          <w:rtl/>
        </w:rPr>
        <w:t xml:space="preserve"> </w:t>
      </w:r>
      <w:r w:rsidRPr="00E779BE">
        <w:rPr>
          <w:rFonts w:ascii="David" w:hAnsi="David" w:cs="David" w:hint="eastAsia"/>
          <w:sz w:val="24"/>
          <w:szCs w:val="24"/>
          <w:rtl/>
        </w:rPr>
        <w:t>במקרה</w:t>
      </w:r>
      <w:r w:rsidRPr="00E779BE">
        <w:rPr>
          <w:rFonts w:ascii="David" w:hAnsi="David" w:cs="David"/>
          <w:sz w:val="24"/>
          <w:szCs w:val="24"/>
          <w:rtl/>
        </w:rPr>
        <w:t xml:space="preserve"> </w:t>
      </w:r>
      <w:r w:rsidRPr="00E779BE">
        <w:rPr>
          <w:rFonts w:ascii="David" w:hAnsi="David" w:cs="David" w:hint="eastAsia"/>
          <w:sz w:val="24"/>
          <w:szCs w:val="24"/>
          <w:rtl/>
        </w:rPr>
        <w:t>שהיא</w:t>
      </w:r>
      <w:r w:rsidRPr="00E779BE">
        <w:rPr>
          <w:rFonts w:ascii="David" w:hAnsi="David" w:cs="David"/>
          <w:sz w:val="24"/>
          <w:szCs w:val="24"/>
          <w:rtl/>
        </w:rPr>
        <w:t xml:space="preserve"> </w:t>
      </w:r>
      <w:r w:rsidRPr="00E779BE">
        <w:rPr>
          <w:rFonts w:ascii="David" w:hAnsi="David" w:cs="David" w:hint="eastAsia"/>
          <w:sz w:val="24"/>
          <w:szCs w:val="24"/>
          <w:rtl/>
        </w:rPr>
        <w:t>ניתנת</w:t>
      </w:r>
      <w:r w:rsidRPr="00E779BE">
        <w:rPr>
          <w:rFonts w:ascii="David" w:hAnsi="David" w:cs="David"/>
          <w:sz w:val="24"/>
          <w:szCs w:val="24"/>
          <w:rtl/>
        </w:rPr>
        <w:t xml:space="preserve"> </w:t>
      </w:r>
      <w:r w:rsidRPr="00E779BE">
        <w:rPr>
          <w:rFonts w:ascii="David" w:hAnsi="David" w:cs="David" w:hint="eastAsia"/>
          <w:sz w:val="24"/>
          <w:szCs w:val="24"/>
          <w:rtl/>
        </w:rPr>
        <w:t>לכיסוי</w:t>
      </w:r>
      <w:r w:rsidRPr="00E779BE">
        <w:rPr>
          <w:rFonts w:ascii="David" w:hAnsi="David" w:cs="David"/>
          <w:sz w:val="24"/>
          <w:szCs w:val="24"/>
          <w:rtl/>
        </w:rPr>
        <w:t xml:space="preserve"> </w:t>
      </w:r>
      <w:r w:rsidRPr="00E779BE">
        <w:rPr>
          <w:rFonts w:ascii="David" w:hAnsi="David" w:cs="David" w:hint="eastAsia"/>
          <w:sz w:val="24"/>
          <w:szCs w:val="24"/>
          <w:rtl/>
        </w:rPr>
        <w:t>בפוליסת</w:t>
      </w:r>
      <w:r w:rsidRPr="00E779BE">
        <w:rPr>
          <w:rFonts w:ascii="David" w:hAnsi="David" w:cs="David"/>
          <w:sz w:val="24"/>
          <w:szCs w:val="24"/>
          <w:rtl/>
        </w:rPr>
        <w:t xml:space="preserve"> </w:t>
      </w:r>
      <w:r w:rsidRPr="00E779BE">
        <w:rPr>
          <w:rFonts w:ascii="David" w:hAnsi="David" w:cs="David" w:hint="eastAsia"/>
          <w:sz w:val="24"/>
          <w:szCs w:val="24"/>
          <w:rtl/>
        </w:rPr>
        <w:t>נושאי</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 הכיסוי על פי הפוליסה </w:t>
      </w:r>
      <w:r w:rsidRPr="00E779BE">
        <w:rPr>
          <w:rFonts w:ascii="David" w:hAnsi="David" w:cs="David" w:hint="eastAsia"/>
          <w:sz w:val="24"/>
          <w:szCs w:val="24"/>
          <w:rtl/>
        </w:rPr>
        <w:t>מ</w:t>
      </w:r>
      <w:r w:rsidRPr="00E779BE">
        <w:rPr>
          <w:rFonts w:ascii="David" w:hAnsi="David" w:cs="David"/>
          <w:sz w:val="24"/>
          <w:szCs w:val="24"/>
          <w:rtl/>
        </w:rPr>
        <w:t>ורחב לכלול את המזמין כמבוטח נוסף בגין חבות</w:t>
      </w:r>
      <w:r w:rsidRPr="00E779BE">
        <w:rPr>
          <w:rFonts w:ascii="David" w:hAnsi="David" w:cs="David" w:hint="eastAsia"/>
          <w:sz w:val="24"/>
          <w:szCs w:val="24"/>
          <w:rtl/>
        </w:rPr>
        <w:t>ו</w:t>
      </w:r>
      <w:r w:rsidRPr="00E779BE">
        <w:rPr>
          <w:rFonts w:ascii="David" w:hAnsi="David" w:cs="David"/>
          <w:sz w:val="24"/>
          <w:szCs w:val="24"/>
          <w:rtl/>
        </w:rPr>
        <w:t xml:space="preserve"> כמזמין העבודה בכל הנובע מפעולותיו של </w:t>
      </w:r>
      <w:r w:rsidRPr="00E779BE">
        <w:rPr>
          <w:rFonts w:ascii="David" w:hAnsi="David" w:cs="David" w:hint="eastAsia"/>
          <w:sz w:val="24"/>
          <w:szCs w:val="24"/>
          <w:rtl/>
        </w:rPr>
        <w:t>ה</w:t>
      </w:r>
      <w:del w:id="301" w:author="Meryl Etman [2]" w:date="2023-02-06T17:43:00Z">
        <w:r w:rsidRPr="00E779BE" w:rsidDel="0014338C">
          <w:rPr>
            <w:rFonts w:ascii="David" w:hAnsi="David" w:cs="David" w:hint="eastAsia"/>
            <w:sz w:val="24"/>
            <w:szCs w:val="24"/>
            <w:rtl/>
          </w:rPr>
          <w:delText>יועץ</w:delText>
        </w:r>
      </w:del>
      <w:ins w:id="302" w:author="Meryl Etman [2]" w:date="2023-02-06T17:43:00Z">
        <w:r w:rsidR="0014338C">
          <w:rPr>
            <w:rFonts w:ascii="David" w:hAnsi="David" w:cs="David" w:hint="eastAsia"/>
            <w:sz w:val="24"/>
            <w:szCs w:val="24"/>
            <w:rtl/>
          </w:rPr>
          <w:t>מתכנן</w:t>
        </w:r>
      </w:ins>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w:t>
      </w:r>
      <w:del w:id="303" w:author="Meryl Etman [2]" w:date="2023-02-06T17:43:00Z">
        <w:r w:rsidRPr="00E779BE" w:rsidDel="0014338C">
          <w:rPr>
            <w:rFonts w:ascii="David" w:hAnsi="David" w:cs="David"/>
            <w:sz w:val="24"/>
            <w:szCs w:val="24"/>
            <w:rtl/>
          </w:rPr>
          <w:delText>יועץ</w:delText>
        </w:r>
      </w:del>
      <w:ins w:id="304" w:author="Meryl Etman [2]" w:date="2023-02-06T17:43:00Z">
        <w:r w:rsidR="0014338C">
          <w:rPr>
            <w:rFonts w:ascii="David" w:hAnsi="David" w:cs="David"/>
            <w:sz w:val="24"/>
            <w:szCs w:val="24"/>
            <w:rtl/>
          </w:rPr>
          <w:t>מתכנן</w:t>
        </w:r>
      </w:ins>
      <w:r w:rsidRPr="00E779BE">
        <w:rPr>
          <w:rFonts w:ascii="David" w:hAnsi="David" w:cs="David"/>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7653594" w14:textId="31E9635F"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2.</w:t>
      </w:r>
      <w:r w:rsidRPr="00E779BE">
        <w:rPr>
          <w:rFonts w:ascii="David" w:hAnsi="David" w:cs="David"/>
          <w:sz w:val="24"/>
          <w:szCs w:val="24"/>
          <w:rtl/>
        </w:rPr>
        <w:tab/>
      </w:r>
      <w:r w:rsidRPr="00E779BE">
        <w:rPr>
          <w:rFonts w:ascii="David" w:hAnsi="David" w:cs="David"/>
          <w:b/>
          <w:bCs/>
          <w:sz w:val="24"/>
          <w:szCs w:val="24"/>
          <w:rtl/>
        </w:rPr>
        <w:t>ביטוח אחריות מעבידים</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חבות </w:t>
      </w:r>
      <w:r w:rsidRPr="00E779BE">
        <w:rPr>
          <w:rFonts w:ascii="David" w:hAnsi="David" w:cs="David" w:hint="eastAsia"/>
          <w:sz w:val="24"/>
          <w:szCs w:val="24"/>
          <w:rtl/>
        </w:rPr>
        <w:t>עפ</w:t>
      </w:r>
      <w:r w:rsidRPr="00E779BE">
        <w:rPr>
          <w:rFonts w:ascii="David" w:hAnsi="David" w:cs="David"/>
          <w:sz w:val="24"/>
          <w:szCs w:val="24"/>
          <w:rtl/>
        </w:rPr>
        <w:t xml:space="preserve">"י </w:t>
      </w:r>
      <w:r w:rsidRPr="00E779BE">
        <w:rPr>
          <w:rFonts w:ascii="David" w:hAnsi="David" w:cs="David" w:hint="eastAsia"/>
          <w:sz w:val="24"/>
          <w:szCs w:val="24"/>
          <w:rtl/>
        </w:rPr>
        <w:t>פקודת</w:t>
      </w:r>
      <w:r w:rsidRPr="00E779BE">
        <w:rPr>
          <w:rFonts w:ascii="David" w:hAnsi="David" w:cs="David"/>
          <w:sz w:val="24"/>
          <w:szCs w:val="24"/>
          <w:rtl/>
        </w:rPr>
        <w:t xml:space="preserve"> </w:t>
      </w:r>
      <w:r w:rsidRPr="00E779BE">
        <w:rPr>
          <w:rFonts w:ascii="David" w:hAnsi="David" w:cs="David" w:hint="eastAsia"/>
          <w:sz w:val="24"/>
          <w:szCs w:val="24"/>
          <w:rtl/>
        </w:rPr>
        <w:t>הנזיקין</w:t>
      </w:r>
      <w:r w:rsidRPr="00E779BE">
        <w:rPr>
          <w:rFonts w:ascii="David" w:hAnsi="David" w:cs="David"/>
          <w:sz w:val="24"/>
          <w:szCs w:val="24"/>
          <w:rtl/>
        </w:rPr>
        <w:t xml:space="preserve"> (נוסח </w:t>
      </w:r>
      <w:r w:rsidRPr="00E779BE">
        <w:rPr>
          <w:rFonts w:ascii="David" w:hAnsi="David" w:cs="David" w:hint="eastAsia"/>
          <w:sz w:val="24"/>
          <w:szCs w:val="24"/>
          <w:rtl/>
        </w:rPr>
        <w:t>חדש</w:t>
      </w:r>
      <w:r w:rsidRPr="00E779BE">
        <w:rPr>
          <w:rFonts w:ascii="David" w:hAnsi="David" w:cs="David"/>
          <w:sz w:val="24"/>
          <w:szCs w:val="24"/>
          <w:rtl/>
        </w:rPr>
        <w:t xml:space="preserve">) </w:t>
      </w:r>
      <w:r w:rsidRPr="00E779BE">
        <w:rPr>
          <w:rFonts w:ascii="David" w:hAnsi="David" w:cs="David" w:hint="eastAsia"/>
          <w:sz w:val="24"/>
          <w:szCs w:val="24"/>
          <w:rtl/>
        </w:rPr>
        <w:t>וחוק</w:t>
      </w:r>
      <w:r w:rsidRPr="00E779BE">
        <w:rPr>
          <w:rFonts w:ascii="David" w:hAnsi="David" w:cs="David"/>
          <w:sz w:val="24"/>
          <w:szCs w:val="24"/>
          <w:rtl/>
        </w:rPr>
        <w:t xml:space="preserve"> </w:t>
      </w:r>
      <w:r w:rsidRPr="00E779BE">
        <w:rPr>
          <w:rFonts w:ascii="David" w:hAnsi="David" w:cs="David" w:hint="eastAsia"/>
          <w:sz w:val="24"/>
          <w:szCs w:val="24"/>
          <w:rtl/>
        </w:rPr>
        <w:t>האחריות</w:t>
      </w:r>
      <w:r w:rsidRPr="00E779BE">
        <w:rPr>
          <w:rFonts w:ascii="David" w:hAnsi="David" w:cs="David"/>
          <w:sz w:val="24"/>
          <w:szCs w:val="24"/>
          <w:rtl/>
        </w:rPr>
        <w:t xml:space="preserve"> </w:t>
      </w:r>
      <w:r w:rsidRPr="00E779BE">
        <w:rPr>
          <w:rFonts w:ascii="David" w:hAnsi="David" w:cs="David" w:hint="eastAsia"/>
          <w:sz w:val="24"/>
          <w:szCs w:val="24"/>
          <w:rtl/>
        </w:rPr>
        <w:t>למוצרים</w:t>
      </w:r>
      <w:r w:rsidRPr="00E779BE">
        <w:rPr>
          <w:rFonts w:ascii="David" w:hAnsi="David" w:cs="David"/>
          <w:sz w:val="24"/>
          <w:szCs w:val="24"/>
          <w:rtl/>
        </w:rPr>
        <w:t xml:space="preserve"> </w:t>
      </w:r>
      <w:r w:rsidRPr="00E779BE">
        <w:rPr>
          <w:rFonts w:ascii="David" w:hAnsi="David" w:cs="David" w:hint="eastAsia"/>
          <w:sz w:val="24"/>
          <w:szCs w:val="24"/>
          <w:rtl/>
        </w:rPr>
        <w:t>פגומים</w:t>
      </w:r>
      <w:r w:rsidRPr="00E779BE">
        <w:rPr>
          <w:rFonts w:ascii="David" w:hAnsi="David" w:cs="David"/>
          <w:sz w:val="24"/>
          <w:szCs w:val="24"/>
          <w:rtl/>
        </w:rPr>
        <w:t xml:space="preserve"> </w:t>
      </w:r>
      <w:r w:rsidRPr="00E779BE">
        <w:rPr>
          <w:rFonts w:ascii="David" w:hAnsi="David" w:cs="David" w:hint="eastAsia"/>
          <w:sz w:val="24"/>
          <w:szCs w:val="24"/>
          <w:rtl/>
        </w:rPr>
        <w:t>תש</w:t>
      </w:r>
      <w:r w:rsidRPr="00E779BE">
        <w:rPr>
          <w:rFonts w:ascii="David" w:hAnsi="David" w:cs="David"/>
          <w:sz w:val="24"/>
          <w:szCs w:val="24"/>
          <w:rtl/>
        </w:rPr>
        <w:t xml:space="preserve">"ם-1980,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כל</w:t>
      </w:r>
      <w:r w:rsidRPr="00E779BE">
        <w:rPr>
          <w:rFonts w:ascii="David" w:hAnsi="David" w:cs="David"/>
          <w:sz w:val="24"/>
          <w:szCs w:val="24"/>
          <w:rtl/>
        </w:rPr>
        <w:t xml:space="preserve"> </w:t>
      </w:r>
      <w:r w:rsidRPr="00E779BE">
        <w:rPr>
          <w:rFonts w:ascii="David" w:hAnsi="David" w:cs="David" w:hint="eastAsia"/>
          <w:sz w:val="24"/>
          <w:szCs w:val="24"/>
          <w:rtl/>
        </w:rPr>
        <w:t>העובדים</w:t>
      </w:r>
      <w:r w:rsidRPr="00E779BE">
        <w:rPr>
          <w:rFonts w:ascii="David" w:hAnsi="David" w:cs="David"/>
          <w:sz w:val="24"/>
          <w:szCs w:val="24"/>
          <w:rtl/>
        </w:rPr>
        <w:t xml:space="preserve">, </w:t>
      </w:r>
      <w:r w:rsidRPr="00E779BE">
        <w:rPr>
          <w:rFonts w:ascii="David" w:hAnsi="David" w:cs="David" w:hint="eastAsia"/>
          <w:sz w:val="24"/>
          <w:szCs w:val="24"/>
          <w:rtl/>
        </w:rPr>
        <w:t>המועסקים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ידי</w:t>
      </w:r>
      <w:r w:rsidRPr="00E779BE">
        <w:rPr>
          <w:rFonts w:ascii="David" w:hAnsi="David" w:cs="David"/>
          <w:sz w:val="24"/>
          <w:szCs w:val="24"/>
          <w:rtl/>
        </w:rPr>
        <w:t xml:space="preserve"> </w:t>
      </w:r>
      <w:r w:rsidRPr="00E779BE">
        <w:rPr>
          <w:rFonts w:ascii="David" w:hAnsi="David" w:cs="David" w:hint="eastAsia"/>
          <w:sz w:val="24"/>
          <w:szCs w:val="24"/>
          <w:rtl/>
        </w:rPr>
        <w:t>ה</w:t>
      </w:r>
      <w:del w:id="305" w:author="Meryl Etman [2]" w:date="2023-02-06T17:43:00Z">
        <w:r w:rsidRPr="00E779BE" w:rsidDel="0014338C">
          <w:rPr>
            <w:rFonts w:ascii="David" w:hAnsi="David" w:cs="David" w:hint="eastAsia"/>
            <w:sz w:val="24"/>
            <w:szCs w:val="24"/>
            <w:rtl/>
          </w:rPr>
          <w:delText>יועץ</w:delText>
        </w:r>
      </w:del>
      <w:ins w:id="306" w:author="Meryl Etman [2]" w:date="2023-02-06T17:43:00Z">
        <w:r w:rsidR="0014338C">
          <w:rPr>
            <w:rFonts w:ascii="David" w:hAnsi="David" w:cs="David" w:hint="eastAsia"/>
            <w:sz w:val="24"/>
            <w:szCs w:val="24"/>
            <w:rtl/>
          </w:rPr>
          <w:t>מתכנן</w:t>
        </w:r>
      </w:ins>
      <w:r w:rsidRPr="00E779BE">
        <w:rPr>
          <w:rFonts w:ascii="David" w:hAnsi="David" w:cs="David"/>
          <w:sz w:val="24"/>
          <w:szCs w:val="24"/>
          <w:rtl/>
        </w:rPr>
        <w:t xml:space="preserve">, </w:t>
      </w:r>
      <w:r w:rsidRPr="00E779BE">
        <w:rPr>
          <w:rFonts w:ascii="David" w:hAnsi="David" w:cs="David" w:hint="eastAsia"/>
          <w:sz w:val="24"/>
          <w:szCs w:val="24"/>
          <w:rtl/>
        </w:rPr>
        <w:t>בגין</w:t>
      </w:r>
      <w:r w:rsidRPr="00E779BE">
        <w:rPr>
          <w:rFonts w:ascii="David" w:hAnsi="David" w:cs="David"/>
          <w:sz w:val="24"/>
          <w:szCs w:val="24"/>
          <w:rtl/>
        </w:rPr>
        <w:t xml:space="preserve"> </w:t>
      </w:r>
      <w:r w:rsidRPr="00E779BE">
        <w:rPr>
          <w:rFonts w:ascii="David" w:hAnsi="David" w:cs="David" w:hint="eastAsia"/>
          <w:sz w:val="24"/>
          <w:szCs w:val="24"/>
          <w:rtl/>
        </w:rPr>
        <w:t>פגיעה</w:t>
      </w:r>
      <w:r w:rsidRPr="00E779BE">
        <w:rPr>
          <w:rFonts w:ascii="David" w:hAnsi="David" w:cs="David"/>
          <w:sz w:val="24"/>
          <w:szCs w:val="24"/>
          <w:rtl/>
        </w:rPr>
        <w:t xml:space="preserve"> </w:t>
      </w:r>
      <w:r w:rsidRPr="00E779BE">
        <w:rPr>
          <w:rFonts w:ascii="David" w:hAnsi="David" w:cs="David" w:hint="eastAsia"/>
          <w:sz w:val="24"/>
          <w:szCs w:val="24"/>
          <w:rtl/>
        </w:rPr>
        <w:t>גופנית</w:t>
      </w:r>
      <w:r w:rsidRPr="00E779BE">
        <w:rPr>
          <w:rFonts w:ascii="David" w:hAnsi="David" w:cs="David"/>
          <w:sz w:val="24"/>
          <w:szCs w:val="24"/>
          <w:rtl/>
        </w:rPr>
        <w:t xml:space="preserve"> </w:t>
      </w:r>
      <w:r w:rsidRPr="00E779BE">
        <w:rPr>
          <w:rFonts w:ascii="David" w:hAnsi="David" w:cs="David" w:hint="eastAsia"/>
          <w:sz w:val="24"/>
          <w:szCs w:val="24"/>
          <w:rtl/>
        </w:rPr>
        <w:t>או</w:t>
      </w:r>
      <w:r w:rsidRPr="00E779BE">
        <w:rPr>
          <w:rFonts w:ascii="David" w:hAnsi="David" w:cs="David"/>
          <w:sz w:val="24"/>
          <w:szCs w:val="24"/>
          <w:rtl/>
        </w:rPr>
        <w:t xml:space="preserve"> </w:t>
      </w:r>
      <w:r w:rsidRPr="00E779BE">
        <w:rPr>
          <w:rFonts w:ascii="David" w:hAnsi="David" w:cs="David" w:hint="eastAsia"/>
          <w:sz w:val="24"/>
          <w:szCs w:val="24"/>
          <w:rtl/>
        </w:rPr>
        <w:t>מחלה</w:t>
      </w:r>
      <w:r w:rsidRPr="00E779BE">
        <w:rPr>
          <w:rFonts w:ascii="David" w:hAnsi="David" w:cs="David"/>
          <w:sz w:val="24"/>
          <w:szCs w:val="24"/>
          <w:rtl/>
        </w:rPr>
        <w:t xml:space="preserve"> </w:t>
      </w:r>
      <w:r w:rsidRPr="00E779BE">
        <w:rPr>
          <w:rFonts w:ascii="David" w:hAnsi="David" w:cs="David" w:hint="eastAsia"/>
          <w:sz w:val="24"/>
          <w:szCs w:val="24"/>
          <w:rtl/>
        </w:rPr>
        <w:t>העלולים</w:t>
      </w:r>
      <w:r w:rsidRPr="00E779BE">
        <w:rPr>
          <w:rFonts w:ascii="David" w:hAnsi="David" w:cs="David"/>
          <w:sz w:val="24"/>
          <w:szCs w:val="24"/>
          <w:rtl/>
        </w:rPr>
        <w:t xml:space="preserve"> </w:t>
      </w:r>
      <w:r w:rsidRPr="00E779BE">
        <w:rPr>
          <w:rFonts w:ascii="David" w:hAnsi="David" w:cs="David" w:hint="eastAsia"/>
          <w:sz w:val="24"/>
          <w:szCs w:val="24"/>
          <w:rtl/>
        </w:rPr>
        <w:t>להגרם</w:t>
      </w:r>
      <w:r w:rsidRPr="00E779BE">
        <w:rPr>
          <w:rFonts w:ascii="David" w:hAnsi="David" w:cs="David"/>
          <w:sz w:val="24"/>
          <w:szCs w:val="24"/>
          <w:rtl/>
        </w:rPr>
        <w:t xml:space="preserve"> </w:t>
      </w:r>
      <w:r w:rsidRPr="00E779BE">
        <w:rPr>
          <w:rFonts w:ascii="David" w:hAnsi="David" w:cs="David" w:hint="eastAsia"/>
          <w:sz w:val="24"/>
          <w:szCs w:val="24"/>
          <w:rtl/>
        </w:rPr>
        <w:t>למי</w:t>
      </w:r>
      <w:r w:rsidRPr="00E779BE">
        <w:rPr>
          <w:rFonts w:ascii="David" w:hAnsi="David" w:cs="David"/>
          <w:sz w:val="24"/>
          <w:szCs w:val="24"/>
          <w:rtl/>
        </w:rPr>
        <w:t xml:space="preserve"> </w:t>
      </w:r>
      <w:r w:rsidRPr="00E779BE">
        <w:rPr>
          <w:rFonts w:ascii="David" w:hAnsi="David" w:cs="David" w:hint="eastAsia"/>
          <w:sz w:val="24"/>
          <w:szCs w:val="24"/>
          <w:rtl/>
        </w:rPr>
        <w:t>מהם</w:t>
      </w:r>
      <w:r w:rsidRPr="00E779BE">
        <w:rPr>
          <w:rFonts w:ascii="David" w:hAnsi="David" w:cs="David"/>
          <w:sz w:val="24"/>
          <w:szCs w:val="24"/>
          <w:rtl/>
        </w:rPr>
        <w:t xml:space="preserve"> </w:t>
      </w:r>
      <w:r w:rsidRPr="00E779BE">
        <w:rPr>
          <w:rFonts w:ascii="David" w:hAnsi="David" w:cs="David" w:hint="eastAsia"/>
          <w:sz w:val="24"/>
          <w:szCs w:val="24"/>
          <w:rtl/>
        </w:rPr>
        <w:t>תוך</w:t>
      </w:r>
      <w:r w:rsidRPr="00E779BE">
        <w:rPr>
          <w:rFonts w:ascii="David" w:hAnsi="David" w:cs="David"/>
          <w:sz w:val="24"/>
          <w:szCs w:val="24"/>
          <w:rtl/>
        </w:rPr>
        <w:t xml:space="preserve"> </w:t>
      </w:r>
      <w:r w:rsidRPr="00E779BE">
        <w:rPr>
          <w:rFonts w:ascii="David" w:hAnsi="David" w:cs="David" w:hint="eastAsia"/>
          <w:sz w:val="24"/>
          <w:szCs w:val="24"/>
          <w:rtl/>
        </w:rPr>
        <w:t>כדי</w:t>
      </w:r>
      <w:r w:rsidRPr="00E779BE">
        <w:rPr>
          <w:rFonts w:ascii="David" w:hAnsi="David" w:cs="David"/>
          <w:sz w:val="24"/>
          <w:szCs w:val="24"/>
          <w:rtl/>
        </w:rPr>
        <w:t xml:space="preserve"> </w:t>
      </w:r>
      <w:r w:rsidRPr="00E779BE">
        <w:rPr>
          <w:rFonts w:ascii="David" w:hAnsi="David" w:cs="David" w:hint="eastAsia"/>
          <w:sz w:val="24"/>
          <w:szCs w:val="24"/>
          <w:rtl/>
        </w:rPr>
        <w:t>ועקב</w:t>
      </w:r>
      <w:r w:rsidRPr="00E779BE">
        <w:rPr>
          <w:rFonts w:ascii="David" w:hAnsi="David" w:cs="David"/>
          <w:sz w:val="24"/>
          <w:szCs w:val="24"/>
          <w:rtl/>
        </w:rPr>
        <w:t xml:space="preserve"> </w:t>
      </w:r>
      <w:r w:rsidRPr="00E779BE">
        <w:rPr>
          <w:rFonts w:ascii="David" w:hAnsi="David" w:cs="David" w:hint="eastAsia"/>
          <w:sz w:val="24"/>
          <w:szCs w:val="24"/>
          <w:rtl/>
        </w:rPr>
        <w:t>העסקתם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פי</w:t>
      </w:r>
      <w:r w:rsidRPr="00E779BE">
        <w:rPr>
          <w:rFonts w:ascii="David" w:hAnsi="David" w:cs="David"/>
          <w:sz w:val="24"/>
          <w:szCs w:val="24"/>
          <w:rtl/>
        </w:rPr>
        <w:t xml:space="preserve"> </w:t>
      </w:r>
      <w:r w:rsidRPr="00E779BE">
        <w:rPr>
          <w:rFonts w:ascii="David" w:hAnsi="David" w:cs="David" w:hint="eastAsia"/>
          <w:sz w:val="24"/>
          <w:szCs w:val="24"/>
          <w:rtl/>
        </w:rPr>
        <w:t>ההסכם</w:t>
      </w:r>
      <w:r w:rsidRPr="00E779BE">
        <w:rPr>
          <w:rFonts w:ascii="David" w:hAnsi="David" w:cs="David"/>
          <w:sz w:val="24"/>
          <w:szCs w:val="24"/>
          <w:rtl/>
        </w:rPr>
        <w:t xml:space="preserve"> </w:t>
      </w:r>
      <w:r w:rsidRPr="00E779BE">
        <w:rPr>
          <w:rFonts w:ascii="David" w:hAnsi="David" w:cs="David" w:hint="eastAsia"/>
          <w:sz w:val="24"/>
          <w:szCs w:val="24"/>
          <w:rtl/>
        </w:rPr>
        <w:t>ב</w:t>
      </w:r>
      <w:r w:rsidRPr="00E779BE">
        <w:rPr>
          <w:rFonts w:ascii="David" w:hAnsi="David" w:cs="David"/>
          <w:sz w:val="24"/>
          <w:szCs w:val="24"/>
          <w:rtl/>
        </w:rPr>
        <w:t xml:space="preserve">גבול האחריות </w:t>
      </w:r>
      <w:r w:rsidRPr="00E779BE">
        <w:rPr>
          <w:rFonts w:ascii="David" w:hAnsi="David" w:cs="David" w:hint="eastAsia"/>
          <w:sz w:val="24"/>
          <w:szCs w:val="24"/>
          <w:rtl/>
        </w:rPr>
        <w:t>ש</w:t>
      </w:r>
      <w:r w:rsidRPr="00E779BE">
        <w:rPr>
          <w:rFonts w:ascii="David" w:hAnsi="David" w:cs="David"/>
          <w:sz w:val="24"/>
          <w:szCs w:val="24"/>
          <w:rtl/>
        </w:rPr>
        <w:t xml:space="preserve">אינו </w:t>
      </w:r>
      <w:r w:rsidRPr="00E779BE">
        <w:rPr>
          <w:rFonts w:ascii="David" w:hAnsi="David" w:cs="David" w:hint="eastAsia"/>
          <w:sz w:val="24"/>
          <w:szCs w:val="24"/>
          <w:rtl/>
        </w:rPr>
        <w:t>נופל</w:t>
      </w:r>
      <w:r w:rsidRPr="00E779BE">
        <w:rPr>
          <w:rFonts w:ascii="David" w:hAnsi="David" w:cs="David"/>
          <w:sz w:val="24"/>
          <w:szCs w:val="24"/>
          <w:rtl/>
        </w:rPr>
        <w:t xml:space="preserve"> מ-20,000,000 </w:t>
      </w:r>
      <w:r w:rsidRPr="00E779BE">
        <w:rPr>
          <w:rFonts w:ascii="David" w:hAnsi="David" w:cs="David" w:hint="eastAsia"/>
          <w:sz w:val="24"/>
          <w:szCs w:val="24"/>
          <w:rtl/>
        </w:rPr>
        <w:t>₪</w:t>
      </w:r>
      <w:r w:rsidRPr="00E779BE">
        <w:rPr>
          <w:rFonts w:ascii="David" w:hAnsi="David" w:cs="David"/>
          <w:sz w:val="24"/>
          <w:szCs w:val="24"/>
          <w:rtl/>
        </w:rPr>
        <w:t xml:space="preserve">  (</w:t>
      </w:r>
      <w:r w:rsidRPr="00E779BE">
        <w:rPr>
          <w:rFonts w:ascii="David" w:hAnsi="David" w:cs="David" w:hint="eastAsia"/>
          <w:sz w:val="24"/>
          <w:szCs w:val="24"/>
          <w:rtl/>
        </w:rPr>
        <w:t>עשרים</w:t>
      </w:r>
      <w:r w:rsidRPr="00E779BE">
        <w:rPr>
          <w:rFonts w:ascii="David" w:hAnsi="David" w:cs="David"/>
          <w:sz w:val="24"/>
          <w:szCs w:val="24"/>
          <w:rtl/>
        </w:rPr>
        <w:t xml:space="preserve"> מ</w:t>
      </w:r>
      <w:r w:rsidRPr="00E779BE">
        <w:rPr>
          <w:rFonts w:ascii="David" w:hAnsi="David" w:cs="David" w:hint="eastAsia"/>
          <w:sz w:val="24"/>
          <w:szCs w:val="24"/>
          <w:rtl/>
        </w:rPr>
        <w:t>י</w:t>
      </w:r>
      <w:r w:rsidRPr="00E779BE">
        <w:rPr>
          <w:rFonts w:ascii="David" w:hAnsi="David" w:cs="David"/>
          <w:sz w:val="24"/>
          <w:szCs w:val="24"/>
          <w:rtl/>
        </w:rPr>
        <w:t xml:space="preserve">ליון </w:t>
      </w:r>
      <w:r w:rsidRPr="00E779BE">
        <w:rPr>
          <w:rFonts w:ascii="David" w:hAnsi="David" w:cs="David" w:hint="eastAsia"/>
          <w:sz w:val="24"/>
          <w:szCs w:val="24"/>
          <w:rtl/>
        </w:rPr>
        <w:t>₪</w:t>
      </w:r>
      <w:r w:rsidRPr="00E779BE">
        <w:rPr>
          <w:rFonts w:ascii="David" w:hAnsi="David" w:cs="David"/>
          <w:sz w:val="24"/>
          <w:szCs w:val="24"/>
          <w:rtl/>
        </w:rPr>
        <w:t xml:space="preserve"> ) לעובד אחד, לא</w:t>
      </w:r>
      <w:r w:rsidRPr="00E779BE">
        <w:rPr>
          <w:rFonts w:ascii="David" w:hAnsi="David" w:cs="David" w:hint="eastAsia"/>
          <w:sz w:val="24"/>
          <w:szCs w:val="24"/>
          <w:rtl/>
        </w:rPr>
        <w:t>י</w:t>
      </w:r>
      <w:r w:rsidRPr="00E779BE">
        <w:rPr>
          <w:rFonts w:ascii="David" w:hAnsi="David" w:cs="David"/>
          <w:sz w:val="24"/>
          <w:szCs w:val="24"/>
          <w:rtl/>
        </w:rPr>
        <w:t>רוע ובסה"כ לתקופת ביטוח שנתית.</w:t>
      </w:r>
    </w:p>
    <w:p w14:paraId="40C54169" w14:textId="6FAE6705"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E779BE">
        <w:rPr>
          <w:rFonts w:ascii="David" w:hAnsi="David" w:cs="David" w:hint="eastAsia"/>
          <w:sz w:val="24"/>
          <w:szCs w:val="24"/>
          <w:rtl/>
        </w:rPr>
        <w:t>שימוש</w:t>
      </w:r>
      <w:r w:rsidRPr="00E779BE">
        <w:rPr>
          <w:rFonts w:ascii="David" w:hAnsi="David" w:cs="David"/>
          <w:sz w:val="24"/>
          <w:szCs w:val="24"/>
          <w:rtl/>
        </w:rPr>
        <w:t xml:space="preserve"> </w:t>
      </w:r>
      <w:r w:rsidRPr="00E779BE">
        <w:rPr>
          <w:rFonts w:ascii="David" w:hAnsi="David" w:cs="David" w:hint="eastAsia"/>
          <w:sz w:val="24"/>
          <w:szCs w:val="24"/>
          <w:rtl/>
        </w:rPr>
        <w:t>במנופים</w:t>
      </w:r>
      <w:r w:rsidRPr="00E779BE">
        <w:rPr>
          <w:rFonts w:ascii="David" w:hAnsi="David" w:cs="David"/>
          <w:sz w:val="24"/>
          <w:szCs w:val="24"/>
          <w:rtl/>
        </w:rPr>
        <w:t xml:space="preserve">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במכונות</w:t>
      </w:r>
      <w:r w:rsidRPr="00E779BE">
        <w:rPr>
          <w:rFonts w:ascii="David" w:hAnsi="David" w:cs="David"/>
          <w:sz w:val="24"/>
          <w:szCs w:val="24"/>
          <w:rtl/>
        </w:rPr>
        <w:t xml:space="preserve"> </w:t>
      </w:r>
      <w:r w:rsidRPr="00E779BE">
        <w:rPr>
          <w:rFonts w:ascii="David" w:hAnsi="David" w:cs="David" w:hint="eastAsia"/>
          <w:sz w:val="24"/>
          <w:szCs w:val="24"/>
          <w:rtl/>
        </w:rPr>
        <w:t>הרמה</w:t>
      </w:r>
      <w:r w:rsidRPr="00E779BE">
        <w:rPr>
          <w:rFonts w:ascii="David" w:hAnsi="David" w:cs="David"/>
          <w:sz w:val="24"/>
          <w:szCs w:val="24"/>
          <w:rtl/>
        </w:rPr>
        <w:t xml:space="preserve">,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בגובה</w:t>
      </w:r>
      <w:r w:rsidRPr="00E779BE">
        <w:rPr>
          <w:rFonts w:ascii="David" w:hAnsi="David" w:cs="David"/>
          <w:sz w:val="24"/>
          <w:szCs w:val="24"/>
          <w:rtl/>
        </w:rPr>
        <w:t>, פ</w:t>
      </w:r>
      <w:r w:rsidRPr="00E779BE">
        <w:rPr>
          <w:rFonts w:ascii="David" w:hAnsi="David" w:cs="David" w:hint="eastAsia"/>
          <w:sz w:val="24"/>
          <w:szCs w:val="24"/>
          <w:rtl/>
        </w:rPr>
        <w:t>י</w:t>
      </w:r>
      <w:r w:rsidRPr="00E779BE">
        <w:rPr>
          <w:rFonts w:ascii="David" w:hAnsi="David" w:cs="David"/>
          <w:sz w:val="24"/>
          <w:szCs w:val="24"/>
          <w:rtl/>
        </w:rPr>
        <w:t>תיונות ורעלים וכן בדבר העסקת נוער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הביטוח </w:t>
      </w:r>
      <w:r w:rsidRPr="00E779BE">
        <w:rPr>
          <w:rFonts w:ascii="David" w:hAnsi="David" w:cs="David" w:hint="eastAsia"/>
          <w:sz w:val="24"/>
          <w:szCs w:val="24"/>
          <w:rtl/>
        </w:rPr>
        <w:t>מ</w:t>
      </w:r>
      <w:r w:rsidRPr="00E779BE">
        <w:rPr>
          <w:rFonts w:ascii="David" w:hAnsi="David" w:cs="David"/>
          <w:sz w:val="24"/>
          <w:szCs w:val="24"/>
          <w:rtl/>
        </w:rPr>
        <w:t xml:space="preserve">ורחב לשפות את </w:t>
      </w:r>
      <w:r w:rsidRPr="00E779BE">
        <w:rPr>
          <w:rFonts w:ascii="David" w:hAnsi="David" w:cs="David" w:hint="eastAsia"/>
          <w:sz w:val="24"/>
          <w:szCs w:val="24"/>
          <w:rtl/>
        </w:rPr>
        <w:t>המזמין</w:t>
      </w:r>
      <w:r w:rsidRPr="00E779BE">
        <w:rPr>
          <w:rFonts w:ascii="David" w:hAnsi="David" w:cs="David"/>
          <w:sz w:val="24"/>
          <w:szCs w:val="24"/>
          <w:rtl/>
        </w:rPr>
        <w:t xml:space="preserve"> היה </w:t>
      </w:r>
      <w:r w:rsidRPr="00E779BE">
        <w:rPr>
          <w:rFonts w:ascii="David" w:hAnsi="David" w:cs="David" w:hint="eastAsia"/>
          <w:sz w:val="24"/>
          <w:szCs w:val="24"/>
          <w:rtl/>
        </w:rPr>
        <w:t>ונטען</w:t>
      </w:r>
      <w:r w:rsidRPr="00E779BE">
        <w:rPr>
          <w:rFonts w:ascii="David" w:hAnsi="David" w:cs="David"/>
          <w:sz w:val="24"/>
          <w:szCs w:val="24"/>
        </w:rPr>
        <w:t xml:space="preserve"> </w:t>
      </w:r>
      <w:r w:rsidRPr="00E779BE">
        <w:rPr>
          <w:rFonts w:ascii="David" w:hAnsi="David" w:cs="David"/>
          <w:sz w:val="24"/>
          <w:szCs w:val="24"/>
          <w:rtl/>
        </w:rPr>
        <w:t xml:space="preserve">לעניין קרות תאונת עבודה </w:t>
      </w:r>
      <w:r w:rsidRPr="00E779BE">
        <w:rPr>
          <w:rFonts w:ascii="David" w:hAnsi="David" w:cs="David" w:hint="eastAsia"/>
          <w:sz w:val="24"/>
          <w:szCs w:val="24"/>
          <w:rtl/>
        </w:rPr>
        <w:t>ו</w:t>
      </w:r>
      <w:r w:rsidRPr="00E779BE">
        <w:rPr>
          <w:rFonts w:ascii="David" w:hAnsi="David" w:cs="David"/>
          <w:sz w:val="24"/>
          <w:szCs w:val="24"/>
          <w:rtl/>
        </w:rPr>
        <w:t xml:space="preserve">/או מחלה </w:t>
      </w:r>
      <w:r w:rsidRPr="00E779BE">
        <w:rPr>
          <w:rFonts w:ascii="David" w:hAnsi="David" w:cs="David" w:hint="eastAsia"/>
          <w:sz w:val="24"/>
          <w:szCs w:val="24"/>
          <w:rtl/>
        </w:rPr>
        <w:t>כלשהי</w:t>
      </w:r>
      <w:r w:rsidRPr="00E779BE">
        <w:rPr>
          <w:rFonts w:ascii="David" w:hAnsi="David" w:cs="David"/>
          <w:sz w:val="24"/>
          <w:szCs w:val="24"/>
        </w:rPr>
        <w:t xml:space="preserve"> </w:t>
      </w:r>
      <w:r w:rsidRPr="00E779BE">
        <w:rPr>
          <w:rFonts w:ascii="David" w:hAnsi="David" w:cs="David"/>
          <w:sz w:val="24"/>
          <w:szCs w:val="24"/>
          <w:rtl/>
        </w:rPr>
        <w:t>כי ה</w:t>
      </w:r>
      <w:r w:rsidRPr="00E779BE">
        <w:rPr>
          <w:rFonts w:ascii="David" w:hAnsi="David" w:cs="David" w:hint="eastAsia"/>
          <w:sz w:val="24"/>
          <w:szCs w:val="24"/>
          <w:rtl/>
        </w:rPr>
        <w:t>וא</w:t>
      </w:r>
      <w:r w:rsidRPr="00E779BE">
        <w:rPr>
          <w:rFonts w:ascii="David" w:hAnsi="David" w:cs="David"/>
          <w:sz w:val="24"/>
          <w:szCs w:val="24"/>
          <w:rtl/>
        </w:rPr>
        <w:t xml:space="preserve"> נושא בחובות מעביד כלשהם כלפי מי </w:t>
      </w:r>
      <w:r w:rsidRPr="00E779BE">
        <w:rPr>
          <w:rFonts w:ascii="David" w:hAnsi="David" w:cs="David" w:hint="eastAsia"/>
          <w:sz w:val="24"/>
          <w:szCs w:val="24"/>
          <w:rtl/>
        </w:rPr>
        <w:t>מעובדי</w:t>
      </w:r>
      <w:r w:rsidRPr="00E779BE">
        <w:rPr>
          <w:rFonts w:ascii="David" w:hAnsi="David" w:cs="David"/>
          <w:sz w:val="24"/>
          <w:szCs w:val="24"/>
          <w:rtl/>
        </w:rPr>
        <w:t xml:space="preserve"> </w:t>
      </w:r>
      <w:r w:rsidRPr="00E779BE">
        <w:rPr>
          <w:rFonts w:ascii="David" w:hAnsi="David" w:cs="David" w:hint="eastAsia"/>
          <w:sz w:val="24"/>
          <w:szCs w:val="24"/>
          <w:rtl/>
        </w:rPr>
        <w:t>ה</w:t>
      </w:r>
      <w:del w:id="307" w:author="Meryl Etman [2]" w:date="2023-02-06T17:43:00Z">
        <w:r w:rsidRPr="00E779BE" w:rsidDel="0014338C">
          <w:rPr>
            <w:rFonts w:ascii="David" w:hAnsi="David" w:cs="David" w:hint="eastAsia"/>
            <w:sz w:val="24"/>
            <w:szCs w:val="24"/>
            <w:rtl/>
          </w:rPr>
          <w:delText>יועץ</w:delText>
        </w:r>
      </w:del>
      <w:ins w:id="308" w:author="Meryl Etman [2]" w:date="2023-02-06T17:43:00Z">
        <w:r w:rsidR="0014338C">
          <w:rPr>
            <w:rFonts w:ascii="David" w:hAnsi="David" w:cs="David" w:hint="eastAsia"/>
            <w:sz w:val="24"/>
            <w:szCs w:val="24"/>
            <w:rtl/>
          </w:rPr>
          <w:t>מתכנן</w:t>
        </w:r>
      </w:ins>
      <w:r w:rsidRPr="00E779BE">
        <w:rPr>
          <w:rFonts w:ascii="David" w:hAnsi="David" w:cs="David"/>
          <w:sz w:val="24"/>
          <w:szCs w:val="24"/>
          <w:rtl/>
        </w:rPr>
        <w:t>.</w:t>
      </w:r>
      <w:r w:rsidRPr="00E779BE">
        <w:rPr>
          <w:rFonts w:ascii="David" w:hAnsi="David" w:cs="David"/>
          <w:sz w:val="24"/>
          <w:szCs w:val="24"/>
          <w:rtl/>
        </w:rPr>
        <w:tab/>
      </w:r>
      <w:r w:rsidRPr="00E779BE">
        <w:rPr>
          <w:rFonts w:ascii="David" w:hAnsi="David" w:cs="David"/>
          <w:sz w:val="24"/>
          <w:szCs w:val="24"/>
          <w:rtl/>
        </w:rPr>
        <w:br/>
      </w:r>
    </w:p>
    <w:p w14:paraId="6A6B4065" w14:textId="33E81DF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3</w:t>
      </w:r>
      <w:r w:rsidRPr="00E779BE">
        <w:rPr>
          <w:rFonts w:ascii="David" w:hAnsi="David" w:cs="David"/>
          <w:sz w:val="24"/>
          <w:szCs w:val="24"/>
          <w:rtl/>
        </w:rPr>
        <w:tab/>
      </w:r>
      <w:r w:rsidRPr="00E779BE">
        <w:rPr>
          <w:rFonts w:ascii="David" w:hAnsi="David" w:cs="David"/>
          <w:b/>
          <w:bCs/>
          <w:sz w:val="24"/>
          <w:szCs w:val="24"/>
          <w:rtl/>
        </w:rPr>
        <w:t>ביטוח אחריות כלפי צד שלישי</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w:t>
      </w:r>
      <w:r w:rsidRPr="00E779BE">
        <w:rPr>
          <w:rFonts w:ascii="David" w:hAnsi="David" w:cs="David" w:hint="eastAsia"/>
          <w:sz w:val="24"/>
          <w:szCs w:val="24"/>
          <w:rtl/>
        </w:rPr>
        <w:t>את</w:t>
      </w:r>
      <w:r w:rsidRPr="00E779BE">
        <w:rPr>
          <w:rFonts w:ascii="David" w:hAnsi="David" w:cs="David"/>
          <w:sz w:val="24"/>
          <w:szCs w:val="24"/>
          <w:rtl/>
        </w:rPr>
        <w:t xml:space="preserve"> חבות </w:t>
      </w:r>
      <w:r w:rsidRPr="00E779BE">
        <w:rPr>
          <w:rFonts w:ascii="David" w:hAnsi="David" w:cs="David" w:hint="eastAsia"/>
          <w:sz w:val="24"/>
          <w:szCs w:val="24"/>
          <w:rtl/>
        </w:rPr>
        <w:t>ה</w:t>
      </w:r>
      <w:del w:id="309" w:author="Meryl Etman [2]" w:date="2023-02-06T17:43:00Z">
        <w:r w:rsidRPr="00E779BE" w:rsidDel="0014338C">
          <w:rPr>
            <w:rFonts w:ascii="David" w:hAnsi="David" w:cs="David" w:hint="eastAsia"/>
            <w:sz w:val="24"/>
            <w:szCs w:val="24"/>
            <w:rtl/>
          </w:rPr>
          <w:delText>יועץ</w:delText>
        </w:r>
      </w:del>
      <w:ins w:id="310" w:author="Meryl Etman [2]" w:date="2023-02-06T17:43:00Z">
        <w:r w:rsidR="0014338C">
          <w:rPr>
            <w:rFonts w:ascii="David" w:hAnsi="David" w:cs="David" w:hint="eastAsia"/>
            <w:sz w:val="24"/>
            <w:szCs w:val="24"/>
            <w:rtl/>
          </w:rPr>
          <w:t>מתכנן</w:t>
        </w:r>
      </w:ins>
      <w:r w:rsidRPr="00E779BE">
        <w:rPr>
          <w:rFonts w:ascii="David" w:hAnsi="David" w:cs="David"/>
          <w:sz w:val="24"/>
          <w:szCs w:val="24"/>
          <w:rtl/>
        </w:rPr>
        <w:t xml:space="preserve"> על פי דין בגבול אחריות שלא יפחת מ- 4,000,000 </w:t>
      </w:r>
      <w:r w:rsidRPr="00E779BE">
        <w:rPr>
          <w:rFonts w:ascii="David" w:hAnsi="David" w:cs="David" w:hint="eastAsia"/>
          <w:sz w:val="24"/>
          <w:szCs w:val="24"/>
          <w:rtl/>
        </w:rPr>
        <w:t>₪</w:t>
      </w:r>
      <w:r w:rsidRPr="00E779BE">
        <w:rPr>
          <w:rFonts w:ascii="David" w:hAnsi="David" w:cs="David"/>
          <w:sz w:val="24"/>
          <w:szCs w:val="24"/>
          <w:rtl/>
        </w:rPr>
        <w:t xml:space="preserve"> (ארבעה </w:t>
      </w:r>
      <w:r w:rsidRPr="00E779BE">
        <w:rPr>
          <w:rFonts w:ascii="David" w:hAnsi="David" w:cs="David" w:hint="eastAsia"/>
          <w:sz w:val="24"/>
          <w:szCs w:val="24"/>
          <w:rtl/>
        </w:rPr>
        <w:t>מיליון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למקרה ולתקופת ביטוח שנתית, בגין א</w:t>
      </w:r>
      <w:r w:rsidRPr="00E779BE">
        <w:rPr>
          <w:rFonts w:ascii="David" w:hAnsi="David" w:cs="David" w:hint="eastAsia"/>
          <w:sz w:val="24"/>
          <w:szCs w:val="24"/>
          <w:rtl/>
        </w:rPr>
        <w:t>י</w:t>
      </w:r>
      <w:r w:rsidRPr="00E779BE">
        <w:rPr>
          <w:rFonts w:ascii="David" w:hAnsi="David" w:cs="David"/>
          <w:sz w:val="24"/>
          <w:szCs w:val="24"/>
          <w:rtl/>
        </w:rPr>
        <w:t>רועים הנובעים במישרין ו/או בעקיפין מפעולותיו של ה</w:t>
      </w:r>
      <w:del w:id="311" w:author="Meryl Etman [2]" w:date="2023-02-06T17:43:00Z">
        <w:r w:rsidRPr="00E779BE" w:rsidDel="0014338C">
          <w:rPr>
            <w:rFonts w:ascii="David" w:hAnsi="David" w:cs="David"/>
            <w:sz w:val="24"/>
            <w:szCs w:val="24"/>
            <w:rtl/>
          </w:rPr>
          <w:delText>יועץ</w:delText>
        </w:r>
      </w:del>
      <w:ins w:id="312" w:author="Meryl Etman [2]" w:date="2023-02-06T17:43:00Z">
        <w:r w:rsidR="0014338C">
          <w:rPr>
            <w:rFonts w:ascii="David" w:hAnsi="David" w:cs="David"/>
            <w:sz w:val="24"/>
            <w:szCs w:val="24"/>
            <w:rtl/>
          </w:rPr>
          <w:t>מתכנן</w:t>
        </w:r>
      </w:ins>
      <w:r w:rsidRPr="00E779BE">
        <w:rPr>
          <w:rFonts w:ascii="David" w:hAnsi="David" w:cs="David"/>
          <w:sz w:val="24"/>
          <w:szCs w:val="24"/>
          <w:rtl/>
        </w:rPr>
        <w:t xml:space="preserve"> ו/או כל מי שפועל מטעמו וכל הבאים מכוחו ויחול על כל אובדן ו/או נזק לגוף ו/או לרכוש.</w:t>
      </w:r>
    </w:p>
    <w:p w14:paraId="2F924812" w14:textId="18E9EF20"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r>
      <w:r w:rsidRPr="00E779BE">
        <w:rPr>
          <w:rFonts w:ascii="David" w:hAnsi="David" w:cs="David" w:hint="eastAsia"/>
          <w:sz w:val="24"/>
          <w:szCs w:val="24"/>
          <w:rtl/>
        </w:rPr>
        <w:t>ביטוח</w:t>
      </w:r>
      <w:r w:rsidRPr="00E779BE">
        <w:rPr>
          <w:rFonts w:ascii="David" w:hAnsi="David" w:cs="David"/>
          <w:sz w:val="24"/>
          <w:szCs w:val="24"/>
          <w:rtl/>
        </w:rPr>
        <w:t xml:space="preserve"> זה לא  כפוף לכל הגבלה בדבר חבות הנובעת מאש, התפוצצות, בהלה, מכשירי הרמה, </w:t>
      </w:r>
      <w:r w:rsidRPr="00E779BE">
        <w:rPr>
          <w:rFonts w:ascii="David" w:hAnsi="David" w:cs="David" w:hint="eastAsia"/>
          <w:sz w:val="24"/>
          <w:szCs w:val="24"/>
          <w:rtl/>
        </w:rPr>
        <w:t>חבות</w:t>
      </w:r>
      <w:r w:rsidRPr="00E779BE">
        <w:rPr>
          <w:rFonts w:ascii="David" w:hAnsi="David" w:cs="David"/>
          <w:sz w:val="24"/>
          <w:szCs w:val="24"/>
        </w:rPr>
        <w:t xml:space="preserve"> </w:t>
      </w:r>
      <w:r w:rsidRPr="00E779BE">
        <w:rPr>
          <w:rFonts w:ascii="David" w:hAnsi="David" w:cs="David"/>
          <w:sz w:val="24"/>
          <w:szCs w:val="24"/>
          <w:rtl/>
        </w:rPr>
        <w:t xml:space="preserve">בגין וכלפי קבלנים, קבלני </w:t>
      </w:r>
      <w:r w:rsidRPr="00E779BE">
        <w:rPr>
          <w:rFonts w:ascii="David" w:hAnsi="David" w:cs="David" w:hint="eastAsia"/>
          <w:sz w:val="24"/>
          <w:szCs w:val="24"/>
          <w:rtl/>
        </w:rPr>
        <w:t>משנה</w:t>
      </w:r>
      <w:r w:rsidRPr="00E779BE">
        <w:rPr>
          <w:rFonts w:ascii="David" w:hAnsi="David" w:cs="David"/>
          <w:sz w:val="24"/>
          <w:szCs w:val="24"/>
        </w:rPr>
        <w:t xml:space="preserve"> </w:t>
      </w:r>
      <w:r w:rsidRPr="00E779BE">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וכן תביעות שיבוב מצד המוסד לביטוח לאומי. </w:t>
      </w:r>
      <w:r w:rsidRPr="00E779BE">
        <w:rPr>
          <w:rFonts w:ascii="David" w:hAnsi="David" w:cs="David"/>
          <w:sz w:val="24"/>
          <w:szCs w:val="24"/>
          <w:rtl/>
        </w:rPr>
        <w:br/>
      </w:r>
      <w:r w:rsidRPr="00E779BE">
        <w:rPr>
          <w:rFonts w:ascii="David" w:hAnsi="David" w:cs="David" w:hint="eastAsia"/>
          <w:sz w:val="24"/>
          <w:szCs w:val="24"/>
          <w:rtl/>
        </w:rPr>
        <w:t>הביטוח</w:t>
      </w:r>
      <w:r w:rsidRPr="00E779BE">
        <w:rPr>
          <w:rFonts w:ascii="David" w:hAnsi="David" w:cs="David"/>
          <w:sz w:val="24"/>
          <w:szCs w:val="24"/>
          <w:rtl/>
        </w:rPr>
        <w:t xml:space="preserve"> </w:t>
      </w:r>
      <w:r w:rsidRPr="00E779BE">
        <w:rPr>
          <w:rFonts w:ascii="David" w:hAnsi="David" w:cs="David" w:hint="eastAsia"/>
          <w:sz w:val="24"/>
          <w:szCs w:val="24"/>
          <w:rtl/>
        </w:rPr>
        <w:t>מ</w:t>
      </w:r>
      <w:r w:rsidRPr="00E779BE">
        <w:rPr>
          <w:rFonts w:ascii="David" w:hAnsi="David" w:cs="David"/>
          <w:sz w:val="24"/>
          <w:szCs w:val="24"/>
          <w:rtl/>
        </w:rPr>
        <w:t>ורחב ל</w:t>
      </w:r>
      <w:r w:rsidRPr="00E779BE">
        <w:rPr>
          <w:rFonts w:ascii="David" w:hAnsi="David" w:cs="David" w:hint="eastAsia"/>
          <w:sz w:val="24"/>
          <w:szCs w:val="24"/>
          <w:rtl/>
        </w:rPr>
        <w:t>שפות</w:t>
      </w:r>
      <w:r w:rsidRPr="00E779BE">
        <w:rPr>
          <w:rFonts w:ascii="David" w:hAnsi="David" w:cs="David"/>
          <w:sz w:val="24"/>
          <w:szCs w:val="24"/>
          <w:rtl/>
        </w:rPr>
        <w:t xml:space="preserve"> את </w:t>
      </w:r>
      <w:r w:rsidRPr="00E779BE">
        <w:rPr>
          <w:rFonts w:ascii="David" w:hAnsi="David" w:cs="David" w:hint="eastAsia"/>
          <w:sz w:val="24"/>
          <w:szCs w:val="24"/>
          <w:rtl/>
        </w:rPr>
        <w:t>המזמין</w:t>
      </w:r>
      <w:r w:rsidRPr="00E779BE">
        <w:rPr>
          <w:rFonts w:ascii="David" w:hAnsi="David" w:cs="David"/>
          <w:sz w:val="24"/>
          <w:szCs w:val="24"/>
          <w:rtl/>
        </w:rPr>
        <w:t xml:space="preserve"> בגין אחריות</w:t>
      </w:r>
      <w:r w:rsidRPr="00E779BE">
        <w:rPr>
          <w:rFonts w:ascii="David" w:hAnsi="David" w:cs="David" w:hint="eastAsia"/>
          <w:sz w:val="24"/>
          <w:szCs w:val="24"/>
          <w:rtl/>
        </w:rPr>
        <w:t>ו</w:t>
      </w:r>
      <w:r w:rsidRPr="00E779BE">
        <w:rPr>
          <w:rFonts w:ascii="David" w:hAnsi="David" w:cs="David"/>
          <w:sz w:val="24"/>
          <w:szCs w:val="24"/>
          <w:rtl/>
        </w:rPr>
        <w:t xml:space="preserve"> למעשי ו/או מחדלי </w:t>
      </w:r>
      <w:r w:rsidRPr="00E779BE">
        <w:rPr>
          <w:rFonts w:ascii="David" w:hAnsi="David" w:cs="David" w:hint="eastAsia"/>
          <w:sz w:val="24"/>
          <w:szCs w:val="24"/>
          <w:rtl/>
        </w:rPr>
        <w:t>ה</w:t>
      </w:r>
      <w:del w:id="313" w:author="Meryl Etman [2]" w:date="2023-02-06T17:43:00Z">
        <w:r w:rsidRPr="00E779BE" w:rsidDel="0014338C">
          <w:rPr>
            <w:rFonts w:ascii="David" w:hAnsi="David" w:cs="David" w:hint="eastAsia"/>
            <w:sz w:val="24"/>
            <w:szCs w:val="24"/>
            <w:rtl/>
          </w:rPr>
          <w:delText>יועץ</w:delText>
        </w:r>
      </w:del>
      <w:ins w:id="314" w:author="Meryl Etman [2]" w:date="2023-02-06T17:43:00Z">
        <w:r w:rsidR="0014338C">
          <w:rPr>
            <w:rFonts w:ascii="David" w:hAnsi="David" w:cs="David" w:hint="eastAsia"/>
            <w:sz w:val="24"/>
            <w:szCs w:val="24"/>
            <w:rtl/>
          </w:rPr>
          <w:t>מתכנן</w:t>
        </w:r>
      </w:ins>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וזאת בכפוף </w:t>
      </w:r>
      <w:r w:rsidRPr="00E779BE">
        <w:rPr>
          <w:rFonts w:ascii="David" w:hAnsi="David" w:cs="David"/>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19E3AB2A"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E2A2ED1"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hint="eastAsia"/>
          <w:sz w:val="24"/>
          <w:szCs w:val="24"/>
          <w:rtl/>
        </w:rPr>
        <w:t>הפוליסה</w:t>
      </w:r>
      <w:r w:rsidRPr="00E779BE">
        <w:rPr>
          <w:rFonts w:ascii="David" w:hAnsi="David" w:cs="David"/>
          <w:sz w:val="24"/>
          <w:szCs w:val="24"/>
          <w:rtl/>
        </w:rPr>
        <w:t xml:space="preserve"> </w:t>
      </w:r>
      <w:r w:rsidRPr="00E779BE">
        <w:rPr>
          <w:rFonts w:ascii="David" w:hAnsi="David" w:cs="David" w:hint="eastAsia"/>
          <w:sz w:val="24"/>
          <w:szCs w:val="24"/>
          <w:rtl/>
        </w:rPr>
        <w:t>תכלולנה</w:t>
      </w:r>
      <w:r w:rsidRPr="00E779BE">
        <w:rPr>
          <w:rFonts w:ascii="David" w:hAnsi="David" w:cs="David"/>
          <w:sz w:val="24"/>
          <w:szCs w:val="24"/>
          <w:rtl/>
        </w:rPr>
        <w:t xml:space="preserve"> </w:t>
      </w:r>
      <w:r w:rsidRPr="00E779BE">
        <w:rPr>
          <w:rFonts w:ascii="David" w:hAnsi="David" w:cs="David" w:hint="eastAsia"/>
          <w:sz w:val="24"/>
          <w:szCs w:val="24"/>
          <w:rtl/>
        </w:rPr>
        <w:t>התחייבות</w:t>
      </w:r>
      <w:r w:rsidRPr="00E779BE">
        <w:rPr>
          <w:rFonts w:ascii="David" w:hAnsi="David" w:cs="David"/>
          <w:sz w:val="24"/>
          <w:szCs w:val="24"/>
          <w:rtl/>
        </w:rPr>
        <w:t xml:space="preserve"> </w:t>
      </w:r>
      <w:r w:rsidRPr="00E779BE">
        <w:rPr>
          <w:rFonts w:ascii="David" w:hAnsi="David" w:cs="David" w:hint="eastAsia"/>
          <w:sz w:val="24"/>
          <w:szCs w:val="24"/>
          <w:rtl/>
        </w:rPr>
        <w:t>לוויתור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שיבוב</w:t>
      </w:r>
      <w:r w:rsidRPr="00E779BE">
        <w:rPr>
          <w:rFonts w:ascii="David" w:hAnsi="David" w:cs="David"/>
          <w:sz w:val="24"/>
          <w:szCs w:val="24"/>
          <w:rtl/>
        </w:rPr>
        <w:t xml:space="preserve">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המזמין</w:t>
      </w:r>
      <w:r w:rsidRPr="00E779BE">
        <w:rPr>
          <w:rFonts w:ascii="David" w:hAnsi="David" w:cs="David"/>
          <w:sz w:val="24"/>
          <w:szCs w:val="24"/>
          <w:rtl/>
        </w:rPr>
        <w:t xml:space="preserve">, </w:t>
      </w:r>
      <w:r w:rsidRPr="00E779BE">
        <w:rPr>
          <w:rFonts w:ascii="David" w:hAnsi="David" w:cs="David" w:hint="eastAsia"/>
          <w:sz w:val="24"/>
          <w:szCs w:val="24"/>
          <w:rtl/>
        </w:rPr>
        <w:t>עובדיו</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w:t>
      </w:r>
      <w:r w:rsidRPr="00E779BE">
        <w:rPr>
          <w:rFonts w:ascii="David" w:hAnsi="David" w:cs="David" w:hint="eastAsia"/>
          <w:sz w:val="24"/>
          <w:szCs w:val="24"/>
          <w:rtl/>
        </w:rPr>
        <w:t>אולם</w:t>
      </w:r>
      <w:r w:rsidRPr="00E779BE">
        <w:rPr>
          <w:rFonts w:ascii="David" w:hAnsi="David" w:cs="David"/>
          <w:sz w:val="24"/>
          <w:szCs w:val="24"/>
          <w:rtl/>
        </w:rPr>
        <w:t xml:space="preserve"> </w:t>
      </w:r>
      <w:r w:rsidRPr="00E779BE">
        <w:rPr>
          <w:rFonts w:ascii="David" w:hAnsi="David" w:cs="David" w:hint="eastAsia"/>
          <w:sz w:val="24"/>
          <w:szCs w:val="24"/>
          <w:rtl/>
        </w:rPr>
        <w:t>האמור</w:t>
      </w:r>
      <w:r w:rsidRPr="00E779BE">
        <w:rPr>
          <w:rFonts w:ascii="David" w:hAnsi="David" w:cs="David"/>
          <w:sz w:val="24"/>
          <w:szCs w:val="24"/>
          <w:rtl/>
        </w:rPr>
        <w:t xml:space="preserve"> </w:t>
      </w:r>
      <w:r w:rsidRPr="00E779BE">
        <w:rPr>
          <w:rFonts w:ascii="David" w:hAnsi="David" w:cs="David" w:hint="eastAsia"/>
          <w:sz w:val="24"/>
          <w:szCs w:val="24"/>
          <w:rtl/>
        </w:rPr>
        <w:t>בדבר</w:t>
      </w:r>
      <w:r w:rsidRPr="00E779BE">
        <w:rPr>
          <w:rFonts w:ascii="David" w:hAnsi="David" w:cs="David"/>
          <w:sz w:val="24"/>
          <w:szCs w:val="24"/>
          <w:rtl/>
        </w:rPr>
        <w:t xml:space="preserve"> </w:t>
      </w:r>
      <w:r w:rsidRPr="00E779BE">
        <w:rPr>
          <w:rFonts w:ascii="David" w:hAnsi="David" w:cs="David" w:hint="eastAsia"/>
          <w:sz w:val="24"/>
          <w:szCs w:val="24"/>
          <w:rtl/>
        </w:rPr>
        <w:t>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השיבוב</w:t>
      </w:r>
      <w:r w:rsidRPr="00E779BE">
        <w:rPr>
          <w:rFonts w:ascii="David" w:hAnsi="David" w:cs="David"/>
          <w:sz w:val="24"/>
          <w:szCs w:val="24"/>
          <w:rtl/>
        </w:rPr>
        <w:t xml:space="preserve"> </w:t>
      </w:r>
      <w:r w:rsidRPr="00E779BE">
        <w:rPr>
          <w:rFonts w:ascii="David" w:hAnsi="David" w:cs="David" w:hint="eastAsia"/>
          <w:sz w:val="24"/>
          <w:szCs w:val="24"/>
          <w:rtl/>
        </w:rPr>
        <w:t>לא</w:t>
      </w:r>
      <w:r w:rsidRPr="00E779BE">
        <w:rPr>
          <w:rFonts w:ascii="David" w:hAnsi="David" w:cs="David"/>
          <w:sz w:val="24"/>
          <w:szCs w:val="24"/>
          <w:rtl/>
        </w:rPr>
        <w:t xml:space="preserve"> </w:t>
      </w:r>
      <w:r w:rsidRPr="00E779BE">
        <w:rPr>
          <w:rFonts w:ascii="David" w:hAnsi="David" w:cs="David" w:hint="eastAsia"/>
          <w:sz w:val="24"/>
          <w:szCs w:val="24"/>
          <w:rtl/>
        </w:rPr>
        <w:t>יחול</w:t>
      </w:r>
      <w:r w:rsidRPr="00E779BE">
        <w:rPr>
          <w:rFonts w:ascii="David" w:hAnsi="David" w:cs="David"/>
          <w:sz w:val="24"/>
          <w:szCs w:val="24"/>
          <w:rtl/>
        </w:rPr>
        <w:t xml:space="preserve"> </w:t>
      </w:r>
      <w:r w:rsidRPr="00E779BE">
        <w:rPr>
          <w:rFonts w:ascii="David" w:hAnsi="David" w:cs="David" w:hint="eastAsia"/>
          <w:sz w:val="24"/>
          <w:szCs w:val="24"/>
          <w:rtl/>
        </w:rPr>
        <w:t>לטובת</w:t>
      </w:r>
      <w:r w:rsidRPr="00E779BE">
        <w:rPr>
          <w:rFonts w:ascii="David" w:hAnsi="David" w:cs="David"/>
          <w:sz w:val="24"/>
          <w:szCs w:val="24"/>
          <w:rtl/>
        </w:rPr>
        <w:t xml:space="preserve"> </w:t>
      </w:r>
      <w:r w:rsidRPr="00E779BE">
        <w:rPr>
          <w:rFonts w:ascii="David" w:hAnsi="David" w:cs="David" w:hint="eastAsia"/>
          <w:sz w:val="24"/>
          <w:szCs w:val="24"/>
          <w:rtl/>
        </w:rPr>
        <w:t>אדם</w:t>
      </w:r>
      <w:r w:rsidRPr="00E779BE">
        <w:rPr>
          <w:rFonts w:ascii="David" w:hAnsi="David" w:cs="David"/>
          <w:sz w:val="24"/>
          <w:szCs w:val="24"/>
          <w:rtl/>
        </w:rPr>
        <w:t xml:space="preserve"> </w:t>
      </w:r>
      <w:r w:rsidRPr="00E779BE">
        <w:rPr>
          <w:rFonts w:ascii="David" w:hAnsi="David" w:cs="David" w:hint="eastAsia"/>
          <w:sz w:val="24"/>
          <w:szCs w:val="24"/>
          <w:rtl/>
        </w:rPr>
        <w:t>שגרם</w:t>
      </w:r>
      <w:r w:rsidRPr="00E779BE">
        <w:rPr>
          <w:rFonts w:ascii="David" w:hAnsi="David" w:cs="David"/>
          <w:sz w:val="24"/>
          <w:szCs w:val="24"/>
          <w:rtl/>
        </w:rPr>
        <w:t xml:space="preserve"> </w:t>
      </w:r>
      <w:r w:rsidRPr="00E779BE">
        <w:rPr>
          <w:rFonts w:ascii="David" w:hAnsi="David" w:cs="David" w:hint="eastAsia"/>
          <w:sz w:val="24"/>
          <w:szCs w:val="24"/>
          <w:rtl/>
        </w:rPr>
        <w:t>לנזק</w:t>
      </w:r>
      <w:r w:rsidRPr="00E779BE">
        <w:rPr>
          <w:rFonts w:ascii="David" w:hAnsi="David" w:cs="David"/>
          <w:sz w:val="24"/>
          <w:szCs w:val="24"/>
          <w:rtl/>
        </w:rPr>
        <w:t xml:space="preserve"> </w:t>
      </w:r>
      <w:r w:rsidRPr="00E779BE">
        <w:rPr>
          <w:rFonts w:ascii="David" w:hAnsi="David" w:cs="David" w:hint="eastAsia"/>
          <w:sz w:val="24"/>
          <w:szCs w:val="24"/>
          <w:rtl/>
        </w:rPr>
        <w:t>בזדון</w:t>
      </w:r>
      <w:r w:rsidRPr="00E779BE">
        <w:rPr>
          <w:rFonts w:ascii="David" w:hAnsi="David" w:cs="David"/>
          <w:sz w:val="24"/>
          <w:szCs w:val="24"/>
          <w:rtl/>
        </w:rPr>
        <w:t>.</w:t>
      </w:r>
    </w:p>
    <w:p w14:paraId="4352E97C" w14:textId="418EC25D"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כמו כן </w:t>
      </w:r>
      <w:r w:rsidRPr="00E779BE">
        <w:rPr>
          <w:rFonts w:ascii="David" w:hAnsi="David" w:cs="David" w:hint="eastAsia"/>
          <w:sz w:val="24"/>
          <w:szCs w:val="24"/>
          <w:rtl/>
        </w:rPr>
        <w:t>ה</w:t>
      </w:r>
      <w:del w:id="315" w:author="Meryl Etman [2]" w:date="2023-02-06T17:43:00Z">
        <w:r w:rsidRPr="00E779BE" w:rsidDel="0014338C">
          <w:rPr>
            <w:rFonts w:ascii="David" w:hAnsi="David" w:cs="David" w:hint="eastAsia"/>
            <w:sz w:val="24"/>
            <w:szCs w:val="24"/>
            <w:rtl/>
          </w:rPr>
          <w:delText>יועץ</w:delText>
        </w:r>
      </w:del>
      <w:ins w:id="316" w:author="Meryl Etman [2]" w:date="2023-02-06T17:43:00Z">
        <w:r w:rsidR="0014338C">
          <w:rPr>
            <w:rFonts w:ascii="David" w:hAnsi="David" w:cs="David" w:hint="eastAsia"/>
            <w:sz w:val="24"/>
            <w:szCs w:val="24"/>
            <w:rtl/>
          </w:rPr>
          <w:t>מתכנן</w:t>
        </w:r>
      </w:ins>
      <w:r w:rsidRPr="00E779BE">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5ED4008E"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6261E82" w14:textId="77777777" w:rsidR="002F611D" w:rsidRPr="00E779BE" w:rsidRDefault="002F611D" w:rsidP="00E779BE">
      <w:pPr>
        <w:spacing w:after="0"/>
        <w:jc w:val="both"/>
        <w:rPr>
          <w:rFonts w:ascii="David" w:hAnsi="David" w:cs="David"/>
          <w:sz w:val="24"/>
          <w:szCs w:val="24"/>
          <w:rtl/>
        </w:rPr>
      </w:pPr>
      <w:r w:rsidRPr="00E779BE">
        <w:rPr>
          <w:rFonts w:ascii="David" w:hAnsi="David" w:cs="David"/>
          <w:sz w:val="24"/>
          <w:szCs w:val="24"/>
          <w:rtl/>
        </w:rPr>
        <w:t xml:space="preserve"> </w:t>
      </w:r>
    </w:p>
    <w:p w14:paraId="7F6D094F" w14:textId="77777777" w:rsidR="002F611D" w:rsidRPr="00547192" w:rsidRDefault="002F611D" w:rsidP="002F611D">
      <w:pPr>
        <w:spacing w:after="0"/>
        <w:ind w:left="364"/>
        <w:contextualSpacing/>
        <w:rPr>
          <w:rFonts w:ascii="Times New Roman" w:hAnsi="Times New Roman"/>
          <w:rtl/>
        </w:rPr>
      </w:pPr>
    </w:p>
    <w:p w14:paraId="150B22B9"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73FD2F8"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8D640A"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9439558"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C5364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BFE51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C445AD"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B1B8A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506422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24975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CE3E2A"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D33CA7D"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EC19B7"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A36881"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9ED13C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1C76E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A09A1C8"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903BC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528ED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3DF157"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609BE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49CC2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29C8D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0A9D7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47FBB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1079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DCA00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F39ED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21220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2244E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BAF35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172AA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CB0EE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08428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EE451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DD2E5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4889A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D61D77" w14:textId="479A03A1" w:rsidR="00340BEA" w:rsidRDefault="00340BEA">
      <w:pPr>
        <w:bidi w:val="0"/>
        <w:spacing w:before="0" w:beforeAutospacing="0" w:after="160" w:afterAutospacing="0" w:line="259" w:lineRule="auto"/>
        <w:rPr>
          <w:ins w:id="317" w:author="Meryl Etman [2]" w:date="2022-11-28T15:32:00Z"/>
          <w:rFonts w:ascii="Times New Roman" w:eastAsia="Times New Roman" w:hAnsi="Times New Roman" w:cs="David"/>
          <w:bCs/>
          <w:sz w:val="24"/>
          <w:szCs w:val="24"/>
          <w:u w:val="single"/>
          <w:rtl/>
          <w:lang w:eastAsia="he-IL"/>
        </w:rPr>
      </w:pPr>
      <w:ins w:id="318" w:author="Meryl Etman [2]" w:date="2022-11-28T15:32:00Z">
        <w:r>
          <w:rPr>
            <w:rFonts w:ascii="Times New Roman" w:eastAsia="Times New Roman" w:hAnsi="Times New Roman" w:cs="David"/>
            <w:bCs/>
            <w:sz w:val="24"/>
            <w:szCs w:val="24"/>
            <w:u w:val="single"/>
            <w:rtl/>
            <w:lang w:eastAsia="he-IL"/>
          </w:rPr>
          <w:br w:type="page"/>
        </w:r>
      </w:ins>
    </w:p>
    <w:p w14:paraId="7A8A0DCD" w14:textId="77777777" w:rsidR="00003310" w:rsidDel="00340BEA" w:rsidRDefault="00003310" w:rsidP="006633F4">
      <w:pPr>
        <w:widowControl w:val="0"/>
        <w:spacing w:before="0" w:beforeAutospacing="0" w:after="0" w:afterAutospacing="0" w:line="240" w:lineRule="auto"/>
        <w:jc w:val="center"/>
        <w:rPr>
          <w:del w:id="319" w:author="Meryl Etman [2]" w:date="2022-11-28T15:32:00Z"/>
          <w:rFonts w:ascii="Times New Roman" w:eastAsia="Times New Roman" w:hAnsi="Times New Roman" w:cs="David"/>
          <w:bCs/>
          <w:sz w:val="24"/>
          <w:szCs w:val="24"/>
          <w:u w:val="single"/>
          <w:rtl/>
          <w:lang w:eastAsia="he-IL"/>
        </w:rPr>
      </w:pPr>
    </w:p>
    <w:p w14:paraId="29354ED9" w14:textId="77777777" w:rsidR="00003310" w:rsidDel="00340BEA" w:rsidRDefault="00003310" w:rsidP="006633F4">
      <w:pPr>
        <w:widowControl w:val="0"/>
        <w:spacing w:before="0" w:beforeAutospacing="0" w:after="0" w:afterAutospacing="0" w:line="240" w:lineRule="auto"/>
        <w:jc w:val="center"/>
        <w:rPr>
          <w:del w:id="320" w:author="Meryl Etman [2]" w:date="2022-11-28T15:32:00Z"/>
          <w:rFonts w:ascii="Times New Roman" w:eastAsia="Times New Roman" w:hAnsi="Times New Roman" w:cs="David"/>
          <w:bCs/>
          <w:sz w:val="24"/>
          <w:szCs w:val="24"/>
          <w:u w:val="single"/>
          <w:rtl/>
          <w:lang w:eastAsia="he-IL"/>
        </w:rPr>
      </w:pPr>
    </w:p>
    <w:p w14:paraId="7D1EB4E4" w14:textId="77777777" w:rsidR="00003310" w:rsidDel="00340BEA" w:rsidRDefault="00003310" w:rsidP="006633F4">
      <w:pPr>
        <w:widowControl w:val="0"/>
        <w:spacing w:before="0" w:beforeAutospacing="0" w:after="0" w:afterAutospacing="0" w:line="240" w:lineRule="auto"/>
        <w:jc w:val="center"/>
        <w:rPr>
          <w:del w:id="321" w:author="Meryl Etman [2]" w:date="2022-11-28T15:32:00Z"/>
          <w:rFonts w:ascii="Times New Roman" w:eastAsia="Times New Roman" w:hAnsi="Times New Roman" w:cs="David"/>
          <w:bCs/>
          <w:sz w:val="24"/>
          <w:szCs w:val="24"/>
          <w:u w:val="single"/>
          <w:rtl/>
          <w:lang w:eastAsia="he-IL"/>
        </w:rPr>
      </w:pPr>
    </w:p>
    <w:p w14:paraId="1E0E9BC5" w14:textId="77777777" w:rsidR="00003310" w:rsidDel="00340BEA" w:rsidRDefault="00003310" w:rsidP="006633F4">
      <w:pPr>
        <w:widowControl w:val="0"/>
        <w:spacing w:before="0" w:beforeAutospacing="0" w:after="0" w:afterAutospacing="0" w:line="240" w:lineRule="auto"/>
        <w:jc w:val="center"/>
        <w:rPr>
          <w:del w:id="322" w:author="Meryl Etman [2]" w:date="2022-11-28T15:32:00Z"/>
          <w:rFonts w:ascii="Times New Roman" w:eastAsia="Times New Roman" w:hAnsi="Times New Roman" w:cs="David"/>
          <w:bCs/>
          <w:sz w:val="24"/>
          <w:szCs w:val="24"/>
          <w:u w:val="single"/>
          <w:rtl/>
          <w:lang w:eastAsia="he-IL"/>
        </w:rPr>
      </w:pPr>
    </w:p>
    <w:p w14:paraId="317AA1AB" w14:textId="77777777" w:rsidR="00003310" w:rsidDel="00340BEA" w:rsidRDefault="00003310" w:rsidP="006633F4">
      <w:pPr>
        <w:widowControl w:val="0"/>
        <w:spacing w:before="0" w:beforeAutospacing="0" w:after="0" w:afterAutospacing="0" w:line="240" w:lineRule="auto"/>
        <w:jc w:val="center"/>
        <w:rPr>
          <w:del w:id="323" w:author="Meryl Etman [2]" w:date="2022-11-28T15:32:00Z"/>
          <w:rFonts w:ascii="Times New Roman" w:eastAsia="Times New Roman" w:hAnsi="Times New Roman" w:cs="David"/>
          <w:bCs/>
          <w:sz w:val="24"/>
          <w:szCs w:val="24"/>
          <w:u w:val="single"/>
          <w:rtl/>
          <w:lang w:eastAsia="he-IL"/>
        </w:rPr>
      </w:pPr>
    </w:p>
    <w:p w14:paraId="4898F370" w14:textId="77777777" w:rsidR="00E779BE" w:rsidDel="00340BEA" w:rsidRDefault="00E779BE" w:rsidP="006633F4">
      <w:pPr>
        <w:widowControl w:val="0"/>
        <w:spacing w:before="0" w:beforeAutospacing="0" w:after="0" w:afterAutospacing="0" w:line="240" w:lineRule="auto"/>
        <w:jc w:val="center"/>
        <w:rPr>
          <w:ins w:id="324" w:author="רינת הראל" w:date="2020-05-12T17:43:00Z"/>
          <w:del w:id="325" w:author="Meryl Etman [2]" w:date="2022-11-28T15:32:00Z"/>
          <w:rFonts w:ascii="Times New Roman" w:eastAsia="Times New Roman" w:hAnsi="Times New Roman" w:cs="David"/>
          <w:bCs/>
          <w:sz w:val="24"/>
          <w:szCs w:val="24"/>
          <w:u w:val="single"/>
          <w:rtl/>
          <w:lang w:eastAsia="he-IL"/>
        </w:rPr>
      </w:pPr>
      <w:ins w:id="326" w:author="רינת הראל" w:date="2020-05-12T17:43:00Z">
        <w:del w:id="327" w:author="Meryl Etman [2]" w:date="2022-11-28T15:32:00Z">
          <w:r w:rsidDel="00340BEA">
            <w:rPr>
              <w:rFonts w:ascii="Times New Roman" w:eastAsia="Times New Roman" w:hAnsi="Times New Roman" w:cs="David"/>
              <w:bCs/>
              <w:sz w:val="24"/>
              <w:szCs w:val="24"/>
              <w:u w:val="single"/>
              <w:rtl/>
              <w:lang w:eastAsia="he-IL"/>
            </w:rPr>
            <w:br w:type="page"/>
          </w:r>
        </w:del>
      </w:ins>
    </w:p>
    <w:p w14:paraId="2EBFF31E" w14:textId="77777777" w:rsidR="00003310" w:rsidDel="00E779BE" w:rsidRDefault="00003310" w:rsidP="006633F4">
      <w:pPr>
        <w:widowControl w:val="0"/>
        <w:spacing w:before="0" w:beforeAutospacing="0" w:after="0" w:afterAutospacing="0" w:line="240" w:lineRule="auto"/>
        <w:jc w:val="center"/>
        <w:rPr>
          <w:del w:id="328" w:author="רינת הראל" w:date="2020-05-12T17:43:00Z"/>
          <w:rFonts w:ascii="Times New Roman" w:eastAsia="Times New Roman" w:hAnsi="Times New Roman" w:cs="David"/>
          <w:bCs/>
          <w:sz w:val="24"/>
          <w:szCs w:val="24"/>
          <w:u w:val="single"/>
          <w:rtl/>
          <w:lang w:eastAsia="he-IL"/>
        </w:rPr>
      </w:pPr>
    </w:p>
    <w:p w14:paraId="14DEA12A" w14:textId="77777777" w:rsidR="002F611D" w:rsidRDefault="002F611D" w:rsidP="00340BE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3BD984E0"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22CB5D31"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6EC2F624" w14:textId="77777777" w:rsidR="00B2329A" w:rsidRPr="00B2329A"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329A" w:rsidRPr="00003310" w14:paraId="531B3461" w14:textId="77777777" w:rsidTr="005A3D56">
        <w:trPr>
          <w:trHeight w:val="463"/>
          <w:tblHeader/>
        </w:trPr>
        <w:tc>
          <w:tcPr>
            <w:tcW w:w="8218" w:type="dxa"/>
            <w:gridSpan w:val="3"/>
            <w:shd w:val="clear" w:color="auto" w:fill="F2F2F2"/>
          </w:tcPr>
          <w:p w14:paraId="4869BF0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קיום ביטוחים</w:t>
            </w:r>
          </w:p>
        </w:tc>
        <w:tc>
          <w:tcPr>
            <w:tcW w:w="3317" w:type="dxa"/>
            <w:shd w:val="clear" w:color="auto" w:fill="auto"/>
          </w:tcPr>
          <w:p w14:paraId="1BD19A5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הנפקת האישור(</w:t>
            </w:r>
            <w:r w:rsidRPr="00E779BE">
              <w:rPr>
                <w:rFonts w:ascii="David" w:eastAsia="Calibri" w:hAnsi="David" w:cs="David"/>
                <w:sz w:val="24"/>
                <w:szCs w:val="24"/>
                <w:lang w:eastAsia="he-IL"/>
              </w:rPr>
              <w:t>DD/MM/YYYY</w:t>
            </w:r>
            <w:r w:rsidRPr="00E779BE">
              <w:rPr>
                <w:rFonts w:ascii="David" w:eastAsia="Calibri" w:hAnsi="David" w:cs="David"/>
                <w:sz w:val="24"/>
                <w:szCs w:val="24"/>
                <w:rtl/>
                <w:lang w:eastAsia="he-IL"/>
              </w:rPr>
              <w:t>)</w:t>
            </w:r>
          </w:p>
        </w:tc>
      </w:tr>
      <w:tr w:rsidR="00B2329A" w:rsidRPr="00003310" w14:paraId="260760DB" w14:textId="77777777" w:rsidTr="005A3D56">
        <w:trPr>
          <w:trHeight w:val="315"/>
        </w:trPr>
        <w:tc>
          <w:tcPr>
            <w:tcW w:w="11535" w:type="dxa"/>
            <w:gridSpan w:val="4"/>
            <w:shd w:val="clear" w:color="auto" w:fill="auto"/>
          </w:tcPr>
          <w:p w14:paraId="55B5443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329A" w:rsidRPr="00003310" w14:paraId="6C96B354" w14:textId="77777777" w:rsidTr="005A3D56">
        <w:trPr>
          <w:trHeight w:val="278"/>
        </w:trPr>
        <w:tc>
          <w:tcPr>
            <w:tcW w:w="4068" w:type="dxa"/>
            <w:shd w:val="clear" w:color="auto" w:fill="F2F2F2"/>
          </w:tcPr>
          <w:p w14:paraId="041B67B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מבקש האישור*</w:t>
            </w:r>
          </w:p>
        </w:tc>
        <w:tc>
          <w:tcPr>
            <w:tcW w:w="1974" w:type="dxa"/>
            <w:shd w:val="clear" w:color="auto" w:fill="F2F2F2"/>
          </w:tcPr>
          <w:p w14:paraId="2A67574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sidDel="009955DA">
              <w:rPr>
                <w:rFonts w:ascii="David" w:eastAsia="Calibri" w:hAnsi="David" w:cs="David"/>
                <w:sz w:val="24"/>
                <w:szCs w:val="24"/>
                <w:rtl/>
                <w:lang w:eastAsia="he-IL"/>
              </w:rPr>
              <w:t>ה</w:t>
            </w:r>
            <w:r w:rsidRPr="00E779BE">
              <w:rPr>
                <w:rFonts w:ascii="David" w:eastAsia="Calibri" w:hAnsi="David" w:cs="David"/>
                <w:sz w:val="24"/>
                <w:szCs w:val="24"/>
                <w:rtl/>
                <w:lang w:eastAsia="he-IL"/>
              </w:rPr>
              <w:t>מבוטח</w:t>
            </w:r>
          </w:p>
        </w:tc>
        <w:tc>
          <w:tcPr>
            <w:tcW w:w="2176" w:type="dxa"/>
            <w:shd w:val="clear" w:color="auto" w:fill="F2F2F2"/>
          </w:tcPr>
          <w:p w14:paraId="598C6A0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אופי העסקה*</w:t>
            </w:r>
          </w:p>
        </w:tc>
        <w:tc>
          <w:tcPr>
            <w:tcW w:w="3317" w:type="dxa"/>
            <w:shd w:val="clear" w:color="auto" w:fill="F2F2F2"/>
          </w:tcPr>
          <w:p w14:paraId="7ACB841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מעמד מבקש האישור*</w:t>
            </w:r>
          </w:p>
        </w:tc>
      </w:tr>
      <w:tr w:rsidR="00B2329A" w:rsidRPr="00003310" w14:paraId="7A7ED0FE" w14:textId="77777777" w:rsidTr="005A3D56">
        <w:trPr>
          <w:trHeight w:val="551"/>
        </w:trPr>
        <w:tc>
          <w:tcPr>
            <w:tcW w:w="4068" w:type="dxa"/>
            <w:shd w:val="clear" w:color="auto" w:fill="auto"/>
          </w:tcPr>
          <w:p w14:paraId="6C6A830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שם</w:t>
            </w:r>
          </w:p>
          <w:p w14:paraId="4D321BA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אפי</w:t>
            </w:r>
            <w:r w:rsidRPr="00E779BE">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165AD93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ש</w:t>
            </w:r>
            <w:r w:rsidRPr="00E779BE">
              <w:rPr>
                <w:rFonts w:ascii="David" w:eastAsia="Calibri" w:hAnsi="David" w:cs="David"/>
                <w:sz w:val="24"/>
                <w:szCs w:val="24"/>
                <w:rtl/>
                <w:lang w:eastAsia="he-IL"/>
              </w:rPr>
              <w:t>ם</w:t>
            </w:r>
          </w:p>
        </w:tc>
        <w:tc>
          <w:tcPr>
            <w:tcW w:w="2176" w:type="dxa"/>
            <w:vMerge w:val="restart"/>
            <w:shd w:val="clear" w:color="auto" w:fill="auto"/>
          </w:tcPr>
          <w:p w14:paraId="364BD1C5"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15BB54A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שירותים - 085</w:t>
            </w:r>
          </w:p>
          <w:p w14:paraId="4EAB353A"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1925D28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5B096FEF"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מזמין שירותים</w:t>
            </w:r>
          </w:p>
          <w:p w14:paraId="14181232"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56E3AEDA" w14:textId="77777777" w:rsidTr="005A3D56">
        <w:trPr>
          <w:trHeight w:val="571"/>
        </w:trPr>
        <w:tc>
          <w:tcPr>
            <w:tcW w:w="4068" w:type="dxa"/>
            <w:shd w:val="clear" w:color="auto" w:fill="auto"/>
          </w:tcPr>
          <w:p w14:paraId="6E248F6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ת.ז./ח.פ./ח.צ.</w:t>
            </w:r>
          </w:p>
          <w:p w14:paraId="0B9DD78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5200034760</w:t>
            </w:r>
          </w:p>
        </w:tc>
        <w:tc>
          <w:tcPr>
            <w:tcW w:w="1974" w:type="dxa"/>
            <w:shd w:val="clear" w:color="auto" w:fill="auto"/>
          </w:tcPr>
          <w:p w14:paraId="41632F8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w:t>
            </w:r>
          </w:p>
        </w:tc>
        <w:tc>
          <w:tcPr>
            <w:tcW w:w="2176" w:type="dxa"/>
            <w:vMerge/>
            <w:shd w:val="clear" w:color="auto" w:fill="auto"/>
          </w:tcPr>
          <w:p w14:paraId="15238984"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0F5F5244"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25CDCC89" w14:textId="77777777" w:rsidTr="005A3D56">
        <w:trPr>
          <w:trHeight w:val="391"/>
        </w:trPr>
        <w:tc>
          <w:tcPr>
            <w:tcW w:w="4068" w:type="dxa"/>
            <w:shd w:val="clear" w:color="auto" w:fill="auto"/>
          </w:tcPr>
          <w:p w14:paraId="77B7CB3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מען </w:t>
            </w:r>
          </w:p>
          <w:p w14:paraId="60FBFE01" w14:textId="77777777" w:rsidR="00B2329A" w:rsidRPr="00E779BE" w:rsidRDefault="00B2329A" w:rsidP="00B2329A">
            <w:pPr>
              <w:spacing w:before="0" w:beforeAutospacing="0" w:after="0" w:afterAutospacing="0" w:line="240" w:lineRule="auto"/>
              <w:rPr>
                <w:rFonts w:ascii="David" w:eastAsia="Calibri" w:hAnsi="David" w:cs="David"/>
                <w:sz w:val="24"/>
                <w:szCs w:val="24"/>
                <w:lang w:eastAsia="he-IL"/>
              </w:rPr>
            </w:pPr>
            <w:r w:rsidRPr="00E779BE">
              <w:rPr>
                <w:rFonts w:ascii="David" w:eastAsia="Calibri" w:hAnsi="David" w:cs="David" w:hint="eastAsia"/>
                <w:sz w:val="24"/>
                <w:szCs w:val="24"/>
                <w:rtl/>
                <w:lang w:eastAsia="he-IL"/>
              </w:rPr>
              <w:t>יוני</w:t>
            </w:r>
            <w:r w:rsidRPr="00E779BE">
              <w:rPr>
                <w:rFonts w:ascii="David" w:eastAsia="Calibri" w:hAnsi="David" w:cs="David"/>
                <w:sz w:val="24"/>
                <w:szCs w:val="24"/>
                <w:rtl/>
                <w:lang w:eastAsia="he-IL"/>
              </w:rPr>
              <w:t xml:space="preserve"> </w:t>
            </w:r>
            <w:r w:rsidRPr="00E779BE">
              <w:rPr>
                <w:rFonts w:ascii="David" w:eastAsia="Calibri" w:hAnsi="David" w:cs="David" w:hint="eastAsia"/>
                <w:sz w:val="24"/>
                <w:szCs w:val="24"/>
                <w:rtl/>
                <w:lang w:eastAsia="he-IL"/>
              </w:rPr>
              <w:t>נתניהו</w:t>
            </w:r>
            <w:r w:rsidRPr="00E779BE">
              <w:rPr>
                <w:rFonts w:ascii="David" w:eastAsia="Calibri" w:hAnsi="David" w:cs="David"/>
                <w:sz w:val="24"/>
                <w:szCs w:val="24"/>
                <w:rtl/>
                <w:lang w:eastAsia="he-IL"/>
              </w:rPr>
              <w:t xml:space="preserve"> 1ג', </w:t>
            </w:r>
            <w:r w:rsidRPr="00E779BE">
              <w:rPr>
                <w:rFonts w:ascii="David" w:eastAsia="Calibri" w:hAnsi="David" w:cs="David" w:hint="eastAsia"/>
                <w:sz w:val="24"/>
                <w:szCs w:val="24"/>
                <w:rtl/>
                <w:lang w:eastAsia="he-IL"/>
              </w:rPr>
              <w:t>אור</w:t>
            </w:r>
            <w:r w:rsidRPr="00E779BE">
              <w:rPr>
                <w:rFonts w:ascii="David" w:eastAsia="Calibri" w:hAnsi="David" w:cs="David"/>
                <w:sz w:val="24"/>
                <w:szCs w:val="24"/>
                <w:rtl/>
                <w:lang w:eastAsia="he-IL"/>
              </w:rPr>
              <w:t>-יהודה</w:t>
            </w:r>
          </w:p>
        </w:tc>
        <w:tc>
          <w:tcPr>
            <w:tcW w:w="1974" w:type="dxa"/>
            <w:shd w:val="clear" w:color="auto" w:fill="auto"/>
          </w:tcPr>
          <w:p w14:paraId="3E4C647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מען</w:t>
            </w:r>
          </w:p>
        </w:tc>
        <w:tc>
          <w:tcPr>
            <w:tcW w:w="2176" w:type="dxa"/>
            <w:vMerge/>
            <w:shd w:val="clear" w:color="auto" w:fill="auto"/>
          </w:tcPr>
          <w:p w14:paraId="13B7565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7B772B8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632C6C39" w14:textId="77777777" w:rsidR="00B2329A" w:rsidRPr="00E779BE"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329A" w:rsidRPr="00003310" w14:paraId="601361B9" w14:textId="77777777" w:rsidTr="005A3D56">
        <w:trPr>
          <w:trHeight w:val="303"/>
          <w:tblHeader/>
        </w:trPr>
        <w:tc>
          <w:tcPr>
            <w:tcW w:w="11535" w:type="dxa"/>
            <w:gridSpan w:val="8"/>
            <w:shd w:val="clear" w:color="auto" w:fill="auto"/>
          </w:tcPr>
          <w:p w14:paraId="3A40B95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כיסויים</w:t>
            </w:r>
          </w:p>
        </w:tc>
      </w:tr>
      <w:tr w:rsidR="00B2329A" w:rsidRPr="00003310" w14:paraId="53E0B17C" w14:textId="77777777" w:rsidTr="005A3D56">
        <w:trPr>
          <w:trHeight w:val="173"/>
        </w:trPr>
        <w:tc>
          <w:tcPr>
            <w:tcW w:w="1893" w:type="dxa"/>
            <w:vMerge w:val="restart"/>
            <w:shd w:val="clear" w:color="auto" w:fill="F2F2F2"/>
          </w:tcPr>
          <w:p w14:paraId="6298E09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סוג הביטוח</w:t>
            </w:r>
          </w:p>
          <w:p w14:paraId="1DED717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p w14:paraId="39262C2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0877E8A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מספר הפוליסה</w:t>
            </w:r>
          </w:p>
        </w:tc>
        <w:tc>
          <w:tcPr>
            <w:tcW w:w="957" w:type="dxa"/>
            <w:vMerge w:val="restart"/>
            <w:shd w:val="clear" w:color="auto" w:fill="F2F2F2"/>
          </w:tcPr>
          <w:p w14:paraId="7B24E90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נוסח ומהדורת הפוליסה</w:t>
            </w:r>
          </w:p>
        </w:tc>
        <w:tc>
          <w:tcPr>
            <w:tcW w:w="1349" w:type="dxa"/>
            <w:vMerge w:val="restart"/>
            <w:shd w:val="clear" w:color="auto" w:fill="F2F2F2"/>
          </w:tcPr>
          <w:p w14:paraId="520D227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תחילה</w:t>
            </w:r>
          </w:p>
        </w:tc>
        <w:tc>
          <w:tcPr>
            <w:tcW w:w="1417" w:type="dxa"/>
            <w:vMerge w:val="restart"/>
            <w:shd w:val="clear" w:color="auto" w:fill="F2F2F2"/>
          </w:tcPr>
          <w:p w14:paraId="5CEEFBA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סיום</w:t>
            </w:r>
          </w:p>
        </w:tc>
        <w:tc>
          <w:tcPr>
            <w:tcW w:w="2563" w:type="dxa"/>
            <w:gridSpan w:val="2"/>
            <w:shd w:val="clear" w:color="auto" w:fill="F2F2F2"/>
          </w:tcPr>
          <w:p w14:paraId="57381A4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1E54872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כיסויים נוספים בתוקף וביטול חריגים </w:t>
            </w:r>
          </w:p>
          <w:p w14:paraId="2BD2DFC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יש לציין קוד כיסוי בהתאם לנספח ד'</w:t>
            </w:r>
          </w:p>
        </w:tc>
      </w:tr>
      <w:tr w:rsidR="00B2329A" w:rsidRPr="00003310" w14:paraId="23A08ADA" w14:textId="77777777" w:rsidTr="005A3D56">
        <w:trPr>
          <w:trHeight w:val="43"/>
        </w:trPr>
        <w:tc>
          <w:tcPr>
            <w:tcW w:w="1893" w:type="dxa"/>
            <w:vMerge/>
            <w:shd w:val="clear" w:color="auto" w:fill="F2F2F2"/>
          </w:tcPr>
          <w:p w14:paraId="6E05BF1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6D815F9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173C727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050097B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02C87EA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60AF913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סכום</w:t>
            </w:r>
          </w:p>
        </w:tc>
        <w:tc>
          <w:tcPr>
            <w:tcW w:w="1286" w:type="dxa"/>
            <w:shd w:val="clear" w:color="auto" w:fill="F2F2F2"/>
          </w:tcPr>
          <w:p w14:paraId="4A633FA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מטבע</w:t>
            </w:r>
          </w:p>
        </w:tc>
        <w:tc>
          <w:tcPr>
            <w:tcW w:w="2400" w:type="dxa"/>
            <w:vMerge/>
            <w:shd w:val="clear" w:color="auto" w:fill="F2F2F2"/>
          </w:tcPr>
          <w:p w14:paraId="5C8CE0F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r>
      <w:tr w:rsidR="00B2329A" w:rsidRPr="00003310" w14:paraId="7F34D796" w14:textId="77777777" w:rsidTr="005A3D56">
        <w:trPr>
          <w:trHeight w:val="850"/>
        </w:trPr>
        <w:tc>
          <w:tcPr>
            <w:tcW w:w="1893" w:type="dxa"/>
            <w:shd w:val="clear" w:color="auto" w:fill="F2F2F2"/>
          </w:tcPr>
          <w:p w14:paraId="60FB9C7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צד ג'</w:t>
            </w:r>
          </w:p>
        </w:tc>
        <w:tc>
          <w:tcPr>
            <w:tcW w:w="956" w:type="dxa"/>
            <w:shd w:val="clear" w:color="auto" w:fill="F2F2F2"/>
          </w:tcPr>
          <w:p w14:paraId="2FAE882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55AB055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1CF95A3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2505AD0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65CB5A8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455CD25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14FE69FD"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304/302/307/315/328/329/321/309</w:t>
            </w:r>
          </w:p>
        </w:tc>
      </w:tr>
      <w:tr w:rsidR="00B2329A" w:rsidRPr="00003310" w14:paraId="3CD7BE7B" w14:textId="77777777" w:rsidTr="005A3D56">
        <w:trPr>
          <w:trHeight w:val="850"/>
        </w:trPr>
        <w:tc>
          <w:tcPr>
            <w:tcW w:w="1893" w:type="dxa"/>
            <w:shd w:val="clear" w:color="auto" w:fill="FFFFFF"/>
          </w:tcPr>
          <w:p w14:paraId="293F9D0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אחריות מעבידים</w:t>
            </w:r>
          </w:p>
        </w:tc>
        <w:tc>
          <w:tcPr>
            <w:tcW w:w="956" w:type="dxa"/>
            <w:shd w:val="clear" w:color="auto" w:fill="FFFFFF"/>
          </w:tcPr>
          <w:p w14:paraId="087852B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0B0AE8C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3C9155D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2E96E56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6DEAB6F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607B18A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FFFFF"/>
          </w:tcPr>
          <w:p w14:paraId="6D6E55A0"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304/302/309/308/328/321</w:t>
            </w:r>
          </w:p>
        </w:tc>
      </w:tr>
      <w:tr w:rsidR="00B2329A" w:rsidRPr="00003310" w14:paraId="70859540" w14:textId="77777777" w:rsidTr="005A3D56">
        <w:trPr>
          <w:trHeight w:val="850"/>
        </w:trPr>
        <w:tc>
          <w:tcPr>
            <w:tcW w:w="1893" w:type="dxa"/>
            <w:shd w:val="clear" w:color="auto" w:fill="F2F2F2"/>
          </w:tcPr>
          <w:p w14:paraId="3BB3492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אחריות </w:t>
            </w:r>
            <w:r w:rsidRPr="00E779BE">
              <w:rPr>
                <w:rFonts w:ascii="David" w:eastAsia="Calibri" w:hAnsi="David" w:cs="David" w:hint="eastAsia"/>
                <w:sz w:val="24"/>
                <w:szCs w:val="24"/>
                <w:rtl/>
                <w:lang w:eastAsia="he-IL"/>
              </w:rPr>
              <w:t>מקצועית</w:t>
            </w:r>
          </w:p>
        </w:tc>
        <w:tc>
          <w:tcPr>
            <w:tcW w:w="956" w:type="dxa"/>
            <w:shd w:val="clear" w:color="auto" w:fill="F2F2F2"/>
          </w:tcPr>
          <w:p w14:paraId="680945A9"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46C259F5"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2901E59F"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48D2C187"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58573DCB"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r w:rsidRPr="00E779BE">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25EA883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317855F0" w14:textId="77777777" w:rsidR="00B2329A" w:rsidRPr="00E779BE"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E779BE">
              <w:rPr>
                <w:rFonts w:ascii="David" w:eastAsia="Calibri" w:hAnsi="David" w:cs="David"/>
                <w:bCs/>
                <w:sz w:val="24"/>
                <w:szCs w:val="24"/>
                <w:rtl/>
                <w:lang w:eastAsia="he-IL"/>
              </w:rPr>
              <w:t>302/318/328/332/301/303/325/326/327/321</w:t>
            </w:r>
          </w:p>
        </w:tc>
      </w:tr>
    </w:tbl>
    <w:p w14:paraId="4FBBB9E0" w14:textId="77777777" w:rsidR="00B2329A" w:rsidRPr="00E779BE"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19319F9E" w14:textId="77777777" w:rsidTr="005A3D56">
        <w:trPr>
          <w:trHeight w:val="57"/>
          <w:tblHeader/>
        </w:trPr>
        <w:tc>
          <w:tcPr>
            <w:tcW w:w="11530" w:type="dxa"/>
            <w:shd w:val="clear" w:color="auto" w:fill="F2F2F2"/>
          </w:tcPr>
          <w:p w14:paraId="6FD6A98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E779BE">
              <w:rPr>
                <w:rFonts w:ascii="David" w:eastAsia="Calibri" w:hAnsi="David" w:cs="David"/>
                <w:bCs/>
                <w:sz w:val="24"/>
                <w:szCs w:val="24"/>
                <w:rtl/>
                <w:lang w:eastAsia="he-IL"/>
              </w:rPr>
              <w:t>ג'</w:t>
            </w:r>
            <w:r w:rsidRPr="00E779BE">
              <w:rPr>
                <w:rFonts w:ascii="David" w:eastAsia="Calibri" w:hAnsi="David" w:cs="David"/>
                <w:b/>
                <w:sz w:val="24"/>
                <w:szCs w:val="24"/>
                <w:rtl/>
                <w:lang w:eastAsia="he-IL"/>
              </w:rPr>
              <w:t>)*:</w:t>
            </w:r>
          </w:p>
        </w:tc>
      </w:tr>
      <w:tr w:rsidR="00B2329A" w:rsidRPr="00003310" w14:paraId="6CDAED8E" w14:textId="77777777" w:rsidTr="005A3D56">
        <w:trPr>
          <w:trHeight w:val="798"/>
        </w:trPr>
        <w:tc>
          <w:tcPr>
            <w:tcW w:w="11530" w:type="dxa"/>
            <w:shd w:val="clear" w:color="auto" w:fill="auto"/>
          </w:tcPr>
          <w:p w14:paraId="1FC53DA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E779BE">
              <w:rPr>
                <w:rFonts w:ascii="David" w:eastAsia="Calibri" w:hAnsi="David" w:cs="David"/>
                <w:b/>
                <w:sz w:val="24"/>
                <w:szCs w:val="24"/>
                <w:rtl/>
                <w:lang w:eastAsia="he-IL"/>
              </w:rPr>
              <w:t>038</w:t>
            </w:r>
          </w:p>
        </w:tc>
      </w:tr>
    </w:tbl>
    <w:p w14:paraId="25D86224" w14:textId="77777777" w:rsidR="00B2329A" w:rsidRPr="00E779BE"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35D9FF61" w14:textId="77777777" w:rsidTr="005A3D56">
        <w:trPr>
          <w:trHeight w:val="227"/>
          <w:tblHeader/>
        </w:trPr>
        <w:tc>
          <w:tcPr>
            <w:tcW w:w="11530" w:type="dxa"/>
            <w:shd w:val="clear" w:color="auto" w:fill="F2F2F2"/>
          </w:tcPr>
          <w:p w14:paraId="7939B4C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חתימת האישור</w:t>
            </w:r>
          </w:p>
        </w:tc>
      </w:tr>
      <w:tr w:rsidR="00B2329A" w:rsidRPr="00003310" w14:paraId="7DC80E74" w14:textId="77777777" w:rsidTr="005A3D56">
        <w:trPr>
          <w:trHeight w:val="598"/>
        </w:trPr>
        <w:tc>
          <w:tcPr>
            <w:tcW w:w="11530" w:type="dxa"/>
            <w:shd w:val="clear" w:color="auto" w:fill="auto"/>
          </w:tcPr>
          <w:p w14:paraId="0726FD1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המבטח:</w:t>
            </w:r>
          </w:p>
        </w:tc>
      </w:tr>
    </w:tbl>
    <w:p w14:paraId="7EDF73B2" w14:textId="77777777" w:rsidR="00B2329A" w:rsidRPr="00E779BE"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E779BE">
        <w:rPr>
          <w:rFonts w:ascii="David" w:eastAsia="Calibri" w:hAnsi="David" w:cs="David"/>
          <w:b/>
          <w:bCs/>
          <w:sz w:val="24"/>
          <w:szCs w:val="24"/>
          <w:u w:val="single"/>
          <w:rtl/>
          <w:lang w:eastAsia="he-IL"/>
        </w:rPr>
        <w:t xml:space="preserve">* באישור ביטוח כללי </w:t>
      </w:r>
      <w:r w:rsidRPr="00E779BE">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3BC03CB1" w14:textId="77777777" w:rsidTr="005A3D56">
        <w:trPr>
          <w:trHeight w:val="227"/>
          <w:tblHeader/>
        </w:trPr>
        <w:tc>
          <w:tcPr>
            <w:tcW w:w="11530" w:type="dxa"/>
            <w:shd w:val="clear" w:color="auto" w:fill="F2F2F2"/>
          </w:tcPr>
          <w:p w14:paraId="5D6661BB"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ביטול/שינוי הפוליסה *</w:t>
            </w:r>
          </w:p>
        </w:tc>
      </w:tr>
      <w:tr w:rsidR="00B2329A" w:rsidRPr="00003310" w14:paraId="6BCF87C1" w14:textId="77777777" w:rsidTr="005A3D56">
        <w:trPr>
          <w:trHeight w:val="334"/>
        </w:trPr>
        <w:tc>
          <w:tcPr>
            <w:tcW w:w="11530" w:type="dxa"/>
            <w:shd w:val="clear" w:color="auto" w:fill="auto"/>
            <w:vAlign w:val="center"/>
          </w:tcPr>
          <w:p w14:paraId="58E53282" w14:textId="77777777" w:rsidR="00B2329A" w:rsidRPr="00E779BE" w:rsidRDefault="00B2329A" w:rsidP="00B2329A">
            <w:pPr>
              <w:spacing w:before="0" w:beforeAutospacing="0" w:after="0" w:afterAutospacing="0" w:line="240" w:lineRule="auto"/>
              <w:rPr>
                <w:rFonts w:ascii="David" w:eastAsia="Calibri" w:hAnsi="David" w:cs="David"/>
                <w:bCs/>
                <w:sz w:val="24"/>
                <w:szCs w:val="24"/>
                <w:rtl/>
                <w:lang w:eastAsia="he-IL"/>
              </w:rPr>
            </w:pPr>
            <w:r w:rsidRPr="00E779BE">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E779BE">
              <w:rPr>
                <w:rFonts w:ascii="David" w:eastAsia="Calibri" w:hAnsi="David" w:cs="David"/>
                <w:bCs/>
                <w:sz w:val="24"/>
                <w:szCs w:val="24"/>
                <w:rtl/>
                <w:lang w:eastAsia="he-IL"/>
              </w:rPr>
              <w:t>30 יום</w:t>
            </w:r>
            <w:r w:rsidRPr="00E779BE">
              <w:rPr>
                <w:rFonts w:ascii="David" w:eastAsia="Calibri" w:hAnsi="David" w:cs="David"/>
                <w:b/>
                <w:sz w:val="24"/>
                <w:szCs w:val="24"/>
                <w:rtl/>
                <w:lang w:eastAsia="he-IL"/>
              </w:rPr>
              <w:t xml:space="preserve"> לאחר משלוח הודעה למבקש האישור בדבר השינוי או הביטול.</w:t>
            </w:r>
          </w:p>
        </w:tc>
      </w:tr>
    </w:tbl>
    <w:p w14:paraId="1397F1D9" w14:textId="77777777" w:rsidR="00B2329A" w:rsidRPr="00E779BE" w:rsidRDefault="00B2329A" w:rsidP="00B2329A">
      <w:pPr>
        <w:spacing w:before="0" w:beforeAutospacing="0" w:after="200" w:afterAutospacing="0" w:line="276" w:lineRule="auto"/>
        <w:rPr>
          <w:rFonts w:ascii="David" w:eastAsia="Calibri" w:hAnsi="David" w:cs="David"/>
          <w:sz w:val="24"/>
          <w:szCs w:val="24"/>
          <w:lang w:eastAsia="he-IL"/>
        </w:rPr>
      </w:pPr>
    </w:p>
    <w:p w14:paraId="4725D9B0" w14:textId="77777777" w:rsidR="002F611D" w:rsidRPr="00B2329A"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21D163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0E94D2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42054C"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D20190"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92C53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A3E320"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4CF731"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B3C33E"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855F8B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32E50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C8872D7"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AA7845"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BD4EAE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454350"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6343D43"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5D1F0E1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B6BEDD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468FD2AE"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16922FE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0145ABAF"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D8137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446FB398"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0C499AB9"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7EC17023"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5DF7F31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0C3677E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0A1AC2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7555736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A3A566B" w14:textId="476867CE"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del w:id="329" w:author="Meryl Etman [2]" w:date="2023-01-24T16:06:00Z">
        <w:r w:rsidRPr="00D5041C" w:rsidDel="00031B8F">
          <w:rPr>
            <w:rFonts w:ascii="Times New Roman" w:eastAsia="Times New Roman" w:hAnsi="Times New Roman" w:cs="David"/>
            <w:sz w:val="20"/>
            <w:szCs w:val="24"/>
            <w:rtl/>
            <w:lang w:eastAsia="he-IL"/>
          </w:rPr>
          <w:delText xml:space="preserve"> ת</w:delText>
        </w:r>
        <w:r w:rsidR="00376E23" w:rsidDel="00031B8F">
          <w:rPr>
            <w:rFonts w:ascii="Times New Roman" w:eastAsia="Times New Roman" w:hAnsi="Times New Roman" w:cs="David" w:hint="cs"/>
            <w:sz w:val="20"/>
            <w:szCs w:val="24"/>
            <w:rtl/>
            <w:lang w:eastAsia="he-IL"/>
          </w:rPr>
          <w:delText>י</w:delText>
        </w:r>
        <w:r w:rsidRPr="00D5041C" w:rsidDel="00031B8F">
          <w:rPr>
            <w:rFonts w:ascii="Times New Roman" w:eastAsia="Times New Roman" w:hAnsi="Times New Roman" w:cs="David"/>
            <w:sz w:val="20"/>
            <w:szCs w:val="24"/>
            <w:rtl/>
            <w:lang w:eastAsia="he-IL"/>
          </w:rPr>
          <w:delText xml:space="preserve">אור חדר משאבות, </w:delText>
        </w:r>
      </w:del>
      <w:r w:rsidRPr="00D5041C">
        <w:rPr>
          <w:rFonts w:ascii="Times New Roman" w:eastAsia="Times New Roman" w:hAnsi="Times New Roman" w:cs="David"/>
          <w:sz w:val="20"/>
          <w:szCs w:val="24"/>
          <w:rtl/>
          <w:lang w:eastAsia="he-IL"/>
        </w:rPr>
        <w:t>צובר גז, צ.מ.ג, חדר אשפה.</w:t>
      </w:r>
    </w:p>
    <w:p w14:paraId="5B1232B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2F98C0"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1103DF8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CA33FD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7DD425D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EBC9F0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352E3F3D"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4A3CE39F"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וכו'.</w:t>
      </w:r>
    </w:p>
    <w:p w14:paraId="1CF52A2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45EB00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3F9497B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28C719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20EF67B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B6B46A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7D8246B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9DFB05A" w14:textId="5C3065BD"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w:t>
      </w:r>
      <w:ins w:id="330" w:author="Meryl Etman [2]" w:date="2023-04-04T13:35:00Z">
        <w:r w:rsidR="00CB7F71">
          <w:rPr>
            <w:rFonts w:ascii="Times New Roman" w:eastAsia="Times New Roman" w:hAnsi="Times New Roman" w:cs="David" w:hint="cs"/>
            <w:sz w:val="20"/>
            <w:szCs w:val="24"/>
            <w:rtl/>
            <w:lang w:eastAsia="he-IL"/>
          </w:rPr>
          <w:t xml:space="preserve"> ראשית</w:t>
        </w:r>
      </w:ins>
      <w:r w:rsidRPr="00D5041C">
        <w:rPr>
          <w:rFonts w:ascii="Times New Roman" w:eastAsia="Times New Roman" w:hAnsi="Times New Roman" w:cs="David"/>
          <w:sz w:val="20"/>
          <w:szCs w:val="24"/>
          <w:rtl/>
          <w:lang w:eastAsia="he-IL"/>
        </w:rPr>
        <w:t>, ריכוזי מונים (כולל חיבור לשוחות עירוניות, צוברי גז וראשי מערכות מים להשקיה).</w:t>
      </w:r>
    </w:p>
    <w:p w14:paraId="657D267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D397ECC" w14:textId="1481D3CA"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 xml:space="preserve">עפ"י הנחיית המנהל יוכנו תכניות נפרדות למערכת המים, שופכין ודלוחין, </w:t>
      </w:r>
      <w:del w:id="331" w:author="Meryl Etman [2]" w:date="2023-01-24T16:07:00Z">
        <w:r w:rsidRPr="00D5041C" w:rsidDel="00031B8F">
          <w:rPr>
            <w:rFonts w:ascii="Times New Roman" w:eastAsia="Times New Roman" w:hAnsi="Times New Roman" w:cs="David"/>
            <w:sz w:val="20"/>
            <w:szCs w:val="24"/>
            <w:rtl/>
            <w:lang w:eastAsia="he-IL"/>
          </w:rPr>
          <w:delText xml:space="preserve">גז, </w:delText>
        </w:r>
      </w:del>
      <w:r w:rsidRPr="00D5041C">
        <w:rPr>
          <w:rFonts w:ascii="Times New Roman" w:eastAsia="Times New Roman" w:hAnsi="Times New Roman" w:cs="David"/>
          <w:sz w:val="20"/>
          <w:szCs w:val="24"/>
          <w:rtl/>
          <w:lang w:eastAsia="he-IL"/>
        </w:rPr>
        <w:t>מערכת סולרית, ניקוז מזגנים.</w:t>
      </w:r>
    </w:p>
    <w:p w14:paraId="71C20A3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C0F8D7E" w14:textId="6526440E"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r>
      <w:del w:id="332" w:author="Meryl Etman [2]" w:date="2023-01-24T16:07:00Z">
        <w:r w:rsidRPr="00D5041C" w:rsidDel="00031B8F">
          <w:rPr>
            <w:rFonts w:ascii="Times New Roman" w:eastAsia="Times New Roman" w:hAnsi="Times New Roman" w:cs="David"/>
            <w:sz w:val="20"/>
            <w:szCs w:val="24"/>
            <w:rtl/>
            <w:lang w:eastAsia="he-IL"/>
          </w:rPr>
          <w:delText xml:space="preserve">איזומטריות </w:delText>
        </w:r>
      </w:del>
      <w:ins w:id="333" w:author="Meryl Etman [2]" w:date="2023-01-24T16:07:00Z">
        <w:r w:rsidR="00031B8F">
          <w:rPr>
            <w:rFonts w:ascii="Times New Roman" w:eastAsia="Times New Roman" w:hAnsi="Times New Roman" w:cs="David" w:hint="cs"/>
            <w:sz w:val="20"/>
            <w:szCs w:val="24"/>
            <w:rtl/>
            <w:lang w:eastAsia="he-IL"/>
          </w:rPr>
          <w:t>סכמה</w:t>
        </w:r>
        <w:r w:rsidR="00031B8F" w:rsidRPr="00D5041C">
          <w:rPr>
            <w:rFonts w:ascii="Times New Roman" w:eastAsia="Times New Roman" w:hAnsi="Times New Roman" w:cs="David"/>
            <w:sz w:val="20"/>
            <w:szCs w:val="24"/>
            <w:rtl/>
            <w:lang w:eastAsia="he-IL"/>
          </w:rPr>
          <w:t xml:space="preserve"> </w:t>
        </w:r>
      </w:ins>
      <w:r w:rsidRPr="00D5041C">
        <w:rPr>
          <w:rFonts w:ascii="Times New Roman" w:eastAsia="Times New Roman" w:hAnsi="Times New Roman" w:cs="David"/>
          <w:sz w:val="20"/>
          <w:szCs w:val="24"/>
          <w:rtl/>
          <w:lang w:eastAsia="he-IL"/>
        </w:rPr>
        <w:t>של מערכות המים, שופכין ודלוחין</w:t>
      </w:r>
      <w:del w:id="334" w:author="Meryl Etman [2]" w:date="2023-01-24T16:08:00Z">
        <w:r w:rsidRPr="00D5041C" w:rsidDel="002F658B">
          <w:rPr>
            <w:rFonts w:ascii="Times New Roman" w:eastAsia="Times New Roman" w:hAnsi="Times New Roman" w:cs="David"/>
            <w:sz w:val="20"/>
            <w:szCs w:val="24"/>
            <w:rtl/>
            <w:lang w:eastAsia="he-IL"/>
          </w:rPr>
          <w:delText>,</w:delText>
        </w:r>
      </w:del>
      <w:del w:id="335" w:author="Meryl Etman [2]" w:date="2023-01-24T16:07:00Z">
        <w:r w:rsidRPr="00D5041C" w:rsidDel="00031B8F">
          <w:rPr>
            <w:rFonts w:ascii="Times New Roman" w:eastAsia="Times New Roman" w:hAnsi="Times New Roman" w:cs="David"/>
            <w:sz w:val="20"/>
            <w:szCs w:val="24"/>
            <w:rtl/>
            <w:lang w:eastAsia="he-IL"/>
          </w:rPr>
          <w:delText xml:space="preserve"> גז, מערכת סולרית</w:delText>
        </w:r>
      </w:del>
      <w:r w:rsidRPr="00D5041C">
        <w:rPr>
          <w:rFonts w:ascii="Times New Roman" w:eastAsia="Times New Roman" w:hAnsi="Times New Roman" w:cs="David"/>
          <w:sz w:val="20"/>
          <w:szCs w:val="24"/>
          <w:rtl/>
          <w:lang w:eastAsia="he-IL"/>
        </w:rPr>
        <w:t>.</w:t>
      </w:r>
    </w:p>
    <w:p w14:paraId="3BB3F19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14901E2" w14:textId="4DD892DB"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r>
      <w:del w:id="336" w:author="Meryl Etman [2]" w:date="2023-01-24T16:08:00Z">
        <w:r w:rsidRPr="00D5041C" w:rsidDel="002F658B">
          <w:rPr>
            <w:rFonts w:ascii="Times New Roman" w:eastAsia="Times New Roman" w:hAnsi="Times New Roman" w:cs="David"/>
            <w:sz w:val="20"/>
            <w:szCs w:val="24"/>
            <w:rtl/>
            <w:lang w:eastAsia="he-IL"/>
          </w:rPr>
          <w:delText>חתכים אנכיים במבנה</w:delText>
        </w:r>
      </w:del>
      <w:ins w:id="337" w:author="Meryl Etman [2]" w:date="2023-01-24T16:08:00Z">
        <w:r w:rsidR="002F658B">
          <w:rPr>
            <w:rFonts w:ascii="Times New Roman" w:eastAsia="Times New Roman" w:hAnsi="Times New Roman" w:cs="David" w:hint="cs"/>
            <w:sz w:val="20"/>
            <w:szCs w:val="24"/>
            <w:rtl/>
            <w:lang w:eastAsia="he-IL"/>
          </w:rPr>
          <w:t>מבוטל</w:t>
        </w:r>
      </w:ins>
      <w:r w:rsidRPr="00D5041C">
        <w:rPr>
          <w:rFonts w:ascii="Times New Roman" w:eastAsia="Times New Roman" w:hAnsi="Times New Roman" w:cs="David"/>
          <w:sz w:val="20"/>
          <w:szCs w:val="24"/>
          <w:rtl/>
          <w:lang w:eastAsia="he-IL"/>
        </w:rPr>
        <w:t>.</w:t>
      </w:r>
    </w:p>
    <w:p w14:paraId="68D9F98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D46228F" w14:textId="40F0E5C8"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r>
      <w:del w:id="338" w:author="Meryl Etman [2]" w:date="2023-01-24T16:08:00Z">
        <w:r w:rsidRPr="00D5041C" w:rsidDel="002F658B">
          <w:rPr>
            <w:rFonts w:ascii="Times New Roman" w:eastAsia="Times New Roman" w:hAnsi="Times New Roman" w:cs="David"/>
            <w:sz w:val="20"/>
            <w:szCs w:val="24"/>
            <w:rtl/>
            <w:lang w:eastAsia="he-IL"/>
          </w:rPr>
          <w:delText>תכנית תאום מערכות במגרש</w:delText>
        </w:r>
      </w:del>
      <w:ins w:id="339" w:author="Meryl Etman [2]" w:date="2023-01-24T16:08:00Z">
        <w:r w:rsidR="002F658B">
          <w:rPr>
            <w:rFonts w:ascii="Times New Roman" w:eastAsia="Times New Roman" w:hAnsi="Times New Roman" w:cs="David" w:hint="cs"/>
            <w:sz w:val="20"/>
            <w:szCs w:val="24"/>
            <w:rtl/>
            <w:lang w:eastAsia="he-IL"/>
          </w:rPr>
          <w:t>מבוטל</w:t>
        </w:r>
      </w:ins>
      <w:r w:rsidRPr="00D5041C">
        <w:rPr>
          <w:rFonts w:ascii="Times New Roman" w:eastAsia="Times New Roman" w:hAnsi="Times New Roman" w:cs="David"/>
          <w:sz w:val="20"/>
          <w:szCs w:val="24"/>
          <w:rtl/>
          <w:lang w:eastAsia="he-IL"/>
        </w:rPr>
        <w:t>.</w:t>
      </w:r>
    </w:p>
    <w:p w14:paraId="56A8929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C0C0E4F" w14:textId="13903901"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r>
      <w:del w:id="340" w:author="Meryl Etman [2]" w:date="2023-01-24T16:08:00Z">
        <w:r w:rsidRPr="00D5041C" w:rsidDel="002F658B">
          <w:rPr>
            <w:rFonts w:ascii="Times New Roman" w:eastAsia="Times New Roman" w:hAnsi="Times New Roman" w:cs="David"/>
            <w:sz w:val="20"/>
            <w:szCs w:val="24"/>
            <w:rtl/>
            <w:lang w:eastAsia="he-IL"/>
          </w:rPr>
          <w:delText>תכניות תאום מערכות במרתפים ובקומת הכניסה</w:delText>
        </w:r>
      </w:del>
      <w:ins w:id="341" w:author="Meryl Etman [2]" w:date="2023-01-24T16:08:00Z">
        <w:r w:rsidR="002F658B">
          <w:rPr>
            <w:rFonts w:ascii="Times New Roman" w:eastAsia="Times New Roman" w:hAnsi="Times New Roman" w:cs="David" w:hint="cs"/>
            <w:sz w:val="20"/>
            <w:szCs w:val="24"/>
            <w:rtl/>
            <w:lang w:eastAsia="he-IL"/>
          </w:rPr>
          <w:t>מבוטל</w:t>
        </w:r>
      </w:ins>
      <w:r w:rsidRPr="00D5041C">
        <w:rPr>
          <w:rFonts w:ascii="Times New Roman" w:eastAsia="Times New Roman" w:hAnsi="Times New Roman" w:cs="David"/>
          <w:sz w:val="20"/>
          <w:szCs w:val="24"/>
          <w:rtl/>
          <w:lang w:eastAsia="he-IL"/>
        </w:rPr>
        <w:t>.</w:t>
      </w:r>
    </w:p>
    <w:p w14:paraId="158DBEA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9D89B61" w14:textId="26F92AF9"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 xml:space="preserve">פרטים </w:t>
      </w:r>
      <w:del w:id="342" w:author="Meryl Etman [2]" w:date="2023-01-24T16:08:00Z">
        <w:r w:rsidRPr="00D5041C" w:rsidDel="002F658B">
          <w:rPr>
            <w:rFonts w:ascii="Times New Roman" w:eastAsia="Times New Roman" w:hAnsi="Times New Roman" w:cs="David"/>
            <w:sz w:val="20"/>
            <w:szCs w:val="24"/>
            <w:rtl/>
            <w:lang w:eastAsia="he-IL"/>
          </w:rPr>
          <w:delText xml:space="preserve">(שרוולים וכו') </w:delText>
        </w:r>
      </w:del>
      <w:r w:rsidRPr="00D5041C">
        <w:rPr>
          <w:rFonts w:ascii="Times New Roman" w:eastAsia="Times New Roman" w:hAnsi="Times New Roman" w:cs="David"/>
          <w:sz w:val="20"/>
          <w:szCs w:val="24"/>
          <w:rtl/>
          <w:lang w:eastAsia="he-IL"/>
        </w:rPr>
        <w:t>שונים.</w:t>
      </w:r>
    </w:p>
    <w:p w14:paraId="05CDE2B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67F0701" w14:textId="4521A02D"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r>
      <w:del w:id="343" w:author="Meryl Etman [2]" w:date="2023-01-24T16:08:00Z">
        <w:r w:rsidRPr="00D5041C" w:rsidDel="002F658B">
          <w:rPr>
            <w:rFonts w:ascii="Times New Roman" w:eastAsia="Times New Roman" w:hAnsi="Times New Roman" w:cs="David"/>
            <w:sz w:val="20"/>
            <w:szCs w:val="24"/>
            <w:rtl/>
            <w:lang w:eastAsia="he-IL"/>
          </w:rPr>
          <w:delText>מערכת מניה למים בקריאה ממוחשבת</w:delText>
        </w:r>
      </w:del>
      <w:ins w:id="344" w:author="Meryl Etman [2]" w:date="2023-01-24T16:08:00Z">
        <w:r w:rsidR="002F658B">
          <w:rPr>
            <w:rFonts w:ascii="Times New Roman" w:eastAsia="Times New Roman" w:hAnsi="Times New Roman" w:cs="David" w:hint="cs"/>
            <w:sz w:val="20"/>
            <w:szCs w:val="24"/>
            <w:rtl/>
            <w:lang w:eastAsia="he-IL"/>
          </w:rPr>
          <w:t>מבוטל</w:t>
        </w:r>
      </w:ins>
      <w:r w:rsidRPr="00D5041C">
        <w:rPr>
          <w:rFonts w:ascii="Times New Roman" w:eastAsia="Times New Roman" w:hAnsi="Times New Roman" w:cs="David"/>
          <w:sz w:val="20"/>
          <w:szCs w:val="24"/>
          <w:rtl/>
          <w:lang w:eastAsia="he-IL"/>
        </w:rPr>
        <w:t>.</w:t>
      </w:r>
    </w:p>
    <w:p w14:paraId="123C959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944A996" w14:textId="7F43109C"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w:t>
      </w:r>
      <w:del w:id="345" w:author="Meryl Etman [2]" w:date="2023-01-24T16:09:00Z">
        <w:r w:rsidRPr="00D5041C" w:rsidDel="002F658B">
          <w:rPr>
            <w:rFonts w:ascii="Times New Roman" w:eastAsia="Times New Roman" w:hAnsi="Times New Roman" w:cs="David"/>
            <w:sz w:val="20"/>
            <w:szCs w:val="24"/>
            <w:rtl/>
            <w:lang w:eastAsia="he-IL"/>
          </w:rPr>
          <w:delText xml:space="preserve">כתבי כמויות. </w:delText>
        </w:r>
      </w:del>
      <w:r w:rsidRPr="00D5041C">
        <w:rPr>
          <w:rFonts w:ascii="Times New Roman" w:eastAsia="Times New Roman" w:hAnsi="Times New Roman" w:cs="David"/>
          <w:sz w:val="20"/>
          <w:szCs w:val="24"/>
          <w:rtl/>
          <w:lang w:eastAsia="he-IL"/>
        </w:rPr>
        <w:t>אומדן מפורט.</w:t>
      </w:r>
    </w:p>
    <w:p w14:paraId="1A2ABB8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4681FCC"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5998D07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681584A" w14:textId="08B78181"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 xml:space="preserve">כניות כולל תאריך ומספר מהדורה – </w:t>
      </w:r>
      <w:del w:id="346" w:author="Meryl Etman [2]" w:date="2023-01-24T16:09:00Z">
        <w:r w:rsidR="00D5041C" w:rsidRPr="00D5041C" w:rsidDel="002F658B">
          <w:rPr>
            <w:rFonts w:ascii="Times New Roman" w:eastAsia="Times New Roman" w:hAnsi="Times New Roman" w:cs="David"/>
            <w:sz w:val="20"/>
            <w:szCs w:val="24"/>
            <w:rtl/>
            <w:lang w:eastAsia="he-IL"/>
          </w:rPr>
          <w:delText>לפחות פעם בחודש</w:delText>
        </w:r>
      </w:del>
      <w:ins w:id="347" w:author="Meryl Etman [2]" w:date="2023-01-24T16:09:00Z">
        <w:r w:rsidR="002F658B">
          <w:rPr>
            <w:rFonts w:ascii="Times New Roman" w:eastAsia="Times New Roman" w:hAnsi="Times New Roman" w:cs="David" w:hint="cs"/>
            <w:sz w:val="20"/>
            <w:szCs w:val="24"/>
            <w:rtl/>
            <w:lang w:eastAsia="he-IL"/>
          </w:rPr>
          <w:t>בהתאם לנדרש ע"י מנהל הפרויקט</w:t>
        </w:r>
      </w:ins>
      <w:r w:rsidR="00D5041C" w:rsidRPr="00D5041C">
        <w:rPr>
          <w:rFonts w:ascii="Times New Roman" w:eastAsia="Times New Roman" w:hAnsi="Times New Roman" w:cs="David"/>
          <w:sz w:val="20"/>
          <w:szCs w:val="24"/>
          <w:rtl/>
          <w:lang w:eastAsia="he-IL"/>
        </w:rPr>
        <w:t>.</w:t>
      </w:r>
    </w:p>
    <w:p w14:paraId="3B24F58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EC5CC4"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6DAF966E"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042AE1E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C2898E7"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3C7ED526"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68C3D6C3" w14:textId="21A931CD"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ins w:id="348" w:author="Meryl Etman [2]" w:date="2023-04-04T13:36:00Z">
        <w:r w:rsidR="00CB7F71">
          <w:rPr>
            <w:rFonts w:ascii="Times New Roman" w:eastAsia="Times New Roman" w:hAnsi="Times New Roman" w:cs="David" w:hint="cs"/>
            <w:sz w:val="20"/>
            <w:szCs w:val="24"/>
            <w:rtl/>
            <w:lang w:eastAsia="he-IL"/>
          </w:rPr>
          <w:t xml:space="preserve"> עבור הכנת התכניות תשולם תוספת תשלום </w:t>
        </w:r>
      </w:ins>
      <w:ins w:id="349" w:author="Meryl Etman [2]" w:date="2023-04-04T13:37:00Z">
        <w:r w:rsidR="00CB7F71">
          <w:rPr>
            <w:rFonts w:ascii="Times New Roman" w:eastAsia="Times New Roman" w:hAnsi="Times New Roman" w:cs="David" w:hint="cs"/>
            <w:sz w:val="20"/>
            <w:szCs w:val="24"/>
            <w:rtl/>
            <w:lang w:eastAsia="he-IL"/>
          </w:rPr>
          <w:t>שתסוכם מראש ובכתב.</w:t>
        </w:r>
      </w:ins>
    </w:p>
    <w:p w14:paraId="3C12ED6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D29635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7D5479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4C293CA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08E527"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214BE721" w14:textId="68D174B0"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r>
      <w:del w:id="350" w:author="מרול אטמן" w:date="2023-04-13T15:30:00Z">
        <w:r w:rsidR="00D5041C" w:rsidRPr="00D5041C" w:rsidDel="003774CF">
          <w:rPr>
            <w:rFonts w:ascii="Times New Roman" w:eastAsia="Times New Roman" w:hAnsi="Times New Roman" w:cs="David"/>
            <w:sz w:val="20"/>
            <w:szCs w:val="24"/>
            <w:rtl/>
            <w:lang w:eastAsia="he-IL"/>
          </w:rPr>
          <w:delText>תכניות לבצוע בשלבים-כנ"ל</w:delText>
        </w:r>
      </w:del>
      <w:ins w:id="351" w:author="מרול אטמן" w:date="2023-04-13T15:30:00Z">
        <w:r w:rsidR="003774CF">
          <w:rPr>
            <w:rFonts w:ascii="Times New Roman" w:eastAsia="Times New Roman" w:hAnsi="Times New Roman" w:cs="David" w:hint="cs"/>
            <w:sz w:val="20"/>
            <w:szCs w:val="24"/>
            <w:rtl/>
            <w:lang w:eastAsia="he-IL"/>
          </w:rPr>
          <w:t>מבוטל</w:t>
        </w:r>
      </w:ins>
      <w:r w:rsidR="00D5041C" w:rsidRPr="00D5041C">
        <w:rPr>
          <w:rFonts w:ascii="Times New Roman" w:eastAsia="Times New Roman" w:hAnsi="Times New Roman" w:cs="David"/>
          <w:sz w:val="20"/>
          <w:szCs w:val="24"/>
          <w:rtl/>
          <w:lang w:eastAsia="he-IL"/>
        </w:rPr>
        <w:t>.</w:t>
      </w:r>
    </w:p>
    <w:p w14:paraId="77EEAE48"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1AA1036F"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2E0D75CB"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556CB6A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46A6F5B6" w14:textId="0ED00BE4"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מפרטים מיוחדים </w:t>
      </w:r>
      <w:del w:id="352" w:author="Meryl Etman [2]" w:date="2023-01-24T16:10:00Z">
        <w:r w:rsidRPr="00D5041C" w:rsidDel="002F658B">
          <w:rPr>
            <w:rFonts w:ascii="Times New Roman" w:eastAsia="Times New Roman" w:hAnsi="Times New Roman" w:cs="David"/>
            <w:sz w:val="20"/>
            <w:szCs w:val="24"/>
            <w:rtl/>
            <w:lang w:eastAsia="he-IL"/>
          </w:rPr>
          <w:delText>וכתבי כמויות.</w:delText>
        </w:r>
      </w:del>
      <w:ins w:id="353" w:author="Meryl Etman [2]" w:date="2023-01-24T16:10:00Z">
        <w:r w:rsidR="002F658B">
          <w:rPr>
            <w:rFonts w:ascii="Times New Roman" w:eastAsia="Times New Roman" w:hAnsi="Times New Roman" w:cs="David" w:hint="cs"/>
            <w:sz w:val="20"/>
            <w:szCs w:val="24"/>
            <w:rtl/>
            <w:lang w:eastAsia="he-IL"/>
          </w:rPr>
          <w:t>ו</w:t>
        </w:r>
      </w:ins>
      <w:r w:rsidRPr="00D5041C">
        <w:rPr>
          <w:rFonts w:ascii="Times New Roman" w:eastAsia="Times New Roman" w:hAnsi="Times New Roman" w:cs="David"/>
          <w:sz w:val="20"/>
          <w:szCs w:val="24"/>
          <w:rtl/>
          <w:lang w:eastAsia="he-IL"/>
        </w:rPr>
        <w:t xml:space="preserve"> אומדן מפורט.</w:t>
      </w:r>
    </w:p>
    <w:p w14:paraId="0E2D1BF0" w14:textId="3D520758"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ins w:id="354" w:author="מרול אטמן" w:date="2023-04-13T15:30:00Z">
        <w:r w:rsidR="003774CF">
          <w:rPr>
            <w:rFonts w:ascii="Times New Roman" w:eastAsia="Times New Roman" w:hAnsi="Times New Roman" w:cs="David" w:hint="cs"/>
            <w:sz w:val="20"/>
            <w:szCs w:val="24"/>
            <w:rtl/>
            <w:lang w:eastAsia="he-IL"/>
          </w:rPr>
          <w:t xml:space="preserve"> ובהתאם למקובל</w:t>
        </w:r>
      </w:ins>
      <w:r w:rsidR="00D5041C" w:rsidRPr="00D5041C">
        <w:rPr>
          <w:rFonts w:ascii="Times New Roman" w:eastAsia="Times New Roman" w:hAnsi="Times New Roman" w:cs="David"/>
          <w:sz w:val="20"/>
          <w:szCs w:val="24"/>
          <w:rtl/>
          <w:lang w:eastAsia="he-IL"/>
        </w:rPr>
        <w:t>.</w:t>
      </w:r>
    </w:p>
    <w:p w14:paraId="73959156" w14:textId="2F7CA53C" w:rsidR="00D5041C" w:rsidRPr="00D5041C" w:rsidRDefault="003B1029">
      <w:pPr>
        <w:widowControl w:val="0"/>
        <w:spacing w:before="0" w:beforeAutospacing="0" w:after="0" w:afterAutospacing="0" w:line="360" w:lineRule="auto"/>
        <w:ind w:left="710" w:right="84" w:hanging="621"/>
        <w:jc w:val="both"/>
        <w:rPr>
          <w:rFonts w:ascii="Times New Roman" w:eastAsia="Times New Roman" w:hAnsi="Times New Roman" w:cs="David"/>
          <w:sz w:val="20"/>
          <w:szCs w:val="24"/>
          <w:rtl/>
          <w:lang w:eastAsia="he-IL"/>
        </w:rPr>
        <w:pPrChange w:id="355" w:author="Meryl Etman [2]" w:date="2023-01-24T16:11:00Z">
          <w:pPr>
            <w:widowControl w:val="0"/>
            <w:spacing w:before="0" w:beforeAutospacing="0" w:after="0" w:afterAutospacing="0" w:line="360" w:lineRule="auto"/>
            <w:ind w:left="84" w:right="84" w:firstLine="5"/>
            <w:jc w:val="both"/>
          </w:pPr>
        </w:pPrChange>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 xml:space="preserve">כניות כולל תאריך ומספר מהדורה – </w:t>
      </w:r>
      <w:del w:id="356" w:author="Meryl Etman [2]" w:date="2023-01-24T16:11:00Z">
        <w:r w:rsidR="00D5041C" w:rsidRPr="00D5041C" w:rsidDel="002F658B">
          <w:rPr>
            <w:rFonts w:ascii="Times New Roman" w:eastAsia="Times New Roman" w:hAnsi="Times New Roman" w:cs="David"/>
            <w:sz w:val="20"/>
            <w:szCs w:val="24"/>
            <w:rtl/>
            <w:lang w:eastAsia="he-IL"/>
          </w:rPr>
          <w:delText>לפחות פעם בחודש</w:delText>
        </w:r>
      </w:del>
      <w:ins w:id="357" w:author="Meryl Etman [2]" w:date="2023-01-24T16:11:00Z">
        <w:r w:rsidR="002F658B">
          <w:rPr>
            <w:rFonts w:ascii="Times New Roman" w:eastAsia="Times New Roman" w:hAnsi="Times New Roman" w:cs="David" w:hint="cs"/>
            <w:sz w:val="20"/>
            <w:szCs w:val="24"/>
            <w:rtl/>
            <w:lang w:eastAsia="he-IL"/>
          </w:rPr>
          <w:t>בהתאם לנדרש ע"י מנהל הפרויקט</w:t>
        </w:r>
      </w:ins>
      <w:r w:rsidR="00D5041C" w:rsidRPr="00D5041C">
        <w:rPr>
          <w:rFonts w:ascii="Times New Roman" w:eastAsia="Times New Roman" w:hAnsi="Times New Roman" w:cs="David"/>
          <w:sz w:val="20"/>
          <w:szCs w:val="24"/>
          <w:rtl/>
          <w:lang w:eastAsia="he-IL"/>
        </w:rPr>
        <w:t>.</w:t>
      </w:r>
    </w:p>
    <w:p w14:paraId="4BF59790" w14:textId="4817CC28"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r>
      <w:del w:id="358" w:author="מרול אטמן" w:date="2023-04-13T15:29:00Z">
        <w:r w:rsidR="00D5041C" w:rsidRPr="00D5041C" w:rsidDel="003774CF">
          <w:rPr>
            <w:rFonts w:ascii="Times New Roman" w:eastAsia="Times New Roman" w:hAnsi="Times New Roman" w:cs="David"/>
            <w:sz w:val="20"/>
            <w:szCs w:val="24"/>
            <w:rtl/>
            <w:lang w:eastAsia="he-IL"/>
          </w:rPr>
          <w:delText>מובהר בזאת שהתכניות יוכנו לפי בצוע בקטעים של הפרויקט ויכללו פתרונות לקטעי הביניים</w:delText>
        </w:r>
      </w:del>
      <w:ins w:id="359" w:author="מרול אטמן" w:date="2023-04-13T15:29:00Z">
        <w:r w:rsidR="003774CF">
          <w:rPr>
            <w:rFonts w:ascii="Times New Roman" w:eastAsia="Times New Roman" w:hAnsi="Times New Roman" w:cs="David" w:hint="cs"/>
            <w:sz w:val="20"/>
            <w:szCs w:val="24"/>
            <w:rtl/>
            <w:lang w:eastAsia="he-IL"/>
          </w:rPr>
          <w:t>מבוטל</w:t>
        </w:r>
      </w:ins>
      <w:r w:rsidR="00D5041C" w:rsidRPr="00D5041C">
        <w:rPr>
          <w:rFonts w:ascii="Times New Roman" w:eastAsia="Times New Roman" w:hAnsi="Times New Roman" w:cs="David"/>
          <w:sz w:val="20"/>
          <w:szCs w:val="24"/>
          <w:rtl/>
          <w:lang w:eastAsia="he-IL"/>
        </w:rPr>
        <w:t>.</w:t>
      </w:r>
    </w:p>
    <w:p w14:paraId="27C44AF4"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307C2BBD"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26A6B4DF"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6475A63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1076E966"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CE497DD"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8A2E0C3"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B956CC3"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7A3919"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ED602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8DA92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79E3A58" w14:textId="7AAADC09" w:rsidR="00376E23" w:rsidRDefault="00514D0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60" w:author="Meryl Etman" w:date="2022-11-28T15:18:00Z">
            <w:r w:rsidR="006D3613">
              <w:rPr>
                <w:rFonts w:ascii="Times New Roman" w:eastAsia="Times New Roman" w:hAnsi="Times New Roman" w:cs="David" w:hint="cs"/>
                <w:color w:val="008000"/>
                <w:sz w:val="24"/>
                <w:szCs w:val="24"/>
                <w:rtl/>
                <w:lang w:eastAsia="he-IL"/>
              </w:rPr>
              <w:br/>
              <w:t>גבעת שמואל החדשה בע"מ</w:t>
            </w:r>
            <w:r w:rsidR="006D3613">
              <w:rPr>
                <w:rFonts w:ascii="Times New Roman" w:eastAsia="Times New Roman" w:hAnsi="Times New Roman" w:cs="David" w:hint="cs"/>
                <w:color w:val="008000"/>
                <w:sz w:val="24"/>
                <w:szCs w:val="24"/>
                <w:rtl/>
                <w:lang w:eastAsia="he-IL"/>
              </w:rPr>
              <w:br/>
              <w:t>יהונתן נתניהו 1ג', אור יהודה</w:t>
            </w:r>
            <w:r w:rsidR="006D3613">
              <w:rPr>
                <w:rFonts w:ascii="Times New Roman" w:eastAsia="Times New Roman" w:hAnsi="Times New Roman" w:cs="David" w:hint="cs"/>
                <w:color w:val="008000"/>
                <w:sz w:val="24"/>
                <w:szCs w:val="24"/>
                <w:rtl/>
                <w:lang w:eastAsia="he-IL"/>
              </w:rPr>
              <w:br/>
              <w:t>514677533</w:t>
            </w:r>
            <w:r w:rsidR="006D3613">
              <w:rPr>
                <w:rFonts w:ascii="Times New Roman" w:eastAsia="Times New Roman" w:hAnsi="Times New Roman" w:cs="David" w:hint="cs"/>
                <w:color w:val="008000"/>
                <w:sz w:val="24"/>
                <w:szCs w:val="24"/>
                <w:rtl/>
                <w:lang w:eastAsia="he-IL"/>
              </w:rPr>
              <w:br/>
            </w:r>
          </w:ins>
        </w:sdtContent>
      </w:sdt>
      <w:r w:rsidR="00376E23" w:rsidRPr="00B27B4C">
        <w:rPr>
          <w:rFonts w:ascii="Times New Roman" w:eastAsia="Times New Roman" w:hAnsi="Times New Roman" w:cs="David" w:hint="cs"/>
          <w:color w:val="008000"/>
          <w:sz w:val="24"/>
          <w:szCs w:val="24"/>
          <w:rtl/>
          <w:lang w:eastAsia="he-IL"/>
        </w:rPr>
        <w:br/>
      </w:r>
    </w:p>
    <w:p w14:paraId="7C311669"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0235AF3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8E6D6C"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08AFC9"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F4CA3EA"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38FF15" w14:textId="322ED7CF"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61" w:author="Meryl Etman" w:date="2022-11-28T15:19:00Z">
            <w:r w:rsidR="006D3613">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62" w:author="Meryl Etman" w:date="2022-11-28T15:14:00Z">
            <w:r w:rsidR="006D3613">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63" w:author="Meryl Etman" w:date="2022-11-28T15:15:00Z">
            <w:r w:rsidR="006D3613">
              <w:rPr>
                <w:rFonts w:ascii="Times New Roman" w:eastAsia="Times New Roman" w:hAnsi="Times New Roman" w:cs="David" w:hint="cs"/>
                <w:color w:val="008000"/>
                <w:sz w:val="24"/>
                <w:szCs w:val="24"/>
                <w:rtl/>
              </w:rPr>
              <w:t>תכנון מערכות תברואה וספרינקלרים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79E8F83"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8F467FD"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460EC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B0E4A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406250"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085EEC"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32E3EA0"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25777D"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65CE73"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4ADFC08" w14:textId="58CBB47C" w:rsidR="00376E23" w:rsidRPr="00B27B4C" w:rsidRDefault="00514D03"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4" w:author="Meryl Etman" w:date="2022-11-28T15:19:00Z">
            <w:r w:rsidR="006D3613">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21AA61C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074C7FC"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B28E218"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2A767A8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E465ACA"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0C15CC81"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B533187" w14:textId="17BEBDC2"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65" w:author="Meryl Etman" w:date="2022-11-28T15:18:00Z">
            <w:r w:rsidR="006D3613">
              <w:rPr>
                <w:rFonts w:ascii="Times New Roman" w:eastAsia="Times New Roman" w:hAnsi="Times New Roman" w:cs="David" w:hint="cs"/>
                <w:color w:val="008000"/>
                <w:sz w:val="24"/>
                <w:szCs w:val="24"/>
                <w:rtl/>
                <w:lang w:eastAsia="he-IL"/>
              </w:rPr>
              <w:br/>
              <w:t>גבעת שמואל החדשה בע"מ</w:t>
            </w:r>
            <w:r w:rsidR="006D3613">
              <w:rPr>
                <w:rFonts w:ascii="Times New Roman" w:eastAsia="Times New Roman" w:hAnsi="Times New Roman" w:cs="David" w:hint="cs"/>
                <w:color w:val="008000"/>
                <w:sz w:val="24"/>
                <w:szCs w:val="24"/>
                <w:rtl/>
                <w:lang w:eastAsia="he-IL"/>
              </w:rPr>
              <w:br/>
              <w:t>יהונתן נתניהו 1ג', אור יהודה</w:t>
            </w:r>
            <w:r w:rsidR="006D3613">
              <w:rPr>
                <w:rFonts w:ascii="Times New Roman" w:eastAsia="Times New Roman" w:hAnsi="Times New Roman" w:cs="David" w:hint="cs"/>
                <w:color w:val="008000"/>
                <w:sz w:val="24"/>
                <w:szCs w:val="24"/>
                <w:rtl/>
                <w:lang w:eastAsia="he-IL"/>
              </w:rPr>
              <w:br/>
              <w:t>514677533</w:t>
            </w:r>
            <w:r w:rsidR="006D3613">
              <w:rPr>
                <w:rFonts w:ascii="Times New Roman" w:eastAsia="Times New Roman" w:hAnsi="Times New Roman" w:cs="David" w:hint="cs"/>
                <w:color w:val="008000"/>
                <w:sz w:val="24"/>
                <w:szCs w:val="24"/>
                <w:rtl/>
                <w:lang w:eastAsia="he-IL"/>
              </w:rPr>
              <w:br/>
            </w:r>
          </w:ins>
        </w:sdtContent>
      </w:sdt>
    </w:p>
    <w:p w14:paraId="019FD88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421CF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F5D0CF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C81734" w14:textId="07A8B2A0"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66" w:author="Meryl Etman" w:date="2022-11-28T15:14:00Z">
            <w:r w:rsidR="006D3613">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5-23T00:00:00Z">
            <w:dateFormat w:val="dd/MM/yyyy"/>
            <w:lid w:val="he-IL"/>
            <w:storeMappedDataAs w:val="dateTime"/>
            <w:calendar w:val="gregorian"/>
          </w:date>
        </w:sdtPr>
        <w:sdtEndPr>
          <w:rPr>
            <w:rFonts w:hint="cs"/>
          </w:rPr>
        </w:sdtEndPr>
        <w:sdtContent>
          <w:ins w:id="367" w:author="Meryl Etman" w:date="2023-05-23T15:59:00Z">
            <w:r w:rsidR="00514D03">
              <w:rPr>
                <w:rFonts w:ascii="Times New Roman" w:eastAsia="Times New Roman" w:hAnsi="Times New Roman" w:cs="David" w:hint="cs"/>
                <w:color w:val="008000"/>
                <w:sz w:val="24"/>
                <w:szCs w:val="24"/>
                <w:rtl/>
                <w:lang w:eastAsia="he-IL"/>
              </w:rPr>
              <w:t>‏23/05/2023</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A2F292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E4B131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28233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BDC926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7E88E6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AC906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A2C06E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12673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B0EC74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00CDC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6E25DD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536330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50896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BB429E7"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9B87BED"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5771A6C"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53D8D96"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56D59A2" w14:textId="29E5F550"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368" w:author="Meryl Etman [2]" w:date="2022-11-28T15:33:00Z">
        <w:r w:rsidRPr="009130F0" w:rsidDel="00340BEA">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9" w:author="Meryl Etman" w:date="2022-11-28T15:19:00Z">
            <w:r w:rsidR="006D3613">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6F1460C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BD1DD0D" w14:textId="77777777" w:rsidR="00376E23" w:rsidRPr="00B27B4C" w:rsidDel="00340BEA" w:rsidRDefault="00376E23" w:rsidP="00376E23">
      <w:pPr>
        <w:widowControl w:val="0"/>
        <w:spacing w:before="0" w:beforeAutospacing="0" w:after="0" w:afterAutospacing="0" w:line="240" w:lineRule="auto"/>
        <w:ind w:left="180"/>
        <w:rPr>
          <w:del w:id="370" w:author="Meryl Etman [2]" w:date="2022-11-28T15:33:00Z"/>
          <w:rFonts w:ascii="Times New Roman" w:eastAsia="Times New Roman" w:hAnsi="Times New Roman" w:cs="David"/>
          <w:b/>
          <w:bCs/>
          <w:sz w:val="24"/>
          <w:szCs w:val="24"/>
          <w:rtl/>
          <w:lang w:eastAsia="he-IL"/>
        </w:rPr>
      </w:pPr>
    </w:p>
    <w:p w14:paraId="3D1A3A6D" w14:textId="77777777" w:rsidR="00376E23" w:rsidRDefault="00376E23">
      <w:pPr>
        <w:widowControl w:val="0"/>
        <w:spacing w:before="0" w:beforeAutospacing="0" w:after="0" w:afterAutospacing="0" w:line="240" w:lineRule="auto"/>
        <w:rPr>
          <w:rFonts w:ascii="Times New Roman" w:eastAsia="Times New Roman" w:hAnsi="Times New Roman" w:cs="David"/>
          <w:b/>
          <w:bCs/>
          <w:sz w:val="24"/>
          <w:szCs w:val="24"/>
          <w:rtl/>
          <w:lang w:eastAsia="he-IL"/>
        </w:rPr>
        <w:pPrChange w:id="371" w:author="Meryl Etman [2]" w:date="2022-11-28T15:33:00Z">
          <w:pPr>
            <w:widowControl w:val="0"/>
            <w:spacing w:before="0" w:beforeAutospacing="0" w:after="0" w:afterAutospacing="0" w:line="240" w:lineRule="auto"/>
            <w:ind w:left="180"/>
          </w:pPr>
        </w:pPrChange>
      </w:pPr>
    </w:p>
    <w:p w14:paraId="3240476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7012D0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328B511"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BB71302"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96118A7"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CFBB236"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EF078B0"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A52E52E" w14:textId="77777777" w:rsidR="00376E23" w:rsidRPr="00B27B4C" w:rsidDel="00340BEA" w:rsidRDefault="00376E23" w:rsidP="00376E23">
      <w:pPr>
        <w:spacing w:before="0" w:beforeAutospacing="0" w:after="0" w:afterAutospacing="0" w:line="240" w:lineRule="auto"/>
        <w:rPr>
          <w:del w:id="372" w:author="Meryl Etman [2]" w:date="2022-11-28T15:33:00Z"/>
          <w:rFonts w:ascii="Times New Roman" w:eastAsia="Times New Roman" w:hAnsi="Times New Roman" w:cs="David"/>
          <w:sz w:val="20"/>
          <w:szCs w:val="24"/>
          <w:rtl/>
        </w:rPr>
      </w:pPr>
    </w:p>
    <w:p w14:paraId="092F0F9F"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6F9838" w14:textId="77777777" w:rsidR="00252D3B" w:rsidRDefault="00252D3B" w:rsidP="00AF234B">
      <w:pPr>
        <w:spacing w:before="0" w:after="0" w:line="240" w:lineRule="auto"/>
      </w:pPr>
      <w:r>
        <w:separator/>
      </w:r>
    </w:p>
  </w:endnote>
  <w:endnote w:type="continuationSeparator" w:id="0">
    <w:p w14:paraId="10853E5F" w14:textId="77777777" w:rsidR="00252D3B" w:rsidRDefault="00252D3B"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8"/>
      <w:gridCol w:w="2810"/>
      <w:gridCol w:w="232"/>
      <w:gridCol w:w="1037"/>
      <w:gridCol w:w="1809"/>
    </w:tblGrid>
    <w:tr w:rsidR="005A3D56" w:rsidRPr="00F9528C" w14:paraId="29BC9CF8" w14:textId="77777777" w:rsidTr="002F611D">
      <w:tc>
        <w:tcPr>
          <w:tcW w:w="753" w:type="dxa"/>
        </w:tcPr>
        <w:p w14:paraId="09A1BE84"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D16766B" w14:textId="6050353E" w:rsidR="005A3D56" w:rsidRPr="00F9528C" w:rsidRDefault="006D3613" w:rsidP="002F611D">
              <w:pPr>
                <w:tabs>
                  <w:tab w:val="center" w:pos="4153"/>
                  <w:tab w:val="right" w:pos="8306"/>
                </w:tabs>
                <w:spacing w:before="0" w:after="0" w:line="240" w:lineRule="auto"/>
                <w:rPr>
                  <w:rFonts w:ascii="David" w:hAnsi="David"/>
                  <w:color w:val="00B0F0"/>
                  <w:sz w:val="20"/>
                  <w:szCs w:val="20"/>
                  <w:rtl/>
                </w:rPr>
              </w:pPr>
              <w:ins w:id="373" w:author="Meryl Etman" w:date="2022-11-28T15:14:00Z">
                <w:r>
                  <w:rPr>
                    <w:rFonts w:ascii="David" w:hAnsi="David"/>
                    <w:color w:val="00B0F0"/>
                    <w:sz w:val="20"/>
                    <w:szCs w:val="20"/>
                    <w:rtl/>
                  </w:rPr>
                  <w:t>סביוני גבעת שמואל מגרשים 1006-1007</w:t>
                </w:r>
              </w:ins>
            </w:p>
          </w:tc>
        </w:sdtContent>
      </w:sdt>
      <w:tc>
        <w:tcPr>
          <w:tcW w:w="2232" w:type="dxa"/>
        </w:tcPr>
        <w:p w14:paraId="01C99DA6"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אינסטלציה</w:t>
              </w:r>
            </w:sdtContent>
          </w:sdt>
        </w:p>
      </w:tc>
      <w:tc>
        <w:tcPr>
          <w:tcW w:w="236" w:type="dxa"/>
        </w:tcPr>
        <w:p w14:paraId="2EB19451" w14:textId="77777777" w:rsidR="005A3D56" w:rsidRPr="00F9528C" w:rsidRDefault="005A3D56" w:rsidP="002F611D">
          <w:pPr>
            <w:tabs>
              <w:tab w:val="center" w:pos="4153"/>
              <w:tab w:val="right" w:pos="8306"/>
            </w:tabs>
            <w:spacing w:before="0" w:after="0" w:line="240" w:lineRule="auto"/>
            <w:rPr>
              <w:rFonts w:ascii="David" w:hAnsi="David"/>
              <w:sz w:val="16"/>
              <w:szCs w:val="16"/>
              <w:rtl/>
            </w:rPr>
          </w:pPr>
        </w:p>
      </w:tc>
      <w:tc>
        <w:tcPr>
          <w:tcW w:w="1129" w:type="dxa"/>
        </w:tcPr>
        <w:p w14:paraId="6D93A4F1"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42BA743" w14:textId="0B460EC8" w:rsidR="005A3D56" w:rsidRPr="00F9528C" w:rsidRDefault="005A3D56" w:rsidP="002F611D">
              <w:pPr>
                <w:tabs>
                  <w:tab w:val="center" w:pos="4153"/>
                  <w:tab w:val="right" w:pos="8306"/>
                </w:tabs>
                <w:spacing w:before="0" w:after="0" w:line="240" w:lineRule="auto"/>
                <w:rPr>
                  <w:rFonts w:ascii="David" w:hAnsi="David"/>
                  <w:sz w:val="20"/>
                  <w:szCs w:val="20"/>
                  <w:rtl/>
                </w:rPr>
              </w:pPr>
              <w:del w:id="374" w:author="Meryl Etman [2]" w:date="2022-11-28T15:23:00Z">
                <w:r w:rsidDel="00340BEA">
                  <w:rPr>
                    <w:rFonts w:ascii="David" w:hAnsi="David" w:hint="cs"/>
                    <w:sz w:val="20"/>
                    <w:szCs w:val="20"/>
                  </w:rPr>
                  <w:delText>CONT-5-564</w:delText>
                </w:r>
              </w:del>
              <w:ins w:id="375" w:author="Meryl Etman [2]" w:date="2022-11-28T15:23:00Z">
                <w:r w:rsidR="00340BEA">
                  <w:rPr>
                    <w:rFonts w:ascii="David" w:hAnsi="David" w:hint="cs"/>
                    <w:sz w:val="20"/>
                    <w:szCs w:val="20"/>
                  </w:rPr>
                  <w:t>CONT-10-2246</w:t>
                </w:r>
              </w:ins>
            </w:p>
          </w:tc>
        </w:sdtContent>
      </w:sdt>
    </w:tr>
    <w:tr w:rsidR="005A3D56" w:rsidRPr="00F9528C" w14:paraId="6666663E" w14:textId="77777777" w:rsidTr="002F611D">
      <w:tc>
        <w:tcPr>
          <w:tcW w:w="753" w:type="dxa"/>
        </w:tcPr>
        <w:p w14:paraId="43DE9196"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C8409DF" w14:textId="634B0E24" w:rsidR="005A3D56" w:rsidRPr="00F9528C" w:rsidRDefault="006D3613" w:rsidP="002F611D">
              <w:pPr>
                <w:tabs>
                  <w:tab w:val="center" w:pos="4153"/>
                  <w:tab w:val="right" w:pos="8306"/>
                </w:tabs>
                <w:spacing w:before="0" w:after="0" w:line="240" w:lineRule="auto"/>
                <w:rPr>
                  <w:rFonts w:ascii="David" w:hAnsi="David"/>
                  <w:color w:val="00B0F0"/>
                  <w:sz w:val="20"/>
                  <w:szCs w:val="20"/>
                  <w:rtl/>
                </w:rPr>
              </w:pPr>
              <w:ins w:id="376" w:author="Meryl Etman" w:date="2022-11-28T15:19:00Z">
                <w:r>
                  <w:rPr>
                    <w:rFonts w:ascii="David" w:hAnsi="David"/>
                    <w:color w:val="00B0F0"/>
                    <w:sz w:val="20"/>
                    <w:szCs w:val="20"/>
                    <w:rtl/>
                  </w:rPr>
                  <w:t>א.ח. תכנון וייעוץ בהנדסת מים וביוב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A3D56" w:rsidRPr="00F9528C" w14:paraId="02D66162" w14:textId="77777777" w:rsidTr="002F611D">
            <w:trPr>
              <w:trHeight w:val="201"/>
            </w:trPr>
            <w:tc>
              <w:tcPr>
                <w:tcW w:w="926" w:type="dxa"/>
              </w:tcPr>
              <w:p w14:paraId="007B9CD0"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13B8126" w14:textId="2E2FC578" w:rsidR="005A3D56" w:rsidRPr="00F9528C" w:rsidRDefault="00514D03" w:rsidP="002F611D">
                    <w:pPr>
                      <w:tabs>
                        <w:tab w:val="center" w:pos="4153"/>
                        <w:tab w:val="right" w:pos="8306"/>
                      </w:tabs>
                      <w:spacing w:before="0" w:after="0" w:line="240" w:lineRule="auto"/>
                      <w:ind w:left="1" w:hanging="1"/>
                      <w:rPr>
                        <w:rFonts w:ascii="David" w:hAnsi="David"/>
                        <w:color w:val="00B0F0"/>
                        <w:sz w:val="20"/>
                        <w:szCs w:val="20"/>
                        <w:rtl/>
                      </w:rPr>
                    </w:pPr>
                    <w:ins w:id="377" w:author="Meryl Etman" w:date="2023-05-23T15:59:00Z">
                      <w:r>
                        <w:rPr>
                          <w:rFonts w:ascii="David" w:hAnsi="David"/>
                          <w:color w:val="00B0F0"/>
                          <w:sz w:val="20"/>
                          <w:szCs w:val="20"/>
                          <w:rtl/>
                        </w:rPr>
                        <w:t>0.10</w:t>
                      </w:r>
                    </w:ins>
                  </w:p>
                </w:tc>
              </w:sdtContent>
            </w:sdt>
          </w:tr>
        </w:tbl>
        <w:p w14:paraId="75628BA8"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236" w:type="dxa"/>
        </w:tcPr>
        <w:p w14:paraId="6094A42E"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1129" w:type="dxa"/>
        </w:tcPr>
        <w:p w14:paraId="416B607D"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F6164D7" w14:textId="35F00CC2" w:rsidR="005A3D56" w:rsidRPr="00F9528C" w:rsidRDefault="00514D03"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378" w:author="Meryl Etman" w:date="2023-04-13T15:43:00Z">
                <w:r w:rsidR="00B13002">
                  <w:rPr>
                    <w:rFonts w:ascii="David" w:hAnsi="David"/>
                    <w:sz w:val="20"/>
                    <w:szCs w:val="20"/>
                    <w:rtl/>
                  </w:rPr>
                  <w:t>3;#</w:t>
                </w:r>
                <w:r w:rsidR="00B13002">
                  <w:rPr>
                    <w:rFonts w:ascii="David" w:hAnsi="David"/>
                    <w:sz w:val="20"/>
                    <w:szCs w:val="20"/>
                  </w:rPr>
                  <w:t>Draft</w:t>
                </w:r>
              </w:ins>
            </w:sdtContent>
          </w:sdt>
        </w:p>
      </w:tc>
    </w:tr>
    <w:tr w:rsidR="005A3D56" w:rsidRPr="00F9528C" w14:paraId="39A9BAD8" w14:textId="77777777" w:rsidTr="002F611D">
      <w:trPr>
        <w:trHeight w:val="80"/>
      </w:trPr>
      <w:tc>
        <w:tcPr>
          <w:tcW w:w="753" w:type="dxa"/>
        </w:tcPr>
        <w:p w14:paraId="016D4613"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1883" w:type="dxa"/>
        </w:tcPr>
        <w:p w14:paraId="5825E971" w14:textId="77777777" w:rsidR="005A3D56" w:rsidRPr="00F9528C" w:rsidRDefault="005A3D56"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41798A24"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236" w:type="dxa"/>
        </w:tcPr>
        <w:p w14:paraId="6EB55035"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1129" w:type="dxa"/>
        </w:tcPr>
        <w:p w14:paraId="3CD2E5E2"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2073" w:type="dxa"/>
        </w:tcPr>
        <w:p w14:paraId="01C9E6D9"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r>
  </w:tbl>
  <w:p w14:paraId="3F71CA29" w14:textId="77777777" w:rsidR="005A3D56" w:rsidRPr="00E3073A" w:rsidRDefault="005A3D56"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128D9E" w14:textId="77777777" w:rsidR="00252D3B" w:rsidRDefault="00252D3B" w:rsidP="00AF234B">
      <w:pPr>
        <w:spacing w:before="0" w:after="0" w:line="240" w:lineRule="auto"/>
      </w:pPr>
      <w:r>
        <w:separator/>
      </w:r>
    </w:p>
  </w:footnote>
  <w:footnote w:type="continuationSeparator" w:id="0">
    <w:p w14:paraId="4E498F53" w14:textId="77777777" w:rsidR="00252D3B" w:rsidRDefault="00252D3B"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CD37CD8" w14:textId="77777777" w:rsidR="005A3D56" w:rsidRDefault="005A3D56">
        <w:pPr>
          <w:pStyle w:val="Header"/>
          <w:jc w:val="center"/>
        </w:pPr>
        <w:r>
          <w:fldChar w:fldCharType="begin"/>
        </w:r>
        <w:r>
          <w:instrText xml:space="preserve"> PAGE   \* MERGEFORMAT </w:instrText>
        </w:r>
        <w:r>
          <w:fldChar w:fldCharType="separate"/>
        </w:r>
        <w:r w:rsidR="00514D03">
          <w:rPr>
            <w:noProof/>
            <w:rtl/>
          </w:rPr>
          <w:t>28</w:t>
        </w:r>
        <w:r>
          <w:rPr>
            <w:noProof/>
          </w:rPr>
          <w:fldChar w:fldCharType="end"/>
        </w:r>
      </w:p>
    </w:sdtContent>
  </w:sdt>
  <w:p w14:paraId="286925BD" w14:textId="77777777" w:rsidR="005A3D56" w:rsidRDefault="005A3D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23C00"/>
    <w:multiLevelType w:val="multilevel"/>
    <w:tmpl w:val="291C87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3"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8"/>
  </w:num>
  <w:num w:numId="2">
    <w:abstractNumId w:val="11"/>
  </w:num>
  <w:num w:numId="3">
    <w:abstractNumId w:val="0"/>
  </w:num>
  <w:num w:numId="4">
    <w:abstractNumId w:val="10"/>
  </w:num>
  <w:num w:numId="5">
    <w:abstractNumId w:val="2"/>
  </w:num>
  <w:num w:numId="6">
    <w:abstractNumId w:val="3"/>
  </w:num>
  <w:num w:numId="7">
    <w:abstractNumId w:val="6"/>
  </w:num>
  <w:num w:numId="8">
    <w:abstractNumId w:val="21"/>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0"/>
  </w:num>
  <w:num w:numId="23">
    <w:abstractNumId w:val="23"/>
  </w:num>
  <w:num w:numId="24">
    <w:abstractNumId w:val="4"/>
  </w:num>
  <w:num w:numId="25">
    <w:abstractNumId w:val="9"/>
  </w:num>
  <w:num w:numId="26">
    <w:abstractNumId w:val="13"/>
  </w:num>
  <w:num w:numId="27">
    <w:abstractNumId w:val="12"/>
  </w:num>
  <w:num w:numId="28">
    <w:abstractNumId w:val="16"/>
  </w:num>
  <w:num w:numId="29">
    <w:abstractNumId w:val="15"/>
  </w:num>
  <w:num w:numId="30">
    <w:abstractNumId w:val="17"/>
  </w:num>
  <w:num w:numId="31">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rson w15:author="מרול אטמן">
    <w15:presenceInfo w15:providerId="AD" w15:userId="S::meryle@africa-israel.com::5d3372e1-6610-4ed8-96d9-3804caaefa86"/>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31B8F"/>
    <w:rsid w:val="00083EF4"/>
    <w:rsid w:val="0011634B"/>
    <w:rsid w:val="00130BD3"/>
    <w:rsid w:val="00134C85"/>
    <w:rsid w:val="0014338C"/>
    <w:rsid w:val="00157ACB"/>
    <w:rsid w:val="001A0C3C"/>
    <w:rsid w:val="001A69D5"/>
    <w:rsid w:val="00214ACF"/>
    <w:rsid w:val="00252D3B"/>
    <w:rsid w:val="002F611D"/>
    <w:rsid w:val="002F658B"/>
    <w:rsid w:val="003235F8"/>
    <w:rsid w:val="00340BEA"/>
    <w:rsid w:val="00376E23"/>
    <w:rsid w:val="003774CF"/>
    <w:rsid w:val="003B1029"/>
    <w:rsid w:val="003B5234"/>
    <w:rsid w:val="00514D03"/>
    <w:rsid w:val="00552E11"/>
    <w:rsid w:val="0057206A"/>
    <w:rsid w:val="005A3D56"/>
    <w:rsid w:val="006633F4"/>
    <w:rsid w:val="006D3613"/>
    <w:rsid w:val="0072103C"/>
    <w:rsid w:val="00762A58"/>
    <w:rsid w:val="007A0872"/>
    <w:rsid w:val="007B54F0"/>
    <w:rsid w:val="007E40BD"/>
    <w:rsid w:val="008C64C6"/>
    <w:rsid w:val="00942177"/>
    <w:rsid w:val="009906BE"/>
    <w:rsid w:val="009D5E94"/>
    <w:rsid w:val="00A73989"/>
    <w:rsid w:val="00A96504"/>
    <w:rsid w:val="00AD2AC9"/>
    <w:rsid w:val="00AF234B"/>
    <w:rsid w:val="00B13002"/>
    <w:rsid w:val="00B169C1"/>
    <w:rsid w:val="00B2329A"/>
    <w:rsid w:val="00B55126"/>
    <w:rsid w:val="00B66D2C"/>
    <w:rsid w:val="00B6710C"/>
    <w:rsid w:val="00BC51AD"/>
    <w:rsid w:val="00BE17B4"/>
    <w:rsid w:val="00C10D56"/>
    <w:rsid w:val="00C43473"/>
    <w:rsid w:val="00CB7F71"/>
    <w:rsid w:val="00D13234"/>
    <w:rsid w:val="00D5041C"/>
    <w:rsid w:val="00DC5E8F"/>
    <w:rsid w:val="00E3073A"/>
    <w:rsid w:val="00E679C7"/>
    <w:rsid w:val="00E779BE"/>
    <w:rsid w:val="00EB51FD"/>
    <w:rsid w:val="00EC37B6"/>
    <w:rsid w:val="00ED095E"/>
    <w:rsid w:val="00F27F62"/>
    <w:rsid w:val="00F722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542C1B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5041C"/>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D5041C"/>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D5041C"/>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D5041C"/>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D5041C"/>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D5041C"/>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D5041C"/>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D5041C"/>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D5041C"/>
    <w:rPr>
      <w:rFonts w:ascii="Times New Roman" w:eastAsia="Times New Roman" w:hAnsi="Times New Roman" w:cs="David"/>
      <w:bCs/>
      <w:sz w:val="20"/>
      <w:szCs w:val="24"/>
      <w:u w:val="single"/>
      <w:lang w:eastAsia="he-IL"/>
    </w:rPr>
  </w:style>
  <w:style w:type="paragraph" w:styleId="ListParagraph">
    <w:name w:val="List Paragraph"/>
    <w:basedOn w:val="Normal"/>
    <w:uiPriority w:val="34"/>
    <w:qFormat/>
    <w:rsid w:val="00340BEA"/>
    <w:pPr>
      <w:ind w:left="720"/>
      <w:contextualSpacing/>
    </w:pPr>
  </w:style>
  <w:style w:type="paragraph" w:styleId="BodyText">
    <w:name w:val="Body Text"/>
    <w:basedOn w:val="Normal"/>
    <w:link w:val="BodyTextChar"/>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D5041C"/>
    <w:rPr>
      <w:rFonts w:ascii="Times New Roman" w:eastAsia="Times New Roman" w:hAnsi="Times New Roman" w:cs="David"/>
      <w:sz w:val="20"/>
      <w:szCs w:val="24"/>
      <w:lang w:eastAsia="he-IL"/>
    </w:rPr>
  </w:style>
  <w:style w:type="paragraph" w:styleId="Title">
    <w:name w:val="Title"/>
    <w:basedOn w:val="Normal"/>
    <w:link w:val="TitleChar"/>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D5041C"/>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D5041C"/>
  </w:style>
  <w:style w:type="paragraph" w:styleId="BlockText">
    <w:name w:val="Block Text"/>
    <w:basedOn w:val="Normal"/>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D5041C"/>
    <w:pPr>
      <w:ind w:left="540" w:hanging="540"/>
    </w:pPr>
    <w:rPr>
      <w:szCs w:val="22"/>
    </w:rPr>
  </w:style>
  <w:style w:type="paragraph" w:customStyle="1" w:styleId="a0">
    <w:name w:val="חתימה קו אחד"/>
    <w:basedOn w:val="1"/>
    <w:rsid w:val="00D5041C"/>
    <w:pPr>
      <w:tabs>
        <w:tab w:val="left" w:pos="2880"/>
        <w:tab w:val="left" w:pos="5220"/>
        <w:tab w:val="left" w:pos="7740"/>
      </w:tabs>
      <w:ind w:left="360"/>
    </w:pPr>
    <w:rPr>
      <w:sz w:val="22"/>
      <w:szCs w:val="22"/>
    </w:rPr>
  </w:style>
  <w:style w:type="paragraph" w:customStyle="1" w:styleId="10">
    <w:name w:val="חתימה קו 1 נקודות"/>
    <w:basedOn w:val="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D5041C"/>
    <w:rPr>
      <w:rFonts w:ascii="Tahoma" w:eastAsia="Times New Roman" w:hAnsi="Tahoma" w:cs="Tahoma"/>
      <w:sz w:val="16"/>
      <w:szCs w:val="16"/>
      <w:lang w:eastAsia="he-IL"/>
    </w:rPr>
  </w:style>
  <w:style w:type="paragraph" w:customStyle="1" w:styleId="Heading11">
    <w:name w:val="Heading 11"/>
    <w:basedOn w:val="Normal"/>
    <w:next w:val="Normal"/>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BodyTextIndent3">
    <w:name w:val="Body Text Indent 3"/>
    <w:basedOn w:val="Normal"/>
    <w:link w:val="BodyTextIndent3Char"/>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D5041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D5041C"/>
    <w:rPr>
      <w:rFonts w:ascii="Times New Roman" w:eastAsia="Times New Roman" w:hAnsi="Times New Roman" w:cs="David"/>
      <w:sz w:val="20"/>
      <w:szCs w:val="24"/>
      <w:lang w:eastAsia="he-IL"/>
    </w:rPr>
  </w:style>
  <w:style w:type="paragraph" w:customStyle="1" w:styleId="a1">
    <w:name w:val="סגנון"/>
    <w:basedOn w:val="Normal"/>
    <w:next w:val="BlockText"/>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D5041C"/>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DefaultParagraphFont"/>
    <w:link w:val="AutoField"/>
    <w:rsid w:val="00157ACB"/>
    <w:rPr>
      <w:rFonts w:ascii="Times New Roman" w:eastAsia="Times New Roman" w:hAnsi="Times New Roman" w:cs="David"/>
      <w:color w:val="00B050"/>
      <w:sz w:val="24"/>
      <w:szCs w:val="24"/>
    </w:rPr>
  </w:style>
  <w:style w:type="table" w:customStyle="1" w:styleId="11">
    <w:name w:val="רשת טבלה1"/>
    <w:basedOn w:val="TableNormal"/>
    <w:next w:val="TableGrid"/>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340B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PlaceholderText"/>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PlaceholderText"/>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PlaceholderText"/>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PlaceholderText"/>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PlaceholderText"/>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PlaceholderText"/>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PlaceholderText"/>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PlaceholderText"/>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PlaceholderText"/>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PlaceholderText"/>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PlaceholderText"/>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PlaceholderText"/>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PlaceholderText"/>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PlaceholderText"/>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PlaceholderText"/>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PlaceholderText"/>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PlaceholderText"/>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PlaceholderText"/>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PlaceholderText"/>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PlaceholderText"/>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PlaceholderText"/>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PlaceholderText"/>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PlaceholderText"/>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PlaceholderText"/>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PlaceholderText"/>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PlaceholderText"/>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PlaceholderText"/>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PlaceholderText"/>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PlaceholderText"/>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PlaceholderText"/>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PlaceholderText"/>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PlaceholderText"/>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PlaceholderText"/>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PlaceholderText"/>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PlaceholderText"/>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PlaceholderText"/>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PlaceholderText"/>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PlaceholderText"/>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PlaceholderText"/>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PlaceholderText"/>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PlaceholderText"/>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83EBF"/>
    <w:rsid w:val="000D4A9D"/>
    <w:rsid w:val="002A4C4E"/>
    <w:rsid w:val="003553A7"/>
    <w:rsid w:val="006865A5"/>
    <w:rsid w:val="006D7931"/>
    <w:rsid w:val="007041E0"/>
    <w:rsid w:val="00794045"/>
    <w:rsid w:val="00B73DB2"/>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CBA"/>
    <w:rPr>
      <w:color w:val="808080"/>
    </w:r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022BF59F-3EB9-40A6-A231-6FA005923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01DE3B-7A46-419D-979D-387E8EA783F8}">
  <ds:schemaRefs>
    <ds:schemaRef ds:uri="http://schemas.microsoft.com/office/2006/metadata/customXsn"/>
  </ds:schemaRefs>
</ds:datastoreItem>
</file>

<file path=customXml/itemProps3.xml><?xml version="1.0" encoding="utf-8"?>
<ds:datastoreItem xmlns:ds="http://schemas.openxmlformats.org/officeDocument/2006/customXml" ds:itemID="{D230269E-E93C-4264-9BEA-46FC0A64908F}"/>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http://purl.org/dc/dcmitype/"/>
    <ds:schemaRef ds:uri="e82e0497-401b-493b-ab66-61f85c09ed30"/>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39</Pages>
  <Words>11178</Words>
  <Characters>55891</Characters>
  <Application>Microsoft Office Word</Application>
  <DocSecurity>0</DocSecurity>
  <Lines>465</Lines>
  <Paragraphs>133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18</cp:revision>
  <dcterms:created xsi:type="dcterms:W3CDTF">2022-11-28T13:13:00Z</dcterms:created>
  <dcterms:modified xsi:type="dcterms:W3CDTF">2023-05-23T13:01:00Z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96ba610d-6af8-4bf5-9cd7-eb8e6f6a8598</vt:lpwstr>
  </property>
</Properties>
</file>