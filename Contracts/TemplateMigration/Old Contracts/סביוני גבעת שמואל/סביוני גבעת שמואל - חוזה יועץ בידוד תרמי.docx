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F44631" w14:textId="77777777" w:rsidR="00716AAE" w:rsidRPr="00716AAE" w:rsidRDefault="00716AAE" w:rsidP="00716AAE">
      <w:pPr>
        <w:jc w:val="both"/>
        <w:rPr>
          <w:rFonts w:ascii="Times New Roman" w:eastAsia="Times New Roman" w:hAnsi="Times New Roman" w:cs="David" w:hint="cs"/>
          <w:sz w:val="24"/>
          <w:szCs w:val="24"/>
          <w:rtl/>
          <w:lang w:eastAsia="he-IL"/>
        </w:rPr>
      </w:pPr>
    </w:p>
    <w:p w14:paraId="5135A43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E9805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EE33F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4C962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B29F11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313212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2C978AF0" wp14:editId="4CB9ED7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FEAA8A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856162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9D4C3B"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260C1"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C6A679"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ED7268"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4AE2C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p>
    <w:p w14:paraId="00EA2AA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73446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12EC7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05A10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FF4FF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AA89DF"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780821" w14:textId="0E77CD74" w:rsidR="00D24A47" w:rsidRPr="00B27B4C" w:rsidRDefault="009656A1"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0-09-08T15:22:00Z">
            <w:r>
              <w:rPr>
                <w:rFonts w:ascii="Times New Roman" w:eastAsia="Times New Roman" w:hAnsi="Times New Roman" w:cs="David" w:hint="cs"/>
                <w:bCs/>
                <w:sz w:val="32"/>
                <w:szCs w:val="32"/>
                <w:u w:val="single"/>
                <w:rtl/>
                <w:lang w:eastAsia="he-IL"/>
              </w:rPr>
              <w:t>סביוני גבעת שמואל</w:t>
            </w:r>
          </w:ins>
        </w:p>
      </w:sdtContent>
    </w:sdt>
    <w:p w14:paraId="2BDCA4D8"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AACB78D" w14:textId="1DF961EF" w:rsidR="00D24A47" w:rsidRPr="00B27B4C" w:rsidRDefault="009656A1"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0-09-08T15:22:00Z">
            <w:r>
              <w:rPr>
                <w:rFonts w:ascii="Times New Roman" w:eastAsia="Times New Roman" w:hAnsi="Times New Roman" w:cs="David" w:hint="cs"/>
                <w:bCs/>
                <w:sz w:val="32"/>
                <w:szCs w:val="32"/>
                <w:u w:val="single"/>
                <w:rtl/>
                <w:lang w:eastAsia="he-IL"/>
              </w:rPr>
              <w:t>גבעת שמואל</w:t>
            </w:r>
          </w:ins>
        </w:p>
      </w:sdtContent>
    </w:sdt>
    <w:p w14:paraId="5F0A8831"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17B63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B528F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F1DAF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6AB90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4A412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B3352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0C441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9DBF9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CAC59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0BEAC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39DC5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C68A2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AE31B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B5FA8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588D4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0588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C0D8F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50056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EBDE1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B3EF7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F7BE7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53BC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687F1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E091E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4986F4"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14CB4883"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A98575" w14:textId="77777777"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t>חוזה</w:t>
      </w:r>
      <w:r w:rsidR="00D24A47">
        <w:rPr>
          <w:rFonts w:ascii="Times New Roman" w:eastAsia="Times New Roman" w:hAnsi="Times New Roman" w:cs="David" w:hint="cs"/>
          <w:bCs/>
          <w:sz w:val="24"/>
          <w:szCs w:val="24"/>
          <w:u w:val="single"/>
          <w:rtl/>
          <w:lang w:eastAsia="he-IL"/>
        </w:rPr>
        <w:t xml:space="preserve"> בידוד תרמי</w:t>
      </w:r>
    </w:p>
    <w:p w14:paraId="6371B85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BA9FFA" w14:textId="3FBC5530"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05T00:00:00Z">
            <w:dateFormat w:val="dd/MM/yyyy"/>
            <w:lid w:val="he-IL"/>
            <w:storeMappedDataAs w:val="dateTime"/>
            <w:calendar w:val="gregorian"/>
          </w:date>
        </w:sdtPr>
        <w:sdtEndPr/>
        <w:sdtContent>
          <w:ins w:id="2" w:author="Meryl Etman" w:date="2020-11-05T13:13:00Z">
            <w:r w:rsidR="00D43D47">
              <w:rPr>
                <w:rFonts w:ascii="Times New Roman" w:eastAsia="Times New Roman" w:hAnsi="Times New Roman" w:cs="David" w:hint="cs"/>
                <w:color w:val="800080"/>
                <w:sz w:val="24"/>
                <w:szCs w:val="24"/>
                <w:rtl/>
                <w:lang w:eastAsia="he-IL"/>
              </w:rPr>
              <w:t>‏05/11/2020</w:t>
            </w:r>
          </w:ins>
        </w:sdtContent>
      </w:sdt>
    </w:p>
    <w:p w14:paraId="3E980BA4"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6A0379E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687F4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E72035" w14:textId="77777777"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46CB5630" w14:textId="5DCCF248"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 w:author="Meryl Etman" w:date="2020-09-08T15:24:00Z">
            <w:r w:rsidR="009656A1">
              <w:rPr>
                <w:rFonts w:ascii="Times New Roman" w:eastAsia="Times New Roman" w:hAnsi="Times New Roman" w:cs="David" w:hint="cs"/>
                <w:color w:val="00B0F0"/>
                <w:sz w:val="24"/>
                <w:szCs w:val="24"/>
                <w:rtl/>
              </w:rPr>
              <w:br/>
              <w:t>גבעת שמואל החדשה בע"מ</w:t>
            </w:r>
            <w:r w:rsidR="009656A1">
              <w:rPr>
                <w:rFonts w:ascii="Times New Roman" w:eastAsia="Times New Roman" w:hAnsi="Times New Roman" w:cs="David" w:hint="cs"/>
                <w:color w:val="00B0F0"/>
                <w:sz w:val="24"/>
                <w:szCs w:val="24"/>
                <w:rtl/>
              </w:rPr>
              <w:br/>
              <w:t>יהונתן נתניהו 1ג', אור יהודה</w:t>
            </w:r>
            <w:r w:rsidR="009656A1">
              <w:rPr>
                <w:rFonts w:ascii="Times New Roman" w:eastAsia="Times New Roman" w:hAnsi="Times New Roman" w:cs="David" w:hint="cs"/>
                <w:color w:val="00B0F0"/>
                <w:sz w:val="24"/>
                <w:szCs w:val="24"/>
                <w:rtl/>
              </w:rPr>
              <w:br/>
              <w:t>514677533</w:t>
            </w:r>
            <w:r w:rsidR="009656A1">
              <w:rPr>
                <w:rFonts w:ascii="Times New Roman" w:eastAsia="Times New Roman" w:hAnsi="Times New Roman" w:cs="David" w:hint="cs"/>
                <w:color w:val="00B0F0"/>
                <w:sz w:val="24"/>
                <w:szCs w:val="24"/>
                <w:rtl/>
              </w:rPr>
              <w:br/>
            </w:r>
          </w:ins>
        </w:sdtContent>
      </w:sdt>
    </w:p>
    <w:p w14:paraId="01B64D7A"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49C6F339"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706DAA7F"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A32C458"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48A347B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B026ECD" w14:textId="5B97AE70" w:rsidR="00D24A47" w:rsidRDefault="00D43D47"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a7"/>
            <w:color w:val="00B0F0"/>
            <w:rtl/>
          </w:rPr>
          <w:alias w:val="צדדים נוספים"/>
          <w:tag w:val="cntTzadB_x002C__x0020_cntTzadC_x002C__x0020_cntTzadD"/>
          <w:id w:val="-363826986"/>
          <w:placeholder>
            <w:docPart w:val="01DF1121844849ED97ABCA0295A3D8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Meryl Etman" w:date="2020-09-29T16:12:00Z">
            <w:r w:rsidR="00DB1A70">
              <w:rPr>
                <w:rStyle w:val="a7"/>
                <w:rFonts w:hint="cs"/>
                <w:color w:val="00B0F0"/>
                <w:rtl/>
              </w:rPr>
              <w:br/>
            </w:r>
            <w:r w:rsidR="00DB1A70">
              <w:rPr>
                <w:rStyle w:val="a7"/>
                <w:rFonts w:hint="cs"/>
                <w:color w:val="00B0F0"/>
              </w:rPr>
              <w:t>WAWA</w:t>
            </w:r>
            <w:r w:rsidR="00DB1A70">
              <w:rPr>
                <w:rStyle w:val="a7"/>
                <w:rFonts w:hint="cs"/>
                <w:color w:val="00B0F0"/>
                <w:rtl/>
              </w:rPr>
              <w:br/>
              <w:t>גנסין 16, גבעתיים</w:t>
            </w:r>
            <w:r w:rsidR="00DB1A70">
              <w:rPr>
                <w:rStyle w:val="a7"/>
                <w:rFonts w:hint="cs"/>
                <w:color w:val="00B0F0"/>
                <w:rtl/>
              </w:rPr>
              <w:br/>
            </w:r>
            <w:r w:rsidR="00DB1A70">
              <w:rPr>
                <w:rStyle w:val="a7"/>
                <w:rFonts w:hint="cs"/>
                <w:color w:val="00B0F0"/>
                <w:rtl/>
              </w:rPr>
              <w:lastRenderedPageBreak/>
              <w:t>514640622</w:t>
            </w:r>
            <w:r w:rsidR="00DB1A70">
              <w:rPr>
                <w:rStyle w:val="a7"/>
                <w:rFonts w:hint="cs"/>
                <w:color w:val="00B0F0"/>
                <w:rtl/>
              </w:rPr>
              <w:br/>
            </w:r>
          </w:ins>
        </w:sdtContent>
      </w:sdt>
    </w:p>
    <w:p w14:paraId="676180F7" w14:textId="77777777"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229D8369"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0FC71A68"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44CB14A"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D3A55D9"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71FC4A3C"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t>מבוא</w:t>
      </w:r>
    </w:p>
    <w:p w14:paraId="76B8C8EB"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2A00D995"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A7E67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2D4266E9"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772CB4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39EDBD2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707DA6B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bookmarkStart w:id="5" w:name="_GoBack"/>
      <w:bookmarkEnd w:id="5"/>
    </w:p>
    <w:p w14:paraId="1F72248F"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78F14681"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2ACAC8"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3B247A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749CB4"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49AC6B99"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6A8ADF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4027A1D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4B78BAB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719F600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350308"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EC20CD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728FA1"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76FD0E4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1A484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C53E7DF"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79F3173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7DCDDA69"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D40FB15"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20ED481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9F39709"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20F617B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1BF8094B"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893EDE"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4D3D7C1A"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4ACEC6CA"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9AD08F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7E3D3CBF"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0E506FF0"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EE30A1A"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27075EF7"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60D2E333"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15630195"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124073BE"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4DA505DB"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4EDE877D"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A009396"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32ABEC8"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69E5B799"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2CC16A96"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1322B597"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359D251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68A3D46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7017EAA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6091D8D7"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63897B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5421C2C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2E3AA1C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1A5CA2A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6ED8172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w:t>
      </w:r>
      <w:r w:rsidRPr="00716AAE">
        <w:rPr>
          <w:rFonts w:ascii="Times New Roman" w:eastAsia="Times New Roman" w:hAnsi="Times New Roman" w:cs="David"/>
          <w:sz w:val="24"/>
          <w:szCs w:val="24"/>
          <w:rtl/>
          <w:lang w:eastAsia="he-IL"/>
        </w:rPr>
        <w:lastRenderedPageBreak/>
        <w:t>כל הנתונים הנוגעים לאתר, כנדרש לשם ביצוע שירותי היועץ.</w:t>
      </w:r>
    </w:p>
    <w:p w14:paraId="72FD78D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01113D7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0D6F35E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E74941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59616D1D"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09A3C96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6B7336E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E0E5A1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7A30F4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558DF859"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w:t>
      </w:r>
      <w:r w:rsidRPr="00716AAE">
        <w:rPr>
          <w:rFonts w:ascii="Times New Roman" w:eastAsia="Times New Roman" w:hAnsi="Times New Roman" w:cs="David"/>
          <w:sz w:val="24"/>
          <w:szCs w:val="24"/>
          <w:rtl/>
          <w:lang w:eastAsia="he-IL"/>
        </w:rPr>
        <w:lastRenderedPageBreak/>
        <w:t>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27D5B3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5E20B0C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272BC3A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54FD97F6"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1FBB9E5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7BB677F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22257BC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130A3F90"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0B35289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1163FCC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lastRenderedPageBreak/>
        <w:t>סמכויות המנהל</w:t>
      </w:r>
    </w:p>
    <w:p w14:paraId="43E648A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47DCBA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18FB1DE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74B755D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866513C"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4847432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70E775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7A92820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6193A6C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 xml:space="preserve">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w:t>
      </w:r>
      <w:r w:rsidRPr="00716AAE">
        <w:rPr>
          <w:rFonts w:ascii="Times New Roman" w:eastAsia="Times New Roman" w:hAnsi="Times New Roman" w:cs="David"/>
          <w:sz w:val="24"/>
          <w:szCs w:val="24"/>
          <w:rtl/>
          <w:lang w:eastAsia="he-IL"/>
        </w:rPr>
        <w:lastRenderedPageBreak/>
        <w:t>קטע ואף במהלכו ועם השלמת כל שלב ואף במהלכו ויחולו הוראות סעיף 12 להלן.</w:t>
      </w:r>
    </w:p>
    <w:p w14:paraId="7872F95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DD44389"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032FE32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5F2AC0F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6397D2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6822AB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2AAD6C26"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5A1AB41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4D7B985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99128F7"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70DD44E6"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3A91C18"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39A7BE54"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733D6ED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16D2DFA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32DB4C6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220F0ED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36B93EE0"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BADD90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576B266C"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44ADF173"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6014980D"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11A0B4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2F308E59"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4D1AC1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 xml:space="preserve">במפורש אחרת. </w:t>
      </w:r>
      <w:r w:rsidRPr="00716AAE">
        <w:rPr>
          <w:rFonts w:ascii="Times New Roman" w:eastAsia="Times New Roman" w:hAnsi="Times New Roman" w:cs="David"/>
          <w:sz w:val="24"/>
          <w:szCs w:val="24"/>
          <w:rtl/>
          <w:lang w:eastAsia="he-IL"/>
        </w:rPr>
        <w:lastRenderedPageBreak/>
        <w:t>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2AC404A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CF3AF9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6BA533A3"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BBADBF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0A9668C8" w14:textId="77777777" w:rsidR="00716AAE" w:rsidRPr="00541900"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w:t>
      </w:r>
      <w:r w:rsidRPr="00541900">
        <w:rPr>
          <w:rFonts w:ascii="Times New Roman" w:eastAsia="Times New Roman" w:hAnsi="Times New Roman" w:cs="David"/>
          <w:sz w:val="24"/>
          <w:szCs w:val="24"/>
          <w:rtl/>
          <w:lang w:eastAsia="he-IL"/>
        </w:rPr>
        <w:t>התכנון או העבודה את כל השינויים בתכניות שיידרשו מבלי שיהיה זכאי לכל תשלום נוסף בעד עבודות אלו, אלא כפי שנקבע בסעיף 8.2 להלן.</w:t>
      </w:r>
    </w:p>
    <w:p w14:paraId="473E7B66" w14:textId="77777777" w:rsidR="00716AAE" w:rsidRPr="00541900"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541900">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541900">
        <w:rPr>
          <w:rFonts w:ascii="Times New Roman" w:eastAsia="Times New Roman" w:hAnsi="Times New Roman" w:cs="David" w:hint="cs"/>
          <w:sz w:val="24"/>
          <w:szCs w:val="24"/>
          <w:rtl/>
          <w:lang w:eastAsia="he-IL"/>
        </w:rPr>
        <w:t>ים</w:t>
      </w:r>
      <w:r w:rsidRPr="00541900">
        <w:rPr>
          <w:rFonts w:ascii="Times New Roman" w:eastAsia="Times New Roman" w:hAnsi="Times New Roman" w:cs="David"/>
          <w:sz w:val="24"/>
          <w:szCs w:val="24"/>
          <w:rtl/>
          <w:lang w:eastAsia="he-IL"/>
        </w:rPr>
        <w:t xml:space="preserve"> </w:t>
      </w:r>
      <w:r w:rsidRPr="00541900">
        <w:rPr>
          <w:rFonts w:ascii="Times New Roman" w:eastAsia="Times New Roman" w:hAnsi="Times New Roman" w:cs="David"/>
          <w:bCs/>
          <w:sz w:val="24"/>
          <w:szCs w:val="24"/>
          <w:rtl/>
          <w:lang w:eastAsia="he-IL"/>
        </w:rPr>
        <w:t>ב' או ג'</w:t>
      </w:r>
      <w:r w:rsidRPr="00541900">
        <w:rPr>
          <w:rFonts w:ascii="Times New Roman" w:eastAsia="Times New Roman" w:hAnsi="Times New Roman" w:cs="David" w:hint="cs"/>
          <w:b/>
          <w:sz w:val="24"/>
          <w:szCs w:val="24"/>
          <w:rtl/>
          <w:lang w:eastAsia="he-IL"/>
        </w:rPr>
        <w:t xml:space="preserve"> המצ"ב</w:t>
      </w:r>
      <w:r w:rsidRPr="00541900">
        <w:rPr>
          <w:rFonts w:ascii="Times New Roman" w:eastAsia="Times New Roman" w:hAnsi="Times New Roman" w:cs="David"/>
          <w:sz w:val="24"/>
          <w:szCs w:val="24"/>
          <w:rtl/>
          <w:lang w:eastAsia="he-IL"/>
        </w:rPr>
        <w:t>, וב</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רותי היועץ</w:t>
      </w:r>
      <w:r w:rsidRPr="00541900">
        <w:rPr>
          <w:rFonts w:ascii="Times New Roman" w:eastAsia="Times New Roman" w:hAnsi="Times New Roman" w:cs="David" w:hint="cs"/>
          <w:sz w:val="24"/>
          <w:szCs w:val="24"/>
          <w:rtl/>
          <w:lang w:eastAsia="he-IL"/>
        </w:rPr>
        <w:t>,</w:t>
      </w:r>
      <w:r w:rsidRPr="00541900">
        <w:rPr>
          <w:rFonts w:ascii="Times New Roman" w:eastAsia="Times New Roman" w:hAnsi="Times New Roman" w:cs="David"/>
          <w:sz w:val="24"/>
          <w:szCs w:val="24"/>
          <w:rtl/>
          <w:lang w:eastAsia="he-IL"/>
        </w:rPr>
        <w:t xml:space="preserve"> אלמלא השנויים</w:t>
      </w:r>
      <w:r w:rsidRPr="00541900">
        <w:rPr>
          <w:rFonts w:ascii="Times New Roman" w:eastAsia="Times New Roman" w:hAnsi="Times New Roman" w:cs="David" w:hint="cs"/>
          <w:sz w:val="24"/>
          <w:szCs w:val="24"/>
          <w:rtl/>
          <w:lang w:eastAsia="he-IL"/>
        </w:rPr>
        <w:t xml:space="preserve"> כאמור</w:t>
      </w:r>
      <w:r w:rsidRPr="00541900">
        <w:rPr>
          <w:rFonts w:ascii="Times New Roman" w:eastAsia="Times New Roman" w:hAnsi="Times New Roman" w:cs="David"/>
          <w:sz w:val="24"/>
          <w:szCs w:val="24"/>
          <w:rtl/>
          <w:lang w:eastAsia="he-IL"/>
        </w:rPr>
        <w:t>, יהיה</w:t>
      </w:r>
      <w:r w:rsidRPr="00541900">
        <w:rPr>
          <w:rFonts w:ascii="Times New Roman" w:eastAsia="Times New Roman" w:hAnsi="Times New Roman" w:cs="David" w:hint="cs"/>
          <w:sz w:val="24"/>
          <w:szCs w:val="24"/>
          <w:rtl/>
          <w:lang w:eastAsia="he-IL"/>
        </w:rPr>
        <w:t xml:space="preserve"> </w:t>
      </w:r>
      <w:r w:rsidRPr="00541900">
        <w:rPr>
          <w:rFonts w:ascii="Times New Roman" w:eastAsia="Times New Roman" w:hAnsi="Times New Roman" w:cs="David"/>
          <w:sz w:val="24"/>
          <w:szCs w:val="24"/>
          <w:rtl/>
          <w:lang w:eastAsia="he-IL"/>
        </w:rPr>
        <w:t>זכאי לפיצוי בעד העבודה הנוספת שב</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צע עקב השנויים</w:t>
      </w:r>
      <w:r w:rsidRPr="00541900">
        <w:rPr>
          <w:rFonts w:ascii="Times New Roman" w:eastAsia="Times New Roman" w:hAnsi="Times New Roman" w:cs="David" w:hint="cs"/>
          <w:sz w:val="24"/>
          <w:szCs w:val="24"/>
          <w:rtl/>
          <w:lang w:eastAsia="he-IL"/>
        </w:rPr>
        <w:t>,</w:t>
      </w:r>
      <w:r w:rsidRPr="00541900">
        <w:rPr>
          <w:rFonts w:ascii="Times New Roman" w:eastAsia="Times New Roman" w:hAnsi="Times New Roman" w:cs="David"/>
          <w:sz w:val="24"/>
          <w:szCs w:val="24"/>
          <w:rtl/>
          <w:lang w:eastAsia="he-IL"/>
        </w:rPr>
        <w:t xml:space="preserve"> </w:t>
      </w:r>
      <w:r w:rsidRPr="00541900">
        <w:rPr>
          <w:rFonts w:ascii="Times New Roman" w:eastAsia="Times New Roman" w:hAnsi="Times New Roman" w:cs="David" w:hint="cs"/>
          <w:sz w:val="24"/>
          <w:szCs w:val="24"/>
          <w:rtl/>
          <w:lang w:eastAsia="he-IL"/>
        </w:rPr>
        <w:t>כאמור</w:t>
      </w:r>
      <w:r w:rsidRPr="00541900">
        <w:rPr>
          <w:rFonts w:ascii="Times New Roman" w:eastAsia="Times New Roman" w:hAnsi="Times New Roman" w:cs="David"/>
          <w:sz w:val="24"/>
          <w:szCs w:val="24"/>
          <w:rtl/>
          <w:lang w:eastAsia="he-IL"/>
        </w:rPr>
        <w:t>. הפיצוי ישולם בגין העבודה הנוספת שהיועץ ב</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541900">
        <w:rPr>
          <w:rFonts w:ascii="Times New Roman" w:eastAsia="Times New Roman" w:hAnsi="Times New Roman" w:cs="David" w:hint="cs"/>
          <w:sz w:val="24"/>
          <w:szCs w:val="24"/>
          <w:rtl/>
          <w:lang w:eastAsia="he-IL"/>
        </w:rPr>
        <w:t xml:space="preserve"> </w:t>
      </w:r>
      <w:r w:rsidRPr="00541900">
        <w:rPr>
          <w:rFonts w:ascii="Times New Roman" w:eastAsia="Times New Roman" w:hAnsi="Times New Roman" w:cs="David"/>
          <w:sz w:val="24"/>
          <w:szCs w:val="24"/>
          <w:rtl/>
          <w:lang w:eastAsia="he-IL"/>
        </w:rPr>
        <w:t xml:space="preserve"> היועץ ושכר היועץ. בכל מקרה</w:t>
      </w:r>
      <w:r w:rsidRPr="00541900">
        <w:rPr>
          <w:rFonts w:ascii="Times New Roman" w:eastAsia="Times New Roman" w:hAnsi="Times New Roman" w:cs="David" w:hint="cs"/>
          <w:sz w:val="24"/>
          <w:szCs w:val="24"/>
          <w:rtl/>
          <w:lang w:eastAsia="he-IL"/>
        </w:rPr>
        <w:t>,</w:t>
      </w:r>
      <w:r w:rsidRPr="00541900">
        <w:rPr>
          <w:rFonts w:ascii="Times New Roman" w:eastAsia="Times New Roman" w:hAnsi="Times New Roman" w:cs="David"/>
          <w:sz w:val="24"/>
          <w:szCs w:val="24"/>
          <w:rtl/>
          <w:lang w:eastAsia="he-IL"/>
        </w:rPr>
        <w:t xml:space="preserve"> </w:t>
      </w:r>
      <w:r w:rsidRPr="00541900">
        <w:rPr>
          <w:rFonts w:ascii="Times New Roman" w:eastAsia="Times New Roman" w:hAnsi="Times New Roman" w:cs="David" w:hint="cs"/>
          <w:sz w:val="24"/>
          <w:szCs w:val="24"/>
          <w:rtl/>
          <w:lang w:eastAsia="he-IL"/>
        </w:rPr>
        <w:t>ה</w:t>
      </w:r>
      <w:r w:rsidRPr="00541900">
        <w:rPr>
          <w:rFonts w:ascii="Times New Roman" w:eastAsia="Times New Roman" w:hAnsi="Times New Roman" w:cs="David"/>
          <w:sz w:val="24"/>
          <w:szCs w:val="24"/>
          <w:rtl/>
          <w:lang w:eastAsia="he-IL"/>
        </w:rPr>
        <w:t>שנויים</w:t>
      </w:r>
      <w:r w:rsidRPr="00541900">
        <w:rPr>
          <w:rFonts w:ascii="Times New Roman" w:eastAsia="Times New Roman" w:hAnsi="Times New Roman" w:cs="David" w:hint="cs"/>
          <w:sz w:val="24"/>
          <w:szCs w:val="24"/>
          <w:rtl/>
          <w:lang w:eastAsia="he-IL"/>
        </w:rPr>
        <w:t xml:space="preserve"> כאמור, לא יהוו</w:t>
      </w:r>
      <w:r w:rsidRPr="00541900">
        <w:rPr>
          <w:rFonts w:ascii="Times New Roman" w:eastAsia="Times New Roman" w:hAnsi="Times New Roman" w:cs="David"/>
          <w:sz w:val="24"/>
          <w:szCs w:val="24"/>
          <w:rtl/>
          <w:lang w:eastAsia="he-IL"/>
        </w:rPr>
        <w:t xml:space="preserve"> עילה לש</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נוי בלוח הזמנים</w:t>
      </w:r>
      <w:r w:rsidRPr="00541900">
        <w:rPr>
          <w:rFonts w:ascii="Times New Roman" w:eastAsia="Times New Roman" w:hAnsi="Times New Roman" w:cs="David" w:hint="cs"/>
          <w:sz w:val="24"/>
          <w:szCs w:val="24"/>
          <w:rtl/>
          <w:lang w:eastAsia="he-IL"/>
        </w:rPr>
        <w:t>,</w:t>
      </w:r>
      <w:r w:rsidRPr="00541900">
        <w:rPr>
          <w:rFonts w:ascii="Times New Roman" w:eastAsia="Times New Roman" w:hAnsi="Times New Roman" w:cs="David"/>
          <w:sz w:val="24"/>
          <w:szCs w:val="24"/>
          <w:rtl/>
          <w:lang w:eastAsia="he-IL"/>
        </w:rPr>
        <w:t xml:space="preserve"> אלא בא</w:t>
      </w:r>
      <w:r w:rsidRPr="00541900">
        <w:rPr>
          <w:rFonts w:ascii="Times New Roman" w:eastAsia="Times New Roman" w:hAnsi="Times New Roman" w:cs="David" w:hint="cs"/>
          <w:sz w:val="24"/>
          <w:szCs w:val="24"/>
          <w:rtl/>
          <w:lang w:eastAsia="he-IL"/>
        </w:rPr>
        <w:t>י</w:t>
      </w:r>
      <w:r w:rsidRPr="00541900">
        <w:rPr>
          <w:rFonts w:ascii="Times New Roman" w:eastAsia="Times New Roman" w:hAnsi="Times New Roman" w:cs="David"/>
          <w:sz w:val="24"/>
          <w:szCs w:val="24"/>
          <w:rtl/>
          <w:lang w:eastAsia="he-IL"/>
        </w:rPr>
        <w:t xml:space="preserve">שור המנהל </w:t>
      </w:r>
      <w:r w:rsidRPr="00541900">
        <w:rPr>
          <w:rFonts w:ascii="Times New Roman" w:eastAsia="Times New Roman" w:hAnsi="Times New Roman" w:cs="David" w:hint="cs"/>
          <w:sz w:val="24"/>
          <w:szCs w:val="24"/>
          <w:rtl/>
          <w:lang w:eastAsia="he-IL"/>
        </w:rPr>
        <w:t>מראש ו</w:t>
      </w:r>
      <w:r w:rsidRPr="00541900">
        <w:rPr>
          <w:rFonts w:ascii="Times New Roman" w:eastAsia="Times New Roman" w:hAnsi="Times New Roman" w:cs="David"/>
          <w:sz w:val="24"/>
          <w:szCs w:val="24"/>
          <w:rtl/>
          <w:lang w:eastAsia="he-IL"/>
        </w:rPr>
        <w:t>בכתב.</w:t>
      </w:r>
    </w:p>
    <w:p w14:paraId="4310E17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79A6F4F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151073E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333C6753"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השינוי מתחייב במישרין או בעקיפין מהפרת איזה מהוראות חוזה זה ע"י היועץ.</w:t>
      </w:r>
    </w:p>
    <w:p w14:paraId="2F54AA4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5E1538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F2307F0"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2DF46791"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1435F660"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5398C66" w14:textId="77777777" w:rsidR="000F2DD3" w:rsidRPr="00013687" w:rsidRDefault="000F2DD3" w:rsidP="000F2DD3">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CC28DB" w14:textId="77777777" w:rsidR="000F2DD3" w:rsidRPr="00013687" w:rsidRDefault="000F2DD3" w:rsidP="000F2DD3">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22482085" w14:textId="77777777" w:rsidR="000F2DD3" w:rsidRPr="00013687" w:rsidRDefault="000F2DD3" w:rsidP="000F2DD3">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4144251"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840F983"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B0F97F"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3604DFC"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w:t>
      </w:r>
      <w:r>
        <w:rPr>
          <w:rFonts w:ascii="Times New Roman" w:eastAsia="Times New Roman" w:hAnsi="Times New Roman" w:cs="David" w:hint="cs"/>
          <w:sz w:val="20"/>
          <w:szCs w:val="24"/>
          <w:rtl/>
          <w:lang w:eastAsia="he-IL"/>
        </w:rPr>
        <w:lastRenderedPageBreak/>
        <w:t xml:space="preserve">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09C9603"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233C64A"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74AA627"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5D4F28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568CCAD"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0810C6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1C66394"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2E6DE29"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DE5A9F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EB6DFE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8B91D2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09F3DE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8168244"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29018C8"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13A5B2" w14:textId="77777777"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5C86CD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750533E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63A4E1A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4772DC6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C7E2F7D"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FF0A09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3D4E3E1D"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DB1B646"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מעמד היועץ</w:t>
      </w:r>
    </w:p>
    <w:p w14:paraId="25AA902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1B699B7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3D7DCF8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E8FBA8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w:t>
      </w:r>
      <w:r w:rsidRPr="00716AAE">
        <w:rPr>
          <w:rFonts w:ascii="Times New Roman" w:eastAsia="Times New Roman" w:hAnsi="Times New Roman" w:cs="David"/>
          <w:color w:val="000000"/>
          <w:sz w:val="24"/>
          <w:szCs w:val="24"/>
          <w:rtl/>
          <w:lang w:eastAsia="he-IL"/>
        </w:rPr>
        <w:lastRenderedPageBreak/>
        <w:t>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0AF374E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8D8B40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C7F893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73C116C4"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5193582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1CA9F995"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3FD8970E"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7327CA53"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sz w:val="24"/>
          <w:szCs w:val="24"/>
          <w:rtl/>
          <w:lang w:eastAsia="he-IL"/>
        </w:rPr>
        <w:lastRenderedPageBreak/>
        <w:t>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5889D4FA"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3ABC5A5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66E31F3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32323A42"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4BF1BA5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13855BB8"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7E1C4E59"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את הוראת סעיף 7.5 לעיל.</w:t>
      </w:r>
    </w:p>
    <w:p w14:paraId="1EF6A87E"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נבצר מהיועץ או מהמנהל הראשי לקיים את ה</w:t>
      </w:r>
      <w:r w:rsidRPr="00716AAE">
        <w:rPr>
          <w:rFonts w:ascii="Times New Roman" w:eastAsia="Times New Roman" w:hAnsi="Times New Roman" w:cs="David" w:hint="cs"/>
          <w:sz w:val="24"/>
          <w:szCs w:val="24"/>
          <w:rtl/>
          <w:lang w:eastAsia="he-IL"/>
        </w:rPr>
        <w:t xml:space="preserve">וראות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לפעולה משפטית או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שירותי היועץ או אם ארע אירוע דומה.</w:t>
      </w:r>
    </w:p>
    <w:p w14:paraId="77AA9C7F"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חל שינוי בהחזקת המניות ו/או בהרכב המנהלים של היועץ.</w:t>
      </w:r>
    </w:p>
    <w:p w14:paraId="6742B33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4E22139"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72212BD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7D9B064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3F4BEC4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EB3C1E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1225C3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E3769CB"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EE247BD"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9E72A4D"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444EA39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17E5B21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61EEE47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מחדל של אלה שיבצעו עבודה כלשהי מכוח הוראות סעיפים 13.1 או/וגם 13.2 </w:t>
      </w:r>
      <w:r w:rsidRPr="00716AAE">
        <w:rPr>
          <w:rFonts w:ascii="Times New Roman" w:eastAsia="Times New Roman" w:hAnsi="Times New Roman" w:cs="David"/>
          <w:sz w:val="24"/>
          <w:szCs w:val="24"/>
          <w:rtl/>
          <w:lang w:eastAsia="he-IL"/>
        </w:rPr>
        <w:lastRenderedPageBreak/>
        <w:t>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24BF929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64672070"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3545F5F"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36DBB4ED"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25B8B3C7"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9D59E4D"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5326D4F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13C54EF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37332E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5745AE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1BCF1B7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735E7BA0"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0AB9949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0C85912A"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7B1EAFDA"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634D35DB"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2417EF8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454D914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4BCBD65E"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5EBB21B"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1E1CAD7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D37B18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בות </w:t>
      </w:r>
      <w:r w:rsidRPr="00716AAE">
        <w:rPr>
          <w:rFonts w:ascii="Times New Roman" w:eastAsia="Times New Roman" w:hAnsi="Times New Roman" w:cs="David"/>
          <w:sz w:val="24"/>
          <w:szCs w:val="24"/>
          <w:rtl/>
          <w:lang w:eastAsia="he-IL"/>
        </w:rPr>
        <w:lastRenderedPageBreak/>
        <w:t>כלשהי מהתחייבויותיו עד לאחר שהיועץ קיים את התחייבויותיו כאמור.</w:t>
      </w:r>
    </w:p>
    <w:p w14:paraId="6CA184B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0B6C6A8C"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מכלליות האמור לעיל -</w:t>
      </w:r>
    </w:p>
    <w:p w14:paraId="5940343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F209E31"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716180B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493A7D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6F9A1E18"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068173C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F42A8D4"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B538E3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F833BC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lastRenderedPageBreak/>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89927CC"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1698832C"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73ECDC17"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0C4458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AC50E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41A8168A"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875928F"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1845D68"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001002" w14:textId="36617E3C"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Meryl Etman" w:date="2020-09-08T15:29:00Z">
            <w:r w:rsidR="009656A1">
              <w:rPr>
                <w:rFonts w:ascii="Times New Roman" w:eastAsia="Times New Roman" w:hAnsi="Times New Roman" w:cs="David" w:hint="cs"/>
                <w:sz w:val="20"/>
                <w:szCs w:val="24"/>
                <w:lang w:eastAsia="he-IL"/>
              </w:rPr>
              <w:t>WAWA</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Meryl Etman" w:date="2020-09-08T15:24:00Z">
            <w:r w:rsidR="009656A1" w:rsidRPr="008E7222">
              <w:rPr>
                <w:rStyle w:val="a7"/>
                <w:rtl/>
              </w:rPr>
              <w:t>[שם צד א]</w:t>
            </w:r>
          </w:ins>
        </w:sdtContent>
      </w:sdt>
    </w:p>
    <w:p w14:paraId="73730387" w14:textId="77777777"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E5B3F71"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9D8D05"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37D0C9"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8516BF0"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A6A383"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71DBC3CF"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6F3D9B5"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F3B1D3"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6F9A08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191243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826B6B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3C131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BB57BB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C5859A7"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4741DA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A37705"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B1A00B7"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F9A36BC"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A32A45C"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3D84400"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AB58108"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lastRenderedPageBreak/>
        <w:t>נספח ''א''</w:t>
      </w:r>
    </w:p>
    <w:p w14:paraId="7023B8E4"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2578EA62"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2AC4664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947FDE" w14:textId="4492C514" w:rsidR="00D24A47" w:rsidRPr="00D24A47" w:rsidRDefault="00D24A47" w:rsidP="0054190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 xml:space="preserve">פרויקט לבניית יחידות דיור, </w:t>
      </w:r>
      <w:del w:id="8" w:author="Meryl Etman" w:date="2020-09-08T15:35:00Z">
        <w:r w:rsidRPr="00D24A47" w:rsidDel="00541900">
          <w:rPr>
            <w:rFonts w:ascii="Times New Roman" w:eastAsia="Times New Roman" w:hAnsi="Times New Roman" w:cs="David" w:hint="cs"/>
            <w:sz w:val="24"/>
            <w:szCs w:val="24"/>
            <w:rtl/>
            <w:lang w:eastAsia="he-IL"/>
          </w:rPr>
          <w:delText xml:space="preserve">שטחי מסחר ומשרדים, </w:delText>
        </w:r>
      </w:del>
      <w:r w:rsidRPr="00D24A47">
        <w:rPr>
          <w:rFonts w:ascii="Times New Roman" w:eastAsia="Times New Roman" w:hAnsi="Times New Roman" w:cs="David" w:hint="cs"/>
          <w:sz w:val="24"/>
          <w:szCs w:val="24"/>
          <w:rtl/>
          <w:lang w:eastAsia="he-IL"/>
        </w:rPr>
        <w:t>חניונים ועבודות פיתוח ב</w:t>
      </w:r>
      <w:customXmlDelRangeStart w:id="9" w:author="Meryl Etman" w:date="2020-09-08T15:35: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9"/>
          <w:customXmlDelRangeStart w:id="10" w:author="Meryl Etman" w:date="2020-09-08T15:35:00Z"/>
        </w:sdtContent>
      </w:sdt>
      <w:customXmlDelRangeEnd w:id="10"/>
      <w:del w:id="11" w:author="Meryl Etman" w:date="2020-09-08T15:35:00Z">
        <w:r w:rsidRPr="00D24A47" w:rsidDel="00541900">
          <w:rPr>
            <w:rFonts w:ascii="Times New Roman" w:eastAsia="Times New Roman" w:hAnsi="Times New Roman" w:cs="David" w:hint="cs"/>
            <w:color w:val="00B0F0"/>
            <w:sz w:val="24"/>
            <w:szCs w:val="24"/>
            <w:rtl/>
            <w:lang w:eastAsia="he-IL"/>
          </w:rPr>
          <w:delText xml:space="preserve"> - </w:delText>
        </w:r>
      </w:del>
      <w:customXmlDelRangeStart w:id="12" w:author="Meryl Etman" w:date="2020-09-08T15:35:00Z"/>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2"/>
          <w:customXmlDelRangeStart w:id="13" w:author="Meryl Etman" w:date="2020-09-08T15:35:00Z"/>
        </w:sdtContent>
      </w:sdt>
      <w:customXmlDelRangeEnd w:id="13"/>
      <w:del w:id="14" w:author="Meryl Etman" w:date="2020-09-08T15:35:00Z">
        <w:r w:rsidRPr="00D24A47" w:rsidDel="00541900">
          <w:rPr>
            <w:rFonts w:ascii="Times New Roman" w:eastAsia="Times New Roman" w:hAnsi="Times New Roman" w:cs="David" w:hint="cs"/>
            <w:color w:val="00B0F0"/>
            <w:sz w:val="24"/>
            <w:szCs w:val="24"/>
            <w:rtl/>
            <w:lang w:eastAsia="he-IL"/>
          </w:rPr>
          <w:delText>,</w:delText>
        </w:r>
      </w:del>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 w:author="Meryl Etman" w:date="2020-09-08T15:22:00Z">
            <w:r w:rsidR="009656A1">
              <w:rPr>
                <w:rFonts w:ascii="Times New Roman" w:eastAsia="Times New Roman" w:hAnsi="Times New Roman" w:cs="David" w:hint="cs"/>
                <w:color w:val="00B0F0"/>
                <w:sz w:val="24"/>
                <w:szCs w:val="24"/>
                <w:rtl/>
              </w:rPr>
              <w:t>סביוני גבעת שמואל</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AFA4BD5"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3BD83D" w14:textId="1768E338"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6" w:author="Meryl Etman" w:date="2020-09-08T15:32:00Z">
            <w:r w:rsidR="00FB09C2">
              <w:rPr>
                <w:rFonts w:ascii="Times New Roman" w:eastAsia="Times New Roman" w:hAnsi="Times New Roman" w:cs="David" w:hint="cs"/>
                <w:color w:val="008000"/>
                <w:sz w:val="24"/>
                <w:szCs w:val="24"/>
                <w:rtl/>
              </w:rPr>
              <w:t>427-0218768</w:t>
            </w:r>
          </w:ins>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17" w:author="Meryl Etman" w:date="2020-09-08T15:35:00Z">
        <w:r w:rsidR="00541900">
          <w:rPr>
            <w:rFonts w:ascii="Times New Roman" w:eastAsia="Times New Roman" w:hAnsi="Times New Roman" w:cs="David" w:hint="cs"/>
            <w:sz w:val="24"/>
            <w:szCs w:val="24"/>
            <w:rtl/>
            <w:lang w:eastAsia="he-IL"/>
          </w:rPr>
          <w:t xml:space="preserve">גוש </w:t>
        </w:r>
      </w:ins>
      <w:r w:rsidRPr="00D24A47">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8" w:author="Meryl Etman" w:date="2020-09-08T15:31:00Z">
            <w:r w:rsidR="00FB09C2">
              <w:rPr>
                <w:rFonts w:ascii="Times New Roman" w:eastAsia="Times New Roman" w:hAnsi="Times New Roman" w:cs="David" w:hint="cs"/>
                <w:sz w:val="24"/>
                <w:szCs w:val="24"/>
                <w:rtl/>
                <w:lang w:eastAsia="he-IL"/>
              </w:rPr>
              <w:t>6191</w:t>
            </w:r>
          </w:ins>
        </w:sdtContent>
      </w:sdt>
      <w:ins w:id="19" w:author="Meryl Etman" w:date="2020-09-08T15:35:00Z">
        <w:r w:rsidR="00541900">
          <w:rPr>
            <w:rFonts w:ascii="Times New Roman" w:eastAsia="Times New Roman" w:hAnsi="Times New Roman" w:cs="David" w:hint="cs"/>
            <w:sz w:val="24"/>
            <w:szCs w:val="24"/>
            <w:rtl/>
            <w:lang w:eastAsia="he-IL"/>
          </w:rPr>
          <w:t>, מגרשים 1001, 1004, 1005.</w:t>
        </w:r>
      </w:ins>
      <w:del w:id="20" w:author="Meryl Etman" w:date="2020-09-08T15:35:00Z">
        <w:r w:rsidRPr="00D24A47" w:rsidDel="00541900">
          <w:rPr>
            <w:rFonts w:ascii="Times New Roman" w:eastAsia="Times New Roman" w:hAnsi="Times New Roman" w:cs="David" w:hint="cs"/>
            <w:sz w:val="24"/>
            <w:szCs w:val="24"/>
            <w:rtl/>
            <w:lang w:eastAsia="he-IL"/>
          </w:rPr>
          <w:delText>.</w:delText>
        </w:r>
      </w:del>
    </w:p>
    <w:p w14:paraId="05E355EF"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D646705"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D129AC" w14:textId="0ADFAA2B"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1" w:author="Meryl Etman" w:date="2020-09-08T15:22:00Z">
            <w:r w:rsidR="009656A1">
              <w:rPr>
                <w:rFonts w:ascii="Times New Roman" w:eastAsia="Times New Roman" w:hAnsi="Times New Roman" w:cs="David" w:hint="cs"/>
                <w:color w:val="008000"/>
                <w:sz w:val="24"/>
                <w:szCs w:val="24"/>
                <w:rtl/>
              </w:rPr>
              <w:t>גבעת שמואל</w:t>
            </w:r>
          </w:ins>
        </w:sdtContent>
      </w:sdt>
      <w:r w:rsidRPr="00D24A47">
        <w:rPr>
          <w:rFonts w:ascii="Times New Roman" w:eastAsia="Times New Roman" w:hAnsi="Times New Roman" w:cs="David" w:hint="cs"/>
          <w:color w:val="008000"/>
          <w:sz w:val="24"/>
          <w:szCs w:val="24"/>
          <w:rtl/>
        </w:rPr>
        <w:t>.</w:t>
      </w:r>
    </w:p>
    <w:p w14:paraId="663872E4"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1E9C72A4"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72E6C0F0"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849C58" w14:textId="3E9DA0D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2" w:author="Meryl Etman" w:date="2020-09-08T15:32:00Z">
            <w:r w:rsidR="00FB09C2">
              <w:rPr>
                <w:rFonts w:ascii="Times New Roman" w:eastAsia="Times New Roman" w:hAnsi="Times New Roman" w:cs="David" w:hint="cs"/>
                <w:sz w:val="24"/>
                <w:szCs w:val="24"/>
                <w:rtl/>
                <w:lang w:eastAsia="he-IL"/>
              </w:rPr>
              <w:t>מרול אטמן</w:t>
            </w:r>
          </w:ins>
        </w:sdtContent>
      </w:sdt>
    </w:p>
    <w:p w14:paraId="0F6E97D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0C3CB9B"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1266AB24"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7C02F8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72EC821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47BF10" w14:textId="6981A379"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3" w:author="Meryl Etman" w:date="2020-09-29T16:13:00Z">
            <w:r w:rsidR="00DB1A70">
              <w:rPr>
                <w:rFonts w:ascii="Times New Roman" w:eastAsia="Times New Roman" w:hAnsi="Times New Roman" w:cs="David" w:hint="cs"/>
                <w:color w:val="008000"/>
                <w:sz w:val="24"/>
                <w:szCs w:val="24"/>
                <w:rtl/>
                <w:lang w:eastAsia="he-IL"/>
              </w:rPr>
              <w:t>סאם אלפסי</w:t>
            </w:r>
          </w:ins>
        </w:sdtContent>
      </w:sdt>
    </w:p>
    <w:p w14:paraId="3979BBD4" w14:textId="3DBCAFA9"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24" w:author="Meryl Etman" w:date="2020-09-29T16:14:00Z">
            <w:r w:rsidR="00DB1A70">
              <w:rPr>
                <w:rFonts w:ascii="Times New Roman" w:eastAsia="Times New Roman" w:hAnsi="Times New Roman" w:cs="David" w:hint="cs"/>
                <w:color w:val="008000"/>
                <w:sz w:val="24"/>
                <w:szCs w:val="24"/>
                <w:rtl/>
                <w:lang w:eastAsia="he-IL"/>
              </w:rPr>
              <w:t>3</w:t>
            </w:r>
          </w:ins>
        </w:sdtContent>
      </w:sdt>
    </w:p>
    <w:p w14:paraId="0E2786F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716821" w14:textId="0CC383DA"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5" w:author="Meryl Etman" w:date="2020-09-29T16:13:00Z">
            <w:r w:rsidR="00DB1A70">
              <w:rPr>
                <w:rFonts w:ascii="Times New Roman" w:eastAsia="Times New Roman" w:hAnsi="Times New Roman" w:cs="David" w:hint="cs"/>
                <w:color w:val="008000"/>
                <w:sz w:val="24"/>
                <w:szCs w:val="24"/>
                <w:rtl/>
                <w:lang w:eastAsia="he-IL"/>
              </w:rPr>
              <w:t>אדריכל יובל שם אור</w:t>
            </w:r>
          </w:ins>
        </w:sdtContent>
      </w:sdt>
    </w:p>
    <w:p w14:paraId="22B48EE2"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DA463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67C4D58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41115D"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2C43C46C"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lastRenderedPageBreak/>
        <w:t>ב.</w:t>
      </w:r>
      <w:r w:rsidRPr="00D24A47">
        <w:rPr>
          <w:rFonts w:ascii="Times New Roman" w:eastAsia="Times New Roman" w:hAnsi="Times New Roman" w:cs="David" w:hint="cs"/>
          <w:sz w:val="24"/>
          <w:szCs w:val="24"/>
          <w:rtl/>
          <w:lang w:eastAsia="he-IL"/>
        </w:rPr>
        <w:tab/>
        <w:t>סטיות מלוח הזמנים לרבות סיבת הסטייה.</w:t>
      </w:r>
    </w:p>
    <w:p w14:paraId="3ED34072"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495C2DC1"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705424DE"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67175E18"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681ABE5"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06A0A355" w14:textId="77777777" w:rsidTr="00D24A47">
        <w:tc>
          <w:tcPr>
            <w:tcW w:w="3366" w:type="dxa"/>
          </w:tcPr>
          <w:p w14:paraId="37AC1641" w14:textId="5DB35233" w:rsidR="00D24A47" w:rsidRPr="00D24A47" w:rsidRDefault="00D43D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6" w:author="Meryl Etman" w:date="2020-09-08T15:24:00Z">
                  <w:r w:rsidR="009656A1">
                    <w:rPr>
                      <w:rFonts w:ascii="Times New Roman" w:eastAsia="Times New Roman" w:hAnsi="Times New Roman" w:cs="David" w:hint="cs"/>
                      <w:color w:val="008000"/>
                      <w:sz w:val="24"/>
                      <w:szCs w:val="24"/>
                      <w:rtl/>
                      <w:lang w:eastAsia="he-IL"/>
                    </w:rPr>
                    <w:t>100</w:t>
                  </w:r>
                </w:ins>
              </w:sdtContent>
            </w:sdt>
          </w:p>
          <w:p w14:paraId="5FDE9FF1"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7AAAC2B4" w14:textId="77777777" w:rsidR="00D24A47" w:rsidRPr="00D24A47" w:rsidRDefault="00D24A47" w:rsidP="00D24A47">
            <w:pPr>
              <w:widowControl w:val="0"/>
              <w:spacing w:before="0" w:beforeAutospacing="0" w:after="0" w:afterAutospacing="0" w:line="240" w:lineRule="auto"/>
              <w:ind w:left="720"/>
              <w:outlineLvl w:val="2"/>
            </w:pPr>
          </w:p>
          <w:p w14:paraId="03FC71A6"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BA6A5E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388231"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9E74666"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884A486"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A890FB"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4CEC108"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AD00D32"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A972754"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3CCBE80"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0B4E714"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711B50C" w14:textId="77777777"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r w:rsidRPr="00716AAE">
        <w:rPr>
          <w:rFonts w:ascii="Times New Roman" w:eastAsia="Times New Roman" w:hAnsi="Times New Roman" w:cs="David"/>
          <w:b/>
          <w:bCs/>
          <w:sz w:val="24"/>
          <w:szCs w:val="24"/>
          <w:u w:val="single"/>
          <w:rtl/>
        </w:rPr>
        <w:lastRenderedPageBreak/>
        <w:t>נספח "ב"</w:t>
      </w:r>
    </w:p>
    <w:p w14:paraId="6D5B4B79"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626B510C"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4A112F5F"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10532C93"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61E1CDCE"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2EA13FD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7B1AD313"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4F20740A"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2B109274"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35CF386B"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69B43743"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41B8EFBD"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6ED1FCCD"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08DC27D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00F0C477"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2FADB18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3580F0B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2E9EC1C8"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1B7CE109"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20D1E5C5"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2F6885B1"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lastRenderedPageBreak/>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57DDA9F2"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6DCD902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022080A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33F3BDEA"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28C9858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5614CD3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77114E6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6DFACC8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p>
    <w:p w14:paraId="4985D0A1"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2DA18C21"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29898716"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1C101A3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30CA141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53723A22"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602CFA8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3893CE2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1958A874"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79432E66"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2157EB1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44E31B96" w14:textId="77777777"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lastRenderedPageBreak/>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57A62CD9" w14:textId="77777777"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1D135521"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09B593BB"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15F11E0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5E1931F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079E47D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5E35DF29"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53BF179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64F9B53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5AA97D8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33429F7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DED04E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28E2F0BC"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מבוטל.    </w:t>
      </w:r>
    </w:p>
    <w:p w14:paraId="253A20B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2059360"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lastRenderedPageBreak/>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6AF3989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1E33084C"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26D1FAE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6092C7E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7A0BE944"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3600DBAD"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59F84CF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25AEA19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377AC8BF"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7C74108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0BAA7C9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267A37DF"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39BE3463"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lastRenderedPageBreak/>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50EC93A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E957C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78D8DBD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766E3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46F2D4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8294CA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6E2AD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546E25D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AF6C2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04D3BD2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0B42A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2D07D15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F6A89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4AE3BE3"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lastRenderedPageBreak/>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3B3C528D"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1437B1F5"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7B2C977"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60E79C51" w14:textId="110BCEDE" w:rsidR="004F1866" w:rsidRPr="00C521D8" w:rsidRDefault="004F1866" w:rsidP="007F4D5E">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del w:id="27" w:author="Meryl Etman" w:date="2020-09-08T15:43:00Z">
        <w:r w:rsidRPr="00C521D8" w:rsidDel="007F4D5E">
          <w:rPr>
            <w:rFonts w:ascii="Times New Roman" w:eastAsia="Times New Roman" w:hAnsi="Times New Roman" w:cs="David"/>
            <w:sz w:val="24"/>
            <w:szCs w:val="24"/>
            <w:rtl/>
            <w:lang w:eastAsia="he-IL"/>
          </w:rPr>
          <w:delText xml:space="preserve">_________ </w:delText>
        </w:r>
      </w:del>
      <w:ins w:id="28" w:author="Meryl Etman" w:date="2020-09-08T15:43:00Z">
        <w:r w:rsidR="007F4D5E">
          <w:rPr>
            <w:rFonts w:ascii="Times New Roman" w:eastAsia="Times New Roman" w:hAnsi="Times New Roman" w:cs="David" w:hint="cs"/>
            <w:sz w:val="24"/>
            <w:szCs w:val="24"/>
            <w:rtl/>
            <w:lang w:eastAsia="he-IL"/>
          </w:rPr>
          <w:t>33,000</w:t>
        </w:r>
        <w:r w:rsidR="007F4D5E"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 (במילים </w:t>
      </w:r>
      <w:del w:id="29" w:author="Meryl Etman" w:date="2020-09-08T15:44:00Z">
        <w:r w:rsidRPr="00C521D8" w:rsidDel="007F4D5E">
          <w:rPr>
            <w:rFonts w:ascii="Times New Roman" w:eastAsia="Times New Roman" w:hAnsi="Times New Roman" w:cs="David"/>
            <w:sz w:val="24"/>
            <w:szCs w:val="24"/>
            <w:rtl/>
            <w:lang w:eastAsia="he-IL"/>
          </w:rPr>
          <w:delText xml:space="preserve">______________  </w:delText>
        </w:r>
      </w:del>
      <w:ins w:id="30" w:author="Meryl Etman" w:date="2020-09-08T15:44:00Z">
        <w:r w:rsidR="007F4D5E">
          <w:rPr>
            <w:rFonts w:ascii="Times New Roman" w:eastAsia="Times New Roman" w:hAnsi="Times New Roman" w:cs="David" w:hint="cs"/>
            <w:sz w:val="24"/>
            <w:szCs w:val="24"/>
            <w:rtl/>
            <w:lang w:eastAsia="he-IL"/>
          </w:rPr>
          <w:t>שלושים ושלושה  אלף</w:t>
        </w:r>
        <w:r w:rsidR="007F4D5E" w:rsidRPr="00C521D8">
          <w:rPr>
            <w:rFonts w:ascii="Times New Roman" w:eastAsia="Times New Roman" w:hAnsi="Times New Roman" w:cs="David"/>
            <w:sz w:val="24"/>
            <w:szCs w:val="24"/>
            <w:rtl/>
            <w:lang w:eastAsia="he-IL"/>
          </w:rPr>
          <w:t xml:space="preserve">  </w:t>
        </w:r>
      </w:ins>
      <w:r w:rsidRPr="00C521D8">
        <w:rPr>
          <w:rFonts w:ascii="Times New Roman" w:eastAsia="Times New Roman" w:hAnsi="Times New Roman" w:cs="David"/>
          <w:sz w:val="24"/>
          <w:szCs w:val="24"/>
          <w:rtl/>
          <w:lang w:eastAsia="he-IL"/>
        </w:rPr>
        <w:t xml:space="preserve">ש"ח)לכל </w:t>
      </w:r>
      <w:del w:id="31" w:author="Meryl Etman" w:date="2020-09-08T15:44:00Z">
        <w:r w:rsidRPr="00C521D8" w:rsidDel="007F4D5E">
          <w:rPr>
            <w:rFonts w:ascii="Times New Roman" w:eastAsia="Times New Roman" w:hAnsi="Times New Roman" w:cs="David"/>
            <w:sz w:val="24"/>
            <w:szCs w:val="24"/>
            <w:rtl/>
            <w:lang w:eastAsia="he-IL"/>
          </w:rPr>
          <w:delText>מבנה ראשוני</w:delText>
        </w:r>
      </w:del>
      <w:ins w:id="32" w:author="Meryl Etman" w:date="2020-09-08T15:44:00Z">
        <w:r w:rsidR="007F4D5E">
          <w:rPr>
            <w:rFonts w:ascii="Times New Roman" w:eastAsia="Times New Roman" w:hAnsi="Times New Roman" w:cs="David" w:hint="cs"/>
            <w:sz w:val="24"/>
            <w:szCs w:val="24"/>
            <w:rtl/>
            <w:lang w:eastAsia="he-IL"/>
          </w:rPr>
          <w:t>הפרויקט (סה"כ 3 בניינים)</w:t>
        </w:r>
      </w:ins>
      <w:r w:rsidRPr="00C521D8">
        <w:rPr>
          <w:rFonts w:ascii="Times New Roman" w:eastAsia="Times New Roman" w:hAnsi="Times New Roman" w:cs="David"/>
          <w:sz w:val="24"/>
          <w:szCs w:val="24"/>
          <w:rtl/>
          <w:lang w:eastAsia="he-IL"/>
        </w:rPr>
        <w:t xml:space="preserve">. </w:t>
      </w:r>
    </w:p>
    <w:p w14:paraId="3064B135" w14:textId="0D695EE9" w:rsidR="004F1866" w:rsidRPr="00C521D8" w:rsidDel="007F4D5E" w:rsidRDefault="004F1866" w:rsidP="004F1866">
      <w:pPr>
        <w:widowControl w:val="0"/>
        <w:spacing w:before="120" w:beforeAutospacing="0" w:after="60" w:afterAutospacing="0" w:line="240" w:lineRule="auto"/>
        <w:ind w:left="1440" w:hanging="720"/>
        <w:jc w:val="both"/>
        <w:rPr>
          <w:del w:id="33" w:author="Meryl Etman" w:date="2020-09-08T15:43:00Z"/>
          <w:rFonts w:ascii="Times New Roman" w:eastAsia="Times New Roman" w:hAnsi="Times New Roman" w:cs="David"/>
          <w:sz w:val="24"/>
          <w:szCs w:val="24"/>
          <w:rtl/>
          <w:lang w:eastAsia="he-IL"/>
        </w:rPr>
      </w:pPr>
      <w:del w:id="34" w:author="Meryl Etman" w:date="2020-09-08T15:43:00Z">
        <w:r w:rsidRPr="00C521D8" w:rsidDel="007F4D5E">
          <w:rPr>
            <w:rFonts w:ascii="Times New Roman" w:eastAsia="Times New Roman" w:hAnsi="Times New Roman" w:cs="David"/>
            <w:sz w:val="24"/>
            <w:szCs w:val="24"/>
            <w:rtl/>
            <w:lang w:eastAsia="he-IL"/>
          </w:rPr>
          <w:delText>1.2</w:delText>
        </w:r>
        <w:r w:rsidRPr="00C521D8" w:rsidDel="007F4D5E">
          <w:rPr>
            <w:rFonts w:ascii="Times New Roman" w:eastAsia="Times New Roman" w:hAnsi="Times New Roman" w:cs="David"/>
            <w:sz w:val="24"/>
            <w:szCs w:val="24"/>
            <w:rtl/>
            <w:lang w:eastAsia="he-IL"/>
          </w:rPr>
          <w:tab/>
        </w:r>
        <w:r w:rsidRPr="00C521D8" w:rsidDel="007F4D5E">
          <w:rPr>
            <w:rFonts w:ascii="Times New Roman" w:eastAsia="Times New Roman" w:hAnsi="Times New Roman" w:cs="David" w:hint="cs"/>
            <w:sz w:val="24"/>
            <w:szCs w:val="24"/>
            <w:rtl/>
            <w:lang w:eastAsia="he-IL"/>
          </w:rPr>
          <w:delText xml:space="preserve">תמורת ביצוע שירותי היועץ ישולם </w:delText>
        </w:r>
        <w:r w:rsidRPr="00C521D8" w:rsidDel="007F4D5E">
          <w:rPr>
            <w:rFonts w:ascii="Times New Roman" w:eastAsia="Times New Roman" w:hAnsi="Times New Roman" w:cs="David"/>
            <w:sz w:val="24"/>
            <w:szCs w:val="24"/>
            <w:rtl/>
            <w:lang w:eastAsia="he-IL"/>
          </w:rPr>
          <w:delText xml:space="preserve">סכום קבוע ומוחלט של _________ ש"ח (במילים ______________  ש"ח) לכל מבנה חוזר. </w:delText>
        </w:r>
      </w:del>
    </w:p>
    <w:p w14:paraId="21EF19AB"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CB87FAC" w14:textId="289D504A" w:rsidR="004F1866" w:rsidRPr="00C521D8" w:rsidDel="007F4D5E" w:rsidRDefault="007F4D5E" w:rsidP="004F1866">
      <w:pPr>
        <w:widowControl w:val="0"/>
        <w:spacing w:before="120" w:beforeAutospacing="0" w:after="60" w:afterAutospacing="0" w:line="240" w:lineRule="auto"/>
        <w:ind w:left="720" w:right="-181"/>
        <w:rPr>
          <w:del w:id="35" w:author="Meryl Etman" w:date="2020-09-08T15:44:00Z"/>
          <w:rFonts w:ascii="Times New Roman" w:eastAsia="Times New Roman" w:hAnsi="Times New Roman" w:cs="David"/>
          <w:sz w:val="24"/>
          <w:szCs w:val="24"/>
          <w:rtl/>
          <w:lang w:eastAsia="he-IL"/>
        </w:rPr>
      </w:pPr>
      <w:ins w:id="36" w:author="Meryl Etman" w:date="2020-09-08T15:44:00Z">
        <w:r w:rsidRPr="00C521D8" w:rsidDel="007F4D5E">
          <w:rPr>
            <w:rFonts w:ascii="Times New Roman" w:eastAsia="Times New Roman" w:hAnsi="Times New Roman" w:cs="David"/>
            <w:sz w:val="24"/>
            <w:szCs w:val="24"/>
            <w:rtl/>
            <w:lang w:eastAsia="he-IL"/>
          </w:rPr>
          <w:t xml:space="preserve"> </w:t>
        </w:r>
      </w:ins>
      <w:del w:id="37" w:author="Meryl Etman" w:date="2020-09-08T15:44:00Z">
        <w:r w:rsidR="004F1866" w:rsidRPr="00C521D8" w:rsidDel="007F4D5E">
          <w:rPr>
            <w:rFonts w:ascii="Times New Roman" w:eastAsia="Times New Roman" w:hAnsi="Times New Roman" w:cs="David"/>
            <w:sz w:val="24"/>
            <w:szCs w:val="24"/>
            <w:rtl/>
            <w:lang w:eastAsia="he-IL"/>
          </w:rPr>
          <w:delText>בסעיף זה:</w:delText>
        </w:r>
      </w:del>
    </w:p>
    <w:p w14:paraId="7D06DF6B" w14:textId="2EFD42C5" w:rsidR="004F1866" w:rsidRPr="00C521D8" w:rsidDel="007F4D5E" w:rsidRDefault="004F1866" w:rsidP="004F1866">
      <w:pPr>
        <w:widowControl w:val="0"/>
        <w:spacing w:before="120" w:beforeAutospacing="0" w:after="60" w:afterAutospacing="0" w:line="240" w:lineRule="auto"/>
        <w:ind w:left="720" w:right="-181"/>
        <w:jc w:val="both"/>
        <w:rPr>
          <w:del w:id="38" w:author="Meryl Etman" w:date="2020-09-08T15:44:00Z"/>
          <w:rFonts w:ascii="Times New Roman" w:eastAsia="Times New Roman" w:hAnsi="Times New Roman" w:cs="David"/>
          <w:sz w:val="24"/>
          <w:szCs w:val="24"/>
          <w:rtl/>
          <w:lang w:eastAsia="he-IL"/>
        </w:rPr>
      </w:pPr>
      <w:del w:id="39" w:author="Meryl Etman" w:date="2020-09-08T15:44:00Z">
        <w:r w:rsidRPr="00C521D8" w:rsidDel="007F4D5E">
          <w:rPr>
            <w:rFonts w:ascii="Times New Roman" w:eastAsia="Times New Roman" w:hAnsi="Times New Roman" w:cs="David"/>
            <w:sz w:val="24"/>
            <w:szCs w:val="24"/>
            <w:rtl/>
            <w:lang w:eastAsia="he-IL"/>
          </w:rPr>
          <w:delText>מבנה ראשו</w:delText>
        </w:r>
        <w:r w:rsidDel="007F4D5E">
          <w:rPr>
            <w:rFonts w:ascii="Times New Roman" w:eastAsia="Times New Roman" w:hAnsi="Times New Roman" w:cs="David"/>
            <w:sz w:val="24"/>
            <w:szCs w:val="24"/>
            <w:rtl/>
            <w:lang w:eastAsia="he-IL"/>
          </w:rPr>
          <w:delText>ני - המבנה שהוקם לראשונה עפ"י ת</w:delText>
        </w:r>
        <w:r w:rsidRPr="00C521D8" w:rsidDel="007F4D5E">
          <w:rPr>
            <w:rFonts w:ascii="Times New Roman" w:eastAsia="Times New Roman" w:hAnsi="Times New Roman" w:cs="David"/>
            <w:sz w:val="24"/>
            <w:szCs w:val="24"/>
            <w:rtl/>
            <w:lang w:eastAsia="he-IL"/>
          </w:rPr>
          <w:delText>כניותיו של ה</w:delText>
        </w:r>
        <w:r w:rsidR="006D439F" w:rsidDel="007F4D5E">
          <w:rPr>
            <w:rFonts w:ascii="Times New Roman" w:eastAsia="Times New Roman" w:hAnsi="Times New Roman" w:cs="David"/>
            <w:sz w:val="24"/>
            <w:szCs w:val="24"/>
            <w:rtl/>
            <w:lang w:eastAsia="he-IL"/>
          </w:rPr>
          <w:delText>יועץ</w:delText>
        </w:r>
        <w:r w:rsidRPr="00C521D8" w:rsidDel="007F4D5E">
          <w:rPr>
            <w:rFonts w:ascii="Times New Roman" w:eastAsia="Times New Roman" w:hAnsi="Times New Roman" w:cs="David"/>
            <w:sz w:val="24"/>
            <w:szCs w:val="24"/>
            <w:rtl/>
            <w:lang w:eastAsia="he-IL"/>
          </w:rPr>
          <w:delText xml:space="preserve">. </w:delText>
        </w:r>
      </w:del>
    </w:p>
    <w:p w14:paraId="0BB6087B" w14:textId="5DD2179C" w:rsidR="004F1866" w:rsidRPr="00C521D8" w:rsidDel="007F4D5E" w:rsidRDefault="004F1866" w:rsidP="004F1866">
      <w:pPr>
        <w:widowControl w:val="0"/>
        <w:spacing w:before="120" w:beforeAutospacing="0" w:after="60" w:afterAutospacing="0" w:line="240" w:lineRule="auto"/>
        <w:ind w:left="720" w:right="-181"/>
        <w:jc w:val="both"/>
        <w:rPr>
          <w:del w:id="40" w:author="Meryl Etman" w:date="2020-09-08T15:44:00Z"/>
          <w:rFonts w:ascii="Times New Roman" w:eastAsia="Times New Roman" w:hAnsi="Times New Roman" w:cs="David"/>
          <w:sz w:val="24"/>
          <w:szCs w:val="24"/>
          <w:rtl/>
          <w:lang w:eastAsia="he-IL"/>
        </w:rPr>
      </w:pPr>
      <w:del w:id="41" w:author="Meryl Etman" w:date="2020-09-08T15:44:00Z">
        <w:r w:rsidRPr="00C521D8" w:rsidDel="007F4D5E">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61700CDB" w14:textId="49D5C2C1" w:rsidR="004F1866" w:rsidRPr="00C521D8" w:rsidDel="007F4D5E" w:rsidRDefault="004F1866" w:rsidP="004F1866">
      <w:pPr>
        <w:widowControl w:val="0"/>
        <w:spacing w:before="120" w:beforeAutospacing="0" w:after="60" w:afterAutospacing="0" w:line="240" w:lineRule="auto"/>
        <w:ind w:left="720" w:right="-181"/>
        <w:jc w:val="both"/>
        <w:rPr>
          <w:del w:id="42" w:author="Meryl Etman" w:date="2020-09-08T15:44:00Z"/>
          <w:rFonts w:ascii="Times New Roman" w:eastAsia="Times New Roman" w:hAnsi="Times New Roman" w:cs="David"/>
          <w:sz w:val="24"/>
          <w:szCs w:val="24"/>
          <w:rtl/>
          <w:lang w:eastAsia="he-IL"/>
        </w:rPr>
      </w:pPr>
      <w:del w:id="43" w:author="Meryl Etman" w:date="2020-09-08T15:44:00Z">
        <w:r w:rsidRPr="00C521D8" w:rsidDel="007F4D5E">
          <w:rPr>
            <w:rFonts w:ascii="Times New Roman" w:eastAsia="Times New Roman" w:hAnsi="Times New Roman" w:cs="David"/>
            <w:sz w:val="24"/>
            <w:szCs w:val="24"/>
            <w:rtl/>
            <w:lang w:eastAsia="he-IL"/>
          </w:rPr>
          <w:delText>מבנה חוזר - מבנה נוסף המוקם בשלמו</w:delText>
        </w:r>
        <w:r w:rsidDel="007F4D5E">
          <w:rPr>
            <w:rFonts w:ascii="Times New Roman" w:eastAsia="Times New Roman" w:hAnsi="Times New Roman" w:cs="David"/>
            <w:sz w:val="24"/>
            <w:szCs w:val="24"/>
            <w:rtl/>
            <w:lang w:eastAsia="he-IL"/>
          </w:rPr>
          <w:delText>תו או בחלקו עפ"י ת</w:delText>
        </w:r>
        <w:r w:rsidRPr="00C521D8" w:rsidDel="007F4D5E">
          <w:rPr>
            <w:rFonts w:ascii="Times New Roman" w:eastAsia="Times New Roman" w:hAnsi="Times New Roman" w:cs="David"/>
            <w:sz w:val="24"/>
            <w:szCs w:val="24"/>
            <w:rtl/>
            <w:lang w:eastAsia="he-IL"/>
          </w:rPr>
          <w:delText>כניותיו של ה</w:delText>
        </w:r>
        <w:r w:rsidR="006D439F" w:rsidDel="007F4D5E">
          <w:rPr>
            <w:rFonts w:ascii="Times New Roman" w:eastAsia="Times New Roman" w:hAnsi="Times New Roman" w:cs="David"/>
            <w:sz w:val="24"/>
            <w:szCs w:val="24"/>
            <w:rtl/>
            <w:lang w:eastAsia="he-IL"/>
          </w:rPr>
          <w:delText>יועץ</w:delText>
        </w:r>
        <w:r w:rsidRPr="00C521D8" w:rsidDel="007F4D5E">
          <w:rPr>
            <w:rFonts w:ascii="Times New Roman" w:eastAsia="Times New Roman" w:hAnsi="Times New Roman" w:cs="David"/>
            <w:sz w:val="24"/>
            <w:szCs w:val="24"/>
            <w:rtl/>
            <w:lang w:eastAsia="he-IL"/>
          </w:rPr>
          <w:delText>, על אותו המג</w:delText>
        </w:r>
        <w:r w:rsidDel="007F4D5E">
          <w:rPr>
            <w:rFonts w:ascii="Times New Roman" w:eastAsia="Times New Roman" w:hAnsi="Times New Roman" w:cs="David"/>
            <w:sz w:val="24"/>
            <w:szCs w:val="24"/>
            <w:rtl/>
            <w:lang w:eastAsia="he-IL"/>
          </w:rPr>
          <w:delText>רש או במגרש אחר, בין אם על פי ת</w:delText>
        </w:r>
        <w:r w:rsidRPr="00C521D8" w:rsidDel="007F4D5E">
          <w:rPr>
            <w:rFonts w:ascii="Times New Roman" w:eastAsia="Times New Roman" w:hAnsi="Times New Roman" w:cs="David"/>
            <w:sz w:val="24"/>
            <w:szCs w:val="24"/>
            <w:rtl/>
            <w:lang w:eastAsia="he-IL"/>
          </w:rPr>
          <w:delText xml:space="preserve">כניות קיימות על כל פרטיהן ובין אם לצורך הקמתו התבקש </w:delText>
        </w:r>
        <w:r w:rsidR="006D439F" w:rsidDel="007F4D5E">
          <w:rPr>
            <w:rFonts w:ascii="Times New Roman" w:eastAsia="Times New Roman" w:hAnsi="Times New Roman" w:cs="David"/>
            <w:sz w:val="24"/>
            <w:szCs w:val="24"/>
            <w:rtl/>
            <w:lang w:eastAsia="he-IL"/>
          </w:rPr>
          <w:delText>יועץ</w:delText>
        </w:r>
        <w:r w:rsidRPr="00C521D8" w:rsidDel="007F4D5E">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22AA13EA" w14:textId="0AE81758" w:rsidR="004F1866" w:rsidRPr="00C521D8" w:rsidDel="007F4D5E" w:rsidRDefault="004F1866" w:rsidP="004F1866">
      <w:pPr>
        <w:widowControl w:val="0"/>
        <w:spacing w:before="120" w:beforeAutospacing="0" w:after="60" w:afterAutospacing="0" w:line="240" w:lineRule="auto"/>
        <w:ind w:left="720" w:right="-181"/>
        <w:jc w:val="both"/>
        <w:rPr>
          <w:del w:id="44" w:author="Meryl Etman" w:date="2020-09-08T15:44:00Z"/>
          <w:rFonts w:ascii="Times New Roman" w:eastAsia="Times New Roman" w:hAnsi="Times New Roman" w:cs="David"/>
          <w:sz w:val="24"/>
          <w:szCs w:val="24"/>
          <w:rtl/>
          <w:lang w:eastAsia="he-IL"/>
        </w:rPr>
      </w:pPr>
      <w:del w:id="45" w:author="Meryl Etman" w:date="2020-09-08T15:44:00Z">
        <w:r w:rsidRPr="00C521D8" w:rsidDel="007F4D5E">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71CAB020" w14:textId="5FCDD9E3"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46" w:author="Meryl Etman" w:date="2020-09-08T15:30:00Z">
            <w:r w:rsidR="009656A1">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47" w:author="Meryl Etman" w:date="2020-11-01T14:47:00Z">
            <w:r w:rsidR="00B73A6C">
              <w:rPr>
                <w:rFonts w:ascii="Times New Roman" w:eastAsia="Times New Roman" w:hAnsi="Times New Roman" w:cs="David" w:hint="cs"/>
                <w:color w:val="008000"/>
                <w:sz w:val="24"/>
                <w:szCs w:val="24"/>
                <w:rtl/>
              </w:rPr>
              <w:t>בגין</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8-06T00:00:00Z">
            <w:dateFormat w:val="dd/MM/yyyy"/>
            <w:lid w:val="he-IL"/>
            <w:storeMappedDataAs w:val="dateTime"/>
            <w:calendar w:val="gregorian"/>
          </w:date>
        </w:sdtPr>
        <w:sdtEndPr/>
        <w:sdtContent>
          <w:ins w:id="48" w:author="Meryl Etman" w:date="2020-09-08T15:30:00Z">
            <w:r w:rsidR="009656A1">
              <w:rPr>
                <w:rFonts w:ascii="Times New Roman" w:eastAsia="Times New Roman" w:hAnsi="Times New Roman" w:cs="David" w:hint="cs"/>
                <w:color w:val="008000"/>
                <w:sz w:val="24"/>
                <w:szCs w:val="24"/>
                <w:rtl/>
              </w:rPr>
              <w:t>‏06/08/2020</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9" w:author="Meryl Etman" w:date="2020-11-01T14:47:00Z">
            <w:r w:rsidR="00B73A6C">
              <w:rPr>
                <w:rFonts w:ascii="Times New Roman" w:eastAsia="Times New Roman" w:hAnsi="Times New Roman" w:cs="David" w:hint="cs"/>
                <w:color w:val="008000"/>
                <w:sz w:val="24"/>
                <w:szCs w:val="24"/>
                <w:rtl/>
              </w:rPr>
              <w:t>223.3374</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7D3BDB4"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1216274"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58CAE198"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A3D5BCF"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1EF7FB01"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2A6510EF"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024763D0" w14:textId="77777777"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7CCE4E1"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A7535B3"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D99FA12"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71B5E3A"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FAC12B" w14:textId="77777777"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01D17042"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ACC3B2A"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806940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"ה"</w:t>
      </w:r>
    </w:p>
    <w:p w14:paraId="5F698BE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F2857E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p>
    <w:p w14:paraId="79C15451"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08CC9D24"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2CB52F58"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3DE5FE76"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3B5FD740"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66D178AE"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0D0FA187"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2BB46441"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4276CB88"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626B09E7"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3F67D988"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0E10FE7E" w14:textId="77777777"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3CFFD136"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3D09C94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3B7A84C7" w14:textId="7777777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664488AD"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6E3C5280"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1B35E9CB"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7E56DCCB"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656165F5"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64915EEA"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37F31AF7"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045E350D"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2D25D37E"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lastRenderedPageBreak/>
        <w:t>נספח "ו''</w:t>
      </w:r>
    </w:p>
    <w:p w14:paraId="1F2F6337" w14:textId="6A81BE65"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05T00:00:00Z">
            <w:dateFormat w:val="dd/MM/yyyy"/>
            <w:lid w:val="he-IL"/>
            <w:storeMappedDataAs w:val="dateTime"/>
            <w:calendar w:val="gregorian"/>
          </w:date>
        </w:sdtPr>
        <w:sdtEndPr>
          <w:rPr>
            <w:rFonts w:hint="cs"/>
          </w:rPr>
        </w:sdtEndPr>
        <w:sdtContent>
          <w:ins w:id="50" w:author="Meryl Etman" w:date="2020-11-05T13:13:00Z">
            <w:r w:rsidR="00D43D47">
              <w:rPr>
                <w:rFonts w:ascii="Times New Roman" w:eastAsia="Times New Roman" w:hAnsi="Times New Roman" w:cs="David" w:hint="cs"/>
                <w:color w:val="008000"/>
                <w:sz w:val="24"/>
                <w:szCs w:val="24"/>
                <w:rtl/>
                <w:lang w:eastAsia="he-IL"/>
              </w:rPr>
              <w:t>‏05/11/2020</w:t>
            </w:r>
          </w:ins>
        </w:sdtContent>
      </w:sdt>
      <w:r w:rsidRPr="004F1866">
        <w:rPr>
          <w:rFonts w:ascii="Times New Roman" w:eastAsia="Times New Roman" w:hAnsi="Times New Roman" w:cs="David" w:hint="cs"/>
          <w:bCs/>
          <w:color w:val="FF0000"/>
          <w:sz w:val="24"/>
          <w:szCs w:val="24"/>
          <w:rtl/>
          <w:lang w:eastAsia="he-IL"/>
        </w:rPr>
        <w:br/>
      </w:r>
    </w:p>
    <w:p w14:paraId="77FDF1AB" w14:textId="77777777" w:rsidR="004F1866" w:rsidRPr="004F1866" w:rsidRDefault="004F1866">
      <w:pPr>
        <w:widowControl w:val="0"/>
        <w:spacing w:before="0" w:beforeAutospacing="0" w:after="0" w:afterAutospacing="0" w:line="240" w:lineRule="auto"/>
        <w:rPr>
          <w:rFonts w:ascii="Times New Roman" w:eastAsia="Times New Roman" w:hAnsi="Times New Roman" w:cs="David"/>
          <w:sz w:val="24"/>
          <w:szCs w:val="24"/>
          <w:rtl/>
          <w:lang w:eastAsia="he-IL"/>
        </w:rPr>
        <w:pPrChange w:id="51" w:author="Meryl Etman" w:date="2020-09-08T15:46:00Z">
          <w:pPr>
            <w:widowControl w:val="0"/>
            <w:spacing w:before="0" w:beforeAutospacing="0" w:after="0" w:afterAutospacing="0" w:line="240" w:lineRule="auto"/>
            <w:jc w:val="both"/>
          </w:pPr>
        </w:pPrChange>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42D3244" w14:textId="152EEC33" w:rsidR="004F1866" w:rsidRPr="004F1866" w:rsidRDefault="009656A1">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52" w:author="Meryl Etman" w:date="2020-09-08T15:46:00Z">
              <w:pPr>
                <w:widowControl w:val="0"/>
                <w:spacing w:before="0" w:beforeAutospacing="0" w:after="0" w:afterAutospacing="0" w:line="240" w:lineRule="auto"/>
                <w:jc w:val="both"/>
              </w:pPr>
            </w:pPrChange>
          </w:pPr>
          <w:ins w:id="53" w:author="Meryl Etman" w:date="2020-09-08T15:24:00Z">
            <w:r>
              <w:rPr>
                <w:rFonts w:ascii="Times New Roman" w:eastAsia="Times New Roman" w:hAnsi="Times New Roman" w:cs="David" w:hint="cs"/>
                <w:color w:val="008000"/>
                <w:sz w:val="24"/>
                <w:szCs w:val="24"/>
                <w:rtl/>
                <w:lang w:eastAsia="he-IL"/>
              </w:rPr>
              <w:br/>
              <w:t>גבעת שמואל החדשה בע"מ</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514677533</w:t>
            </w:r>
            <w:r>
              <w:rPr>
                <w:rFonts w:ascii="Times New Roman" w:eastAsia="Times New Roman" w:hAnsi="Times New Roman" w:cs="David" w:hint="cs"/>
                <w:color w:val="008000"/>
                <w:sz w:val="24"/>
                <w:szCs w:val="24"/>
                <w:rtl/>
                <w:lang w:eastAsia="he-IL"/>
              </w:rPr>
              <w:br/>
            </w:r>
          </w:ins>
        </w:p>
      </w:sdtContent>
    </w:sdt>
    <w:p w14:paraId="34EE525D"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5DA96B2"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1DD40D7F"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168B04"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5ADFF60A"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EEB286" w14:textId="2AD40010"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4"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5"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6"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4C43B72A"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D6A318" w14:textId="373DE409"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7"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8" w:author="Meryl Etman" w:date="2020-09-08T15:22:00Z">
            <w:r w:rsidR="009656A1">
              <w:rPr>
                <w:rFonts w:ascii="Times New Roman" w:eastAsia="Times New Roman" w:hAnsi="Times New Roman" w:cs="David" w:hint="cs"/>
                <w:bCs/>
                <w:color w:val="008000"/>
                <w:sz w:val="24"/>
                <w:szCs w:val="24"/>
                <w:rtl/>
                <w:lang w:eastAsia="he-IL"/>
              </w:rPr>
              <w:t>סביוני גבעת שמואל</w:t>
            </w:r>
          </w:ins>
        </w:sdtContent>
      </w:sdt>
      <w:r w:rsidRPr="004F1866">
        <w:rPr>
          <w:rFonts w:ascii="Times New Roman" w:eastAsia="Times New Roman" w:hAnsi="Times New Roman" w:cs="David" w:hint="cs"/>
          <w:color w:val="008000"/>
          <w:sz w:val="24"/>
          <w:szCs w:val="24"/>
          <w:rtl/>
          <w:lang w:eastAsia="he-IL"/>
        </w:rPr>
        <w:t>.</w:t>
      </w:r>
    </w:p>
    <w:p w14:paraId="313BAB95"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324121" w14:textId="39FAC88A"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9"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77F96C32"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6B8B8DE" w14:textId="5D3FF704"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0"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6798FC7B"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AE0BC"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92C7545"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9BC456"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7C80324"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2D4521"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6C20703"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93DA07"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6C9961AD" w14:textId="071C2396"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534528ED" w14:textId="16C7919F"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1" w:author="Meryl Etman" w:date="2020-09-08T15:29:00Z">
            <w:r w:rsidR="009656A1">
              <w:rPr>
                <w:rFonts w:ascii="Times New Roman" w:eastAsia="Times New Roman" w:hAnsi="Times New Roman" w:cs="David" w:hint="cs"/>
                <w:color w:val="008000"/>
                <w:sz w:val="24"/>
                <w:szCs w:val="24"/>
                <w:lang w:eastAsia="he-IL"/>
              </w:rPr>
              <w:t>WAWA</w:t>
            </w:r>
          </w:ins>
        </w:sdtContent>
      </w:sdt>
    </w:p>
    <w:p w14:paraId="1F3FE856"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1C0F5B8"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129F82D1"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0C6A3FDB"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7DDAF305" w14:textId="77777777" w:rsidR="007F4D5E" w:rsidRDefault="004F1866" w:rsidP="007F4D5E">
      <w:pPr>
        <w:spacing w:before="0" w:beforeAutospacing="0" w:after="0" w:afterAutospacing="0" w:line="240" w:lineRule="auto"/>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3A9776B0" w14:textId="48C16B84" w:rsidR="007F4D5E" w:rsidDel="007F4D5E" w:rsidRDefault="007F4D5E">
      <w:pPr>
        <w:bidi w:val="0"/>
        <w:spacing w:before="0" w:beforeAutospacing="0" w:after="160" w:afterAutospacing="0" w:line="259" w:lineRule="auto"/>
        <w:rPr>
          <w:del w:id="62" w:author="Meryl Etman" w:date="2020-09-08T15:49:00Z"/>
          <w:rFonts w:ascii="Times New Roman" w:eastAsia="Times New Roman" w:hAnsi="Times New Roman" w:cs="David"/>
          <w:bCs/>
          <w:sz w:val="20"/>
          <w:szCs w:val="24"/>
          <w:u w:val="single"/>
          <w:lang w:eastAsia="he-IL"/>
        </w:rPr>
      </w:pPr>
    </w:p>
    <w:p w14:paraId="3F77D1D4" w14:textId="53A9F7E2" w:rsidR="00313095" w:rsidRPr="00232692" w:rsidRDefault="00313095" w:rsidP="0031309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2B98F26" w14:textId="77777777" w:rsidR="00313095" w:rsidRPr="0009511C" w:rsidRDefault="00313095" w:rsidP="00313095">
      <w:pPr>
        <w:widowControl w:val="0"/>
        <w:spacing w:before="0" w:beforeAutospacing="0" w:after="0" w:afterAutospacing="0" w:line="240" w:lineRule="auto"/>
        <w:jc w:val="center"/>
        <w:rPr>
          <w:rFonts w:ascii="David" w:eastAsia="Times New Roman" w:hAnsi="David" w:cs="David"/>
          <w:sz w:val="24"/>
          <w:szCs w:val="24"/>
          <w:lang w:eastAsia="he-IL"/>
        </w:rPr>
      </w:pPr>
    </w:p>
    <w:p w14:paraId="53B59C8A" w14:textId="77777777" w:rsidR="00313095" w:rsidRPr="002419E5" w:rsidRDefault="00313095" w:rsidP="0031309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9433E29" w14:textId="77777777" w:rsidR="00313095" w:rsidRPr="0009511C" w:rsidRDefault="00313095" w:rsidP="0031309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B4978B"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22671A8"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7E322C7"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w:t>
      </w:r>
      <w:r w:rsidRPr="0009511C">
        <w:rPr>
          <w:rFonts w:ascii="David" w:eastAsia="Calibri" w:hAnsi="David" w:cs="David" w:hint="cs"/>
          <w:sz w:val="24"/>
          <w:szCs w:val="24"/>
          <w:rtl/>
        </w:rPr>
        <w:lastRenderedPageBreak/>
        <w:t>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FBA29F2"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3E81A49"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7A450F2C"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6641514" w14:textId="77777777" w:rsidR="00313095" w:rsidRPr="0009511C" w:rsidRDefault="00313095" w:rsidP="0031309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889711E"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BC53F01"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90EB831"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4BD1DCC" w14:textId="77777777" w:rsidR="00313095" w:rsidRPr="0009511C" w:rsidRDefault="00313095" w:rsidP="00313095">
      <w:pPr>
        <w:numPr>
          <w:ilvl w:val="0"/>
          <w:numId w:val="3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62CE777"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23B8773B" w14:textId="77777777" w:rsidR="00313095" w:rsidRPr="002419E5" w:rsidRDefault="00313095" w:rsidP="0031309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6C2D258" w14:textId="77777777" w:rsidR="00313095" w:rsidRDefault="00313095" w:rsidP="0031309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B0C77DA" w14:textId="77777777" w:rsidR="00313095" w:rsidRPr="00400B84" w:rsidRDefault="00313095" w:rsidP="0031309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13095" w:rsidRPr="0009511C" w14:paraId="48E4482C" w14:textId="77777777" w:rsidTr="009656A1">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85E9FAB"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12022D0"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13095" w:rsidRPr="0009511C" w14:paraId="5327511A" w14:textId="77777777" w:rsidTr="009656A1">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8B1AC2E"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13095" w:rsidRPr="0009511C" w14:paraId="60BF6060" w14:textId="77777777" w:rsidTr="009656A1">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65F3DF8"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ED91FAC"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AA0D56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72710E0"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13095" w:rsidRPr="0009511C" w14:paraId="7D6C3C70" w14:textId="77777777" w:rsidTr="009656A1">
        <w:trPr>
          <w:trHeight w:val="551"/>
        </w:trPr>
        <w:tc>
          <w:tcPr>
            <w:tcW w:w="4068" w:type="dxa"/>
            <w:tcBorders>
              <w:top w:val="single" w:sz="4" w:space="0" w:color="auto"/>
              <w:left w:val="single" w:sz="4" w:space="0" w:color="auto"/>
              <w:bottom w:val="single" w:sz="4" w:space="0" w:color="auto"/>
              <w:right w:val="single" w:sz="4" w:space="0" w:color="auto"/>
            </w:tcBorders>
            <w:hideMark/>
          </w:tcPr>
          <w:p w14:paraId="28E13E82"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427CFD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65CC03F"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F480EA0"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p>
          <w:p w14:paraId="5A65CC84"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E63CD3B"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5C50BC7"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p>
          <w:p w14:paraId="1361A5BD"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4201256"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p>
        </w:tc>
      </w:tr>
      <w:tr w:rsidR="00313095" w:rsidRPr="0009511C" w14:paraId="498D735D" w14:textId="77777777" w:rsidTr="009656A1">
        <w:trPr>
          <w:trHeight w:val="571"/>
        </w:trPr>
        <w:tc>
          <w:tcPr>
            <w:tcW w:w="4068" w:type="dxa"/>
            <w:tcBorders>
              <w:top w:val="single" w:sz="4" w:space="0" w:color="auto"/>
              <w:left w:val="single" w:sz="4" w:space="0" w:color="auto"/>
              <w:bottom w:val="single" w:sz="4" w:space="0" w:color="auto"/>
              <w:right w:val="single" w:sz="4" w:space="0" w:color="auto"/>
            </w:tcBorders>
            <w:hideMark/>
          </w:tcPr>
          <w:p w14:paraId="3C5794AA"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6EF20E4"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ECD8A38"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3C5372" w14:textId="77777777" w:rsidR="00313095" w:rsidRPr="0009511C" w:rsidRDefault="00313095" w:rsidP="009656A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5A12BA" w14:textId="77777777" w:rsidR="00313095" w:rsidRPr="0009511C" w:rsidRDefault="00313095" w:rsidP="009656A1">
            <w:pPr>
              <w:spacing w:before="0" w:beforeAutospacing="0" w:after="0" w:afterAutospacing="0" w:line="256" w:lineRule="auto"/>
              <w:rPr>
                <w:rFonts w:ascii="David" w:eastAsia="Calibri" w:hAnsi="David" w:cs="David"/>
                <w:b/>
                <w:sz w:val="24"/>
                <w:szCs w:val="24"/>
                <w:lang w:eastAsia="he-IL"/>
              </w:rPr>
            </w:pPr>
          </w:p>
        </w:tc>
      </w:tr>
      <w:tr w:rsidR="00313095" w:rsidRPr="0009511C" w14:paraId="4F379342" w14:textId="77777777" w:rsidTr="009656A1">
        <w:trPr>
          <w:trHeight w:val="391"/>
        </w:trPr>
        <w:tc>
          <w:tcPr>
            <w:tcW w:w="4068" w:type="dxa"/>
            <w:tcBorders>
              <w:top w:val="single" w:sz="4" w:space="0" w:color="auto"/>
              <w:left w:val="single" w:sz="4" w:space="0" w:color="auto"/>
              <w:bottom w:val="single" w:sz="4" w:space="0" w:color="auto"/>
              <w:right w:val="single" w:sz="4" w:space="0" w:color="auto"/>
            </w:tcBorders>
            <w:hideMark/>
          </w:tcPr>
          <w:p w14:paraId="528F921F"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8E59935"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B338050" w14:textId="77777777" w:rsidR="00313095" w:rsidRPr="0009511C" w:rsidRDefault="00313095" w:rsidP="009656A1">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CE52C9" w14:textId="77777777" w:rsidR="00313095" w:rsidRPr="0009511C" w:rsidRDefault="00313095" w:rsidP="009656A1">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4A94B4" w14:textId="77777777" w:rsidR="00313095" w:rsidRPr="0009511C" w:rsidRDefault="00313095" w:rsidP="009656A1">
            <w:pPr>
              <w:spacing w:before="0" w:beforeAutospacing="0" w:after="0" w:afterAutospacing="0" w:line="256" w:lineRule="auto"/>
              <w:rPr>
                <w:rFonts w:ascii="David" w:eastAsia="Calibri" w:hAnsi="David" w:cs="David"/>
                <w:b/>
                <w:sz w:val="24"/>
                <w:szCs w:val="24"/>
                <w:lang w:eastAsia="he-IL"/>
              </w:rPr>
            </w:pPr>
          </w:p>
        </w:tc>
      </w:tr>
    </w:tbl>
    <w:p w14:paraId="22192AF6" w14:textId="77777777" w:rsidR="00313095" w:rsidRPr="0009511C" w:rsidRDefault="00313095" w:rsidP="0031309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13095" w:rsidRPr="0009511C" w14:paraId="0B3DAD02" w14:textId="77777777" w:rsidTr="009656A1">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A91ECFE"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13095" w:rsidRPr="0009511C" w14:paraId="69363AA0" w14:textId="77777777" w:rsidTr="009656A1">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822EC4F"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ED07095"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p w14:paraId="2D7BF4D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6BFD5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E2153E"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055DF4B"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63E5B5"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8704A11"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D63309"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270B755"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13095" w:rsidRPr="0009511C" w14:paraId="401C1CC3" w14:textId="77777777" w:rsidTr="009656A1">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0740AFA"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ED60684"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3C4CCCB"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FF17597"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D3906A3"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C05A7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15AF9AC"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A28F3C1" w14:textId="77777777" w:rsidR="00313095" w:rsidRPr="0009511C" w:rsidRDefault="00313095" w:rsidP="009656A1">
            <w:pPr>
              <w:spacing w:before="0" w:beforeAutospacing="0" w:after="0" w:afterAutospacing="0" w:line="256" w:lineRule="auto"/>
              <w:rPr>
                <w:rFonts w:ascii="David" w:eastAsia="Calibri" w:hAnsi="David" w:cs="David"/>
                <w:sz w:val="24"/>
                <w:szCs w:val="24"/>
                <w:lang w:eastAsia="he-IL"/>
              </w:rPr>
            </w:pPr>
          </w:p>
        </w:tc>
      </w:tr>
      <w:tr w:rsidR="00313095" w:rsidRPr="0009511C" w14:paraId="4B271021" w14:textId="77777777" w:rsidTr="009656A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1884307"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3802362"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DA3726"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F8290C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EF84828"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5F4ECAA"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281033"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023139" w14:textId="77777777" w:rsidR="00313095" w:rsidRPr="0009511C" w:rsidRDefault="00313095" w:rsidP="009656A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13095" w:rsidRPr="0009511C" w14:paraId="22C26A01" w14:textId="77777777" w:rsidTr="009656A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4A29336"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BF6548F"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416D8E7"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B8BDF6C"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0071357"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A7DDA08"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9222E31"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F52B3A3" w14:textId="77777777" w:rsidR="00313095" w:rsidRPr="0009511C" w:rsidRDefault="00313095" w:rsidP="009656A1">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13095" w:rsidRPr="0009511C" w14:paraId="4B03BEC9" w14:textId="77777777" w:rsidTr="009656A1">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7697086"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30E7515" w14:textId="77777777" w:rsidR="00313095" w:rsidRPr="0009511C" w:rsidRDefault="00313095" w:rsidP="009656A1">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CAE8D82" w14:textId="77777777" w:rsidR="00313095" w:rsidRPr="0009511C" w:rsidRDefault="00313095" w:rsidP="009656A1">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F7776C3" w14:textId="77777777" w:rsidR="00313095" w:rsidRPr="0009511C" w:rsidRDefault="00313095" w:rsidP="009656A1">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513FC11" w14:textId="77777777" w:rsidR="00313095" w:rsidRPr="0009511C" w:rsidRDefault="00313095" w:rsidP="009656A1">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ABA014C" w14:textId="77777777" w:rsidR="00313095" w:rsidRPr="0009511C" w:rsidRDefault="00313095" w:rsidP="009656A1">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CD0BABE" w14:textId="77777777" w:rsidR="00313095" w:rsidRPr="0009511C" w:rsidRDefault="00313095" w:rsidP="009656A1">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E98E7DB" w14:textId="77777777" w:rsidR="00313095" w:rsidRPr="0009511C" w:rsidRDefault="00313095" w:rsidP="009656A1">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9BAF32B" w14:textId="77777777" w:rsidR="00313095" w:rsidRPr="0009511C" w:rsidRDefault="00313095" w:rsidP="0031309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270A8CAB" w14:textId="77777777" w:rsidTr="009656A1">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40FA3C5"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13095" w:rsidRPr="0009511C" w14:paraId="0E05A6BF" w14:textId="77777777" w:rsidTr="009656A1">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AC33644"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9DAB146" w14:textId="77777777" w:rsidR="00313095" w:rsidRPr="0009511C" w:rsidRDefault="00313095" w:rsidP="0031309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13095" w:rsidRPr="0009511C" w14:paraId="275F9973" w14:textId="77777777" w:rsidTr="009656A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5CF93A3"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313095" w:rsidRPr="0009511C" w14:paraId="1042CBF0" w14:textId="77777777" w:rsidTr="009656A1">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98EA453" w14:textId="77777777" w:rsidR="00313095" w:rsidRPr="0009511C" w:rsidRDefault="00313095"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D966A1C"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F0537" w:rsidRPr="0009511C" w14:paraId="2A6C80B2" w14:textId="77777777" w:rsidTr="009656A1">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E71AFA7" w14:textId="77777777" w:rsidR="00CF0537" w:rsidRPr="0009511C" w:rsidRDefault="00CF0537" w:rsidP="009656A1">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CF0537" w:rsidRPr="0009511C" w14:paraId="3EA904B4" w14:textId="77777777" w:rsidTr="009656A1">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F91FD24" w14:textId="77777777" w:rsidR="00CF0537" w:rsidRPr="0009511C" w:rsidRDefault="00CF0537" w:rsidP="009656A1">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52630D3" w14:textId="77777777" w:rsidR="00CF0537" w:rsidRDefault="00CF0537" w:rsidP="00313095">
      <w:pPr>
        <w:spacing w:before="0" w:beforeAutospacing="0" w:after="200" w:afterAutospacing="0" w:line="276" w:lineRule="auto"/>
        <w:rPr>
          <w:rFonts w:ascii="David" w:eastAsia="Calibri" w:hAnsi="David" w:cs="David"/>
          <w:b/>
          <w:bCs/>
          <w:sz w:val="24"/>
          <w:szCs w:val="24"/>
          <w:u w:val="single"/>
          <w:rtl/>
          <w:lang w:eastAsia="he-IL"/>
        </w:rPr>
      </w:pPr>
    </w:p>
    <w:p w14:paraId="552BFAC6" w14:textId="77777777" w:rsidR="00313095" w:rsidRPr="0009511C" w:rsidRDefault="00313095" w:rsidP="0031309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3405BF8" w14:textId="77777777" w:rsidR="00CF0537" w:rsidRDefault="00CF0537"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714EAFF" w14:textId="77777777"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lastRenderedPageBreak/>
        <w:t>נספח "ח"</w:t>
      </w:r>
      <w:r w:rsidRPr="00716AAE">
        <w:rPr>
          <w:rFonts w:ascii="Times New Roman" w:eastAsia="Times New Roman" w:hAnsi="Times New Roman" w:cs="David" w:hint="cs"/>
          <w:b/>
          <w:bCs/>
          <w:sz w:val="24"/>
          <w:szCs w:val="24"/>
          <w:u w:val="single"/>
          <w:rtl/>
        </w:rPr>
        <w:t xml:space="preserve">  </w:t>
      </w:r>
    </w:p>
    <w:p w14:paraId="6888116D"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471165CD"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017B5633"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3A68524"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64EB322"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43B0AE0"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081CFFF5"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5B93FF8B"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57BF5169"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61A301C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4588514A"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19A3527C"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29A0274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000FAC8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45A99CC"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52CB1062"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406F0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9EFF07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4E9541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64C7D3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6C153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7703C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0D7A0B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B3D364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6589C5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73495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1D1793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24921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066B5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B514F7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9622DB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67FD89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A5B56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2E385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354E35"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5061C0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6CF03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C47202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FA9534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DECC63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444B93C" w14:textId="249023A6" w:rsidR="00313095" w:rsidRDefault="00313095" w:rsidP="007F4D5E">
      <w:pPr>
        <w:widowControl w:val="0"/>
        <w:spacing w:before="0" w:beforeAutospacing="0" w:after="0" w:afterAutospacing="0" w:line="240" w:lineRule="auto"/>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B831D58" w14:textId="77777777"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20099E0D"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C010D8C"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F718FD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A939F4"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20F43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46EDFA"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34247F8A" w14:textId="2D64DAB3" w:rsidR="004F1866" w:rsidRPr="004F1866" w:rsidRDefault="00D43D47"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63" w:author="Meryl Etman" w:date="2020-09-08T15:24:00Z">
            <w:r w:rsidR="009656A1">
              <w:rPr>
                <w:rFonts w:ascii="Times New Roman" w:eastAsia="Times New Roman" w:hAnsi="Times New Roman" w:cs="David" w:hint="cs"/>
                <w:color w:val="008000"/>
                <w:sz w:val="24"/>
                <w:szCs w:val="24"/>
                <w:rtl/>
                <w:lang w:eastAsia="he-IL"/>
              </w:rPr>
              <w:br/>
              <w:t>גבעת שמואל החדשה בע"מ</w:t>
            </w:r>
            <w:r w:rsidR="009656A1">
              <w:rPr>
                <w:rFonts w:ascii="Times New Roman" w:eastAsia="Times New Roman" w:hAnsi="Times New Roman" w:cs="David" w:hint="cs"/>
                <w:color w:val="008000"/>
                <w:sz w:val="24"/>
                <w:szCs w:val="24"/>
                <w:rtl/>
                <w:lang w:eastAsia="he-IL"/>
              </w:rPr>
              <w:br/>
              <w:t>יהונתן נתניהו 1ג', אור יהודה</w:t>
            </w:r>
            <w:r w:rsidR="009656A1">
              <w:rPr>
                <w:rFonts w:ascii="Times New Roman" w:eastAsia="Times New Roman" w:hAnsi="Times New Roman" w:cs="David" w:hint="cs"/>
                <w:color w:val="008000"/>
                <w:sz w:val="24"/>
                <w:szCs w:val="24"/>
                <w:rtl/>
                <w:lang w:eastAsia="he-IL"/>
              </w:rPr>
              <w:br/>
              <w:t>514677533</w:t>
            </w:r>
            <w:r w:rsidR="009656A1">
              <w:rPr>
                <w:rFonts w:ascii="Times New Roman" w:eastAsia="Times New Roman" w:hAnsi="Times New Roman" w:cs="David" w:hint="cs"/>
                <w:color w:val="008000"/>
                <w:sz w:val="24"/>
                <w:szCs w:val="24"/>
                <w:rtl/>
                <w:lang w:eastAsia="he-IL"/>
              </w:rPr>
              <w:br/>
            </w:r>
          </w:ins>
        </w:sdtContent>
      </w:sdt>
      <w:r w:rsidR="004F1866" w:rsidRPr="004F1866">
        <w:rPr>
          <w:rFonts w:ascii="Times New Roman" w:eastAsia="Times New Roman" w:hAnsi="Times New Roman" w:cs="David" w:hint="cs"/>
          <w:color w:val="008000"/>
          <w:sz w:val="24"/>
          <w:szCs w:val="24"/>
          <w:rtl/>
          <w:lang w:eastAsia="he-IL"/>
        </w:rPr>
        <w:br/>
      </w:r>
    </w:p>
    <w:p w14:paraId="773DA44D"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12D50FA4"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C5CF30"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AA184A"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729D09"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0FF270E" w14:textId="4A3CE42E"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4" w:author="Meryl Etman" w:date="2020-09-08T15:29:00Z">
            <w:r w:rsidR="009656A1">
              <w:rPr>
                <w:rFonts w:ascii="Times New Roman" w:eastAsia="Times New Roman" w:hAnsi="Times New Roman" w:cs="David" w:hint="cs"/>
                <w:color w:val="008000"/>
                <w:sz w:val="24"/>
                <w:szCs w:val="24"/>
                <w:lang w:eastAsia="he-IL"/>
              </w:rPr>
              <w:t>WAWA</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5" w:author="Meryl Etman" w:date="2020-09-08T15:22:00Z">
            <w:r w:rsidR="009656A1">
              <w:rPr>
                <w:rFonts w:ascii="Times New Roman" w:eastAsia="Times New Roman" w:hAnsi="Times New Roman" w:cs="David" w:hint="cs"/>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66" w:author="Meryl Etman" w:date="2020-09-08T15:23:00Z">
            <w:r w:rsidR="009656A1">
              <w:rPr>
                <w:rFonts w:ascii="Times New Roman" w:eastAsia="Times New Roman" w:hAnsi="Times New Roman" w:cs="David" w:hint="cs"/>
                <w:color w:val="008000"/>
                <w:sz w:val="24"/>
                <w:szCs w:val="24"/>
                <w:rtl/>
              </w:rPr>
              <w:t>ייעוץ תרמי</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678A142F"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352F95"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6F3F2C"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D73EDE"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93BA37"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5BBB93"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837F04F"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0AF4D8"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5FDCC2"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08A4D399" w14:textId="58B25821" w:rsidR="004F1866" w:rsidRPr="004F1866" w:rsidRDefault="00D43D47"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7" w:author="Meryl Etman" w:date="2020-09-08T15:29:00Z">
            <w:r w:rsidR="009656A1">
              <w:rPr>
                <w:rFonts w:ascii="Times New Roman" w:eastAsia="Times New Roman" w:hAnsi="Times New Roman" w:cs="David" w:hint="cs"/>
                <w:color w:val="008000"/>
                <w:sz w:val="24"/>
                <w:szCs w:val="24"/>
                <w:lang w:eastAsia="he-IL"/>
              </w:rPr>
              <w:t>WAWA</w:t>
            </w:r>
          </w:ins>
        </w:sdtContent>
      </w:sdt>
    </w:p>
    <w:p w14:paraId="3656553F"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2911225D"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1600069"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2AFC7F95"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3B73CE3"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17A7AE6D"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6DB5CE6" w14:textId="0AA74DE3"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68" w:author="Meryl Etman" w:date="2020-09-08T15:24:00Z">
            <w:r w:rsidR="009656A1">
              <w:rPr>
                <w:rFonts w:ascii="Times New Roman" w:eastAsia="Times New Roman" w:hAnsi="Times New Roman" w:cs="David" w:hint="cs"/>
                <w:color w:val="008000"/>
                <w:sz w:val="24"/>
                <w:szCs w:val="24"/>
                <w:rtl/>
                <w:lang w:eastAsia="he-IL"/>
              </w:rPr>
              <w:br/>
              <w:t>גבעת שמואל החדשה בע"מ</w:t>
            </w:r>
            <w:r w:rsidR="009656A1">
              <w:rPr>
                <w:rFonts w:ascii="Times New Roman" w:eastAsia="Times New Roman" w:hAnsi="Times New Roman" w:cs="David" w:hint="cs"/>
                <w:color w:val="008000"/>
                <w:sz w:val="24"/>
                <w:szCs w:val="24"/>
                <w:rtl/>
                <w:lang w:eastAsia="he-IL"/>
              </w:rPr>
              <w:br/>
              <w:t>יהונתן נתניהו 1ג', אור יהודה</w:t>
            </w:r>
            <w:r w:rsidR="009656A1">
              <w:rPr>
                <w:rFonts w:ascii="Times New Roman" w:eastAsia="Times New Roman" w:hAnsi="Times New Roman" w:cs="David" w:hint="cs"/>
                <w:color w:val="008000"/>
                <w:sz w:val="24"/>
                <w:szCs w:val="24"/>
                <w:rtl/>
                <w:lang w:eastAsia="he-IL"/>
              </w:rPr>
              <w:br/>
              <w:t>514677533</w:t>
            </w:r>
            <w:r w:rsidR="009656A1">
              <w:rPr>
                <w:rFonts w:ascii="Times New Roman" w:eastAsia="Times New Roman" w:hAnsi="Times New Roman" w:cs="David" w:hint="cs"/>
                <w:color w:val="008000"/>
                <w:sz w:val="24"/>
                <w:szCs w:val="24"/>
                <w:rtl/>
                <w:lang w:eastAsia="he-IL"/>
              </w:rPr>
              <w:br/>
            </w:r>
          </w:ins>
        </w:sdtContent>
      </w:sdt>
    </w:p>
    <w:p w14:paraId="78879A1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2FBA4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1309FFC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A526F2" w14:textId="297E3A63"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9" w:author="Meryl Etman" w:date="2020-09-08T15:22:00Z">
            <w:r w:rsidR="009656A1">
              <w:rPr>
                <w:rFonts w:ascii="Times New Roman" w:eastAsia="Times New Roman" w:hAnsi="Times New Roman" w:cs="David" w:hint="cs"/>
                <w:color w:val="008000"/>
                <w:sz w:val="24"/>
                <w:szCs w:val="24"/>
                <w:rtl/>
                <w:lang w:eastAsia="he-IL"/>
              </w:rPr>
              <w:t>גבעת שמואל</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1-05T00:00:00Z">
            <w:dateFormat w:val="dd/MM/yyyy"/>
            <w:lid w:val="he-IL"/>
            <w:storeMappedDataAs w:val="dateTime"/>
            <w:calendar w:val="gregorian"/>
          </w:date>
        </w:sdtPr>
        <w:sdtEndPr>
          <w:rPr>
            <w:rFonts w:hint="cs"/>
          </w:rPr>
        </w:sdtEndPr>
        <w:sdtContent>
          <w:ins w:id="70" w:author="Meryl Etman" w:date="2020-11-05T13:13:00Z">
            <w:r w:rsidR="00D43D47">
              <w:rPr>
                <w:rFonts w:ascii="Times New Roman" w:eastAsia="Times New Roman" w:hAnsi="Times New Roman" w:cs="David" w:hint="cs"/>
                <w:color w:val="008000"/>
                <w:sz w:val="24"/>
                <w:szCs w:val="24"/>
                <w:rtl/>
                <w:lang w:eastAsia="he-IL"/>
              </w:rPr>
              <w:t>‏05/11/2020</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37D3BC4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0E9AEC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E2F13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04BCA0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692579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372F0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B13B3A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DECEA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7AB9C9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A3FDE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4FD8E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2D414E9E"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71D36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52C8AFC6"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80C1B17"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03782B3C"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lastRenderedPageBreak/>
        <w:t xml:space="preserve">                  </w:t>
      </w:r>
    </w:p>
    <w:p w14:paraId="341F433C"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2E63359B" w14:textId="13AC2E70"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1" w:author="Meryl Etman" w:date="2020-09-08T15:29:00Z">
            <w:r w:rsidR="009656A1">
              <w:rPr>
                <w:rFonts w:ascii="Times New Roman" w:eastAsia="Times New Roman" w:hAnsi="Times New Roman" w:cs="David" w:hint="cs"/>
                <w:color w:val="008000"/>
                <w:sz w:val="24"/>
                <w:szCs w:val="24"/>
                <w:lang w:eastAsia="he-IL"/>
              </w:rPr>
              <w:t>WAWA</w:t>
            </w:r>
          </w:ins>
        </w:sdtContent>
      </w:sdt>
    </w:p>
    <w:p w14:paraId="2F0C48DC"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53F9B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9E9FA5"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5F3417"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085E243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E9FDFFF"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660EBD6"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7F446567"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DF31993"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22911AA" w14:textId="77777777"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A1BC47" w14:textId="77777777" w:rsidR="009656A1" w:rsidRDefault="009656A1" w:rsidP="00AF234B">
      <w:pPr>
        <w:spacing w:before="0" w:after="0" w:line="240" w:lineRule="auto"/>
      </w:pPr>
      <w:r>
        <w:separator/>
      </w:r>
    </w:p>
  </w:endnote>
  <w:endnote w:type="continuationSeparator" w:id="0">
    <w:p w14:paraId="6CE3A565" w14:textId="77777777" w:rsidR="009656A1" w:rsidRDefault="009656A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656A1" w:rsidRPr="004F5301" w14:paraId="5FC95757" w14:textId="77777777" w:rsidTr="004F5301">
      <w:tc>
        <w:tcPr>
          <w:tcW w:w="810" w:type="dxa"/>
        </w:tcPr>
        <w:p w14:paraId="0B64D632"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67A05E5" w14:textId="723B21BD" w:rsidR="009656A1" w:rsidRPr="004F5301" w:rsidRDefault="009656A1" w:rsidP="004F5301">
              <w:pPr>
                <w:tabs>
                  <w:tab w:val="center" w:pos="4153"/>
                  <w:tab w:val="right" w:pos="8306"/>
                </w:tabs>
                <w:spacing w:before="0" w:after="0" w:line="240" w:lineRule="auto"/>
                <w:rPr>
                  <w:rFonts w:ascii="David" w:hAnsi="David"/>
                  <w:color w:val="00B0F0"/>
                  <w:sz w:val="20"/>
                  <w:szCs w:val="20"/>
                  <w:rtl/>
                </w:rPr>
              </w:pPr>
              <w:ins w:id="72" w:author="Meryl Etman" w:date="2020-09-08T15:22:00Z">
                <w:r>
                  <w:rPr>
                    <w:rFonts w:ascii="David" w:hAnsi="David" w:hint="cs"/>
                    <w:color w:val="00B0F0"/>
                    <w:sz w:val="20"/>
                    <w:szCs w:val="20"/>
                    <w:rtl/>
                  </w:rPr>
                  <w:t>סביוני גבעת שמואל</w:t>
                </w:r>
              </w:ins>
            </w:p>
          </w:tc>
        </w:sdtContent>
      </w:sdt>
      <w:tc>
        <w:tcPr>
          <w:tcW w:w="2810" w:type="dxa"/>
        </w:tcPr>
        <w:p w14:paraId="0240F1D8"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בידוד תרמי</w:t>
              </w:r>
            </w:sdtContent>
          </w:sdt>
        </w:p>
      </w:tc>
      <w:tc>
        <w:tcPr>
          <w:tcW w:w="233" w:type="dxa"/>
        </w:tcPr>
        <w:p w14:paraId="108AA22B" w14:textId="77777777" w:rsidR="009656A1" w:rsidRPr="004F5301" w:rsidRDefault="009656A1" w:rsidP="004F5301">
          <w:pPr>
            <w:tabs>
              <w:tab w:val="center" w:pos="4153"/>
              <w:tab w:val="right" w:pos="8306"/>
            </w:tabs>
            <w:spacing w:before="0" w:after="0" w:line="240" w:lineRule="auto"/>
            <w:rPr>
              <w:rFonts w:ascii="David" w:hAnsi="David"/>
              <w:sz w:val="16"/>
              <w:szCs w:val="16"/>
              <w:rtl/>
            </w:rPr>
          </w:pPr>
        </w:p>
      </w:tc>
      <w:tc>
        <w:tcPr>
          <w:tcW w:w="1044" w:type="dxa"/>
        </w:tcPr>
        <w:p w14:paraId="317C1607"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065E330" w14:textId="39D2891F" w:rsidR="009656A1" w:rsidRPr="004F5301" w:rsidRDefault="009656A1" w:rsidP="004F5301">
              <w:pPr>
                <w:tabs>
                  <w:tab w:val="center" w:pos="4153"/>
                  <w:tab w:val="right" w:pos="8306"/>
                </w:tabs>
                <w:spacing w:before="0" w:after="0" w:line="240" w:lineRule="auto"/>
                <w:rPr>
                  <w:rFonts w:ascii="David" w:hAnsi="David"/>
                  <w:sz w:val="20"/>
                  <w:szCs w:val="20"/>
                  <w:rtl/>
                </w:rPr>
              </w:pPr>
              <w:del w:id="73" w:author="Meryl Etman" w:date="2020-09-29T16:10:00Z">
                <w:r w:rsidDel="00DB1A70">
                  <w:rPr>
                    <w:rFonts w:ascii="David" w:hAnsi="David" w:hint="cs"/>
                    <w:sz w:val="20"/>
                    <w:szCs w:val="20"/>
                  </w:rPr>
                  <w:delText>CONT-5-692</w:delText>
                </w:r>
              </w:del>
              <w:ins w:id="74" w:author="Meryl Etman" w:date="2020-09-29T16:10:00Z">
                <w:r w:rsidR="00DB1A70">
                  <w:rPr>
                    <w:rFonts w:ascii="David" w:hAnsi="David" w:hint="cs"/>
                    <w:sz w:val="20"/>
                    <w:szCs w:val="20"/>
                  </w:rPr>
                  <w:t>CO</w:t>
                </w:r>
                <w:r w:rsidR="00DB1A70">
                  <w:rPr>
                    <w:rFonts w:ascii="David" w:hAnsi="David" w:hint="cs"/>
                    <w:sz w:val="20"/>
                    <w:szCs w:val="20"/>
                    <w:rtl/>
                  </w:rPr>
                  <w:t>NT-10-1944</w:t>
                </w:r>
              </w:ins>
            </w:p>
          </w:tc>
        </w:sdtContent>
      </w:sdt>
    </w:tr>
    <w:tr w:rsidR="009656A1" w:rsidRPr="004F5301" w14:paraId="0EEC2F54" w14:textId="77777777" w:rsidTr="004F5301">
      <w:tc>
        <w:tcPr>
          <w:tcW w:w="810" w:type="dxa"/>
        </w:tcPr>
        <w:p w14:paraId="4A289992"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12984CA9" w14:textId="6EBB58F2" w:rsidR="009656A1" w:rsidRPr="004F5301" w:rsidRDefault="009656A1" w:rsidP="004F5301">
              <w:pPr>
                <w:tabs>
                  <w:tab w:val="center" w:pos="4153"/>
                  <w:tab w:val="right" w:pos="8306"/>
                </w:tabs>
                <w:spacing w:before="0" w:after="0" w:line="240" w:lineRule="auto"/>
                <w:rPr>
                  <w:rFonts w:ascii="David" w:hAnsi="David"/>
                  <w:color w:val="00B0F0"/>
                  <w:sz w:val="20"/>
                  <w:szCs w:val="20"/>
                  <w:rtl/>
                </w:rPr>
              </w:pPr>
              <w:ins w:id="75" w:author="Meryl Etman" w:date="2020-09-08T15:29:00Z">
                <w:r>
                  <w:rPr>
                    <w:rFonts w:ascii="David" w:hAnsi="David" w:hint="cs"/>
                    <w:color w:val="00B0F0"/>
                    <w:sz w:val="20"/>
                    <w:szCs w:val="20"/>
                  </w:rPr>
                  <w:t>WAWA</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656A1" w:rsidRPr="004F5301" w14:paraId="06301A6E" w14:textId="77777777" w:rsidTr="00281DD8">
            <w:trPr>
              <w:trHeight w:val="201"/>
            </w:trPr>
            <w:tc>
              <w:tcPr>
                <w:tcW w:w="926" w:type="dxa"/>
              </w:tcPr>
              <w:p w14:paraId="77C1A1F8"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A6F983C" w14:textId="17742974" w:rsidR="009656A1" w:rsidRPr="004F5301" w:rsidRDefault="00D43D47" w:rsidP="004F5301">
                    <w:pPr>
                      <w:tabs>
                        <w:tab w:val="center" w:pos="4153"/>
                        <w:tab w:val="right" w:pos="8306"/>
                      </w:tabs>
                      <w:spacing w:before="0" w:after="0" w:line="240" w:lineRule="auto"/>
                      <w:ind w:left="1" w:hanging="1"/>
                      <w:rPr>
                        <w:rFonts w:ascii="David" w:hAnsi="David"/>
                        <w:color w:val="00B0F0"/>
                        <w:sz w:val="20"/>
                        <w:szCs w:val="20"/>
                        <w:rtl/>
                      </w:rPr>
                    </w:pPr>
                    <w:ins w:id="76" w:author="Meryl Etman" w:date="2020-11-05T13:13:00Z">
                      <w:r>
                        <w:rPr>
                          <w:rFonts w:ascii="David" w:hAnsi="David" w:hint="cs"/>
                          <w:color w:val="00B0F0"/>
                          <w:sz w:val="20"/>
                          <w:szCs w:val="20"/>
                          <w:rtl/>
                        </w:rPr>
                        <w:t>0.4</w:t>
                      </w:r>
                    </w:ins>
                  </w:p>
                </w:tc>
              </w:sdtContent>
            </w:sdt>
          </w:tr>
        </w:tbl>
        <w:p w14:paraId="7E729F43"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233" w:type="dxa"/>
        </w:tcPr>
        <w:p w14:paraId="0E54BB1D"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1044" w:type="dxa"/>
        </w:tcPr>
        <w:p w14:paraId="639AFF0E"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4C37ACC7" w14:textId="04ED5A89" w:rsidR="009656A1" w:rsidRPr="004F5301" w:rsidRDefault="00D43D47" w:rsidP="00D43D47">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77" w:author="Meryl Etman" w:date="2020-11-05T13:14:00Z">
                <w:r>
                  <w:rPr>
                    <w:rFonts w:ascii="David" w:hAnsi="David" w:hint="cs"/>
                    <w:sz w:val="20"/>
                    <w:szCs w:val="20"/>
                    <w:rtl/>
                  </w:rPr>
                  <w:t>מאוש</w:t>
                </w:r>
                <w:r>
                  <w:rPr>
                    <w:rFonts w:ascii="David" w:hAnsi="David" w:hint="cs"/>
                    <w:sz w:val="20"/>
                    <w:szCs w:val="20"/>
                    <w:rtl/>
                  </w:rPr>
                  <w:t>ר</w:t>
                </w:r>
              </w:ins>
            </w:sdtContent>
          </w:sdt>
        </w:p>
      </w:tc>
    </w:tr>
    <w:tr w:rsidR="009656A1" w:rsidRPr="004F5301" w14:paraId="1C92CED1" w14:textId="77777777" w:rsidTr="004F5301">
      <w:trPr>
        <w:trHeight w:val="80"/>
      </w:trPr>
      <w:tc>
        <w:tcPr>
          <w:tcW w:w="810" w:type="dxa"/>
        </w:tcPr>
        <w:p w14:paraId="15E0659C"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1646" w:type="dxa"/>
        </w:tcPr>
        <w:p w14:paraId="5CA6DF12" w14:textId="77777777" w:rsidR="009656A1" w:rsidRPr="004F5301" w:rsidRDefault="009656A1"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08C8A7BC"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233" w:type="dxa"/>
        </w:tcPr>
        <w:p w14:paraId="14D783E2"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1044" w:type="dxa"/>
        </w:tcPr>
        <w:p w14:paraId="2AEB2B80"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c>
        <w:tcPr>
          <w:tcW w:w="1763" w:type="dxa"/>
        </w:tcPr>
        <w:p w14:paraId="1AF0A265" w14:textId="77777777" w:rsidR="009656A1" w:rsidRPr="004F5301" w:rsidRDefault="009656A1" w:rsidP="004F5301">
          <w:pPr>
            <w:tabs>
              <w:tab w:val="center" w:pos="4153"/>
              <w:tab w:val="right" w:pos="8306"/>
            </w:tabs>
            <w:spacing w:before="0" w:after="0" w:line="240" w:lineRule="auto"/>
            <w:rPr>
              <w:rFonts w:ascii="David" w:hAnsi="David"/>
              <w:sz w:val="20"/>
              <w:szCs w:val="20"/>
              <w:rtl/>
            </w:rPr>
          </w:pPr>
        </w:p>
      </w:tc>
    </w:tr>
  </w:tbl>
  <w:p w14:paraId="4714DE66" w14:textId="77777777" w:rsidR="009656A1" w:rsidRPr="004F5301" w:rsidRDefault="009656A1" w:rsidP="004F5301">
    <w:pPr>
      <w:spacing w:before="0" w:beforeAutospacing="0" w:after="0" w:afterAutospacing="0" w:line="240" w:lineRule="auto"/>
      <w:rPr>
        <w:rFonts w:ascii="Arial" w:hAnsi="Arial" w:cs="Arial" w:hint="cs"/>
        <w:sz w:val="16"/>
        <w:szCs w:val="16"/>
        <w:rtl/>
      </w:rPr>
    </w:pPr>
    <w:r w:rsidRPr="004F5301">
      <w:rPr>
        <w:rFonts w:ascii="Arial" w:hAnsi="Arial" w:cs="Arial" w:hint="cs"/>
        <w:sz w:val="16"/>
        <w:szCs w:val="16"/>
        <w:rtl/>
      </w:rPr>
      <w:t xml:space="preserve">   </w:t>
    </w:r>
    <w:r w:rsidRPr="004F5301">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1EEC75" w14:textId="77777777" w:rsidR="009656A1" w:rsidRDefault="009656A1" w:rsidP="00AF234B">
      <w:pPr>
        <w:spacing w:before="0" w:after="0" w:line="240" w:lineRule="auto"/>
      </w:pPr>
      <w:r>
        <w:separator/>
      </w:r>
    </w:p>
  </w:footnote>
  <w:footnote w:type="continuationSeparator" w:id="0">
    <w:p w14:paraId="36CD4742" w14:textId="77777777" w:rsidR="009656A1" w:rsidRDefault="009656A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485DB3D7" w14:textId="77777777" w:rsidR="009656A1" w:rsidRDefault="009656A1">
        <w:pPr>
          <w:pStyle w:val="a3"/>
          <w:jc w:val="center"/>
        </w:pPr>
        <w:r>
          <w:fldChar w:fldCharType="begin"/>
        </w:r>
        <w:r>
          <w:instrText xml:space="preserve"> PAGE   \* MERGEFORMAT </w:instrText>
        </w:r>
        <w:r>
          <w:fldChar w:fldCharType="separate"/>
        </w:r>
        <w:r w:rsidR="00D43D47">
          <w:rPr>
            <w:noProof/>
            <w:rtl/>
          </w:rPr>
          <w:t>2</w:t>
        </w:r>
        <w:r>
          <w:rPr>
            <w:noProof/>
          </w:rPr>
          <w:fldChar w:fldCharType="end"/>
        </w:r>
      </w:p>
    </w:sdtContent>
  </w:sdt>
  <w:p w14:paraId="4DC9180B" w14:textId="77777777" w:rsidR="009656A1" w:rsidRDefault="009656A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9"/>
  </w:num>
  <w:num w:numId="3">
    <w:abstractNumId w:val="26"/>
  </w:num>
  <w:num w:numId="4">
    <w:abstractNumId w:val="15"/>
  </w:num>
  <w:num w:numId="5">
    <w:abstractNumId w:val="30"/>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6"/>
  </w:num>
  <w:num w:numId="11">
    <w:abstractNumId w:val="27"/>
  </w:num>
  <w:num w:numId="12">
    <w:abstractNumId w:val="23"/>
  </w:num>
  <w:num w:numId="13">
    <w:abstractNumId w:val="8"/>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2"/>
  </w:num>
  <w:num w:numId="26">
    <w:abstractNumId w:val="5"/>
  </w:num>
  <w:num w:numId="27">
    <w:abstractNumId w:val="11"/>
  </w:num>
  <w:num w:numId="28">
    <w:abstractNumId w:val="14"/>
  </w:num>
  <w:num w:numId="29">
    <w:abstractNumId w:val="13"/>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num>
  <w:num w:numId="36">
    <w:abstractNumId w:val="3"/>
  </w:num>
  <w:num w:numId="37">
    <w:abstractNumId w:val="7"/>
  </w:num>
  <w:num w:numId="38">
    <w:abstractNumId w:val="21"/>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134C85"/>
    <w:rsid w:val="001A0C3C"/>
    <w:rsid w:val="001A69D5"/>
    <w:rsid w:val="00214ACF"/>
    <w:rsid w:val="00281DD8"/>
    <w:rsid w:val="002F5E59"/>
    <w:rsid w:val="00313095"/>
    <w:rsid w:val="00324C6A"/>
    <w:rsid w:val="00340044"/>
    <w:rsid w:val="003D0A38"/>
    <w:rsid w:val="00425D8A"/>
    <w:rsid w:val="00435A20"/>
    <w:rsid w:val="004F1866"/>
    <w:rsid w:val="004F5301"/>
    <w:rsid w:val="00510211"/>
    <w:rsid w:val="00541900"/>
    <w:rsid w:val="00552E11"/>
    <w:rsid w:val="00661EBB"/>
    <w:rsid w:val="006D439F"/>
    <w:rsid w:val="00716AAE"/>
    <w:rsid w:val="0072103C"/>
    <w:rsid w:val="007F4D5E"/>
    <w:rsid w:val="008906F9"/>
    <w:rsid w:val="008C64C6"/>
    <w:rsid w:val="00942177"/>
    <w:rsid w:val="009656A1"/>
    <w:rsid w:val="00AD75B3"/>
    <w:rsid w:val="00AE4BC9"/>
    <w:rsid w:val="00AF234B"/>
    <w:rsid w:val="00B73A6C"/>
    <w:rsid w:val="00BC4D93"/>
    <w:rsid w:val="00BE17B4"/>
    <w:rsid w:val="00C53C16"/>
    <w:rsid w:val="00CF0537"/>
    <w:rsid w:val="00D24A47"/>
    <w:rsid w:val="00D43D47"/>
    <w:rsid w:val="00DB1A70"/>
    <w:rsid w:val="00DF245C"/>
    <w:rsid w:val="00E679C7"/>
    <w:rsid w:val="00EC37B6"/>
    <w:rsid w:val="00EE4957"/>
    <w:rsid w:val="00FB09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E23858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a2"/>
    <w:semiHidden/>
    <w:rsid w:val="00340044"/>
  </w:style>
  <w:style w:type="character" w:customStyle="1" w:styleId="af6">
    <w:name w:val="ביטול תו"/>
    <w:link w:val="af7"/>
    <w:locked/>
    <w:rsid w:val="00340044"/>
    <w:rPr>
      <w:rFonts w:cs="David"/>
      <w:sz w:val="26"/>
      <w:szCs w:val="24"/>
    </w:rPr>
  </w:style>
  <w:style w:type="paragraph" w:customStyle="1" w:styleId="af7">
    <w:name w:val="ביטול"/>
    <w:basedOn w:val="a"/>
    <w:link w:val="af6"/>
    <w:rsid w:val="00340044"/>
    <w:pPr>
      <w:spacing w:before="240" w:beforeAutospacing="0" w:after="0" w:afterAutospacing="0" w:line="240" w:lineRule="auto"/>
      <w:jc w:val="both"/>
    </w:pPr>
    <w:rPr>
      <w:rFonts w:cs="David"/>
      <w:sz w:val="26"/>
      <w:szCs w:val="24"/>
    </w:rPr>
  </w:style>
  <w:style w:type="paragraph" w:styleId="af8">
    <w:name w:val="List Paragraph"/>
    <w:basedOn w:val="a"/>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a"/>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a0"/>
    <w:link w:val="AutoFields"/>
    <w:rsid w:val="00AD75B3"/>
    <w:rPr>
      <w:rFonts w:ascii="Times New Roman" w:eastAsia="Times New Roman" w:hAnsi="Times New Roman" w:cs="David"/>
      <w:color w:val="92D050"/>
      <w:sz w:val="24"/>
      <w:szCs w:val="24"/>
    </w:rPr>
  </w:style>
  <w:style w:type="numbering" w:customStyle="1" w:styleId="NoList3">
    <w:name w:val="No List3"/>
    <w:next w:val="a2"/>
    <w:semiHidden/>
    <w:rsid w:val="00716AAE"/>
  </w:style>
  <w:style w:type="table" w:customStyle="1" w:styleId="13">
    <w:name w:val="רשת טבלה1"/>
    <w:basedOn w:val="a1"/>
    <w:next w:val="a8"/>
    <w:rsid w:val="00D24A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a3"/>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a3"/>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a3"/>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a3"/>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a3"/>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a3"/>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a3"/>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a3"/>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a3"/>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a3"/>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a3"/>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a3"/>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a3"/>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a3"/>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a3"/>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a3"/>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a3"/>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a3"/>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a3"/>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a3"/>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a3"/>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a3"/>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a3"/>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a3"/>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a3"/>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a3"/>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a3"/>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a3"/>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a3"/>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a3"/>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a3"/>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a3"/>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a3"/>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a3"/>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a3"/>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a3"/>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a3"/>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a3"/>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a3"/>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a3"/>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a3"/>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5114D"/>
    <w:rsid w:val="006865A5"/>
    <w:rsid w:val="00757B09"/>
    <w:rsid w:val="0089632E"/>
    <w:rsid w:val="009A378C"/>
    <w:rsid w:val="009F5F51"/>
    <w:rsid w:val="00C154F7"/>
    <w:rsid w:val="00C80B56"/>
    <w:rsid w:val="00E00A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A378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9293F0C757B146588D4E7520B8D5F60E">
    <w:name w:val="9293F0C757B146588D4E7520B8D5F60E"/>
    <w:rsid w:val="00757B09"/>
    <w:pPr>
      <w:bidi/>
    </w:pPr>
  </w:style>
  <w:style w:type="paragraph" w:customStyle="1" w:styleId="0613916ED1C643AE980ED184D1F8D668">
    <w:name w:val="0613916ED1C643AE980ED184D1F8D668"/>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48BB4E3C6ADE4ABB872D291A1570EA16">
    <w:name w:val="48BB4E3C6ADE4ABB872D291A1570EA16"/>
    <w:rsid w:val="00757B09"/>
    <w:pPr>
      <w:bidi/>
    </w:pPr>
  </w:style>
  <w:style w:type="paragraph" w:customStyle="1" w:styleId="FBFB6E20207D4825A2EEE73F792F0615">
    <w:name w:val="FBFB6E20207D4825A2EEE73F792F0615"/>
    <w:rsid w:val="00757B09"/>
    <w:pPr>
      <w:bidi/>
    </w:pPr>
  </w:style>
  <w:style w:type="paragraph" w:customStyle="1" w:styleId="12C049393F7B49B5AE0637EA8920C188">
    <w:name w:val="12C049393F7B49B5AE0637EA8920C188"/>
    <w:rsid w:val="00757B09"/>
    <w:pPr>
      <w:bidi/>
    </w:pPr>
  </w:style>
  <w:style w:type="paragraph" w:customStyle="1" w:styleId="17C384F011A648E78A8F335EB5C05970">
    <w:name w:val="17C384F011A648E78A8F335EB5C05970"/>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DBDAD9E74AAC40C1A03C3DB237E2B5FB">
    <w:name w:val="DBDAD9E74AAC40C1A03C3DB237E2B5FB"/>
    <w:rsid w:val="00757B09"/>
    <w:pPr>
      <w:bidi/>
    </w:pPr>
  </w:style>
  <w:style w:type="paragraph" w:customStyle="1" w:styleId="74D298467D9B41AB93B93957F6F171C6">
    <w:name w:val="74D298467D9B41AB93B93957F6F171C6"/>
    <w:rsid w:val="00757B09"/>
    <w:pPr>
      <w:bidi/>
    </w:pPr>
  </w:style>
  <w:style w:type="paragraph" w:customStyle="1" w:styleId="0A9C12B5F6E045C0871CF27747D8C884">
    <w:name w:val="0A9C12B5F6E045C0871CF27747D8C884"/>
    <w:rsid w:val="00757B09"/>
    <w:pPr>
      <w:bidi/>
    </w:pPr>
  </w:style>
  <w:style w:type="paragraph" w:customStyle="1" w:styleId="09AFE838137147D78FFAD026145E963E">
    <w:name w:val="09AFE838137147D78FFAD026145E963E"/>
    <w:rsid w:val="00757B09"/>
    <w:pPr>
      <w:bidi/>
    </w:pPr>
  </w:style>
  <w:style w:type="paragraph" w:customStyle="1" w:styleId="BEDDCE156E6E4CBC8F07E0AC820ED2DA">
    <w:name w:val="BEDDCE156E6E4CBC8F07E0AC820ED2DA"/>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4B928CFBAD3244BF80203F2BF64B4B82">
    <w:name w:val="4B928CFBAD3244BF80203F2BF64B4B82"/>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AB324EACC0184D728817298D13A4FB51">
    <w:name w:val="AB324EACC0184D728817298D13A4FB51"/>
    <w:rsid w:val="00757B09"/>
    <w:pPr>
      <w:bidi/>
    </w:pPr>
  </w:style>
  <w:style w:type="paragraph" w:customStyle="1" w:styleId="528362241E5048B1B9891C652FD572E3">
    <w:name w:val="528362241E5048B1B9891C652FD572E3"/>
    <w:rsid w:val="00C80B56"/>
    <w:pPr>
      <w:bidi/>
    </w:pPr>
  </w:style>
  <w:style w:type="paragraph" w:customStyle="1" w:styleId="520DD741C7964340B7C8CD10A791F794">
    <w:name w:val="520DD741C7964340B7C8CD10A791F794"/>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 w:type="paragraph" w:customStyle="1" w:styleId="95F2286DA6014BD1AA398262057ED67C">
    <w:name w:val="95F2286DA6014BD1AA398262057ED67C"/>
    <w:rsid w:val="009A378C"/>
    <w:pPr>
      <w:bidi/>
    </w:pPr>
  </w:style>
  <w:style w:type="paragraph" w:customStyle="1" w:styleId="1D62C59C0014425BB4227B76384EF38D">
    <w:name w:val="1D62C59C0014425BB4227B76384EF38D"/>
    <w:rsid w:val="009A378C"/>
    <w:pPr>
      <w:bidi/>
    </w:pPr>
  </w:style>
  <w:style w:type="paragraph" w:customStyle="1" w:styleId="E9C89D66BA9241D595892C1C519D291F">
    <w:name w:val="E9C89D66BA9241D595892C1C519D291F"/>
    <w:rsid w:val="009A378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35C4E7C7-48D4-49B6-80AF-8CB011741939}"/>
</file>

<file path=customXml/itemProps3.xml><?xml version="1.0" encoding="utf-8"?>
<ds:datastoreItem xmlns:ds="http://schemas.openxmlformats.org/officeDocument/2006/customXml" ds:itemID="{81709D4C-33DC-48CC-AC7E-130A245806EE}">
  <ds:schemaRefs>
    <ds:schemaRef ds:uri="http://schemas.microsoft.com/sharepoint/v3"/>
    <ds:schemaRef ds:uri="http://schemas.openxmlformats.org/package/2006/metadata/core-properties"/>
    <ds:schemaRef ds:uri="http://schemas.microsoft.com/office/2006/documentManagement/types"/>
    <ds:schemaRef ds:uri="http://purl.org/dc/dcmitype/"/>
    <ds:schemaRef ds:uri="e82e0497-401b-493b-ab66-61f85c09ed30"/>
    <ds:schemaRef ds:uri="http://schemas.microsoft.com/office/2006/metadata/properties"/>
    <ds:schemaRef ds:uri="http://schemas.microsoft.com/office/infopath/2007/PartnerControls"/>
    <ds:schemaRef ds:uri="http://www.w3.org/XML/1998/namespace"/>
    <ds:schemaRef ds:uri="http://purl.org/dc/terms/"/>
    <ds:schemaRef ds:uri="http://purl.org/dc/elements/1.1/"/>
  </ds:schemaRefs>
</ds:datastoreItem>
</file>

<file path=customXml/itemProps4.xml><?xml version="1.0" encoding="utf-8"?>
<ds:datastoreItem xmlns:ds="http://schemas.openxmlformats.org/officeDocument/2006/customXml" ds:itemID="{C0E3C8B9-ABE9-453A-A803-4BC7CCA4C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9519FD92-BF61-47E0-B307-8E692791F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31</Pages>
  <Words>9350</Words>
  <Characters>46752</Characters>
  <Application>Microsoft Office Word</Application>
  <DocSecurity>0</DocSecurity>
  <Lines>389</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6</cp:revision>
  <dcterms:created xsi:type="dcterms:W3CDTF">2020-09-08T12:21:00Z</dcterms:created>
  <dcterms:modified xsi:type="dcterms:W3CDTF">2020-11-05T11:15:00Z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2bdeeb73-15df-4128-88fd-9460ca16c0ac</vt:lpwstr>
  </property>
</Properties>
</file>