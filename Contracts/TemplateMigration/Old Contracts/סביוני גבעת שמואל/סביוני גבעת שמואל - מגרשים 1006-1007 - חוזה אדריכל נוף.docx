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852BD01"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Pr>
      </w:pPr>
      <w:bookmarkStart w:id="0" w:name="_GoBack"/>
      <w:bookmarkEnd w:id="0"/>
    </w:p>
    <w:p w14:paraId="4929CE4B" w14:textId="77777777" w:rsidR="000B5DC0" w:rsidRPr="000B5DC0" w:rsidRDefault="000B5DC0" w:rsidP="00C30059">
      <w:pPr>
        <w:widowControl w:val="0"/>
        <w:spacing w:before="0" w:beforeAutospacing="0" w:after="0" w:afterAutospacing="0" w:line="240" w:lineRule="auto"/>
        <w:ind w:left="720"/>
        <w:jc w:val="center"/>
        <w:rPr>
          <w:rFonts w:ascii="Times New Roman" w:eastAsia="Times New Roman" w:hAnsi="Times New Roman" w:cs="David"/>
          <w:bCs/>
          <w:i/>
          <w:iCs/>
          <w:noProof/>
          <w:sz w:val="32"/>
          <w:szCs w:val="32"/>
          <w:u w:val="single"/>
          <w:rtl/>
        </w:rPr>
      </w:pPr>
    </w:p>
    <w:p w14:paraId="63DBE18B"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0B5DC0">
        <w:rPr>
          <w:rFonts w:ascii="Times New Roman" w:eastAsia="Times New Roman" w:hAnsi="Times New Roman" w:cs="David"/>
          <w:bCs/>
          <w:i/>
          <w:iCs/>
          <w:noProof/>
          <w:sz w:val="32"/>
          <w:szCs w:val="32"/>
        </w:rPr>
        <w:drawing>
          <wp:inline distT="0" distB="0" distL="0" distR="0" wp14:anchorId="34D602F6" wp14:editId="113C6213">
            <wp:extent cx="5274310" cy="467995"/>
            <wp:effectExtent l="0" t="0" r="254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05688A96"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16993DFD"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FEBCDCF" w14:textId="77777777" w:rsidR="00CD158F" w:rsidRDefault="00CD158F"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44328D5" w14:textId="77777777" w:rsidR="00CD158F" w:rsidRDefault="00CD158F"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F825AC7" w14:textId="77777777" w:rsidR="00CD158F" w:rsidRDefault="00CD158F"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6E1779C"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0B5DC0">
        <w:rPr>
          <w:rFonts w:ascii="Times New Roman" w:eastAsia="Times New Roman" w:hAnsi="Times New Roman" w:cs="David" w:hint="cs"/>
          <w:bCs/>
          <w:sz w:val="32"/>
          <w:szCs w:val="32"/>
          <w:u w:val="single"/>
          <w:rtl/>
          <w:lang w:eastAsia="he-IL"/>
        </w:rPr>
        <w:t>חוזה אדריכל נוף</w:t>
      </w:r>
    </w:p>
    <w:p w14:paraId="52B66420"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A2C1244"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7C59118"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15C301F"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8AEC60A" w14:textId="77777777" w:rsidR="007561C6" w:rsidRPr="00B27B4C" w:rsidRDefault="007561C6" w:rsidP="007561C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7756DD9F89F44397A6A763AAAA2897F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73F050FC" w14:textId="77777777" w:rsidR="007561C6" w:rsidRPr="00B27B4C" w:rsidRDefault="00721CB7" w:rsidP="007561C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1" w:author="Meryl Etman" w:date="2022-11-28T14:45:00Z">
            <w:r>
              <w:rPr>
                <w:rFonts w:ascii="Times New Roman" w:eastAsia="Times New Roman" w:hAnsi="Times New Roman" w:cs="David"/>
                <w:bCs/>
                <w:sz w:val="32"/>
                <w:szCs w:val="32"/>
                <w:u w:val="single"/>
                <w:rtl/>
                <w:lang w:eastAsia="he-IL"/>
              </w:rPr>
              <w:t>סביוני גבעת שמואל מגרשים 1006-1007</w:t>
            </w:r>
          </w:ins>
        </w:p>
      </w:sdtContent>
    </w:sdt>
    <w:p w14:paraId="655FD9AB" w14:textId="77777777" w:rsidR="007561C6" w:rsidRPr="00B27B4C" w:rsidRDefault="007561C6" w:rsidP="007561C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98C6FF29493F4B31BADC7A78164FD0A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292E545B" w14:textId="77777777" w:rsidR="007561C6" w:rsidRPr="00B27B4C" w:rsidRDefault="00721CB7" w:rsidP="007561C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2" w:author="Meryl Etman" w:date="2022-11-28T14:45:00Z">
            <w:r>
              <w:rPr>
                <w:rFonts w:ascii="Times New Roman" w:eastAsia="Times New Roman" w:hAnsi="Times New Roman" w:cs="David"/>
                <w:bCs/>
                <w:sz w:val="32"/>
                <w:szCs w:val="32"/>
                <w:u w:val="single"/>
                <w:rtl/>
                <w:lang w:eastAsia="he-IL"/>
              </w:rPr>
              <w:t>גבעת שמואל</w:t>
            </w:r>
          </w:ins>
        </w:p>
      </w:sdtContent>
    </w:sdt>
    <w:p w14:paraId="7166FBBA"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6D3F227"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BFD8514"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7E731F9"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B74F1E6"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070F999"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9240B92"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6DCA13A"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9221476"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B77C1B1"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C4E8070"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AA21A0E"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7CE9554"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B43964E"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AE9D932"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83E291C"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3BBD7C3"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8511D59"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ADF9A13"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F26B453"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AE0C3DF"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BC71541"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F87573F"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62AF6AA"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9458517" w14:textId="77777777" w:rsidR="00B17476" w:rsidRDefault="00B17476" w:rsidP="000B5DC0">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B0F9913" w14:textId="77777777" w:rsidR="000B5DC0" w:rsidRPr="008C30FE" w:rsidRDefault="000B5DC0" w:rsidP="000B5DC0">
      <w:pPr>
        <w:widowControl w:val="0"/>
        <w:spacing w:before="0" w:beforeAutospacing="0" w:after="0" w:afterAutospacing="0" w:line="240" w:lineRule="auto"/>
        <w:jc w:val="center"/>
        <w:rPr>
          <w:rFonts w:ascii="Times New Roman" w:eastAsia="Times New Roman" w:hAnsi="Times New Roman" w:cs="David"/>
          <w:bCs/>
          <w:sz w:val="32"/>
          <w:szCs w:val="32"/>
          <w:u w:val="single"/>
          <w:lang w:eastAsia="he-IL"/>
        </w:rPr>
      </w:pPr>
      <w:r w:rsidRPr="008C30FE">
        <w:rPr>
          <w:rFonts w:ascii="Times New Roman" w:eastAsia="Times New Roman" w:hAnsi="Times New Roman" w:cs="David" w:hint="cs"/>
          <w:bCs/>
          <w:sz w:val="32"/>
          <w:szCs w:val="32"/>
          <w:u w:val="single"/>
          <w:rtl/>
          <w:lang w:eastAsia="he-IL"/>
        </w:rPr>
        <w:t>חוזה</w:t>
      </w:r>
      <w:r w:rsidR="008C30FE" w:rsidRPr="008C30FE">
        <w:rPr>
          <w:rFonts w:ascii="Times New Roman" w:eastAsia="Times New Roman" w:hAnsi="Times New Roman" w:cs="David" w:hint="cs"/>
          <w:bCs/>
          <w:sz w:val="32"/>
          <w:szCs w:val="32"/>
          <w:u w:val="single"/>
          <w:rtl/>
          <w:lang w:eastAsia="he-IL"/>
        </w:rPr>
        <w:t xml:space="preserve"> אדריכל נוף</w:t>
      </w:r>
    </w:p>
    <w:p w14:paraId="60703FF2"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D522325" w14:textId="236B24F7" w:rsidR="000B5DC0" w:rsidRPr="000B5DC0" w:rsidRDefault="000B5DC0" w:rsidP="007C4B64">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0B5DC0">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735628075"/>
          <w:placeholder>
            <w:docPart w:val="8FBC5A15AA454AECAA6118AF8741F74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3-01-23T00:00:00Z">
            <w:dateFormat w:val="dd/MM/yyyy"/>
            <w:lid w:val="he-IL"/>
            <w:storeMappedDataAs w:val="dateTime"/>
            <w:calendar w:val="gregorian"/>
          </w:date>
        </w:sdtPr>
        <w:sdtEndPr/>
        <w:sdtContent>
          <w:ins w:id="3" w:author="Meryl Etman" w:date="2023-01-23T12:12:00Z">
            <w:r w:rsidR="009364BF">
              <w:rPr>
                <w:rFonts w:ascii="Times New Roman" w:eastAsia="Times New Roman" w:hAnsi="Times New Roman" w:cs="David" w:hint="cs"/>
                <w:color w:val="800080"/>
                <w:sz w:val="24"/>
                <w:szCs w:val="24"/>
                <w:rtl/>
                <w:lang w:eastAsia="he-IL"/>
              </w:rPr>
              <w:t>‏23/01/2023</w:t>
            </w:r>
          </w:ins>
        </w:sdtContent>
      </w:sdt>
    </w:p>
    <w:p w14:paraId="631B226C" w14:textId="77777777" w:rsidR="000B5DC0" w:rsidRPr="000B5DC0" w:rsidRDefault="000B5DC0" w:rsidP="000B5DC0">
      <w:pPr>
        <w:widowControl w:val="0"/>
        <w:spacing w:before="0" w:beforeAutospacing="0" w:after="0" w:afterAutospacing="0" w:line="240" w:lineRule="auto"/>
        <w:rPr>
          <w:rFonts w:ascii="Times New Roman" w:eastAsia="Times New Roman" w:hAnsi="Times New Roman" w:cs="Times New Roman"/>
          <w:sz w:val="20"/>
          <w:szCs w:val="20"/>
          <w:rtl/>
        </w:rPr>
      </w:pPr>
    </w:p>
    <w:p w14:paraId="23047D3A"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7E44D470"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196B9A2" w14:textId="77777777" w:rsidR="000B5DC0" w:rsidRPr="000B5DC0" w:rsidRDefault="000B5DC0" w:rsidP="000B5DC0">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0B5DC0">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color w:val="00B0F0"/>
          <w:sz w:val="24"/>
          <w:szCs w:val="24"/>
          <w:rtl/>
        </w:rPr>
        <w:alias w:val="צד א בחוזה"/>
        <w:tag w:val="cntTzadA"/>
        <w:id w:val="539011942"/>
        <w:placeholder>
          <w:docPart w:val="44067134515B43C9B80FC3DA6523854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7E5C59E2" w14:textId="77777777" w:rsidR="000B5DC0" w:rsidRPr="000B5DC0" w:rsidRDefault="00721CB7" w:rsidP="00C30059">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ins w:id="4" w:author="Meryl Etman" w:date="2022-11-28T14:46:00Z">
            <w:r>
              <w:rPr>
                <w:rFonts w:ascii="Times New Roman" w:eastAsia="Times New Roman" w:hAnsi="Times New Roman" w:cs="David"/>
                <w:color w:val="00B0F0"/>
                <w:sz w:val="24"/>
                <w:szCs w:val="24"/>
                <w:rtl/>
              </w:rPr>
              <w:br/>
              <w:t>גבעת שמואל החדשה בע"מ</w:t>
            </w:r>
            <w:r>
              <w:rPr>
                <w:rFonts w:ascii="Times New Roman" w:eastAsia="Times New Roman" w:hAnsi="Times New Roman" w:cs="David"/>
                <w:color w:val="00B0F0"/>
                <w:sz w:val="24"/>
                <w:szCs w:val="24"/>
                <w:rtl/>
              </w:rPr>
              <w:br/>
              <w:t>יהונתן נתניהו 1ג', אור יהודה</w:t>
            </w:r>
            <w:r>
              <w:rPr>
                <w:rFonts w:ascii="Times New Roman" w:eastAsia="Times New Roman" w:hAnsi="Times New Roman" w:cs="David"/>
                <w:color w:val="00B0F0"/>
                <w:sz w:val="24"/>
                <w:szCs w:val="24"/>
                <w:rtl/>
              </w:rPr>
              <w:br/>
              <w:t>514677533</w:t>
            </w:r>
            <w:r>
              <w:rPr>
                <w:rFonts w:ascii="Times New Roman" w:eastAsia="Times New Roman" w:hAnsi="Times New Roman" w:cs="David"/>
                <w:color w:val="00B0F0"/>
                <w:sz w:val="24"/>
                <w:szCs w:val="24"/>
                <w:rtl/>
              </w:rPr>
              <w:br/>
            </w:r>
          </w:ins>
        </w:p>
      </w:sdtContent>
    </w:sdt>
    <w:p w14:paraId="37F131BB" w14:textId="77777777" w:rsidR="000B5DC0" w:rsidRPr="000B5DC0" w:rsidRDefault="000B5DC0" w:rsidP="000B5DC0">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0B5DC0">
        <w:rPr>
          <w:rFonts w:ascii="Times New Roman" w:eastAsia="Times New Roman" w:hAnsi="Times New Roman" w:cs="David" w:hint="cs"/>
          <w:sz w:val="20"/>
          <w:szCs w:val="24"/>
          <w:rtl/>
          <w:lang w:eastAsia="he-IL"/>
        </w:rPr>
        <w:t>(להלן: "</w:t>
      </w:r>
      <w:r w:rsidRPr="000B5DC0">
        <w:rPr>
          <w:rFonts w:ascii="Times New Roman" w:eastAsia="Times New Roman" w:hAnsi="Times New Roman" w:cs="David" w:hint="cs"/>
          <w:b/>
          <w:bCs/>
          <w:sz w:val="20"/>
          <w:szCs w:val="24"/>
          <w:rtl/>
          <w:lang w:eastAsia="he-IL"/>
        </w:rPr>
        <w:t>המזמין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hint="cs"/>
          <w:bCs/>
          <w:sz w:val="20"/>
          <w:szCs w:val="24"/>
          <w:rtl/>
          <w:lang w:eastAsia="he-IL"/>
        </w:rPr>
        <w:t xml:space="preserve">       </w:t>
      </w:r>
    </w:p>
    <w:p w14:paraId="3B0DABE0" w14:textId="77777777" w:rsidR="000B5DC0" w:rsidRPr="000B5DC0" w:rsidRDefault="000B5DC0" w:rsidP="000B5DC0">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0B5DC0">
        <w:rPr>
          <w:rFonts w:ascii="Times New Roman" w:eastAsia="Times New Roman" w:hAnsi="Times New Roman" w:cs="David" w:hint="cs"/>
          <w:bCs/>
          <w:sz w:val="20"/>
          <w:szCs w:val="24"/>
          <w:rtl/>
          <w:lang w:eastAsia="he-IL"/>
        </w:rPr>
        <w:t xml:space="preserve">         מצד אחד;</w:t>
      </w:r>
    </w:p>
    <w:p w14:paraId="16877B28" w14:textId="77777777" w:rsidR="000B5DC0" w:rsidRPr="000B5DC0" w:rsidRDefault="000B5DC0" w:rsidP="000B5DC0">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668C6BA5" w14:textId="77777777" w:rsidR="000B5DC0" w:rsidRPr="000B5DC0" w:rsidRDefault="000B5DC0" w:rsidP="000B5DC0">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0B5DC0">
        <w:rPr>
          <w:rFonts w:ascii="Times New Roman" w:eastAsia="Times New Roman" w:hAnsi="Times New Roman" w:cs="David" w:hint="cs"/>
          <w:bCs/>
          <w:sz w:val="20"/>
          <w:szCs w:val="24"/>
          <w:rtl/>
          <w:lang w:eastAsia="he-IL"/>
        </w:rPr>
        <w:t>ל ב י ן</w:t>
      </w:r>
    </w:p>
    <w:p w14:paraId="340A8909"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1204060743"/>
        <w:placeholder>
          <w:docPart w:val="4312920D0A894B8FAEE736A5FEF00D1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1337EDEC" w14:textId="52F8341E" w:rsidR="000B5DC0" w:rsidRPr="000B5DC0" w:rsidRDefault="00721CB7" w:rsidP="000B5DC0">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ins w:id="5" w:author="Meryl Etman" w:date="2022-11-28T14:48:00Z">
            <w:r>
              <w:rPr>
                <w:rFonts w:ascii="Times New Roman" w:eastAsia="Times New Roman" w:hAnsi="Times New Roman" w:cs="David"/>
                <w:color w:val="800080"/>
                <w:sz w:val="24"/>
                <w:szCs w:val="24"/>
                <w:rtl/>
              </w:rPr>
              <w:br/>
              <w:t>עופר מרגלית אדריכל נוף</w:t>
            </w:r>
            <w:r>
              <w:rPr>
                <w:rFonts w:ascii="Times New Roman" w:eastAsia="Times New Roman" w:hAnsi="Times New Roman" w:cs="David"/>
                <w:color w:val="800080"/>
                <w:sz w:val="24"/>
                <w:szCs w:val="24"/>
                <w:rtl/>
              </w:rPr>
              <w:br/>
            </w:r>
          </w:ins>
          <w:ins w:id="6" w:author="Meryl Etman [2]" w:date="2023-01-10T17:05:00Z">
            <w:r w:rsidR="00E81B34">
              <w:rPr>
                <w:rFonts w:ascii="Times New Roman" w:eastAsia="Times New Roman" w:hAnsi="Times New Roman" w:cs="David" w:hint="cs"/>
                <w:color w:val="800080"/>
                <w:sz w:val="24"/>
                <w:szCs w:val="24"/>
                <w:rtl/>
              </w:rPr>
              <w:t>ת.ז. 057267312</w:t>
            </w:r>
          </w:ins>
          <w:ins w:id="7" w:author="Meryl Etman" w:date="2022-11-28T14:48:00Z">
            <w:r>
              <w:rPr>
                <w:rFonts w:ascii="Times New Roman" w:eastAsia="Times New Roman" w:hAnsi="Times New Roman" w:cs="David"/>
                <w:color w:val="800080"/>
                <w:sz w:val="24"/>
                <w:szCs w:val="24"/>
                <w:rtl/>
              </w:rPr>
              <w:br/>
            </w:r>
          </w:ins>
        </w:p>
      </w:sdtContent>
    </w:sdt>
    <w:p w14:paraId="63AF2D6E" w14:textId="77777777" w:rsidR="000B5DC0" w:rsidRPr="000B5DC0" w:rsidRDefault="000B5DC0" w:rsidP="000B5DC0">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0B5DC0">
        <w:rPr>
          <w:rFonts w:ascii="Times New Roman" w:eastAsia="Times New Roman" w:hAnsi="Times New Roman" w:cs="David" w:hint="cs"/>
          <w:sz w:val="20"/>
          <w:szCs w:val="24"/>
          <w:rtl/>
          <w:lang w:eastAsia="he-IL"/>
        </w:rPr>
        <w:t>(להלן: "</w:t>
      </w:r>
      <w:r w:rsidRPr="000B5DC0">
        <w:rPr>
          <w:rFonts w:ascii="Times New Roman" w:eastAsia="Times New Roman" w:hAnsi="Times New Roman" w:cs="David" w:hint="cs"/>
          <w:b/>
          <w:bCs/>
          <w:sz w:val="20"/>
          <w:szCs w:val="24"/>
          <w:rtl/>
          <w:lang w:eastAsia="he-IL"/>
        </w:rPr>
        <w:t>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hint="cs"/>
          <w:bCs/>
          <w:sz w:val="20"/>
          <w:szCs w:val="24"/>
          <w:rtl/>
          <w:lang w:eastAsia="he-IL"/>
        </w:rPr>
        <w:t xml:space="preserve">  </w:t>
      </w:r>
    </w:p>
    <w:p w14:paraId="526EC5BA" w14:textId="77777777" w:rsidR="000B5DC0" w:rsidRPr="000B5DC0" w:rsidRDefault="000B5DC0" w:rsidP="000B5DC0">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0B5DC0">
        <w:rPr>
          <w:rFonts w:ascii="Times New Roman" w:eastAsia="Times New Roman" w:hAnsi="Times New Roman" w:cs="David" w:hint="cs"/>
          <w:bCs/>
          <w:sz w:val="20"/>
          <w:szCs w:val="24"/>
          <w:rtl/>
          <w:lang w:eastAsia="he-IL"/>
        </w:rPr>
        <w:t xml:space="preserve">         מצד שני;</w:t>
      </w:r>
    </w:p>
    <w:p w14:paraId="7EA45891" w14:textId="77777777" w:rsidR="000B5DC0" w:rsidRPr="000B5DC0" w:rsidRDefault="000B5DC0" w:rsidP="000B5DC0">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01E6B761" w14:textId="77777777" w:rsidR="000B5DC0" w:rsidRPr="000B5DC0" w:rsidRDefault="000B5DC0" w:rsidP="000B5DC0">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rtl/>
          <w:lang w:eastAsia="he-IL"/>
        </w:rPr>
        <w:t>והואיל:</w:t>
      </w:r>
      <w:r w:rsidRPr="000B5DC0">
        <w:rPr>
          <w:rFonts w:ascii="Times New Roman" w:eastAsia="Times New Roman" w:hAnsi="Times New Roman" w:cs="David"/>
          <w:bCs/>
          <w:sz w:val="20"/>
          <w:szCs w:val="24"/>
          <w:rtl/>
          <w:lang w:eastAsia="he-IL"/>
        </w:rPr>
        <w:tab/>
      </w:r>
      <w:r w:rsidRPr="000B5DC0">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0B15ABBB" w14:textId="77777777" w:rsidR="000B5DC0" w:rsidRPr="000B5DC0" w:rsidRDefault="000B5DC0" w:rsidP="000B5DC0">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0B5DC0">
        <w:rPr>
          <w:rFonts w:ascii="Times New Roman" w:eastAsia="Times New Roman" w:hAnsi="Times New Roman" w:cs="David"/>
          <w:bCs/>
          <w:sz w:val="20"/>
          <w:szCs w:val="24"/>
          <w:rtl/>
          <w:lang w:eastAsia="he-IL"/>
        </w:rPr>
        <w:t>לפיכך הותנה והוסכם בין הצדדים כדלקמן:</w:t>
      </w:r>
    </w:p>
    <w:p w14:paraId="5969CDD8" w14:textId="77777777" w:rsidR="000B5DC0" w:rsidRPr="000B5DC0" w:rsidRDefault="000B5DC0" w:rsidP="000B5DC0">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u w:val="single"/>
          <w:rtl/>
          <w:lang w:eastAsia="he-IL"/>
        </w:rPr>
        <w:t>מבוא</w:t>
      </w:r>
    </w:p>
    <w:p w14:paraId="4B0ACF0B" w14:textId="77777777" w:rsidR="000B5DC0" w:rsidRPr="000B5DC0" w:rsidRDefault="000B5DC0" w:rsidP="000B5DC0">
      <w:pPr>
        <w:widowControl w:val="0"/>
        <w:numPr>
          <w:ilvl w:val="1"/>
          <w:numId w:val="1"/>
        </w:numPr>
        <w:spacing w:before="0" w:beforeAutospacing="0" w:after="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למונחים הבאים יהא הפרוש הנקוב בצידם דהיינו:</w:t>
      </w:r>
    </w:p>
    <w:p w14:paraId="78B5C603" w14:textId="77777777"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707A6C4E"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rtl/>
          <w:lang w:eastAsia="he-IL"/>
        </w:rPr>
        <w:t>"הפרויקט"</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 xml:space="preserve">כמוגדר בנספח </w:t>
      </w:r>
      <w:r w:rsidRPr="000B5DC0">
        <w:rPr>
          <w:rFonts w:ascii="Times New Roman" w:eastAsia="Times New Roman" w:hAnsi="Times New Roman" w:cs="David"/>
          <w:b/>
          <w:bCs/>
          <w:sz w:val="20"/>
          <w:szCs w:val="24"/>
          <w:rtl/>
          <w:lang w:eastAsia="he-IL"/>
        </w:rPr>
        <w:t>א'</w:t>
      </w:r>
      <w:r w:rsidRPr="000B5DC0">
        <w:rPr>
          <w:rFonts w:ascii="Times New Roman" w:eastAsia="Times New Roman" w:hAnsi="Times New Roman" w:cs="David"/>
          <w:sz w:val="20"/>
          <w:szCs w:val="24"/>
          <w:rtl/>
          <w:lang w:eastAsia="he-IL"/>
        </w:rPr>
        <w:t xml:space="preserve"> המצ"ב.</w:t>
      </w:r>
    </w:p>
    <w:p w14:paraId="2399D90F"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028DD81"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rtl/>
          <w:lang w:eastAsia="he-IL"/>
        </w:rPr>
        <w:t xml:space="preserve">"התכנית" </w:t>
      </w:r>
      <w:r w:rsidRPr="000B5DC0">
        <w:rPr>
          <w:rFonts w:ascii="Times New Roman" w:eastAsia="Times New Roman" w:hAnsi="Times New Roman" w:cs="David"/>
          <w:sz w:val="20"/>
          <w:szCs w:val="24"/>
          <w:rtl/>
          <w:lang w:eastAsia="he-IL"/>
        </w:rPr>
        <w:t>/</w:t>
      </w:r>
    </w:p>
    <w:p w14:paraId="1AC67B87"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rtl/>
          <w:lang w:eastAsia="he-IL"/>
        </w:rPr>
        <w:t>"המקרקעין"</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t xml:space="preserve">כמוגדר בנספח </w:t>
      </w:r>
      <w:r w:rsidRPr="000B5DC0">
        <w:rPr>
          <w:rFonts w:ascii="Times New Roman" w:eastAsia="Times New Roman" w:hAnsi="Times New Roman" w:cs="David"/>
          <w:b/>
          <w:bCs/>
          <w:sz w:val="20"/>
          <w:szCs w:val="24"/>
          <w:rtl/>
          <w:lang w:eastAsia="he-IL"/>
        </w:rPr>
        <w:t>א'</w:t>
      </w:r>
      <w:r w:rsidRPr="000B5DC0">
        <w:rPr>
          <w:rFonts w:ascii="Times New Roman" w:eastAsia="Times New Roman" w:hAnsi="Times New Roman" w:cs="David"/>
          <w:sz w:val="20"/>
          <w:szCs w:val="24"/>
          <w:rtl/>
          <w:lang w:eastAsia="he-IL"/>
        </w:rPr>
        <w:t xml:space="preserve"> המצ"ב.</w:t>
      </w:r>
    </w:p>
    <w:p w14:paraId="4B7D9F77"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D5B85A1" w14:textId="77777777" w:rsidR="000B5DC0" w:rsidRPr="000B5DC0" w:rsidRDefault="000B5DC0" w:rsidP="000B5DC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rtl/>
          <w:lang w:eastAsia="he-IL"/>
        </w:rPr>
        <w:t>"האתר"</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2B222C75"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9105C78" w14:textId="77777777" w:rsidR="000B5DC0" w:rsidRPr="000B5DC0" w:rsidRDefault="000B5DC0" w:rsidP="000B5DC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היועצים</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63B84ADF"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01D40B4" w14:textId="77777777" w:rsidR="000B5DC0" w:rsidRPr="000B5DC0" w:rsidRDefault="000B5DC0" w:rsidP="000B5DC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התכניות</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שרותי המתכנן,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w:t>
      </w:r>
      <w:r w:rsidRPr="000B5DC0">
        <w:rPr>
          <w:rFonts w:ascii="Times New Roman" w:eastAsia="Times New Roman" w:hAnsi="Times New Roman" w:cs="David"/>
          <w:sz w:val="20"/>
          <w:szCs w:val="24"/>
          <w:rtl/>
          <w:lang w:eastAsia="he-IL"/>
        </w:rPr>
        <w:lastRenderedPageBreak/>
        <w:t xml:space="preserve">המצוינים ברשימת התכניות ומסמכים המצורפת לחוזה זה במסגרת נספח </w:t>
      </w:r>
      <w:r w:rsidRPr="000B5DC0">
        <w:rPr>
          <w:rFonts w:ascii="Times New Roman" w:eastAsia="Times New Roman" w:hAnsi="Times New Roman" w:cs="David"/>
          <w:b/>
          <w:bCs/>
          <w:sz w:val="20"/>
          <w:szCs w:val="24"/>
          <w:rtl/>
          <w:lang w:eastAsia="he-IL"/>
        </w:rPr>
        <w:t>ח'</w:t>
      </w:r>
      <w:r w:rsidRPr="000B5DC0">
        <w:rPr>
          <w:rFonts w:ascii="Times New Roman" w:eastAsia="Times New Roman" w:hAnsi="Times New Roman" w:cs="David"/>
          <w:sz w:val="20"/>
          <w:szCs w:val="24"/>
          <w:rtl/>
          <w:lang w:eastAsia="he-IL"/>
        </w:rPr>
        <w:t>. כל המסמכים שיערכו ע"י המתכנן כאמור יערכו בשפה העברית.</w:t>
      </w:r>
    </w:p>
    <w:p w14:paraId="6D47FE3F"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DF1B450"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שירותי</w:t>
      </w:r>
    </w:p>
    <w:p w14:paraId="3C9F63F6"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rtl/>
          <w:lang w:eastAsia="he-IL"/>
        </w:rPr>
        <w:t xml:space="preserve"> המתכנן</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p>
    <w:p w14:paraId="49CABACB"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השירותים</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t xml:space="preserve">השירותים כמוגדר וכמפורט בחוזה זה ובנספח </w:t>
      </w:r>
      <w:r w:rsidRPr="000B5DC0">
        <w:rPr>
          <w:rFonts w:ascii="Times New Roman" w:eastAsia="Times New Roman" w:hAnsi="Times New Roman" w:cs="David"/>
          <w:b/>
          <w:bCs/>
          <w:sz w:val="20"/>
          <w:szCs w:val="24"/>
          <w:rtl/>
          <w:lang w:eastAsia="he-IL"/>
        </w:rPr>
        <w:t>ב'</w:t>
      </w:r>
      <w:r w:rsidRPr="000B5DC0">
        <w:rPr>
          <w:rFonts w:ascii="Times New Roman" w:eastAsia="Times New Roman" w:hAnsi="Times New Roman" w:cs="David" w:hint="cs"/>
          <w:b/>
          <w:bCs/>
          <w:sz w:val="20"/>
          <w:szCs w:val="24"/>
          <w:rtl/>
          <w:lang w:eastAsia="he-IL"/>
        </w:rPr>
        <w:t xml:space="preserve"> </w:t>
      </w:r>
      <w:r w:rsidRPr="000B5DC0">
        <w:rPr>
          <w:rFonts w:ascii="Times New Roman" w:eastAsia="Times New Roman" w:hAnsi="Times New Roman" w:cs="David" w:hint="cs"/>
          <w:sz w:val="20"/>
          <w:szCs w:val="24"/>
          <w:rtl/>
          <w:lang w:eastAsia="he-IL"/>
        </w:rPr>
        <w:t>המצ"ב</w:t>
      </w:r>
      <w:r w:rsidRPr="000B5DC0">
        <w:rPr>
          <w:rFonts w:ascii="Times New Roman" w:eastAsia="Times New Roman" w:hAnsi="Times New Roman" w:cs="David"/>
          <w:sz w:val="20"/>
          <w:szCs w:val="24"/>
          <w:rtl/>
          <w:lang w:eastAsia="he-IL"/>
        </w:rPr>
        <w:t>.</w:t>
      </w:r>
    </w:p>
    <w:p w14:paraId="016CE334"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954F31E" w14:textId="77777777" w:rsidR="000B5DC0" w:rsidRPr="000B5DC0" w:rsidRDefault="000B5DC0" w:rsidP="000B5DC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המנהל</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5AFFACB3"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D913C6D"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מקום שמדובר בחוזה זה במזמין - גם המנהל במשמע.</w:t>
      </w:r>
    </w:p>
    <w:p w14:paraId="67C7DC90"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9657EA3"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החוזה</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hint="cs"/>
          <w:sz w:val="20"/>
          <w:szCs w:val="24"/>
          <w:rtl/>
          <w:lang w:eastAsia="he-IL"/>
        </w:rPr>
        <w:t>/</w:t>
      </w:r>
    </w:p>
    <w:p w14:paraId="45B83CDC"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hint="cs"/>
          <w:b/>
          <w:bCs/>
          <w:sz w:val="20"/>
          <w:szCs w:val="24"/>
          <w:rtl/>
          <w:lang w:eastAsia="he-IL"/>
        </w:rPr>
        <w:t>ההסכם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חוזה זה על נספחיו.</w:t>
      </w:r>
    </w:p>
    <w:p w14:paraId="48039153" w14:textId="77777777" w:rsidR="000B5DC0" w:rsidRPr="000B5DC0" w:rsidRDefault="000B5DC0" w:rsidP="000B5DC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4BEAE8FB" w14:textId="77777777" w:rsidR="000B5DC0" w:rsidRPr="000B5DC0" w:rsidRDefault="000B5DC0" w:rsidP="000B5DC0">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הדין</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כהגדרתו בחוק ה</w:t>
      </w:r>
      <w:r w:rsidRPr="000B5DC0">
        <w:rPr>
          <w:rFonts w:ascii="Times New Roman" w:eastAsia="Times New Roman" w:hAnsi="Times New Roman" w:cs="David" w:hint="cs"/>
          <w:sz w:val="20"/>
          <w:szCs w:val="24"/>
          <w:rtl/>
          <w:lang w:eastAsia="he-IL"/>
        </w:rPr>
        <w:t>פרשנות, התשמ"א-1981</w:t>
      </w:r>
      <w:r w:rsidRPr="000B5DC0">
        <w:rPr>
          <w:rFonts w:ascii="Times New Roman" w:eastAsia="Times New Roman" w:hAnsi="Times New Roman" w:cs="David"/>
          <w:sz w:val="20"/>
          <w:szCs w:val="24"/>
          <w:rtl/>
          <w:lang w:eastAsia="he-IL"/>
        </w:rPr>
        <w:t xml:space="preserve"> לרבות כל </w:t>
      </w:r>
      <w:r w:rsidRPr="000B5DC0">
        <w:rPr>
          <w:rFonts w:ascii="Times New Roman" w:eastAsia="Times New Roman" w:hAnsi="Times New Roman" w:cs="David" w:hint="cs"/>
          <w:sz w:val="20"/>
          <w:szCs w:val="24"/>
          <w:rtl/>
          <w:lang w:eastAsia="he-IL"/>
        </w:rPr>
        <w:t xml:space="preserve">תקנה ו/או </w:t>
      </w:r>
      <w:r w:rsidRPr="000B5DC0">
        <w:rPr>
          <w:rFonts w:ascii="Times New Roman" w:eastAsia="Times New Roman" w:hAnsi="Times New Roman" w:cs="David"/>
          <w:sz w:val="20"/>
          <w:szCs w:val="24"/>
          <w:rtl/>
          <w:lang w:eastAsia="he-IL"/>
        </w:rPr>
        <w:t>הוראה של רשות מוסמכת בתוקף סמכותה על פי הדין.</w:t>
      </w:r>
    </w:p>
    <w:p w14:paraId="0DF8B822"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9BCA6C1"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הרשות</w:t>
      </w:r>
    </w:p>
    <w:p w14:paraId="7555E8A4"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rtl/>
          <w:lang w:eastAsia="he-IL"/>
        </w:rPr>
        <w:t xml:space="preserve"> המקומית</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 xml:space="preserve">כמוגדר בנספח </w:t>
      </w:r>
      <w:r w:rsidRPr="000B5DC0">
        <w:rPr>
          <w:rFonts w:ascii="Times New Roman" w:eastAsia="Times New Roman" w:hAnsi="Times New Roman" w:cs="David"/>
          <w:b/>
          <w:bCs/>
          <w:sz w:val="20"/>
          <w:szCs w:val="24"/>
          <w:rtl/>
          <w:lang w:eastAsia="he-IL"/>
        </w:rPr>
        <w:t>א'</w:t>
      </w:r>
      <w:r w:rsidRPr="000B5DC0">
        <w:rPr>
          <w:rFonts w:ascii="Times New Roman" w:eastAsia="Times New Roman" w:hAnsi="Times New Roman" w:cs="David"/>
          <w:sz w:val="20"/>
          <w:szCs w:val="24"/>
          <w:rtl/>
          <w:lang w:eastAsia="he-IL"/>
        </w:rPr>
        <w:t xml:space="preserve"> המצ"ב.</w:t>
      </w:r>
    </w:p>
    <w:p w14:paraId="7BCAD40F"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F3646A6" w14:textId="77777777" w:rsidR="000B5DC0" w:rsidRPr="000B5DC0" w:rsidRDefault="000B5DC0" w:rsidP="000B5DC0">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b/>
          <w:bCs/>
          <w:sz w:val="20"/>
          <w:szCs w:val="24"/>
          <w:rtl/>
          <w:lang w:eastAsia="he-IL"/>
        </w:rPr>
        <w:t>חוזה</w:t>
      </w:r>
    </w:p>
    <w:p w14:paraId="50412A3E" w14:textId="77777777" w:rsidR="000B5DC0" w:rsidRPr="000B5DC0" w:rsidRDefault="000B5DC0" w:rsidP="000B5DC0">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rtl/>
          <w:lang w:eastAsia="he-IL"/>
        </w:rPr>
        <w:t xml:space="preserve"> הפיתוח</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 xml:space="preserve">כמוגדר בנספח </w:t>
      </w:r>
      <w:r w:rsidRPr="000B5DC0">
        <w:rPr>
          <w:rFonts w:ascii="Times New Roman" w:eastAsia="Times New Roman" w:hAnsi="Times New Roman" w:cs="David"/>
          <w:b/>
          <w:bCs/>
          <w:sz w:val="20"/>
          <w:szCs w:val="24"/>
          <w:rtl/>
          <w:lang w:eastAsia="he-IL"/>
        </w:rPr>
        <w:t>א'</w:t>
      </w:r>
      <w:r w:rsidRPr="000B5DC0">
        <w:rPr>
          <w:rFonts w:ascii="Times New Roman" w:eastAsia="Times New Roman" w:hAnsi="Times New Roman" w:cs="David" w:hint="cs"/>
          <w:sz w:val="20"/>
          <w:szCs w:val="24"/>
          <w:rtl/>
          <w:lang w:eastAsia="he-IL"/>
        </w:rPr>
        <w:t xml:space="preserve"> המצ"ב</w:t>
      </w:r>
      <w:r w:rsidRPr="000B5DC0">
        <w:rPr>
          <w:rFonts w:ascii="Times New Roman" w:eastAsia="Times New Roman" w:hAnsi="Times New Roman" w:cs="David"/>
          <w:sz w:val="20"/>
          <w:szCs w:val="24"/>
          <w:rtl/>
          <w:lang w:eastAsia="he-IL"/>
        </w:rPr>
        <w:t>.</w:t>
      </w:r>
    </w:p>
    <w:p w14:paraId="6EFE617D" w14:textId="77777777" w:rsidR="000B5DC0" w:rsidRPr="000B5DC0" w:rsidRDefault="000B5DC0" w:rsidP="000B5DC0">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2FEEF7DD"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הכותרות בחוזה זה </w:t>
      </w:r>
      <w:r w:rsidRPr="000B5DC0">
        <w:rPr>
          <w:rFonts w:ascii="Times New Roman" w:eastAsia="Times New Roman" w:hAnsi="Times New Roman" w:cs="David" w:hint="cs"/>
          <w:sz w:val="20"/>
          <w:szCs w:val="24"/>
          <w:rtl/>
          <w:lang w:eastAsia="he-IL"/>
        </w:rPr>
        <w:t xml:space="preserve">הינן לנוחיות בלבד ובכל מקרה </w:t>
      </w:r>
      <w:r w:rsidRPr="000B5DC0">
        <w:rPr>
          <w:rFonts w:ascii="Times New Roman" w:eastAsia="Times New Roman" w:hAnsi="Times New Roman" w:cs="David"/>
          <w:sz w:val="20"/>
          <w:szCs w:val="24"/>
          <w:rtl/>
          <w:lang w:eastAsia="he-IL"/>
        </w:rPr>
        <w:t xml:space="preserve">לא ישמשו </w:t>
      </w:r>
      <w:r w:rsidRPr="000B5DC0">
        <w:rPr>
          <w:rFonts w:ascii="Times New Roman" w:eastAsia="Times New Roman" w:hAnsi="Times New Roman" w:cs="David" w:hint="cs"/>
          <w:sz w:val="20"/>
          <w:szCs w:val="24"/>
          <w:rtl/>
          <w:lang w:eastAsia="he-IL"/>
        </w:rPr>
        <w:t>ל</w:t>
      </w:r>
      <w:r w:rsidRPr="000B5DC0">
        <w:rPr>
          <w:rFonts w:ascii="Times New Roman" w:eastAsia="Times New Roman" w:hAnsi="Times New Roman" w:cs="David"/>
          <w:sz w:val="20"/>
          <w:szCs w:val="24"/>
          <w:rtl/>
          <w:lang w:eastAsia="he-IL"/>
        </w:rPr>
        <w:t>פרש</w:t>
      </w:r>
      <w:r w:rsidRPr="000B5DC0">
        <w:rPr>
          <w:rFonts w:ascii="Times New Roman" w:eastAsia="Times New Roman" w:hAnsi="Times New Roman" w:cs="David" w:hint="cs"/>
          <w:sz w:val="20"/>
          <w:szCs w:val="24"/>
          <w:rtl/>
          <w:lang w:eastAsia="he-IL"/>
        </w:rPr>
        <w:t>נות</w:t>
      </w:r>
      <w:r w:rsidRPr="000B5DC0">
        <w:rPr>
          <w:rFonts w:ascii="Times New Roman" w:eastAsia="Times New Roman" w:hAnsi="Times New Roman" w:cs="David"/>
          <w:sz w:val="20"/>
          <w:szCs w:val="24"/>
          <w:rtl/>
          <w:lang w:eastAsia="he-IL"/>
        </w:rPr>
        <w:t>ו.</w:t>
      </w:r>
    </w:p>
    <w:p w14:paraId="7DA7B212"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הנספחים לחוזה זה מהווים חלק בלתי נפרד הימנו ואלה הם:</w:t>
      </w:r>
    </w:p>
    <w:p w14:paraId="2567661C" w14:textId="77777777"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0AC50688" w14:textId="77777777" w:rsidR="000B5DC0" w:rsidRPr="000B5DC0" w:rsidRDefault="000B5DC0" w:rsidP="000B5DC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rtl/>
          <w:lang w:eastAsia="he-IL"/>
        </w:rPr>
        <w:t xml:space="preserve">נספח א' </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t>נספח כללי;</w:t>
      </w:r>
    </w:p>
    <w:p w14:paraId="43985863" w14:textId="77777777" w:rsidR="000B5DC0" w:rsidRPr="000B5DC0" w:rsidRDefault="000B5DC0" w:rsidP="000B5DC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rtl/>
          <w:lang w:eastAsia="he-IL"/>
        </w:rPr>
        <w:t>נספח ב'</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sz w:val="20"/>
          <w:szCs w:val="24"/>
          <w:rtl/>
          <w:lang w:eastAsia="he-IL"/>
        </w:rPr>
        <w:tab/>
        <w:t>שירותי המתכנן;</w:t>
      </w:r>
    </w:p>
    <w:p w14:paraId="4683A4A8" w14:textId="77777777" w:rsidR="000B5DC0" w:rsidRPr="000B5DC0" w:rsidRDefault="000B5DC0" w:rsidP="000B5DC0">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0B5DC0">
        <w:rPr>
          <w:rFonts w:ascii="Times New Roman" w:eastAsia="Times New Roman" w:hAnsi="Times New Roman" w:cs="David"/>
          <w:b/>
          <w:bCs/>
          <w:color w:val="000000"/>
          <w:sz w:val="20"/>
          <w:szCs w:val="24"/>
          <w:rtl/>
          <w:lang w:eastAsia="he-IL"/>
        </w:rPr>
        <w:t>נספח ג'</w:t>
      </w:r>
      <w:r w:rsidRPr="000B5DC0">
        <w:rPr>
          <w:rFonts w:ascii="Times New Roman" w:eastAsia="Times New Roman" w:hAnsi="Times New Roman" w:cs="David"/>
          <w:color w:val="000000"/>
          <w:sz w:val="20"/>
          <w:szCs w:val="24"/>
          <w:rtl/>
          <w:lang w:eastAsia="he-IL"/>
        </w:rPr>
        <w:t xml:space="preserve"> </w:t>
      </w:r>
      <w:r w:rsidRPr="000B5DC0">
        <w:rPr>
          <w:rFonts w:ascii="Times New Roman" w:eastAsia="Times New Roman" w:hAnsi="Times New Roman" w:cs="David"/>
          <w:color w:val="000000"/>
          <w:sz w:val="20"/>
          <w:szCs w:val="24"/>
          <w:lang w:eastAsia="he-IL"/>
        </w:rPr>
        <w:t>–</w:t>
      </w:r>
      <w:r w:rsidRPr="000B5DC0">
        <w:rPr>
          <w:rFonts w:ascii="Times New Roman" w:eastAsia="Times New Roman" w:hAnsi="Times New Roman" w:cs="David"/>
          <w:color w:val="000000"/>
          <w:sz w:val="20"/>
          <w:szCs w:val="24"/>
          <w:rtl/>
          <w:lang w:eastAsia="he-IL"/>
        </w:rPr>
        <w:t xml:space="preserve"> </w:t>
      </w:r>
      <w:r w:rsidRPr="000B5DC0">
        <w:rPr>
          <w:rFonts w:ascii="Times New Roman" w:eastAsia="Times New Roman" w:hAnsi="Times New Roman" w:cs="David"/>
          <w:color w:val="000000"/>
          <w:sz w:val="20"/>
          <w:szCs w:val="24"/>
          <w:rtl/>
          <w:lang w:eastAsia="he-IL"/>
        </w:rPr>
        <w:tab/>
        <w:t>לוח זמנים;</w:t>
      </w:r>
    </w:p>
    <w:p w14:paraId="4350A0F1" w14:textId="77777777" w:rsidR="000B5DC0" w:rsidRPr="000B5DC0" w:rsidRDefault="000B5DC0" w:rsidP="000B5DC0">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0B5DC0">
        <w:rPr>
          <w:rFonts w:ascii="Times New Roman" w:eastAsia="Times New Roman" w:hAnsi="Times New Roman" w:cs="David"/>
          <w:b/>
          <w:bCs/>
          <w:color w:val="000000"/>
          <w:sz w:val="20"/>
          <w:szCs w:val="24"/>
          <w:rtl/>
          <w:lang w:eastAsia="he-IL"/>
        </w:rPr>
        <w:t>נספח ד'</w:t>
      </w:r>
      <w:r w:rsidRPr="000B5DC0">
        <w:rPr>
          <w:rFonts w:ascii="Times New Roman" w:eastAsia="Times New Roman" w:hAnsi="Times New Roman" w:cs="David"/>
          <w:color w:val="000000"/>
          <w:sz w:val="20"/>
          <w:szCs w:val="24"/>
          <w:rtl/>
          <w:lang w:eastAsia="he-IL"/>
        </w:rPr>
        <w:t xml:space="preserve"> - </w:t>
      </w:r>
      <w:r w:rsidRPr="000B5DC0">
        <w:rPr>
          <w:rFonts w:ascii="Times New Roman" w:eastAsia="Times New Roman" w:hAnsi="Times New Roman" w:cs="David"/>
          <w:color w:val="000000"/>
          <w:sz w:val="20"/>
          <w:szCs w:val="24"/>
          <w:rtl/>
          <w:lang w:eastAsia="he-IL"/>
        </w:rPr>
        <w:tab/>
        <w:t>שכר המתכנן;</w:t>
      </w:r>
    </w:p>
    <w:p w14:paraId="073B0436" w14:textId="77777777" w:rsidR="000B5DC0" w:rsidRPr="000B5DC0" w:rsidRDefault="000B5DC0" w:rsidP="000B5DC0">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0B5DC0">
        <w:rPr>
          <w:rFonts w:ascii="Times New Roman" w:eastAsia="Times New Roman" w:hAnsi="Times New Roman" w:cs="David"/>
          <w:b/>
          <w:bCs/>
          <w:color w:val="000000"/>
          <w:sz w:val="20"/>
          <w:szCs w:val="24"/>
          <w:rtl/>
          <w:lang w:eastAsia="he-IL"/>
        </w:rPr>
        <w:t>נספח ה'</w:t>
      </w:r>
      <w:r w:rsidRPr="000B5DC0">
        <w:rPr>
          <w:rFonts w:ascii="Times New Roman" w:eastAsia="Times New Roman" w:hAnsi="Times New Roman" w:cs="David"/>
          <w:color w:val="000000"/>
          <w:sz w:val="20"/>
          <w:szCs w:val="24"/>
          <w:rtl/>
          <w:lang w:eastAsia="he-IL"/>
        </w:rPr>
        <w:t xml:space="preserve"> - </w:t>
      </w:r>
      <w:r w:rsidRPr="000B5DC0">
        <w:rPr>
          <w:rFonts w:ascii="Times New Roman" w:eastAsia="Times New Roman" w:hAnsi="Times New Roman" w:cs="David"/>
          <w:color w:val="000000"/>
          <w:sz w:val="20"/>
          <w:szCs w:val="24"/>
          <w:rtl/>
          <w:lang w:eastAsia="he-IL"/>
        </w:rPr>
        <w:tab/>
        <w:t>תשלומי שכר המתכנן;</w:t>
      </w:r>
    </w:p>
    <w:p w14:paraId="7E1D4A1B" w14:textId="77777777" w:rsidR="000B5DC0" w:rsidRPr="000B5DC0" w:rsidRDefault="000B5DC0" w:rsidP="000B5DC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rtl/>
          <w:lang w:eastAsia="he-IL"/>
        </w:rPr>
        <w:t xml:space="preserve">נספח ו </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t>הצהרה והתחייבות לשמירת סודיות;</w:t>
      </w:r>
    </w:p>
    <w:p w14:paraId="44B0DA61" w14:textId="77777777" w:rsidR="00E03315" w:rsidRDefault="00E03315" w:rsidP="00E03315">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w:t>
      </w:r>
    </w:p>
    <w:p w14:paraId="4FB69CB8" w14:textId="77777777" w:rsidR="00E03315" w:rsidRDefault="00E03315" w:rsidP="00E03315">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המתכנן;</w:t>
      </w:r>
    </w:p>
    <w:p w14:paraId="2BA724BF" w14:textId="77777777" w:rsidR="000B5DC0" w:rsidRPr="000B5DC0" w:rsidRDefault="000B5DC0" w:rsidP="00C01318">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rtl/>
          <w:lang w:eastAsia="he-IL"/>
        </w:rPr>
        <w:t>נספח ח'</w:t>
      </w:r>
      <w:r w:rsidRPr="000B5DC0">
        <w:rPr>
          <w:rFonts w:ascii="Times New Roman" w:eastAsia="Times New Roman" w:hAnsi="Times New Roman" w:cs="David"/>
          <w:sz w:val="20"/>
          <w:szCs w:val="24"/>
          <w:rtl/>
          <w:lang w:eastAsia="he-IL"/>
        </w:rPr>
        <w:t xml:space="preserve"> - </w:t>
      </w:r>
      <w:r w:rsidRPr="000B5DC0">
        <w:rPr>
          <w:rFonts w:ascii="Times New Roman" w:eastAsia="Times New Roman" w:hAnsi="Times New Roman" w:cs="David"/>
          <w:sz w:val="20"/>
          <w:szCs w:val="24"/>
          <w:rtl/>
          <w:lang w:eastAsia="he-IL"/>
        </w:rPr>
        <w:tab/>
        <w:t>רשימת התכניות והמסמכים שעל המתכנן להנפיק.</w:t>
      </w:r>
    </w:p>
    <w:p w14:paraId="46398E6D" w14:textId="77777777" w:rsidR="000B5DC0" w:rsidRPr="000B5DC0" w:rsidRDefault="000B5DC0" w:rsidP="000B5DC0">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rtl/>
          <w:lang w:eastAsia="he-IL"/>
        </w:rPr>
        <w:t>נספח ט'</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sz w:val="20"/>
          <w:szCs w:val="24"/>
          <w:rtl/>
          <w:lang w:eastAsia="he-IL"/>
        </w:rPr>
        <w:tab/>
        <w:t>אישור להשלמת הפרויקט/קטע מהפרויקט.</w:t>
      </w:r>
    </w:p>
    <w:p w14:paraId="2919B9AD" w14:textId="77777777" w:rsidR="000B5DC0" w:rsidRPr="000B5DC0" w:rsidRDefault="000B5DC0" w:rsidP="000B5DC0">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rtl/>
          <w:lang w:eastAsia="he-IL"/>
        </w:rPr>
        <w:t xml:space="preserve">נספח י' </w:t>
      </w:r>
      <w:r w:rsidRPr="000B5DC0">
        <w:rPr>
          <w:rFonts w:ascii="Times New Roman" w:eastAsia="Times New Roman" w:hAnsi="Times New Roman" w:cs="David"/>
          <w:sz w:val="20"/>
          <w:szCs w:val="24"/>
          <w:rtl/>
          <w:lang w:eastAsia="he-IL"/>
        </w:rPr>
        <w:t>-</w:t>
      </w:r>
      <w:r w:rsidRPr="000B5DC0">
        <w:rPr>
          <w:rFonts w:ascii="Times New Roman" w:eastAsia="Times New Roman" w:hAnsi="Times New Roman" w:cs="David"/>
          <w:sz w:val="20"/>
          <w:szCs w:val="24"/>
          <w:rtl/>
          <w:lang w:eastAsia="he-IL"/>
        </w:rPr>
        <w:tab/>
        <w:t>נספח היעדר תביעות.</w:t>
      </w:r>
    </w:p>
    <w:p w14:paraId="5AF4DFAA"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שירותי המתכנן</w:t>
      </w:r>
    </w:p>
    <w:p w14:paraId="7F3550F9"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המזמין מוסר בזה למתכנן והמתכנן מקבל על עצמו את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w:t>
      </w:r>
    </w:p>
    <w:p w14:paraId="3B7066F4" w14:textId="7007D6EA"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המתכנן </w:t>
      </w:r>
      <w:del w:id="8" w:author="Meryl Etman [2]" w:date="2023-01-23T11:52:00Z">
        <w:r w:rsidRPr="000B5DC0" w:rsidDel="003660F4">
          <w:rPr>
            <w:rFonts w:ascii="Times New Roman" w:eastAsia="Times New Roman" w:hAnsi="Times New Roman" w:cs="David"/>
            <w:sz w:val="20"/>
            <w:szCs w:val="24"/>
            <w:rtl/>
            <w:lang w:eastAsia="he-IL"/>
          </w:rPr>
          <w:delText>מצהיר ו</w:delText>
        </w:r>
      </w:del>
      <w:r w:rsidRPr="000B5DC0">
        <w:rPr>
          <w:rFonts w:ascii="Times New Roman" w:eastAsia="Times New Roman" w:hAnsi="Times New Roman" w:cs="David"/>
          <w:sz w:val="20"/>
          <w:szCs w:val="24"/>
          <w:rtl/>
          <w:lang w:eastAsia="he-IL"/>
        </w:rPr>
        <w:t>מאשר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הינו מכיר ויודע את כל הנדרש למטרת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רותי המתכנן וכי הינו מורשה על פי </w:t>
      </w:r>
      <w:r w:rsidRPr="000B5DC0">
        <w:rPr>
          <w:rFonts w:ascii="Times New Roman" w:eastAsia="Times New Roman" w:hAnsi="Times New Roman" w:cs="David" w:hint="cs"/>
          <w:sz w:val="20"/>
          <w:szCs w:val="24"/>
          <w:rtl/>
          <w:lang w:eastAsia="he-IL"/>
        </w:rPr>
        <w:t xml:space="preserve">כל </w:t>
      </w:r>
      <w:r w:rsidRPr="000B5DC0">
        <w:rPr>
          <w:rFonts w:ascii="Times New Roman" w:eastAsia="Times New Roman" w:hAnsi="Times New Roman" w:cs="David"/>
          <w:sz w:val="20"/>
          <w:szCs w:val="24"/>
          <w:rtl/>
          <w:lang w:eastAsia="he-IL"/>
        </w:rPr>
        <w:t>דין למתן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w:t>
      </w:r>
      <w:r w:rsidRPr="000B5DC0">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 xml:space="preserve"> המתכנן, לרבות</w:t>
      </w:r>
      <w:r w:rsidRPr="000B5DC0">
        <w:rPr>
          <w:rFonts w:ascii="Times New Roman" w:eastAsia="Times New Roman" w:hAnsi="Times New Roman" w:cs="David" w:hint="cs"/>
          <w:sz w:val="20"/>
          <w:szCs w:val="24"/>
          <w:rtl/>
          <w:lang w:eastAsia="he-IL"/>
        </w:rPr>
        <w:t xml:space="preserve"> אך לא רק</w:t>
      </w:r>
      <w:r w:rsidRPr="000B5DC0">
        <w:rPr>
          <w:rFonts w:ascii="Times New Roman" w:eastAsia="Times New Roman" w:hAnsi="Times New Roman" w:cs="David"/>
          <w:sz w:val="20"/>
          <w:szCs w:val="24"/>
          <w:rtl/>
          <w:lang w:eastAsia="he-IL"/>
        </w:rPr>
        <w:t>,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חוק המהנדסים והאדריכלים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ה</w:t>
      </w:r>
      <w:r w:rsidRPr="000B5DC0">
        <w:rPr>
          <w:rFonts w:ascii="Times New Roman" w:eastAsia="Times New Roman" w:hAnsi="Times New Roman" w:cs="David"/>
          <w:sz w:val="20"/>
          <w:szCs w:val="24"/>
          <w:rtl/>
          <w:lang w:eastAsia="he-IL"/>
        </w:rPr>
        <w:t>תשי"ח - 1958, כי יש בידו ר</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שיון </w:t>
      </w:r>
      <w:r w:rsidRPr="000B5DC0">
        <w:rPr>
          <w:rFonts w:ascii="Times New Roman" w:eastAsia="Times New Roman" w:hAnsi="Times New Roman" w:cs="David" w:hint="cs"/>
          <w:sz w:val="20"/>
          <w:szCs w:val="24"/>
          <w:rtl/>
          <w:lang w:eastAsia="he-IL"/>
        </w:rPr>
        <w:t xml:space="preserve">בר </w:t>
      </w:r>
      <w:r w:rsidRPr="000B5DC0">
        <w:rPr>
          <w:rFonts w:ascii="Times New Roman" w:eastAsia="Times New Roman" w:hAnsi="Times New Roman" w:cs="David"/>
          <w:sz w:val="20"/>
          <w:szCs w:val="24"/>
          <w:rtl/>
          <w:lang w:eastAsia="he-IL"/>
        </w:rPr>
        <w:t>ת</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קף לביצוע שירותי </w:t>
      </w:r>
      <w:r w:rsidRPr="000B5DC0">
        <w:rPr>
          <w:rFonts w:ascii="Times New Roman" w:eastAsia="Times New Roman" w:hAnsi="Times New Roman" w:cs="David" w:hint="cs"/>
          <w:sz w:val="20"/>
          <w:szCs w:val="24"/>
          <w:rtl/>
          <w:lang w:eastAsia="he-IL"/>
        </w:rPr>
        <w:t xml:space="preserve"> המתכנן על פי הדין</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כי הוא בעל הכישורים, הר</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שיונות, הידע, הניסיון והאמצעים המאפשרים לו </w:t>
      </w:r>
      <w:r w:rsidRPr="000B5DC0">
        <w:rPr>
          <w:rFonts w:ascii="Times New Roman" w:eastAsia="Times New Roman" w:hAnsi="Times New Roman" w:cs="David" w:hint="cs"/>
          <w:sz w:val="20"/>
          <w:szCs w:val="24"/>
          <w:rtl/>
          <w:lang w:eastAsia="he-IL"/>
        </w:rPr>
        <w:t xml:space="preserve">את </w:t>
      </w:r>
      <w:r w:rsidRPr="000B5DC0">
        <w:rPr>
          <w:rFonts w:ascii="Times New Roman" w:eastAsia="Times New Roman" w:hAnsi="Times New Roman" w:cs="David"/>
          <w:sz w:val="20"/>
          <w:szCs w:val="24"/>
          <w:rtl/>
          <w:lang w:eastAsia="he-IL"/>
        </w:rPr>
        <w:t>ביצועם ברמה מקצועית גבוהה ובהתאם למותנה בחוזה.</w:t>
      </w:r>
    </w:p>
    <w:p w14:paraId="622A7A47" w14:textId="32C5332E"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המתכנן </w:t>
      </w:r>
      <w:del w:id="9" w:author="Meryl Etman [2]" w:date="2023-01-23T11:52:00Z">
        <w:r w:rsidRPr="000B5DC0" w:rsidDel="003660F4">
          <w:rPr>
            <w:rFonts w:ascii="Times New Roman" w:eastAsia="Times New Roman" w:hAnsi="Times New Roman" w:cs="David"/>
            <w:sz w:val="20"/>
            <w:szCs w:val="24"/>
            <w:rtl/>
            <w:lang w:eastAsia="he-IL"/>
          </w:rPr>
          <w:delText>מצהיר</w:delText>
        </w:r>
      </w:del>
      <w:ins w:id="10" w:author="Meryl Etman [2]" w:date="2023-01-23T11:52:00Z">
        <w:r w:rsidR="003660F4" w:rsidRPr="000B5DC0">
          <w:rPr>
            <w:rFonts w:ascii="Times New Roman" w:eastAsia="Times New Roman" w:hAnsi="Times New Roman" w:cs="David"/>
            <w:sz w:val="20"/>
            <w:szCs w:val="24"/>
            <w:rtl/>
            <w:lang w:eastAsia="he-IL"/>
          </w:rPr>
          <w:t>מ</w:t>
        </w:r>
        <w:r w:rsidR="003660F4">
          <w:rPr>
            <w:rFonts w:ascii="Times New Roman" w:eastAsia="Times New Roman" w:hAnsi="Times New Roman" w:cs="David" w:hint="cs"/>
            <w:sz w:val="20"/>
            <w:szCs w:val="24"/>
            <w:rtl/>
            <w:lang w:eastAsia="he-IL"/>
          </w:rPr>
          <w:t>אשר</w:t>
        </w:r>
      </w:ins>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ידוע לו שש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שיקול דעתו</w:t>
      </w:r>
      <w:r w:rsidRPr="000B5DC0">
        <w:rPr>
          <w:rFonts w:ascii="Times New Roman" w:eastAsia="Times New Roman" w:hAnsi="Times New Roman" w:cs="David" w:hint="cs"/>
          <w:sz w:val="20"/>
          <w:szCs w:val="24"/>
          <w:rtl/>
          <w:lang w:eastAsia="he-IL"/>
        </w:rPr>
        <w:t xml:space="preserve"> הבלעדי</w:t>
      </w:r>
      <w:r w:rsidRPr="000B5DC0">
        <w:rPr>
          <w:rFonts w:ascii="Times New Roman" w:eastAsia="Times New Roman" w:hAnsi="Times New Roman" w:cs="David"/>
          <w:sz w:val="20"/>
          <w:szCs w:val="24"/>
          <w:rtl/>
          <w:lang w:eastAsia="he-IL"/>
        </w:rPr>
        <w:t xml:space="preserve"> ו</w:t>
      </w:r>
      <w:r w:rsidRPr="000B5DC0">
        <w:rPr>
          <w:rFonts w:ascii="Times New Roman" w:eastAsia="Times New Roman" w:hAnsi="Times New Roman" w:cs="David" w:hint="cs"/>
          <w:sz w:val="20"/>
          <w:szCs w:val="24"/>
          <w:rtl/>
          <w:lang w:eastAsia="he-IL"/>
        </w:rPr>
        <w:t xml:space="preserve">כי </w:t>
      </w:r>
      <w:r w:rsidRPr="000B5DC0">
        <w:rPr>
          <w:rFonts w:ascii="Times New Roman" w:eastAsia="Times New Roman" w:hAnsi="Times New Roman" w:cs="David"/>
          <w:sz w:val="20"/>
          <w:szCs w:val="24"/>
          <w:rtl/>
          <w:lang w:eastAsia="he-IL"/>
        </w:rPr>
        <w:t xml:space="preserve">הם יינתנו על ידו בשלבי עבודה כמפורט בנספח </w:t>
      </w:r>
      <w:r w:rsidRPr="000B5DC0">
        <w:rPr>
          <w:rFonts w:ascii="Times New Roman" w:eastAsia="Times New Roman" w:hAnsi="Times New Roman" w:cs="David"/>
          <w:bCs/>
          <w:sz w:val="20"/>
          <w:szCs w:val="24"/>
          <w:rtl/>
          <w:lang w:eastAsia="he-IL"/>
        </w:rPr>
        <w:t>ב'</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המצ"ב</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עוד</w:t>
      </w:r>
      <w:r w:rsidRPr="000B5DC0">
        <w:rPr>
          <w:rFonts w:ascii="Times New Roman" w:eastAsia="Times New Roman" w:hAnsi="Times New Roman" w:cs="David"/>
          <w:sz w:val="20"/>
          <w:szCs w:val="24"/>
          <w:rtl/>
          <w:lang w:eastAsia="he-IL"/>
        </w:rPr>
        <w:t xml:space="preserve"> מוסיף </w:t>
      </w:r>
      <w:del w:id="11" w:author="Meryl Etman [2]" w:date="2023-01-23T11:52:00Z">
        <w:r w:rsidRPr="000B5DC0" w:rsidDel="003660F4">
          <w:rPr>
            <w:rFonts w:ascii="Times New Roman" w:eastAsia="Times New Roman" w:hAnsi="Times New Roman" w:cs="David"/>
            <w:sz w:val="20"/>
            <w:szCs w:val="24"/>
            <w:rtl/>
            <w:lang w:eastAsia="he-IL"/>
          </w:rPr>
          <w:delText>ומצהיר</w:delText>
        </w:r>
        <w:r w:rsidRPr="000B5DC0" w:rsidDel="003660F4">
          <w:rPr>
            <w:rFonts w:ascii="Times New Roman" w:eastAsia="Times New Roman" w:hAnsi="Times New Roman" w:cs="David" w:hint="cs"/>
            <w:sz w:val="20"/>
            <w:szCs w:val="24"/>
            <w:rtl/>
            <w:lang w:eastAsia="he-IL"/>
          </w:rPr>
          <w:delText xml:space="preserve"> </w:delText>
        </w:r>
      </w:del>
      <w:ins w:id="12" w:author="Meryl Etman [2]" w:date="2023-01-23T11:52:00Z">
        <w:r w:rsidR="003660F4" w:rsidRPr="000B5DC0">
          <w:rPr>
            <w:rFonts w:ascii="Times New Roman" w:eastAsia="Times New Roman" w:hAnsi="Times New Roman" w:cs="David"/>
            <w:sz w:val="20"/>
            <w:szCs w:val="24"/>
            <w:rtl/>
            <w:lang w:eastAsia="he-IL"/>
          </w:rPr>
          <w:t>ומ</w:t>
        </w:r>
        <w:r w:rsidR="003660F4">
          <w:rPr>
            <w:rFonts w:ascii="Times New Roman" w:eastAsia="Times New Roman" w:hAnsi="Times New Roman" w:cs="David" w:hint="cs"/>
            <w:sz w:val="20"/>
            <w:szCs w:val="24"/>
            <w:rtl/>
            <w:lang w:eastAsia="he-IL"/>
          </w:rPr>
          <w:t>אש</w:t>
        </w:r>
        <w:r w:rsidR="003660F4" w:rsidRPr="000B5DC0">
          <w:rPr>
            <w:rFonts w:ascii="Times New Roman" w:eastAsia="Times New Roman" w:hAnsi="Times New Roman" w:cs="David"/>
            <w:sz w:val="20"/>
            <w:szCs w:val="24"/>
            <w:rtl/>
            <w:lang w:eastAsia="he-IL"/>
          </w:rPr>
          <w:t>ר</w:t>
        </w:r>
        <w:r w:rsidR="003660F4" w:rsidRPr="000B5DC0">
          <w:rPr>
            <w:rFonts w:ascii="Times New Roman" w:eastAsia="Times New Roman" w:hAnsi="Times New Roman" w:cs="David" w:hint="cs"/>
            <w:sz w:val="20"/>
            <w:szCs w:val="24"/>
            <w:rtl/>
            <w:lang w:eastAsia="he-IL"/>
          </w:rPr>
          <w:t xml:space="preserve"> </w:t>
        </w:r>
      </w:ins>
      <w:r w:rsidRPr="000B5DC0">
        <w:rPr>
          <w:rFonts w:ascii="Times New Roman" w:eastAsia="Times New Roman" w:hAnsi="Times New Roman" w:cs="David" w:hint="cs"/>
          <w:sz w:val="20"/>
          <w:szCs w:val="24"/>
          <w:rtl/>
          <w:lang w:eastAsia="he-IL"/>
        </w:rPr>
        <w:t>המתכנן,</w:t>
      </w:r>
      <w:r w:rsidRPr="000B5DC0">
        <w:rPr>
          <w:rFonts w:ascii="Times New Roman" w:eastAsia="Times New Roman" w:hAnsi="Times New Roman" w:cs="David"/>
          <w:sz w:val="20"/>
          <w:szCs w:val="24"/>
          <w:rtl/>
          <w:lang w:eastAsia="he-IL"/>
        </w:rPr>
        <w:t xml:space="preserve"> כי ידוע לו </w:t>
      </w:r>
      <w:r w:rsidRPr="000B5DC0">
        <w:rPr>
          <w:rFonts w:ascii="Times New Roman" w:eastAsia="Times New Roman" w:hAnsi="Times New Roman" w:cs="David"/>
          <w:sz w:val="20"/>
          <w:szCs w:val="24"/>
          <w:rtl/>
          <w:lang w:eastAsia="he-IL"/>
        </w:rPr>
        <w:lastRenderedPageBreak/>
        <w:t>שהמזמין אינו מתחייב להזמין מ</w:t>
      </w:r>
      <w:r w:rsidRPr="000B5DC0">
        <w:rPr>
          <w:rFonts w:ascii="Times New Roman" w:eastAsia="Times New Roman" w:hAnsi="Times New Roman" w:cs="David" w:hint="cs"/>
          <w:sz w:val="20"/>
          <w:szCs w:val="24"/>
          <w:rtl/>
          <w:lang w:eastAsia="he-IL"/>
        </w:rPr>
        <w:t>מנו</w:t>
      </w:r>
      <w:r w:rsidRPr="000B5DC0">
        <w:rPr>
          <w:rFonts w:ascii="Times New Roman" w:eastAsia="Times New Roman" w:hAnsi="Times New Roman" w:cs="David"/>
          <w:sz w:val="20"/>
          <w:szCs w:val="24"/>
          <w:rtl/>
          <w:lang w:eastAsia="he-IL"/>
        </w:rPr>
        <w:t xml:space="preserve"> שירותים נוספים מעבר לנקוב בחוזה זה ו</w:t>
      </w:r>
      <w:r w:rsidRPr="000B5DC0">
        <w:rPr>
          <w:rFonts w:ascii="Times New Roman" w:eastAsia="Times New Roman" w:hAnsi="Times New Roman" w:cs="David" w:hint="cs"/>
          <w:sz w:val="20"/>
          <w:szCs w:val="24"/>
          <w:rtl/>
          <w:lang w:eastAsia="he-IL"/>
        </w:rPr>
        <w:t xml:space="preserve">כמפורט </w:t>
      </w:r>
      <w:r w:rsidRPr="000B5DC0">
        <w:rPr>
          <w:rFonts w:ascii="Times New Roman" w:eastAsia="Times New Roman" w:hAnsi="Times New Roman" w:cs="David"/>
          <w:sz w:val="20"/>
          <w:szCs w:val="24"/>
          <w:rtl/>
          <w:lang w:eastAsia="he-IL"/>
        </w:rPr>
        <w:t xml:space="preserve">בנספח </w:t>
      </w:r>
      <w:r w:rsidRPr="000B5DC0">
        <w:rPr>
          <w:rFonts w:ascii="Times New Roman" w:eastAsia="Times New Roman" w:hAnsi="Times New Roman" w:cs="David"/>
          <w:bCs/>
          <w:sz w:val="20"/>
          <w:szCs w:val="24"/>
          <w:rtl/>
          <w:lang w:eastAsia="he-IL"/>
        </w:rPr>
        <w:t xml:space="preserve">ב' </w:t>
      </w:r>
      <w:r w:rsidRPr="000B5DC0">
        <w:rPr>
          <w:rFonts w:ascii="Times New Roman" w:eastAsia="Times New Roman" w:hAnsi="Times New Roman" w:cs="David" w:hint="cs"/>
          <w:sz w:val="20"/>
          <w:szCs w:val="24"/>
          <w:rtl/>
          <w:lang w:eastAsia="he-IL"/>
        </w:rPr>
        <w:t>המצ"ב</w:t>
      </w:r>
      <w:r w:rsidRPr="000B5DC0">
        <w:rPr>
          <w:rFonts w:ascii="Times New Roman" w:eastAsia="Times New Roman" w:hAnsi="Times New Roman" w:cs="David"/>
          <w:sz w:val="20"/>
          <w:szCs w:val="24"/>
          <w:rtl/>
          <w:lang w:eastAsia="he-IL"/>
        </w:rPr>
        <w:t>.</w:t>
      </w:r>
    </w:p>
    <w:p w14:paraId="12A1D541"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657EE1D2"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כפי שיקבעו מ</w:t>
      </w:r>
      <w:r w:rsidRPr="000B5DC0">
        <w:rPr>
          <w:rFonts w:ascii="Times New Roman" w:eastAsia="Times New Roman" w:hAnsi="Times New Roman" w:cs="David" w:hint="cs"/>
          <w:sz w:val="20"/>
          <w:szCs w:val="24"/>
          <w:rtl/>
          <w:lang w:eastAsia="he-IL"/>
        </w:rPr>
        <w:t>עת לעת</w:t>
      </w:r>
      <w:r w:rsidRPr="000B5DC0">
        <w:rPr>
          <w:rFonts w:ascii="Times New Roman" w:eastAsia="Times New Roman" w:hAnsi="Times New Roman" w:cs="David"/>
          <w:sz w:val="20"/>
          <w:szCs w:val="24"/>
          <w:rtl/>
          <w:lang w:eastAsia="he-IL"/>
        </w:rPr>
        <w:t xml:space="preserve"> ע"י המזמין ויהיה חייב לנהוג לפיהם ולקיימם ללא סטייה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אלא אם כן ק</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בל הוראה</w:t>
      </w:r>
      <w:r w:rsidRPr="000B5DC0">
        <w:rPr>
          <w:rFonts w:ascii="Times New Roman" w:eastAsia="Times New Roman" w:hAnsi="Times New Roman" w:cs="David" w:hint="cs"/>
          <w:sz w:val="20"/>
          <w:szCs w:val="24"/>
          <w:rtl/>
          <w:lang w:eastAsia="he-IL"/>
        </w:rPr>
        <w:t xml:space="preserve"> מפורשת</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שור בכתב מהמזמין.</w:t>
      </w:r>
    </w:p>
    <w:p w14:paraId="4FAA32DE"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רותי המתכנן,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הכל כפי שיקבע ע"י המנהל. כן מתחייב 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להשתתף בת</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אום מראש בכל ישיבות התיאום אליהן יוזמן.</w:t>
      </w:r>
    </w:p>
    <w:p w14:paraId="4F6E58F9"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ישמור על נוהלי קשר, תיאום, ר</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שום וצורת המסמכים לפי דרישת המנהל.</w:t>
      </w:r>
    </w:p>
    <w:p w14:paraId="575818A1"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כל עוד לא יקבע אחרת ע"י המזמין, יהיה המנהל כ</w:t>
      </w:r>
      <w:r w:rsidRPr="000B5DC0">
        <w:rPr>
          <w:rFonts w:ascii="Times New Roman" w:eastAsia="Times New Roman" w:hAnsi="Times New Roman" w:cs="David" w:hint="cs"/>
          <w:sz w:val="20"/>
          <w:szCs w:val="24"/>
          <w:rtl/>
          <w:lang w:eastAsia="he-IL"/>
        </w:rPr>
        <w:t>הגדרתו</w:t>
      </w:r>
      <w:r w:rsidRPr="000B5DC0">
        <w:rPr>
          <w:rFonts w:ascii="Times New Roman" w:eastAsia="Times New Roman" w:hAnsi="Times New Roman" w:cs="David"/>
          <w:sz w:val="20"/>
          <w:szCs w:val="24"/>
          <w:rtl/>
          <w:lang w:eastAsia="he-IL"/>
        </w:rPr>
        <w:t xml:space="preserve"> בנספח </w:t>
      </w:r>
      <w:r w:rsidRPr="000B5DC0">
        <w:rPr>
          <w:rFonts w:ascii="Times New Roman" w:eastAsia="Times New Roman" w:hAnsi="Times New Roman" w:cs="David"/>
          <w:bCs/>
          <w:sz w:val="20"/>
          <w:szCs w:val="24"/>
          <w:rtl/>
          <w:lang w:eastAsia="he-IL"/>
        </w:rPr>
        <w:t xml:space="preserve">א' </w:t>
      </w:r>
      <w:r w:rsidRPr="000B5DC0">
        <w:rPr>
          <w:rFonts w:ascii="Times New Roman" w:eastAsia="Times New Roman" w:hAnsi="Times New Roman" w:cs="David"/>
          <w:sz w:val="20"/>
          <w:szCs w:val="24"/>
          <w:rtl/>
          <w:lang w:eastAsia="he-IL"/>
        </w:rPr>
        <w:t>ועל המתכנן להיות</w:t>
      </w:r>
      <w:r w:rsidRPr="000B5DC0">
        <w:rPr>
          <w:rFonts w:ascii="Times New Roman" w:eastAsia="Times New Roman" w:hAnsi="Times New Roman" w:cs="David" w:hint="cs"/>
          <w:sz w:val="20"/>
          <w:szCs w:val="24"/>
          <w:rtl/>
          <w:lang w:eastAsia="he-IL"/>
        </w:rPr>
        <w:t xml:space="preserve"> עמו</w:t>
      </w:r>
      <w:r w:rsidRPr="000B5DC0">
        <w:rPr>
          <w:rFonts w:ascii="Times New Roman" w:eastAsia="Times New Roman" w:hAnsi="Times New Roman" w:cs="David"/>
          <w:sz w:val="20"/>
          <w:szCs w:val="24"/>
          <w:rtl/>
          <w:lang w:eastAsia="he-IL"/>
        </w:rPr>
        <w:t xml:space="preserve"> בקשר מתמי</w:t>
      </w:r>
      <w:r w:rsidRPr="000B5DC0">
        <w:rPr>
          <w:rFonts w:ascii="Times New Roman" w:eastAsia="Times New Roman" w:hAnsi="Times New Roman" w:cs="David" w:hint="cs"/>
          <w:sz w:val="20"/>
          <w:szCs w:val="24"/>
          <w:rtl/>
          <w:lang w:eastAsia="he-IL"/>
        </w:rPr>
        <w:t>ד</w:t>
      </w:r>
      <w:r w:rsidRPr="000B5DC0">
        <w:rPr>
          <w:rFonts w:ascii="Times New Roman" w:eastAsia="Times New Roman" w:hAnsi="Times New Roman" w:cs="David"/>
          <w:sz w:val="20"/>
          <w:szCs w:val="24"/>
          <w:rtl/>
          <w:lang w:eastAsia="he-IL"/>
        </w:rPr>
        <w:t xml:space="preserve"> ולתאם עמו את כל פעולותיו, אלא אם נקבע </w:t>
      </w:r>
      <w:r w:rsidRPr="000B5DC0">
        <w:rPr>
          <w:rFonts w:ascii="Times New Roman" w:eastAsia="Times New Roman" w:hAnsi="Times New Roman" w:cs="David" w:hint="cs"/>
          <w:sz w:val="20"/>
          <w:szCs w:val="24"/>
          <w:rtl/>
          <w:lang w:eastAsia="he-IL"/>
        </w:rPr>
        <w:t xml:space="preserve">מפורשות </w:t>
      </w:r>
      <w:r w:rsidRPr="000B5DC0">
        <w:rPr>
          <w:rFonts w:ascii="Times New Roman" w:eastAsia="Times New Roman" w:hAnsi="Times New Roman" w:cs="David"/>
          <w:sz w:val="20"/>
          <w:szCs w:val="24"/>
          <w:rtl/>
          <w:lang w:eastAsia="he-IL"/>
        </w:rPr>
        <w:t>אחרת ע"י המזמין.</w:t>
      </w:r>
    </w:p>
    <w:p w14:paraId="69B5BFF6" w14:textId="7BF357B2"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המתכנן </w:t>
      </w:r>
      <w:del w:id="13" w:author="Meryl Etman [2]" w:date="2023-01-23T11:53:00Z">
        <w:r w:rsidRPr="000B5DC0" w:rsidDel="003660F4">
          <w:rPr>
            <w:rFonts w:ascii="Times New Roman" w:eastAsia="Times New Roman" w:hAnsi="Times New Roman" w:cs="David"/>
            <w:sz w:val="20"/>
            <w:szCs w:val="24"/>
            <w:rtl/>
            <w:lang w:eastAsia="he-IL"/>
          </w:rPr>
          <w:delText>מצהיר</w:delText>
        </w:r>
      </w:del>
      <w:ins w:id="14" w:author="Meryl Etman [2]" w:date="2023-01-23T11:53:00Z">
        <w:r w:rsidR="003660F4" w:rsidRPr="000B5DC0">
          <w:rPr>
            <w:rFonts w:ascii="Times New Roman" w:eastAsia="Times New Roman" w:hAnsi="Times New Roman" w:cs="David"/>
            <w:sz w:val="20"/>
            <w:szCs w:val="24"/>
            <w:rtl/>
            <w:lang w:eastAsia="he-IL"/>
          </w:rPr>
          <w:t>מ</w:t>
        </w:r>
        <w:r w:rsidR="003660F4">
          <w:rPr>
            <w:rFonts w:ascii="Times New Roman" w:eastAsia="Times New Roman" w:hAnsi="Times New Roman" w:cs="David" w:hint="cs"/>
            <w:sz w:val="20"/>
            <w:szCs w:val="24"/>
            <w:rtl/>
            <w:lang w:eastAsia="he-IL"/>
          </w:rPr>
          <w:t>אש</w:t>
        </w:r>
        <w:r w:rsidR="003660F4" w:rsidRPr="000B5DC0">
          <w:rPr>
            <w:rFonts w:ascii="Times New Roman" w:eastAsia="Times New Roman" w:hAnsi="Times New Roman" w:cs="David"/>
            <w:sz w:val="20"/>
            <w:szCs w:val="24"/>
            <w:rtl/>
            <w:lang w:eastAsia="he-IL"/>
          </w:rPr>
          <w:t>ר</w:t>
        </w:r>
      </w:ins>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ידועות לו הוראות כל התכניות הקיימות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0B5DC0">
        <w:rPr>
          <w:rFonts w:ascii="Times New Roman" w:eastAsia="Times New Roman" w:hAnsi="Times New Roman" w:cs="David" w:hint="cs"/>
          <w:sz w:val="20"/>
          <w:szCs w:val="24"/>
          <w:rtl/>
          <w:lang w:eastAsia="he-IL"/>
        </w:rPr>
        <w:t>יהם של</w:t>
      </w:r>
      <w:r w:rsidRPr="000B5DC0">
        <w:rPr>
          <w:rFonts w:ascii="Times New Roman" w:eastAsia="Times New Roman" w:hAnsi="Times New Roman" w:cs="David"/>
          <w:sz w:val="20"/>
          <w:szCs w:val="24"/>
          <w:rtl/>
          <w:lang w:eastAsia="he-IL"/>
        </w:rPr>
        <w:t xml:space="preserve"> הדין</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הנהלים</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התקנים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התקנות החלים בקשר עם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שרותי המתכנן והוא מתחייב לפעול בהתאם לקבוע בהם. כמו כן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w:t>
      </w:r>
      <w:del w:id="15" w:author="Meryl Etman [2]" w:date="2023-01-23T11:53:00Z">
        <w:r w:rsidRPr="000B5DC0" w:rsidDel="003660F4">
          <w:rPr>
            <w:rFonts w:ascii="Times New Roman" w:eastAsia="Times New Roman" w:hAnsi="Times New Roman" w:cs="David"/>
            <w:sz w:val="20"/>
            <w:szCs w:val="24"/>
            <w:rtl/>
            <w:lang w:eastAsia="he-IL"/>
          </w:rPr>
          <w:delText xml:space="preserve">מצהיר </w:delText>
        </w:r>
      </w:del>
      <w:ins w:id="16" w:author="Meryl Etman [2]" w:date="2023-01-23T11:53:00Z">
        <w:r w:rsidR="003660F4" w:rsidRPr="000B5DC0">
          <w:rPr>
            <w:rFonts w:ascii="Times New Roman" w:eastAsia="Times New Roman" w:hAnsi="Times New Roman" w:cs="David"/>
            <w:sz w:val="20"/>
            <w:szCs w:val="24"/>
            <w:rtl/>
            <w:lang w:eastAsia="he-IL"/>
          </w:rPr>
          <w:t>מ</w:t>
        </w:r>
        <w:r w:rsidR="003660F4">
          <w:rPr>
            <w:rFonts w:ascii="Times New Roman" w:eastAsia="Times New Roman" w:hAnsi="Times New Roman" w:cs="David" w:hint="cs"/>
            <w:sz w:val="20"/>
            <w:szCs w:val="24"/>
            <w:rtl/>
            <w:lang w:eastAsia="he-IL"/>
          </w:rPr>
          <w:t>אשר</w:t>
        </w:r>
        <w:r w:rsidR="003660F4" w:rsidRPr="000B5DC0">
          <w:rPr>
            <w:rFonts w:ascii="Times New Roman" w:eastAsia="Times New Roman" w:hAnsi="Times New Roman" w:cs="David"/>
            <w:sz w:val="20"/>
            <w:szCs w:val="24"/>
            <w:rtl/>
            <w:lang w:eastAsia="he-IL"/>
          </w:rPr>
          <w:t xml:space="preserve"> </w:t>
        </w:r>
      </w:ins>
      <w:r w:rsidRPr="000B5DC0">
        <w:rPr>
          <w:rFonts w:ascii="Times New Roman" w:eastAsia="Times New Roman" w:hAnsi="Times New Roman" w:cs="David"/>
          <w:sz w:val="20"/>
          <w:szCs w:val="24"/>
          <w:rtl/>
          <w:lang w:eastAsia="he-IL"/>
        </w:rPr>
        <w:t xml:space="preserve">המתכנן כי </w:t>
      </w:r>
      <w:r w:rsidRPr="000B5DC0">
        <w:rPr>
          <w:rFonts w:ascii="Times New Roman" w:eastAsia="Times New Roman" w:hAnsi="Times New Roman" w:cs="David" w:hint="cs"/>
          <w:sz w:val="20"/>
          <w:szCs w:val="24"/>
          <w:rtl/>
          <w:lang w:eastAsia="he-IL"/>
        </w:rPr>
        <w:t xml:space="preserve">הוא </w:t>
      </w:r>
      <w:r w:rsidRPr="000B5DC0">
        <w:rPr>
          <w:rFonts w:ascii="Times New Roman" w:eastAsia="Times New Roman" w:hAnsi="Times New Roman" w:cs="David"/>
          <w:sz w:val="20"/>
          <w:szCs w:val="24"/>
          <w:rtl/>
          <w:lang w:eastAsia="he-IL"/>
        </w:rPr>
        <w:t xml:space="preserve">בדק בעצמו את כל הנושאים הרלוונטיים </w:t>
      </w:r>
      <w:r w:rsidRPr="000B5DC0">
        <w:rPr>
          <w:rFonts w:ascii="Times New Roman" w:eastAsia="Times New Roman" w:hAnsi="Times New Roman" w:cs="David" w:hint="cs"/>
          <w:sz w:val="20"/>
          <w:szCs w:val="24"/>
          <w:rtl/>
          <w:lang w:eastAsia="he-IL"/>
        </w:rPr>
        <w:t xml:space="preserve">ו/או </w:t>
      </w:r>
      <w:r w:rsidRPr="000B5DC0">
        <w:rPr>
          <w:rFonts w:ascii="Times New Roman" w:eastAsia="Times New Roman" w:hAnsi="Times New Roman" w:cs="David"/>
          <w:sz w:val="20"/>
          <w:szCs w:val="24"/>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7C923AA6"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להפיק את כל התכניות </w:t>
      </w:r>
      <w:r w:rsidRPr="000B5DC0">
        <w:rPr>
          <w:rFonts w:ascii="Times New Roman" w:eastAsia="Times New Roman" w:hAnsi="Times New Roman" w:cs="David" w:hint="cs"/>
          <w:sz w:val="20"/>
          <w:szCs w:val="24"/>
          <w:rtl/>
          <w:lang w:eastAsia="he-IL"/>
        </w:rPr>
        <w:t>נשוא</w:t>
      </w:r>
      <w:r w:rsidRPr="000B5DC0">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באמצעות מחשב בתוכנה או בקבצים במתכונת הקבועה בנספח </w:t>
      </w:r>
      <w:r w:rsidRPr="000B5DC0">
        <w:rPr>
          <w:rFonts w:ascii="Times New Roman" w:eastAsia="Times New Roman" w:hAnsi="Times New Roman" w:cs="David"/>
          <w:b/>
          <w:bCs/>
          <w:sz w:val="20"/>
          <w:szCs w:val="24"/>
          <w:rtl/>
          <w:lang w:eastAsia="he-IL"/>
        </w:rPr>
        <w:t>א'</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 xml:space="preserve">המצ"ב </w:t>
      </w:r>
      <w:r w:rsidRPr="000B5DC0">
        <w:rPr>
          <w:rFonts w:ascii="Times New Roman" w:eastAsia="Times New Roman" w:hAnsi="Times New Roman" w:cs="David"/>
          <w:sz w:val="20"/>
          <w:szCs w:val="24"/>
          <w:rtl/>
          <w:lang w:eastAsia="he-IL"/>
        </w:rPr>
        <w:t>וע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0B5DC0">
        <w:rPr>
          <w:rFonts w:ascii="Times New Roman" w:eastAsia="Times New Roman" w:hAnsi="Times New Roman" w:cs="David" w:hint="cs"/>
          <w:sz w:val="20"/>
          <w:szCs w:val="24"/>
          <w:rtl/>
          <w:lang w:eastAsia="he-IL"/>
        </w:rPr>
        <w:t xml:space="preserve"> בנספח </w:t>
      </w:r>
      <w:r w:rsidRPr="000B5DC0">
        <w:rPr>
          <w:rFonts w:ascii="Times New Roman" w:eastAsia="Times New Roman" w:hAnsi="Times New Roman" w:cs="David" w:hint="cs"/>
          <w:b/>
          <w:bCs/>
          <w:sz w:val="20"/>
          <w:szCs w:val="24"/>
          <w:rtl/>
          <w:lang w:eastAsia="he-IL"/>
        </w:rPr>
        <w:t>א'</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כאמור.</w:t>
      </w:r>
    </w:p>
    <w:p w14:paraId="10E0DCEE"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לא יגיש ליועצים</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לקבלנים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0B5DC0">
        <w:rPr>
          <w:rFonts w:ascii="Times New Roman" w:eastAsia="Times New Roman" w:hAnsi="Times New Roman" w:cs="David" w:hint="cs"/>
          <w:sz w:val="20"/>
          <w:szCs w:val="24"/>
          <w:rtl/>
          <w:lang w:eastAsia="he-IL"/>
        </w:rPr>
        <w:t xml:space="preserve">מפורשות על פי </w:t>
      </w:r>
      <w:r w:rsidRPr="000B5DC0">
        <w:rPr>
          <w:rFonts w:ascii="Times New Roman" w:eastAsia="Times New Roman" w:hAnsi="Times New Roman" w:cs="David"/>
          <w:sz w:val="20"/>
          <w:szCs w:val="24"/>
          <w:rtl/>
          <w:lang w:eastAsia="he-IL"/>
        </w:rPr>
        <w:t>חוזה זה.</w:t>
      </w:r>
    </w:p>
    <w:p w14:paraId="1D885C39"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אין לו ולא תהינה לו </w:t>
      </w:r>
      <w:r w:rsidRPr="000B5DC0">
        <w:rPr>
          <w:rFonts w:ascii="Times New Roman" w:eastAsia="Times New Roman" w:hAnsi="Times New Roman" w:cs="David" w:hint="cs"/>
          <w:sz w:val="20"/>
          <w:szCs w:val="24"/>
          <w:rtl/>
          <w:lang w:eastAsia="he-IL"/>
        </w:rPr>
        <w:t xml:space="preserve">כל </w:t>
      </w:r>
      <w:r w:rsidRPr="000B5DC0">
        <w:rPr>
          <w:rFonts w:ascii="Times New Roman" w:eastAsia="Times New Roman" w:hAnsi="Times New Roman" w:cs="David"/>
          <w:sz w:val="20"/>
          <w:szCs w:val="24"/>
          <w:rtl/>
          <w:lang w:eastAsia="he-IL"/>
        </w:rPr>
        <w:t>תביעות ו/או טענות</w:t>
      </w:r>
      <w:r w:rsidRPr="000B5DC0">
        <w:rPr>
          <w:rFonts w:ascii="Times New Roman" w:eastAsia="Times New Roman" w:hAnsi="Times New Roman" w:cs="David" w:hint="cs"/>
          <w:sz w:val="20"/>
          <w:szCs w:val="24"/>
          <w:rtl/>
          <w:lang w:eastAsia="he-IL"/>
        </w:rPr>
        <w:t xml:space="preserve"> ו/או דרישות ו/או תלונות</w:t>
      </w:r>
      <w:r w:rsidRPr="000B5DC0">
        <w:rPr>
          <w:rFonts w:ascii="Times New Roman" w:eastAsia="Times New Roman" w:hAnsi="Times New Roman" w:cs="David"/>
          <w:sz w:val="20"/>
          <w:szCs w:val="24"/>
          <w:rtl/>
          <w:lang w:eastAsia="he-IL"/>
        </w:rPr>
        <w:t xml:space="preserve"> כלפי המזמין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כלפי המתכננים האחרים בגין מסירת העבודות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כאמור. משמסר המזמין </w:t>
      </w:r>
      <w:r w:rsidRPr="000B5DC0">
        <w:rPr>
          <w:rFonts w:ascii="Times New Roman" w:eastAsia="Times New Roman" w:hAnsi="Times New Roman" w:cs="David" w:hint="cs"/>
          <w:sz w:val="20"/>
          <w:szCs w:val="24"/>
          <w:rtl/>
          <w:lang w:eastAsia="he-IL"/>
        </w:rPr>
        <w:t xml:space="preserve">את </w:t>
      </w:r>
      <w:r w:rsidRPr="000B5DC0">
        <w:rPr>
          <w:rFonts w:ascii="Times New Roman" w:eastAsia="Times New Roman" w:hAnsi="Times New Roman" w:cs="David"/>
          <w:sz w:val="20"/>
          <w:szCs w:val="24"/>
          <w:rtl/>
          <w:lang w:eastAsia="he-IL"/>
        </w:rPr>
        <w:t xml:space="preserve">ביצוע </w:t>
      </w:r>
      <w:r w:rsidRPr="000B5DC0">
        <w:rPr>
          <w:rFonts w:ascii="Times New Roman" w:eastAsia="Times New Roman" w:hAnsi="Times New Roman" w:cs="David" w:hint="cs"/>
          <w:sz w:val="20"/>
          <w:szCs w:val="24"/>
          <w:rtl/>
          <w:lang w:eastAsia="he-IL"/>
        </w:rPr>
        <w:t>ה</w:t>
      </w:r>
      <w:r w:rsidRPr="000B5DC0">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1346AE4F"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0B5DC0">
        <w:rPr>
          <w:rFonts w:ascii="Times New Roman" w:eastAsia="Times New Roman" w:hAnsi="Times New Roman" w:cs="David"/>
          <w:sz w:val="24"/>
          <w:szCs w:val="24"/>
          <w:lang w:eastAsia="he-IL"/>
        </w:rPr>
        <w:t>view</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hint="cs"/>
          <w:sz w:val="20"/>
          <w:szCs w:val="24"/>
          <w:rtl/>
          <w:lang w:eastAsia="he-IL"/>
        </w:rPr>
        <w:t>", "רמדורנט"</w:t>
      </w:r>
      <w:r w:rsidRPr="000B5DC0">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0B5DC0">
        <w:rPr>
          <w:rFonts w:ascii="Times New Roman" w:eastAsia="Times New Roman" w:hAnsi="Times New Roman" w:cs="David" w:hint="cs"/>
          <w:sz w:val="20"/>
          <w:szCs w:val="24"/>
          <w:rtl/>
          <w:lang w:eastAsia="he-IL"/>
        </w:rPr>
        <w:t>.</w:t>
      </w:r>
    </w:p>
    <w:p w14:paraId="1999B7A3"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צוות עובדים ואמצעים</w:t>
      </w:r>
    </w:p>
    <w:p w14:paraId="39269EC3"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lastRenderedPageBreak/>
        <w:t>המתכנן מתחייב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במשך כל תקופת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שרותי המתכנן יקיים משרד מאויש</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מאורגן ומצויד</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באופן שיאפשר </w:t>
      </w:r>
      <w:r w:rsidRPr="000B5DC0">
        <w:rPr>
          <w:rFonts w:ascii="Times New Roman" w:eastAsia="Times New Roman" w:hAnsi="Times New Roman" w:cs="David" w:hint="cs"/>
          <w:sz w:val="20"/>
          <w:szCs w:val="24"/>
          <w:rtl/>
          <w:lang w:eastAsia="he-IL"/>
        </w:rPr>
        <w:t xml:space="preserve">את </w:t>
      </w:r>
      <w:r w:rsidRPr="000B5DC0">
        <w:rPr>
          <w:rFonts w:ascii="Times New Roman" w:eastAsia="Times New Roman" w:hAnsi="Times New Roman" w:cs="David"/>
          <w:sz w:val="20"/>
          <w:szCs w:val="24"/>
          <w:rtl/>
          <w:lang w:eastAsia="he-IL"/>
        </w:rPr>
        <w:t>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בהתאם להוראות חוזה זה.</w:t>
      </w:r>
    </w:p>
    <w:p w14:paraId="19A581AC"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שהרכבם המספרי והמקצועי של צוות עובדיו, כמפורט בנספח </w:t>
      </w:r>
      <w:r w:rsidRPr="000B5DC0">
        <w:rPr>
          <w:rFonts w:ascii="Times New Roman" w:eastAsia="Times New Roman" w:hAnsi="Times New Roman" w:cs="David"/>
          <w:bCs/>
          <w:sz w:val="20"/>
          <w:szCs w:val="24"/>
          <w:rtl/>
          <w:lang w:eastAsia="he-IL"/>
        </w:rPr>
        <w:t>א'</w:t>
      </w:r>
      <w:r w:rsidRPr="000B5DC0">
        <w:rPr>
          <w:rFonts w:ascii="Times New Roman" w:eastAsia="Times New Roman" w:hAnsi="Times New Roman" w:cs="David" w:hint="cs"/>
          <w:bCs/>
          <w:sz w:val="20"/>
          <w:szCs w:val="24"/>
          <w:rtl/>
          <w:lang w:eastAsia="he-IL"/>
        </w:rPr>
        <w:t xml:space="preserve"> </w:t>
      </w:r>
      <w:r w:rsidRPr="000B5DC0">
        <w:rPr>
          <w:rFonts w:ascii="Times New Roman" w:eastAsia="Times New Roman" w:hAnsi="Times New Roman" w:cs="David" w:hint="cs"/>
          <w:b/>
          <w:sz w:val="20"/>
          <w:szCs w:val="24"/>
          <w:rtl/>
          <w:lang w:eastAsia="he-IL"/>
        </w:rPr>
        <w:t>המצ"ב,</w:t>
      </w:r>
      <w:r w:rsidRPr="000B5DC0">
        <w:rPr>
          <w:rFonts w:ascii="Times New Roman" w:eastAsia="Times New Roman" w:hAnsi="Times New Roman" w:cs="David"/>
          <w:sz w:val="20"/>
          <w:szCs w:val="24"/>
          <w:rtl/>
          <w:lang w:eastAsia="he-IL"/>
        </w:rPr>
        <w:t xml:space="preserve"> יתאים לביצוע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ברמה ובמועדים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7D6C6D5C"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0B5DC0">
        <w:rPr>
          <w:rFonts w:ascii="Times New Roman" w:eastAsia="Times New Roman" w:hAnsi="Times New Roman" w:cs="David" w:hint="cs"/>
          <w:sz w:val="20"/>
          <w:szCs w:val="24"/>
          <w:rtl/>
          <w:lang w:eastAsia="he-IL"/>
        </w:rPr>
        <w:t xml:space="preserve">המוחלט </w:t>
      </w:r>
      <w:r w:rsidRPr="000B5DC0">
        <w:rPr>
          <w:rFonts w:ascii="Times New Roman" w:eastAsia="Times New Roman" w:hAnsi="Times New Roman" w:cs="David"/>
          <w:sz w:val="20"/>
          <w:szCs w:val="24"/>
          <w:rtl/>
          <w:lang w:eastAsia="he-IL"/>
        </w:rPr>
        <w:t>- להורות למתכנן מ</w:t>
      </w:r>
      <w:r w:rsidRPr="000B5DC0">
        <w:rPr>
          <w:rFonts w:ascii="Times New Roman" w:eastAsia="Times New Roman" w:hAnsi="Times New Roman" w:cs="David" w:hint="cs"/>
          <w:sz w:val="20"/>
          <w:szCs w:val="24"/>
          <w:rtl/>
          <w:lang w:eastAsia="he-IL"/>
        </w:rPr>
        <w:t>עת לעת,</w:t>
      </w:r>
      <w:r w:rsidRPr="000B5DC0">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43AC665F"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מוסכם בזה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במשך כל תקופת החוזה יהיה האדריכל ו/או המהנדס ו/או ה</w:t>
      </w:r>
      <w:r w:rsidR="00440B5A">
        <w:rPr>
          <w:rFonts w:ascii="Times New Roman" w:eastAsia="Times New Roman" w:hAnsi="Times New Roman" w:cs="David"/>
          <w:sz w:val="20"/>
          <w:szCs w:val="24"/>
          <w:rtl/>
          <w:lang w:eastAsia="he-IL"/>
        </w:rPr>
        <w:t>מתכנן</w:t>
      </w:r>
      <w:r w:rsidRPr="000B5DC0">
        <w:rPr>
          <w:rFonts w:ascii="Times New Roman" w:eastAsia="Times New Roman" w:hAnsi="Times New Roman" w:cs="David"/>
          <w:sz w:val="20"/>
          <w:szCs w:val="24"/>
          <w:rtl/>
          <w:lang w:eastAsia="he-IL"/>
        </w:rPr>
        <w:t xml:space="preserve"> הנקוב בנספח </w:t>
      </w:r>
      <w:r w:rsidRPr="000B5DC0">
        <w:rPr>
          <w:rFonts w:ascii="Times New Roman" w:eastAsia="Times New Roman" w:hAnsi="Times New Roman" w:cs="David"/>
          <w:bCs/>
          <w:sz w:val="20"/>
          <w:szCs w:val="24"/>
          <w:rtl/>
          <w:lang w:eastAsia="he-IL"/>
        </w:rPr>
        <w:t>א'</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המצ"ב</w:t>
      </w:r>
      <w:r w:rsidRPr="000B5DC0">
        <w:rPr>
          <w:rFonts w:ascii="Times New Roman" w:eastAsia="Times New Roman" w:hAnsi="Times New Roman" w:cs="David"/>
          <w:sz w:val="20"/>
          <w:szCs w:val="24"/>
          <w:rtl/>
          <w:lang w:eastAsia="he-IL"/>
        </w:rPr>
        <w:t>, מנהלו הראשי של המתכנן למטרת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(להלן: "</w:t>
      </w:r>
      <w:r w:rsidRPr="000B5DC0">
        <w:rPr>
          <w:rFonts w:ascii="Times New Roman" w:eastAsia="Times New Roman" w:hAnsi="Times New Roman" w:cs="David"/>
          <w:b/>
          <w:bCs/>
          <w:sz w:val="20"/>
          <w:szCs w:val="24"/>
          <w:rtl/>
          <w:lang w:eastAsia="he-IL"/>
        </w:rPr>
        <w:t>המנהל הראשי</w:t>
      </w:r>
      <w:r w:rsidRPr="000B5DC0">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0B5DC0">
        <w:rPr>
          <w:rFonts w:ascii="Times New Roman" w:eastAsia="Times New Roman" w:hAnsi="Times New Roman" w:cs="David" w:hint="cs"/>
          <w:sz w:val="20"/>
          <w:szCs w:val="24"/>
          <w:rtl/>
          <w:lang w:eastAsia="he-IL"/>
        </w:rPr>
        <w:t xml:space="preserve"> מראש ובכתב</w:t>
      </w:r>
      <w:r w:rsidRPr="000B5DC0">
        <w:rPr>
          <w:rFonts w:ascii="Times New Roman" w:eastAsia="Times New Roman" w:hAnsi="Times New Roman" w:cs="David"/>
          <w:sz w:val="20"/>
          <w:szCs w:val="24"/>
          <w:rtl/>
          <w:lang w:eastAsia="he-IL"/>
        </w:rPr>
        <w:t>.</w:t>
      </w:r>
    </w:p>
    <w:p w14:paraId="47E01F68" w14:textId="3D8868D3" w:rsidR="000B5DC0" w:rsidRPr="000B5DC0" w:rsidRDefault="000B5DC0" w:rsidP="000B5DC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w:t>
      </w:r>
      <w:ins w:id="17" w:author="Meryl Etman [2]" w:date="2023-01-23T11:53:00Z">
        <w:r w:rsidR="003660F4">
          <w:rPr>
            <w:rFonts w:ascii="Times New Roman" w:eastAsia="Times New Roman" w:hAnsi="Times New Roman" w:cs="David" w:hint="cs"/>
            <w:sz w:val="20"/>
            <w:szCs w:val="24"/>
            <w:rtl/>
            <w:lang w:eastAsia="he-IL"/>
          </w:rPr>
          <w:t>אש</w:t>
        </w:r>
      </w:ins>
      <w:del w:id="18" w:author="Meryl Etman [2]" w:date="2023-01-23T11:53:00Z">
        <w:r w:rsidRPr="000B5DC0" w:rsidDel="003660F4">
          <w:rPr>
            <w:rFonts w:ascii="Times New Roman" w:eastAsia="Times New Roman" w:hAnsi="Times New Roman" w:cs="David" w:hint="cs"/>
            <w:sz w:val="20"/>
            <w:szCs w:val="24"/>
            <w:rtl/>
            <w:lang w:eastAsia="he-IL"/>
          </w:rPr>
          <w:delText>צהי</w:delText>
        </w:r>
      </w:del>
      <w:r w:rsidRPr="000B5DC0">
        <w:rPr>
          <w:rFonts w:ascii="Times New Roman" w:eastAsia="Times New Roman" w:hAnsi="Times New Roman" w:cs="David" w:hint="cs"/>
          <w:sz w:val="20"/>
          <w:szCs w:val="24"/>
          <w:rtl/>
          <w:lang w:eastAsia="he-IL"/>
        </w:rPr>
        <w:t>ר, כי ידוע לו, ש</w:t>
      </w:r>
      <w:r w:rsidRPr="000B5DC0">
        <w:rPr>
          <w:rFonts w:ascii="Times New Roman" w:eastAsia="Times New Roman" w:hAnsi="Times New Roman" w:cs="David"/>
          <w:sz w:val="20"/>
          <w:szCs w:val="24"/>
          <w:rtl/>
          <w:lang w:eastAsia="he-IL"/>
        </w:rPr>
        <w:t>במשך כל ת</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קפ</w:t>
      </w:r>
      <w:r w:rsidRPr="000B5DC0">
        <w:rPr>
          <w:rFonts w:ascii="Times New Roman" w:eastAsia="Times New Roman" w:hAnsi="Times New Roman" w:cs="David" w:hint="cs"/>
          <w:sz w:val="20"/>
          <w:szCs w:val="24"/>
          <w:rtl/>
          <w:lang w:eastAsia="he-IL"/>
        </w:rPr>
        <w:t>ו של</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יעמוד המנהל הראשי בראשו, יהיה מעורב אישית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התכנון. מבלי לגרוע מהתחייבויות המתכנן כמתחייב מ</w:t>
      </w:r>
      <w:r w:rsidRPr="000B5DC0">
        <w:rPr>
          <w:rFonts w:ascii="Times New Roman" w:eastAsia="Times New Roman" w:hAnsi="Times New Roman" w:cs="David" w:hint="cs"/>
          <w:sz w:val="20"/>
          <w:szCs w:val="24"/>
          <w:rtl/>
          <w:lang w:eastAsia="he-IL"/>
        </w:rPr>
        <w:t>חוזה זה,</w:t>
      </w:r>
      <w:r w:rsidRPr="000B5DC0">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7C21AAE6"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p>
    <w:p w14:paraId="32A63CC1"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hint="cs"/>
          <w:sz w:val="20"/>
          <w:szCs w:val="24"/>
          <w:rtl/>
          <w:lang w:eastAsia="he-IL"/>
        </w:rPr>
        <w:t xml:space="preserve">המזמין רשאי </w:t>
      </w:r>
      <w:r w:rsidRPr="000B5DC0">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0B5DC0">
        <w:rPr>
          <w:rFonts w:ascii="Times New Roman" w:eastAsia="Times New Roman" w:hAnsi="Times New Roman" w:cs="David" w:hint="cs"/>
          <w:sz w:val="20"/>
          <w:szCs w:val="24"/>
          <w:rtl/>
          <w:lang w:eastAsia="he-IL"/>
        </w:rPr>
        <w:t xml:space="preserve">אחר </w:t>
      </w:r>
      <w:r w:rsidRPr="000B5DC0">
        <w:rPr>
          <w:rFonts w:ascii="Times New Roman" w:eastAsia="Times New Roman" w:hAnsi="Times New Roman" w:cs="David"/>
          <w:sz w:val="20"/>
          <w:szCs w:val="24"/>
          <w:rtl/>
          <w:lang w:eastAsia="he-IL"/>
        </w:rPr>
        <w:t>דרישת המזמין לאלתר.</w:t>
      </w:r>
    </w:p>
    <w:p w14:paraId="2E75940D"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החלטות המזמין בדבר 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שור ו/או החלפת עובד מעובדי המתכנן תינתנה לפי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קול דעתו המוחלט</w:t>
      </w:r>
      <w:r w:rsidRPr="000B5DC0">
        <w:rPr>
          <w:rFonts w:ascii="Times New Roman" w:eastAsia="Times New Roman" w:hAnsi="Times New Roman" w:cs="David" w:hint="cs"/>
          <w:sz w:val="20"/>
          <w:szCs w:val="24"/>
          <w:rtl/>
          <w:lang w:eastAsia="he-IL"/>
        </w:rPr>
        <w:t xml:space="preserve"> של המזמין</w:t>
      </w:r>
      <w:r w:rsidRPr="000B5DC0">
        <w:rPr>
          <w:rFonts w:ascii="Times New Roman" w:eastAsia="Times New Roman" w:hAnsi="Times New Roman" w:cs="David"/>
          <w:sz w:val="20"/>
          <w:szCs w:val="24"/>
          <w:rtl/>
          <w:lang w:eastAsia="he-IL"/>
        </w:rPr>
        <w:t xml:space="preserve"> וללא צורך במתן נימוקים</w:t>
      </w:r>
      <w:r w:rsidRPr="000B5DC0">
        <w:rPr>
          <w:rFonts w:ascii="Times New Roman" w:eastAsia="Times New Roman" w:hAnsi="Times New Roman" w:cs="David" w:hint="cs"/>
          <w:sz w:val="20"/>
          <w:szCs w:val="24"/>
          <w:rtl/>
          <w:lang w:eastAsia="he-IL"/>
        </w:rPr>
        <w:t xml:space="preserve"> כאלה ואחרים</w:t>
      </w:r>
      <w:r w:rsidRPr="000B5DC0">
        <w:rPr>
          <w:rFonts w:ascii="Times New Roman" w:eastAsia="Times New Roman" w:hAnsi="Times New Roman" w:cs="David"/>
          <w:sz w:val="20"/>
          <w:szCs w:val="24"/>
          <w:rtl/>
          <w:lang w:eastAsia="he-IL"/>
        </w:rPr>
        <w:t>. אין בהחלטות אלה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כדי לשחרר את המתכנן מאי</w:t>
      </w:r>
      <w:r w:rsidRPr="000B5DC0">
        <w:rPr>
          <w:rFonts w:ascii="Times New Roman" w:eastAsia="Times New Roman" w:hAnsi="Times New Roman" w:cs="David" w:hint="cs"/>
          <w:sz w:val="20"/>
          <w:szCs w:val="24"/>
          <w:rtl/>
          <w:lang w:eastAsia="he-IL"/>
        </w:rPr>
        <w:t>לו</w:t>
      </w:r>
      <w:r w:rsidRPr="000B5DC0">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0B5DC0">
        <w:rPr>
          <w:rFonts w:ascii="Times New Roman" w:eastAsia="Times New Roman" w:hAnsi="Times New Roman" w:cs="David" w:hint="cs"/>
          <w:sz w:val="20"/>
          <w:szCs w:val="24"/>
          <w:rtl/>
          <w:lang w:eastAsia="he-IL"/>
        </w:rPr>
        <w:t xml:space="preserve"> ו/או חבות</w:t>
      </w:r>
      <w:r w:rsidRPr="000B5DC0">
        <w:rPr>
          <w:rFonts w:ascii="Times New Roman" w:eastAsia="Times New Roman" w:hAnsi="Times New Roman" w:cs="David"/>
          <w:sz w:val="20"/>
          <w:szCs w:val="24"/>
          <w:rtl/>
          <w:lang w:eastAsia="he-IL"/>
        </w:rPr>
        <w:t xml:space="preserve"> שהיא.</w:t>
      </w:r>
    </w:p>
    <w:p w14:paraId="6FBD8BB0"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לצייד על חשבונו את צוות עובדיו בכל הציוד הדרוש לב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צוע שרותי המתכנן. </w:t>
      </w:r>
      <w:r w:rsidRPr="000B5DC0">
        <w:rPr>
          <w:rFonts w:ascii="Times New Roman" w:eastAsia="Times New Roman" w:hAnsi="Times New Roman" w:cs="David" w:hint="cs"/>
          <w:sz w:val="20"/>
          <w:szCs w:val="24"/>
          <w:rtl/>
          <w:lang w:eastAsia="he-IL"/>
        </w:rPr>
        <w:t>האחריות בגין אחזקת</w:t>
      </w:r>
      <w:r w:rsidRPr="000B5DC0">
        <w:rPr>
          <w:rFonts w:ascii="Times New Roman" w:eastAsia="Times New Roman" w:hAnsi="Times New Roman" w:cs="David"/>
          <w:sz w:val="20"/>
          <w:szCs w:val="24"/>
          <w:rtl/>
          <w:lang w:eastAsia="he-IL"/>
        </w:rPr>
        <w:t xml:space="preserve"> ושמיר</w:t>
      </w:r>
      <w:r w:rsidRPr="000B5DC0">
        <w:rPr>
          <w:rFonts w:ascii="Times New Roman" w:eastAsia="Times New Roman" w:hAnsi="Times New Roman" w:cs="David" w:hint="cs"/>
          <w:sz w:val="20"/>
          <w:szCs w:val="24"/>
          <w:rtl/>
          <w:lang w:eastAsia="he-IL"/>
        </w:rPr>
        <w:t>ת</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ה</w:t>
      </w:r>
      <w:r w:rsidRPr="000B5DC0">
        <w:rPr>
          <w:rFonts w:ascii="Times New Roman" w:eastAsia="Times New Roman" w:hAnsi="Times New Roman" w:cs="David"/>
          <w:sz w:val="20"/>
          <w:szCs w:val="24"/>
          <w:rtl/>
          <w:lang w:eastAsia="he-IL"/>
        </w:rPr>
        <w:t>ציוד</w:t>
      </w:r>
      <w:r w:rsidRPr="000B5DC0">
        <w:rPr>
          <w:rFonts w:ascii="Times New Roman" w:eastAsia="Times New Roman" w:hAnsi="Times New Roman" w:cs="David" w:hint="cs"/>
          <w:sz w:val="20"/>
          <w:szCs w:val="24"/>
          <w:rtl/>
          <w:lang w:eastAsia="he-IL"/>
        </w:rPr>
        <w:t xml:space="preserve"> כאמור,</w:t>
      </w:r>
      <w:r w:rsidRPr="000B5DC0">
        <w:rPr>
          <w:rFonts w:ascii="Times New Roman" w:eastAsia="Times New Roman" w:hAnsi="Times New Roman" w:cs="David"/>
          <w:sz w:val="20"/>
          <w:szCs w:val="24"/>
          <w:rtl/>
          <w:lang w:eastAsia="he-IL"/>
        </w:rPr>
        <w:t xml:space="preserve"> תהיה בידי המתכנן ועל חשבונו, והמזמין לא </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ישא בכל אחריות </w:t>
      </w:r>
      <w:r w:rsidRPr="000B5DC0">
        <w:rPr>
          <w:rFonts w:ascii="Times New Roman" w:eastAsia="Times New Roman" w:hAnsi="Times New Roman" w:cs="David" w:hint="cs"/>
          <w:sz w:val="20"/>
          <w:szCs w:val="24"/>
          <w:rtl/>
          <w:lang w:eastAsia="he-IL"/>
        </w:rPr>
        <w:t xml:space="preserve">ו/או חבות </w:t>
      </w:r>
      <w:r w:rsidRPr="000B5DC0">
        <w:rPr>
          <w:rFonts w:ascii="Times New Roman" w:eastAsia="Times New Roman" w:hAnsi="Times New Roman" w:cs="David"/>
          <w:sz w:val="20"/>
          <w:szCs w:val="24"/>
          <w:rtl/>
          <w:lang w:eastAsia="he-IL"/>
        </w:rPr>
        <w:t>בגין א</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בדן </w:t>
      </w:r>
      <w:r w:rsidRPr="000B5DC0">
        <w:rPr>
          <w:rFonts w:ascii="Times New Roman" w:eastAsia="Times New Roman" w:hAnsi="Times New Roman" w:cs="David" w:hint="cs"/>
          <w:sz w:val="20"/>
          <w:szCs w:val="24"/>
          <w:rtl/>
          <w:lang w:eastAsia="he-IL"/>
        </w:rPr>
        <w:t>ן/</w:t>
      </w:r>
      <w:r w:rsidRPr="000B5DC0">
        <w:rPr>
          <w:rFonts w:ascii="Times New Roman" w:eastAsia="Times New Roman" w:hAnsi="Times New Roman" w:cs="David"/>
          <w:sz w:val="20"/>
          <w:szCs w:val="24"/>
          <w:rtl/>
          <w:lang w:eastAsia="he-IL"/>
        </w:rPr>
        <w:t>או נזק</w:t>
      </w:r>
      <w:r w:rsidRPr="000B5DC0">
        <w:rPr>
          <w:rFonts w:ascii="Times New Roman" w:eastAsia="Times New Roman" w:hAnsi="Times New Roman" w:cs="David" w:hint="cs"/>
          <w:sz w:val="20"/>
          <w:szCs w:val="24"/>
          <w:rtl/>
          <w:lang w:eastAsia="he-IL"/>
        </w:rPr>
        <w:t xml:space="preserve"> ו/או קלקול</w:t>
      </w:r>
      <w:r w:rsidRPr="000B5DC0">
        <w:rPr>
          <w:rFonts w:ascii="Times New Roman" w:eastAsia="Times New Roman" w:hAnsi="Times New Roman" w:cs="David"/>
          <w:sz w:val="20"/>
          <w:szCs w:val="24"/>
          <w:rtl/>
          <w:lang w:eastAsia="he-IL"/>
        </w:rPr>
        <w:t xml:space="preserve"> כלשהו לציוד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לכל חלק ממנו מכל סיבה שהיא.</w:t>
      </w:r>
    </w:p>
    <w:p w14:paraId="55A4DE64"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סמכויות המתכנן</w:t>
      </w:r>
    </w:p>
    <w:p w14:paraId="30F47B1F"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במגעים עם רשויות מוסמכות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לרבות עם הרשות המקומית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בכל הנוגע לש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וכל הכרוך בכך</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ובלבד:</w:t>
      </w:r>
    </w:p>
    <w:p w14:paraId="2E24111B"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שהמתכנן לא יגיש תכניות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תיקונים לתכניות לא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שור הרשויות המוסמכות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אלא אם כן אושרו קודם לכן</w:t>
      </w:r>
      <w:r w:rsidRPr="000B5DC0">
        <w:rPr>
          <w:rFonts w:ascii="Times New Roman" w:eastAsia="Times New Roman" w:hAnsi="Times New Roman" w:cs="David" w:hint="cs"/>
          <w:sz w:val="20"/>
          <w:szCs w:val="24"/>
          <w:rtl/>
          <w:lang w:eastAsia="he-IL"/>
        </w:rPr>
        <w:t>, מראש ובכתב,</w:t>
      </w:r>
      <w:r w:rsidRPr="000B5DC0">
        <w:rPr>
          <w:rFonts w:ascii="Times New Roman" w:eastAsia="Times New Roman" w:hAnsi="Times New Roman" w:cs="David"/>
          <w:sz w:val="20"/>
          <w:szCs w:val="24"/>
          <w:rtl/>
          <w:lang w:eastAsia="he-IL"/>
        </w:rPr>
        <w:t xml:space="preserve"> ע"י המזמין.</w:t>
      </w:r>
    </w:p>
    <w:p w14:paraId="38B0FF2B"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הכרוך בהתחייבות חוקית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כספית</w:t>
      </w:r>
      <w:r w:rsidRPr="000B5DC0">
        <w:rPr>
          <w:rFonts w:ascii="Times New Roman" w:eastAsia="Times New Roman" w:hAnsi="Times New Roman" w:cs="David" w:hint="cs"/>
          <w:sz w:val="20"/>
          <w:szCs w:val="24"/>
          <w:rtl/>
          <w:lang w:eastAsia="he-IL"/>
        </w:rPr>
        <w:t xml:space="preserve"> ו/או אחרת,</w:t>
      </w:r>
      <w:r w:rsidRPr="000B5DC0">
        <w:rPr>
          <w:rFonts w:ascii="Times New Roman" w:eastAsia="Times New Roman" w:hAnsi="Times New Roman" w:cs="David"/>
          <w:sz w:val="20"/>
          <w:szCs w:val="24"/>
          <w:rtl/>
          <w:lang w:eastAsia="he-IL"/>
        </w:rPr>
        <w:t xml:space="preserve"> אלא בא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שורו של המזמין</w:t>
      </w:r>
      <w:r w:rsidRPr="000B5DC0">
        <w:rPr>
          <w:rFonts w:ascii="Times New Roman" w:eastAsia="Times New Roman" w:hAnsi="Times New Roman" w:cs="David" w:hint="cs"/>
          <w:sz w:val="20"/>
          <w:szCs w:val="24"/>
          <w:rtl/>
          <w:lang w:eastAsia="he-IL"/>
        </w:rPr>
        <w:t xml:space="preserve"> מראש ובכתב</w:t>
      </w:r>
      <w:r w:rsidRPr="000B5DC0">
        <w:rPr>
          <w:rFonts w:ascii="Times New Roman" w:eastAsia="Times New Roman" w:hAnsi="Times New Roman" w:cs="David"/>
          <w:sz w:val="20"/>
          <w:szCs w:val="24"/>
          <w:rtl/>
          <w:lang w:eastAsia="he-IL"/>
        </w:rPr>
        <w:t>.</w:t>
      </w:r>
    </w:p>
    <w:p w14:paraId="7939DD99"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hint="cs"/>
          <w:sz w:val="20"/>
          <w:szCs w:val="24"/>
          <w:rtl/>
          <w:lang w:eastAsia="he-IL"/>
        </w:rPr>
        <w:t>זולת אם</w:t>
      </w:r>
      <w:r w:rsidRPr="000B5DC0">
        <w:rPr>
          <w:rFonts w:ascii="Times New Roman" w:eastAsia="Times New Roman" w:hAnsi="Times New Roman" w:cs="David"/>
          <w:sz w:val="20"/>
          <w:szCs w:val="24"/>
          <w:rtl/>
          <w:lang w:eastAsia="he-IL"/>
        </w:rPr>
        <w:t xml:space="preserve"> יוסמך לכך ע"י המזמין </w:t>
      </w:r>
      <w:r w:rsidRPr="000B5DC0">
        <w:rPr>
          <w:rFonts w:ascii="Times New Roman" w:eastAsia="Times New Roman" w:hAnsi="Times New Roman" w:cs="David" w:hint="cs"/>
          <w:sz w:val="20"/>
          <w:szCs w:val="24"/>
          <w:rtl/>
          <w:lang w:eastAsia="he-IL"/>
        </w:rPr>
        <w:t>מראש ו</w:t>
      </w:r>
      <w:r w:rsidRPr="000B5DC0">
        <w:rPr>
          <w:rFonts w:ascii="Times New Roman" w:eastAsia="Times New Roman" w:hAnsi="Times New Roman" w:cs="David"/>
          <w:sz w:val="20"/>
          <w:szCs w:val="24"/>
          <w:rtl/>
          <w:lang w:eastAsia="he-IL"/>
        </w:rPr>
        <w:t>בכתב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לא יהיה המתכנן רשאי ליתן הוראות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הנחיות</w:t>
      </w:r>
      <w:r w:rsidRPr="000B5DC0">
        <w:rPr>
          <w:rFonts w:ascii="Times New Roman" w:eastAsia="Times New Roman" w:hAnsi="Times New Roman" w:cs="David" w:hint="cs"/>
          <w:sz w:val="20"/>
          <w:szCs w:val="24"/>
          <w:rtl/>
          <w:lang w:eastAsia="he-IL"/>
        </w:rPr>
        <w:t>, בין</w:t>
      </w:r>
      <w:r w:rsidRPr="000B5DC0">
        <w:rPr>
          <w:rFonts w:ascii="Times New Roman" w:eastAsia="Times New Roman" w:hAnsi="Times New Roman" w:cs="David"/>
          <w:sz w:val="20"/>
          <w:szCs w:val="24"/>
          <w:rtl/>
          <w:lang w:eastAsia="he-IL"/>
        </w:rPr>
        <w:t xml:space="preserve"> במישרין</w:t>
      </w:r>
      <w:r w:rsidRPr="000B5DC0">
        <w:rPr>
          <w:rFonts w:ascii="Times New Roman" w:eastAsia="Times New Roman" w:hAnsi="Times New Roman" w:cs="David" w:hint="cs"/>
          <w:sz w:val="20"/>
          <w:szCs w:val="24"/>
          <w:rtl/>
          <w:lang w:eastAsia="he-IL"/>
        </w:rPr>
        <w:t xml:space="preserve"> ובין בעקיפין,</w:t>
      </w:r>
      <w:r w:rsidRPr="000B5DC0">
        <w:rPr>
          <w:rFonts w:ascii="Times New Roman" w:eastAsia="Times New Roman" w:hAnsi="Times New Roman" w:cs="David"/>
          <w:sz w:val="20"/>
          <w:szCs w:val="24"/>
          <w:rtl/>
          <w:lang w:eastAsia="he-IL"/>
        </w:rPr>
        <w:t xml:space="preserve"> לקבלן הראשי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לקבלן העבודות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לנהל עמם מו"מ ביחס למחירים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w:t>
      </w:r>
      <w:r w:rsidRPr="000B5DC0">
        <w:rPr>
          <w:rFonts w:ascii="Times New Roman" w:eastAsia="Times New Roman" w:hAnsi="Times New Roman" w:cs="David" w:hint="cs"/>
          <w:sz w:val="20"/>
          <w:szCs w:val="24"/>
          <w:rtl/>
          <w:lang w:eastAsia="he-IL"/>
        </w:rPr>
        <w:t>ל</w:t>
      </w:r>
      <w:r w:rsidRPr="000B5DC0">
        <w:rPr>
          <w:rFonts w:ascii="Times New Roman" w:eastAsia="Times New Roman" w:hAnsi="Times New Roman" w:cs="David"/>
          <w:sz w:val="20"/>
          <w:szCs w:val="24"/>
          <w:rtl/>
          <w:lang w:eastAsia="he-IL"/>
        </w:rPr>
        <w:t>דרכי ביצוע הכרוכים בש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נוי מחירים</w:t>
      </w:r>
      <w:r w:rsidRPr="000B5DC0">
        <w:rPr>
          <w:rFonts w:ascii="Times New Roman" w:eastAsia="Times New Roman" w:hAnsi="Times New Roman" w:cs="David" w:hint="cs"/>
          <w:sz w:val="20"/>
          <w:szCs w:val="24"/>
          <w:rtl/>
          <w:lang w:eastAsia="he-IL"/>
        </w:rPr>
        <w:t xml:space="preserve"> ו/או כמויות</w:t>
      </w:r>
      <w:r w:rsidRPr="000B5DC0">
        <w:rPr>
          <w:rFonts w:ascii="Times New Roman" w:eastAsia="Times New Roman" w:hAnsi="Times New Roman" w:cs="David"/>
          <w:sz w:val="20"/>
          <w:szCs w:val="24"/>
          <w:rtl/>
          <w:lang w:eastAsia="he-IL"/>
        </w:rPr>
        <w:t>, אלא באמצעות המזמין או המנהל.</w:t>
      </w:r>
    </w:p>
    <w:p w14:paraId="3BF733A3"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סמכויות המנהל</w:t>
      </w:r>
    </w:p>
    <w:p w14:paraId="1584D433"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המנהל רשאי לבדוק</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בכל עת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את שרותי המתכנן כולם או </w:t>
      </w:r>
      <w:r w:rsidRPr="000B5DC0">
        <w:rPr>
          <w:rFonts w:ascii="Times New Roman" w:eastAsia="Times New Roman" w:hAnsi="Times New Roman" w:cs="David" w:hint="cs"/>
          <w:sz w:val="20"/>
          <w:szCs w:val="24"/>
          <w:rtl/>
          <w:lang w:eastAsia="he-IL"/>
        </w:rPr>
        <w:t>מקצתם</w:t>
      </w:r>
      <w:r w:rsidRPr="000B5DC0">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w:t>
      </w:r>
      <w:r w:rsidRPr="000B5DC0">
        <w:rPr>
          <w:rFonts w:ascii="Times New Roman" w:eastAsia="Times New Roman" w:hAnsi="Times New Roman" w:cs="David" w:hint="cs"/>
          <w:sz w:val="20"/>
          <w:szCs w:val="24"/>
          <w:rtl/>
          <w:lang w:eastAsia="he-IL"/>
        </w:rPr>
        <w:t xml:space="preserve">על ידי מי </w:t>
      </w:r>
      <w:r w:rsidRPr="000B5DC0">
        <w:rPr>
          <w:rFonts w:ascii="Times New Roman" w:eastAsia="Times New Roman" w:hAnsi="Times New Roman" w:cs="David"/>
          <w:sz w:val="20"/>
          <w:szCs w:val="24"/>
          <w:rtl/>
          <w:lang w:eastAsia="he-IL"/>
        </w:rPr>
        <w:t>מטעמו. כן רשאי המנהל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23CD7628"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0B5DC0">
        <w:rPr>
          <w:rFonts w:ascii="Times New Roman" w:eastAsia="Times New Roman" w:hAnsi="Times New Roman" w:cs="David"/>
          <w:bCs/>
          <w:sz w:val="20"/>
          <w:szCs w:val="24"/>
          <w:rtl/>
          <w:lang w:eastAsia="he-IL"/>
        </w:rPr>
        <w:t>א'</w:t>
      </w:r>
      <w:r w:rsidRPr="000B5DC0">
        <w:rPr>
          <w:rFonts w:ascii="Times New Roman" w:eastAsia="Times New Roman" w:hAnsi="Times New Roman" w:cs="David" w:hint="cs"/>
          <w:b/>
          <w:sz w:val="20"/>
          <w:szCs w:val="24"/>
          <w:rtl/>
          <w:lang w:eastAsia="he-IL"/>
        </w:rPr>
        <w:t xml:space="preserve"> המצ"ב</w:t>
      </w:r>
      <w:r w:rsidRPr="000B5DC0">
        <w:rPr>
          <w:rFonts w:ascii="Times New Roman" w:eastAsia="Times New Roman" w:hAnsi="Times New Roman" w:cs="David"/>
          <w:sz w:val="20"/>
          <w:szCs w:val="24"/>
          <w:rtl/>
          <w:lang w:eastAsia="he-IL"/>
        </w:rPr>
        <w:t>.</w:t>
      </w:r>
    </w:p>
    <w:p w14:paraId="1C3A96E7"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לצורך הפעלת סמכויותיו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רשאי המנהל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מי מטעמו לבקר במשרד המתכנן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בכל מקום אחר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0B5DC0">
        <w:rPr>
          <w:rFonts w:ascii="Times New Roman" w:eastAsia="Times New Roman" w:hAnsi="Times New Roman" w:cs="David" w:hint="cs"/>
          <w:sz w:val="20"/>
          <w:szCs w:val="24"/>
          <w:rtl/>
          <w:lang w:eastAsia="he-IL"/>
        </w:rPr>
        <w:t>י המנהל ו/</w:t>
      </w:r>
      <w:r w:rsidRPr="000B5DC0">
        <w:rPr>
          <w:rFonts w:ascii="Times New Roman" w:eastAsia="Times New Roman" w:hAnsi="Times New Roman" w:cs="David"/>
          <w:sz w:val="20"/>
          <w:szCs w:val="24"/>
          <w:rtl/>
          <w:lang w:eastAsia="he-IL"/>
        </w:rPr>
        <w:t xml:space="preserve">או </w:t>
      </w:r>
      <w:r w:rsidRPr="000B5DC0">
        <w:rPr>
          <w:rFonts w:ascii="Times New Roman" w:eastAsia="Times New Roman" w:hAnsi="Times New Roman" w:cs="David" w:hint="cs"/>
          <w:sz w:val="20"/>
          <w:szCs w:val="24"/>
          <w:rtl/>
          <w:lang w:eastAsia="he-IL"/>
        </w:rPr>
        <w:t xml:space="preserve">על ידי מי </w:t>
      </w:r>
      <w:r w:rsidRPr="000B5DC0">
        <w:rPr>
          <w:rFonts w:ascii="Times New Roman" w:eastAsia="Times New Roman" w:hAnsi="Times New Roman" w:cs="David"/>
          <w:sz w:val="20"/>
          <w:szCs w:val="24"/>
          <w:rtl/>
          <w:lang w:eastAsia="he-IL"/>
        </w:rPr>
        <w:t>מטעמו.</w:t>
      </w:r>
    </w:p>
    <w:p w14:paraId="0EBBE281"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אין בהפעלת סמכויות המנהל על פי חוזה 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כדי לגרוע </w:t>
      </w:r>
      <w:r w:rsidRPr="000B5DC0">
        <w:rPr>
          <w:rFonts w:ascii="Times New Roman" w:eastAsia="Times New Roman" w:hAnsi="Times New Roman" w:cs="David" w:hint="cs"/>
          <w:sz w:val="20"/>
          <w:szCs w:val="24"/>
          <w:rtl/>
          <w:lang w:eastAsia="he-IL"/>
        </w:rPr>
        <w:t xml:space="preserve">ו/או לשחרר </w:t>
      </w:r>
      <w:r w:rsidRPr="000B5DC0">
        <w:rPr>
          <w:rFonts w:ascii="Times New Roman" w:eastAsia="Times New Roman" w:hAnsi="Times New Roman" w:cs="David"/>
          <w:sz w:val="20"/>
          <w:szCs w:val="24"/>
          <w:rtl/>
          <w:lang w:eastAsia="he-IL"/>
        </w:rPr>
        <w:t xml:space="preserve">מאחריות </w:t>
      </w:r>
      <w:r w:rsidRPr="000B5DC0">
        <w:rPr>
          <w:rFonts w:ascii="Times New Roman" w:eastAsia="Times New Roman" w:hAnsi="Times New Roman" w:cs="David" w:hint="cs"/>
          <w:sz w:val="20"/>
          <w:szCs w:val="24"/>
          <w:rtl/>
          <w:lang w:eastAsia="he-IL"/>
        </w:rPr>
        <w:t>המתכנן על פי חוזה זה ו/או על פי כל דין.</w:t>
      </w:r>
      <w:r w:rsidRPr="000B5DC0">
        <w:rPr>
          <w:rFonts w:ascii="Times New Roman" w:eastAsia="Times New Roman" w:hAnsi="Times New Roman" w:cs="David"/>
          <w:sz w:val="20"/>
          <w:szCs w:val="24"/>
          <w:rtl/>
          <w:lang w:eastAsia="he-IL"/>
        </w:rPr>
        <w:t xml:space="preserve"> בהקשר זה מובהר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58ED2662"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אישר המנהל תכניות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0B5DC0">
        <w:rPr>
          <w:rFonts w:ascii="Times New Roman" w:eastAsia="Times New Roman" w:hAnsi="Times New Roman" w:cs="David" w:hint="cs"/>
          <w:sz w:val="20"/>
          <w:szCs w:val="24"/>
          <w:rtl/>
          <w:lang w:eastAsia="he-IL"/>
        </w:rPr>
        <w:t>חוזה</w:t>
      </w:r>
      <w:r w:rsidRPr="000B5DC0">
        <w:rPr>
          <w:rFonts w:ascii="Times New Roman" w:eastAsia="Times New Roman" w:hAnsi="Times New Roman" w:cs="David"/>
          <w:sz w:val="20"/>
          <w:szCs w:val="24"/>
          <w:rtl/>
          <w:lang w:eastAsia="he-IL"/>
        </w:rPr>
        <w:t xml:space="preserve"> זה, </w:t>
      </w:r>
      <w:r w:rsidRPr="000B5DC0">
        <w:rPr>
          <w:rFonts w:ascii="Times New Roman" w:eastAsia="Times New Roman" w:hAnsi="Times New Roman" w:cs="David" w:hint="cs"/>
          <w:sz w:val="20"/>
          <w:szCs w:val="24"/>
          <w:rtl/>
          <w:lang w:eastAsia="he-IL"/>
        </w:rPr>
        <w:t>לא יהא</w:t>
      </w:r>
      <w:r w:rsidRPr="000B5DC0">
        <w:rPr>
          <w:rFonts w:ascii="Times New Roman" w:eastAsia="Times New Roman" w:hAnsi="Times New Roman" w:cs="David"/>
          <w:sz w:val="20"/>
          <w:szCs w:val="24"/>
          <w:rtl/>
          <w:lang w:eastAsia="he-IL"/>
        </w:rPr>
        <w:t xml:space="preserve"> בכך כדי לשחרר את המתכנן מאחריותו המקצועית המלאה ו</w:t>
      </w:r>
      <w:r w:rsidRPr="000B5DC0">
        <w:rPr>
          <w:rFonts w:ascii="Times New Roman" w:eastAsia="Times New Roman" w:hAnsi="Times New Roman" w:cs="David" w:hint="cs"/>
          <w:sz w:val="20"/>
          <w:szCs w:val="24"/>
          <w:rtl/>
          <w:lang w:eastAsia="he-IL"/>
        </w:rPr>
        <w:t>לא יהא</w:t>
      </w:r>
      <w:r w:rsidRPr="000B5DC0">
        <w:rPr>
          <w:rFonts w:ascii="Times New Roman" w:eastAsia="Times New Roman" w:hAnsi="Times New Roman" w:cs="David"/>
          <w:sz w:val="20"/>
          <w:szCs w:val="24"/>
          <w:rtl/>
          <w:lang w:eastAsia="he-IL"/>
        </w:rPr>
        <w:t xml:space="preserve"> בכך כדי להטיל על המנהל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על המזמין אחריות כלשהי לטיב התכניות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המסמכים האמורים.</w:t>
      </w:r>
    </w:p>
    <w:p w14:paraId="1CE66E4C"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לוח זמנים ושלבי ב</w:t>
      </w:r>
      <w:r w:rsidRPr="000B5DC0">
        <w:rPr>
          <w:rFonts w:ascii="Times New Roman" w:eastAsia="Times New Roman" w:hAnsi="Times New Roman" w:cs="David" w:hint="cs"/>
          <w:bCs/>
          <w:sz w:val="20"/>
          <w:szCs w:val="24"/>
          <w:u w:val="single"/>
          <w:rtl/>
          <w:lang w:eastAsia="he-IL"/>
        </w:rPr>
        <w:t>י</w:t>
      </w:r>
      <w:r w:rsidRPr="000B5DC0">
        <w:rPr>
          <w:rFonts w:ascii="Times New Roman" w:eastAsia="Times New Roman" w:hAnsi="Times New Roman" w:cs="David"/>
          <w:bCs/>
          <w:sz w:val="20"/>
          <w:szCs w:val="24"/>
          <w:u w:val="single"/>
          <w:rtl/>
          <w:lang w:eastAsia="he-IL"/>
        </w:rPr>
        <w:t>צוע</w:t>
      </w:r>
    </w:p>
    <w:p w14:paraId="4F221447"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0B5DC0">
        <w:rPr>
          <w:rFonts w:ascii="Times New Roman" w:eastAsia="Times New Roman" w:hAnsi="Times New Roman" w:cs="David"/>
          <w:b/>
          <w:bCs/>
          <w:sz w:val="20"/>
          <w:szCs w:val="24"/>
          <w:rtl/>
          <w:lang w:eastAsia="he-IL"/>
        </w:rPr>
        <w:t>ג'</w:t>
      </w:r>
      <w:r w:rsidRPr="000B5DC0">
        <w:rPr>
          <w:rFonts w:ascii="Times New Roman" w:eastAsia="Times New Roman" w:hAnsi="Times New Roman" w:cs="David" w:hint="cs"/>
          <w:sz w:val="20"/>
          <w:szCs w:val="24"/>
          <w:rtl/>
          <w:lang w:eastAsia="he-IL"/>
        </w:rPr>
        <w:t xml:space="preserve"> המצ"ב</w:t>
      </w:r>
      <w:r w:rsidRPr="000B5DC0">
        <w:rPr>
          <w:rFonts w:ascii="Times New Roman" w:eastAsia="Times New Roman" w:hAnsi="Times New Roman" w:cs="David"/>
          <w:sz w:val="20"/>
          <w:szCs w:val="24"/>
          <w:rtl/>
          <w:lang w:eastAsia="he-IL"/>
        </w:rPr>
        <w:t xml:space="preserve"> (להלן: "</w:t>
      </w:r>
      <w:r w:rsidRPr="000B5DC0">
        <w:rPr>
          <w:rFonts w:ascii="Times New Roman" w:eastAsia="Times New Roman" w:hAnsi="Times New Roman" w:cs="David"/>
          <w:b/>
          <w:bCs/>
          <w:sz w:val="20"/>
          <w:szCs w:val="24"/>
          <w:rtl/>
          <w:lang w:eastAsia="he-IL"/>
        </w:rPr>
        <w:t>לוח הזמנים</w:t>
      </w:r>
      <w:r w:rsidRPr="000B5DC0">
        <w:rPr>
          <w:rFonts w:ascii="Times New Roman" w:eastAsia="Times New Roman" w:hAnsi="Times New Roman" w:cs="David"/>
          <w:sz w:val="20"/>
          <w:szCs w:val="24"/>
          <w:rtl/>
          <w:lang w:eastAsia="he-IL"/>
        </w:rPr>
        <w:t>"). כל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 הכלול בשרותי 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אשר לא נקבע לו מועד בלוח הזמנים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יבוצע על ידי המתכנן במועד שיהיה דרוש על מנת להבטיח</w:t>
      </w:r>
      <w:r w:rsidRPr="000B5DC0">
        <w:rPr>
          <w:rFonts w:ascii="Times New Roman" w:eastAsia="Times New Roman" w:hAnsi="Times New Roman" w:cs="David" w:hint="cs"/>
          <w:sz w:val="20"/>
          <w:szCs w:val="24"/>
          <w:rtl/>
          <w:lang w:eastAsia="he-IL"/>
        </w:rPr>
        <w:t xml:space="preserve"> את</w:t>
      </w:r>
      <w:r w:rsidRPr="000B5DC0">
        <w:rPr>
          <w:rFonts w:ascii="Times New Roman" w:eastAsia="Times New Roman" w:hAnsi="Times New Roman" w:cs="David"/>
          <w:sz w:val="20"/>
          <w:szCs w:val="24"/>
          <w:rtl/>
          <w:lang w:eastAsia="he-IL"/>
        </w:rPr>
        <w:t xml:space="preserve">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0B5DC0">
        <w:rPr>
          <w:rFonts w:ascii="Times New Roman" w:eastAsia="Times New Roman" w:hAnsi="Times New Roman" w:cs="David" w:hint="cs"/>
          <w:sz w:val="20"/>
          <w:szCs w:val="24"/>
          <w:rtl/>
          <w:lang w:eastAsia="he-IL"/>
        </w:rPr>
        <w:t>ה</w:t>
      </w:r>
      <w:r w:rsidRPr="000B5DC0">
        <w:rPr>
          <w:rFonts w:ascii="Times New Roman" w:eastAsia="Times New Roman" w:hAnsi="Times New Roman" w:cs="David"/>
          <w:sz w:val="20"/>
          <w:szCs w:val="24"/>
          <w:rtl/>
          <w:lang w:eastAsia="he-IL"/>
        </w:rPr>
        <w:t xml:space="preserve">קבלנים </w:t>
      </w:r>
      <w:r w:rsidRPr="000B5DC0">
        <w:rPr>
          <w:rFonts w:ascii="Times New Roman" w:eastAsia="Times New Roman" w:hAnsi="Times New Roman" w:cs="David" w:hint="cs"/>
          <w:sz w:val="20"/>
          <w:szCs w:val="24"/>
          <w:rtl/>
          <w:lang w:eastAsia="he-IL"/>
        </w:rPr>
        <w:t>ה</w:t>
      </w:r>
      <w:r w:rsidRPr="000B5DC0">
        <w:rPr>
          <w:rFonts w:ascii="Times New Roman" w:eastAsia="Times New Roman" w:hAnsi="Times New Roman" w:cs="David"/>
          <w:sz w:val="20"/>
          <w:szCs w:val="24"/>
          <w:rtl/>
          <w:lang w:eastAsia="he-IL"/>
        </w:rPr>
        <w:t>אחרים בהתאם ללוח הזמנים המוסכם ע</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מם.</w:t>
      </w:r>
    </w:p>
    <w:p w14:paraId="6970CA3F"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לא יתחיל המתכנן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צוע קטע מהפרויקט ו/או שלב משלבי העבודה כמפורט בנספח </w:t>
      </w:r>
      <w:r w:rsidRPr="000B5DC0">
        <w:rPr>
          <w:rFonts w:ascii="Times New Roman" w:eastAsia="Times New Roman" w:hAnsi="Times New Roman" w:cs="David"/>
          <w:bCs/>
          <w:sz w:val="20"/>
          <w:szCs w:val="24"/>
          <w:rtl/>
          <w:lang w:eastAsia="he-IL"/>
        </w:rPr>
        <w:t>ב'</w:t>
      </w:r>
      <w:r w:rsidRPr="000B5DC0">
        <w:rPr>
          <w:rFonts w:ascii="Times New Roman" w:eastAsia="Times New Roman" w:hAnsi="Times New Roman" w:cs="David"/>
          <w:sz w:val="20"/>
          <w:szCs w:val="24"/>
          <w:rtl/>
          <w:lang w:eastAsia="he-IL"/>
        </w:rPr>
        <w:t xml:space="preserve"> או </w:t>
      </w:r>
      <w:r w:rsidRPr="000B5DC0">
        <w:rPr>
          <w:rFonts w:ascii="Times New Roman" w:eastAsia="Times New Roman" w:hAnsi="Times New Roman" w:cs="David"/>
          <w:b/>
          <w:bCs/>
          <w:sz w:val="20"/>
          <w:szCs w:val="24"/>
          <w:rtl/>
          <w:lang w:eastAsia="he-IL"/>
        </w:rPr>
        <w:t xml:space="preserve">ג' </w:t>
      </w:r>
      <w:r w:rsidRPr="000B5DC0">
        <w:rPr>
          <w:rFonts w:ascii="Times New Roman" w:eastAsia="Times New Roman" w:hAnsi="Times New Roman" w:cs="David" w:hint="cs"/>
          <w:sz w:val="20"/>
          <w:szCs w:val="24"/>
          <w:rtl/>
          <w:lang w:eastAsia="he-IL"/>
        </w:rPr>
        <w:t xml:space="preserve">המצ"ב, </w:t>
      </w:r>
      <w:r w:rsidRPr="000B5DC0">
        <w:rPr>
          <w:rFonts w:ascii="Times New Roman" w:eastAsia="Times New Roman" w:hAnsi="Times New Roman" w:cs="David"/>
          <w:sz w:val="20"/>
          <w:szCs w:val="24"/>
          <w:rtl/>
          <w:lang w:eastAsia="he-IL"/>
        </w:rPr>
        <w:t>אלא אם כן הודיע למזמין תחילה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הגיע לדעתו מועד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שלב זה וק</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בל מהמזמין 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שור בכתב לביצועו.</w:t>
      </w:r>
    </w:p>
    <w:p w14:paraId="270BC6A7"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יש לראות </w:t>
      </w:r>
      <w:r w:rsidRPr="000B5DC0">
        <w:rPr>
          <w:rFonts w:ascii="Times New Roman" w:eastAsia="Times New Roman" w:hAnsi="Times New Roman" w:cs="David" w:hint="cs"/>
          <w:sz w:val="20"/>
          <w:szCs w:val="24"/>
          <w:rtl/>
          <w:lang w:eastAsia="he-IL"/>
        </w:rPr>
        <w:t>ב</w:t>
      </w:r>
      <w:r w:rsidRPr="000B5DC0">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09D0C080"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ידוע למתכנן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התחייבויות היועצים</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הקבלנים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יתר הגורמים, מותנות בכך שיסופקו להם כל התכניות</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ההנחיות</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ההוראות</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הפרטים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הביאורים שידרשו לב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מהקבלנים מלטעון לעיכוב מוצדק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28759B16"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עיכוב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שירותי המתכנן יוכר כמוצדק</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אך ו</w:t>
      </w:r>
      <w:r w:rsidRPr="000B5DC0">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42CB5164"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הוא נובע מכ</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ח עליון או גורם אחר (להלן יחדיו: "</w:t>
      </w:r>
      <w:r w:rsidRPr="000B5DC0">
        <w:rPr>
          <w:rFonts w:ascii="Times New Roman" w:eastAsia="Times New Roman" w:hAnsi="Times New Roman" w:cs="David"/>
          <w:b/>
          <w:bCs/>
          <w:sz w:val="20"/>
          <w:szCs w:val="24"/>
          <w:rtl/>
          <w:lang w:eastAsia="he-IL"/>
        </w:rPr>
        <w:t>אירוע דוחה</w:t>
      </w:r>
      <w:r w:rsidRPr="000B5DC0">
        <w:rPr>
          <w:rFonts w:ascii="Times New Roman" w:eastAsia="Times New Roman" w:hAnsi="Times New Roman" w:cs="David"/>
          <w:sz w:val="20"/>
          <w:szCs w:val="24"/>
          <w:rtl/>
          <w:lang w:eastAsia="he-IL"/>
        </w:rPr>
        <w:t>") שלדעת המנהל לא הייתה למתכנן שליטה עליו.</w:t>
      </w:r>
    </w:p>
    <w:p w14:paraId="0CFE3E3A"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10A5E2D5"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לא קיבל תכניות, הנחיות, הוראות, פרטים וב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46FBBBDA"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המנהל אישר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האירוע הדוחה אכן מצדיק עיכוב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השירות ואת משך הדחייה.</w:t>
      </w:r>
    </w:p>
    <w:p w14:paraId="4262760F" w14:textId="77777777" w:rsidR="000B5DC0" w:rsidRPr="000B5DC0" w:rsidRDefault="000B5DC0" w:rsidP="000B5DC0">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מבלי לגרוע מ</w:t>
      </w:r>
      <w:r w:rsidRPr="000B5DC0">
        <w:rPr>
          <w:rFonts w:ascii="Times New Roman" w:eastAsia="Times New Roman" w:hAnsi="Times New Roman" w:cs="David" w:hint="cs"/>
          <w:sz w:val="20"/>
          <w:szCs w:val="24"/>
          <w:rtl/>
          <w:lang w:eastAsia="he-IL"/>
        </w:rPr>
        <w:t xml:space="preserve">כלליות </w:t>
      </w:r>
      <w:r w:rsidRPr="000B5DC0">
        <w:rPr>
          <w:rFonts w:ascii="Times New Roman" w:eastAsia="Times New Roman" w:hAnsi="Times New Roman" w:cs="David"/>
          <w:sz w:val="20"/>
          <w:szCs w:val="24"/>
          <w:rtl/>
          <w:lang w:eastAsia="he-IL"/>
        </w:rPr>
        <w:t>האמור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מותנה בזה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חור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עבודות תכנון ע"י אחרים לא יהווה עילה לעיכוב בב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שירותי 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אלא בא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שור המנהל </w:t>
      </w:r>
      <w:r w:rsidRPr="000B5DC0">
        <w:rPr>
          <w:rFonts w:ascii="Times New Roman" w:eastAsia="Times New Roman" w:hAnsi="Times New Roman" w:cs="David" w:hint="cs"/>
          <w:sz w:val="20"/>
          <w:szCs w:val="24"/>
          <w:rtl/>
          <w:lang w:eastAsia="he-IL"/>
        </w:rPr>
        <w:t>מראש ו</w:t>
      </w:r>
      <w:r w:rsidRPr="000B5DC0">
        <w:rPr>
          <w:rFonts w:ascii="Times New Roman" w:eastAsia="Times New Roman" w:hAnsi="Times New Roman" w:cs="David"/>
          <w:sz w:val="20"/>
          <w:szCs w:val="24"/>
          <w:rtl/>
          <w:lang w:eastAsia="he-IL"/>
        </w:rPr>
        <w:t>בכתב.</w:t>
      </w:r>
    </w:p>
    <w:p w14:paraId="5657EB73"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 להודיע למנהל מידית, על כל עיכוב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אשר לפי הערכתו עלול לגרום לאיחור בקיום לוח הזמנים.</w:t>
      </w:r>
    </w:p>
    <w:p w14:paraId="05F077FE"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7537FD3F" w14:textId="77777777" w:rsidR="000B5DC0" w:rsidRPr="000B5DC0" w:rsidDel="00606362" w:rsidRDefault="000B5DC0" w:rsidP="000B5DC0">
      <w:pPr>
        <w:widowControl w:val="0"/>
        <w:numPr>
          <w:ilvl w:val="1"/>
          <w:numId w:val="1"/>
        </w:numPr>
        <w:spacing w:before="0" w:beforeAutospacing="0" w:after="240" w:afterAutospacing="0" w:line="240" w:lineRule="auto"/>
        <w:ind w:left="788" w:right="0" w:hanging="431"/>
        <w:jc w:val="both"/>
        <w:rPr>
          <w:del w:id="19" w:author="Meryl Etman [2]" w:date="2022-11-28T14:55:00Z"/>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המנהל רשאי לבקר במשרד המתכנן ולעיין בהתקדמות ובאופן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צוע שרותי המתכנן, והמתכנן ימסור למנהל כל הסבר </w:t>
      </w:r>
      <w:r w:rsidRPr="000B5DC0">
        <w:rPr>
          <w:rFonts w:ascii="Times New Roman" w:eastAsia="Times New Roman" w:hAnsi="Times New Roman" w:cs="David" w:hint="cs"/>
          <w:sz w:val="20"/>
          <w:szCs w:val="24"/>
          <w:rtl/>
          <w:lang w:eastAsia="he-IL"/>
        </w:rPr>
        <w:t xml:space="preserve">ו/או </w:t>
      </w:r>
      <w:r w:rsidRPr="000B5DC0">
        <w:rPr>
          <w:rFonts w:ascii="Times New Roman" w:eastAsia="Times New Roman" w:hAnsi="Times New Roman" w:cs="David"/>
          <w:sz w:val="20"/>
          <w:szCs w:val="24"/>
          <w:rtl/>
          <w:lang w:eastAsia="he-IL"/>
        </w:rPr>
        <w:t>פרט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דיווח</w:t>
      </w:r>
      <w:r w:rsidRPr="000B5DC0">
        <w:rPr>
          <w:rFonts w:ascii="Times New Roman" w:eastAsia="Times New Roman" w:hAnsi="Times New Roman" w:cs="David" w:hint="cs"/>
          <w:sz w:val="20"/>
          <w:szCs w:val="24"/>
          <w:rtl/>
          <w:lang w:eastAsia="he-IL"/>
        </w:rPr>
        <w:t>, מיד</w:t>
      </w:r>
      <w:r w:rsidRPr="000B5DC0">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0B5DC0">
        <w:rPr>
          <w:rFonts w:ascii="Times New Roman" w:eastAsia="Times New Roman" w:hAnsi="Times New Roman" w:cs="David" w:hint="cs"/>
          <w:sz w:val="20"/>
          <w:szCs w:val="24"/>
          <w:rtl/>
          <w:lang w:eastAsia="he-IL"/>
        </w:rPr>
        <w:t xml:space="preserve"> זה ו/או לפי כל דין</w:t>
      </w:r>
      <w:r w:rsidRPr="000B5DC0">
        <w:rPr>
          <w:rFonts w:ascii="Times New Roman" w:eastAsia="Times New Roman" w:hAnsi="Times New Roman" w:cs="David"/>
          <w:sz w:val="20"/>
          <w:szCs w:val="24"/>
          <w:rtl/>
          <w:lang w:eastAsia="he-IL"/>
        </w:rPr>
        <w:t>.</w:t>
      </w:r>
    </w:p>
    <w:p w14:paraId="7FFB6001" w14:textId="77777777" w:rsidR="000B5DC0" w:rsidRPr="00606362" w:rsidRDefault="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Change w:id="20" w:author="Meryl Etman [2]" w:date="2022-11-28T14:55:00Z">
          <w:pPr>
            <w:widowControl w:val="0"/>
            <w:spacing w:before="0" w:beforeAutospacing="0" w:after="240" w:afterAutospacing="0" w:line="240" w:lineRule="auto"/>
            <w:ind w:left="788"/>
            <w:jc w:val="both"/>
          </w:pPr>
        </w:pPrChange>
      </w:pPr>
    </w:p>
    <w:p w14:paraId="699F0BF5"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Cs/>
          <w:sz w:val="20"/>
          <w:szCs w:val="24"/>
          <w:u w:val="single"/>
          <w:rtl/>
          <w:lang w:eastAsia="he-IL"/>
        </w:rPr>
      </w:pPr>
      <w:r w:rsidRPr="000B5DC0">
        <w:rPr>
          <w:rFonts w:ascii="Times New Roman" w:eastAsia="Times New Roman" w:hAnsi="Times New Roman" w:cs="David"/>
          <w:bCs/>
          <w:sz w:val="20"/>
          <w:szCs w:val="24"/>
          <w:u w:val="single"/>
          <w:rtl/>
          <w:lang w:eastAsia="he-IL"/>
        </w:rPr>
        <w:t>שכר המתכנן</w:t>
      </w:r>
    </w:p>
    <w:p w14:paraId="159AB11D"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תמורת שרותי המתכנן וכל יתר התחייבויותיו לפי חוזה 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ישלם המזמין למתכנן שכר כמפורט בנספח </w:t>
      </w:r>
      <w:r w:rsidRPr="000B5DC0">
        <w:rPr>
          <w:rFonts w:ascii="Times New Roman" w:eastAsia="Times New Roman" w:hAnsi="Times New Roman" w:cs="David"/>
          <w:bCs/>
          <w:sz w:val="20"/>
          <w:szCs w:val="24"/>
          <w:rtl/>
          <w:lang w:eastAsia="he-IL"/>
        </w:rPr>
        <w:t xml:space="preserve">ד' </w:t>
      </w:r>
      <w:r w:rsidRPr="000B5DC0">
        <w:rPr>
          <w:rFonts w:ascii="Times New Roman" w:eastAsia="Times New Roman" w:hAnsi="Times New Roman" w:cs="David" w:hint="cs"/>
          <w:b/>
          <w:sz w:val="20"/>
          <w:szCs w:val="24"/>
          <w:rtl/>
          <w:lang w:eastAsia="he-IL"/>
        </w:rPr>
        <w:t xml:space="preserve">המצ"ב </w:t>
      </w:r>
      <w:r w:rsidRPr="000B5DC0">
        <w:rPr>
          <w:rFonts w:ascii="Times New Roman" w:eastAsia="Times New Roman" w:hAnsi="Times New Roman" w:cs="David"/>
          <w:sz w:val="20"/>
          <w:szCs w:val="24"/>
          <w:rtl/>
          <w:lang w:eastAsia="he-IL"/>
        </w:rPr>
        <w:t>(להלן: "</w:t>
      </w:r>
      <w:r w:rsidRPr="000B5DC0">
        <w:rPr>
          <w:rFonts w:ascii="Times New Roman" w:eastAsia="Times New Roman" w:hAnsi="Times New Roman" w:cs="David"/>
          <w:b/>
          <w:bCs/>
          <w:sz w:val="20"/>
          <w:szCs w:val="24"/>
          <w:rtl/>
          <w:lang w:eastAsia="he-IL"/>
        </w:rPr>
        <w:t>שכר המתכנן</w:t>
      </w:r>
      <w:r w:rsidRPr="000B5DC0">
        <w:rPr>
          <w:rFonts w:ascii="Times New Roman" w:eastAsia="Times New Roman" w:hAnsi="Times New Roman" w:cs="David"/>
          <w:sz w:val="20"/>
          <w:szCs w:val="24"/>
          <w:rtl/>
          <w:lang w:eastAsia="he-IL"/>
        </w:rPr>
        <w:t>").</w:t>
      </w:r>
    </w:p>
    <w:p w14:paraId="6A8969B8"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בהוצאות הממשיות בשרותי העזר המפורטים להלן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שא המזמין:</w:t>
      </w:r>
    </w:p>
    <w:p w14:paraId="34A99CEC"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הדפסות בתוויין המיועדות להפצה לאחרים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0B5DC0">
        <w:rPr>
          <w:rFonts w:ascii="Times New Roman" w:eastAsia="Times New Roman" w:hAnsi="Times New Roman" w:cs="David" w:hint="cs"/>
          <w:sz w:val="20"/>
          <w:szCs w:val="24"/>
          <w:rtl/>
          <w:lang w:eastAsia="he-IL"/>
        </w:rPr>
        <w:t>ת</w:t>
      </w:r>
      <w:r w:rsidRPr="000B5DC0">
        <w:rPr>
          <w:rFonts w:ascii="Times New Roman" w:eastAsia="Times New Roman" w:hAnsi="Times New Roman" w:cs="David"/>
          <w:sz w:val="20"/>
          <w:szCs w:val="24"/>
          <w:rtl/>
          <w:lang w:eastAsia="he-IL"/>
        </w:rPr>
        <w:t xml:space="preserve"> החזר.</w:t>
      </w:r>
    </w:p>
    <w:p w14:paraId="69F5E4D8"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העתקות שנמסרו ע"י המתכנן למזמין</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לרשויות המוסמכות</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ליועצים, למעט העתקות וצילומים שיפיק המתכנן במשרדו.</w:t>
      </w:r>
    </w:p>
    <w:p w14:paraId="19592DE1"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שכפול מסמכים.</w:t>
      </w:r>
    </w:p>
    <w:p w14:paraId="0D41CA70"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2FFFD8EB"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מדידות וצילומי אויר.</w:t>
      </w:r>
    </w:p>
    <w:p w14:paraId="05318BFD"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קידוחים ובדיקות קרקע.</w:t>
      </w:r>
    </w:p>
    <w:p w14:paraId="58D40981"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שליחויות.</w:t>
      </w:r>
    </w:p>
    <w:p w14:paraId="597D743A" w14:textId="77777777" w:rsidR="000B5DC0" w:rsidRPr="000B5DC0" w:rsidRDefault="000B5DC0" w:rsidP="000B5DC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העזר המפורטים בסעיפים 7.2.1 עד 7.2.3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יוזמנו על ידי המתכנן </w:t>
      </w:r>
      <w:r w:rsidRPr="000B5DC0">
        <w:rPr>
          <w:rFonts w:ascii="Times New Roman" w:eastAsia="Times New Roman" w:hAnsi="Times New Roman" w:cs="David" w:hint="cs"/>
          <w:sz w:val="20"/>
          <w:szCs w:val="24"/>
          <w:rtl/>
          <w:lang w:eastAsia="he-IL"/>
        </w:rPr>
        <w:t xml:space="preserve">באמצעות מערכת ניהול פרויקטים </w:t>
      </w:r>
      <w:r w:rsidRPr="000B5DC0">
        <w:rPr>
          <w:rFonts w:ascii="Times New Roman" w:eastAsia="Times New Roman" w:hAnsi="Times New Roman" w:cs="David"/>
          <w:sz w:val="20"/>
          <w:szCs w:val="24"/>
          <w:lang w:eastAsia="he-IL"/>
        </w:rPr>
        <w:t>VIEW</w:t>
      </w:r>
      <w:r w:rsidRPr="000B5DC0">
        <w:rPr>
          <w:rFonts w:ascii="Times New Roman" w:eastAsia="Times New Roman" w:hAnsi="Times New Roman" w:cs="David" w:hint="cs"/>
          <w:sz w:val="20"/>
          <w:szCs w:val="24"/>
          <w:rtl/>
          <w:lang w:eastAsia="he-IL"/>
        </w:rPr>
        <w:t>@ / מערכת רמדורנט מודול ניהול מסמכים (</w:t>
      </w:r>
      <w:r w:rsidRPr="000B5DC0">
        <w:rPr>
          <w:rFonts w:ascii="Times New Roman" w:eastAsia="Times New Roman" w:hAnsi="Times New Roman" w:cs="David"/>
          <w:sz w:val="20"/>
          <w:szCs w:val="24"/>
          <w:lang w:eastAsia="he-IL"/>
        </w:rPr>
        <w:t>DM</w:t>
      </w:r>
      <w:r w:rsidRPr="000B5DC0">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רק ממכונים המאושרים ע"י המזמין לבצע עבודות עבורו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3CE0B128"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על חשבון שכר המתכנן ישולמו למתכנן תשלומי ביניים בש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עורים ובמועדים המפורטים בנספח</w:t>
      </w:r>
      <w:r w:rsidRPr="000B5DC0">
        <w:rPr>
          <w:rFonts w:ascii="Times New Roman" w:eastAsia="Times New Roman" w:hAnsi="Times New Roman" w:cs="David"/>
          <w:bCs/>
          <w:sz w:val="20"/>
          <w:szCs w:val="24"/>
          <w:rtl/>
          <w:lang w:eastAsia="he-IL"/>
        </w:rPr>
        <w:t xml:space="preserve"> ה'</w:t>
      </w:r>
      <w:r w:rsidRPr="000B5DC0">
        <w:rPr>
          <w:rFonts w:ascii="Times New Roman" w:eastAsia="Times New Roman" w:hAnsi="Times New Roman" w:cs="David" w:hint="cs"/>
          <w:sz w:val="20"/>
          <w:szCs w:val="24"/>
          <w:rtl/>
          <w:lang w:eastAsia="he-IL"/>
        </w:rPr>
        <w:t xml:space="preserve"> המצ"ב,</w:t>
      </w:r>
      <w:r w:rsidRPr="000B5DC0">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קול דעתו הבלעדי.</w:t>
      </w:r>
    </w:p>
    <w:p w14:paraId="12F92E71" w14:textId="77777777" w:rsidR="000B5DC0" w:rsidRPr="000B5DC0" w:rsidRDefault="000B5DC0" w:rsidP="000B5DC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כל תשלומי הביניים לפי פסקה זו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שלב משלבי שירותי המתכנן ו/או טיב הש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7C774F88"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trike/>
          <w:sz w:val="20"/>
          <w:szCs w:val="24"/>
          <w:rtl/>
          <w:lang w:eastAsia="he-IL"/>
        </w:rPr>
      </w:pPr>
      <w:r w:rsidRPr="000B5DC0">
        <w:rPr>
          <w:rFonts w:ascii="Times New Roman" w:eastAsia="Times New Roman" w:hAnsi="Times New Roman" w:cs="David"/>
          <w:sz w:val="20"/>
          <w:szCs w:val="24"/>
          <w:rtl/>
          <w:lang w:eastAsia="he-IL"/>
        </w:rPr>
        <w:t>מוסכם במפורש</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השכר האמור בנספח </w:t>
      </w:r>
      <w:r w:rsidRPr="000B5DC0">
        <w:rPr>
          <w:rFonts w:ascii="Times New Roman" w:eastAsia="Times New Roman" w:hAnsi="Times New Roman" w:cs="David"/>
          <w:b/>
          <w:bCs/>
          <w:sz w:val="20"/>
          <w:szCs w:val="24"/>
          <w:rtl/>
          <w:lang w:eastAsia="he-IL"/>
        </w:rPr>
        <w:t xml:space="preserve">ד' </w:t>
      </w:r>
      <w:r w:rsidRPr="000B5DC0">
        <w:rPr>
          <w:rFonts w:ascii="Times New Roman" w:eastAsia="Times New Roman" w:hAnsi="Times New Roman" w:cs="David" w:hint="cs"/>
          <w:sz w:val="20"/>
          <w:szCs w:val="24"/>
          <w:rtl/>
          <w:lang w:eastAsia="he-IL"/>
        </w:rPr>
        <w:t xml:space="preserve">המצ"ב, </w:t>
      </w:r>
      <w:r w:rsidRPr="000B5DC0">
        <w:rPr>
          <w:rFonts w:ascii="Times New Roman" w:eastAsia="Times New Roman" w:hAnsi="Times New Roman" w:cs="David"/>
          <w:sz w:val="20"/>
          <w:szCs w:val="24"/>
          <w:rtl/>
          <w:lang w:eastAsia="he-IL"/>
        </w:rPr>
        <w:t>ה</w:t>
      </w:r>
      <w:r w:rsidRPr="000B5DC0">
        <w:rPr>
          <w:rFonts w:ascii="Times New Roman" w:eastAsia="Times New Roman" w:hAnsi="Times New Roman" w:cs="David" w:hint="cs"/>
          <w:sz w:val="20"/>
          <w:szCs w:val="24"/>
          <w:rtl/>
          <w:lang w:eastAsia="he-IL"/>
        </w:rPr>
        <w:t xml:space="preserve">ינו </w:t>
      </w:r>
      <w:r w:rsidRPr="000B5DC0">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0B5DC0">
        <w:rPr>
          <w:rFonts w:ascii="Times New Roman" w:eastAsia="Times New Roman" w:hAnsi="Times New Roman" w:cs="David" w:hint="cs"/>
          <w:sz w:val="20"/>
          <w:szCs w:val="24"/>
          <w:rtl/>
          <w:lang w:eastAsia="he-IL"/>
        </w:rPr>
        <w:t xml:space="preserve">זה </w:t>
      </w:r>
      <w:r w:rsidRPr="000B5DC0">
        <w:rPr>
          <w:rFonts w:ascii="Times New Roman" w:eastAsia="Times New Roman" w:hAnsi="Times New Roman" w:cs="David"/>
          <w:sz w:val="20"/>
          <w:szCs w:val="24"/>
          <w:rtl/>
          <w:lang w:eastAsia="he-IL"/>
        </w:rPr>
        <w:t>במפורש אחרת. תנאי לתשלום שכר המתכנן במלואו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הינו המצאת הצהרה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0B5DC0">
        <w:rPr>
          <w:rFonts w:ascii="Times New Roman" w:eastAsia="Times New Roman" w:hAnsi="Times New Roman" w:cs="David"/>
          <w:b/>
          <w:bCs/>
          <w:sz w:val="20"/>
          <w:szCs w:val="24"/>
          <w:rtl/>
          <w:lang w:eastAsia="he-IL"/>
        </w:rPr>
        <w:t>ט'</w:t>
      </w:r>
      <w:r w:rsidRPr="000B5DC0">
        <w:rPr>
          <w:rFonts w:ascii="Times New Roman" w:eastAsia="Times New Roman" w:hAnsi="Times New Roman" w:cs="David"/>
          <w:sz w:val="20"/>
          <w:szCs w:val="24"/>
          <w:rtl/>
          <w:lang w:eastAsia="he-IL"/>
        </w:rPr>
        <w:t xml:space="preserve"> לחוזה זה וכתב היעדר תביעות המצורף כנספח</w:t>
      </w:r>
      <w:r w:rsidRPr="000B5DC0">
        <w:rPr>
          <w:rFonts w:ascii="Times New Roman" w:eastAsia="Times New Roman" w:hAnsi="Times New Roman" w:cs="David"/>
          <w:b/>
          <w:bCs/>
          <w:sz w:val="20"/>
          <w:szCs w:val="24"/>
          <w:rtl/>
          <w:lang w:eastAsia="he-IL"/>
        </w:rPr>
        <w:t xml:space="preserve"> י'</w:t>
      </w:r>
      <w:r w:rsidRPr="000B5DC0">
        <w:rPr>
          <w:rFonts w:ascii="Times New Roman" w:eastAsia="Times New Roman" w:hAnsi="Times New Roman" w:cs="David"/>
          <w:sz w:val="20"/>
          <w:szCs w:val="24"/>
          <w:rtl/>
          <w:lang w:eastAsia="he-IL"/>
        </w:rPr>
        <w:t xml:space="preserve"> לחוזה זה למזמין, חתום ע"י המתכנן ומאומת כנדרש בו.</w:t>
      </w:r>
    </w:p>
    <w:p w14:paraId="0833143D"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 xml:space="preserve">מבלי לפגוע בכלליות האמור בסעיף </w:t>
      </w:r>
      <w:r w:rsidRPr="000B5DC0">
        <w:rPr>
          <w:rFonts w:ascii="Times New Roman" w:eastAsia="Times New Roman" w:hAnsi="Times New Roman" w:cs="David" w:hint="cs"/>
          <w:sz w:val="20"/>
          <w:szCs w:val="24"/>
          <w:rtl/>
          <w:lang w:eastAsia="he-IL"/>
        </w:rPr>
        <w:t>7 לעיל</w:t>
      </w:r>
      <w:r w:rsidRPr="000B5DC0">
        <w:rPr>
          <w:rFonts w:ascii="Times New Roman" w:eastAsia="Times New Roman" w:hAnsi="Times New Roman" w:cs="David"/>
          <w:sz w:val="20"/>
          <w:szCs w:val="24"/>
          <w:rtl/>
          <w:lang w:eastAsia="he-IL"/>
        </w:rPr>
        <w:t>, מוסכם בזה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יהיה רכוש ה</w:t>
      </w:r>
      <w:r w:rsidRPr="000B5DC0">
        <w:rPr>
          <w:rFonts w:ascii="Times New Roman" w:eastAsia="Times New Roman" w:hAnsi="Times New Roman" w:cs="David" w:hint="cs"/>
          <w:sz w:val="20"/>
          <w:szCs w:val="24"/>
          <w:rtl/>
          <w:lang w:eastAsia="he-IL"/>
        </w:rPr>
        <w:t>מזמין</w:t>
      </w:r>
      <w:r w:rsidRPr="000B5DC0">
        <w:rPr>
          <w:rFonts w:ascii="Times New Roman" w:eastAsia="Times New Roman" w:hAnsi="Times New Roman" w:cs="David"/>
          <w:sz w:val="20"/>
          <w:szCs w:val="24"/>
          <w:rtl/>
          <w:lang w:eastAsia="he-IL"/>
        </w:rPr>
        <w:t>. מובהר בזה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הפרת סעיף זה על ידי המתכנן תה</w:t>
      </w:r>
      <w:r w:rsidRPr="000B5DC0">
        <w:rPr>
          <w:rFonts w:ascii="Times New Roman" w:eastAsia="Times New Roman" w:hAnsi="Times New Roman" w:cs="David" w:hint="cs"/>
          <w:sz w:val="20"/>
          <w:szCs w:val="24"/>
          <w:rtl/>
          <w:lang w:eastAsia="he-IL"/>
        </w:rPr>
        <w:t>ווה</w:t>
      </w:r>
      <w:r w:rsidRPr="000B5DC0">
        <w:rPr>
          <w:rFonts w:ascii="Times New Roman" w:eastAsia="Times New Roman" w:hAnsi="Times New Roman" w:cs="David"/>
          <w:sz w:val="20"/>
          <w:szCs w:val="24"/>
          <w:rtl/>
          <w:lang w:eastAsia="he-IL"/>
        </w:rPr>
        <w:t xml:space="preserve"> הפרה יסודית של חוזה</w:t>
      </w:r>
      <w:r w:rsidRPr="000B5DC0">
        <w:rPr>
          <w:rFonts w:ascii="Times New Roman" w:eastAsia="Times New Roman" w:hAnsi="Times New Roman" w:cs="David" w:hint="cs"/>
          <w:sz w:val="20"/>
          <w:szCs w:val="24"/>
          <w:rtl/>
          <w:lang w:eastAsia="he-IL"/>
        </w:rPr>
        <w:t xml:space="preserve"> זה. </w:t>
      </w:r>
    </w:p>
    <w:p w14:paraId="2A9C1724" w14:textId="77777777" w:rsidR="000B5DC0" w:rsidRPr="000B5DC0" w:rsidDel="00606362" w:rsidRDefault="000B5DC0" w:rsidP="000B5DC0">
      <w:pPr>
        <w:widowControl w:val="0"/>
        <w:numPr>
          <w:ilvl w:val="1"/>
          <w:numId w:val="1"/>
        </w:numPr>
        <w:spacing w:before="0" w:beforeAutospacing="0" w:after="240" w:afterAutospacing="0" w:line="240" w:lineRule="auto"/>
        <w:ind w:left="788" w:right="0" w:hanging="431"/>
        <w:jc w:val="both"/>
        <w:rPr>
          <w:del w:id="21" w:author="Meryl Etman [2]" w:date="2022-11-28T14:55:00Z"/>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תנאים מקדמיים לביצוע תשלום כלשהו ע"ח שכר 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הינם הצגת ר</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0B5DC0">
        <w:rPr>
          <w:rFonts w:ascii="Times New Roman" w:eastAsia="Times New Roman" w:hAnsi="Times New Roman" w:cs="David" w:hint="cs"/>
          <w:sz w:val="20"/>
          <w:szCs w:val="24"/>
          <w:rtl/>
          <w:lang w:eastAsia="he-IL"/>
        </w:rPr>
        <w:t>עובר</w:t>
      </w:r>
      <w:r w:rsidRPr="000B5DC0">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413095A6" w14:textId="77777777" w:rsidR="000B5DC0" w:rsidRPr="00606362" w:rsidRDefault="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Change w:id="22" w:author="Meryl Etman [2]" w:date="2022-11-28T14:55:00Z">
          <w:pPr>
            <w:widowControl w:val="0"/>
            <w:spacing w:before="0" w:beforeAutospacing="0" w:after="240" w:afterAutospacing="0" w:line="240" w:lineRule="auto"/>
            <w:ind w:left="788"/>
            <w:jc w:val="both"/>
          </w:pPr>
        </w:pPrChange>
      </w:pPr>
    </w:p>
    <w:p w14:paraId="7FE9C569"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שנויים בתכנון</w:t>
      </w:r>
    </w:p>
    <w:p w14:paraId="4647519E"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לפי דרישת המנהל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3912F9A2" w14:textId="77777777" w:rsidR="000B5DC0" w:rsidRPr="00F57198"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F57198">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F57198">
        <w:rPr>
          <w:rFonts w:ascii="Times New Roman" w:eastAsia="Times New Roman" w:hAnsi="Times New Roman" w:cs="David" w:hint="cs"/>
          <w:sz w:val="20"/>
          <w:szCs w:val="24"/>
          <w:rtl/>
          <w:lang w:eastAsia="he-IL"/>
        </w:rPr>
        <w:t>ים</w:t>
      </w:r>
      <w:r w:rsidRPr="00F57198">
        <w:rPr>
          <w:rFonts w:ascii="Times New Roman" w:eastAsia="Times New Roman" w:hAnsi="Times New Roman" w:cs="David"/>
          <w:sz w:val="20"/>
          <w:szCs w:val="24"/>
          <w:rtl/>
          <w:lang w:eastAsia="he-IL"/>
        </w:rPr>
        <w:t xml:space="preserve"> </w:t>
      </w:r>
      <w:r w:rsidRPr="00F57198">
        <w:rPr>
          <w:rFonts w:ascii="Times New Roman" w:eastAsia="Times New Roman" w:hAnsi="Times New Roman" w:cs="David"/>
          <w:bCs/>
          <w:sz w:val="20"/>
          <w:szCs w:val="24"/>
          <w:rtl/>
          <w:lang w:eastAsia="he-IL"/>
        </w:rPr>
        <w:t>ב' או ג'</w:t>
      </w:r>
      <w:r w:rsidRPr="00F57198">
        <w:rPr>
          <w:rFonts w:ascii="Times New Roman" w:eastAsia="Times New Roman" w:hAnsi="Times New Roman" w:cs="David" w:hint="cs"/>
          <w:b/>
          <w:sz w:val="20"/>
          <w:szCs w:val="24"/>
          <w:rtl/>
          <w:lang w:eastAsia="he-IL"/>
        </w:rPr>
        <w:t xml:space="preserve"> המצ"ב</w:t>
      </w:r>
      <w:r w:rsidRPr="00F57198">
        <w:rPr>
          <w:rFonts w:ascii="Times New Roman" w:eastAsia="Times New Roman" w:hAnsi="Times New Roman" w:cs="David"/>
          <w:sz w:val="20"/>
          <w:szCs w:val="24"/>
          <w:rtl/>
          <w:lang w:eastAsia="he-IL"/>
        </w:rPr>
        <w:t>, וב</w:t>
      </w:r>
      <w:r w:rsidRPr="00F57198">
        <w:rPr>
          <w:rFonts w:ascii="Times New Roman" w:eastAsia="Times New Roman" w:hAnsi="Times New Roman" w:cs="David" w:hint="cs"/>
          <w:sz w:val="20"/>
          <w:szCs w:val="24"/>
          <w:rtl/>
          <w:lang w:eastAsia="he-IL"/>
        </w:rPr>
        <w:t>י</w:t>
      </w:r>
      <w:r w:rsidRPr="00F57198">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F57198">
        <w:rPr>
          <w:rFonts w:ascii="Times New Roman" w:eastAsia="Times New Roman" w:hAnsi="Times New Roman" w:cs="David" w:hint="cs"/>
          <w:sz w:val="20"/>
          <w:szCs w:val="24"/>
          <w:rtl/>
          <w:lang w:eastAsia="he-IL"/>
        </w:rPr>
        <w:t>י</w:t>
      </w:r>
      <w:r w:rsidRPr="00F57198">
        <w:rPr>
          <w:rFonts w:ascii="Times New Roman" w:eastAsia="Times New Roman" w:hAnsi="Times New Roman" w:cs="David"/>
          <w:sz w:val="20"/>
          <w:szCs w:val="24"/>
          <w:rtl/>
          <w:lang w:eastAsia="he-IL"/>
        </w:rPr>
        <w:t>רותי המתכנן</w:t>
      </w:r>
      <w:r w:rsidRPr="00F57198">
        <w:rPr>
          <w:rFonts w:ascii="Times New Roman" w:eastAsia="Times New Roman" w:hAnsi="Times New Roman" w:cs="David" w:hint="cs"/>
          <w:sz w:val="20"/>
          <w:szCs w:val="24"/>
          <w:rtl/>
          <w:lang w:eastAsia="he-IL"/>
        </w:rPr>
        <w:t>,</w:t>
      </w:r>
      <w:r w:rsidRPr="00F57198">
        <w:rPr>
          <w:rFonts w:ascii="Times New Roman" w:eastAsia="Times New Roman" w:hAnsi="Times New Roman" w:cs="David"/>
          <w:sz w:val="20"/>
          <w:szCs w:val="24"/>
          <w:rtl/>
          <w:lang w:eastAsia="he-IL"/>
        </w:rPr>
        <w:t xml:space="preserve"> אלמלא השנויים</w:t>
      </w:r>
      <w:r w:rsidRPr="00F57198">
        <w:rPr>
          <w:rFonts w:ascii="Times New Roman" w:eastAsia="Times New Roman" w:hAnsi="Times New Roman" w:cs="David" w:hint="cs"/>
          <w:sz w:val="20"/>
          <w:szCs w:val="24"/>
          <w:rtl/>
          <w:lang w:eastAsia="he-IL"/>
        </w:rPr>
        <w:t xml:space="preserve"> כאמור</w:t>
      </w:r>
      <w:r w:rsidRPr="00F57198">
        <w:rPr>
          <w:rFonts w:ascii="Times New Roman" w:eastAsia="Times New Roman" w:hAnsi="Times New Roman" w:cs="David"/>
          <w:sz w:val="20"/>
          <w:szCs w:val="24"/>
          <w:rtl/>
          <w:lang w:eastAsia="he-IL"/>
        </w:rPr>
        <w:t>, יהיה</w:t>
      </w:r>
      <w:r w:rsidRPr="00F57198">
        <w:rPr>
          <w:rFonts w:ascii="Times New Roman" w:eastAsia="Times New Roman" w:hAnsi="Times New Roman" w:cs="David" w:hint="cs"/>
          <w:sz w:val="20"/>
          <w:szCs w:val="24"/>
          <w:rtl/>
          <w:lang w:eastAsia="he-IL"/>
        </w:rPr>
        <w:t xml:space="preserve"> </w:t>
      </w:r>
      <w:r w:rsidRPr="00F57198">
        <w:rPr>
          <w:rFonts w:ascii="Times New Roman" w:eastAsia="Times New Roman" w:hAnsi="Times New Roman" w:cs="David"/>
          <w:sz w:val="20"/>
          <w:szCs w:val="24"/>
          <w:rtl/>
          <w:lang w:eastAsia="he-IL"/>
        </w:rPr>
        <w:t>זכאי לפיצוי בעד העבודה הנוספת שב</w:t>
      </w:r>
      <w:r w:rsidRPr="00F57198">
        <w:rPr>
          <w:rFonts w:ascii="Times New Roman" w:eastAsia="Times New Roman" w:hAnsi="Times New Roman" w:cs="David" w:hint="cs"/>
          <w:sz w:val="20"/>
          <w:szCs w:val="24"/>
          <w:rtl/>
          <w:lang w:eastAsia="he-IL"/>
        </w:rPr>
        <w:t>י</w:t>
      </w:r>
      <w:r w:rsidRPr="00F57198">
        <w:rPr>
          <w:rFonts w:ascii="Times New Roman" w:eastAsia="Times New Roman" w:hAnsi="Times New Roman" w:cs="David"/>
          <w:sz w:val="20"/>
          <w:szCs w:val="24"/>
          <w:rtl/>
          <w:lang w:eastAsia="he-IL"/>
        </w:rPr>
        <w:t>צע עקב השנויים</w:t>
      </w:r>
      <w:r w:rsidRPr="00F57198">
        <w:rPr>
          <w:rFonts w:ascii="Times New Roman" w:eastAsia="Times New Roman" w:hAnsi="Times New Roman" w:cs="David" w:hint="cs"/>
          <w:sz w:val="20"/>
          <w:szCs w:val="24"/>
          <w:rtl/>
          <w:lang w:eastAsia="he-IL"/>
        </w:rPr>
        <w:t>,</w:t>
      </w:r>
      <w:r w:rsidRPr="00F57198">
        <w:rPr>
          <w:rFonts w:ascii="Times New Roman" w:eastAsia="Times New Roman" w:hAnsi="Times New Roman" w:cs="David"/>
          <w:sz w:val="20"/>
          <w:szCs w:val="24"/>
          <w:rtl/>
          <w:lang w:eastAsia="he-IL"/>
        </w:rPr>
        <w:t xml:space="preserve"> </w:t>
      </w:r>
      <w:r w:rsidRPr="00F57198">
        <w:rPr>
          <w:rFonts w:ascii="Times New Roman" w:eastAsia="Times New Roman" w:hAnsi="Times New Roman" w:cs="David" w:hint="cs"/>
          <w:sz w:val="20"/>
          <w:szCs w:val="24"/>
          <w:rtl/>
          <w:lang w:eastAsia="he-IL"/>
        </w:rPr>
        <w:t>כאמור</w:t>
      </w:r>
      <w:r w:rsidRPr="00F57198">
        <w:rPr>
          <w:rFonts w:ascii="Times New Roman" w:eastAsia="Times New Roman" w:hAnsi="Times New Roman" w:cs="David"/>
          <w:sz w:val="20"/>
          <w:szCs w:val="24"/>
          <w:rtl/>
          <w:lang w:eastAsia="he-IL"/>
        </w:rPr>
        <w:t>. הפיצוי ישולם בגין העבודה הנוספת שהמתכנן ב</w:t>
      </w:r>
      <w:r w:rsidRPr="00F57198">
        <w:rPr>
          <w:rFonts w:ascii="Times New Roman" w:eastAsia="Times New Roman" w:hAnsi="Times New Roman" w:cs="David" w:hint="cs"/>
          <w:sz w:val="20"/>
          <w:szCs w:val="24"/>
          <w:rtl/>
          <w:lang w:eastAsia="he-IL"/>
        </w:rPr>
        <w:t>י</w:t>
      </w:r>
      <w:r w:rsidRPr="00F57198">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F57198">
        <w:rPr>
          <w:rFonts w:ascii="Times New Roman" w:eastAsia="Times New Roman" w:hAnsi="Times New Roman" w:cs="David" w:hint="cs"/>
          <w:sz w:val="20"/>
          <w:szCs w:val="24"/>
          <w:rtl/>
          <w:lang w:eastAsia="he-IL"/>
        </w:rPr>
        <w:t xml:space="preserve"> </w:t>
      </w:r>
      <w:r w:rsidRPr="00F57198">
        <w:rPr>
          <w:rFonts w:ascii="Times New Roman" w:eastAsia="Times New Roman" w:hAnsi="Times New Roman" w:cs="David"/>
          <w:sz w:val="20"/>
          <w:szCs w:val="24"/>
          <w:rtl/>
          <w:lang w:eastAsia="he-IL"/>
        </w:rPr>
        <w:t xml:space="preserve"> המתכנן ושכר המתכנן. בכל מקרה</w:t>
      </w:r>
      <w:r w:rsidRPr="00F57198">
        <w:rPr>
          <w:rFonts w:ascii="Times New Roman" w:eastAsia="Times New Roman" w:hAnsi="Times New Roman" w:cs="David" w:hint="cs"/>
          <w:sz w:val="20"/>
          <w:szCs w:val="24"/>
          <w:rtl/>
          <w:lang w:eastAsia="he-IL"/>
        </w:rPr>
        <w:t>,</w:t>
      </w:r>
      <w:r w:rsidRPr="00F57198">
        <w:rPr>
          <w:rFonts w:ascii="Times New Roman" w:eastAsia="Times New Roman" w:hAnsi="Times New Roman" w:cs="David"/>
          <w:sz w:val="20"/>
          <w:szCs w:val="24"/>
          <w:rtl/>
          <w:lang w:eastAsia="he-IL"/>
        </w:rPr>
        <w:t xml:space="preserve"> </w:t>
      </w:r>
      <w:r w:rsidRPr="00F57198">
        <w:rPr>
          <w:rFonts w:ascii="Times New Roman" w:eastAsia="Times New Roman" w:hAnsi="Times New Roman" w:cs="David" w:hint="cs"/>
          <w:sz w:val="20"/>
          <w:szCs w:val="24"/>
          <w:rtl/>
          <w:lang w:eastAsia="he-IL"/>
        </w:rPr>
        <w:t>ה</w:t>
      </w:r>
      <w:r w:rsidRPr="00F57198">
        <w:rPr>
          <w:rFonts w:ascii="Times New Roman" w:eastAsia="Times New Roman" w:hAnsi="Times New Roman" w:cs="David"/>
          <w:sz w:val="20"/>
          <w:szCs w:val="24"/>
          <w:rtl/>
          <w:lang w:eastAsia="he-IL"/>
        </w:rPr>
        <w:t>שנויים</w:t>
      </w:r>
      <w:r w:rsidRPr="00F57198">
        <w:rPr>
          <w:rFonts w:ascii="Times New Roman" w:eastAsia="Times New Roman" w:hAnsi="Times New Roman" w:cs="David" w:hint="cs"/>
          <w:sz w:val="20"/>
          <w:szCs w:val="24"/>
          <w:rtl/>
          <w:lang w:eastAsia="he-IL"/>
        </w:rPr>
        <w:t xml:space="preserve"> כאמור, לא יהוו</w:t>
      </w:r>
      <w:r w:rsidRPr="00F57198">
        <w:rPr>
          <w:rFonts w:ascii="Times New Roman" w:eastAsia="Times New Roman" w:hAnsi="Times New Roman" w:cs="David"/>
          <w:sz w:val="20"/>
          <w:szCs w:val="24"/>
          <w:rtl/>
          <w:lang w:eastAsia="he-IL"/>
        </w:rPr>
        <w:t xml:space="preserve"> עילה לש</w:t>
      </w:r>
      <w:r w:rsidRPr="00F57198">
        <w:rPr>
          <w:rFonts w:ascii="Times New Roman" w:eastAsia="Times New Roman" w:hAnsi="Times New Roman" w:cs="David" w:hint="cs"/>
          <w:sz w:val="20"/>
          <w:szCs w:val="24"/>
          <w:rtl/>
          <w:lang w:eastAsia="he-IL"/>
        </w:rPr>
        <w:t>י</w:t>
      </w:r>
      <w:r w:rsidRPr="00F57198">
        <w:rPr>
          <w:rFonts w:ascii="Times New Roman" w:eastAsia="Times New Roman" w:hAnsi="Times New Roman" w:cs="David"/>
          <w:sz w:val="20"/>
          <w:szCs w:val="24"/>
          <w:rtl/>
          <w:lang w:eastAsia="he-IL"/>
        </w:rPr>
        <w:t>נוי בלוח הזמנים</w:t>
      </w:r>
      <w:r w:rsidRPr="00F57198">
        <w:rPr>
          <w:rFonts w:ascii="Times New Roman" w:eastAsia="Times New Roman" w:hAnsi="Times New Roman" w:cs="David" w:hint="cs"/>
          <w:sz w:val="20"/>
          <w:szCs w:val="24"/>
          <w:rtl/>
          <w:lang w:eastAsia="he-IL"/>
        </w:rPr>
        <w:t>,</w:t>
      </w:r>
      <w:r w:rsidRPr="00F57198">
        <w:rPr>
          <w:rFonts w:ascii="Times New Roman" w:eastAsia="Times New Roman" w:hAnsi="Times New Roman" w:cs="David"/>
          <w:sz w:val="20"/>
          <w:szCs w:val="24"/>
          <w:rtl/>
          <w:lang w:eastAsia="he-IL"/>
        </w:rPr>
        <w:t xml:space="preserve"> אלא בא</w:t>
      </w:r>
      <w:r w:rsidRPr="00F57198">
        <w:rPr>
          <w:rFonts w:ascii="Times New Roman" w:eastAsia="Times New Roman" w:hAnsi="Times New Roman" w:cs="David" w:hint="cs"/>
          <w:sz w:val="20"/>
          <w:szCs w:val="24"/>
          <w:rtl/>
          <w:lang w:eastAsia="he-IL"/>
        </w:rPr>
        <w:t>י</w:t>
      </w:r>
      <w:r w:rsidRPr="00F57198">
        <w:rPr>
          <w:rFonts w:ascii="Times New Roman" w:eastAsia="Times New Roman" w:hAnsi="Times New Roman" w:cs="David"/>
          <w:sz w:val="20"/>
          <w:szCs w:val="24"/>
          <w:rtl/>
          <w:lang w:eastAsia="he-IL"/>
        </w:rPr>
        <w:t xml:space="preserve">שור המנהל </w:t>
      </w:r>
      <w:r w:rsidRPr="00F57198">
        <w:rPr>
          <w:rFonts w:ascii="Times New Roman" w:eastAsia="Times New Roman" w:hAnsi="Times New Roman" w:cs="David" w:hint="cs"/>
          <w:sz w:val="20"/>
          <w:szCs w:val="24"/>
          <w:rtl/>
          <w:lang w:eastAsia="he-IL"/>
        </w:rPr>
        <w:t>מראש ו</w:t>
      </w:r>
      <w:r w:rsidRPr="00F57198">
        <w:rPr>
          <w:rFonts w:ascii="Times New Roman" w:eastAsia="Times New Roman" w:hAnsi="Times New Roman" w:cs="David"/>
          <w:sz w:val="20"/>
          <w:szCs w:val="24"/>
          <w:rtl/>
          <w:lang w:eastAsia="he-IL"/>
        </w:rPr>
        <w:t>בכתב.</w:t>
      </w:r>
    </w:p>
    <w:p w14:paraId="27FF9086"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hint="cs"/>
          <w:sz w:val="20"/>
          <w:szCs w:val="24"/>
          <w:rtl/>
          <w:lang w:eastAsia="he-IL"/>
        </w:rPr>
        <w:t>על אף</w:t>
      </w:r>
      <w:r w:rsidRPr="000B5DC0">
        <w:rPr>
          <w:rFonts w:ascii="Times New Roman" w:eastAsia="Times New Roman" w:hAnsi="Times New Roman" w:cs="David"/>
          <w:sz w:val="20"/>
          <w:szCs w:val="24"/>
          <w:rtl/>
          <w:lang w:eastAsia="he-IL"/>
        </w:rPr>
        <w:t xml:space="preserve"> האמור בסעיף 8.2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לא יגיע למתכנן דבר בגין שינויים הנובעים מ:</w:t>
      </w:r>
    </w:p>
    <w:p w14:paraId="125821E6"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טעות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ל</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קוי בתכנון ו/או באומדן של המתכנן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של היועצים.</w:t>
      </w:r>
    </w:p>
    <w:p w14:paraId="5A193764"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התכנון אינו התכנון היעיל ביותר.</w:t>
      </w:r>
    </w:p>
    <w:p w14:paraId="146ED212"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7"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7A7DAEBD" w14:textId="77777777" w:rsidR="000B5DC0" w:rsidRPr="000B5DC0" w:rsidRDefault="000B5DC0" w:rsidP="000B5DC0">
      <w:pPr>
        <w:widowControl w:val="0"/>
        <w:numPr>
          <w:ilvl w:val="2"/>
          <w:numId w:val="1"/>
        </w:numPr>
        <w:tabs>
          <w:tab w:val="clear" w:pos="1224"/>
          <w:tab w:val="num" w:pos="1507"/>
        </w:tabs>
        <w:spacing w:before="0" w:beforeAutospacing="0" w:after="200" w:afterAutospacing="0" w:line="240" w:lineRule="auto"/>
        <w:ind w:left="1508" w:right="0" w:hanging="42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השינויים מתחייבים מדרישת רשויות מוסמכות. </w:t>
      </w:r>
    </w:p>
    <w:p w14:paraId="42A57D53" w14:textId="2072452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del w:id="23" w:author="Meryl Etman [2]" w:date="2023-01-23T12:03:00Z">
        <w:r w:rsidRPr="000B5DC0" w:rsidDel="00D54AC0">
          <w:rPr>
            <w:rFonts w:ascii="Times New Roman" w:eastAsia="Times New Roman" w:hAnsi="Times New Roman" w:cs="David"/>
            <w:sz w:val="20"/>
            <w:szCs w:val="24"/>
            <w:rtl/>
            <w:lang w:eastAsia="he-IL"/>
          </w:rPr>
          <w:delText>המתכנן מתחייב להכין</w:delText>
        </w:r>
        <w:r w:rsidRPr="000B5DC0" w:rsidDel="00D54AC0">
          <w:rPr>
            <w:rFonts w:ascii="Times New Roman" w:eastAsia="Times New Roman" w:hAnsi="Times New Roman" w:cs="David" w:hint="cs"/>
            <w:sz w:val="20"/>
            <w:szCs w:val="24"/>
            <w:rtl/>
            <w:lang w:eastAsia="he-IL"/>
          </w:rPr>
          <w:delText>,</w:delText>
        </w:r>
        <w:r w:rsidRPr="000B5DC0" w:rsidDel="00D54AC0">
          <w:rPr>
            <w:rFonts w:ascii="Times New Roman" w:eastAsia="Times New Roman" w:hAnsi="Times New Roman" w:cs="David"/>
            <w:sz w:val="20"/>
            <w:szCs w:val="24"/>
            <w:rtl/>
            <w:lang w:eastAsia="he-IL"/>
          </w:rPr>
          <w:delText xml:space="preserve"> עבור רוכשים שיבקשו זאת</w:delText>
        </w:r>
        <w:r w:rsidRPr="000B5DC0" w:rsidDel="00D54AC0">
          <w:rPr>
            <w:rFonts w:ascii="Times New Roman" w:eastAsia="Times New Roman" w:hAnsi="Times New Roman" w:cs="David" w:hint="cs"/>
            <w:sz w:val="20"/>
            <w:szCs w:val="24"/>
            <w:rtl/>
            <w:lang w:eastAsia="he-IL"/>
          </w:rPr>
          <w:delText>,</w:delText>
        </w:r>
        <w:r w:rsidRPr="000B5DC0" w:rsidDel="00D54AC0">
          <w:rPr>
            <w:rFonts w:ascii="Times New Roman" w:eastAsia="Times New Roman" w:hAnsi="Times New Roman" w:cs="David"/>
            <w:sz w:val="20"/>
            <w:szCs w:val="24"/>
            <w:rtl/>
            <w:lang w:eastAsia="he-IL"/>
          </w:rPr>
          <w:delText xml:space="preserve"> תכנית שינויים בדירות שאינם עומדים בסתירה להיתרי הבניה ולכל דין</w:delText>
        </w:r>
      </w:del>
      <w:ins w:id="24" w:author="Meryl Etman [2]" w:date="2023-01-23T12:03:00Z">
        <w:r w:rsidR="00D54AC0">
          <w:rPr>
            <w:rFonts w:ascii="Times New Roman" w:eastAsia="Times New Roman" w:hAnsi="Times New Roman" w:cs="David" w:hint="cs"/>
            <w:sz w:val="20"/>
            <w:szCs w:val="24"/>
            <w:rtl/>
            <w:lang w:eastAsia="he-IL"/>
          </w:rPr>
          <w:t>מבוטל</w:t>
        </w:r>
      </w:ins>
      <w:r w:rsidRPr="000B5DC0">
        <w:rPr>
          <w:rFonts w:ascii="Times New Roman" w:eastAsia="Times New Roman" w:hAnsi="Times New Roman" w:cs="David"/>
          <w:sz w:val="20"/>
          <w:szCs w:val="24"/>
          <w:rtl/>
          <w:lang w:eastAsia="he-IL"/>
        </w:rPr>
        <w:t xml:space="preserve">. </w:t>
      </w:r>
    </w:p>
    <w:p w14:paraId="61C5ABF2" w14:textId="0E9FB173" w:rsidR="000B5DC0" w:rsidRPr="000B5DC0" w:rsidDel="00D54AC0" w:rsidRDefault="000B5DC0" w:rsidP="000B5DC0">
      <w:pPr>
        <w:widowControl w:val="0"/>
        <w:spacing w:before="0" w:beforeAutospacing="0" w:after="240" w:afterAutospacing="0" w:line="240" w:lineRule="auto"/>
        <w:ind w:left="794"/>
        <w:jc w:val="both"/>
        <w:rPr>
          <w:del w:id="25" w:author="Meryl Etman [2]" w:date="2023-01-23T12:03:00Z"/>
          <w:rFonts w:ascii="Times New Roman" w:eastAsia="Times New Roman" w:hAnsi="Times New Roman" w:cs="David"/>
          <w:sz w:val="20"/>
          <w:szCs w:val="24"/>
          <w:rtl/>
          <w:lang w:eastAsia="he-IL"/>
        </w:rPr>
      </w:pPr>
      <w:del w:id="26" w:author="Meryl Etman [2]" w:date="2023-01-23T12:03:00Z">
        <w:r w:rsidRPr="000B5DC0" w:rsidDel="00D54AC0">
          <w:rPr>
            <w:rFonts w:ascii="Times New Roman" w:eastAsia="Times New Roman" w:hAnsi="Times New Roman" w:cs="David"/>
            <w:sz w:val="20"/>
            <w:szCs w:val="24"/>
            <w:rtl/>
            <w:lang w:eastAsia="he-IL"/>
          </w:rPr>
          <w:delText xml:space="preserve">מחיר השינויים ותנאי התשלום בגין תכנון השינויים </w:delText>
        </w:r>
        <w:r w:rsidRPr="000B5DC0" w:rsidDel="00D54AC0">
          <w:rPr>
            <w:rFonts w:ascii="Times New Roman" w:eastAsia="Times New Roman" w:hAnsi="Times New Roman" w:cs="David" w:hint="cs"/>
            <w:sz w:val="20"/>
            <w:szCs w:val="24"/>
            <w:rtl/>
            <w:lang w:eastAsia="he-IL"/>
          </w:rPr>
          <w:delText xml:space="preserve">כאמור, </w:delText>
        </w:r>
        <w:r w:rsidRPr="000B5DC0" w:rsidDel="00D54AC0">
          <w:rPr>
            <w:rFonts w:ascii="Times New Roman" w:eastAsia="Times New Roman" w:hAnsi="Times New Roman" w:cs="David"/>
            <w:sz w:val="20"/>
            <w:szCs w:val="24"/>
            <w:rtl/>
            <w:lang w:eastAsia="he-IL"/>
          </w:rPr>
          <w:delText>יסוכמו בין המתכנן לרוכשים. המתכנן יתקשר עם הרוכש</w:delText>
        </w:r>
        <w:r w:rsidRPr="000B5DC0" w:rsidDel="00D54AC0">
          <w:rPr>
            <w:rFonts w:ascii="Times New Roman" w:eastAsia="Times New Roman" w:hAnsi="Times New Roman" w:cs="David" w:hint="cs"/>
            <w:sz w:val="20"/>
            <w:szCs w:val="24"/>
            <w:rtl/>
            <w:lang w:eastAsia="he-IL"/>
          </w:rPr>
          <w:delText>ים</w:delText>
        </w:r>
        <w:r w:rsidRPr="000B5DC0" w:rsidDel="00D54AC0">
          <w:rPr>
            <w:rFonts w:ascii="Times New Roman" w:eastAsia="Times New Roman" w:hAnsi="Times New Roman" w:cs="David"/>
            <w:sz w:val="20"/>
            <w:szCs w:val="24"/>
            <w:rtl/>
            <w:lang w:eastAsia="he-IL"/>
          </w:rPr>
          <w:delText xml:space="preserve"> בהסכם נפרד לתכנון השינויים. כל מחלוקת שתתעורר בין המתכנן לבין </w:delText>
        </w:r>
        <w:r w:rsidRPr="000B5DC0" w:rsidDel="00D54AC0">
          <w:rPr>
            <w:rFonts w:ascii="Times New Roman" w:eastAsia="Times New Roman" w:hAnsi="Times New Roman" w:cs="David" w:hint="cs"/>
            <w:sz w:val="20"/>
            <w:szCs w:val="24"/>
            <w:rtl/>
            <w:lang w:eastAsia="he-IL"/>
          </w:rPr>
          <w:delText>ה</w:delText>
        </w:r>
        <w:r w:rsidRPr="000B5DC0" w:rsidDel="00D54AC0">
          <w:rPr>
            <w:rFonts w:ascii="Times New Roman" w:eastAsia="Times New Roman" w:hAnsi="Times New Roman" w:cs="David"/>
            <w:sz w:val="20"/>
            <w:szCs w:val="24"/>
            <w:rtl/>
            <w:lang w:eastAsia="he-IL"/>
          </w:rPr>
          <w:delText>רוכש</w:delText>
        </w:r>
        <w:r w:rsidRPr="000B5DC0" w:rsidDel="00D54AC0">
          <w:rPr>
            <w:rFonts w:ascii="Times New Roman" w:eastAsia="Times New Roman" w:hAnsi="Times New Roman" w:cs="David" w:hint="cs"/>
            <w:sz w:val="20"/>
            <w:szCs w:val="24"/>
            <w:rtl/>
            <w:lang w:eastAsia="he-IL"/>
          </w:rPr>
          <w:delText>ים</w:delText>
        </w:r>
        <w:r w:rsidRPr="000B5DC0" w:rsidDel="00D54AC0">
          <w:rPr>
            <w:rFonts w:ascii="Times New Roman" w:eastAsia="Times New Roman" w:hAnsi="Times New Roman" w:cs="David"/>
            <w:sz w:val="20"/>
            <w:szCs w:val="24"/>
            <w:rtl/>
            <w:lang w:eastAsia="he-IL"/>
          </w:rPr>
          <w:delText xml:space="preserve"> בענ</w:delText>
        </w:r>
        <w:r w:rsidRPr="000B5DC0" w:rsidDel="00D54AC0">
          <w:rPr>
            <w:rFonts w:ascii="Times New Roman" w:eastAsia="Times New Roman" w:hAnsi="Times New Roman" w:cs="David" w:hint="cs"/>
            <w:sz w:val="20"/>
            <w:szCs w:val="24"/>
            <w:rtl/>
            <w:lang w:eastAsia="he-IL"/>
          </w:rPr>
          <w:delText>י</w:delText>
        </w:r>
        <w:r w:rsidRPr="000B5DC0" w:rsidDel="00D54AC0">
          <w:rPr>
            <w:rFonts w:ascii="Times New Roman" w:eastAsia="Times New Roman" w:hAnsi="Times New Roman" w:cs="David"/>
            <w:sz w:val="20"/>
            <w:szCs w:val="24"/>
            <w:rtl/>
            <w:lang w:eastAsia="he-IL"/>
          </w:rPr>
          <w:delText>ין קביעת מחיר השינויים</w:delText>
        </w:r>
        <w:r w:rsidRPr="000B5DC0" w:rsidDel="00D54AC0">
          <w:rPr>
            <w:rFonts w:ascii="Times New Roman" w:eastAsia="Times New Roman" w:hAnsi="Times New Roman" w:cs="David" w:hint="cs"/>
            <w:sz w:val="20"/>
            <w:szCs w:val="24"/>
            <w:rtl/>
            <w:lang w:eastAsia="he-IL"/>
          </w:rPr>
          <w:delText>,</w:delText>
        </w:r>
        <w:r w:rsidRPr="000B5DC0" w:rsidDel="00D54AC0">
          <w:rPr>
            <w:rFonts w:ascii="Times New Roman" w:eastAsia="Times New Roman" w:hAnsi="Times New Roman" w:cs="David"/>
            <w:sz w:val="20"/>
            <w:szCs w:val="24"/>
            <w:rtl/>
            <w:lang w:eastAsia="he-IL"/>
          </w:rPr>
          <w:delText xml:space="preserve"> תובא בפני המנהל והוא יהיה המוסמך להכריע בה.</w:delText>
        </w:r>
      </w:del>
    </w:p>
    <w:p w14:paraId="77625819"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lang w:eastAsia="he-IL"/>
        </w:rPr>
      </w:pPr>
      <w:r w:rsidRPr="000B5DC0">
        <w:rPr>
          <w:rFonts w:ascii="Times New Roman" w:eastAsia="Times New Roman" w:hAnsi="Times New Roman" w:cs="David"/>
          <w:bCs/>
          <w:sz w:val="20"/>
          <w:szCs w:val="24"/>
          <w:u w:val="single"/>
          <w:rtl/>
          <w:lang w:eastAsia="he-IL"/>
        </w:rPr>
        <w:t>אחריות וביטוח</w:t>
      </w:r>
    </w:p>
    <w:p w14:paraId="12DABA96" w14:textId="77777777" w:rsidR="004528C9" w:rsidRPr="00013687" w:rsidRDefault="004528C9" w:rsidP="004528C9">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6C34B793" w14:textId="77777777" w:rsidR="004528C9" w:rsidRPr="00013687" w:rsidRDefault="004528C9" w:rsidP="004528C9">
      <w:pPr>
        <w:pStyle w:val="a2"/>
        <w:numPr>
          <w:ilvl w:val="1"/>
          <w:numId w:val="1"/>
        </w:numPr>
        <w:ind w:right="0"/>
        <w:rPr>
          <w:rFonts w:eastAsia="Times New Roman" w:cs="David"/>
          <w:color w:val="auto"/>
          <w:szCs w:val="24"/>
        </w:rPr>
      </w:pPr>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3D736D40" w14:textId="77777777" w:rsidR="004528C9" w:rsidRPr="00013687" w:rsidRDefault="004528C9" w:rsidP="004528C9">
      <w:pPr>
        <w:pStyle w:val="a2"/>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10330AFE" w14:textId="77777777" w:rsidR="004528C9" w:rsidRPr="00013687" w:rsidRDefault="004528C9" w:rsidP="004528C9">
      <w:pPr>
        <w:pStyle w:val="a2"/>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1139647B" w14:textId="77777777" w:rsidR="004528C9" w:rsidDel="00606362" w:rsidRDefault="004528C9" w:rsidP="004528C9">
      <w:pPr>
        <w:widowControl w:val="0"/>
        <w:spacing w:before="0" w:beforeAutospacing="0" w:after="200" w:afterAutospacing="0" w:line="240" w:lineRule="auto"/>
        <w:ind w:left="368" w:firstLine="425"/>
        <w:rPr>
          <w:del w:id="27" w:author="Meryl Etman [2]" w:date="2022-11-28T14:55:00Z"/>
          <w:rFonts w:ascii="Times New Roman" w:eastAsia="Times New Roman" w:hAnsi="Times New Roman" w:cs="David"/>
          <w:b/>
          <w:bCs/>
          <w:sz w:val="20"/>
          <w:szCs w:val="24"/>
          <w:u w:val="single"/>
          <w:rtl/>
          <w:lang w:eastAsia="he-IL"/>
        </w:rPr>
      </w:pPr>
    </w:p>
    <w:p w14:paraId="61D06A9E" w14:textId="77777777" w:rsidR="00C01318" w:rsidRDefault="00C01318">
      <w:pPr>
        <w:widowControl w:val="0"/>
        <w:spacing w:before="0" w:beforeAutospacing="0" w:after="200" w:afterAutospacing="0" w:line="240" w:lineRule="auto"/>
        <w:rPr>
          <w:rFonts w:ascii="Times New Roman" w:eastAsia="Times New Roman" w:hAnsi="Times New Roman" w:cs="David"/>
          <w:b/>
          <w:bCs/>
          <w:sz w:val="20"/>
          <w:szCs w:val="24"/>
          <w:u w:val="single"/>
          <w:rtl/>
          <w:lang w:eastAsia="he-IL"/>
        </w:rPr>
        <w:pPrChange w:id="28" w:author="Meryl Etman [2]" w:date="2022-11-28T14:55:00Z">
          <w:pPr>
            <w:widowControl w:val="0"/>
            <w:spacing w:before="0" w:beforeAutospacing="0" w:after="200" w:afterAutospacing="0" w:line="240" w:lineRule="auto"/>
            <w:ind w:left="368" w:firstLine="425"/>
          </w:pPr>
        </w:pPrChange>
      </w:pPr>
    </w:p>
    <w:p w14:paraId="1397287C" w14:textId="77777777" w:rsidR="00C77045" w:rsidRPr="00013687" w:rsidRDefault="00C77045" w:rsidP="00C77045">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28F8E4E8" w14:textId="77777777" w:rsidR="00C77045" w:rsidRDefault="00C77045" w:rsidP="00C77045">
      <w:pPr>
        <w:widowControl w:val="0"/>
        <w:numPr>
          <w:ilvl w:val="1"/>
          <w:numId w:val="1"/>
        </w:numPr>
        <w:tabs>
          <w:tab w:val="left" w:pos="8306"/>
        </w:tabs>
        <w:spacing w:before="0" w:beforeAutospacing="0" w:after="200" w:afterAutospacing="0" w:line="240" w:lineRule="auto"/>
        <w:ind w:right="0"/>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6F72532C"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0FEDB659"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2D793572"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שאינה פוטרת את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ממלוא החבות על פי הסכם זה. </w:t>
      </w:r>
    </w:p>
    <w:p w14:paraId="1E042A56"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לא תהיה כל טענה כלפי המזמין או מי מטעם המזמין, בכל הקשור לגבולות האחריות כאמור.</w:t>
      </w:r>
    </w:p>
    <w:p w14:paraId="20D8E981"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כאמור לעיל, ועל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להתחייבויות היועץ על פי הסכם זה.</w:t>
      </w:r>
    </w:p>
    <w:p w14:paraId="3C82BF8C"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וזאת בין אם דרשו עריכת שינויים כמפורט לעיל ובין אם לאו, בין אם בדקו את אישור עריכת הביטוחים ובין אם לאו.</w:t>
      </w:r>
    </w:p>
    <w:p w14:paraId="7EFB34D9"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או על ידי מי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לחצרי המזמין או המשמש את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לצורך מתן השירותים, ולא תהיה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כל טענה, דרישה או תביעה כלפי הנזכרים לעיל, בגין אובדן או נזק כאמור.</w:t>
      </w:r>
    </w:p>
    <w:p w14:paraId="0627649E"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יש צורך בעריכת ביטוחים נוספים או משלימים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לערוך ולקיים את הביטוחים הנוספים או המשלימים כאמור. </w:t>
      </w:r>
    </w:p>
    <w:p w14:paraId="304BB793"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63CE4264"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w:t>
      </w:r>
    </w:p>
    <w:p w14:paraId="7AD5D4CF"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78520B46"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7E8762DA" w14:textId="77777777" w:rsidR="00C77045" w:rsidRDefault="00C77045" w:rsidP="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2AE85117" w14:textId="77777777" w:rsidR="00C77045" w:rsidRPr="000B12C4" w:rsidDel="00D54AC0" w:rsidRDefault="00C77045" w:rsidP="00C77045">
      <w:pPr>
        <w:widowControl w:val="0"/>
        <w:numPr>
          <w:ilvl w:val="1"/>
          <w:numId w:val="1"/>
        </w:numPr>
        <w:spacing w:before="0" w:beforeAutospacing="0" w:after="200" w:afterAutospacing="0" w:line="240" w:lineRule="auto"/>
        <w:ind w:right="0"/>
        <w:jc w:val="both"/>
        <w:rPr>
          <w:del w:id="29" w:author="Meryl Etman [2]" w:date="2023-01-23T12:05:00Z"/>
          <w:rFonts w:ascii="Times New Roman" w:eastAsia="Times New Roman" w:hAnsi="Times New Roman" w:cs="David"/>
          <w:sz w:val="20"/>
          <w:szCs w:val="24"/>
          <w:rtl/>
          <w:lang w:eastAsia="he-IL"/>
        </w:rPr>
      </w:pPr>
      <w:r w:rsidRPr="000B12C4">
        <w:rPr>
          <w:rFonts w:ascii="Times New Roman" w:eastAsia="Times New Roman" w:hAnsi="Times New Roman" w:cs="David"/>
          <w:sz w:val="20"/>
          <w:szCs w:val="24"/>
          <w:rtl/>
          <w:lang w:eastAsia="he-IL"/>
        </w:rPr>
        <w:t>הפרת סעיף זה על כל תנאיו תיחשב להפרה יסודית של ההסכם.</w:t>
      </w:r>
    </w:p>
    <w:p w14:paraId="2D7B97A1" w14:textId="77777777" w:rsidR="000B5DC0" w:rsidRPr="00D54AC0" w:rsidRDefault="00C77045">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Change w:id="30" w:author="Meryl Etman [2]" w:date="2023-01-23T12:05:00Z">
          <w:pPr>
            <w:widowControl w:val="0"/>
            <w:spacing w:before="0" w:beforeAutospacing="0" w:after="240" w:afterAutospacing="0" w:line="240" w:lineRule="auto"/>
            <w:jc w:val="both"/>
          </w:pPr>
        </w:pPrChange>
      </w:pPr>
      <w:del w:id="31" w:author="Meryl Etman [2]" w:date="2023-01-23T12:05:00Z">
        <w:r w:rsidRPr="00D54AC0" w:rsidDel="00D54AC0">
          <w:rPr>
            <w:rFonts w:ascii="Times New Roman" w:eastAsia="Times New Roman" w:hAnsi="Times New Roman" w:cs="David" w:hint="cs"/>
            <w:b/>
            <w:bCs/>
            <w:sz w:val="20"/>
            <w:szCs w:val="24"/>
            <w:u w:val="single"/>
            <w:rtl/>
            <w:lang w:eastAsia="he-IL"/>
          </w:rPr>
          <w:delText xml:space="preserve"> </w:delText>
        </w:r>
      </w:del>
    </w:p>
    <w:p w14:paraId="7974BEC5"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אספקת תכניות</w:t>
      </w:r>
    </w:p>
    <w:p w14:paraId="0EC7901E"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בכל עת במהלך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וכן בתקופת הבדק של העבודות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0B5DC0">
        <w:rPr>
          <w:rFonts w:ascii="Times New Roman" w:eastAsia="Times New Roman" w:hAnsi="Times New Roman" w:cs="David"/>
          <w:b/>
          <w:bCs/>
          <w:sz w:val="20"/>
          <w:szCs w:val="24"/>
          <w:rtl/>
          <w:lang w:eastAsia="he-IL"/>
        </w:rPr>
        <w:t>ח'</w:t>
      </w:r>
      <w:r w:rsidRPr="000B5DC0">
        <w:rPr>
          <w:rFonts w:ascii="Times New Roman" w:eastAsia="Times New Roman" w:hAnsi="Times New Roman" w:cs="David"/>
          <w:sz w:val="20"/>
          <w:szCs w:val="24"/>
          <w:rtl/>
          <w:lang w:eastAsia="he-IL"/>
        </w:rPr>
        <w:t xml:space="preserve"> לחוזה זה, ובמידה והדרישה מתייחסת לתכניות שאינ</w:t>
      </w:r>
      <w:r w:rsidRPr="000B5DC0">
        <w:rPr>
          <w:rFonts w:ascii="Times New Roman" w:eastAsia="Times New Roman" w:hAnsi="Times New Roman" w:cs="David" w:hint="cs"/>
          <w:sz w:val="20"/>
          <w:szCs w:val="24"/>
          <w:rtl/>
          <w:lang w:eastAsia="he-IL"/>
        </w:rPr>
        <w:t>ן</w:t>
      </w:r>
      <w:r w:rsidRPr="000B5DC0">
        <w:rPr>
          <w:rFonts w:ascii="Times New Roman" w:eastAsia="Times New Roman" w:hAnsi="Times New Roman" w:cs="David"/>
          <w:sz w:val="20"/>
          <w:szCs w:val="24"/>
          <w:rtl/>
          <w:lang w:eastAsia="he-IL"/>
        </w:rPr>
        <w:t xml:space="preserve"> בידו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יערכ</w:t>
      </w:r>
      <w:r w:rsidRPr="000B5DC0">
        <w:rPr>
          <w:rFonts w:ascii="Times New Roman" w:eastAsia="Times New Roman" w:hAnsi="Times New Roman" w:cs="David" w:hint="cs"/>
          <w:sz w:val="20"/>
          <w:szCs w:val="24"/>
          <w:rtl/>
          <w:lang w:eastAsia="he-IL"/>
        </w:rPr>
        <w:t>ן</w:t>
      </w:r>
      <w:r w:rsidRPr="000B5DC0">
        <w:rPr>
          <w:rFonts w:ascii="Times New Roman" w:eastAsia="Times New Roman" w:hAnsi="Times New Roman" w:cs="David"/>
          <w:sz w:val="20"/>
          <w:szCs w:val="24"/>
          <w:rtl/>
          <w:lang w:eastAsia="he-IL"/>
        </w:rPr>
        <w:t xml:space="preserve"> המתכנן בהקדם האפשרי וימסר</w:t>
      </w:r>
      <w:r w:rsidRPr="000B5DC0">
        <w:rPr>
          <w:rFonts w:ascii="Times New Roman" w:eastAsia="Times New Roman" w:hAnsi="Times New Roman" w:cs="David" w:hint="cs"/>
          <w:sz w:val="20"/>
          <w:szCs w:val="24"/>
          <w:rtl/>
          <w:lang w:eastAsia="he-IL"/>
        </w:rPr>
        <w:t>ן</w:t>
      </w:r>
      <w:r w:rsidRPr="000B5DC0">
        <w:rPr>
          <w:rFonts w:ascii="Times New Roman" w:eastAsia="Times New Roman" w:hAnsi="Times New Roman" w:cs="David"/>
          <w:sz w:val="20"/>
          <w:szCs w:val="24"/>
          <w:rtl/>
          <w:lang w:eastAsia="he-IL"/>
        </w:rPr>
        <w:t xml:space="preserve"> למזמין.</w:t>
      </w:r>
    </w:p>
    <w:p w14:paraId="18F08ED1"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עם גמר שרותי </w:t>
      </w:r>
      <w:r w:rsidRPr="000B5DC0">
        <w:rPr>
          <w:rFonts w:ascii="Times New Roman" w:eastAsia="Times New Roman" w:hAnsi="Times New Roman" w:cs="David" w:hint="cs"/>
          <w:sz w:val="20"/>
          <w:szCs w:val="24"/>
          <w:rtl/>
          <w:lang w:eastAsia="he-IL"/>
        </w:rPr>
        <w:t>המתכנן,</w:t>
      </w:r>
      <w:r w:rsidRPr="000B5DC0">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צוע הסופי בשטח </w:t>
      </w:r>
      <w:r w:rsidRPr="000B5DC0">
        <w:rPr>
          <w:rFonts w:ascii="Times New Roman" w:eastAsia="Times New Roman" w:hAnsi="Times New Roman" w:cs="David"/>
          <w:color w:val="000000"/>
          <w:sz w:val="20"/>
          <w:szCs w:val="24"/>
          <w:lang w:eastAsia="he-IL"/>
        </w:rPr>
        <w:t>(AS MADE)</w:t>
      </w:r>
      <w:r w:rsidRPr="000B5DC0">
        <w:rPr>
          <w:rFonts w:ascii="Times New Roman" w:eastAsia="Times New Roman" w:hAnsi="Times New Roman" w:cs="David"/>
          <w:sz w:val="20"/>
          <w:szCs w:val="24"/>
          <w:rtl/>
          <w:lang w:eastAsia="he-IL"/>
        </w:rPr>
        <w:t xml:space="preserve">, למעט שינויי דיירים, </w:t>
      </w:r>
      <w:r w:rsidRPr="000B5DC0">
        <w:rPr>
          <w:rFonts w:ascii="Times New Roman" w:eastAsia="Times New Roman" w:hAnsi="Times New Roman" w:cs="David" w:hint="cs"/>
          <w:sz w:val="20"/>
          <w:szCs w:val="24"/>
          <w:rtl/>
          <w:lang w:eastAsia="he-IL"/>
        </w:rPr>
        <w:t xml:space="preserve">וקבצים </w:t>
      </w:r>
      <w:r w:rsidRPr="000B5DC0">
        <w:rPr>
          <w:rFonts w:ascii="Times New Roman" w:eastAsia="Times New Roman" w:hAnsi="Times New Roman" w:cs="David"/>
          <w:sz w:val="20"/>
          <w:szCs w:val="24"/>
          <w:rtl/>
          <w:lang w:eastAsia="he-IL"/>
        </w:rPr>
        <w:t>המכילים את התכנון במדיה ממוחשבת.</w:t>
      </w:r>
    </w:p>
    <w:p w14:paraId="5FA39914"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0B5DC0">
        <w:rPr>
          <w:rFonts w:ascii="Times New Roman" w:eastAsia="Times New Roman" w:hAnsi="Times New Roman" w:cs="David" w:hint="cs"/>
          <w:sz w:val="20"/>
          <w:szCs w:val="24"/>
          <w:rtl/>
          <w:lang w:eastAsia="he-IL"/>
        </w:rPr>
        <w:t>הקבצים</w:t>
      </w:r>
      <w:r w:rsidRPr="000B5DC0">
        <w:rPr>
          <w:rFonts w:ascii="Times New Roman" w:eastAsia="Times New Roman" w:hAnsi="Times New Roman" w:cs="David"/>
          <w:sz w:val="20"/>
          <w:szCs w:val="24"/>
          <w:rtl/>
          <w:lang w:eastAsia="he-IL"/>
        </w:rPr>
        <w:t xml:space="preserve"> כשה</w:t>
      </w:r>
      <w:r w:rsidRPr="000B5DC0">
        <w:rPr>
          <w:rFonts w:ascii="Times New Roman" w:eastAsia="Times New Roman" w:hAnsi="Times New Roman" w:cs="David" w:hint="cs"/>
          <w:sz w:val="20"/>
          <w:szCs w:val="24"/>
          <w:rtl/>
          <w:lang w:eastAsia="he-IL"/>
        </w:rPr>
        <w:t>ם</w:t>
      </w:r>
      <w:r w:rsidRPr="000B5DC0">
        <w:rPr>
          <w:rFonts w:ascii="Times New Roman" w:eastAsia="Times New Roman" w:hAnsi="Times New Roman" w:cs="David"/>
          <w:sz w:val="20"/>
          <w:szCs w:val="24"/>
          <w:rtl/>
          <w:lang w:eastAsia="he-IL"/>
        </w:rPr>
        <w:t xml:space="preserve"> מעודכנ</w:t>
      </w:r>
      <w:r w:rsidRPr="000B5DC0">
        <w:rPr>
          <w:rFonts w:ascii="Times New Roman" w:eastAsia="Times New Roman" w:hAnsi="Times New Roman" w:cs="David" w:hint="cs"/>
          <w:sz w:val="20"/>
          <w:szCs w:val="24"/>
          <w:rtl/>
          <w:lang w:eastAsia="he-IL"/>
        </w:rPr>
        <w:t>ים</w:t>
      </w:r>
      <w:r w:rsidRPr="000B5DC0">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2234741A"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כמו כן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5156C922"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המתכנן לא יהיה זכאי לכל תשלום נוסף בעד תכניות שימסור למזמין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סעיף 10 זה.</w:t>
      </w:r>
    </w:p>
    <w:p w14:paraId="096F0654" w14:textId="77777777" w:rsidR="00C01318" w:rsidRPr="000B5DC0" w:rsidRDefault="000B5DC0" w:rsidP="00E03315">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זכות הקניין בכל התכניות שייכת למזמין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ובלבד ששולם שכר המתכנן בהתאם להוראות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03528A5A" w14:textId="77777777" w:rsidR="000B5DC0" w:rsidRPr="000B5DC0" w:rsidRDefault="000B5DC0" w:rsidP="000B5DC0">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מעמד המתכנן</w:t>
      </w:r>
    </w:p>
    <w:p w14:paraId="10925D43"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color w:val="000000"/>
          <w:sz w:val="24"/>
          <w:szCs w:val="24"/>
          <w:rtl/>
          <w:lang w:eastAsia="he-IL"/>
        </w:rPr>
        <w:t>מוסכם ומובהר על ידי הצדדים לחוזה זה</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0B5DC0">
        <w:rPr>
          <w:rFonts w:ascii="Times New Roman" w:eastAsia="Times New Roman" w:hAnsi="Times New Roman" w:cs="David" w:hint="cs"/>
          <w:sz w:val="20"/>
          <w:szCs w:val="24"/>
          <w:rtl/>
          <w:lang w:eastAsia="he-IL"/>
        </w:rPr>
        <w:t xml:space="preserve"> של המתכנן</w:t>
      </w:r>
      <w:r w:rsidRPr="000B5DC0">
        <w:rPr>
          <w:rFonts w:ascii="Times New Roman" w:eastAsia="Times New Roman" w:hAnsi="Times New Roman" w:cs="David"/>
          <w:sz w:val="20"/>
          <w:szCs w:val="24"/>
          <w:rtl/>
          <w:lang w:eastAsia="he-IL"/>
        </w:rPr>
        <w:t>.</w:t>
      </w:r>
    </w:p>
    <w:p w14:paraId="5A10A084"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 xml:space="preserve">אין ולא יהיו יחסי עובד-מעביד בין המזמין ובין </w:t>
      </w:r>
      <w:r w:rsidRPr="000B5DC0">
        <w:rPr>
          <w:rFonts w:ascii="Times New Roman" w:eastAsia="Times New Roman" w:hAnsi="Times New Roman" w:cs="David"/>
          <w:color w:val="000000"/>
          <w:sz w:val="24"/>
          <w:szCs w:val="24"/>
          <w:rtl/>
          <w:lang w:eastAsia="he-IL"/>
        </w:rPr>
        <w:t xml:space="preserve">המתכנן ו/או </w:t>
      </w:r>
      <w:r w:rsidRPr="000B5DC0">
        <w:rPr>
          <w:rFonts w:ascii="Times New Roman" w:eastAsia="Times New Roman" w:hAnsi="Times New Roman" w:cs="David" w:hint="cs"/>
          <w:color w:val="000000"/>
          <w:sz w:val="24"/>
          <w:szCs w:val="24"/>
          <w:rtl/>
          <w:lang w:eastAsia="he-IL"/>
        </w:rPr>
        <w:t>מי מטעמו ו</w:t>
      </w:r>
      <w:r w:rsidRPr="000B5DC0">
        <w:rPr>
          <w:rFonts w:ascii="Times New Roman" w:eastAsia="Times New Roman" w:hAnsi="Times New Roman" w:cs="David"/>
          <w:color w:val="000000"/>
          <w:sz w:val="24"/>
          <w:szCs w:val="24"/>
          <w:rtl/>
          <w:lang w:eastAsia="he-IL"/>
        </w:rPr>
        <w:t xml:space="preserve">בין המזמין לבין עובדי </w:t>
      </w:r>
      <w:r w:rsidRPr="000B5DC0">
        <w:rPr>
          <w:rFonts w:ascii="Times New Roman" w:eastAsia="Times New Roman" w:hAnsi="Times New Roman" w:cs="David" w:hint="cs"/>
          <w:color w:val="000000"/>
          <w:sz w:val="24"/>
          <w:szCs w:val="24"/>
          <w:rtl/>
          <w:lang w:eastAsia="he-IL"/>
        </w:rPr>
        <w:t xml:space="preserve"> המתכנן ו/או מי מטעמיהם</w:t>
      </w:r>
      <w:r w:rsidRPr="000B5DC0">
        <w:rPr>
          <w:rFonts w:ascii="Times New Roman" w:eastAsia="Times New Roman" w:hAnsi="Times New Roman" w:cs="David"/>
          <w:color w:val="000000"/>
          <w:sz w:val="24"/>
          <w:szCs w:val="24"/>
          <w:rtl/>
          <w:lang w:eastAsia="he-IL"/>
        </w:rPr>
        <w:t xml:space="preserve"> </w:t>
      </w:r>
      <w:r w:rsidRPr="000B5DC0">
        <w:rPr>
          <w:rFonts w:ascii="Times New Roman" w:eastAsia="Times New Roman" w:hAnsi="Times New Roman" w:cs="David"/>
          <w:sz w:val="20"/>
          <w:szCs w:val="24"/>
          <w:rtl/>
          <w:lang w:eastAsia="he-IL"/>
        </w:rPr>
        <w:t>ואין בהוראות חוזה 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כדי ליצור בין המתכנן ו/או מי מעובדיו</w:t>
      </w:r>
      <w:r w:rsidRPr="000B5DC0">
        <w:rPr>
          <w:rFonts w:ascii="Times New Roman" w:eastAsia="Times New Roman" w:hAnsi="Times New Roman" w:cs="David" w:hint="cs"/>
          <w:sz w:val="20"/>
          <w:szCs w:val="24"/>
          <w:rtl/>
          <w:lang w:eastAsia="he-IL"/>
        </w:rPr>
        <w:t xml:space="preserve"> ו/או מי מטעמו</w:t>
      </w:r>
      <w:r w:rsidRPr="000B5DC0">
        <w:rPr>
          <w:rFonts w:ascii="Times New Roman" w:eastAsia="Times New Roman" w:hAnsi="Times New Roman" w:cs="David"/>
          <w:sz w:val="20"/>
          <w:szCs w:val="24"/>
          <w:rtl/>
          <w:lang w:eastAsia="he-IL"/>
        </w:rPr>
        <w:t xml:space="preserve"> לבין המזמין ו/או המנהל ו/או מי מטעמו יחסי עובד מעביד</w:t>
      </w:r>
      <w:r w:rsidRPr="000B5DC0">
        <w:rPr>
          <w:rFonts w:ascii="Times New Roman" w:eastAsia="Times New Roman" w:hAnsi="Times New Roman" w:cs="David"/>
          <w:color w:val="000000"/>
          <w:sz w:val="24"/>
          <w:szCs w:val="24"/>
          <w:rtl/>
          <w:lang w:eastAsia="he-IL"/>
        </w:rPr>
        <w:t>, לכל ענין ודבר. בכלל זה</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מוסכם ומובהר בין הצדדים</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0B5DC0">
        <w:rPr>
          <w:rFonts w:ascii="Times New Roman" w:eastAsia="Times New Roman" w:hAnsi="Times New Roman" w:cs="David" w:hint="cs"/>
          <w:color w:val="000000"/>
          <w:sz w:val="24"/>
          <w:szCs w:val="24"/>
          <w:rtl/>
          <w:lang w:eastAsia="he-IL"/>
        </w:rPr>
        <w:t>ל פ</w:t>
      </w:r>
      <w:r w:rsidRPr="000B5DC0">
        <w:rPr>
          <w:rFonts w:ascii="Times New Roman" w:eastAsia="Times New Roman" w:hAnsi="Times New Roman" w:cs="David"/>
          <w:color w:val="000000"/>
          <w:sz w:val="24"/>
          <w:szCs w:val="24"/>
          <w:rtl/>
          <w:lang w:eastAsia="he-IL"/>
        </w:rPr>
        <w:t>י הדין ו/או מכח צו הרחבה ו/או מכח הסכם כלשהו על עובד</w:t>
      </w:r>
      <w:r w:rsidRPr="000B5DC0">
        <w:rPr>
          <w:rFonts w:ascii="Times New Roman" w:eastAsia="Times New Roman" w:hAnsi="Times New Roman" w:cs="David" w:hint="cs"/>
          <w:sz w:val="20"/>
          <w:szCs w:val="24"/>
          <w:rtl/>
          <w:lang w:eastAsia="he-IL"/>
        </w:rPr>
        <w:t>.</w:t>
      </w:r>
    </w:p>
    <w:p w14:paraId="4AEADC3E"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color w:val="000000"/>
          <w:sz w:val="24"/>
          <w:szCs w:val="24"/>
          <w:rtl/>
          <w:lang w:eastAsia="he-IL"/>
        </w:rPr>
        <w:t>מוסכם בזה</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כי המתכנן ו/או עובדיו</w:t>
      </w:r>
      <w:r w:rsidRPr="000B5DC0">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0B5DC0">
        <w:rPr>
          <w:rFonts w:ascii="Times New Roman" w:eastAsia="Times New Roman" w:hAnsi="Times New Roman" w:cs="David"/>
          <w:color w:val="000000"/>
          <w:sz w:val="24"/>
          <w:szCs w:val="24"/>
          <w:rtl/>
          <w:lang w:eastAsia="he-IL"/>
        </w:rPr>
        <w:t xml:space="preserve"> מוותרים על כל טענות ו/או</w:t>
      </w:r>
      <w:r w:rsidRPr="000B5DC0">
        <w:rPr>
          <w:rFonts w:ascii="Times New Roman" w:eastAsia="Times New Roman" w:hAnsi="Times New Roman" w:cs="David" w:hint="cs"/>
          <w:color w:val="000000"/>
          <w:sz w:val="24"/>
          <w:szCs w:val="24"/>
          <w:rtl/>
          <w:lang w:eastAsia="he-IL"/>
        </w:rPr>
        <w:t xml:space="preserve"> דרישות ו/או תלונות ו/או</w:t>
      </w:r>
      <w:r w:rsidRPr="000B5DC0">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2F100CC4"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מצהיר ומתחייב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ישא לבדו </w:t>
      </w:r>
      <w:r w:rsidRPr="000B5DC0">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0B5DC0">
        <w:rPr>
          <w:rFonts w:ascii="Times New Roman" w:eastAsia="Times New Roman" w:hAnsi="Times New Roman" w:cs="David" w:hint="cs"/>
          <w:color w:val="000000"/>
          <w:sz w:val="24"/>
          <w:szCs w:val="24"/>
          <w:rtl/>
          <w:lang w:eastAsia="he-IL"/>
        </w:rPr>
        <w:t>ל פי</w:t>
      </w:r>
      <w:r w:rsidRPr="000B5DC0">
        <w:rPr>
          <w:rFonts w:ascii="Times New Roman" w:eastAsia="Times New Roman" w:hAnsi="Times New Roman" w:cs="David"/>
          <w:color w:val="000000"/>
          <w:sz w:val="24"/>
          <w:szCs w:val="24"/>
          <w:rtl/>
          <w:lang w:eastAsia="he-IL"/>
        </w:rPr>
        <w:t xml:space="preserve"> חוזה זה</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ובכלל זה</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sz w:val="20"/>
          <w:szCs w:val="24"/>
          <w:rtl/>
          <w:lang w:eastAsia="he-IL"/>
        </w:rPr>
        <w:t xml:space="preserve"> תשלומי מס הכנסה והב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טוח הלאומי שהוא חב בגין מתן שרותי המתכנן.</w:t>
      </w:r>
    </w:p>
    <w:p w14:paraId="15C697AB"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המתכנן </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טוח לאומי, תשלומים לקרנות איגודים מקצוע</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7EB53423"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color w:val="000000"/>
          <w:sz w:val="24"/>
          <w:szCs w:val="24"/>
          <w:rtl/>
          <w:lang w:eastAsia="he-IL"/>
        </w:rPr>
      </w:pPr>
      <w:r w:rsidRPr="000B5DC0">
        <w:rPr>
          <w:rFonts w:ascii="Times New Roman" w:eastAsia="Times New Roman" w:hAnsi="Times New Roman" w:cs="David"/>
          <w:color w:val="000000"/>
          <w:sz w:val="24"/>
          <w:szCs w:val="24"/>
          <w:rtl/>
          <w:lang w:eastAsia="he-IL"/>
        </w:rPr>
        <w:t>מבלי לגרוע מ</w:t>
      </w:r>
      <w:r w:rsidRPr="000B5DC0">
        <w:rPr>
          <w:rFonts w:ascii="Times New Roman" w:eastAsia="Times New Roman" w:hAnsi="Times New Roman" w:cs="David" w:hint="cs"/>
          <w:color w:val="000000"/>
          <w:sz w:val="24"/>
          <w:szCs w:val="24"/>
          <w:rtl/>
          <w:lang w:eastAsia="he-IL"/>
        </w:rPr>
        <w:t xml:space="preserve">כלליות </w:t>
      </w:r>
      <w:r w:rsidRPr="000B5DC0">
        <w:rPr>
          <w:rFonts w:ascii="Times New Roman" w:eastAsia="Times New Roman" w:hAnsi="Times New Roman" w:cs="David"/>
          <w:color w:val="000000"/>
          <w:sz w:val="24"/>
          <w:szCs w:val="24"/>
          <w:rtl/>
          <w:lang w:eastAsia="he-IL"/>
        </w:rPr>
        <w:t>האמור לעיל, המתכנן מצהיר ומתחייב</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כי אם י</w:t>
      </w:r>
      <w:r w:rsidRPr="000B5DC0">
        <w:rPr>
          <w:rFonts w:ascii="Times New Roman" w:eastAsia="Times New Roman" w:hAnsi="Times New Roman" w:cs="David" w:hint="cs"/>
          <w:color w:val="000000"/>
          <w:sz w:val="24"/>
          <w:szCs w:val="24"/>
          <w:rtl/>
          <w:lang w:eastAsia="he-IL"/>
        </w:rPr>
        <w:t>י</w:t>
      </w:r>
      <w:r w:rsidRPr="000B5DC0">
        <w:rPr>
          <w:rFonts w:ascii="Times New Roman" w:eastAsia="Times New Roman" w:hAnsi="Times New Roman" w:cs="David"/>
          <w:color w:val="000000"/>
          <w:sz w:val="24"/>
          <w:szCs w:val="24"/>
          <w:rtl/>
          <w:lang w:eastAsia="he-IL"/>
        </w:rPr>
        <w:t>דרש המזמין על ידי המתכנן ו/או על ידי מי מ</w:t>
      </w:r>
      <w:r w:rsidRPr="000B5DC0">
        <w:rPr>
          <w:rFonts w:ascii="Times New Roman" w:eastAsia="Times New Roman" w:hAnsi="Times New Roman" w:cs="David" w:hint="cs"/>
          <w:color w:val="000000"/>
          <w:sz w:val="24"/>
          <w:szCs w:val="24"/>
          <w:rtl/>
          <w:lang w:eastAsia="he-IL"/>
        </w:rPr>
        <w:t>שלוחיו ו/או עובדיו</w:t>
      </w:r>
      <w:r w:rsidRPr="000B5DC0">
        <w:rPr>
          <w:rFonts w:ascii="Times New Roman" w:eastAsia="Times New Roman" w:hAnsi="Times New Roman" w:cs="David"/>
          <w:color w:val="000000"/>
          <w:sz w:val="24"/>
          <w:szCs w:val="24"/>
          <w:rtl/>
          <w:lang w:eastAsia="he-IL"/>
        </w:rPr>
        <w:t xml:space="preserve"> ו/או</w:t>
      </w:r>
      <w:r w:rsidRPr="000B5DC0">
        <w:rPr>
          <w:rFonts w:ascii="Times New Roman" w:eastAsia="Times New Roman" w:hAnsi="Times New Roman" w:cs="David" w:hint="cs"/>
          <w:color w:val="000000"/>
          <w:sz w:val="24"/>
          <w:szCs w:val="24"/>
          <w:rtl/>
          <w:lang w:eastAsia="he-IL"/>
        </w:rPr>
        <w:t xml:space="preserve"> אחר מטעמו ו/או</w:t>
      </w:r>
      <w:r w:rsidRPr="000B5DC0">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0B5DC0">
        <w:rPr>
          <w:rFonts w:ascii="Times New Roman" w:eastAsia="Times New Roman" w:hAnsi="Times New Roman" w:cs="David" w:hint="cs"/>
          <w:color w:val="000000"/>
          <w:sz w:val="24"/>
          <w:szCs w:val="24"/>
          <w:rtl/>
          <w:lang w:eastAsia="he-IL"/>
        </w:rPr>
        <w:t xml:space="preserve"> ו/או פיצוי ו/או שיפוי</w:t>
      </w:r>
      <w:r w:rsidRPr="000B5DC0">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0B5DC0">
        <w:rPr>
          <w:rFonts w:ascii="Times New Roman" w:eastAsia="Times New Roman" w:hAnsi="Times New Roman" w:cs="David" w:hint="cs"/>
          <w:color w:val="000000"/>
          <w:sz w:val="24"/>
          <w:szCs w:val="24"/>
          <w:rtl/>
          <w:lang w:eastAsia="he-IL"/>
        </w:rPr>
        <w:t xml:space="preserve"> ו/או פיצוי ו/או שיפוי</w:t>
      </w:r>
      <w:r w:rsidRPr="000B5DC0">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0B5DC0">
        <w:rPr>
          <w:rFonts w:ascii="Times New Roman" w:eastAsia="Times New Roman" w:hAnsi="Times New Roman" w:cs="David" w:hint="cs"/>
          <w:color w:val="000000"/>
          <w:sz w:val="24"/>
          <w:szCs w:val="24"/>
          <w:rtl/>
          <w:lang w:eastAsia="he-IL"/>
        </w:rPr>
        <w:t xml:space="preserve"> ו/או פיצוי ו/או שיפוי</w:t>
      </w:r>
      <w:r w:rsidRPr="000B5DC0">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ייחשב </w:t>
      </w:r>
      <w:r w:rsidRPr="000B5DC0">
        <w:rPr>
          <w:rFonts w:ascii="Times New Roman" w:eastAsia="Times New Roman" w:hAnsi="Times New Roman" w:cs="David" w:hint="cs"/>
          <w:color w:val="000000"/>
          <w:sz w:val="24"/>
          <w:szCs w:val="24"/>
          <w:rtl/>
          <w:lang w:eastAsia="he-IL"/>
        </w:rPr>
        <w:t>כ</w:t>
      </w:r>
      <w:r w:rsidRPr="000B5DC0">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089E2BB0"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color w:val="000000"/>
          <w:sz w:val="24"/>
          <w:szCs w:val="24"/>
          <w:rtl/>
          <w:lang w:eastAsia="he-IL"/>
        </w:rPr>
        <w:t>בשים לב לאמור לעיל, אם יקבע פורום מוסמך כלשהו</w:t>
      </w:r>
      <w:r w:rsidRPr="000B5DC0">
        <w:rPr>
          <w:rFonts w:ascii="Times New Roman" w:eastAsia="Times New Roman" w:hAnsi="Times New Roman" w:cs="David" w:hint="cs"/>
          <w:color w:val="000000"/>
          <w:sz w:val="24"/>
          <w:szCs w:val="24"/>
          <w:rtl/>
          <w:lang w:eastAsia="he-IL"/>
        </w:rPr>
        <w:t>,</w:t>
      </w:r>
      <w:r w:rsidRPr="000B5DC0">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0B5DC0">
        <w:rPr>
          <w:rFonts w:ascii="Times New Roman" w:eastAsia="Times New Roman" w:hAnsi="Times New Roman" w:cs="David" w:hint="cs"/>
          <w:color w:val="000000"/>
          <w:sz w:val="24"/>
          <w:szCs w:val="24"/>
          <w:rtl/>
          <w:lang w:eastAsia="he-IL"/>
        </w:rPr>
        <w:t xml:space="preserve"> ו/או מי משלוחיו ו/או אחר מטעמו</w:t>
      </w:r>
      <w:r w:rsidRPr="000B5DC0">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0B5DC0">
        <w:rPr>
          <w:rFonts w:ascii="Times New Roman" w:eastAsia="Times New Roman" w:hAnsi="Times New Roman" w:cs="David" w:hint="cs"/>
          <w:color w:val="000000"/>
          <w:sz w:val="24"/>
          <w:szCs w:val="24"/>
          <w:rtl/>
          <w:lang w:eastAsia="he-IL"/>
        </w:rPr>
        <w:t>.</w:t>
      </w:r>
    </w:p>
    <w:p w14:paraId="36FEB3EA" w14:textId="77777777" w:rsidR="000B5DC0" w:rsidRPr="000B5DC0" w:rsidRDefault="000B5DC0" w:rsidP="000B5DC0">
      <w:pPr>
        <w:widowControl w:val="0"/>
        <w:numPr>
          <w:ilvl w:val="0"/>
          <w:numId w:val="1"/>
        </w:numPr>
        <w:spacing w:before="0" w:beforeAutospacing="0" w:after="240" w:afterAutospacing="0" w:line="240" w:lineRule="auto"/>
        <w:ind w:left="363" w:right="0" w:hanging="74"/>
        <w:jc w:val="both"/>
        <w:rPr>
          <w:rFonts w:ascii="Times New Roman" w:eastAsia="Times New Roman" w:hAnsi="Times New Roman" w:cs="David"/>
          <w:bCs/>
          <w:sz w:val="20"/>
          <w:szCs w:val="24"/>
          <w:u w:val="single"/>
          <w:rtl/>
          <w:lang w:eastAsia="he-IL"/>
        </w:rPr>
      </w:pPr>
      <w:r w:rsidRPr="000B5DC0">
        <w:rPr>
          <w:rFonts w:ascii="Times New Roman" w:eastAsia="Times New Roman" w:hAnsi="Times New Roman" w:cs="David"/>
          <w:bCs/>
          <w:sz w:val="20"/>
          <w:szCs w:val="24"/>
          <w:u w:val="single"/>
          <w:rtl/>
          <w:lang w:eastAsia="he-IL"/>
        </w:rPr>
        <w:t>הבאת החוזה לגמר או ביטולו</w:t>
      </w:r>
    </w:p>
    <w:p w14:paraId="6448DB97"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lang w:eastAsia="he-IL"/>
        </w:rPr>
      </w:pPr>
    </w:p>
    <w:p w14:paraId="5A1D29EA" w14:textId="77777777" w:rsidR="000B5DC0" w:rsidRPr="000B5DC0" w:rsidRDefault="000B5DC0" w:rsidP="000B5DC0">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על אף האמור בכל מקום אחר בחוזה </w:t>
      </w:r>
      <w:r w:rsidRPr="000B5DC0">
        <w:rPr>
          <w:rFonts w:ascii="Times New Roman" w:eastAsia="Times New Roman" w:hAnsi="Times New Roman" w:cs="David" w:hint="cs"/>
          <w:sz w:val="20"/>
          <w:szCs w:val="24"/>
          <w:rtl/>
          <w:lang w:eastAsia="he-IL"/>
        </w:rPr>
        <w:t xml:space="preserve">זה על נספחיו, </w:t>
      </w:r>
      <w:r w:rsidRPr="000B5DC0">
        <w:rPr>
          <w:rFonts w:ascii="Times New Roman" w:eastAsia="Times New Roman" w:hAnsi="Times New Roman" w:cs="David"/>
          <w:sz w:val="20"/>
          <w:szCs w:val="24"/>
          <w:rtl/>
          <w:lang w:eastAsia="he-IL"/>
        </w:rPr>
        <w:t>רשאי המזמין, לפי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0B5DC0">
        <w:rPr>
          <w:rFonts w:ascii="Times New Roman" w:eastAsia="Times New Roman" w:hAnsi="Times New Roman" w:cs="David" w:hint="cs"/>
          <w:sz w:val="20"/>
          <w:szCs w:val="24"/>
          <w:rtl/>
          <w:lang w:eastAsia="he-IL"/>
        </w:rPr>
        <w:t>-7</w:t>
      </w:r>
      <w:r w:rsidRPr="000B5DC0">
        <w:rPr>
          <w:rFonts w:ascii="Times New Roman" w:eastAsia="Times New Roman" w:hAnsi="Times New Roman" w:cs="David"/>
          <w:sz w:val="20"/>
          <w:szCs w:val="24"/>
          <w:rtl/>
          <w:lang w:eastAsia="he-IL"/>
        </w:rPr>
        <w:t xml:space="preserve"> י</w:t>
      </w:r>
      <w:r w:rsidRPr="000B5DC0">
        <w:rPr>
          <w:rFonts w:ascii="Times New Roman" w:eastAsia="Times New Roman" w:hAnsi="Times New Roman" w:cs="David" w:hint="cs"/>
          <w:sz w:val="20"/>
          <w:szCs w:val="24"/>
          <w:rtl/>
          <w:lang w:eastAsia="he-IL"/>
        </w:rPr>
        <w:t>מים</w:t>
      </w:r>
      <w:r w:rsidRPr="000B5DC0">
        <w:rPr>
          <w:rFonts w:ascii="Times New Roman" w:eastAsia="Times New Roman" w:hAnsi="Times New Roman" w:cs="David"/>
          <w:sz w:val="20"/>
          <w:szCs w:val="24"/>
          <w:rtl/>
          <w:lang w:eastAsia="he-IL"/>
        </w:rPr>
        <w:t xml:space="preserve"> מיום משלוחה (להלן: "</w:t>
      </w:r>
      <w:r w:rsidRPr="000B5DC0">
        <w:rPr>
          <w:rFonts w:ascii="Times New Roman" w:eastAsia="Times New Roman" w:hAnsi="Times New Roman" w:cs="David"/>
          <w:b/>
          <w:bCs/>
          <w:sz w:val="20"/>
          <w:szCs w:val="24"/>
          <w:rtl/>
          <w:lang w:eastAsia="he-IL"/>
        </w:rPr>
        <w:t>תאריך הפסקת השרות</w:t>
      </w:r>
      <w:r w:rsidRPr="000B5DC0">
        <w:rPr>
          <w:rFonts w:ascii="Times New Roman" w:eastAsia="Times New Roman" w:hAnsi="Times New Roman" w:cs="David"/>
          <w:sz w:val="20"/>
          <w:szCs w:val="24"/>
          <w:rtl/>
          <w:lang w:eastAsia="he-IL"/>
        </w:rPr>
        <w:t>").</w:t>
      </w:r>
    </w:p>
    <w:p w14:paraId="2BDDCBBA" w14:textId="77777777" w:rsidR="000B5DC0" w:rsidRPr="000B5DC0" w:rsidRDefault="000B5DC0" w:rsidP="000B5DC0">
      <w:pPr>
        <w:widowControl w:val="0"/>
        <w:numPr>
          <w:ilvl w:val="2"/>
          <w:numId w:val="1"/>
        </w:numPr>
        <w:spacing w:before="0" w:beforeAutospacing="0" w:after="200" w:afterAutospacing="0" w:line="240" w:lineRule="auto"/>
        <w:ind w:left="1507" w:right="0" w:hanging="37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צע עד לתאריך הפסקת הש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וזאת לפי השיעור המפורט בנספחים </w:t>
      </w:r>
      <w:r w:rsidRPr="000B5DC0">
        <w:rPr>
          <w:rFonts w:ascii="Times New Roman" w:eastAsia="Times New Roman" w:hAnsi="Times New Roman" w:cs="David"/>
          <w:bCs/>
          <w:sz w:val="20"/>
          <w:szCs w:val="24"/>
          <w:rtl/>
          <w:lang w:eastAsia="he-IL"/>
        </w:rPr>
        <w:t>ד' ו - ה'</w:t>
      </w:r>
      <w:r w:rsidRPr="000B5DC0">
        <w:rPr>
          <w:rFonts w:ascii="Times New Roman" w:eastAsia="Times New Roman" w:hAnsi="Times New Roman" w:cs="David"/>
          <w:sz w:val="20"/>
          <w:szCs w:val="24"/>
          <w:rtl/>
          <w:lang w:eastAsia="he-IL"/>
        </w:rPr>
        <w:t>. במקרה שבוצע חלק של קטע ו/או שלב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ישולם חלק יחסי מתאים מהשכר הקבוע בנספחים </w:t>
      </w:r>
      <w:r w:rsidRPr="000B5DC0">
        <w:rPr>
          <w:rFonts w:ascii="Times New Roman" w:eastAsia="Times New Roman" w:hAnsi="Times New Roman" w:cs="David"/>
          <w:bCs/>
          <w:sz w:val="20"/>
          <w:szCs w:val="24"/>
          <w:rtl/>
          <w:lang w:eastAsia="he-IL"/>
        </w:rPr>
        <w:t xml:space="preserve">ד' ו-ה' </w:t>
      </w:r>
      <w:r w:rsidRPr="000B5DC0">
        <w:rPr>
          <w:rFonts w:ascii="Times New Roman" w:eastAsia="Times New Roman" w:hAnsi="Times New Roman" w:cs="David"/>
          <w:sz w:val="20"/>
          <w:szCs w:val="24"/>
          <w:rtl/>
          <w:lang w:eastAsia="he-IL"/>
        </w:rPr>
        <w:t>לאותו שלב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כפי שיקבע המנהל.</w:t>
      </w:r>
    </w:p>
    <w:p w14:paraId="76DD709D"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לטענה </w:t>
      </w:r>
      <w:r w:rsidRPr="000B5DC0">
        <w:rPr>
          <w:rFonts w:ascii="Times New Roman" w:eastAsia="Times New Roman" w:hAnsi="Times New Roman" w:cs="David" w:hint="cs"/>
          <w:sz w:val="20"/>
          <w:szCs w:val="24"/>
          <w:rtl/>
          <w:lang w:eastAsia="he-IL"/>
        </w:rPr>
        <w:t>ו/או דרישה ו/או תלונה ו/</w:t>
      </w:r>
      <w:r w:rsidRPr="000B5DC0">
        <w:rPr>
          <w:rFonts w:ascii="Times New Roman" w:eastAsia="Times New Roman" w:hAnsi="Times New Roman" w:cs="David"/>
          <w:sz w:val="20"/>
          <w:szCs w:val="24"/>
          <w:rtl/>
          <w:lang w:eastAsia="he-IL"/>
        </w:rPr>
        <w:t>או תביעה כלשהי, פרט לאמור בסעיף 12.1.2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והשכר שישולם לפי סעיף 12.1.2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יהיה לסילוק כל המגיע למתכנן מהמזמין לפי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ו/או עקב הבאתו לידי גמר כאמור, בין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ובין מכוח עילה כלשהי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הדין.</w:t>
      </w:r>
    </w:p>
    <w:p w14:paraId="28363345"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תוך 12 חודש</w:t>
      </w:r>
      <w:r w:rsidRPr="000B5DC0">
        <w:rPr>
          <w:rFonts w:ascii="Times New Roman" w:eastAsia="Times New Roman" w:hAnsi="Times New Roman" w:cs="David" w:hint="cs"/>
          <w:sz w:val="20"/>
          <w:szCs w:val="24"/>
          <w:rtl/>
          <w:lang w:eastAsia="he-IL"/>
        </w:rPr>
        <w:t>ים</w:t>
      </w:r>
      <w:r w:rsidRPr="000B5DC0">
        <w:rPr>
          <w:rFonts w:ascii="Times New Roman" w:eastAsia="Times New Roman" w:hAnsi="Times New Roman" w:cs="David"/>
          <w:sz w:val="20"/>
          <w:szCs w:val="24"/>
          <w:rtl/>
          <w:lang w:eastAsia="he-IL"/>
        </w:rPr>
        <w:t xml:space="preserve"> מהבאת חוזה</w:t>
      </w:r>
      <w:r w:rsidRPr="000B5DC0">
        <w:rPr>
          <w:rFonts w:ascii="Times New Roman" w:eastAsia="Times New Roman" w:hAnsi="Times New Roman" w:cs="David" w:hint="cs"/>
          <w:sz w:val="20"/>
          <w:szCs w:val="24"/>
          <w:rtl/>
          <w:lang w:eastAsia="he-IL"/>
        </w:rPr>
        <w:t xml:space="preserve"> זה לידי</w:t>
      </w:r>
      <w:r w:rsidRPr="000B5DC0">
        <w:rPr>
          <w:rFonts w:ascii="Times New Roman" w:eastAsia="Times New Roman" w:hAnsi="Times New Roman" w:cs="David"/>
          <w:sz w:val="20"/>
          <w:szCs w:val="24"/>
          <w:rtl/>
          <w:lang w:eastAsia="he-IL"/>
        </w:rPr>
        <w:t xml:space="preserve"> גמר כאמור</w:t>
      </w:r>
      <w:r w:rsidRPr="000B5DC0">
        <w:rPr>
          <w:rFonts w:ascii="Times New Roman" w:eastAsia="Times New Roman" w:hAnsi="Times New Roman" w:cs="David" w:hint="cs"/>
          <w:sz w:val="20"/>
          <w:szCs w:val="24"/>
          <w:rtl/>
          <w:lang w:eastAsia="he-IL"/>
        </w:rPr>
        <w:t>, רשאי המזמין</w:t>
      </w:r>
      <w:r w:rsidRPr="000B5DC0">
        <w:rPr>
          <w:rFonts w:ascii="Times New Roman" w:eastAsia="Times New Roman" w:hAnsi="Times New Roman" w:cs="David"/>
          <w:sz w:val="20"/>
          <w:szCs w:val="24"/>
          <w:rtl/>
          <w:lang w:eastAsia="he-IL"/>
        </w:rPr>
        <w:t xml:space="preserve"> לחדשו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במקרה 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יהיה המתכנן 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לפי דרישת המזמין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לחדש את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תנאי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w:t>
      </w:r>
    </w:p>
    <w:p w14:paraId="425997D6"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במקרה שחוזה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מצוות הדין)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יהיה המתכנן זכאי לתשלום כמוגדר בסעיף 12.3.2 להלן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ויחולו הסעיפים 12.1.3 ו- 12.1.4 לעיל.</w:t>
      </w:r>
    </w:p>
    <w:p w14:paraId="0222C84F"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p>
    <w:p w14:paraId="0B6B30D4"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מבלי לגרוע מזכויות מזמין לפי סעיף 12.1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זכאי המזמין לבטל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לפי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קול דעתו הבלעדי</w:t>
      </w:r>
      <w:r w:rsidRPr="000B5DC0">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בלא צורך בהודעה מוקדמת</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בכל אחד מהמקרים הבאים:</w:t>
      </w:r>
    </w:p>
    <w:p w14:paraId="2A3CFC5A" w14:textId="77777777" w:rsidR="000B5DC0" w:rsidRPr="000B5DC0" w:rsidRDefault="000B5DC0" w:rsidP="000B5DC0">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הפר ו/או לא קיים איזה מהוראות החוזה ולא ת</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קן </w:t>
      </w:r>
      <w:r w:rsidRPr="000B5DC0">
        <w:rPr>
          <w:rFonts w:ascii="Times New Roman" w:eastAsia="Times New Roman" w:hAnsi="Times New Roman" w:cs="David" w:hint="cs"/>
          <w:sz w:val="20"/>
          <w:szCs w:val="24"/>
          <w:rtl/>
          <w:lang w:eastAsia="he-IL"/>
        </w:rPr>
        <w:t>את ה</w:t>
      </w:r>
      <w:r w:rsidRPr="000B5DC0">
        <w:rPr>
          <w:rFonts w:ascii="Times New Roman" w:eastAsia="Times New Roman" w:hAnsi="Times New Roman" w:cs="David"/>
          <w:sz w:val="20"/>
          <w:szCs w:val="24"/>
          <w:rtl/>
          <w:lang w:eastAsia="he-IL"/>
        </w:rPr>
        <w:t>הפרה</w:t>
      </w:r>
      <w:r w:rsidRPr="000B5DC0">
        <w:rPr>
          <w:rFonts w:ascii="Times New Roman" w:eastAsia="Times New Roman" w:hAnsi="Times New Roman" w:cs="David" w:hint="cs"/>
          <w:sz w:val="20"/>
          <w:szCs w:val="24"/>
          <w:rtl/>
          <w:lang w:eastAsia="he-IL"/>
        </w:rPr>
        <w:t xml:space="preserve"> כאמור,</w:t>
      </w:r>
      <w:r w:rsidRPr="000B5DC0">
        <w:rPr>
          <w:rFonts w:ascii="Times New Roman" w:eastAsia="Times New Roman" w:hAnsi="Times New Roman" w:cs="David"/>
          <w:sz w:val="20"/>
          <w:szCs w:val="24"/>
          <w:rtl/>
          <w:lang w:eastAsia="he-IL"/>
        </w:rPr>
        <w:t xml:space="preserve"> לאחר שק</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בל התראה על כך מהמזמין בתוך הזמן הנקוב בהתראה.</w:t>
      </w:r>
    </w:p>
    <w:p w14:paraId="00A9D02C" w14:textId="77777777" w:rsidR="000B5DC0" w:rsidRPr="000B5DC0" w:rsidRDefault="000B5DC0" w:rsidP="000B5DC0">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המזמין התרה במתכנן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שאין הוא מבצע את עבודתו בצורה המבטיחה את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צועה התקין ו/או התקדמותה וסיומה לפי לוח הזמנים.</w:t>
      </w:r>
    </w:p>
    <w:p w14:paraId="0DA3D728" w14:textId="77777777" w:rsidR="000B5DC0" w:rsidRPr="000B5DC0" w:rsidRDefault="000B5DC0" w:rsidP="000B5DC0">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הפר את הוראת סעיף 7.5 לעיל.</w:t>
      </w:r>
    </w:p>
    <w:p w14:paraId="6181C6FA" w14:textId="77777777" w:rsidR="000B5DC0" w:rsidRPr="000B5DC0" w:rsidRDefault="000B5DC0" w:rsidP="000B5DC0">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נבצר מהמתכנן או מהמנהל הראשי לקיים את ה</w:t>
      </w:r>
      <w:r w:rsidRPr="000B5DC0">
        <w:rPr>
          <w:rFonts w:ascii="Times New Roman" w:eastAsia="Times New Roman" w:hAnsi="Times New Roman" w:cs="David" w:hint="cs"/>
          <w:sz w:val="20"/>
          <w:szCs w:val="24"/>
          <w:rtl/>
          <w:lang w:eastAsia="he-IL"/>
        </w:rPr>
        <w:t xml:space="preserve">וראות </w:t>
      </w:r>
      <w:r w:rsidRPr="000B5DC0">
        <w:rPr>
          <w:rFonts w:ascii="Times New Roman" w:eastAsia="Times New Roman" w:hAnsi="Times New Roman" w:cs="David"/>
          <w:sz w:val="20"/>
          <w:szCs w:val="24"/>
          <w:rtl/>
          <w:lang w:eastAsia="he-IL"/>
        </w:rPr>
        <w:t>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 לפעולה משפטית או בלתי כש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 למתן שירותי המתכנן או אם ארע אירוע דומה.</w:t>
      </w:r>
    </w:p>
    <w:p w14:paraId="4ABB3D4F" w14:textId="77777777" w:rsidR="000B5DC0" w:rsidRPr="000B5DC0" w:rsidRDefault="000B5DC0" w:rsidP="000B5DC0">
      <w:pPr>
        <w:widowControl w:val="0"/>
        <w:numPr>
          <w:ilvl w:val="3"/>
          <w:numId w:val="1"/>
        </w:numPr>
        <w:tabs>
          <w:tab w:val="clear" w:pos="1800"/>
          <w:tab w:val="left" w:pos="2357"/>
        </w:tabs>
        <w:spacing w:before="0" w:beforeAutospacing="0" w:after="200" w:afterAutospacing="0" w:line="240" w:lineRule="auto"/>
        <w:ind w:left="2359" w:right="0" w:hanging="14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חל שינוי בהחזקת המניות ו/או בהרכב המנהלים של המתכנן.</w:t>
      </w:r>
    </w:p>
    <w:p w14:paraId="0C2BED66"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בוטל החוזה כאמור בסעיף 12.3.1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צע עד לב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טול החוזה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וזאת לפי השיעור המפורט בנספחים </w:t>
      </w:r>
      <w:r w:rsidRPr="000B5DC0">
        <w:rPr>
          <w:rFonts w:ascii="Times New Roman" w:eastAsia="Times New Roman" w:hAnsi="Times New Roman" w:cs="David"/>
          <w:bCs/>
          <w:sz w:val="20"/>
          <w:szCs w:val="24"/>
          <w:rtl/>
          <w:lang w:eastAsia="he-IL"/>
        </w:rPr>
        <w:t>ד'</w:t>
      </w:r>
      <w:r w:rsidRPr="000B5DC0">
        <w:rPr>
          <w:rFonts w:ascii="Times New Roman" w:eastAsia="Times New Roman" w:hAnsi="Times New Roman" w:cs="David" w:hint="cs"/>
          <w:bCs/>
          <w:sz w:val="20"/>
          <w:szCs w:val="24"/>
          <w:rtl/>
          <w:lang w:eastAsia="he-IL"/>
        </w:rPr>
        <w:t xml:space="preserve"> </w:t>
      </w:r>
      <w:r w:rsidRPr="000B5DC0">
        <w:rPr>
          <w:rFonts w:ascii="Times New Roman" w:eastAsia="Times New Roman" w:hAnsi="Times New Roman" w:cs="David"/>
          <w:bCs/>
          <w:sz w:val="20"/>
          <w:szCs w:val="24"/>
          <w:rtl/>
          <w:lang w:eastAsia="he-IL"/>
        </w:rPr>
        <w:t xml:space="preserve">ו -ה' </w:t>
      </w:r>
      <w:r w:rsidRPr="000B5DC0">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0B5DC0">
        <w:rPr>
          <w:rFonts w:ascii="Times New Roman" w:eastAsia="Times New Roman" w:hAnsi="Times New Roman" w:cs="David"/>
          <w:bCs/>
          <w:sz w:val="20"/>
          <w:szCs w:val="24"/>
          <w:rtl/>
          <w:lang w:eastAsia="he-IL"/>
        </w:rPr>
        <w:t xml:space="preserve">ד' ו-ה' </w:t>
      </w:r>
      <w:r w:rsidRPr="000B5DC0">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0C3F1289"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הודעה בדבר הבאת החוזה לידי גמר כאמור בסעיף 12.3.1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לא תשמש עילה למתכנן לתביעת פיצויים כלשהם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לטענה</w:t>
      </w:r>
      <w:r w:rsidRPr="000B5DC0">
        <w:rPr>
          <w:rFonts w:ascii="Times New Roman" w:eastAsia="Times New Roman" w:hAnsi="Times New Roman" w:cs="David" w:hint="cs"/>
          <w:sz w:val="20"/>
          <w:szCs w:val="24"/>
          <w:rtl/>
          <w:lang w:eastAsia="he-IL"/>
        </w:rPr>
        <w:t xml:space="preserve"> ו/או לדרישה ו/או לתלונה</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w:t>
      </w:r>
      <w:r w:rsidRPr="000B5DC0">
        <w:rPr>
          <w:rFonts w:ascii="Times New Roman" w:eastAsia="Times New Roman" w:hAnsi="Times New Roman" w:cs="David" w:hint="cs"/>
          <w:sz w:val="20"/>
          <w:szCs w:val="24"/>
          <w:rtl/>
          <w:lang w:eastAsia="he-IL"/>
        </w:rPr>
        <w:t>ל</w:t>
      </w:r>
      <w:r w:rsidRPr="000B5DC0">
        <w:rPr>
          <w:rFonts w:ascii="Times New Roman" w:eastAsia="Times New Roman" w:hAnsi="Times New Roman" w:cs="David"/>
          <w:sz w:val="20"/>
          <w:szCs w:val="24"/>
          <w:rtl/>
          <w:lang w:eastAsia="he-IL"/>
        </w:rPr>
        <w:t>תביעה כלשהי, פרט לאמור בסעיף 12.3.2 לעיל, והשכר שישולם לפי סעיף 12.3.2</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ובין מכוח עילה כלשהי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הדין.</w:t>
      </w:r>
    </w:p>
    <w:p w14:paraId="6AB6D940"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 למתן השירותים ע</w:t>
      </w:r>
      <w:r w:rsidRPr="000B5DC0">
        <w:rPr>
          <w:rFonts w:ascii="Times New Roman" w:eastAsia="Times New Roman" w:hAnsi="Times New Roman" w:cs="David" w:hint="cs"/>
          <w:sz w:val="20"/>
          <w:szCs w:val="24"/>
          <w:rtl/>
          <w:lang w:eastAsia="he-IL"/>
        </w:rPr>
        <w:t>ל פ</w:t>
      </w:r>
      <w:r w:rsidRPr="000B5DC0">
        <w:rPr>
          <w:rFonts w:ascii="Times New Roman" w:eastAsia="Times New Roman" w:hAnsi="Times New Roman" w:cs="David"/>
          <w:sz w:val="20"/>
          <w:szCs w:val="24"/>
          <w:rtl/>
          <w:lang w:eastAsia="he-IL"/>
        </w:rPr>
        <w:t>י חוזה זה או אם אירע אירוע דומה למתכנן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יהיה המזמין זכאי לבטל </w:t>
      </w:r>
      <w:r w:rsidRPr="000B5DC0">
        <w:rPr>
          <w:rFonts w:ascii="Times New Roman" w:eastAsia="Times New Roman" w:hAnsi="Times New Roman" w:cs="David" w:hint="cs"/>
          <w:sz w:val="20"/>
          <w:szCs w:val="24"/>
          <w:rtl/>
          <w:lang w:eastAsia="he-IL"/>
        </w:rPr>
        <w:t xml:space="preserve">את </w:t>
      </w:r>
      <w:r w:rsidRPr="000B5DC0">
        <w:rPr>
          <w:rFonts w:ascii="Times New Roman" w:eastAsia="Times New Roman" w:hAnsi="Times New Roman" w:cs="David"/>
          <w:sz w:val="20"/>
          <w:szCs w:val="24"/>
          <w:rtl/>
          <w:lang w:eastAsia="he-IL"/>
        </w:rPr>
        <w:t>החוזה ויחולו הוראות סעיפים 12.3.2 ו - 12.3.3 לעיל.</w:t>
      </w:r>
    </w:p>
    <w:p w14:paraId="03B95108"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התשלום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סעיפים 12.1, 12.2 ו-12.3 לעיל</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הסעיפים הנ"ל.</w:t>
      </w:r>
    </w:p>
    <w:p w14:paraId="77665F25"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בכל מקרה של הבאת חוזה</w:t>
      </w:r>
      <w:r w:rsidRPr="000B5DC0">
        <w:rPr>
          <w:rFonts w:ascii="Times New Roman" w:eastAsia="Times New Roman" w:hAnsi="Times New Roman" w:cs="David" w:hint="cs"/>
          <w:sz w:val="20"/>
          <w:szCs w:val="24"/>
          <w:rtl/>
          <w:lang w:eastAsia="he-IL"/>
        </w:rPr>
        <w:t xml:space="preserve"> זה לידי</w:t>
      </w:r>
      <w:r w:rsidRPr="000B5DC0">
        <w:rPr>
          <w:rFonts w:ascii="Times New Roman" w:eastAsia="Times New Roman" w:hAnsi="Times New Roman" w:cs="David"/>
          <w:sz w:val="20"/>
          <w:szCs w:val="24"/>
          <w:rtl/>
          <w:lang w:eastAsia="he-IL"/>
        </w:rPr>
        <w:t xml:space="preserve"> גמר או ביטולו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יהיה המזמין זכאי למסור את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המשך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2D5CF3F9"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כל אימת שהמתכנן לא יקיים איזו מהתחייבויותיו לפי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62084FBA" w14:textId="77777777" w:rsidR="000B5DC0" w:rsidRPr="00CD158F" w:rsidDel="00606362" w:rsidRDefault="000B5DC0" w:rsidP="00CD158F">
      <w:pPr>
        <w:widowControl w:val="0"/>
        <w:numPr>
          <w:ilvl w:val="1"/>
          <w:numId w:val="1"/>
        </w:numPr>
        <w:spacing w:before="0" w:beforeAutospacing="0" w:after="200" w:afterAutospacing="0" w:line="240" w:lineRule="auto"/>
        <w:ind w:right="0"/>
        <w:jc w:val="both"/>
        <w:rPr>
          <w:del w:id="32" w:author="Meryl Etman [2]" w:date="2022-11-28T14:56:00Z"/>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73E77C37" w14:textId="77777777" w:rsidR="000B5DC0" w:rsidRPr="00606362" w:rsidRDefault="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Change w:id="33" w:author="Meryl Etman [2]" w:date="2022-11-28T14:56:00Z">
          <w:pPr>
            <w:widowControl w:val="0"/>
            <w:spacing w:before="0" w:beforeAutospacing="0" w:after="200" w:afterAutospacing="0" w:line="240" w:lineRule="auto"/>
            <w:jc w:val="both"/>
          </w:pPr>
        </w:pPrChange>
      </w:pPr>
    </w:p>
    <w:p w14:paraId="12954E88" w14:textId="77777777" w:rsidR="000B5DC0" w:rsidRPr="000B5DC0" w:rsidRDefault="000B5DC0" w:rsidP="000B5DC0">
      <w:pPr>
        <w:widowControl w:val="0"/>
        <w:numPr>
          <w:ilvl w:val="0"/>
          <w:numId w:val="1"/>
        </w:numPr>
        <w:spacing w:before="0" w:beforeAutospacing="0" w:after="240" w:afterAutospacing="0" w:line="240" w:lineRule="auto"/>
        <w:ind w:left="363" w:right="0" w:hanging="414"/>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העברת זכויות</w:t>
      </w:r>
    </w:p>
    <w:p w14:paraId="04F27753"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אין המתכנן רשאי להסב לאחר את החוזה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כל חלק ממנו, וכן אין הוא רשאי להעביר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להסב לאחר כל זכות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חובה לפי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אלא בהסכמת המזמין בכתב ומראש.</w:t>
      </w:r>
    </w:p>
    <w:p w14:paraId="64D85C4E"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אין המתכנן רשאי למסור לאחר את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שרותי המתכנן, כולם או מקצתם, אלא בהסכמת המזמין בכתב ומראש.</w:t>
      </w:r>
    </w:p>
    <w:p w14:paraId="5B59FC2B"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ניתנה הסכמת המזמין לפי סעיפים 13.1 או 13.2 לעיל, הרי </w:t>
      </w:r>
      <w:r w:rsidRPr="000B5DC0">
        <w:rPr>
          <w:rFonts w:ascii="Times New Roman" w:eastAsia="Times New Roman" w:hAnsi="Times New Roman" w:cs="David" w:hint="cs"/>
          <w:sz w:val="20"/>
          <w:szCs w:val="24"/>
          <w:rtl/>
          <w:lang w:eastAsia="he-IL"/>
        </w:rPr>
        <w:t>ש</w:t>
      </w:r>
      <w:r w:rsidRPr="000B5DC0">
        <w:rPr>
          <w:rFonts w:ascii="Times New Roman" w:eastAsia="Times New Roman" w:hAnsi="Times New Roman" w:cs="David"/>
          <w:sz w:val="20"/>
          <w:szCs w:val="24"/>
          <w:rtl/>
          <w:lang w:eastAsia="he-IL"/>
        </w:rPr>
        <w:t>אין בכך כדי לפטור את המתכנן מאחריותו והתחייבויותיו לפי חוזה</w:t>
      </w:r>
      <w:r w:rsidRPr="000B5DC0">
        <w:rPr>
          <w:rFonts w:ascii="Times New Roman" w:eastAsia="Times New Roman" w:hAnsi="Times New Roman" w:cs="David" w:hint="cs"/>
          <w:sz w:val="20"/>
          <w:szCs w:val="24"/>
          <w:rtl/>
          <w:lang w:eastAsia="he-IL"/>
        </w:rPr>
        <w:t xml:space="preserve"> זה על נספחיו</w:t>
      </w:r>
      <w:r w:rsidRPr="000B5DC0">
        <w:rPr>
          <w:rFonts w:ascii="Times New Roman" w:eastAsia="Times New Roman" w:hAnsi="Times New Roman" w:cs="David"/>
          <w:sz w:val="20"/>
          <w:szCs w:val="24"/>
          <w:rtl/>
          <w:lang w:eastAsia="he-IL"/>
        </w:rPr>
        <w:t xml:space="preserve"> ומזכויות המזמין על פיו, והמתכנן </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ישא באחריות מלאה, כלפי המזמין וכלפי </w:t>
      </w:r>
      <w:r w:rsidRPr="000B5DC0">
        <w:rPr>
          <w:rFonts w:ascii="Times New Roman" w:eastAsia="Times New Roman" w:hAnsi="Times New Roman" w:cs="David" w:hint="cs"/>
          <w:sz w:val="20"/>
          <w:szCs w:val="24"/>
          <w:rtl/>
          <w:lang w:eastAsia="he-IL"/>
        </w:rPr>
        <w:t xml:space="preserve">כל </w:t>
      </w:r>
      <w:r w:rsidRPr="000B5DC0">
        <w:rPr>
          <w:rFonts w:ascii="Times New Roman" w:eastAsia="Times New Roman" w:hAnsi="Times New Roman" w:cs="David"/>
          <w:sz w:val="20"/>
          <w:szCs w:val="24"/>
          <w:rtl/>
          <w:lang w:eastAsia="he-IL"/>
        </w:rPr>
        <w:t xml:space="preserve">צד שלישי שהוא, גם לכל מעשה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באי כחם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עובדיהם</w:t>
      </w:r>
      <w:r w:rsidRPr="000B5DC0">
        <w:rPr>
          <w:rFonts w:ascii="Times New Roman" w:eastAsia="Times New Roman" w:hAnsi="Times New Roman" w:cs="David" w:hint="cs"/>
          <w:sz w:val="20"/>
          <w:szCs w:val="24"/>
          <w:rtl/>
          <w:lang w:eastAsia="he-IL"/>
        </w:rPr>
        <w:t xml:space="preserve"> ו/או מי מטעמם</w:t>
      </w:r>
      <w:r w:rsidRPr="000B5DC0">
        <w:rPr>
          <w:rFonts w:ascii="Times New Roman" w:eastAsia="Times New Roman" w:hAnsi="Times New Roman" w:cs="David"/>
          <w:sz w:val="20"/>
          <w:szCs w:val="24"/>
          <w:rtl/>
          <w:lang w:eastAsia="he-IL"/>
        </w:rPr>
        <w:t>, ואילו למזמין ישמרו כל זכויותיו כלפי המתכנן.</w:t>
      </w:r>
    </w:p>
    <w:p w14:paraId="262BE3AD"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בות המתכנן כמתחייב מהאמור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0B5DC0">
        <w:rPr>
          <w:rFonts w:ascii="Times New Roman" w:eastAsia="Times New Roman" w:hAnsi="Times New Roman" w:cs="David" w:hint="cs"/>
          <w:sz w:val="20"/>
          <w:szCs w:val="24"/>
          <w:rtl/>
          <w:lang w:eastAsia="he-IL"/>
        </w:rPr>
        <w:t xml:space="preserve">את </w:t>
      </w:r>
      <w:r w:rsidRPr="000B5DC0">
        <w:rPr>
          <w:rFonts w:ascii="Times New Roman" w:eastAsia="Times New Roman" w:hAnsi="Times New Roman" w:cs="David"/>
          <w:sz w:val="20"/>
          <w:szCs w:val="24"/>
          <w:rtl/>
          <w:lang w:eastAsia="he-IL"/>
        </w:rPr>
        <w:t>החוזה ויחולו הוראות סעיף 12.3.2 ו-12.3.3 לעיל.</w:t>
      </w:r>
    </w:p>
    <w:p w14:paraId="7CCA2675" w14:textId="03753C0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ins w:id="34" w:author="Meryl Etman [2]" w:date="2023-01-23T11:56:00Z">
        <w:r w:rsidR="003660F4">
          <w:rPr>
            <w:rFonts w:ascii="Times New Roman" w:eastAsia="Times New Roman" w:hAnsi="Times New Roman" w:cs="David" w:hint="cs"/>
            <w:sz w:val="20"/>
            <w:szCs w:val="24"/>
            <w:rtl/>
            <w:lang w:eastAsia="he-IL"/>
          </w:rPr>
          <w:t>, והכל מבלי לגרוע מהוראות סעיף 12.1.2 להסכם זה</w:t>
        </w:r>
      </w:ins>
      <w:r w:rsidRPr="000B5DC0">
        <w:rPr>
          <w:rFonts w:ascii="Times New Roman" w:eastAsia="Times New Roman" w:hAnsi="Times New Roman" w:cs="David"/>
          <w:sz w:val="20"/>
          <w:szCs w:val="24"/>
          <w:rtl/>
          <w:lang w:eastAsia="he-IL"/>
        </w:rPr>
        <w:t>.</w:t>
      </w:r>
    </w:p>
    <w:p w14:paraId="723242B3" w14:textId="77777777" w:rsidR="000B5DC0" w:rsidRPr="000B5DC0" w:rsidRDefault="000B5DC0" w:rsidP="000B5DC0">
      <w:pPr>
        <w:widowControl w:val="0"/>
        <w:numPr>
          <w:ilvl w:val="0"/>
          <w:numId w:val="1"/>
        </w:numPr>
        <w:spacing w:before="0" w:beforeAutospacing="0" w:after="200" w:afterAutospacing="0" w:line="240" w:lineRule="auto"/>
        <w:ind w:left="363" w:right="0" w:hanging="272"/>
        <w:jc w:val="both"/>
        <w:rPr>
          <w:rFonts w:ascii="Times New Roman" w:eastAsia="Times New Roman" w:hAnsi="Times New Roman" w:cs="David"/>
          <w:sz w:val="20"/>
          <w:szCs w:val="24"/>
          <w:lang w:eastAsia="he-IL"/>
        </w:rPr>
      </w:pPr>
      <w:r w:rsidRPr="000B5DC0">
        <w:rPr>
          <w:rFonts w:ascii="Times New Roman" w:eastAsia="Times New Roman" w:hAnsi="Times New Roman" w:cs="David"/>
          <w:bCs/>
          <w:sz w:val="20"/>
          <w:szCs w:val="24"/>
          <w:u w:val="single"/>
          <w:rtl/>
          <w:lang w:eastAsia="he-IL"/>
        </w:rPr>
        <w:t>סיום שרותי המתכנן</w:t>
      </w:r>
    </w:p>
    <w:p w14:paraId="0D35B1F6"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יחושבו כבאים לסיום בכל אחד מהמקרים הבאים:</w:t>
      </w:r>
    </w:p>
    <w:p w14:paraId="5FF8D141"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הובא לידי </w:t>
      </w:r>
      <w:r w:rsidRPr="000B5DC0">
        <w:rPr>
          <w:rFonts w:ascii="Times New Roman" w:eastAsia="Times New Roman" w:hAnsi="Times New Roman" w:cs="David" w:hint="cs"/>
          <w:sz w:val="20"/>
          <w:szCs w:val="24"/>
          <w:rtl/>
          <w:lang w:eastAsia="he-IL"/>
        </w:rPr>
        <w:t>גמר</w:t>
      </w:r>
      <w:r w:rsidRPr="000B5DC0">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67808EDE"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עם מתן א</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שור בכתב ע"י המזמין למתכנן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הושלם מתן שרותי המתכנן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w:t>
      </w:r>
    </w:p>
    <w:p w14:paraId="49F5B5D6"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0"/>
          <w:szCs w:val="24"/>
          <w:rtl/>
          <w:lang w:eastAsia="he-IL"/>
        </w:rPr>
      </w:pPr>
      <w:r w:rsidRPr="000B5DC0">
        <w:rPr>
          <w:rFonts w:ascii="Times New Roman" w:eastAsia="Times New Roman" w:hAnsi="Times New Roman" w:cs="David"/>
          <w:bCs/>
          <w:sz w:val="20"/>
          <w:szCs w:val="24"/>
          <w:u w:val="single"/>
          <w:rtl/>
          <w:lang w:eastAsia="he-IL"/>
        </w:rPr>
        <w:t>סודיות והמצאת מסמכים</w:t>
      </w:r>
    </w:p>
    <w:p w14:paraId="724DAEC0"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0B5DC0">
        <w:rPr>
          <w:rFonts w:ascii="Times New Roman" w:eastAsia="Times New Roman" w:hAnsi="Times New Roman" w:cs="David" w:hint="cs"/>
          <w:sz w:val="20"/>
          <w:szCs w:val="24"/>
          <w:rtl/>
          <w:lang w:eastAsia="he-IL"/>
        </w:rPr>
        <w:t>ו/או על ידי</w:t>
      </w:r>
      <w:r w:rsidRPr="000B5DC0">
        <w:rPr>
          <w:rFonts w:ascii="Times New Roman" w:eastAsia="Times New Roman" w:hAnsi="Times New Roman" w:cs="David"/>
          <w:sz w:val="20"/>
          <w:szCs w:val="24"/>
          <w:rtl/>
          <w:lang w:eastAsia="he-IL"/>
        </w:rPr>
        <w:t xml:space="preserve"> מ</w:t>
      </w:r>
      <w:r w:rsidRPr="000B5DC0">
        <w:rPr>
          <w:rFonts w:ascii="Times New Roman" w:eastAsia="Times New Roman" w:hAnsi="Times New Roman" w:cs="David" w:hint="cs"/>
          <w:sz w:val="20"/>
          <w:szCs w:val="24"/>
          <w:rtl/>
          <w:lang w:eastAsia="he-IL"/>
        </w:rPr>
        <w:t>י מ</w:t>
      </w:r>
      <w:r w:rsidRPr="000B5DC0">
        <w:rPr>
          <w:rFonts w:ascii="Times New Roman" w:eastAsia="Times New Roman" w:hAnsi="Times New Roman" w:cs="David"/>
          <w:sz w:val="20"/>
          <w:szCs w:val="24"/>
          <w:rtl/>
          <w:lang w:eastAsia="he-IL"/>
        </w:rPr>
        <w:t xml:space="preserve">טעמו ובין שהוכנו על ידי המזמין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המנהל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w:t>
      </w:r>
      <w:r w:rsidRPr="000B5DC0">
        <w:rPr>
          <w:rFonts w:ascii="Times New Roman" w:eastAsia="Times New Roman" w:hAnsi="Times New Roman" w:cs="David" w:hint="cs"/>
          <w:sz w:val="20"/>
          <w:szCs w:val="24"/>
          <w:rtl/>
          <w:lang w:eastAsia="he-IL"/>
        </w:rPr>
        <w:t xml:space="preserve">מי </w:t>
      </w:r>
      <w:r w:rsidRPr="000B5DC0">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2935FE0D"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מבלי לגרוע מאחריותו </w:t>
      </w:r>
      <w:r w:rsidRPr="000B5DC0">
        <w:rPr>
          <w:rFonts w:ascii="Times New Roman" w:eastAsia="Times New Roman" w:hAnsi="Times New Roman" w:cs="David" w:hint="cs"/>
          <w:sz w:val="20"/>
          <w:szCs w:val="24"/>
          <w:rtl/>
          <w:lang w:eastAsia="he-IL"/>
        </w:rPr>
        <w:t xml:space="preserve">של המתכנן </w:t>
      </w:r>
      <w:r w:rsidRPr="000B5DC0">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יציית המתכנן לכל דרישה של המנהל בדבר נקיטת אמצעי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17600DC5"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יחתים את עובדיו</w:t>
      </w:r>
      <w:r w:rsidRPr="000B5DC0">
        <w:rPr>
          <w:rFonts w:ascii="Times New Roman" w:eastAsia="Times New Roman" w:hAnsi="Times New Roman" w:cs="David" w:hint="cs"/>
          <w:sz w:val="20"/>
          <w:szCs w:val="24"/>
          <w:rtl/>
          <w:lang w:eastAsia="he-IL"/>
        </w:rPr>
        <w:t xml:space="preserve"> ו/או שלוחיו ו/או אחר מטעמו</w:t>
      </w:r>
      <w:r w:rsidRPr="000B5DC0">
        <w:rPr>
          <w:rFonts w:ascii="Times New Roman" w:eastAsia="Times New Roman" w:hAnsi="Times New Roman" w:cs="David"/>
          <w:sz w:val="20"/>
          <w:szCs w:val="24"/>
          <w:rtl/>
          <w:lang w:eastAsia="he-IL"/>
        </w:rPr>
        <w:t xml:space="preserve"> בקשר עם ביצוע הסכם זה</w:t>
      </w:r>
      <w:r w:rsidRPr="000B5DC0">
        <w:rPr>
          <w:rFonts w:ascii="Times New Roman" w:eastAsia="Times New Roman" w:hAnsi="Times New Roman" w:cs="David" w:hint="cs"/>
          <w:sz w:val="20"/>
          <w:szCs w:val="24"/>
          <w:rtl/>
          <w:lang w:eastAsia="he-IL"/>
        </w:rPr>
        <w:t xml:space="preserve"> על נספחיו,</w:t>
      </w:r>
      <w:r w:rsidRPr="000B5DC0">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0B5DC0">
        <w:rPr>
          <w:rFonts w:ascii="Times New Roman" w:eastAsia="Times New Roman" w:hAnsi="Times New Roman" w:cs="David"/>
          <w:bCs/>
          <w:sz w:val="20"/>
          <w:szCs w:val="24"/>
          <w:rtl/>
          <w:lang w:eastAsia="he-IL"/>
        </w:rPr>
        <w:t>ו'</w:t>
      </w:r>
      <w:r w:rsidRPr="000B5DC0">
        <w:rPr>
          <w:rFonts w:ascii="Times New Roman" w:eastAsia="Times New Roman" w:hAnsi="Times New Roman" w:cs="David"/>
          <w:sz w:val="20"/>
          <w:szCs w:val="24"/>
          <w:rtl/>
          <w:lang w:eastAsia="he-IL"/>
        </w:rPr>
        <w:t>,.</w:t>
      </w:r>
    </w:p>
    <w:p w14:paraId="5AFCF843" w14:textId="77777777"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לפי דרישת המזמין ועם סיום שרותי 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0B5DC0">
        <w:rPr>
          <w:rFonts w:ascii="Times New Roman" w:eastAsia="Times New Roman" w:hAnsi="Times New Roman" w:cs="David" w:hint="cs"/>
          <w:sz w:val="20"/>
          <w:szCs w:val="24"/>
          <w:rtl/>
          <w:lang w:eastAsia="he-IL"/>
        </w:rPr>
        <w:t>.</w:t>
      </w:r>
    </w:p>
    <w:p w14:paraId="35CCF6EF"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b/>
          <w:sz w:val="20"/>
          <w:szCs w:val="24"/>
          <w:rtl/>
          <w:lang w:eastAsia="he-IL"/>
        </w:rPr>
      </w:pPr>
      <w:r w:rsidRPr="000B5DC0">
        <w:rPr>
          <w:rFonts w:ascii="Times New Roman" w:eastAsia="Times New Roman" w:hAnsi="Times New Roman" w:cs="David"/>
          <w:bCs/>
          <w:sz w:val="20"/>
          <w:szCs w:val="24"/>
          <w:u w:val="single"/>
          <w:rtl/>
          <w:lang w:eastAsia="he-IL"/>
        </w:rPr>
        <w:t>ויתור על זכויות מצד המתכנן</w:t>
      </w:r>
    </w:p>
    <w:p w14:paraId="132A0B70"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השתמש המזמין כדין בסמכות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0B5DC0">
        <w:rPr>
          <w:rFonts w:ascii="Times New Roman" w:eastAsia="Times New Roman" w:hAnsi="Times New Roman" w:cs="David" w:hint="cs"/>
          <w:sz w:val="20"/>
          <w:szCs w:val="24"/>
          <w:rtl/>
          <w:lang w:eastAsia="he-IL"/>
        </w:rPr>
        <w:t>מתכנן כל טענה ו/או דרישה ו/או תלונה ו/או</w:t>
      </w:r>
      <w:r w:rsidRPr="000B5DC0">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w:t>
      </w:r>
      <w:r w:rsidRPr="000B5DC0">
        <w:rPr>
          <w:rFonts w:ascii="Times New Roman" w:eastAsia="Times New Roman" w:hAnsi="Times New Roman" w:cs="David" w:hint="cs"/>
          <w:sz w:val="20"/>
          <w:szCs w:val="24"/>
          <w:rtl/>
          <w:lang w:eastAsia="he-IL"/>
        </w:rPr>
        <w:t xml:space="preserve"> שיפוי ו/או</w:t>
      </w:r>
      <w:r w:rsidRPr="000B5DC0">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פגיעה במוניטין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הפסד</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לרבות הפסד רווח העלולים להיגרם לו עקב הביטול</w:t>
      </w:r>
      <w:r w:rsidRPr="000B5DC0">
        <w:rPr>
          <w:rFonts w:ascii="Times New Roman" w:eastAsia="Times New Roman" w:hAnsi="Times New Roman" w:cs="David" w:hint="cs"/>
          <w:sz w:val="20"/>
          <w:szCs w:val="24"/>
          <w:rtl/>
          <w:lang w:eastAsia="he-IL"/>
        </w:rPr>
        <w:t xml:space="preserve"> או</w:t>
      </w:r>
      <w:r w:rsidRPr="000B5DC0">
        <w:rPr>
          <w:rFonts w:ascii="Times New Roman" w:eastAsia="Times New Roman" w:hAnsi="Times New Roman" w:cs="David"/>
          <w:sz w:val="20"/>
          <w:szCs w:val="24"/>
          <w:rtl/>
          <w:lang w:eastAsia="he-IL"/>
        </w:rPr>
        <w:t xml:space="preserve"> ההפסקה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מכל סיבה אחרת.</w:t>
      </w:r>
    </w:p>
    <w:p w14:paraId="4F058EA5" w14:textId="77777777" w:rsidR="000B5DC0" w:rsidRPr="000B5DC0" w:rsidRDefault="000B5DC0" w:rsidP="000B5DC0">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0B5DC0">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שביצע המתכנן על פי חוזה זה.</w:t>
      </w:r>
    </w:p>
    <w:p w14:paraId="233E2A4F" w14:textId="1989BE18" w:rsidR="000B5DC0" w:rsidRPr="000B5DC0" w:rsidRDefault="000B5DC0" w:rsidP="000B5DC0">
      <w:pPr>
        <w:widowControl w:val="0"/>
        <w:numPr>
          <w:ilvl w:val="1"/>
          <w:numId w:val="1"/>
        </w:numPr>
        <w:spacing w:before="0" w:beforeAutospacing="0" w:after="240" w:afterAutospacing="0" w:line="240" w:lineRule="auto"/>
        <w:ind w:left="788" w:right="0" w:hanging="431"/>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0B5DC0">
        <w:rPr>
          <w:rFonts w:ascii="Times New Roman" w:eastAsia="Times New Roman" w:hAnsi="Times New Roman" w:cs="David" w:hint="cs"/>
          <w:sz w:val="20"/>
          <w:szCs w:val="24"/>
          <w:rtl/>
          <w:lang w:eastAsia="he-IL"/>
        </w:rPr>
        <w:t xml:space="preserve">את </w:t>
      </w:r>
      <w:r w:rsidRPr="000B5DC0">
        <w:rPr>
          <w:rFonts w:ascii="Times New Roman" w:eastAsia="Times New Roman" w:hAnsi="Times New Roman" w:cs="David"/>
          <w:sz w:val="20"/>
          <w:szCs w:val="24"/>
          <w:rtl/>
          <w:lang w:eastAsia="he-IL"/>
        </w:rPr>
        <w:t>המשך ביצוע 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רותי המתכנן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מסירתם לידי מתכנן אחר, והינו מתחייב</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ins w:id="35" w:author="Meryl Etman [2]" w:date="2023-01-23T11:57:00Z">
        <w:r w:rsidR="003660F4" w:rsidRPr="003660F4">
          <w:rPr>
            <w:rFonts w:ascii="Times New Roman" w:eastAsia="Times New Roman" w:hAnsi="Times New Roman" w:cs="David" w:hint="cs"/>
            <w:sz w:val="20"/>
            <w:szCs w:val="24"/>
            <w:rtl/>
            <w:lang w:eastAsia="he-IL"/>
          </w:rPr>
          <w:t xml:space="preserve"> </w:t>
        </w:r>
        <w:r w:rsidR="003660F4">
          <w:rPr>
            <w:rFonts w:ascii="Times New Roman" w:eastAsia="Times New Roman" w:hAnsi="Times New Roman" w:cs="David" w:hint="cs"/>
            <w:sz w:val="20"/>
            <w:szCs w:val="24"/>
            <w:rtl/>
            <w:lang w:eastAsia="he-IL"/>
          </w:rPr>
          <w:t>והכל בהתאם להוראות חוזה זה וכן מבלי לגרוע מהוראות סעיף 12.1.2 לחוזה זה.</w:t>
        </w:r>
      </w:ins>
    </w:p>
    <w:p w14:paraId="22E9CE6D" w14:textId="77777777" w:rsidR="000B5DC0" w:rsidRPr="000B5DC0" w:rsidRDefault="000B5DC0" w:rsidP="000B5DC0">
      <w:pPr>
        <w:widowControl w:val="0"/>
        <w:numPr>
          <w:ilvl w:val="0"/>
          <w:numId w:val="1"/>
        </w:numPr>
        <w:spacing w:before="0" w:beforeAutospacing="0" w:after="240" w:afterAutospacing="0" w:line="240" w:lineRule="auto"/>
        <w:ind w:left="363" w:right="0" w:hanging="272"/>
        <w:jc w:val="both"/>
        <w:rPr>
          <w:rFonts w:ascii="Times New Roman" w:eastAsia="Times New Roman" w:hAnsi="Times New Roman" w:cs="David"/>
          <w:sz w:val="20"/>
          <w:szCs w:val="24"/>
          <w:rtl/>
          <w:lang w:eastAsia="he-IL"/>
        </w:rPr>
      </w:pPr>
      <w:r w:rsidRPr="000B5DC0">
        <w:rPr>
          <w:rFonts w:ascii="Times New Roman" w:eastAsia="Times New Roman" w:hAnsi="Times New Roman" w:cs="David"/>
          <w:bCs/>
          <w:sz w:val="20"/>
          <w:szCs w:val="24"/>
          <w:u w:val="single"/>
          <w:rtl/>
          <w:lang w:eastAsia="he-IL"/>
        </w:rPr>
        <w:t>שונות</w:t>
      </w:r>
    </w:p>
    <w:p w14:paraId="7EA0E823"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המנהל הראשי במשרד המתכנן</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מתחייב לבצע את השירותים שעליו לבצע אישית ע</w:t>
      </w:r>
      <w:r w:rsidRPr="000B5DC0">
        <w:rPr>
          <w:rFonts w:ascii="Times New Roman" w:eastAsia="Times New Roman" w:hAnsi="Times New Roman" w:cs="David" w:hint="cs"/>
          <w:sz w:val="20"/>
          <w:szCs w:val="24"/>
          <w:rtl/>
          <w:lang w:eastAsia="he-IL"/>
        </w:rPr>
        <w:t>ל פ</w:t>
      </w:r>
      <w:r w:rsidRPr="000B5DC0">
        <w:rPr>
          <w:rFonts w:ascii="Times New Roman" w:eastAsia="Times New Roman" w:hAnsi="Times New Roman" w:cs="David"/>
          <w:sz w:val="20"/>
          <w:szCs w:val="24"/>
          <w:rtl/>
          <w:lang w:eastAsia="he-IL"/>
        </w:rPr>
        <w:t>י חוזה</w:t>
      </w:r>
      <w:r w:rsidRPr="000B5DC0">
        <w:rPr>
          <w:rFonts w:ascii="Times New Roman" w:eastAsia="Times New Roman" w:hAnsi="Times New Roman" w:cs="David" w:hint="cs"/>
          <w:sz w:val="20"/>
          <w:szCs w:val="24"/>
          <w:rtl/>
          <w:lang w:eastAsia="he-IL"/>
        </w:rPr>
        <w:t xml:space="preserve"> זה והינו</w:t>
      </w:r>
      <w:r w:rsidRPr="000B5DC0">
        <w:rPr>
          <w:rFonts w:ascii="Times New Roman" w:eastAsia="Times New Roman" w:hAnsi="Times New Roman" w:cs="David"/>
          <w:sz w:val="20"/>
          <w:szCs w:val="24"/>
          <w:rtl/>
          <w:lang w:eastAsia="he-IL"/>
        </w:rPr>
        <w:t xml:space="preserve"> אחראי וערב כלפי המזמין לב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התחייבויות המתכנן לפי חוזה</w:t>
      </w:r>
      <w:r w:rsidRPr="000B5DC0">
        <w:rPr>
          <w:rFonts w:ascii="Times New Roman" w:eastAsia="Times New Roman" w:hAnsi="Times New Roman" w:cs="David" w:hint="cs"/>
          <w:sz w:val="20"/>
          <w:szCs w:val="24"/>
          <w:rtl/>
          <w:lang w:eastAsia="he-IL"/>
        </w:rPr>
        <w:t xml:space="preserve"> זה על נספחיו</w:t>
      </w:r>
      <w:r w:rsidRPr="000B5DC0">
        <w:rPr>
          <w:rFonts w:ascii="Times New Roman" w:eastAsia="Times New Roman" w:hAnsi="Times New Roman" w:cs="David"/>
          <w:sz w:val="20"/>
          <w:szCs w:val="24"/>
          <w:rtl/>
          <w:lang w:eastAsia="he-IL"/>
        </w:rPr>
        <w:t>.</w:t>
      </w:r>
    </w:p>
    <w:p w14:paraId="7DF67DEC" w14:textId="1DE735F8"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כל צד אשר יפר או לא יקיים איזו מהתחייבויותיו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יהיה חייב לפצות את הצד המקיים על כל הנזקים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ההפסדים שיגרמו לו עקב כך</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וזאת מבלי לגרוע מזכות הצד המקיים לכל סעד ו</w:t>
      </w:r>
      <w:r w:rsidRPr="000B5DC0">
        <w:rPr>
          <w:rFonts w:ascii="Times New Roman" w:eastAsia="Times New Roman" w:hAnsi="Times New Roman" w:cs="David" w:hint="cs"/>
          <w:sz w:val="20"/>
          <w:szCs w:val="24"/>
          <w:rtl/>
          <w:lang w:eastAsia="he-IL"/>
        </w:rPr>
        <w:t xml:space="preserve">/או </w:t>
      </w:r>
      <w:r w:rsidRPr="000B5DC0">
        <w:rPr>
          <w:rFonts w:ascii="Times New Roman" w:eastAsia="Times New Roman" w:hAnsi="Times New Roman" w:cs="David"/>
          <w:sz w:val="20"/>
          <w:szCs w:val="24"/>
          <w:rtl/>
          <w:lang w:eastAsia="he-IL"/>
        </w:rPr>
        <w:t>תרופה אחרים ו/או נוספים</w:t>
      </w:r>
      <w:del w:id="36" w:author="Meryl Etman [2]" w:date="2023-01-23T11:59:00Z">
        <w:r w:rsidRPr="000B5DC0" w:rsidDel="003660F4">
          <w:rPr>
            <w:rFonts w:ascii="Times New Roman" w:eastAsia="Times New Roman" w:hAnsi="Times New Roman" w:cs="David"/>
            <w:sz w:val="20"/>
            <w:szCs w:val="24"/>
            <w:rtl/>
            <w:lang w:eastAsia="he-IL"/>
          </w:rPr>
          <w:delText>.</w:delText>
        </w:r>
      </w:del>
      <w:ins w:id="37" w:author="Meryl Etman [2]" w:date="2023-01-23T11:57:00Z">
        <w:r w:rsidR="003660F4" w:rsidRPr="003660F4">
          <w:rPr>
            <w:rFonts w:ascii="Times New Roman" w:eastAsia="Times New Roman" w:hAnsi="Times New Roman" w:cs="David" w:hint="cs"/>
            <w:sz w:val="20"/>
            <w:szCs w:val="24"/>
            <w:rtl/>
            <w:lang w:eastAsia="he-IL"/>
          </w:rPr>
          <w:t xml:space="preserve"> </w:t>
        </w:r>
        <w:r w:rsidR="003660F4">
          <w:rPr>
            <w:rFonts w:ascii="Times New Roman" w:eastAsia="Times New Roman" w:hAnsi="Times New Roman" w:cs="David" w:hint="cs"/>
            <w:sz w:val="20"/>
            <w:szCs w:val="24"/>
            <w:rtl/>
            <w:lang w:eastAsia="he-IL"/>
          </w:rPr>
          <w:t>והכל מבלי לגרוע מהוראות כל דין.</w:t>
        </w:r>
      </w:ins>
    </w:p>
    <w:p w14:paraId="7449C6A2" w14:textId="77777777" w:rsidR="000B5DC0" w:rsidRPr="000B5DC0" w:rsidRDefault="000B5DC0" w:rsidP="000B5DC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למניעת ספקות מוצהר במפורש</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4D563773" w14:textId="4C3E544A" w:rsidR="000B5DC0" w:rsidRPr="000B5DC0" w:rsidRDefault="000B5DC0" w:rsidP="000B5DC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המתכנן </w:t>
      </w:r>
      <w:del w:id="38" w:author="Meryl Etman [2]" w:date="2023-01-23T11:58:00Z">
        <w:r w:rsidRPr="000B5DC0" w:rsidDel="003660F4">
          <w:rPr>
            <w:rFonts w:ascii="Times New Roman" w:eastAsia="Times New Roman" w:hAnsi="Times New Roman" w:cs="David"/>
            <w:sz w:val="20"/>
            <w:szCs w:val="24"/>
            <w:rtl/>
            <w:lang w:eastAsia="he-IL"/>
          </w:rPr>
          <w:delText>מצהיר</w:delText>
        </w:r>
      </w:del>
      <w:ins w:id="39" w:author="Meryl Etman [2]" w:date="2023-01-23T11:58:00Z">
        <w:r w:rsidR="003660F4" w:rsidRPr="000B5DC0">
          <w:rPr>
            <w:rFonts w:ascii="Times New Roman" w:eastAsia="Times New Roman" w:hAnsi="Times New Roman" w:cs="David"/>
            <w:sz w:val="20"/>
            <w:szCs w:val="24"/>
            <w:rtl/>
            <w:lang w:eastAsia="he-IL"/>
          </w:rPr>
          <w:t>מ</w:t>
        </w:r>
        <w:r w:rsidR="003660F4">
          <w:rPr>
            <w:rFonts w:ascii="Times New Roman" w:eastAsia="Times New Roman" w:hAnsi="Times New Roman" w:cs="David" w:hint="cs"/>
            <w:sz w:val="20"/>
            <w:szCs w:val="24"/>
            <w:rtl/>
            <w:lang w:eastAsia="he-IL"/>
          </w:rPr>
          <w:t>אש</w:t>
        </w:r>
        <w:r w:rsidR="003660F4" w:rsidRPr="000B5DC0">
          <w:rPr>
            <w:rFonts w:ascii="Times New Roman" w:eastAsia="Times New Roman" w:hAnsi="Times New Roman" w:cs="David"/>
            <w:sz w:val="20"/>
            <w:szCs w:val="24"/>
            <w:rtl/>
            <w:lang w:eastAsia="he-IL"/>
          </w:rPr>
          <w:t>ר</w:t>
        </w:r>
      </w:ins>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0B5DC0">
        <w:rPr>
          <w:rFonts w:ascii="Times New Roman" w:eastAsia="Times New Roman" w:hAnsi="Times New Roman" w:cs="David" w:hint="cs"/>
          <w:sz w:val="20"/>
          <w:szCs w:val="24"/>
          <w:rtl/>
          <w:lang w:eastAsia="he-IL"/>
        </w:rPr>
        <w:t>נבע</w:t>
      </w:r>
      <w:r w:rsidRPr="000B5DC0">
        <w:rPr>
          <w:rFonts w:ascii="Times New Roman" w:eastAsia="Times New Roman" w:hAnsi="Times New Roman" w:cs="David"/>
          <w:sz w:val="20"/>
          <w:szCs w:val="24"/>
          <w:rtl/>
          <w:lang w:eastAsia="he-IL"/>
        </w:rPr>
        <w:t xml:space="preserve"> מאי עמידתו בהתחייבויותיו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 זה.</w:t>
      </w:r>
    </w:p>
    <w:p w14:paraId="7F9A27B1" w14:textId="141C84BF"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ins w:id="40" w:author="Meryl Etman [2]" w:date="2023-01-23T11:58:00Z">
        <w:r w:rsidR="003660F4">
          <w:rPr>
            <w:rFonts w:ascii="Times New Roman" w:eastAsia="Times New Roman" w:hAnsi="Times New Roman" w:cs="David" w:hint="cs"/>
            <w:sz w:val="20"/>
            <w:szCs w:val="24"/>
            <w:rtl/>
            <w:lang w:eastAsia="he-IL"/>
          </w:rPr>
          <w:t xml:space="preserve"> </w:t>
        </w:r>
      </w:ins>
      <w:del w:id="41" w:author="Meryl Etman [2]" w:date="2023-01-23T11:58:00Z">
        <w:r w:rsidRPr="000B5DC0" w:rsidDel="003660F4">
          <w:rPr>
            <w:rFonts w:ascii="Times New Roman" w:eastAsia="Times New Roman" w:hAnsi="Times New Roman" w:cs="David"/>
            <w:sz w:val="20"/>
            <w:szCs w:val="24"/>
            <w:rtl/>
            <w:lang w:eastAsia="he-IL"/>
          </w:rPr>
          <w:delText>.</w:delText>
        </w:r>
      </w:del>
      <w:ins w:id="42" w:author="Meryl Etman [2]" w:date="2023-01-23T11:58:00Z">
        <w:r w:rsidR="003660F4">
          <w:rPr>
            <w:rFonts w:ascii="Times New Roman" w:eastAsia="Times New Roman" w:hAnsi="Times New Roman" w:cs="David" w:hint="cs"/>
            <w:sz w:val="20"/>
            <w:szCs w:val="24"/>
            <w:rtl/>
            <w:lang w:eastAsia="he-IL"/>
          </w:rPr>
          <w:t>והכל מבלי לגרוע מהוראות כל דין.</w:t>
        </w:r>
      </w:ins>
    </w:p>
    <w:p w14:paraId="57F1A73D"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מוסכם במפורש</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צוע כל </w:t>
      </w:r>
      <w:r w:rsidRPr="000B5DC0">
        <w:rPr>
          <w:rFonts w:ascii="Times New Roman" w:eastAsia="Times New Roman" w:hAnsi="Times New Roman" w:cs="David" w:hint="cs"/>
          <w:sz w:val="20"/>
          <w:szCs w:val="24"/>
          <w:rtl/>
          <w:lang w:eastAsia="he-IL"/>
        </w:rPr>
        <w:t>אחת</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אחת מהתחייבויות המזמין ע</w:t>
      </w:r>
      <w:r w:rsidRPr="000B5DC0">
        <w:rPr>
          <w:rFonts w:ascii="Times New Roman" w:eastAsia="Times New Roman" w:hAnsi="Times New Roman" w:cs="David" w:hint="cs"/>
          <w:sz w:val="20"/>
          <w:szCs w:val="24"/>
          <w:rtl/>
          <w:lang w:eastAsia="he-IL"/>
        </w:rPr>
        <w:t>ל פ</w:t>
      </w:r>
      <w:r w:rsidRPr="000B5DC0">
        <w:rPr>
          <w:rFonts w:ascii="Times New Roman" w:eastAsia="Times New Roman" w:hAnsi="Times New Roman" w:cs="David"/>
          <w:sz w:val="20"/>
          <w:szCs w:val="24"/>
          <w:rtl/>
          <w:lang w:eastAsia="he-IL"/>
        </w:rPr>
        <w:t>י</w:t>
      </w:r>
      <w:r w:rsidRPr="000B5DC0">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מותנה בכך שהמתכנן יקיים תחילה את התחייבויותיו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עד לאותו מועד. המזמין זכאי, מבלי לפגוע </w:t>
      </w:r>
      <w:r w:rsidRPr="000B5DC0">
        <w:rPr>
          <w:rFonts w:ascii="Times New Roman" w:eastAsia="Times New Roman" w:hAnsi="Times New Roman" w:cs="David" w:hint="cs"/>
          <w:sz w:val="20"/>
          <w:szCs w:val="24"/>
          <w:rtl/>
          <w:lang w:eastAsia="he-IL"/>
        </w:rPr>
        <w:t>מכלליות ה</w:t>
      </w:r>
      <w:r w:rsidRPr="000B5DC0">
        <w:rPr>
          <w:rFonts w:ascii="Times New Roman" w:eastAsia="Times New Roman" w:hAnsi="Times New Roman" w:cs="David"/>
          <w:sz w:val="20"/>
          <w:szCs w:val="24"/>
          <w:rtl/>
          <w:lang w:eastAsia="he-IL"/>
        </w:rPr>
        <w:t>אמור בכל מקום אחר בחוזה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לעכב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התחי</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6CA9A566"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שום התנהגות מצד</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של מי</w:t>
      </w:r>
      <w:r w:rsidRPr="000B5DC0">
        <w:rPr>
          <w:rFonts w:ascii="Times New Roman" w:eastAsia="Times New Roman" w:hAnsi="Times New Roman" w:cs="David"/>
          <w:sz w:val="20"/>
          <w:szCs w:val="24"/>
          <w:rtl/>
          <w:lang w:eastAsia="he-IL"/>
        </w:rPr>
        <w:t xml:space="preserve"> מהצדדים לא תחשב כויתור על איזה מזכויותיו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ו/או</w:t>
      </w:r>
      <w:r w:rsidRPr="000B5DC0">
        <w:rPr>
          <w:rFonts w:ascii="Times New Roman" w:eastAsia="Times New Roman" w:hAnsi="Times New Roman" w:cs="David"/>
          <w:sz w:val="20"/>
          <w:szCs w:val="24"/>
          <w:rtl/>
          <w:lang w:eastAsia="he-IL"/>
        </w:rPr>
        <w:t xml:space="preserve"> ע</w:t>
      </w:r>
      <w:r w:rsidRPr="000B5DC0">
        <w:rPr>
          <w:rFonts w:ascii="Times New Roman" w:eastAsia="Times New Roman" w:hAnsi="Times New Roman" w:cs="David" w:hint="cs"/>
          <w:sz w:val="20"/>
          <w:szCs w:val="24"/>
          <w:rtl/>
          <w:lang w:eastAsia="he-IL"/>
        </w:rPr>
        <w:t>ל פי כל</w:t>
      </w:r>
      <w:r w:rsidRPr="000B5DC0">
        <w:rPr>
          <w:rFonts w:ascii="Times New Roman" w:eastAsia="Times New Roman" w:hAnsi="Times New Roman" w:cs="David"/>
          <w:sz w:val="20"/>
          <w:szCs w:val="24"/>
          <w:rtl/>
          <w:lang w:eastAsia="he-IL"/>
        </w:rPr>
        <w:t xml:space="preserve"> דין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כויתור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כהסכמה מצדו לאיזה הפרה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אי קיום של תנאי מתנאי חוזה</w:t>
      </w:r>
      <w:r w:rsidRPr="000B5DC0">
        <w:rPr>
          <w:rFonts w:ascii="Times New Roman" w:eastAsia="Times New Roman" w:hAnsi="Times New Roman" w:cs="David" w:hint="cs"/>
          <w:sz w:val="20"/>
          <w:szCs w:val="24"/>
          <w:rtl/>
          <w:lang w:eastAsia="he-IL"/>
        </w:rPr>
        <w:t xml:space="preserve"> זה ו/</w:t>
      </w:r>
      <w:r w:rsidRPr="000B5DC0">
        <w:rPr>
          <w:rFonts w:ascii="Times New Roman" w:eastAsia="Times New Roman" w:hAnsi="Times New Roman" w:cs="David"/>
          <w:sz w:val="20"/>
          <w:szCs w:val="24"/>
          <w:rtl/>
          <w:lang w:eastAsia="he-IL"/>
        </w:rPr>
        <w:t xml:space="preserve"> או כנותנת דחייה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ארכה לב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צוע כל פעולה</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ש</w:t>
      </w:r>
      <w:r w:rsidRPr="000B5DC0">
        <w:rPr>
          <w:rFonts w:ascii="Times New Roman" w:eastAsia="Times New Roman" w:hAnsi="Times New Roman" w:cs="David"/>
          <w:sz w:val="20"/>
          <w:szCs w:val="24"/>
          <w:rtl/>
          <w:lang w:eastAsia="he-IL"/>
        </w:rPr>
        <w:t>יש לעשותה ע</w:t>
      </w:r>
      <w:r w:rsidRPr="000B5DC0">
        <w:rPr>
          <w:rFonts w:ascii="Times New Roman" w:eastAsia="Times New Roman" w:hAnsi="Times New Roman" w:cs="David" w:hint="cs"/>
          <w:sz w:val="20"/>
          <w:szCs w:val="24"/>
          <w:rtl/>
          <w:lang w:eastAsia="he-IL"/>
        </w:rPr>
        <w:t>ל פי</w:t>
      </w:r>
      <w:r w:rsidRPr="000B5DC0">
        <w:rPr>
          <w:rFonts w:ascii="Times New Roman" w:eastAsia="Times New Roman" w:hAnsi="Times New Roman" w:cs="David"/>
          <w:sz w:val="20"/>
          <w:szCs w:val="24"/>
          <w:rtl/>
          <w:lang w:eastAsia="he-IL"/>
        </w:rPr>
        <w:t xml:space="preserve"> חוזה</w:t>
      </w:r>
      <w:r w:rsidRPr="000B5DC0">
        <w:rPr>
          <w:rFonts w:ascii="Times New Roman" w:eastAsia="Times New Roman" w:hAnsi="Times New Roman" w:cs="David" w:hint="cs"/>
          <w:sz w:val="20"/>
          <w:szCs w:val="24"/>
          <w:rtl/>
          <w:lang w:eastAsia="he-IL"/>
        </w:rPr>
        <w:t xml:space="preserve"> זה</w:t>
      </w:r>
      <w:r w:rsidRPr="000B5DC0">
        <w:rPr>
          <w:rFonts w:ascii="Times New Roman" w:eastAsia="Times New Roman" w:hAnsi="Times New Roman" w:cs="David"/>
          <w:sz w:val="20"/>
          <w:szCs w:val="24"/>
          <w:rtl/>
          <w:lang w:eastAsia="he-IL"/>
        </w:rPr>
        <w:t xml:space="preserve">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או כש</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נוי</w:t>
      </w:r>
      <w:r w:rsidRPr="000B5DC0">
        <w:rPr>
          <w:rFonts w:ascii="Times New Roman" w:eastAsia="Times New Roman" w:hAnsi="Times New Roman" w:cs="David" w:hint="cs"/>
          <w:sz w:val="20"/>
          <w:szCs w:val="24"/>
          <w:rtl/>
          <w:lang w:eastAsia="he-IL"/>
        </w:rPr>
        <w:t xml:space="preserve"> ו/או</w:t>
      </w:r>
      <w:r w:rsidRPr="000B5DC0">
        <w:rPr>
          <w:rFonts w:ascii="Times New Roman" w:eastAsia="Times New Roman" w:hAnsi="Times New Roman" w:cs="David"/>
          <w:sz w:val="20"/>
          <w:szCs w:val="24"/>
          <w:rtl/>
          <w:lang w:eastAsia="he-IL"/>
        </w:rPr>
        <w:t xml:space="preserve">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טול </w:t>
      </w:r>
      <w:r w:rsidRPr="000B5DC0">
        <w:rPr>
          <w:rFonts w:ascii="Times New Roman" w:eastAsia="Times New Roman" w:hAnsi="Times New Roman" w:cs="David" w:hint="cs"/>
          <w:sz w:val="20"/>
          <w:szCs w:val="24"/>
          <w:rtl/>
          <w:lang w:eastAsia="he-IL"/>
        </w:rPr>
        <w:t>ו/</w:t>
      </w:r>
      <w:r w:rsidRPr="000B5DC0">
        <w:rPr>
          <w:rFonts w:ascii="Times New Roman" w:eastAsia="Times New Roman" w:hAnsi="Times New Roman" w:cs="David"/>
          <w:sz w:val="20"/>
          <w:szCs w:val="24"/>
          <w:rtl/>
          <w:lang w:eastAsia="he-IL"/>
        </w:rPr>
        <w:t xml:space="preserve">או תוספת של תנאי </w:t>
      </w:r>
      <w:r w:rsidRPr="000B5DC0">
        <w:rPr>
          <w:rFonts w:ascii="Times New Roman" w:eastAsia="Times New Roman" w:hAnsi="Times New Roman" w:cs="David" w:hint="cs"/>
          <w:sz w:val="20"/>
          <w:szCs w:val="24"/>
          <w:rtl/>
          <w:lang w:eastAsia="he-IL"/>
        </w:rPr>
        <w:t>כלשהו</w:t>
      </w:r>
      <w:r w:rsidRPr="000B5DC0">
        <w:rPr>
          <w:rFonts w:ascii="Times New Roman" w:eastAsia="Times New Roman" w:hAnsi="Times New Roman" w:cs="David"/>
          <w:sz w:val="20"/>
          <w:szCs w:val="24"/>
          <w:rtl/>
          <w:lang w:eastAsia="he-IL"/>
        </w:rPr>
        <w:t>, אלא אם נעשו במפורש ובכתב.</w:t>
      </w:r>
    </w:p>
    <w:p w14:paraId="433B3CE1" w14:textId="77777777" w:rsidR="000B5DC0" w:rsidRPr="000B5DC0" w:rsidRDefault="000B5DC0" w:rsidP="000B5DC0">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מבלי לגרוע מכלליות האמור לעיל -</w:t>
      </w:r>
    </w:p>
    <w:p w14:paraId="529B6345"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2E3C3E9C" w14:textId="77777777" w:rsidR="000B5DC0" w:rsidRPr="000B5DC0" w:rsidRDefault="000B5DC0" w:rsidP="000B5DC0">
      <w:pPr>
        <w:widowControl w:val="0"/>
        <w:numPr>
          <w:ilvl w:val="2"/>
          <w:numId w:val="1"/>
        </w:numPr>
        <w:spacing w:before="0" w:beforeAutospacing="0" w:after="200" w:afterAutospacing="0" w:line="240" w:lineRule="auto"/>
        <w:ind w:left="1508" w:right="0" w:hanging="37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תור כלשהו על זכויות וחובות לפי החוזה.</w:t>
      </w:r>
    </w:p>
    <w:p w14:paraId="583AB9C4" w14:textId="77777777" w:rsidR="000B5DC0" w:rsidRPr="000B5DC0" w:rsidRDefault="000B5DC0" w:rsidP="000B5DC0">
      <w:pPr>
        <w:widowControl w:val="0"/>
        <w:numPr>
          <w:ilvl w:val="1"/>
          <w:numId w:val="1"/>
        </w:numPr>
        <w:spacing w:before="0" w:beforeAutospacing="0" w:after="200" w:afterAutospacing="0" w:line="240" w:lineRule="auto"/>
        <w:ind w:left="788" w:right="0" w:hanging="4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במידה והמתכנן כולל מספר גופים או יחידים</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5FF57EE6"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0B5DC0">
        <w:rPr>
          <w:rFonts w:ascii="Times New Roman" w:eastAsia="Times New Roman" w:hAnsi="Times New Roman" w:cs="David" w:hint="cs"/>
          <w:sz w:val="24"/>
          <w:szCs w:val="24"/>
          <w:rtl/>
          <w:lang w:eastAsia="he-IL"/>
        </w:rPr>
        <w:t>,</w:t>
      </w:r>
      <w:r w:rsidRPr="000B5DC0">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0B5DC0">
        <w:rPr>
          <w:rFonts w:ascii="Times New Roman" w:eastAsia="Times New Roman" w:hAnsi="Times New Roman" w:cs="David" w:hint="cs"/>
          <w:b/>
          <w:bCs/>
          <w:sz w:val="24"/>
          <w:szCs w:val="24"/>
          <w:rtl/>
          <w:lang w:eastAsia="he-IL"/>
        </w:rPr>
        <w:t>א</w:t>
      </w:r>
      <w:r w:rsidRPr="000B5DC0">
        <w:rPr>
          <w:rFonts w:ascii="Times New Roman" w:eastAsia="Times New Roman" w:hAnsi="Times New Roman" w:cs="David" w:hint="cs"/>
          <w:sz w:val="24"/>
          <w:szCs w:val="24"/>
          <w:rtl/>
          <w:lang w:eastAsia="he-IL"/>
        </w:rPr>
        <w:t>'</w:t>
      </w:r>
      <w:r w:rsidRPr="000B5DC0">
        <w:rPr>
          <w:rFonts w:ascii="Times New Roman" w:eastAsia="Times New Roman" w:hAnsi="Times New Roman" w:cs="David"/>
          <w:sz w:val="24"/>
          <w:szCs w:val="24"/>
          <w:rtl/>
          <w:lang w:eastAsia="he-IL"/>
        </w:rPr>
        <w:t xml:space="preserve"> בגין כל חיוב מחיובי המזמין </w:t>
      </w:r>
      <w:r w:rsidRPr="000B5DC0">
        <w:rPr>
          <w:rFonts w:ascii="Times New Roman" w:eastAsia="Times New Roman" w:hAnsi="Times New Roman" w:cs="David" w:hint="cs"/>
          <w:sz w:val="24"/>
          <w:szCs w:val="24"/>
          <w:rtl/>
          <w:lang w:eastAsia="he-IL"/>
        </w:rPr>
        <w:t>על פי</w:t>
      </w:r>
      <w:r w:rsidRPr="000B5DC0">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0B5DC0">
        <w:rPr>
          <w:rFonts w:ascii="Times New Roman" w:eastAsia="Times New Roman" w:hAnsi="Times New Roman" w:cs="David" w:hint="cs"/>
          <w:sz w:val="24"/>
          <w:szCs w:val="24"/>
          <w:rtl/>
          <w:lang w:eastAsia="he-IL"/>
        </w:rPr>
        <w:t>על פ</w:t>
      </w:r>
      <w:r w:rsidRPr="000B5DC0">
        <w:rPr>
          <w:rFonts w:ascii="Times New Roman" w:eastAsia="Times New Roman" w:hAnsi="Times New Roman" w:cs="David"/>
          <w:sz w:val="24"/>
          <w:szCs w:val="24"/>
          <w:rtl/>
          <w:lang w:eastAsia="he-IL"/>
        </w:rPr>
        <w:t>י חוזה זה. וזאת מבלי לגרוע מהאמור להלן בסיפא לס"ק זה.</w:t>
      </w:r>
    </w:p>
    <w:p w14:paraId="68123091" w14:textId="77777777" w:rsidR="000B5DC0" w:rsidRPr="000B5DC0" w:rsidRDefault="000B5DC0" w:rsidP="000B5DC0">
      <w:pPr>
        <w:keepNext/>
        <w:widowControl w:val="0"/>
        <w:spacing w:before="0" w:beforeAutospacing="0" w:after="200" w:afterAutospacing="0" w:line="240" w:lineRule="auto"/>
        <w:ind w:left="798"/>
        <w:jc w:val="both"/>
        <w:outlineLvl w:val="1"/>
        <w:rPr>
          <w:rFonts w:ascii="Times New Roman" w:eastAsia="Times New Roman" w:hAnsi="Times New Roman" w:cs="David"/>
          <w:bCs/>
          <w:sz w:val="20"/>
          <w:szCs w:val="24"/>
          <w:rtl/>
          <w:lang w:eastAsia="he-IL"/>
        </w:rPr>
      </w:pPr>
      <w:r w:rsidRPr="000B5DC0">
        <w:rPr>
          <w:rFonts w:ascii="Times New Roman" w:eastAsia="Times New Roman" w:hAnsi="Times New Roman" w:cs="David"/>
          <w:b/>
          <w:sz w:val="20"/>
          <w:szCs w:val="24"/>
          <w:rtl/>
          <w:lang w:eastAsia="he-IL"/>
        </w:rPr>
        <w:t>המתכנן מתחייב בזה</w:t>
      </w:r>
      <w:r w:rsidRPr="000B5DC0">
        <w:rPr>
          <w:rFonts w:ascii="Times New Roman" w:eastAsia="Times New Roman" w:hAnsi="Times New Roman" w:cs="David" w:hint="cs"/>
          <w:b/>
          <w:sz w:val="20"/>
          <w:szCs w:val="24"/>
          <w:rtl/>
          <w:lang w:eastAsia="he-IL"/>
        </w:rPr>
        <w:t>,</w:t>
      </w:r>
      <w:r w:rsidRPr="000B5DC0">
        <w:rPr>
          <w:rFonts w:ascii="Times New Roman" w:eastAsia="Times New Roman" w:hAnsi="Times New Roman" w:cs="David"/>
          <w:b/>
          <w:sz w:val="20"/>
          <w:szCs w:val="24"/>
          <w:rtl/>
          <w:lang w:eastAsia="he-IL"/>
        </w:rPr>
        <w:t xml:space="preserve"> כי כל דרישה</w:t>
      </w:r>
      <w:r w:rsidRPr="000B5DC0">
        <w:rPr>
          <w:rFonts w:ascii="Times New Roman" w:eastAsia="Times New Roman" w:hAnsi="Times New Roman" w:cs="David" w:hint="cs"/>
          <w:b/>
          <w:sz w:val="20"/>
          <w:szCs w:val="24"/>
          <w:rtl/>
          <w:lang w:eastAsia="he-IL"/>
        </w:rPr>
        <w:t xml:space="preserve"> ו/או תלונה</w:t>
      </w:r>
      <w:r w:rsidRPr="000B5DC0">
        <w:rPr>
          <w:rFonts w:ascii="Times New Roman" w:eastAsia="Times New Roman" w:hAnsi="Times New Roman" w:cs="David"/>
          <w:b/>
          <w:sz w:val="20"/>
          <w:szCs w:val="24"/>
          <w:rtl/>
          <w:lang w:eastAsia="he-IL"/>
        </w:rPr>
        <w:t xml:space="preserve"> </w:t>
      </w:r>
      <w:r w:rsidRPr="000B5DC0">
        <w:rPr>
          <w:rFonts w:ascii="Times New Roman" w:eastAsia="Times New Roman" w:hAnsi="Times New Roman" w:cs="David" w:hint="cs"/>
          <w:b/>
          <w:sz w:val="20"/>
          <w:szCs w:val="24"/>
          <w:rtl/>
          <w:lang w:eastAsia="he-IL"/>
        </w:rPr>
        <w:t xml:space="preserve">ו/או </w:t>
      </w:r>
      <w:r w:rsidRPr="000B5DC0">
        <w:rPr>
          <w:rFonts w:ascii="Times New Roman" w:eastAsia="Times New Roman" w:hAnsi="Times New Roman" w:cs="David"/>
          <w:b/>
          <w:sz w:val="20"/>
          <w:szCs w:val="24"/>
          <w:rtl/>
          <w:lang w:eastAsia="he-IL"/>
        </w:rPr>
        <w:t>טענה ו/או תביעה, ככל שתהיינה לו כנגד המזמין בגין חיובי המזמין ע</w:t>
      </w:r>
      <w:r w:rsidRPr="000B5DC0">
        <w:rPr>
          <w:rFonts w:ascii="Times New Roman" w:eastAsia="Times New Roman" w:hAnsi="Times New Roman" w:cs="David" w:hint="cs"/>
          <w:b/>
          <w:sz w:val="20"/>
          <w:szCs w:val="24"/>
          <w:rtl/>
          <w:lang w:eastAsia="he-IL"/>
        </w:rPr>
        <w:t>ל פי</w:t>
      </w:r>
      <w:r w:rsidRPr="000B5DC0">
        <w:rPr>
          <w:rFonts w:ascii="Times New Roman" w:eastAsia="Times New Roman" w:hAnsi="Times New Roman" w:cs="David"/>
          <w:b/>
          <w:sz w:val="20"/>
          <w:szCs w:val="24"/>
          <w:rtl/>
          <w:lang w:eastAsia="he-IL"/>
        </w:rPr>
        <w:t xml:space="preserve"> חוזה זה, תוגבל עד לגובה חלקו היחסי של כל אחד מיחידי המזמין כמפורט בנספח </w:t>
      </w:r>
      <w:r w:rsidRPr="000B5DC0">
        <w:rPr>
          <w:rFonts w:ascii="Times New Roman" w:eastAsia="Times New Roman" w:hAnsi="Times New Roman" w:cs="David" w:hint="cs"/>
          <w:bCs/>
          <w:sz w:val="20"/>
          <w:szCs w:val="24"/>
          <w:rtl/>
          <w:lang w:eastAsia="he-IL"/>
        </w:rPr>
        <w:t>א</w:t>
      </w:r>
      <w:r w:rsidRPr="000B5DC0">
        <w:rPr>
          <w:rFonts w:ascii="Times New Roman" w:eastAsia="Times New Roman" w:hAnsi="Times New Roman" w:cs="David" w:hint="cs"/>
          <w:b/>
          <w:sz w:val="20"/>
          <w:szCs w:val="24"/>
          <w:rtl/>
          <w:lang w:eastAsia="he-IL"/>
        </w:rPr>
        <w:t>'</w:t>
      </w:r>
      <w:r w:rsidRPr="000B5DC0">
        <w:rPr>
          <w:rFonts w:ascii="Times New Roman" w:eastAsia="Times New Roman" w:hAnsi="Times New Roman" w:cs="David"/>
          <w:b/>
          <w:sz w:val="20"/>
          <w:szCs w:val="24"/>
          <w:rtl/>
          <w:lang w:eastAsia="he-IL"/>
        </w:rPr>
        <w:t>. אותו דין</w:t>
      </w:r>
      <w:r w:rsidRPr="000B5DC0">
        <w:rPr>
          <w:rFonts w:ascii="Times New Roman" w:eastAsia="Times New Roman" w:hAnsi="Times New Roman" w:cs="David" w:hint="cs"/>
          <w:b/>
          <w:sz w:val="20"/>
          <w:szCs w:val="24"/>
          <w:rtl/>
          <w:lang w:eastAsia="he-IL"/>
        </w:rPr>
        <w:t>,</w:t>
      </w:r>
      <w:r w:rsidRPr="000B5DC0">
        <w:rPr>
          <w:rFonts w:ascii="Times New Roman" w:eastAsia="Times New Roman" w:hAnsi="Times New Roman" w:cs="David"/>
          <w:b/>
          <w:sz w:val="20"/>
          <w:szCs w:val="24"/>
          <w:rtl/>
          <w:lang w:eastAsia="he-IL"/>
        </w:rPr>
        <w:t xml:space="preserve"> יחול לגבי תביעה של מי מיחידי המזמין כנגד המתכנן</w:t>
      </w:r>
      <w:r w:rsidRPr="000B5DC0">
        <w:rPr>
          <w:rFonts w:ascii="Times New Roman" w:eastAsia="Times New Roman" w:hAnsi="Times New Roman" w:cs="David" w:hint="cs"/>
          <w:b/>
          <w:sz w:val="20"/>
          <w:szCs w:val="24"/>
          <w:rtl/>
          <w:lang w:eastAsia="he-IL"/>
        </w:rPr>
        <w:t>.</w:t>
      </w:r>
      <w:r w:rsidRPr="000B5DC0">
        <w:rPr>
          <w:rFonts w:ascii="Times New Roman" w:eastAsia="Times New Roman" w:hAnsi="Times New Roman" w:cs="David"/>
          <w:b/>
          <w:sz w:val="20"/>
          <w:szCs w:val="24"/>
          <w:rtl/>
          <w:lang w:eastAsia="he-IL"/>
        </w:rPr>
        <w:t xml:space="preserve"> קרי</w:t>
      </w:r>
      <w:r w:rsidRPr="000B5DC0">
        <w:rPr>
          <w:rFonts w:ascii="Times New Roman" w:eastAsia="Times New Roman" w:hAnsi="Times New Roman" w:cs="David" w:hint="cs"/>
          <w:b/>
          <w:sz w:val="20"/>
          <w:szCs w:val="24"/>
          <w:rtl/>
          <w:lang w:eastAsia="he-IL"/>
        </w:rPr>
        <w:t>,</w:t>
      </w:r>
      <w:r w:rsidRPr="000B5DC0">
        <w:rPr>
          <w:rFonts w:ascii="Times New Roman" w:eastAsia="Times New Roman" w:hAnsi="Times New Roman" w:cs="David"/>
          <w:b/>
          <w:sz w:val="20"/>
          <w:szCs w:val="24"/>
          <w:rtl/>
          <w:lang w:eastAsia="he-IL"/>
        </w:rPr>
        <w:t xml:space="preserve"> תביעה כאמור</w:t>
      </w:r>
      <w:r w:rsidRPr="000B5DC0">
        <w:rPr>
          <w:rFonts w:ascii="Times New Roman" w:eastAsia="Times New Roman" w:hAnsi="Times New Roman" w:cs="David" w:hint="cs"/>
          <w:b/>
          <w:sz w:val="20"/>
          <w:szCs w:val="24"/>
          <w:rtl/>
          <w:lang w:eastAsia="he-IL"/>
        </w:rPr>
        <w:t>,</w:t>
      </w:r>
      <w:r w:rsidRPr="000B5DC0">
        <w:rPr>
          <w:rFonts w:ascii="Times New Roman" w:eastAsia="Times New Roman" w:hAnsi="Times New Roman" w:cs="David"/>
          <w:b/>
          <w:sz w:val="20"/>
          <w:szCs w:val="24"/>
          <w:rtl/>
          <w:lang w:eastAsia="he-IL"/>
        </w:rPr>
        <w:t xml:space="preserve"> תוגבל עד לגובה חלקו היחסי של התובע במזמין  כמפורט בנספח </w:t>
      </w:r>
      <w:r w:rsidRPr="000B5DC0">
        <w:rPr>
          <w:rFonts w:ascii="Times New Roman" w:eastAsia="Times New Roman" w:hAnsi="Times New Roman" w:cs="David" w:hint="cs"/>
          <w:bCs/>
          <w:sz w:val="20"/>
          <w:szCs w:val="24"/>
          <w:rtl/>
          <w:lang w:eastAsia="he-IL"/>
        </w:rPr>
        <w:t>א</w:t>
      </w:r>
      <w:r w:rsidRPr="000B5DC0">
        <w:rPr>
          <w:rFonts w:ascii="Times New Roman" w:eastAsia="Times New Roman" w:hAnsi="Times New Roman" w:cs="David" w:hint="cs"/>
          <w:b/>
          <w:sz w:val="20"/>
          <w:szCs w:val="24"/>
          <w:rtl/>
          <w:lang w:eastAsia="he-IL"/>
        </w:rPr>
        <w:t>'</w:t>
      </w:r>
      <w:r w:rsidRPr="000B5DC0">
        <w:rPr>
          <w:rFonts w:ascii="Times New Roman" w:eastAsia="Times New Roman" w:hAnsi="Times New Roman" w:cs="David"/>
          <w:b/>
          <w:sz w:val="20"/>
          <w:szCs w:val="24"/>
          <w:rtl/>
          <w:lang w:eastAsia="he-IL"/>
        </w:rPr>
        <w:t>.</w:t>
      </w:r>
    </w:p>
    <w:p w14:paraId="1CDE23EA"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11147771" w14:textId="77777777" w:rsidR="000B5DC0" w:rsidRPr="000B5DC0" w:rsidRDefault="000B5DC0" w:rsidP="000B5DC0">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למען הסר ספק</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מוסכם ומוצהר</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5936DCB3"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28BDB724" w14:textId="77777777" w:rsidR="000B5DC0" w:rsidRPr="000B5DC0" w:rsidRDefault="000B5DC0" w:rsidP="000B5DC0">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חוזה זה על נספחיו</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11279A13" w14:textId="77777777" w:rsidR="000B5DC0" w:rsidRPr="000B5DC0" w:rsidDel="00606362" w:rsidRDefault="000B5DC0" w:rsidP="000B5DC0">
      <w:pPr>
        <w:widowControl w:val="0"/>
        <w:numPr>
          <w:ilvl w:val="1"/>
          <w:numId w:val="1"/>
        </w:numPr>
        <w:spacing w:before="0" w:beforeAutospacing="0" w:after="720" w:afterAutospacing="0" w:line="240" w:lineRule="auto"/>
        <w:ind w:left="788" w:right="0" w:hanging="431"/>
        <w:jc w:val="both"/>
        <w:rPr>
          <w:del w:id="43" w:author="Meryl Etman [2]" w:date="2022-11-28T14:56:00Z"/>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0B5DC0">
        <w:rPr>
          <w:rFonts w:ascii="Times New Roman" w:eastAsia="Times New Roman" w:hAnsi="Times New Roman" w:cs="David" w:hint="cs"/>
          <w:sz w:val="20"/>
          <w:szCs w:val="24"/>
          <w:rtl/>
          <w:lang w:eastAsia="he-IL"/>
        </w:rPr>
        <w:t>רשום</w:t>
      </w:r>
      <w:r w:rsidRPr="000B5DC0">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0B5DC0">
        <w:rPr>
          <w:rFonts w:ascii="Times New Roman" w:eastAsia="Times New Roman" w:hAnsi="Times New Roman" w:cs="David" w:hint="cs"/>
          <w:sz w:val="20"/>
          <w:szCs w:val="24"/>
          <w:rtl/>
          <w:lang w:eastAsia="he-IL"/>
        </w:rPr>
        <w:t>,</w:t>
      </w:r>
      <w:r w:rsidRPr="000B5DC0">
        <w:rPr>
          <w:rFonts w:ascii="Times New Roman" w:eastAsia="Times New Roman" w:hAnsi="Times New Roman" w:cs="David"/>
          <w:sz w:val="20"/>
          <w:szCs w:val="24"/>
          <w:rtl/>
          <w:lang w:eastAsia="he-IL"/>
        </w:rPr>
        <w:t xml:space="preserve"> תחשב היא כמתקבלת ביום משלוח או מסירתה כאמור.</w:t>
      </w:r>
    </w:p>
    <w:p w14:paraId="374E9502" w14:textId="77777777" w:rsidR="000B5DC0" w:rsidRPr="00606362" w:rsidDel="00606362" w:rsidRDefault="000B5DC0">
      <w:pPr>
        <w:widowControl w:val="0"/>
        <w:numPr>
          <w:ilvl w:val="1"/>
          <w:numId w:val="1"/>
        </w:numPr>
        <w:spacing w:before="0" w:beforeAutospacing="0" w:after="0" w:afterAutospacing="0" w:line="240" w:lineRule="auto"/>
        <w:ind w:left="788" w:right="0" w:hanging="431"/>
        <w:jc w:val="both"/>
        <w:rPr>
          <w:del w:id="44" w:author="Meryl Etman [2]" w:date="2022-11-28T14:56:00Z"/>
          <w:rFonts w:ascii="Times New Roman" w:eastAsia="Times New Roman" w:hAnsi="Times New Roman" w:cs="David"/>
          <w:sz w:val="20"/>
          <w:szCs w:val="24"/>
          <w:rtl/>
          <w:lang w:eastAsia="he-IL"/>
        </w:rPr>
        <w:pPrChange w:id="45" w:author="Meryl Etman [2]" w:date="2022-11-28T14:56:00Z">
          <w:pPr>
            <w:widowControl w:val="0"/>
            <w:spacing w:before="0" w:beforeAutospacing="0" w:after="0" w:afterAutospacing="0" w:line="240" w:lineRule="auto"/>
            <w:jc w:val="both"/>
          </w:pPr>
        </w:pPrChange>
      </w:pPr>
    </w:p>
    <w:p w14:paraId="5CB739DA" w14:textId="13046BF5" w:rsidR="00DF6A6B" w:rsidDel="00606362" w:rsidRDefault="00DF6A6B">
      <w:pPr>
        <w:widowControl w:val="0"/>
        <w:spacing w:before="0" w:beforeAutospacing="0" w:after="0" w:afterAutospacing="0" w:line="240" w:lineRule="auto"/>
        <w:rPr>
          <w:del w:id="46" w:author="Meryl Etman [2]" w:date="2022-11-28T14:56:00Z"/>
          <w:rFonts w:ascii="Times New Roman" w:eastAsia="Times New Roman" w:hAnsi="Times New Roman" w:cs="David"/>
          <w:bCs/>
          <w:sz w:val="20"/>
          <w:szCs w:val="24"/>
          <w:rtl/>
          <w:lang w:eastAsia="he-IL"/>
        </w:rPr>
        <w:pPrChange w:id="47" w:author="Meryl Etman [2]" w:date="2022-11-28T14:56:00Z">
          <w:pPr>
            <w:widowControl w:val="0"/>
            <w:spacing w:before="0" w:beforeAutospacing="0" w:after="0" w:afterAutospacing="0" w:line="240" w:lineRule="auto"/>
            <w:jc w:val="center"/>
          </w:pPr>
        </w:pPrChange>
      </w:pPr>
    </w:p>
    <w:p w14:paraId="7C334F03" w14:textId="77777777" w:rsidR="00DF6A6B" w:rsidRDefault="00DF6A6B">
      <w:pPr>
        <w:widowControl w:val="0"/>
        <w:numPr>
          <w:ilvl w:val="1"/>
          <w:numId w:val="1"/>
        </w:numPr>
        <w:spacing w:before="0" w:beforeAutospacing="0" w:after="720" w:afterAutospacing="0" w:line="240" w:lineRule="auto"/>
        <w:ind w:left="788" w:right="0" w:hanging="431"/>
        <w:jc w:val="both"/>
        <w:rPr>
          <w:rFonts w:ascii="Times New Roman" w:eastAsia="Times New Roman" w:hAnsi="Times New Roman" w:cs="David"/>
          <w:bCs/>
          <w:sz w:val="20"/>
          <w:szCs w:val="24"/>
          <w:rtl/>
          <w:lang w:eastAsia="he-IL"/>
        </w:rPr>
        <w:pPrChange w:id="48" w:author="Meryl Etman [2]" w:date="2022-11-28T14:56:00Z">
          <w:pPr>
            <w:widowControl w:val="0"/>
            <w:spacing w:before="0" w:beforeAutospacing="0" w:after="0" w:afterAutospacing="0" w:line="240" w:lineRule="auto"/>
            <w:jc w:val="center"/>
          </w:pPr>
        </w:pPrChange>
      </w:pPr>
    </w:p>
    <w:p w14:paraId="576B18BB" w14:textId="7BDD0993" w:rsidR="00DF6A6B" w:rsidDel="00606362" w:rsidRDefault="00DF6A6B" w:rsidP="00DF6A6B">
      <w:pPr>
        <w:widowControl w:val="0"/>
        <w:spacing w:before="0" w:beforeAutospacing="0" w:after="0" w:afterAutospacing="0" w:line="240" w:lineRule="auto"/>
        <w:jc w:val="center"/>
        <w:rPr>
          <w:del w:id="49" w:author="Meryl Etman [2]" w:date="2022-11-28T14:56:00Z"/>
          <w:rFonts w:ascii="Times New Roman" w:eastAsia="Times New Roman" w:hAnsi="Times New Roman" w:cs="David"/>
          <w:bCs/>
          <w:sz w:val="20"/>
          <w:szCs w:val="24"/>
          <w:rtl/>
          <w:lang w:eastAsia="he-IL"/>
        </w:rPr>
      </w:pPr>
    </w:p>
    <w:p w14:paraId="42A0947A" w14:textId="77777777" w:rsidR="00DF6A6B" w:rsidRPr="00435A20" w:rsidRDefault="00DF6A6B" w:rsidP="00DF6A6B">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435A20">
        <w:rPr>
          <w:rFonts w:ascii="Times New Roman" w:eastAsia="Times New Roman" w:hAnsi="Times New Roman" w:cs="David"/>
          <w:bCs/>
          <w:sz w:val="20"/>
          <w:szCs w:val="24"/>
          <w:rtl/>
          <w:lang w:eastAsia="he-IL"/>
        </w:rPr>
        <w:t>ולראיה באו הצדדים על החתום:</w:t>
      </w:r>
    </w:p>
    <w:p w14:paraId="256CDE4B" w14:textId="77777777" w:rsidR="00DF6A6B" w:rsidRPr="00435A20" w:rsidRDefault="00DF6A6B" w:rsidP="00DF6A6B">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5C98B225" w14:textId="77777777" w:rsidR="00DF6A6B" w:rsidRDefault="00DF6A6B" w:rsidP="00DF6A6B">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68F7198B" w14:textId="77777777" w:rsidR="00DF6A6B" w:rsidRPr="00435A20" w:rsidRDefault="00DF6A6B" w:rsidP="00DF6A6B">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6A9BDD1C" w14:textId="77777777" w:rsidR="00DF6A6B" w:rsidRPr="00803AF2" w:rsidRDefault="00DF6A6B" w:rsidP="00DF6A6B">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803AF2">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rtl/>
            <w:lang w:eastAsia="he-IL"/>
          </w:rPr>
          <w:alias w:val="שם ספק"/>
          <w:tag w:val="cntSupllierName"/>
          <w:id w:val="431858896"/>
          <w:placeholder>
            <w:docPart w:val="65A72D1E0BBB4CC0BD2FB84228F5735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50" w:author="Meryl Etman" w:date="2022-11-28T14:48:00Z">
            <w:r w:rsidR="00721CB7">
              <w:rPr>
                <w:rFonts w:ascii="Times New Roman" w:eastAsia="Times New Roman" w:hAnsi="Times New Roman" w:cs="David"/>
                <w:color w:val="00B0F0"/>
                <w:sz w:val="20"/>
                <w:szCs w:val="24"/>
                <w:rtl/>
                <w:lang w:eastAsia="he-IL"/>
              </w:rPr>
              <w:t>עופר מרגלית אדריכל נוף</w:t>
            </w:r>
          </w:ins>
        </w:sdtContent>
      </w:sdt>
      <w:r w:rsidRPr="00803AF2">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1697851747"/>
          <w:placeholder>
            <w:docPart w:val="22E10649CA42466989BB2BE2D491DC5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ins w:id="51" w:author="Meryl Etman" w:date="2022-11-28T14:46:00Z">
            <w:r w:rsidR="00721CB7" w:rsidRPr="003E6FC4">
              <w:rPr>
                <w:rStyle w:val="PlaceholderText"/>
                <w:rtl/>
              </w:rPr>
              <w:t>[שם צד א]</w:t>
            </w:r>
          </w:ins>
        </w:sdtContent>
      </w:sdt>
    </w:p>
    <w:p w14:paraId="787E5F6C" w14:textId="77777777" w:rsidR="00DF6A6B" w:rsidRPr="00435A20" w:rsidDel="00606362" w:rsidRDefault="00DF6A6B" w:rsidP="00DF6A6B">
      <w:pPr>
        <w:widowControl w:val="0"/>
        <w:tabs>
          <w:tab w:val="center" w:pos="1649"/>
          <w:tab w:val="center" w:pos="7177"/>
        </w:tabs>
        <w:spacing w:before="0" w:beforeAutospacing="0" w:after="480" w:afterAutospacing="0" w:line="240" w:lineRule="auto"/>
        <w:jc w:val="both"/>
        <w:rPr>
          <w:del w:id="52" w:author="Meryl Etman [2]" w:date="2022-11-28T14:56:00Z"/>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ab/>
        <w:t>המתכנן</w:t>
      </w:r>
      <w:r w:rsidRPr="00435A20">
        <w:rPr>
          <w:rFonts w:ascii="Times New Roman" w:eastAsia="Times New Roman" w:hAnsi="Times New Roman" w:cs="David"/>
          <w:sz w:val="20"/>
          <w:szCs w:val="24"/>
          <w:lang w:eastAsia="he-IL"/>
        </w:rPr>
        <w:t xml:space="preserve"> </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lang w:eastAsia="he-IL"/>
        </w:rPr>
        <w:t xml:space="preserve"> </w:t>
      </w:r>
      <w:r w:rsidRPr="00435A20">
        <w:rPr>
          <w:rFonts w:ascii="Times New Roman" w:eastAsia="Times New Roman" w:hAnsi="Times New Roman" w:cs="David"/>
          <w:sz w:val="20"/>
          <w:szCs w:val="24"/>
          <w:rtl/>
          <w:lang w:eastAsia="he-IL"/>
        </w:rPr>
        <w:t>המזמין</w:t>
      </w:r>
      <w:r w:rsidRPr="00435A20">
        <w:rPr>
          <w:rFonts w:ascii="Times New Roman" w:eastAsia="Times New Roman" w:hAnsi="Times New Roman" w:cs="David"/>
          <w:sz w:val="20"/>
          <w:szCs w:val="24"/>
          <w:lang w:eastAsia="he-IL"/>
        </w:rPr>
        <w:t xml:space="preserve"> </w:t>
      </w:r>
    </w:p>
    <w:p w14:paraId="231FB3CA" w14:textId="77777777" w:rsidR="00DF6A6B" w:rsidRPr="00435A20" w:rsidRDefault="00DF6A6B">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Change w:id="53" w:author="Meryl Etman [2]" w:date="2022-11-28T14:56:00Z">
          <w:pPr>
            <w:widowControl w:val="0"/>
            <w:spacing w:before="0" w:beforeAutospacing="0" w:after="0" w:afterAutospacing="0" w:line="240" w:lineRule="auto"/>
            <w:jc w:val="both"/>
          </w:pPr>
        </w:pPrChange>
      </w:pPr>
    </w:p>
    <w:p w14:paraId="1241021C" w14:textId="77777777" w:rsidR="00DF6A6B"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2FAA8B6" w14:textId="77777777" w:rsidR="00DF6A6B"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5274554"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435A20">
        <w:rPr>
          <w:rFonts w:ascii="Times New Roman" w:eastAsia="Times New Roman" w:hAnsi="Times New Roman" w:cs="David" w:hint="cs"/>
          <w:sz w:val="20"/>
          <w:szCs w:val="24"/>
          <w:rtl/>
          <w:lang w:eastAsia="he-IL"/>
        </w:rPr>
        <w:t>י</w:t>
      </w:r>
      <w:r w:rsidRPr="00435A20">
        <w:rPr>
          <w:rFonts w:ascii="Times New Roman" w:eastAsia="Times New Roman" w:hAnsi="Times New Roman" w:cs="David"/>
          <w:sz w:val="20"/>
          <w:szCs w:val="24"/>
          <w:rtl/>
          <w:lang w:eastAsia="he-IL"/>
        </w:rPr>
        <w:t xml:space="preserve">ן זה. </w:t>
      </w:r>
    </w:p>
    <w:p w14:paraId="0E9B80FC"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EAFF260" w14:textId="77777777" w:rsidR="00DF6A6B"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תאריך :  _______________</w:t>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r>
      <w:r w:rsidRPr="00435A20">
        <w:rPr>
          <w:rFonts w:ascii="Times New Roman" w:eastAsia="Times New Roman" w:hAnsi="Times New Roman" w:cs="David"/>
          <w:sz w:val="20"/>
          <w:szCs w:val="24"/>
          <w:rtl/>
          <w:lang w:eastAsia="he-IL"/>
        </w:rPr>
        <w:tab/>
      </w:r>
    </w:p>
    <w:p w14:paraId="3EF23ADF"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35A20">
        <w:rPr>
          <w:rFonts w:ascii="Times New Roman" w:eastAsia="Times New Roman" w:hAnsi="Times New Roman" w:cs="David"/>
          <w:sz w:val="20"/>
          <w:szCs w:val="24"/>
          <w:rtl/>
          <w:lang w:eastAsia="he-IL"/>
        </w:rPr>
        <w:t>חתימה וחותמת עו"ד/ רו"ח : ________________</w:t>
      </w:r>
    </w:p>
    <w:p w14:paraId="6DC9495C"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E105225" w14:textId="77777777" w:rsidR="00DF6A6B" w:rsidRPr="00435A20" w:rsidDel="00606362" w:rsidRDefault="00DF6A6B" w:rsidP="00DF6A6B">
      <w:pPr>
        <w:widowControl w:val="0"/>
        <w:spacing w:before="0" w:beforeAutospacing="0" w:after="0" w:afterAutospacing="0" w:line="240" w:lineRule="auto"/>
        <w:jc w:val="center"/>
        <w:rPr>
          <w:del w:id="54" w:author="Meryl Etman [2]" w:date="2022-11-28T14:56:00Z"/>
          <w:rFonts w:ascii="Times New Roman" w:eastAsia="Times New Roman" w:hAnsi="Times New Roman" w:cs="David"/>
          <w:b/>
          <w:bCs/>
          <w:sz w:val="24"/>
          <w:szCs w:val="24"/>
          <w:rtl/>
          <w:lang w:eastAsia="he-IL"/>
        </w:rPr>
      </w:pPr>
    </w:p>
    <w:p w14:paraId="332C3BDF" w14:textId="77777777" w:rsidR="000B5DC0" w:rsidRPr="000B5DC0" w:rsidDel="00606362" w:rsidRDefault="000B5DC0" w:rsidP="000B5DC0">
      <w:pPr>
        <w:widowControl w:val="0"/>
        <w:spacing w:before="0" w:beforeAutospacing="0" w:after="0" w:afterAutospacing="0" w:line="240" w:lineRule="auto"/>
        <w:outlineLvl w:val="3"/>
        <w:rPr>
          <w:del w:id="55" w:author="Meryl Etman [2]" w:date="2022-11-28T14:56:00Z"/>
          <w:rFonts w:ascii="Times New Roman" w:eastAsia="Times New Roman" w:hAnsi="Times New Roman" w:cs="David"/>
          <w:bCs/>
          <w:sz w:val="24"/>
          <w:szCs w:val="24"/>
          <w:u w:val="single"/>
          <w:rtl/>
          <w:lang w:eastAsia="he-IL"/>
        </w:rPr>
      </w:pPr>
    </w:p>
    <w:p w14:paraId="4301991A" w14:textId="77777777" w:rsidR="000B5DC0" w:rsidRPr="000B5DC0" w:rsidDel="00606362" w:rsidRDefault="000B5DC0" w:rsidP="000B5DC0">
      <w:pPr>
        <w:widowControl w:val="0"/>
        <w:bidi w:val="0"/>
        <w:spacing w:before="0" w:beforeAutospacing="0" w:after="0" w:afterAutospacing="0" w:line="240" w:lineRule="auto"/>
        <w:rPr>
          <w:del w:id="56" w:author="Meryl Etman [2]" w:date="2022-11-28T14:56:00Z"/>
          <w:rFonts w:ascii="Times New Roman" w:eastAsia="Times New Roman" w:hAnsi="Times New Roman" w:cs="David"/>
          <w:sz w:val="20"/>
          <w:szCs w:val="20"/>
          <w:rtl/>
          <w:lang w:eastAsia="he-IL"/>
        </w:rPr>
      </w:pPr>
    </w:p>
    <w:p w14:paraId="2F5B520A" w14:textId="77777777" w:rsidR="000B5DC0" w:rsidRPr="000B5DC0" w:rsidDel="00606362" w:rsidRDefault="000B5DC0" w:rsidP="000B5DC0">
      <w:pPr>
        <w:widowControl w:val="0"/>
        <w:bidi w:val="0"/>
        <w:spacing w:before="0" w:beforeAutospacing="0" w:after="0" w:afterAutospacing="0" w:line="240" w:lineRule="auto"/>
        <w:rPr>
          <w:del w:id="57" w:author="Meryl Etman [2]" w:date="2022-11-28T14:56:00Z"/>
          <w:rFonts w:ascii="Times New Roman" w:eastAsia="Times New Roman" w:hAnsi="Times New Roman" w:cs="David"/>
          <w:sz w:val="20"/>
          <w:szCs w:val="20"/>
          <w:lang w:eastAsia="he-IL"/>
        </w:rPr>
      </w:pPr>
    </w:p>
    <w:p w14:paraId="5D670A12" w14:textId="77777777" w:rsidR="000B5DC0" w:rsidRPr="000B5DC0" w:rsidDel="00606362" w:rsidRDefault="000B5DC0" w:rsidP="000B5DC0">
      <w:pPr>
        <w:widowControl w:val="0"/>
        <w:bidi w:val="0"/>
        <w:spacing w:before="0" w:beforeAutospacing="0" w:after="0" w:afterAutospacing="0" w:line="240" w:lineRule="auto"/>
        <w:rPr>
          <w:del w:id="58" w:author="Meryl Etman [2]" w:date="2022-11-28T14:56:00Z"/>
          <w:rFonts w:ascii="Times New Roman" w:eastAsia="Times New Roman" w:hAnsi="Times New Roman" w:cs="David"/>
          <w:sz w:val="20"/>
          <w:szCs w:val="20"/>
          <w:lang w:eastAsia="he-IL"/>
        </w:rPr>
      </w:pPr>
    </w:p>
    <w:p w14:paraId="54FA3678" w14:textId="77777777" w:rsidR="000B5DC0" w:rsidRPr="000B5DC0" w:rsidDel="00606362" w:rsidRDefault="000B5DC0" w:rsidP="000B5DC0">
      <w:pPr>
        <w:widowControl w:val="0"/>
        <w:bidi w:val="0"/>
        <w:spacing w:before="0" w:beforeAutospacing="0" w:after="0" w:afterAutospacing="0" w:line="240" w:lineRule="auto"/>
        <w:rPr>
          <w:del w:id="59" w:author="Meryl Etman [2]" w:date="2022-11-28T14:56:00Z"/>
          <w:rFonts w:ascii="Times New Roman" w:eastAsia="Times New Roman" w:hAnsi="Times New Roman" w:cs="David"/>
          <w:sz w:val="20"/>
          <w:szCs w:val="20"/>
          <w:lang w:eastAsia="he-IL"/>
        </w:rPr>
      </w:pPr>
    </w:p>
    <w:p w14:paraId="1E0882F2" w14:textId="77777777" w:rsidR="000B5DC0" w:rsidRPr="000B5DC0" w:rsidDel="00606362" w:rsidRDefault="000B5DC0" w:rsidP="000B5DC0">
      <w:pPr>
        <w:widowControl w:val="0"/>
        <w:bidi w:val="0"/>
        <w:spacing w:before="0" w:beforeAutospacing="0" w:after="0" w:afterAutospacing="0" w:line="240" w:lineRule="auto"/>
        <w:rPr>
          <w:del w:id="60" w:author="Meryl Etman [2]" w:date="2022-11-28T14:56:00Z"/>
          <w:rFonts w:ascii="Times New Roman" w:eastAsia="Times New Roman" w:hAnsi="Times New Roman" w:cs="David"/>
          <w:sz w:val="20"/>
          <w:szCs w:val="20"/>
          <w:lang w:eastAsia="he-IL"/>
        </w:rPr>
      </w:pPr>
    </w:p>
    <w:p w14:paraId="4794403A" w14:textId="77777777" w:rsidR="000B5DC0" w:rsidRPr="000B5DC0" w:rsidDel="00606362" w:rsidRDefault="000B5DC0" w:rsidP="000B5DC0">
      <w:pPr>
        <w:widowControl w:val="0"/>
        <w:bidi w:val="0"/>
        <w:spacing w:before="0" w:beforeAutospacing="0" w:after="0" w:afterAutospacing="0" w:line="240" w:lineRule="auto"/>
        <w:rPr>
          <w:del w:id="61" w:author="Meryl Etman [2]" w:date="2022-11-28T14:56:00Z"/>
          <w:rFonts w:ascii="Times New Roman" w:eastAsia="Times New Roman" w:hAnsi="Times New Roman" w:cs="David"/>
          <w:sz w:val="20"/>
          <w:szCs w:val="20"/>
          <w:lang w:eastAsia="he-IL"/>
        </w:rPr>
      </w:pPr>
    </w:p>
    <w:p w14:paraId="1D70C165" w14:textId="77777777" w:rsidR="000B5DC0" w:rsidRPr="000B5DC0" w:rsidDel="00606362" w:rsidRDefault="000B5DC0" w:rsidP="000B5DC0">
      <w:pPr>
        <w:widowControl w:val="0"/>
        <w:bidi w:val="0"/>
        <w:spacing w:before="0" w:beforeAutospacing="0" w:after="0" w:afterAutospacing="0" w:line="240" w:lineRule="auto"/>
        <w:rPr>
          <w:del w:id="62" w:author="Meryl Etman [2]" w:date="2022-11-28T14:56:00Z"/>
          <w:rFonts w:ascii="Times New Roman" w:eastAsia="Times New Roman" w:hAnsi="Times New Roman" w:cs="David"/>
          <w:sz w:val="20"/>
          <w:szCs w:val="20"/>
          <w:lang w:eastAsia="he-IL"/>
        </w:rPr>
      </w:pPr>
    </w:p>
    <w:p w14:paraId="09B80EBF" w14:textId="77777777" w:rsidR="00C77045" w:rsidRDefault="00C77045" w:rsidP="00DF6A6B">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del w:id="63" w:author="Meryl Etman [2]" w:date="2022-11-28T14:56:00Z">
        <w:r w:rsidDel="00606362">
          <w:rPr>
            <w:rFonts w:ascii="Times New Roman" w:eastAsia="Times New Roman" w:hAnsi="Times New Roman" w:cs="David"/>
            <w:bCs/>
            <w:sz w:val="20"/>
            <w:szCs w:val="24"/>
            <w:u w:val="single"/>
            <w:rtl/>
            <w:lang w:eastAsia="he-IL"/>
          </w:rPr>
          <w:br w:type="page"/>
        </w:r>
      </w:del>
    </w:p>
    <w:p w14:paraId="751A5AB3" w14:textId="77777777" w:rsidR="008C30FE" w:rsidRDefault="008C30FE" w:rsidP="00DF6A6B">
      <w:pPr>
        <w:widowControl w:val="0"/>
        <w:spacing w:before="0" w:beforeAutospacing="0" w:after="0" w:afterAutospacing="0" w:line="240" w:lineRule="auto"/>
        <w:outlineLvl w:val="3"/>
        <w:rPr>
          <w:rFonts w:ascii="Times New Roman" w:eastAsia="Times New Roman" w:hAnsi="Times New Roman" w:cs="David"/>
          <w:bCs/>
          <w:sz w:val="20"/>
          <w:szCs w:val="24"/>
          <w:u w:val="single"/>
          <w:rtl/>
          <w:lang w:eastAsia="he-IL"/>
        </w:rPr>
      </w:pPr>
    </w:p>
    <w:p w14:paraId="49FB765B" w14:textId="77777777" w:rsidR="00606362" w:rsidRDefault="00606362">
      <w:pPr>
        <w:bidi w:val="0"/>
        <w:spacing w:before="0" w:beforeAutospacing="0" w:after="160" w:afterAutospacing="0" w:line="259" w:lineRule="auto"/>
        <w:rPr>
          <w:ins w:id="64" w:author="Meryl Etman [2]" w:date="2022-11-28T14:56:00Z"/>
          <w:rFonts w:ascii="Times New Roman" w:eastAsia="Times New Roman" w:hAnsi="Times New Roman" w:cs="David"/>
          <w:bCs/>
          <w:sz w:val="20"/>
          <w:szCs w:val="24"/>
          <w:u w:val="single"/>
          <w:rtl/>
          <w:lang w:eastAsia="he-IL"/>
        </w:rPr>
      </w:pPr>
      <w:ins w:id="65" w:author="Meryl Etman [2]" w:date="2022-11-28T14:56:00Z">
        <w:r>
          <w:rPr>
            <w:rFonts w:ascii="Times New Roman" w:eastAsia="Times New Roman" w:hAnsi="Times New Roman" w:cs="David"/>
            <w:bCs/>
            <w:sz w:val="20"/>
            <w:szCs w:val="24"/>
            <w:u w:val="single"/>
            <w:rtl/>
            <w:lang w:eastAsia="he-IL"/>
          </w:rPr>
          <w:br w:type="page"/>
        </w:r>
      </w:ins>
    </w:p>
    <w:p w14:paraId="0F167067" w14:textId="137D5390" w:rsidR="000B5DC0" w:rsidRPr="000B5DC0" w:rsidRDefault="000B5DC0" w:rsidP="000B5DC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0B5DC0">
        <w:rPr>
          <w:rFonts w:ascii="Times New Roman" w:eastAsia="Times New Roman" w:hAnsi="Times New Roman" w:cs="David"/>
          <w:bCs/>
          <w:sz w:val="20"/>
          <w:szCs w:val="24"/>
          <w:u w:val="single"/>
          <w:rtl/>
          <w:lang w:eastAsia="he-IL"/>
        </w:rPr>
        <w:t xml:space="preserve">נספח </w:t>
      </w:r>
      <w:r w:rsidR="00CD158F">
        <w:rPr>
          <w:rFonts w:ascii="Times New Roman" w:eastAsia="Times New Roman" w:hAnsi="Times New Roman" w:cs="David" w:hint="cs"/>
          <w:bCs/>
          <w:sz w:val="20"/>
          <w:szCs w:val="24"/>
          <w:u w:val="single"/>
          <w:rtl/>
          <w:lang w:eastAsia="he-IL"/>
        </w:rPr>
        <w:t>"</w:t>
      </w:r>
      <w:r w:rsidRPr="000B5DC0">
        <w:rPr>
          <w:rFonts w:ascii="Times New Roman" w:eastAsia="Times New Roman" w:hAnsi="Times New Roman" w:cs="David"/>
          <w:bCs/>
          <w:sz w:val="20"/>
          <w:szCs w:val="24"/>
          <w:u w:val="single"/>
          <w:rtl/>
          <w:lang w:eastAsia="he-IL"/>
        </w:rPr>
        <w:t>א'</w:t>
      </w:r>
      <w:r w:rsidR="00CD158F">
        <w:rPr>
          <w:rFonts w:ascii="Times New Roman" w:eastAsia="Times New Roman" w:hAnsi="Times New Roman" w:cs="David" w:hint="cs"/>
          <w:bCs/>
          <w:sz w:val="20"/>
          <w:szCs w:val="24"/>
          <w:u w:val="single"/>
          <w:rtl/>
          <w:lang w:eastAsia="he-IL"/>
        </w:rPr>
        <w:t>'</w:t>
      </w:r>
    </w:p>
    <w:p w14:paraId="6AE2DE21"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1.1</w:t>
      </w:r>
      <w:r w:rsidRPr="000B5DC0">
        <w:rPr>
          <w:rFonts w:ascii="Times New Roman" w:eastAsia="Times New Roman" w:hAnsi="Times New Roman" w:cs="David"/>
          <w:sz w:val="24"/>
          <w:szCs w:val="24"/>
          <w:rtl/>
          <w:lang w:eastAsia="he-IL"/>
        </w:rPr>
        <w:tab/>
        <w:t>הגדרות-</w:t>
      </w:r>
    </w:p>
    <w:p w14:paraId="1C709978"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6BC3F47" w14:textId="61CA84C8"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b/>
          <w:bCs/>
          <w:sz w:val="24"/>
          <w:szCs w:val="24"/>
          <w:rtl/>
          <w:lang w:eastAsia="he-IL"/>
        </w:rPr>
        <w:t>הפרויקט</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lang w:eastAsia="he-IL"/>
        </w:rPr>
        <w:t xml:space="preserve"> </w:t>
      </w:r>
      <w:r w:rsidRPr="000B5DC0">
        <w:rPr>
          <w:rFonts w:ascii="Times New Roman" w:eastAsia="Times New Roman" w:hAnsi="Times New Roman" w:cs="David"/>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color w:val="008000"/>
            <w:sz w:val="24"/>
            <w:szCs w:val="24"/>
            <w:rtl/>
            <w:lang w:eastAsia="he-IL"/>
          </w:rPr>
          <w:alias w:val="רשות מקומית"/>
          <w:tag w:val="cntLocalAuth"/>
          <w:id w:val="103080363"/>
          <w:placeholder>
            <w:docPart w:val="46824018AEAD486C9C3D75E08FEB253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66" w:author="Meryl Etman" w:date="2022-11-28T14:45:00Z">
            <w:r w:rsidR="00721CB7">
              <w:rPr>
                <w:rFonts w:ascii="Times New Roman" w:eastAsia="Times New Roman" w:hAnsi="Times New Roman" w:cs="David"/>
                <w:color w:val="008000"/>
                <w:sz w:val="24"/>
                <w:szCs w:val="24"/>
                <w:rtl/>
                <w:lang w:eastAsia="he-IL"/>
              </w:rPr>
              <w:t>גבעת שמואל</w:t>
            </w:r>
          </w:ins>
        </w:sdtContent>
      </w:sdt>
      <w:del w:id="67" w:author="Meryl Etman [2]" w:date="2022-11-28T14:57:00Z">
        <w:r w:rsidRPr="000B5DC0" w:rsidDel="00606362">
          <w:rPr>
            <w:rFonts w:ascii="Times New Roman" w:eastAsia="Times New Roman" w:hAnsi="Times New Roman" w:cs="David"/>
            <w:sz w:val="24"/>
            <w:szCs w:val="24"/>
            <w:rtl/>
            <w:lang w:eastAsia="he-IL"/>
          </w:rPr>
          <w:delText xml:space="preserve"> </w:delText>
        </w:r>
        <w:r w:rsidRPr="000B5DC0" w:rsidDel="00606362">
          <w:rPr>
            <w:rFonts w:ascii="Times New Roman" w:eastAsia="Times New Roman" w:hAnsi="Times New Roman" w:cs="David" w:hint="cs"/>
            <w:sz w:val="24"/>
            <w:szCs w:val="24"/>
            <w:rtl/>
            <w:lang w:eastAsia="he-IL"/>
          </w:rPr>
          <w:delText>-</w:delText>
        </w:r>
      </w:del>
      <w:r w:rsidRPr="000B5DC0">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color w:val="008000"/>
            <w:sz w:val="24"/>
            <w:szCs w:val="24"/>
            <w:rtl/>
          </w:rPr>
          <w:alias w:val="שם אתר"/>
          <w:tag w:val="cntSite"/>
          <w:id w:val="1099987565"/>
          <w:placeholder>
            <w:docPart w:val="5A6D911B3CEA4DEB8E683C9AD1B2833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68" w:author="Meryl Etman" w:date="2022-11-28T14:45:00Z">
            <w:del w:id="69" w:author="Meryl Etman [2]" w:date="2022-11-28T14:57:00Z">
              <w:r w:rsidR="00721CB7" w:rsidDel="00606362">
                <w:rPr>
                  <w:rFonts w:ascii="Times New Roman" w:eastAsia="Times New Roman" w:hAnsi="Times New Roman" w:cs="David"/>
                  <w:color w:val="008000"/>
                  <w:sz w:val="24"/>
                  <w:szCs w:val="24"/>
                  <w:rtl/>
                </w:rPr>
                <w:delText>גבעת שמואל</w:delText>
              </w:r>
            </w:del>
          </w:ins>
          <w:ins w:id="70" w:author="Meryl Etman [2]" w:date="2023-01-10T17:04:00Z">
            <w:r w:rsidR="00E81B34">
              <w:rPr>
                <w:rFonts w:ascii="Times New Roman" w:eastAsia="Times New Roman" w:hAnsi="Times New Roman" w:cs="David"/>
                <w:color w:val="008000"/>
                <w:sz w:val="24"/>
                <w:szCs w:val="24"/>
                <w:rtl/>
              </w:rPr>
              <w:t>גבעת שמואל</w:t>
            </w:r>
          </w:ins>
        </w:sdtContent>
      </w:sdt>
      <w:r w:rsidRPr="000B5DC0">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color w:val="008000"/>
            <w:sz w:val="24"/>
            <w:szCs w:val="24"/>
            <w:rtl/>
          </w:rPr>
          <w:alias w:val="שם הפרויקט"/>
          <w:tag w:val="cntProjectName"/>
          <w:id w:val="305292680"/>
          <w:placeholder>
            <w:docPart w:val="C2702617D34D4B87894E9082B476CCC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rPr>
            <w:rFonts w:hint="cs"/>
          </w:rPr>
        </w:sdtEndPr>
        <w:sdtContent>
          <w:ins w:id="71" w:author="Meryl Etman" w:date="2022-11-28T14:45:00Z">
            <w:r w:rsidR="00721CB7">
              <w:rPr>
                <w:rFonts w:ascii="Times New Roman" w:eastAsia="Times New Roman" w:hAnsi="Times New Roman" w:cs="David"/>
                <w:color w:val="008000"/>
                <w:sz w:val="24"/>
                <w:szCs w:val="24"/>
                <w:rtl/>
              </w:rPr>
              <w:t>סביוני גבעת שמואל מגרשים 1006-1007</w:t>
            </w:r>
          </w:ins>
        </w:sdtContent>
      </w:sdt>
      <w:r w:rsidRPr="000B5DC0">
        <w:rPr>
          <w:rFonts w:ascii="Times New Roman" w:eastAsia="Times New Roman" w:hAnsi="Times New Roman" w:cs="David" w:hint="cs"/>
          <w:sz w:val="24"/>
          <w:szCs w:val="24"/>
          <w:rtl/>
          <w:lang w:eastAsia="he-IL"/>
        </w:rPr>
        <w:t xml:space="preserve"> </w:t>
      </w:r>
      <w:r w:rsidRPr="000B5DC0">
        <w:rPr>
          <w:rFonts w:ascii="Times New Roman" w:eastAsia="Times New Roman" w:hAnsi="Times New Roman" w:cs="David"/>
          <w:sz w:val="24"/>
          <w:szCs w:val="24"/>
          <w:rtl/>
          <w:lang w:eastAsia="he-IL"/>
        </w:rPr>
        <w:t>לרבות עבודות פיתוח על, אשר יתוכנן ו/או יבוצע עבור המזמין באתר בקטעים ובשלבים לפי שיקול דעתו.</w:t>
      </w:r>
    </w:p>
    <w:p w14:paraId="1ED4407D"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FBAD001" w14:textId="0A3D9588"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b/>
          <w:bCs/>
          <w:sz w:val="24"/>
          <w:szCs w:val="24"/>
          <w:rtl/>
          <w:lang w:eastAsia="he-IL"/>
        </w:rPr>
        <w:t>התכנית</w:t>
      </w:r>
      <w:r w:rsidRPr="000B5DC0">
        <w:rPr>
          <w:rFonts w:ascii="Times New Roman" w:eastAsia="Times New Roman" w:hAnsi="Times New Roman" w:cs="David"/>
          <w:sz w:val="24"/>
          <w:szCs w:val="24"/>
          <w:rtl/>
          <w:lang w:eastAsia="he-IL"/>
        </w:rPr>
        <w:t xml:space="preserve">" או </w:t>
      </w:r>
      <w:r w:rsidRPr="000B5DC0">
        <w:rPr>
          <w:rFonts w:ascii="Times New Roman" w:eastAsia="Times New Roman" w:hAnsi="Times New Roman" w:cs="David"/>
          <w:b/>
          <w:bCs/>
          <w:sz w:val="24"/>
          <w:szCs w:val="24"/>
          <w:rtl/>
          <w:lang w:eastAsia="he-IL"/>
        </w:rPr>
        <w:t xml:space="preserve">"המקרקעין" </w:t>
      </w:r>
      <w:r w:rsidRPr="000B5DC0">
        <w:rPr>
          <w:rFonts w:ascii="Times New Roman" w:eastAsia="Times New Roman" w:hAnsi="Times New Roman" w:cs="David"/>
          <w:sz w:val="24"/>
          <w:szCs w:val="24"/>
          <w:lang w:eastAsia="he-IL"/>
        </w:rPr>
        <w:t>–</w:t>
      </w:r>
      <w:r w:rsidRPr="000B5DC0">
        <w:rPr>
          <w:rFonts w:ascii="Times New Roman" w:eastAsia="Times New Roman" w:hAnsi="Times New Roman" w:cs="David"/>
          <w:sz w:val="24"/>
          <w:szCs w:val="24"/>
          <w:rtl/>
          <w:lang w:eastAsia="he-IL"/>
        </w:rPr>
        <w:t xml:space="preserve"> תכנית בנין עיר מס'</w:t>
      </w:r>
      <w:r w:rsidRPr="000B5DC0">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color w:val="008000"/>
            <w:sz w:val="24"/>
            <w:szCs w:val="24"/>
            <w:rtl/>
          </w:rPr>
          <w:alias w:val="שדה נוסף 2"/>
          <w:tag w:val="cntCustomField2"/>
          <w:id w:val="-942765466"/>
          <w:placeholder>
            <w:docPart w:val="60DE9335E04C471CB38A9894164DFD9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ins w:id="72" w:author="Meryl Etman" w:date="2022-11-28T14:52:00Z">
            <w:r w:rsidR="00BB21A8">
              <w:rPr>
                <w:rFonts w:ascii="Times New Roman" w:eastAsia="Times New Roman" w:hAnsi="Times New Roman" w:cs="David"/>
                <w:color w:val="008000"/>
                <w:sz w:val="24"/>
                <w:szCs w:val="24"/>
                <w:rtl/>
              </w:rPr>
              <w:t>427-0218768</w:t>
            </w:r>
          </w:ins>
        </w:sdtContent>
      </w:sdt>
      <w:r w:rsidRPr="000B5DC0">
        <w:rPr>
          <w:rFonts w:ascii="Times New Roman" w:eastAsia="Times New Roman" w:hAnsi="Times New Roman" w:cs="David"/>
          <w:sz w:val="24"/>
          <w:szCs w:val="24"/>
          <w:rtl/>
          <w:lang w:eastAsia="he-IL"/>
        </w:rPr>
        <w:t xml:space="preserve"> על שינוייה מעת לעת וכן כל תכנית נוספת החלה על מקרקעי הפרויקט ו/או המקרקעין הידועים כ</w:t>
      </w:r>
      <w:ins w:id="73" w:author="Meryl Etman [2]" w:date="2022-11-28T14:57:00Z">
        <w:r w:rsidR="00606362">
          <w:rPr>
            <w:rFonts w:ascii="Times New Roman" w:eastAsia="Times New Roman" w:hAnsi="Times New Roman" w:cs="David" w:hint="cs"/>
            <w:sz w:val="24"/>
            <w:szCs w:val="24"/>
            <w:rtl/>
            <w:lang w:eastAsia="he-IL"/>
          </w:rPr>
          <w:t>גוש</w:t>
        </w:r>
      </w:ins>
      <w:del w:id="74" w:author="Meryl Etman [2]" w:date="2022-11-28T14:57:00Z">
        <w:r w:rsidRPr="000B5DC0" w:rsidDel="00606362">
          <w:rPr>
            <w:rFonts w:ascii="Times New Roman" w:eastAsia="Times New Roman" w:hAnsi="Times New Roman" w:cs="David" w:hint="cs"/>
            <w:sz w:val="24"/>
            <w:szCs w:val="24"/>
            <w:rtl/>
            <w:lang w:eastAsia="he-IL"/>
          </w:rPr>
          <w:delText>-</w:delText>
        </w:r>
      </w:del>
      <w:r w:rsidRPr="000B5DC0">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color w:val="008000"/>
            <w:sz w:val="24"/>
            <w:szCs w:val="24"/>
            <w:rtl/>
          </w:rPr>
          <w:alias w:val="שדה נוסף 1"/>
          <w:tag w:val="cntCustomField1"/>
          <w:id w:val="388540670"/>
          <w:placeholder>
            <w:docPart w:val="13EE47802B924AED9B2240A5BCCA88A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rPr>
            <w:rFonts w:hint="cs"/>
          </w:rPr>
        </w:sdtEndPr>
        <w:sdtContent>
          <w:ins w:id="75" w:author="Meryl Etman" w:date="2022-11-28T14:49:00Z">
            <w:r w:rsidR="00721CB7">
              <w:rPr>
                <w:rFonts w:ascii="Times New Roman" w:eastAsia="Times New Roman" w:hAnsi="Times New Roman" w:cs="David"/>
                <w:color w:val="008000"/>
                <w:sz w:val="24"/>
                <w:szCs w:val="24"/>
                <w:rtl/>
              </w:rPr>
              <w:t>6191</w:t>
            </w:r>
          </w:ins>
        </w:sdtContent>
      </w:sdt>
      <w:ins w:id="76" w:author="Meryl Etman [2]" w:date="2022-11-28T14:57:00Z">
        <w:r w:rsidR="00606362">
          <w:rPr>
            <w:rFonts w:ascii="Times New Roman" w:eastAsia="Times New Roman" w:hAnsi="Times New Roman" w:cs="David" w:hint="cs"/>
            <w:sz w:val="24"/>
            <w:szCs w:val="24"/>
            <w:rtl/>
            <w:lang w:eastAsia="he-IL"/>
          </w:rPr>
          <w:t>, חלקות 84-85, מגרשים 1006-1007.</w:t>
        </w:r>
      </w:ins>
      <w:del w:id="77" w:author="Meryl Etman [2]" w:date="2022-11-28T14:57:00Z">
        <w:r w:rsidRPr="000B5DC0" w:rsidDel="00606362">
          <w:rPr>
            <w:rFonts w:ascii="Times New Roman" w:eastAsia="Times New Roman" w:hAnsi="Times New Roman" w:cs="David" w:hint="cs"/>
            <w:sz w:val="24"/>
            <w:szCs w:val="24"/>
            <w:rtl/>
            <w:lang w:eastAsia="he-IL"/>
          </w:rPr>
          <w:delText xml:space="preserve"> </w:delText>
        </w:r>
        <w:r w:rsidRPr="000B5DC0" w:rsidDel="00606362">
          <w:rPr>
            <w:rFonts w:ascii="Times New Roman" w:eastAsia="Times New Roman" w:hAnsi="Times New Roman" w:cs="David"/>
            <w:sz w:val="24"/>
            <w:szCs w:val="24"/>
            <w:rtl/>
            <w:lang w:eastAsia="he-IL"/>
          </w:rPr>
          <w:delText>.</w:delText>
        </w:r>
      </w:del>
    </w:p>
    <w:p w14:paraId="4CCA92F9" w14:textId="77777777"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127547C8" w14:textId="77777777"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84F77A8" w14:textId="77777777" w:rsidR="000B5DC0" w:rsidRPr="000B5DC0" w:rsidRDefault="000B5DC0" w:rsidP="000B5DC0">
      <w:pPr>
        <w:spacing w:before="0" w:beforeAutospacing="0" w:after="0" w:afterAutospacing="0" w:line="240" w:lineRule="auto"/>
        <w:ind w:left="720"/>
        <w:rPr>
          <w:rFonts w:ascii="Times New Roman" w:eastAsia="Times New Roman" w:hAnsi="Times New Roman" w:cs="David"/>
          <w:color w:val="008000"/>
          <w:sz w:val="24"/>
          <w:szCs w:val="24"/>
          <w:rtl/>
        </w:rPr>
      </w:pPr>
      <w:r w:rsidRPr="000B5DC0">
        <w:rPr>
          <w:rFonts w:ascii="Times New Roman" w:eastAsia="Times New Roman" w:hAnsi="Times New Roman" w:cs="David"/>
          <w:sz w:val="24"/>
          <w:szCs w:val="24"/>
          <w:rtl/>
          <w:lang w:eastAsia="he-IL"/>
        </w:rPr>
        <w:t xml:space="preserve">"הרשות המקומית" - </w:t>
      </w:r>
      <w:sdt>
        <w:sdtPr>
          <w:rPr>
            <w:rFonts w:ascii="Times New Roman" w:eastAsia="Times New Roman" w:hAnsi="Times New Roman" w:cs="David"/>
            <w:color w:val="008000"/>
            <w:sz w:val="24"/>
            <w:szCs w:val="24"/>
            <w:rtl/>
          </w:rPr>
          <w:alias w:val="רשות מקומית"/>
          <w:tag w:val="cntLocalAuth"/>
          <w:id w:val="2076081772"/>
          <w:placeholder>
            <w:docPart w:val="BC815919A12B4BEEA4CF0DD5E3EBD6D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78" w:author="Meryl Etman" w:date="2022-11-28T14:45:00Z">
            <w:r w:rsidR="00721CB7">
              <w:rPr>
                <w:rFonts w:ascii="Times New Roman" w:eastAsia="Times New Roman" w:hAnsi="Times New Roman" w:cs="David"/>
                <w:color w:val="008000"/>
                <w:sz w:val="24"/>
                <w:szCs w:val="24"/>
                <w:rtl/>
              </w:rPr>
              <w:t>גבעת שמואל</w:t>
            </w:r>
          </w:ins>
        </w:sdtContent>
      </w:sdt>
    </w:p>
    <w:p w14:paraId="5BAE441E" w14:textId="77777777" w:rsidR="000B5DC0" w:rsidRPr="000B5DC0" w:rsidRDefault="000B5DC0" w:rsidP="000B5DC0">
      <w:pPr>
        <w:spacing w:before="0" w:beforeAutospacing="0" w:after="0" w:afterAutospacing="0" w:line="240" w:lineRule="auto"/>
        <w:ind w:left="720"/>
        <w:rPr>
          <w:rFonts w:ascii="Times New Roman" w:eastAsia="Times New Roman" w:hAnsi="Times New Roman" w:cs="David"/>
          <w:color w:val="FF0000"/>
          <w:sz w:val="24"/>
          <w:szCs w:val="24"/>
          <w:rtl/>
        </w:rPr>
      </w:pPr>
    </w:p>
    <w:p w14:paraId="477815CE" w14:textId="77777777" w:rsidR="000B5DC0" w:rsidRPr="000B5DC0" w:rsidRDefault="000B5DC0" w:rsidP="000B5DC0">
      <w:pPr>
        <w:spacing w:before="0" w:beforeAutospacing="0" w:after="0" w:afterAutospacing="0" w:line="240" w:lineRule="auto"/>
        <w:ind w:left="72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rPr>
        <w:t xml:space="preserve">"חוזה הפיתוח" </w:t>
      </w:r>
      <w:r w:rsidRPr="000B5DC0">
        <w:rPr>
          <w:rFonts w:ascii="Times New Roman" w:eastAsia="Times New Roman" w:hAnsi="Times New Roman" w:cs="David"/>
          <w:sz w:val="24"/>
          <w:szCs w:val="24"/>
        </w:rPr>
        <w:t>–</w:t>
      </w:r>
      <w:r w:rsidRPr="000B5DC0">
        <w:rPr>
          <w:rFonts w:ascii="Times New Roman" w:eastAsia="Times New Roman" w:hAnsi="Times New Roman" w:cs="David"/>
          <w:sz w:val="24"/>
          <w:szCs w:val="24"/>
          <w:rtl/>
        </w:rPr>
        <w:t xml:space="preserve"> חוזה הפיתוח אשר נחתם בין המזמין לבין הרשות המקומית.</w:t>
      </w:r>
    </w:p>
    <w:p w14:paraId="64E950AE"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5C92309" w14:textId="23663660"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sidRPr="000B5DC0">
        <w:rPr>
          <w:rFonts w:ascii="Times New Roman" w:eastAsia="Times New Roman" w:hAnsi="Times New Roman" w:cs="David"/>
          <w:sz w:val="24"/>
          <w:szCs w:val="24"/>
          <w:rtl/>
          <w:lang w:eastAsia="he-IL"/>
        </w:rPr>
        <w:t>2.8</w:t>
      </w:r>
      <w:r w:rsidRPr="000B5DC0">
        <w:rPr>
          <w:rFonts w:ascii="Times New Roman" w:eastAsia="Times New Roman" w:hAnsi="Times New Roman" w:cs="David"/>
          <w:sz w:val="24"/>
          <w:szCs w:val="24"/>
          <w:rtl/>
          <w:lang w:eastAsia="he-IL"/>
        </w:rPr>
        <w:tab/>
        <w:t>המנהל הוא:</w:t>
      </w:r>
      <w:r w:rsidRPr="000B5DC0">
        <w:rPr>
          <w:rFonts w:ascii="Times New Roman" w:eastAsia="Times New Roman" w:hAnsi="Times New Roman" w:cs="David" w:hint="cs"/>
          <w:sz w:val="24"/>
          <w:szCs w:val="24"/>
          <w:rtl/>
          <w:lang w:eastAsia="he-IL"/>
        </w:rPr>
        <w:t xml:space="preserve"> </w:t>
      </w:r>
      <w:r w:rsidRPr="000B5DC0">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דה נוסף 3"/>
          <w:tag w:val="cntCustomField3"/>
          <w:id w:val="-1806770814"/>
          <w:placeholder>
            <w:docPart w:val="27585ACDF9C54F139AD35AB30EA9004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sdtContent>
          <w:ins w:id="79" w:author="Meryl Etman" w:date="2022-11-28T14:52:00Z">
            <w:r w:rsidR="00BB21A8">
              <w:rPr>
                <w:rFonts w:ascii="Times New Roman" w:eastAsia="Times New Roman" w:hAnsi="Times New Roman" w:cs="David"/>
                <w:color w:val="008000"/>
                <w:sz w:val="24"/>
                <w:szCs w:val="24"/>
                <w:rtl/>
                <w:lang w:eastAsia="he-IL"/>
              </w:rPr>
              <w:t>מרול אטמן</w:t>
            </w:r>
          </w:ins>
        </w:sdtContent>
      </w:sdt>
    </w:p>
    <w:p w14:paraId="70520BD3"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169C8BA6" w14:textId="77777777" w:rsidR="000B5DC0" w:rsidRDefault="000B5DC0" w:rsidP="00D231CD">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2.10</w:t>
      </w:r>
      <w:r w:rsidRPr="000B5DC0">
        <w:rPr>
          <w:rFonts w:ascii="Times New Roman" w:eastAsia="Times New Roman" w:hAnsi="Times New Roman" w:cs="David"/>
          <w:sz w:val="24"/>
          <w:szCs w:val="24"/>
          <w:rtl/>
          <w:lang w:eastAsia="he-IL"/>
        </w:rPr>
        <w:tab/>
      </w:r>
      <w:r w:rsidR="00D231CD" w:rsidRPr="00D231CD">
        <w:rPr>
          <w:rFonts w:ascii="Times New Roman" w:eastAsia="Times New Roman" w:hAnsi="Times New Roman" w:cs="David"/>
          <w:sz w:val="24"/>
          <w:szCs w:val="24"/>
          <w:rtl/>
          <w:lang w:eastAsia="he-IL"/>
        </w:rPr>
        <w:t xml:space="preserve">התכנון יתבצע במודל תלת מימד ע"י תוכנת </w:t>
      </w:r>
      <w:r w:rsidR="00D231CD" w:rsidRPr="00D231CD">
        <w:rPr>
          <w:rFonts w:ascii="Times New Roman" w:eastAsia="Times New Roman" w:hAnsi="Times New Roman" w:cs="David"/>
          <w:sz w:val="24"/>
          <w:szCs w:val="24"/>
          <w:lang w:eastAsia="he-IL"/>
        </w:rPr>
        <w:t>REVIT</w:t>
      </w:r>
      <w:r w:rsidR="00D231CD" w:rsidRPr="00D231CD">
        <w:rPr>
          <w:rFonts w:ascii="Times New Roman" w:eastAsia="Times New Roman" w:hAnsi="Times New Roman" w:cs="David"/>
          <w:sz w:val="24"/>
          <w:szCs w:val="24"/>
          <w:rtl/>
          <w:lang w:eastAsia="he-IL"/>
        </w:rPr>
        <w:t xml:space="preserve">, במתודולוגיית </w:t>
      </w:r>
      <w:r w:rsidR="00D231CD" w:rsidRPr="00D231CD">
        <w:rPr>
          <w:rFonts w:ascii="Times New Roman" w:eastAsia="Times New Roman" w:hAnsi="Times New Roman" w:cs="David"/>
          <w:sz w:val="24"/>
          <w:szCs w:val="24"/>
          <w:lang w:eastAsia="he-IL"/>
        </w:rPr>
        <w:t>BIM</w:t>
      </w:r>
      <w:r w:rsidR="00D231CD" w:rsidRPr="00D231CD">
        <w:rPr>
          <w:rFonts w:ascii="Times New Roman" w:eastAsia="Times New Roman" w:hAnsi="Times New Roman" w:cs="David"/>
          <w:sz w:val="24"/>
          <w:szCs w:val="24"/>
          <w:rtl/>
          <w:lang w:eastAsia="he-IL"/>
        </w:rPr>
        <w:t>, בענן – "</w:t>
      </w:r>
      <w:r w:rsidR="00D231CD" w:rsidRPr="00D231CD">
        <w:rPr>
          <w:rFonts w:ascii="Times New Roman" w:eastAsia="Times New Roman" w:hAnsi="Times New Roman" w:cs="David"/>
          <w:sz w:val="24"/>
          <w:szCs w:val="24"/>
          <w:lang w:eastAsia="he-IL"/>
        </w:rPr>
        <w:t>BIM360</w:t>
      </w:r>
      <w:r w:rsidR="00D231CD" w:rsidRPr="00D231CD">
        <w:rPr>
          <w:rFonts w:ascii="Times New Roman" w:eastAsia="Times New Roman" w:hAnsi="Times New Roman" w:cs="David"/>
          <w:sz w:val="24"/>
          <w:szCs w:val="24"/>
          <w:rtl/>
          <w:lang w:eastAsia="he-IL"/>
        </w:rPr>
        <w:t xml:space="preserve">" שם ישמרו כל קבצי ה </w:t>
      </w:r>
      <w:r w:rsidR="00D231CD" w:rsidRPr="00D231CD">
        <w:rPr>
          <w:rFonts w:ascii="Times New Roman" w:eastAsia="Times New Roman" w:hAnsi="Times New Roman" w:cs="David"/>
          <w:sz w:val="24"/>
          <w:szCs w:val="24"/>
          <w:lang w:eastAsia="he-IL"/>
        </w:rPr>
        <w:t>REVIT</w:t>
      </w:r>
      <w:r w:rsidR="00D231CD" w:rsidRPr="00D231CD">
        <w:rPr>
          <w:rFonts w:ascii="Times New Roman" w:eastAsia="Times New Roman" w:hAnsi="Times New Roman" w:cs="David"/>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D231CD" w:rsidRPr="00D231CD">
        <w:rPr>
          <w:rFonts w:ascii="Times New Roman" w:eastAsia="Times New Roman" w:hAnsi="Times New Roman" w:cs="David"/>
          <w:sz w:val="24"/>
          <w:szCs w:val="24"/>
          <w:lang w:eastAsia="he-IL"/>
        </w:rPr>
        <w:t>BIM360</w:t>
      </w:r>
      <w:r w:rsidR="00D231CD" w:rsidRPr="00D231CD">
        <w:rPr>
          <w:rFonts w:ascii="Times New Roman" w:eastAsia="Times New Roman" w:hAnsi="Times New Roman" w:cs="David"/>
          <w:sz w:val="24"/>
          <w:szCs w:val="24"/>
          <w:rtl/>
          <w:lang w:eastAsia="he-IL"/>
        </w:rPr>
        <w:t xml:space="preserve">". העבודה במודל תהיה כפופה להוראות מנהל המודל ולמסמך ה </w:t>
      </w:r>
      <w:r w:rsidR="00D231CD" w:rsidRPr="00D231CD">
        <w:rPr>
          <w:rFonts w:ascii="Times New Roman" w:eastAsia="Times New Roman" w:hAnsi="Times New Roman" w:cs="David"/>
          <w:sz w:val="24"/>
          <w:szCs w:val="24"/>
          <w:lang w:eastAsia="he-IL"/>
        </w:rPr>
        <w:t>BEP</w:t>
      </w:r>
      <w:r w:rsidR="00D231CD" w:rsidRPr="00D231CD">
        <w:rPr>
          <w:rFonts w:ascii="Times New Roman" w:eastAsia="Times New Roman" w:hAnsi="Times New Roman" w:cs="David"/>
          <w:sz w:val="24"/>
          <w:szCs w:val="24"/>
          <w:rtl/>
          <w:lang w:eastAsia="he-IL"/>
        </w:rPr>
        <w:t xml:space="preserve"> שיופץ בהמשך ע"י מנהל המודל. שמירה, הדפסת תכניות וקבצים (</w:t>
      </w:r>
      <w:r w:rsidR="00D231CD" w:rsidRPr="00D231CD">
        <w:rPr>
          <w:rFonts w:ascii="Times New Roman" w:eastAsia="Times New Roman" w:hAnsi="Times New Roman" w:cs="David"/>
          <w:sz w:val="24"/>
          <w:szCs w:val="24"/>
          <w:lang w:eastAsia="he-IL"/>
        </w:rPr>
        <w:t>PLT/PDF/DWG</w:t>
      </w:r>
      <w:r w:rsidR="00D231CD" w:rsidRPr="00D231CD">
        <w:rPr>
          <w:rFonts w:ascii="Times New Roman" w:eastAsia="Times New Roman" w:hAnsi="Times New Roman" w:cs="David"/>
          <w:sz w:val="24"/>
          <w:szCs w:val="24"/>
          <w:rtl/>
          <w:lang w:eastAsia="he-IL"/>
        </w:rPr>
        <w:t>), שיתוף, תיאום וקליטת קבצים ממתכננים ויועצים אחרים יבוצע באמצעות תוכנה כדוגמת @</w:t>
      </w:r>
      <w:r w:rsidR="00D231CD" w:rsidRPr="00D231CD">
        <w:rPr>
          <w:rFonts w:ascii="Times New Roman" w:eastAsia="Times New Roman" w:hAnsi="Times New Roman" w:cs="David"/>
          <w:sz w:val="24"/>
          <w:szCs w:val="24"/>
          <w:lang w:eastAsia="he-IL"/>
        </w:rPr>
        <w:t>view</w:t>
      </w:r>
      <w:r w:rsidR="00D231CD" w:rsidRPr="00D231CD">
        <w:rPr>
          <w:rFonts w:ascii="Times New Roman" w:eastAsia="Times New Roman" w:hAnsi="Times New Roman" w:cs="David"/>
          <w:sz w:val="24"/>
          <w:szCs w:val="24"/>
          <w:rtl/>
          <w:lang w:eastAsia="he-IL"/>
        </w:rPr>
        <w:t>. כל תעבורת הקבצים תבוצע באמצעות התוכנה בלבד או תוכנה אחרת לפי החלטת המזמין.</w:t>
      </w:r>
    </w:p>
    <w:p w14:paraId="0EA62BA9" w14:textId="77777777" w:rsidR="00D231CD" w:rsidRPr="000B5DC0" w:rsidRDefault="00D231CD" w:rsidP="00D231CD">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17E5A965"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3.2</w:t>
      </w:r>
      <w:r w:rsidRPr="000B5DC0">
        <w:rPr>
          <w:rFonts w:ascii="Times New Roman" w:eastAsia="Times New Roman" w:hAnsi="Times New Roman" w:cs="David"/>
          <w:sz w:val="24"/>
          <w:szCs w:val="24"/>
          <w:rtl/>
          <w:lang w:eastAsia="he-IL"/>
        </w:rPr>
        <w:tab/>
        <w:t>בעלי המקצוע במשרד המתכנן הם:</w:t>
      </w:r>
    </w:p>
    <w:p w14:paraId="60A0479B"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FE7DCD2" w14:textId="48EF1AD9"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w:t>
      </w:r>
      <w:r w:rsidRPr="000B5DC0">
        <w:rPr>
          <w:rFonts w:ascii="Times New Roman" w:eastAsia="Times New Roman" w:hAnsi="Times New Roman" w:cs="David"/>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453630634"/>
          <w:placeholder>
            <w:docPart w:val="133839B67DC646118A1FEC893D6F5F8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ins w:id="80" w:author="Meryl Etman" w:date="2022-11-28T14:52:00Z">
            <w:r w:rsidR="00BB21A8">
              <w:rPr>
                <w:rFonts w:ascii="Times New Roman" w:eastAsia="Times New Roman" w:hAnsi="Times New Roman" w:cs="David"/>
                <w:color w:val="008000"/>
                <w:sz w:val="24"/>
                <w:szCs w:val="24"/>
                <w:rtl/>
                <w:lang w:eastAsia="he-IL"/>
              </w:rPr>
              <w:t>עופר מרגלית</w:t>
            </w:r>
          </w:ins>
        </w:sdtContent>
      </w:sdt>
    </w:p>
    <w:p w14:paraId="7D0F6A7B" w14:textId="2ED7F0D4" w:rsidR="000B5DC0" w:rsidRPr="000B5DC0" w:rsidRDefault="000B5DC0" w:rsidP="000B5DC0">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xml:space="preserve">ב. </w:t>
      </w:r>
      <w:r w:rsidRPr="000B5DC0">
        <w:rPr>
          <w:rFonts w:ascii="Times New Roman" w:eastAsia="Times New Roman" w:hAnsi="Times New Roman" w:cs="David"/>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1335682225"/>
          <w:placeholder>
            <w:docPart w:val="7BF909C291A24CB8938CF9380BE265A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ins w:id="81" w:author="Meryl Etman" w:date="2023-01-10T17:12:00Z">
            <w:r w:rsidR="00DC45F2">
              <w:rPr>
                <w:rFonts w:ascii="Times New Roman" w:eastAsia="Times New Roman" w:hAnsi="Times New Roman" w:cs="David"/>
                <w:color w:val="008000"/>
                <w:sz w:val="24"/>
                <w:szCs w:val="24"/>
                <w:rtl/>
                <w:lang w:eastAsia="he-IL"/>
              </w:rPr>
              <w:t>2</w:t>
            </w:r>
          </w:ins>
        </w:sdtContent>
      </w:sdt>
    </w:p>
    <w:p w14:paraId="5374FD2C"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A217100" w14:textId="0E0B74F2"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sidRPr="000B5DC0">
        <w:rPr>
          <w:rFonts w:ascii="Times New Roman" w:eastAsia="Times New Roman" w:hAnsi="Times New Roman" w:cs="David"/>
          <w:sz w:val="24"/>
          <w:szCs w:val="24"/>
          <w:rtl/>
          <w:lang w:eastAsia="he-IL"/>
        </w:rPr>
        <w:t>3.4</w:t>
      </w:r>
      <w:r w:rsidRPr="000B5DC0">
        <w:rPr>
          <w:rFonts w:ascii="Times New Roman" w:eastAsia="Times New Roman" w:hAnsi="Times New Roman" w:cs="David"/>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57250393"/>
          <w:placeholder>
            <w:docPart w:val="59E57D30771647BB88D79350AD26C3B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ins w:id="82" w:author="Meryl Etman" w:date="2022-11-28T14:52:00Z">
            <w:r w:rsidR="00BB21A8">
              <w:rPr>
                <w:rFonts w:ascii="Times New Roman" w:eastAsia="Times New Roman" w:hAnsi="Times New Roman" w:cs="David"/>
                <w:color w:val="008000"/>
                <w:sz w:val="24"/>
                <w:szCs w:val="24"/>
                <w:rtl/>
                <w:lang w:eastAsia="he-IL"/>
              </w:rPr>
              <w:t>עופר מרגלית</w:t>
            </w:r>
          </w:ins>
        </w:sdtContent>
      </w:sdt>
    </w:p>
    <w:p w14:paraId="7FF8FC0A"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DEA132E"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5.2</w:t>
      </w:r>
      <w:r w:rsidRPr="000B5DC0">
        <w:rPr>
          <w:rFonts w:ascii="Times New Roman" w:eastAsia="Times New Roman" w:hAnsi="Times New Roman" w:cs="David"/>
          <w:sz w:val="24"/>
          <w:szCs w:val="24"/>
          <w:rtl/>
          <w:lang w:eastAsia="he-IL"/>
        </w:rPr>
        <w:tab/>
        <w:t>הנושאים הם:</w:t>
      </w:r>
    </w:p>
    <w:p w14:paraId="67EE95D0"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6F63F0E"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w:t>
      </w:r>
      <w:r w:rsidRPr="000B5DC0">
        <w:rPr>
          <w:rFonts w:ascii="Times New Roman" w:eastAsia="Times New Roman" w:hAnsi="Times New Roman" w:cs="David"/>
          <w:sz w:val="24"/>
          <w:szCs w:val="24"/>
          <w:rtl/>
          <w:lang w:eastAsia="he-IL"/>
        </w:rPr>
        <w:tab/>
        <w:t>התקדמות שרותי המתכנן.</w:t>
      </w:r>
    </w:p>
    <w:p w14:paraId="6FDDC48A"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ב.</w:t>
      </w:r>
      <w:r w:rsidRPr="000B5DC0">
        <w:rPr>
          <w:rFonts w:ascii="Times New Roman" w:eastAsia="Times New Roman" w:hAnsi="Times New Roman" w:cs="David"/>
          <w:sz w:val="24"/>
          <w:szCs w:val="24"/>
          <w:rtl/>
          <w:lang w:eastAsia="he-IL"/>
        </w:rPr>
        <w:tab/>
        <w:t>סטיות מלוח הזמנים לרבות סיבת הסטייה.</w:t>
      </w:r>
    </w:p>
    <w:p w14:paraId="29C9D4C6"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ג.</w:t>
      </w:r>
      <w:r w:rsidRPr="000B5DC0">
        <w:rPr>
          <w:rFonts w:ascii="Times New Roman" w:eastAsia="Times New Roman" w:hAnsi="Times New Roman" w:cs="David"/>
          <w:sz w:val="24"/>
          <w:szCs w:val="24"/>
          <w:rtl/>
          <w:lang w:eastAsia="he-IL"/>
        </w:rPr>
        <w:tab/>
        <w:t>תאום לוח הזמנים המתחייב מסטיות לרבות ת</w:t>
      </w:r>
      <w:r w:rsidR="00F66953">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אור השלכות התאום על הפרויקט.</w:t>
      </w:r>
    </w:p>
    <w:p w14:paraId="3EF48679"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ד.</w:t>
      </w:r>
      <w:r w:rsidRPr="000B5DC0">
        <w:rPr>
          <w:rFonts w:ascii="Times New Roman" w:eastAsia="Times New Roman" w:hAnsi="Times New Roman" w:cs="David"/>
          <w:sz w:val="24"/>
          <w:szCs w:val="24"/>
          <w:rtl/>
          <w:lang w:eastAsia="he-IL"/>
        </w:rPr>
        <w:tab/>
        <w:t>סטיות מהערכות ו/או תחזיות תקציביות והשלכותיהן.</w:t>
      </w:r>
    </w:p>
    <w:p w14:paraId="45D7A1EE"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ה.</w:t>
      </w:r>
      <w:r w:rsidRPr="000B5DC0">
        <w:rPr>
          <w:rFonts w:ascii="Times New Roman" w:eastAsia="Times New Roman" w:hAnsi="Times New Roman" w:cs="David"/>
          <w:sz w:val="24"/>
          <w:szCs w:val="24"/>
          <w:rtl/>
          <w:lang w:eastAsia="he-IL"/>
        </w:rPr>
        <w:tab/>
        <w:t>ריכוז הוראות שנויים.</w:t>
      </w:r>
    </w:p>
    <w:p w14:paraId="7C6BF65B"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4D70B86" w14:textId="77777777" w:rsidR="000B5DC0" w:rsidRPr="000B5DC0" w:rsidRDefault="000B5DC0" w:rsidP="000B5DC0">
      <w:pPr>
        <w:widowControl w:val="0"/>
        <w:spacing w:before="0" w:beforeAutospacing="0" w:after="0" w:afterAutospacing="0" w:line="240" w:lineRule="auto"/>
        <w:outlineLvl w:val="2"/>
        <w:rPr>
          <w:rFonts w:ascii="Times New Roman" w:eastAsia="Times New Roman" w:hAnsi="Times New Roman" w:cs="David"/>
          <w:sz w:val="20"/>
          <w:szCs w:val="24"/>
          <w:rtl/>
        </w:rPr>
      </w:pPr>
      <w:r w:rsidRPr="000B5DC0">
        <w:rPr>
          <w:rFonts w:ascii="Times New Roman" w:eastAsia="Times New Roman" w:hAnsi="Times New Roman" w:cs="David"/>
          <w:b/>
          <w:bCs/>
          <w:sz w:val="24"/>
          <w:szCs w:val="24"/>
          <w:u w:val="single"/>
          <w:rtl/>
        </w:rPr>
        <w:br/>
      </w:r>
      <w:r w:rsidRPr="000B5DC0">
        <w:rPr>
          <w:rFonts w:ascii="Times New Roman" w:eastAsia="Times New Roman" w:hAnsi="Times New Roman" w:cs="David" w:hint="cs"/>
          <w:color w:val="FF0000"/>
          <w:sz w:val="20"/>
          <w:szCs w:val="24"/>
          <w:rtl/>
        </w:rPr>
        <w:t xml:space="preserve"> </w:t>
      </w:r>
      <w:r w:rsidRPr="000B5DC0">
        <w:rPr>
          <w:rFonts w:ascii="Times New Roman" w:eastAsia="Times New Roman" w:hAnsi="Times New Roman" w:cs="David"/>
          <w:sz w:val="20"/>
          <w:szCs w:val="24"/>
          <w:rtl/>
        </w:rPr>
        <w:t>17.7</w:t>
      </w:r>
      <w:r w:rsidRPr="000B5DC0">
        <w:rPr>
          <w:rFonts w:ascii="Times New Roman" w:eastAsia="Times New Roman" w:hAnsi="Times New Roman" w:cs="David" w:hint="cs"/>
          <w:sz w:val="20"/>
          <w:szCs w:val="24"/>
          <w:rtl/>
        </w:rPr>
        <w:t xml:space="preserve"> </w:t>
      </w:r>
      <w:r w:rsidRPr="000B5DC0">
        <w:rPr>
          <w:rFonts w:ascii="Times New Roman" w:eastAsia="Times New Roman" w:hAnsi="Times New Roman" w:cs="David" w:hint="cs"/>
          <w:sz w:val="20"/>
          <w:szCs w:val="24"/>
          <w:rtl/>
        </w:rPr>
        <w:tab/>
      </w:r>
      <w:r w:rsidRPr="000B5DC0">
        <w:rPr>
          <w:rFonts w:ascii="Times New Roman" w:eastAsia="Times New Roman" w:hAnsi="Times New Roman" w:cs="David"/>
          <w:sz w:val="20"/>
          <w:szCs w:val="24"/>
          <w:rtl/>
        </w:rPr>
        <w:t xml:space="preserve">שיעור חלקו היחסי של כל אחד מיחידי המזמין הינו כדלקמן </w:t>
      </w:r>
      <w:r w:rsidRPr="000B5DC0">
        <w:rPr>
          <w:rFonts w:ascii="Times New Roman" w:eastAsia="Times New Roman" w:hAnsi="Times New Roman" w:cs="David" w:hint="cs"/>
          <w:sz w:val="20"/>
          <w:szCs w:val="24"/>
          <w:rtl/>
        </w:rPr>
        <w:t>:</w:t>
      </w:r>
      <w:r w:rsidRPr="000B5DC0">
        <w:rPr>
          <w:rFonts w:ascii="Times New Roman" w:eastAsia="Times New Roman" w:hAnsi="Times New Roman" w:cs="David"/>
          <w:sz w:val="20"/>
          <w:szCs w:val="24"/>
          <w:rtl/>
        </w:rPr>
        <w:br/>
      </w:r>
    </w:p>
    <w:p w14:paraId="58E2074B" w14:textId="77777777" w:rsidR="000B5DC0" w:rsidRPr="000B5DC0" w:rsidRDefault="009364BF" w:rsidP="00F57198">
      <w:pPr>
        <w:widowControl w:val="0"/>
        <w:spacing w:before="0" w:beforeAutospacing="0" w:after="0" w:afterAutospacing="0" w:line="240" w:lineRule="auto"/>
        <w:ind w:left="720"/>
        <w:outlineLvl w:val="2"/>
        <w:rPr>
          <w:rFonts w:ascii="Times New Roman" w:eastAsia="Times New Roman" w:hAnsi="Times New Roman" w:cs="David"/>
          <w:color w:val="008000"/>
          <w:sz w:val="24"/>
          <w:szCs w:val="24"/>
          <w:rtl/>
        </w:rPr>
      </w:pPr>
      <w:sdt>
        <w:sdtPr>
          <w:rPr>
            <w:rFonts w:ascii="Times New Roman" w:eastAsia="Times New Roman" w:hAnsi="Times New Roman" w:cs="David"/>
            <w:color w:val="008000"/>
            <w:sz w:val="24"/>
            <w:szCs w:val="24"/>
            <w:rtl/>
          </w:rPr>
          <w:alias w:val="אחוז השתתפות צד א"/>
          <w:tag w:val="cmtTzadAPercent"/>
          <w:id w:val="-1907523874"/>
          <w:placeholder>
            <w:docPart w:val="0796525D8A394800A306683634D46D0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cs"/>
          </w:rPr>
        </w:sdtEndPr>
        <w:sdtContent>
          <w:ins w:id="83" w:author="Meryl Etman" w:date="2022-11-28T14:46:00Z">
            <w:r w:rsidR="00721CB7">
              <w:rPr>
                <w:rFonts w:ascii="Times New Roman" w:eastAsia="Times New Roman" w:hAnsi="Times New Roman" w:cs="David"/>
                <w:color w:val="008000"/>
                <w:sz w:val="24"/>
                <w:szCs w:val="24"/>
                <w:rtl/>
              </w:rPr>
              <w:t>100%</w:t>
            </w:r>
          </w:ins>
        </w:sdtContent>
      </w:sdt>
    </w:p>
    <w:p w14:paraId="723EAC7F" w14:textId="77777777" w:rsidR="000B5DC0" w:rsidRPr="000B5DC0" w:rsidRDefault="000B5DC0" w:rsidP="000B5DC0">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sidRPr="000B5DC0">
        <w:rPr>
          <w:rFonts w:ascii="Times New Roman" w:eastAsia="Times New Roman" w:hAnsi="Times New Roman" w:cs="David"/>
          <w:color w:val="008000"/>
          <w:sz w:val="24"/>
          <w:szCs w:val="24"/>
          <w:rtl/>
        </w:rPr>
        <w:br w:type="page"/>
      </w:r>
      <w:r w:rsidRPr="000B5DC0">
        <w:rPr>
          <w:rFonts w:ascii="Times New Roman" w:eastAsia="Times New Roman" w:hAnsi="Times New Roman" w:cs="David"/>
          <w:b/>
          <w:bCs/>
          <w:sz w:val="24"/>
          <w:szCs w:val="24"/>
          <w:u w:val="single"/>
          <w:rtl/>
          <w:lang w:eastAsia="he-IL"/>
        </w:rPr>
        <w:t xml:space="preserve">נספח </w:t>
      </w:r>
      <w:r w:rsidR="00AC51CF">
        <w:rPr>
          <w:rFonts w:ascii="Times New Roman" w:eastAsia="Times New Roman" w:hAnsi="Times New Roman" w:cs="David" w:hint="cs"/>
          <w:b/>
          <w:bCs/>
          <w:sz w:val="24"/>
          <w:szCs w:val="24"/>
          <w:u w:val="single"/>
          <w:rtl/>
          <w:lang w:eastAsia="he-IL"/>
        </w:rPr>
        <w:t>"</w:t>
      </w:r>
      <w:r w:rsidRPr="000B5DC0">
        <w:rPr>
          <w:rFonts w:ascii="Times New Roman" w:eastAsia="Times New Roman" w:hAnsi="Times New Roman" w:cs="David"/>
          <w:b/>
          <w:bCs/>
          <w:sz w:val="24"/>
          <w:szCs w:val="24"/>
          <w:u w:val="single"/>
          <w:rtl/>
          <w:lang w:eastAsia="he-IL"/>
        </w:rPr>
        <w:t>ב</w:t>
      </w:r>
      <w:r w:rsidR="00AC51CF">
        <w:rPr>
          <w:rFonts w:ascii="Times New Roman" w:eastAsia="Times New Roman" w:hAnsi="Times New Roman" w:cs="David" w:hint="cs"/>
          <w:b/>
          <w:bCs/>
          <w:sz w:val="24"/>
          <w:szCs w:val="24"/>
          <w:u w:val="single"/>
          <w:rtl/>
          <w:lang w:eastAsia="he-IL"/>
        </w:rPr>
        <w:t>'</w:t>
      </w:r>
      <w:r w:rsidRPr="000B5DC0">
        <w:rPr>
          <w:rFonts w:ascii="Times New Roman" w:eastAsia="Times New Roman" w:hAnsi="Times New Roman" w:cs="David"/>
          <w:b/>
          <w:bCs/>
          <w:sz w:val="24"/>
          <w:szCs w:val="24"/>
          <w:u w:val="single"/>
          <w:rtl/>
          <w:lang w:eastAsia="he-IL"/>
        </w:rPr>
        <w:t>'</w:t>
      </w:r>
    </w:p>
    <w:p w14:paraId="696C85AF"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3518D07" w14:textId="77777777" w:rsidR="000B5DC0" w:rsidRPr="000B5DC0" w:rsidRDefault="000B5DC0" w:rsidP="000B5DC0">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0B5DC0">
        <w:rPr>
          <w:rFonts w:ascii="Times New Roman" w:eastAsia="Times New Roman" w:hAnsi="Times New Roman" w:cs="David"/>
          <w:bCs/>
          <w:sz w:val="24"/>
          <w:szCs w:val="24"/>
          <w:u w:val="single"/>
          <w:rtl/>
          <w:lang w:eastAsia="he-IL"/>
        </w:rPr>
        <w:t>שרותי המתכנן</w:t>
      </w:r>
    </w:p>
    <w:p w14:paraId="6A9C0215"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E08D6D7"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1.</w:t>
      </w:r>
      <w:r w:rsidRPr="000B5DC0">
        <w:rPr>
          <w:rFonts w:ascii="Times New Roman" w:eastAsia="Times New Roman" w:hAnsi="Times New Roman" w:cs="David"/>
          <w:sz w:val="24"/>
          <w:szCs w:val="24"/>
          <w:rtl/>
          <w:lang w:eastAsia="he-IL"/>
        </w:rPr>
        <w:tab/>
      </w:r>
      <w:r w:rsidRPr="000B5DC0">
        <w:rPr>
          <w:rFonts w:ascii="Times New Roman" w:eastAsia="Times New Roman" w:hAnsi="Times New Roman" w:cs="David"/>
          <w:b/>
          <w:bCs/>
          <w:sz w:val="24"/>
          <w:szCs w:val="24"/>
          <w:u w:val="single"/>
          <w:rtl/>
          <w:lang w:eastAsia="he-IL"/>
        </w:rPr>
        <w:t>כללי</w:t>
      </w:r>
    </w:p>
    <w:p w14:paraId="3426E693"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368619B" w14:textId="77777777" w:rsidR="000B5DC0" w:rsidRPr="00D231CD" w:rsidRDefault="000B5DC0" w:rsidP="000B5DC0">
      <w:pPr>
        <w:widowControl w:val="0"/>
        <w:numPr>
          <w:ilvl w:val="1"/>
          <w:numId w:val="4"/>
        </w:numPr>
        <w:spacing w:before="0" w:beforeAutospacing="0" w:after="0" w:afterAutospacing="0" w:line="240" w:lineRule="auto"/>
        <w:ind w:right="1440"/>
        <w:jc w:val="both"/>
        <w:rPr>
          <w:rFonts w:ascii="Times New Roman" w:eastAsia="Times New Roman" w:hAnsi="Times New Roman" w:cs="David"/>
          <w:sz w:val="24"/>
          <w:szCs w:val="24"/>
          <w:u w:val="single"/>
          <w:rtl/>
          <w:lang w:eastAsia="he-IL"/>
        </w:rPr>
      </w:pPr>
      <w:r w:rsidRPr="00D231CD">
        <w:rPr>
          <w:rFonts w:ascii="Times New Roman" w:eastAsia="Times New Roman" w:hAnsi="Times New Roman" w:cs="David"/>
          <w:sz w:val="24"/>
          <w:szCs w:val="24"/>
          <w:u w:val="single"/>
          <w:rtl/>
          <w:lang w:eastAsia="he-IL"/>
        </w:rPr>
        <w:t>שירותי המתכנן יכללו:</w:t>
      </w:r>
    </w:p>
    <w:p w14:paraId="667546BB"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C276274" w14:textId="55E290DD" w:rsidR="000B5DC0" w:rsidRPr="000B5DC0" w:rsidRDefault="000B5DC0" w:rsidP="00D231CD">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w:t>
      </w:r>
      <w:r w:rsidRPr="000B5DC0">
        <w:rPr>
          <w:rFonts w:ascii="Times New Roman" w:eastAsia="Times New Roman" w:hAnsi="Times New Roman" w:cs="David"/>
          <w:sz w:val="24"/>
          <w:szCs w:val="24"/>
          <w:rtl/>
          <w:lang w:eastAsia="he-IL"/>
        </w:rPr>
        <w:tab/>
        <w:t>תכנון אדריכלות גנים ונוף במגרש/ים פרטיים</w:t>
      </w:r>
      <w:del w:id="84" w:author="Meryl Etman [2]" w:date="2023-01-10T17:14:00Z">
        <w:r w:rsidRPr="000B5DC0" w:rsidDel="00AD62BA">
          <w:rPr>
            <w:rFonts w:ascii="Times New Roman" w:eastAsia="Times New Roman" w:hAnsi="Times New Roman" w:cs="David"/>
            <w:sz w:val="24"/>
            <w:szCs w:val="24"/>
            <w:rtl/>
            <w:lang w:eastAsia="he-IL"/>
          </w:rPr>
          <w:delText>, לרבות בשצ"פים ובמדרכות שבהיקפו/ם</w:delText>
        </w:r>
      </w:del>
      <w:r w:rsidRPr="000B5DC0">
        <w:rPr>
          <w:rFonts w:ascii="Times New Roman" w:eastAsia="Times New Roman" w:hAnsi="Times New Roman" w:cs="David"/>
          <w:sz w:val="24"/>
          <w:szCs w:val="24"/>
          <w:rtl/>
          <w:lang w:eastAsia="he-IL"/>
        </w:rPr>
        <w:t>.</w:t>
      </w:r>
    </w:p>
    <w:p w14:paraId="4DF8D2E8" w14:textId="0FBB4934" w:rsidR="000B5DC0" w:rsidRPr="000B5DC0" w:rsidRDefault="000B5DC0" w:rsidP="00D231CD">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ב.</w:t>
      </w:r>
      <w:r w:rsidRPr="000B5DC0">
        <w:rPr>
          <w:rFonts w:ascii="Times New Roman" w:eastAsia="Times New Roman" w:hAnsi="Times New Roman" w:cs="David"/>
          <w:sz w:val="24"/>
          <w:szCs w:val="24"/>
          <w:rtl/>
          <w:lang w:eastAsia="he-IL"/>
        </w:rPr>
        <w:tab/>
      </w:r>
      <w:del w:id="85" w:author="Meryl Etman [2]" w:date="2023-01-10T17:15:00Z">
        <w:r w:rsidRPr="000B5DC0" w:rsidDel="00AD62BA">
          <w:rPr>
            <w:rFonts w:ascii="Times New Roman" w:eastAsia="Times New Roman" w:hAnsi="Times New Roman" w:cs="David"/>
            <w:sz w:val="24"/>
            <w:szCs w:val="24"/>
            <w:rtl/>
            <w:lang w:eastAsia="he-IL"/>
          </w:rPr>
          <w:delText>תכנון אדריכלות גנים ונוף בשטחים ציבוריים: שצ"פים, דרכים, דרכים משולבות</w:delText>
        </w:r>
      </w:del>
      <w:ins w:id="86" w:author="Meryl Etman [2]" w:date="2023-01-10T17:15:00Z">
        <w:r w:rsidR="00AD62BA">
          <w:rPr>
            <w:rFonts w:ascii="Times New Roman" w:eastAsia="Times New Roman" w:hAnsi="Times New Roman" w:cs="David" w:hint="cs"/>
            <w:sz w:val="24"/>
            <w:szCs w:val="24"/>
            <w:rtl/>
            <w:lang w:eastAsia="he-IL"/>
          </w:rPr>
          <w:t>מבוטל</w:t>
        </w:r>
      </w:ins>
      <w:r w:rsidRPr="000B5DC0">
        <w:rPr>
          <w:rFonts w:ascii="Times New Roman" w:eastAsia="Times New Roman" w:hAnsi="Times New Roman" w:cs="David"/>
          <w:sz w:val="24"/>
          <w:szCs w:val="24"/>
          <w:rtl/>
          <w:lang w:eastAsia="he-IL"/>
        </w:rPr>
        <w:t>.</w:t>
      </w:r>
    </w:p>
    <w:p w14:paraId="5DBFF528" w14:textId="77777777" w:rsidR="000B5DC0" w:rsidRPr="000B5DC0" w:rsidRDefault="000B5DC0" w:rsidP="00D231CD">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ג.</w:t>
      </w:r>
      <w:r w:rsidRPr="000B5DC0">
        <w:rPr>
          <w:rFonts w:ascii="Times New Roman" w:eastAsia="Times New Roman" w:hAnsi="Times New Roman" w:cs="David"/>
          <w:sz w:val="24"/>
          <w:szCs w:val="24"/>
          <w:rtl/>
          <w:lang w:eastAsia="he-IL"/>
        </w:rPr>
        <w:tab/>
        <w:t>תכנון אדריכלות גנים ונוף למשרד מכירות ו/או דירה לדוגמא לרבות מגרשי חניה ואזורי גינון זמניים.</w:t>
      </w:r>
    </w:p>
    <w:p w14:paraId="282CE86F" w14:textId="1BFE8B89" w:rsidR="000B5DC0" w:rsidRPr="000B5DC0" w:rsidRDefault="000B5DC0" w:rsidP="00D231CD">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ד.</w:t>
      </w:r>
      <w:r w:rsidRPr="000B5DC0">
        <w:rPr>
          <w:rFonts w:ascii="Times New Roman" w:eastAsia="Times New Roman" w:hAnsi="Times New Roman" w:cs="David"/>
          <w:sz w:val="24"/>
          <w:szCs w:val="24"/>
          <w:rtl/>
          <w:lang w:eastAsia="he-IL"/>
        </w:rPr>
        <w:tab/>
      </w:r>
      <w:del w:id="87" w:author="Meryl Etman [2]" w:date="2022-11-28T14:58:00Z">
        <w:r w:rsidRPr="000B5DC0" w:rsidDel="00606362">
          <w:rPr>
            <w:rFonts w:ascii="Times New Roman" w:eastAsia="Times New Roman" w:hAnsi="Times New Roman" w:cs="David"/>
            <w:sz w:val="24"/>
            <w:szCs w:val="24"/>
            <w:rtl/>
            <w:lang w:eastAsia="he-IL"/>
          </w:rPr>
          <w:delText>ליווי וסיוע להכנת ואישור תכנית בניין עיר מפורטת בסמכות הועדה המקומית</w:delText>
        </w:r>
      </w:del>
      <w:ins w:id="88" w:author="Meryl Etman [2]" w:date="2022-11-28T14:58:00Z">
        <w:r w:rsidR="00606362">
          <w:rPr>
            <w:rFonts w:ascii="Times New Roman" w:eastAsia="Times New Roman" w:hAnsi="Times New Roman" w:cs="David" w:hint="cs"/>
            <w:sz w:val="24"/>
            <w:szCs w:val="24"/>
            <w:rtl/>
            <w:lang w:eastAsia="he-IL"/>
          </w:rPr>
          <w:t>מבוטל</w:t>
        </w:r>
      </w:ins>
      <w:r w:rsidRPr="000B5DC0">
        <w:rPr>
          <w:rFonts w:ascii="Times New Roman" w:eastAsia="Times New Roman" w:hAnsi="Times New Roman" w:cs="David"/>
          <w:sz w:val="24"/>
          <w:szCs w:val="24"/>
          <w:rtl/>
          <w:lang w:eastAsia="he-IL"/>
        </w:rPr>
        <w:t>.</w:t>
      </w:r>
    </w:p>
    <w:p w14:paraId="5DDDA930" w14:textId="77777777" w:rsidR="000B5DC0" w:rsidRPr="000B5DC0" w:rsidRDefault="000B5DC0" w:rsidP="00D231CD">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ה.</w:t>
      </w:r>
      <w:r w:rsidRPr="000B5DC0">
        <w:rPr>
          <w:rFonts w:ascii="Times New Roman" w:eastAsia="Times New Roman" w:hAnsi="Times New Roman" w:cs="David" w:hint="cs"/>
          <w:sz w:val="24"/>
          <w:szCs w:val="24"/>
          <w:rtl/>
          <w:lang w:eastAsia="he-IL"/>
        </w:rPr>
        <w:tab/>
        <w:t>ליווי וסיוע באישור התכנון העקרוני אצל גורמי התכנון ברשויות.</w:t>
      </w:r>
    </w:p>
    <w:p w14:paraId="1BB07F7D" w14:textId="77777777" w:rsidR="000B5DC0" w:rsidRPr="000B5DC0" w:rsidRDefault="000B5DC0" w:rsidP="00D231CD">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hint="cs"/>
          <w:sz w:val="24"/>
          <w:szCs w:val="24"/>
          <w:rtl/>
          <w:lang w:eastAsia="he-IL"/>
        </w:rPr>
        <w:tab/>
        <w:t>ליווי וסיוע בהכנת הבקשה להיתר הבניה עבור המגרשים הפרטיים וקבלת האישורים הנדרשים.</w:t>
      </w:r>
    </w:p>
    <w:p w14:paraId="5D17AB36" w14:textId="77777777" w:rsidR="000B5DC0" w:rsidRPr="000B5DC0" w:rsidRDefault="000B5DC0" w:rsidP="00D231CD">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ז.</w:t>
      </w:r>
      <w:r w:rsidRPr="000B5DC0">
        <w:rPr>
          <w:rFonts w:ascii="Times New Roman" w:eastAsia="Times New Roman" w:hAnsi="Times New Roman" w:cs="David" w:hint="cs"/>
          <w:sz w:val="24"/>
          <w:szCs w:val="24"/>
          <w:rtl/>
          <w:lang w:eastAsia="he-IL"/>
        </w:rPr>
        <w:tab/>
        <w:t>הגשה וטיפול בהוצאות היתר/י בניה לשטחים הציבוריים ככל וישנם.</w:t>
      </w:r>
    </w:p>
    <w:p w14:paraId="7010176C" w14:textId="77777777" w:rsidR="000B5DC0" w:rsidRPr="000B5DC0" w:rsidRDefault="000B5DC0" w:rsidP="00D231CD">
      <w:pPr>
        <w:widowControl w:val="0"/>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ח.</w:t>
      </w:r>
      <w:r w:rsidRPr="000B5DC0">
        <w:rPr>
          <w:rFonts w:ascii="Times New Roman" w:eastAsia="Times New Roman" w:hAnsi="Times New Roman" w:cs="David" w:hint="cs"/>
          <w:sz w:val="24"/>
          <w:szCs w:val="24"/>
          <w:rtl/>
          <w:lang w:eastAsia="he-IL"/>
        </w:rPr>
        <w:tab/>
        <w:t>סיוע בקבלת האישורים לטופס 4 ולאכלוס.</w:t>
      </w:r>
    </w:p>
    <w:p w14:paraId="345F7E26"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E7751A5" w14:textId="77777777" w:rsidR="000B5DC0" w:rsidRPr="000B5DC0" w:rsidRDefault="000B5DC0" w:rsidP="000B5DC0">
      <w:pPr>
        <w:spacing w:before="0" w:beforeAutospacing="0" w:after="0" w:afterAutospacing="0" w:line="276" w:lineRule="auto"/>
        <w:ind w:left="720"/>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1.2</w:t>
      </w:r>
      <w:r w:rsidRPr="000B5DC0">
        <w:rPr>
          <w:rFonts w:ascii="Times New Roman" w:eastAsia="Times New Roman" w:hAnsi="Times New Roman" w:cs="David" w:hint="cs"/>
          <w:sz w:val="24"/>
          <w:szCs w:val="24"/>
          <w:rtl/>
          <w:lang w:eastAsia="he-IL"/>
        </w:rPr>
        <w:tab/>
      </w:r>
      <w:r w:rsidRPr="000B5DC0">
        <w:rPr>
          <w:rFonts w:ascii="Times New Roman" w:eastAsia="Times New Roman" w:hAnsi="Times New Roman" w:cs="David"/>
          <w:sz w:val="24"/>
          <w:szCs w:val="24"/>
          <w:u w:val="single"/>
          <w:rtl/>
        </w:rPr>
        <w:t>המ</w:t>
      </w:r>
      <w:r w:rsidRPr="000B5DC0">
        <w:rPr>
          <w:rFonts w:ascii="Times New Roman" w:eastAsia="Times New Roman" w:hAnsi="Times New Roman" w:cs="David" w:hint="cs"/>
          <w:sz w:val="24"/>
          <w:szCs w:val="24"/>
          <w:u w:val="single"/>
          <w:rtl/>
        </w:rPr>
        <w:t>תכנן</w:t>
      </w:r>
      <w:r w:rsidRPr="000B5DC0">
        <w:rPr>
          <w:rFonts w:ascii="Times New Roman" w:eastAsia="Times New Roman" w:hAnsi="Times New Roman" w:cs="David"/>
          <w:sz w:val="24"/>
          <w:szCs w:val="24"/>
          <w:u w:val="single"/>
          <w:rtl/>
        </w:rPr>
        <w:t>, צוות עובדים ואמצעים</w:t>
      </w:r>
      <w:r w:rsidRPr="000B5DC0">
        <w:rPr>
          <w:rFonts w:ascii="Times New Roman" w:eastAsia="Times New Roman" w:hAnsi="Times New Roman" w:cs="David" w:hint="cs"/>
          <w:sz w:val="24"/>
          <w:szCs w:val="24"/>
          <w:rtl/>
          <w:lang w:eastAsia="he-IL"/>
        </w:rPr>
        <w:t>:</w:t>
      </w:r>
    </w:p>
    <w:p w14:paraId="5283F89D" w14:textId="77777777" w:rsidR="000B5DC0" w:rsidRPr="000B5DC0" w:rsidRDefault="000B5DC0" w:rsidP="000B5DC0">
      <w:pPr>
        <w:spacing w:before="0" w:beforeAutospacing="0" w:after="0" w:afterAutospacing="0" w:line="276" w:lineRule="auto"/>
        <w:ind w:left="720"/>
        <w:jc w:val="both"/>
        <w:rPr>
          <w:rFonts w:ascii="Times New Roman" w:eastAsia="Times New Roman" w:hAnsi="Times New Roman" w:cs="David"/>
          <w:sz w:val="24"/>
          <w:szCs w:val="24"/>
          <w:rtl/>
          <w:lang w:eastAsia="he-IL"/>
        </w:rPr>
      </w:pPr>
    </w:p>
    <w:p w14:paraId="2BE5786D" w14:textId="77777777" w:rsidR="000B5DC0" w:rsidRPr="000B5DC0" w:rsidRDefault="000B5DC0" w:rsidP="00D231CD">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 xml:space="preserve">א. </w:t>
      </w:r>
      <w:r w:rsidRPr="000B5DC0">
        <w:rPr>
          <w:rFonts w:ascii="Times New Roman" w:eastAsia="Times New Roman" w:hAnsi="Times New Roman" w:cs="David"/>
          <w:sz w:val="24"/>
          <w:szCs w:val="24"/>
          <w:rtl/>
          <w:lang w:eastAsia="he-IL"/>
        </w:rPr>
        <w:tab/>
        <w:t>המ</w:t>
      </w:r>
      <w:r w:rsidRPr="000B5DC0">
        <w:rPr>
          <w:rFonts w:ascii="Times New Roman" w:eastAsia="Times New Roman" w:hAnsi="Times New Roman" w:cs="David" w:hint="cs"/>
          <w:sz w:val="24"/>
          <w:szCs w:val="24"/>
          <w:rtl/>
          <w:lang w:eastAsia="he-IL"/>
        </w:rPr>
        <w:t>תכנן</w:t>
      </w:r>
      <w:r w:rsidRPr="000B5DC0">
        <w:rPr>
          <w:rFonts w:ascii="Times New Roman" w:eastAsia="Times New Roman" w:hAnsi="Times New Roman" w:cs="David"/>
          <w:sz w:val="24"/>
          <w:szCs w:val="24"/>
          <w:rtl/>
          <w:lang w:eastAsia="he-IL"/>
        </w:rPr>
        <w:t xml:space="preserve"> הבכיר יהיה בעל המשרד, אשר יהיה אחראי, מעורב וישתתף באופן אישי בכל ישיבות התכנון שיזומן אליהן ללא עוררין.</w:t>
      </w:r>
      <w:r w:rsidR="00D231CD">
        <w:rPr>
          <w:rFonts w:ascii="Times New Roman" w:eastAsia="Times New Roman" w:hAnsi="Times New Roman" w:cs="David" w:hint="cs"/>
          <w:sz w:val="24"/>
          <w:szCs w:val="24"/>
          <w:rtl/>
          <w:lang w:eastAsia="he-IL"/>
        </w:rPr>
        <w:t xml:space="preserve"> </w:t>
      </w:r>
      <w:r w:rsidR="00D231CD" w:rsidRPr="00831588">
        <w:rPr>
          <w:rFonts w:ascii="Times New Roman" w:eastAsia="Times New Roman" w:hAnsi="Times New Roman" w:cs="David" w:hint="cs"/>
          <w:sz w:val="24"/>
          <w:szCs w:val="24"/>
          <w:rtl/>
          <w:lang w:eastAsia="he-IL"/>
        </w:rPr>
        <w:t xml:space="preserve">ככל שיידרש ולפי החלטת המזמין, יתבצעו בנוסף לישיבות התכנון השוטפות, ישיבות שבועיות לתכנון ב </w:t>
      </w:r>
      <w:r w:rsidR="00D231CD" w:rsidRPr="00831588">
        <w:rPr>
          <w:rFonts w:ascii="Times New Roman" w:eastAsia="Times New Roman" w:hAnsi="Times New Roman" w:cs="David" w:hint="cs"/>
          <w:sz w:val="24"/>
          <w:szCs w:val="24"/>
          <w:lang w:eastAsia="he-IL"/>
        </w:rPr>
        <w:t>BIM</w:t>
      </w:r>
      <w:r w:rsidR="00D231CD" w:rsidRPr="00831588">
        <w:rPr>
          <w:rFonts w:ascii="Times New Roman" w:eastAsia="Times New Roman" w:hAnsi="Times New Roman" w:cs="David" w:hint="cs"/>
          <w:sz w:val="24"/>
          <w:szCs w:val="24"/>
          <w:rtl/>
          <w:lang w:eastAsia="he-IL"/>
        </w:rPr>
        <w:t xml:space="preserve"> על המודל.</w:t>
      </w:r>
    </w:p>
    <w:p w14:paraId="1D49BBD3" w14:textId="77777777" w:rsidR="000B5DC0" w:rsidRPr="000B5DC0" w:rsidRDefault="000B5DC0" w:rsidP="000B5DC0">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ב</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 xml:space="preserve">ראש הצוות ישתתף בכל ישיבות התכנון שיזומן אליהן </w:t>
      </w:r>
      <w:r w:rsidRPr="000B5DC0">
        <w:rPr>
          <w:rFonts w:ascii="Times New Roman" w:eastAsia="Times New Roman" w:hAnsi="Times New Roman" w:cs="David" w:hint="cs"/>
          <w:sz w:val="24"/>
          <w:szCs w:val="24"/>
          <w:rtl/>
          <w:lang w:eastAsia="he-IL"/>
        </w:rPr>
        <w:t>.</w:t>
      </w:r>
      <w:r w:rsidRPr="000B5DC0">
        <w:rPr>
          <w:rFonts w:ascii="Times New Roman" w:eastAsia="Times New Roman" w:hAnsi="Times New Roman" w:cs="David"/>
          <w:sz w:val="24"/>
          <w:szCs w:val="24"/>
          <w:rtl/>
          <w:lang w:eastAsia="he-IL"/>
        </w:rPr>
        <w:t xml:space="preserve"> </w:t>
      </w:r>
    </w:p>
    <w:p w14:paraId="30B75968" w14:textId="77777777" w:rsidR="000B5DC0" w:rsidRPr="000B5DC0" w:rsidRDefault="000B5DC0" w:rsidP="000B5DC0">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ג</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r>
      <w:r w:rsidRPr="000B5DC0">
        <w:rPr>
          <w:rFonts w:ascii="Times New Roman" w:eastAsia="Times New Roman" w:hAnsi="Times New Roman" w:cs="David" w:hint="cs"/>
          <w:sz w:val="24"/>
          <w:szCs w:val="24"/>
          <w:rtl/>
          <w:lang w:eastAsia="he-IL"/>
        </w:rPr>
        <w:t>ר</w:t>
      </w:r>
      <w:r w:rsidRPr="000B5DC0">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w:t>
      </w:r>
      <w:r w:rsidRPr="000B5DC0">
        <w:rPr>
          <w:rFonts w:ascii="Times New Roman" w:eastAsia="Times New Roman" w:hAnsi="Times New Roman" w:cs="David" w:hint="cs"/>
          <w:sz w:val="24"/>
          <w:szCs w:val="24"/>
          <w:rtl/>
          <w:lang w:eastAsia="he-IL"/>
        </w:rPr>
        <w:t>. ככל ויתבקש ,אי השתתפות תאושר קודם לכן אצל מנהל הפרויקט.</w:t>
      </w:r>
    </w:p>
    <w:p w14:paraId="04EDB6C3" w14:textId="77777777" w:rsidR="000B5DC0" w:rsidRPr="000B5DC0" w:rsidRDefault="000B5DC0" w:rsidP="00D231CD">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ד</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צוות השרטטים של המ</w:t>
      </w:r>
      <w:r w:rsidRPr="000B5DC0">
        <w:rPr>
          <w:rFonts w:ascii="Times New Roman" w:eastAsia="Times New Roman" w:hAnsi="Times New Roman" w:cs="David" w:hint="cs"/>
          <w:sz w:val="24"/>
          <w:szCs w:val="24"/>
          <w:rtl/>
          <w:lang w:eastAsia="he-IL"/>
        </w:rPr>
        <w:t>תכנן</w:t>
      </w:r>
      <w:r w:rsidRPr="000B5DC0">
        <w:rPr>
          <w:rFonts w:ascii="Times New Roman" w:eastAsia="Times New Roman" w:hAnsi="Times New Roman" w:cs="David"/>
          <w:sz w:val="24"/>
          <w:szCs w:val="24"/>
          <w:rtl/>
          <w:lang w:eastAsia="he-IL"/>
        </w:rPr>
        <w:t xml:space="preserve"> יהיה כנדרש לתכנון ולהוצאת תכניות משורטטות לביצוע על מנת לעמוד בלוח הזמנים שנקבע על ידי מנהל הפרויקט.</w:t>
      </w:r>
    </w:p>
    <w:p w14:paraId="2E89115C" w14:textId="77777777" w:rsidR="000B5DC0" w:rsidRPr="000B5DC0" w:rsidRDefault="000B5DC0" w:rsidP="000B5DC0">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5B6BCAF1" w14:textId="77777777" w:rsidR="000B5DC0" w:rsidRPr="000B5DC0" w:rsidRDefault="000B5DC0" w:rsidP="000B5DC0">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1.</w:t>
      </w:r>
      <w:r w:rsidRPr="000B5DC0">
        <w:rPr>
          <w:rFonts w:ascii="Times New Roman" w:eastAsia="Times New Roman" w:hAnsi="Times New Roman" w:cs="David" w:hint="cs"/>
          <w:sz w:val="24"/>
          <w:szCs w:val="24"/>
          <w:rtl/>
          <w:lang w:eastAsia="he-IL"/>
        </w:rPr>
        <w:t>3</w:t>
      </w:r>
      <w:r w:rsidRPr="000B5DC0">
        <w:rPr>
          <w:rFonts w:ascii="Times New Roman" w:eastAsia="Times New Roman" w:hAnsi="Times New Roman" w:cs="David"/>
          <w:sz w:val="24"/>
          <w:szCs w:val="24"/>
          <w:rtl/>
          <w:lang w:eastAsia="he-IL"/>
        </w:rPr>
        <w:tab/>
        <w:t>על המתכנן לקבל אישור בכתב מאת המנהל לפני התחלת ביצוע כל קטע וכל שלב ולפני הספקת כל שרות חלקי.</w:t>
      </w:r>
      <w:r w:rsidRPr="000B5DC0">
        <w:rPr>
          <w:rFonts w:ascii="Times New Roman" w:eastAsia="Times New Roman" w:hAnsi="Times New Roman" w:cs="David" w:hint="cs"/>
          <w:sz w:val="24"/>
          <w:szCs w:val="24"/>
          <w:rtl/>
          <w:lang w:eastAsia="he-IL"/>
        </w:rPr>
        <w:t xml:space="preserve"> אישור כאמור לא יהווה אישור לשכר נוסף במקרה של בדיקות נוספות או עבודה נוספת שיידרשו לאחר התקדמות התכנון לשלב הבא.</w:t>
      </w:r>
    </w:p>
    <w:p w14:paraId="51555531" w14:textId="77777777" w:rsidR="000B5DC0" w:rsidRPr="000B5DC0" w:rsidRDefault="000B5DC0" w:rsidP="000B5DC0">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51B22A3E" w14:textId="77777777" w:rsidR="000B5DC0" w:rsidRPr="000B5DC0" w:rsidRDefault="000B5DC0" w:rsidP="000B5DC0">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1.</w:t>
      </w:r>
      <w:r w:rsidRPr="000B5DC0">
        <w:rPr>
          <w:rFonts w:ascii="Times New Roman" w:eastAsia="Times New Roman" w:hAnsi="Times New Roman" w:cs="David" w:hint="cs"/>
          <w:sz w:val="24"/>
          <w:szCs w:val="24"/>
          <w:rtl/>
          <w:lang w:eastAsia="he-IL"/>
        </w:rPr>
        <w:t>4</w:t>
      </w:r>
      <w:r w:rsidRPr="000B5DC0">
        <w:rPr>
          <w:rFonts w:ascii="Times New Roman" w:eastAsia="Times New Roman" w:hAnsi="Times New Roman" w:cs="David"/>
          <w:sz w:val="24"/>
          <w:szCs w:val="24"/>
          <w:rtl/>
          <w:lang w:eastAsia="he-IL"/>
        </w:rPr>
        <w:tab/>
        <w:t>"העבודה" ו/או "העבודה האדריכלית" – שירותי אדריכלות נוף הכוללים, בין היתר, תכנון עבודות 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 סביבתי, גינון ונוף ופיקוח עליון על ביצועם.</w:t>
      </w:r>
    </w:p>
    <w:p w14:paraId="3B0B6683" w14:textId="77777777" w:rsid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F688F33" w14:textId="77777777" w:rsidR="00D231CD" w:rsidRPr="000B5DC0" w:rsidRDefault="00D231CD"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94A68AD" w14:textId="77777777" w:rsidR="000B5DC0" w:rsidRPr="000B5DC0" w:rsidRDefault="000B5DC0" w:rsidP="000B5DC0">
      <w:pPr>
        <w:widowControl w:val="0"/>
        <w:numPr>
          <w:ilvl w:val="0"/>
          <w:numId w:val="4"/>
        </w:numPr>
        <w:spacing w:before="0" w:beforeAutospacing="0" w:after="0" w:afterAutospacing="0" w:line="240" w:lineRule="auto"/>
        <w:ind w:right="720"/>
        <w:jc w:val="both"/>
        <w:rPr>
          <w:rFonts w:ascii="Times New Roman" w:eastAsia="Times New Roman" w:hAnsi="Times New Roman" w:cs="David"/>
          <w:sz w:val="24"/>
          <w:szCs w:val="24"/>
          <w:rtl/>
          <w:lang w:eastAsia="he-IL"/>
        </w:rPr>
      </w:pPr>
      <w:r w:rsidRPr="000B5DC0">
        <w:rPr>
          <w:rFonts w:ascii="Times New Roman" w:eastAsia="Times New Roman" w:hAnsi="Times New Roman" w:cs="David"/>
          <w:b/>
          <w:bCs/>
          <w:sz w:val="24"/>
          <w:szCs w:val="24"/>
          <w:u w:val="single"/>
          <w:rtl/>
          <w:lang w:eastAsia="he-IL"/>
        </w:rPr>
        <w:t>פירוט השירותים</w:t>
      </w:r>
      <w:r w:rsidRPr="000B5DC0">
        <w:rPr>
          <w:rFonts w:ascii="Times New Roman" w:eastAsia="Times New Roman" w:hAnsi="Times New Roman" w:cs="David"/>
          <w:sz w:val="24"/>
          <w:szCs w:val="24"/>
          <w:rtl/>
          <w:lang w:eastAsia="he-IL"/>
        </w:rPr>
        <w:t>:</w:t>
      </w:r>
    </w:p>
    <w:p w14:paraId="269E83D3" w14:textId="77777777"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A33FA5D" w14:textId="77777777" w:rsidR="00F66953" w:rsidRDefault="000B5DC0">
      <w:pPr>
        <w:widowControl w:val="0"/>
        <w:spacing w:before="0" w:beforeAutospacing="0" w:after="0" w:afterAutospacing="0" w:line="360" w:lineRule="auto"/>
        <w:ind w:left="720"/>
        <w:rPr>
          <w:rFonts w:ascii="Times New Roman" w:eastAsia="Times New Roman" w:hAnsi="Times New Roman" w:cs="David"/>
          <w:sz w:val="24"/>
          <w:szCs w:val="24"/>
          <w:rtl/>
          <w:lang w:eastAsia="he-IL"/>
        </w:rPr>
        <w:pPrChange w:id="89" w:author="Meryl Etman [2]" w:date="2023-01-23T12:06:00Z">
          <w:pPr>
            <w:widowControl w:val="0"/>
            <w:spacing w:before="0" w:beforeAutospacing="0" w:after="0" w:afterAutospacing="0" w:line="360" w:lineRule="auto"/>
          </w:pPr>
        </w:pPrChange>
      </w:pPr>
      <w:r w:rsidRPr="000B5DC0">
        <w:rPr>
          <w:rFonts w:ascii="Times New Roman" w:eastAsia="Times New Roman" w:hAnsi="Times New Roman" w:cs="David"/>
          <w:sz w:val="24"/>
          <w:szCs w:val="24"/>
          <w:rtl/>
          <w:lang w:eastAsia="he-IL"/>
        </w:rPr>
        <w:t xml:space="preserve">שירותי המתכנן יבוצעו בקטעים לפי התקדמות הפרויקט והנחיות המנהל, לרבות להסדרי ביניים לבניה ואכלוס בשלבים. </w:t>
      </w:r>
    </w:p>
    <w:p w14:paraId="27188AEB" w14:textId="77777777" w:rsidR="00F66953" w:rsidRPr="000B5DC0" w:rsidRDefault="00F66953" w:rsidP="000B5DC0">
      <w:pPr>
        <w:widowControl w:val="0"/>
        <w:spacing w:before="0" w:beforeAutospacing="0" w:after="0" w:afterAutospacing="0" w:line="360" w:lineRule="auto"/>
        <w:ind w:left="720"/>
        <w:rPr>
          <w:rFonts w:ascii="Times New Roman" w:eastAsia="Times New Roman" w:hAnsi="Times New Roman" w:cs="David"/>
          <w:sz w:val="24"/>
          <w:szCs w:val="24"/>
          <w:rtl/>
          <w:lang w:eastAsia="he-IL"/>
        </w:rPr>
      </w:pPr>
    </w:p>
    <w:p w14:paraId="739617A2" w14:textId="77777777" w:rsidR="000B5DC0" w:rsidRPr="000B5DC0" w:rsidRDefault="000B5DC0" w:rsidP="000B5DC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שירותי המתכנן יבוצעו בשלבים הכוללים את השירותים כלהלן:</w:t>
      </w:r>
    </w:p>
    <w:p w14:paraId="60159FE1"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8A368A9" w14:textId="0D3D2669" w:rsidR="000B5DC0" w:rsidRPr="000B5DC0" w:rsidDel="00606362" w:rsidRDefault="000B5DC0" w:rsidP="000B5DC0">
      <w:pPr>
        <w:widowControl w:val="0"/>
        <w:spacing w:before="0" w:beforeAutospacing="0" w:after="0" w:afterAutospacing="0" w:line="240" w:lineRule="auto"/>
        <w:jc w:val="both"/>
        <w:rPr>
          <w:del w:id="90" w:author="Meryl Etman [2]" w:date="2022-11-28T14:59:00Z"/>
          <w:rFonts w:ascii="Times New Roman" w:eastAsia="Times New Roman" w:hAnsi="Times New Roman" w:cs="David"/>
          <w:b/>
          <w:bCs/>
          <w:sz w:val="24"/>
          <w:szCs w:val="24"/>
          <w:lang w:eastAsia="he-IL"/>
        </w:rPr>
      </w:pPr>
      <w:r w:rsidRPr="000B5DC0">
        <w:rPr>
          <w:rFonts w:ascii="Times New Roman" w:eastAsia="Times New Roman" w:hAnsi="Times New Roman" w:cs="David"/>
          <w:sz w:val="24"/>
          <w:szCs w:val="24"/>
          <w:rtl/>
          <w:lang w:eastAsia="he-IL"/>
        </w:rPr>
        <w:tab/>
        <w:t>2.1</w:t>
      </w:r>
      <w:r w:rsidRPr="000B5DC0">
        <w:rPr>
          <w:rFonts w:ascii="Times New Roman" w:eastAsia="Times New Roman" w:hAnsi="Times New Roman" w:cs="David"/>
          <w:sz w:val="24"/>
          <w:szCs w:val="24"/>
          <w:rtl/>
          <w:lang w:eastAsia="he-IL"/>
        </w:rPr>
        <w:tab/>
      </w:r>
      <w:del w:id="91" w:author="Meryl Etman [2]" w:date="2022-11-28T14:59:00Z">
        <w:r w:rsidRPr="000B5DC0" w:rsidDel="00606362">
          <w:rPr>
            <w:rFonts w:ascii="Times New Roman" w:eastAsia="Times New Roman" w:hAnsi="Times New Roman" w:cs="David"/>
            <w:b/>
            <w:bCs/>
            <w:sz w:val="24"/>
            <w:szCs w:val="24"/>
            <w:u w:val="single"/>
            <w:rtl/>
            <w:lang w:eastAsia="he-IL"/>
          </w:rPr>
          <w:delText>תכנית בנין עיר מפורטת בסמכות הועדה המקומית:</w:delText>
        </w:r>
      </w:del>
    </w:p>
    <w:p w14:paraId="6FF2E0C7" w14:textId="7DF72FFB" w:rsidR="000B5DC0" w:rsidRPr="000B5DC0" w:rsidDel="00606362" w:rsidRDefault="000B5DC0" w:rsidP="000B5DC0">
      <w:pPr>
        <w:widowControl w:val="0"/>
        <w:spacing w:before="0" w:beforeAutospacing="0" w:after="0" w:afterAutospacing="0" w:line="240" w:lineRule="auto"/>
        <w:jc w:val="both"/>
        <w:rPr>
          <w:del w:id="92" w:author="Meryl Etman [2]" w:date="2022-11-28T14:59:00Z"/>
          <w:rFonts w:ascii="Times New Roman" w:eastAsia="Times New Roman" w:hAnsi="Times New Roman" w:cs="David"/>
          <w:sz w:val="24"/>
          <w:szCs w:val="24"/>
          <w:rtl/>
          <w:lang w:eastAsia="he-IL"/>
        </w:rPr>
      </w:pPr>
    </w:p>
    <w:p w14:paraId="53A613C6" w14:textId="59F1A2CD" w:rsidR="000B5DC0" w:rsidRPr="000B5DC0" w:rsidDel="00606362" w:rsidRDefault="000B5DC0" w:rsidP="000B5DC0">
      <w:pPr>
        <w:widowControl w:val="0"/>
        <w:spacing w:before="0" w:beforeAutospacing="0" w:after="0" w:afterAutospacing="0" w:line="240" w:lineRule="auto"/>
        <w:ind w:left="2352" w:hanging="850"/>
        <w:jc w:val="both"/>
        <w:rPr>
          <w:del w:id="93" w:author="Meryl Etman [2]" w:date="2022-11-28T14:59:00Z"/>
          <w:rFonts w:ascii="Times New Roman" w:eastAsia="Times New Roman" w:hAnsi="Times New Roman" w:cs="David"/>
          <w:sz w:val="24"/>
          <w:szCs w:val="24"/>
          <w:rtl/>
          <w:lang w:eastAsia="he-IL"/>
        </w:rPr>
      </w:pPr>
      <w:del w:id="94" w:author="Meryl Etman [2]" w:date="2022-11-28T14:59:00Z">
        <w:r w:rsidRPr="000B5DC0" w:rsidDel="00606362">
          <w:rPr>
            <w:rFonts w:ascii="Times New Roman" w:eastAsia="Times New Roman" w:hAnsi="Times New Roman" w:cs="David"/>
            <w:sz w:val="24"/>
            <w:szCs w:val="24"/>
            <w:rtl/>
            <w:lang w:eastAsia="he-IL"/>
          </w:rPr>
          <w:delText>א.</w:delText>
        </w:r>
        <w:r w:rsidRPr="000B5DC0" w:rsidDel="00606362">
          <w:rPr>
            <w:rFonts w:ascii="Times New Roman" w:eastAsia="Times New Roman" w:hAnsi="Times New Roman" w:cs="David"/>
            <w:sz w:val="24"/>
            <w:szCs w:val="24"/>
            <w:rtl/>
            <w:lang w:eastAsia="he-IL"/>
          </w:rPr>
          <w:tab/>
          <w:delText>בירור הפרוגרמה עם המזמין, ביקורים באתר, חקירות מוקדמות, התייעצויות ותאום עם המתכננים ועם היועצים האחרים.</w:delText>
        </w:r>
      </w:del>
    </w:p>
    <w:p w14:paraId="255178E9" w14:textId="25FF7980" w:rsidR="000B5DC0" w:rsidRPr="000B5DC0" w:rsidDel="00606362" w:rsidRDefault="000B5DC0" w:rsidP="000B5DC0">
      <w:pPr>
        <w:widowControl w:val="0"/>
        <w:spacing w:before="0" w:beforeAutospacing="0" w:after="0" w:afterAutospacing="0" w:line="240" w:lineRule="auto"/>
        <w:ind w:left="2352" w:hanging="850"/>
        <w:jc w:val="both"/>
        <w:rPr>
          <w:del w:id="95" w:author="Meryl Etman [2]" w:date="2022-11-28T14:59:00Z"/>
          <w:rFonts w:ascii="Times New Roman" w:eastAsia="Times New Roman" w:hAnsi="Times New Roman" w:cs="David"/>
          <w:sz w:val="24"/>
          <w:szCs w:val="24"/>
          <w:rtl/>
          <w:lang w:eastAsia="he-IL"/>
        </w:rPr>
      </w:pPr>
    </w:p>
    <w:p w14:paraId="41983E4A" w14:textId="2B03FCF5" w:rsidR="000B5DC0" w:rsidRPr="000B5DC0" w:rsidDel="00606362" w:rsidRDefault="000B5DC0" w:rsidP="000B5DC0">
      <w:pPr>
        <w:widowControl w:val="0"/>
        <w:spacing w:before="0" w:beforeAutospacing="0" w:after="0" w:afterAutospacing="0" w:line="240" w:lineRule="auto"/>
        <w:ind w:left="2352" w:hanging="850"/>
        <w:jc w:val="both"/>
        <w:rPr>
          <w:del w:id="96" w:author="Meryl Etman [2]" w:date="2022-11-28T14:59:00Z"/>
          <w:rFonts w:ascii="Times New Roman" w:eastAsia="Times New Roman" w:hAnsi="Times New Roman" w:cs="David"/>
          <w:sz w:val="24"/>
          <w:szCs w:val="24"/>
          <w:rtl/>
          <w:lang w:eastAsia="he-IL"/>
        </w:rPr>
      </w:pPr>
      <w:del w:id="97" w:author="Meryl Etman [2]" w:date="2022-11-28T14:59:00Z">
        <w:r w:rsidRPr="000B5DC0" w:rsidDel="00606362">
          <w:rPr>
            <w:rFonts w:ascii="Times New Roman" w:eastAsia="Times New Roman" w:hAnsi="Times New Roman" w:cs="David"/>
            <w:sz w:val="24"/>
            <w:szCs w:val="24"/>
            <w:rtl/>
            <w:lang w:eastAsia="he-IL"/>
          </w:rPr>
          <w:delText>ב.</w:delText>
        </w:r>
        <w:r w:rsidRPr="000B5DC0" w:rsidDel="00606362">
          <w:rPr>
            <w:rFonts w:ascii="Times New Roman" w:eastAsia="Times New Roman" w:hAnsi="Times New Roman" w:cs="David"/>
            <w:sz w:val="24"/>
            <w:szCs w:val="24"/>
            <w:rtl/>
            <w:lang w:eastAsia="he-IL"/>
          </w:rPr>
          <w:tab/>
          <w:delText>בירור ברשויות המוסמכות ואצל גורמים אחרים בקשר לכל הנושאים הקשורים בתכנון הפתוח והנוף בפרויקט ובקבלת אישור הרשויות לתכנונו ולביצועו, לרבות ריכוז נתונים לגבי תכניות בנין עיר תקפות, תכניות בהפקדה ותכניות בהכנה בכל רמות התכנון (ארציות, מחוזיות ומקומיות), ריכוז נתונים לגבי תכניות בינוי/עיצוב אדריכלי, החלות על האתר ועל סביבתו, מיפוי עתיקות, ערכי נוף, קווי מתח גבוה, קווי תשתית למיניהם ומגבלותיהם, קווי בנין, רדיוסי בטחון, מפגעי רעש, זיהום אויר וכו', וביקור בשטח התכנון.</w:delText>
        </w:r>
      </w:del>
    </w:p>
    <w:p w14:paraId="089A66D7" w14:textId="530BFAAD" w:rsidR="000B5DC0" w:rsidRPr="000B5DC0" w:rsidDel="00606362" w:rsidRDefault="000B5DC0" w:rsidP="000B5DC0">
      <w:pPr>
        <w:widowControl w:val="0"/>
        <w:spacing w:before="0" w:beforeAutospacing="0" w:after="0" w:afterAutospacing="0" w:line="240" w:lineRule="auto"/>
        <w:ind w:left="2352" w:hanging="850"/>
        <w:jc w:val="both"/>
        <w:rPr>
          <w:del w:id="98" w:author="Meryl Etman [2]" w:date="2022-11-28T14:59:00Z"/>
          <w:rFonts w:ascii="Times New Roman" w:eastAsia="Times New Roman" w:hAnsi="Times New Roman" w:cs="David"/>
          <w:sz w:val="24"/>
          <w:szCs w:val="24"/>
          <w:rtl/>
          <w:lang w:eastAsia="he-IL"/>
        </w:rPr>
      </w:pPr>
    </w:p>
    <w:p w14:paraId="2668044C" w14:textId="720BAF5B" w:rsidR="000B5DC0" w:rsidRPr="000B5DC0" w:rsidDel="00606362"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del w:id="99" w:author="Meryl Etman [2]" w:date="2022-11-28T14:59:00Z"/>
          <w:rFonts w:ascii="Times New Roman" w:eastAsia="Times New Roman" w:hAnsi="Times New Roman" w:cs="David"/>
          <w:sz w:val="24"/>
          <w:szCs w:val="24"/>
          <w:rtl/>
          <w:lang w:eastAsia="he-IL"/>
        </w:rPr>
      </w:pPr>
      <w:del w:id="100" w:author="Meryl Etman [2]" w:date="2022-11-28T14:59:00Z">
        <w:r w:rsidRPr="000B5DC0" w:rsidDel="00606362">
          <w:rPr>
            <w:rFonts w:ascii="Times New Roman" w:eastAsia="Times New Roman" w:hAnsi="Times New Roman" w:cs="David"/>
            <w:sz w:val="24"/>
            <w:szCs w:val="24"/>
            <w:rtl/>
            <w:lang w:eastAsia="he-IL"/>
          </w:rPr>
          <w:delText>ג.</w:delText>
        </w:r>
        <w:r w:rsidRPr="000B5DC0" w:rsidDel="00606362">
          <w:rPr>
            <w:rFonts w:ascii="Times New Roman" w:eastAsia="Times New Roman" w:hAnsi="Times New Roman" w:cs="David"/>
            <w:sz w:val="24"/>
            <w:szCs w:val="24"/>
            <w:rtl/>
            <w:lang w:eastAsia="he-IL"/>
          </w:rPr>
          <w:tab/>
          <w:delText>הגדרה ראשונית של מטרות, בעיות, אילוצים ויעדים לתכנון, לאישור המזמין. קבלה מהמזמין/ממודד האתר מפת רקע מדידה מצבית מעודכנת ברמת פרוט המאפשרת הכנת תכנית וקבלת תכניות ראשוניות מאדריכל הפרויקט.</w:delText>
        </w:r>
      </w:del>
    </w:p>
    <w:p w14:paraId="7F79A84E" w14:textId="455322C8" w:rsidR="000B5DC0" w:rsidRPr="000B5DC0" w:rsidDel="00606362"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del w:id="101" w:author="Meryl Etman [2]" w:date="2022-11-28T14:59:00Z"/>
          <w:rFonts w:ascii="Times New Roman" w:eastAsia="Times New Roman" w:hAnsi="Times New Roman" w:cs="David"/>
          <w:sz w:val="24"/>
          <w:szCs w:val="24"/>
          <w:rtl/>
          <w:lang w:eastAsia="he-IL"/>
        </w:rPr>
      </w:pPr>
    </w:p>
    <w:p w14:paraId="793AAA39" w14:textId="7EB5F2C6" w:rsidR="000B5DC0" w:rsidRPr="000B5DC0" w:rsidDel="00606362"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del w:id="102" w:author="Meryl Etman [2]" w:date="2022-11-28T14:59:00Z"/>
          <w:rFonts w:ascii="Times New Roman" w:eastAsia="Times New Roman" w:hAnsi="Times New Roman" w:cs="David"/>
          <w:sz w:val="24"/>
          <w:szCs w:val="24"/>
          <w:rtl/>
          <w:lang w:eastAsia="he-IL"/>
        </w:rPr>
      </w:pPr>
      <w:del w:id="103" w:author="Meryl Etman [2]" w:date="2022-11-28T14:59:00Z">
        <w:r w:rsidRPr="000B5DC0" w:rsidDel="00606362">
          <w:rPr>
            <w:rFonts w:ascii="Times New Roman" w:eastAsia="Times New Roman" w:hAnsi="Times New Roman" w:cs="David"/>
            <w:sz w:val="24"/>
            <w:szCs w:val="24"/>
            <w:rtl/>
            <w:lang w:eastAsia="he-IL"/>
          </w:rPr>
          <w:delText>ד.</w:delText>
        </w:r>
        <w:r w:rsidRPr="000B5DC0" w:rsidDel="00606362">
          <w:rPr>
            <w:rFonts w:ascii="Times New Roman" w:eastAsia="Times New Roman" w:hAnsi="Times New Roman" w:cs="David"/>
            <w:sz w:val="24"/>
            <w:szCs w:val="24"/>
            <w:rtl/>
            <w:lang w:eastAsia="he-IL"/>
          </w:rPr>
          <w:tab/>
          <w:delText>השתתפות בדיונים עם צוות התכנון ונציג המזמין לצורך ניתוח הנתונים והגדרת המטרות והצרכים התכנוניים.</w:delText>
        </w:r>
      </w:del>
    </w:p>
    <w:p w14:paraId="5AA15081" w14:textId="252F9815" w:rsidR="000B5DC0" w:rsidRPr="000B5DC0" w:rsidDel="00606362"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del w:id="104" w:author="Meryl Etman [2]" w:date="2022-11-28T14:59:00Z"/>
          <w:rFonts w:ascii="Times New Roman" w:eastAsia="Times New Roman" w:hAnsi="Times New Roman" w:cs="David"/>
          <w:sz w:val="24"/>
          <w:szCs w:val="24"/>
          <w:rtl/>
          <w:lang w:eastAsia="he-IL"/>
        </w:rPr>
      </w:pPr>
    </w:p>
    <w:p w14:paraId="799A522E" w14:textId="5772496D" w:rsidR="000B5DC0" w:rsidRPr="000B5DC0" w:rsidDel="00606362"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del w:id="105" w:author="Meryl Etman [2]" w:date="2022-11-28T14:59:00Z"/>
          <w:rFonts w:ascii="Times New Roman" w:eastAsia="Times New Roman" w:hAnsi="Times New Roman" w:cs="David"/>
          <w:sz w:val="24"/>
          <w:szCs w:val="24"/>
          <w:rtl/>
          <w:lang w:eastAsia="he-IL"/>
        </w:rPr>
      </w:pPr>
      <w:del w:id="106" w:author="Meryl Etman [2]" w:date="2022-11-28T14:59:00Z">
        <w:r w:rsidRPr="000B5DC0" w:rsidDel="00606362">
          <w:rPr>
            <w:rFonts w:ascii="Times New Roman" w:eastAsia="Times New Roman" w:hAnsi="Times New Roman" w:cs="David"/>
            <w:sz w:val="24"/>
            <w:szCs w:val="24"/>
            <w:rtl/>
            <w:lang w:eastAsia="he-IL"/>
          </w:rPr>
          <w:delText>ה.</w:delText>
        </w:r>
        <w:r w:rsidRPr="000B5DC0" w:rsidDel="00606362">
          <w:rPr>
            <w:rFonts w:ascii="Times New Roman" w:eastAsia="Times New Roman" w:hAnsi="Times New Roman" w:cs="David"/>
            <w:sz w:val="24"/>
            <w:szCs w:val="24"/>
            <w:rtl/>
            <w:lang w:eastAsia="he-IL"/>
          </w:rPr>
          <w:tab/>
          <w:delText>הכנת פרוגרמה לתכנון, הכוללת: מטרות, בעיות, אילוצים, יעדים, נתונים כמותיים ואיכותיים וניתוח שפועים מפורט, בתאום עם המתכננים והיועצים ובאישור המזמין.</w:delText>
        </w:r>
      </w:del>
    </w:p>
    <w:p w14:paraId="304FAF70" w14:textId="5677BE40" w:rsidR="000B5DC0" w:rsidRPr="000B5DC0" w:rsidDel="00606362"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del w:id="107" w:author="Meryl Etman [2]" w:date="2022-11-28T14:59:00Z"/>
          <w:rFonts w:ascii="Times New Roman" w:eastAsia="Times New Roman" w:hAnsi="Times New Roman" w:cs="David"/>
          <w:sz w:val="24"/>
          <w:szCs w:val="24"/>
          <w:rtl/>
          <w:lang w:eastAsia="he-IL"/>
        </w:rPr>
      </w:pPr>
    </w:p>
    <w:p w14:paraId="7C0A37EC" w14:textId="33D84C5A" w:rsidR="000B5DC0" w:rsidRPr="000B5DC0" w:rsidDel="00606362"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del w:id="108" w:author="Meryl Etman [2]" w:date="2022-11-28T14:59:00Z"/>
          <w:rFonts w:ascii="Times New Roman" w:eastAsia="Times New Roman" w:hAnsi="Times New Roman" w:cs="David"/>
          <w:sz w:val="24"/>
          <w:szCs w:val="24"/>
          <w:rtl/>
          <w:lang w:eastAsia="he-IL"/>
        </w:rPr>
      </w:pPr>
      <w:del w:id="109" w:author="Meryl Etman [2]" w:date="2022-11-28T14:59:00Z">
        <w:r w:rsidRPr="000B5DC0" w:rsidDel="00606362">
          <w:rPr>
            <w:rFonts w:ascii="Times New Roman" w:eastAsia="Times New Roman" w:hAnsi="Times New Roman" w:cs="David"/>
            <w:sz w:val="24"/>
            <w:szCs w:val="24"/>
            <w:rtl/>
            <w:lang w:eastAsia="he-IL"/>
          </w:rPr>
          <w:delText>ו.</w:delText>
        </w:r>
        <w:r w:rsidRPr="000B5DC0" w:rsidDel="00606362">
          <w:rPr>
            <w:rFonts w:ascii="Times New Roman" w:eastAsia="Times New Roman" w:hAnsi="Times New Roman" w:cs="David"/>
            <w:sz w:val="24"/>
            <w:szCs w:val="24"/>
            <w:rtl/>
            <w:lang w:eastAsia="he-IL"/>
          </w:rPr>
          <w:tab/>
          <w:delText>סיוע לאדריכל להכנת תכניות מוקדמות במספר חלופות, המתארות את פריסת שימושי הקרקע, פריסת צפיפויות הבניה, רשת הדרכים המוצעת, חלוקת משנה למגרשים, הגדרת זיקות הנאה והצמדות, את הבינוי המוצע, את האפשרויות להעברת זכויות בניה בין מגרשים ובין יעודים לשיפור הבינוי וכלכליות הפרויקט ולתוספת יחידות דיור לניצול מיטבי של אפשרויות הבניה, לרבות הכנת חתכים, מודלים, הדמיות, מבטים אל ומתוך שטח התכנון ופרספקטיבות (באיכות לצרכי תכנון ואישור להבדיל מאיכות לצרכי שיווק).</w:delText>
        </w:r>
      </w:del>
    </w:p>
    <w:p w14:paraId="2F104994" w14:textId="59ECFB6A" w:rsidR="000B5DC0" w:rsidRPr="000B5DC0" w:rsidDel="00606362"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del w:id="110" w:author="Meryl Etman [2]" w:date="2022-11-28T14:59:00Z"/>
          <w:rFonts w:ascii="Times New Roman" w:eastAsia="Times New Roman" w:hAnsi="Times New Roman" w:cs="David"/>
          <w:sz w:val="24"/>
          <w:szCs w:val="24"/>
          <w:rtl/>
          <w:lang w:eastAsia="he-IL"/>
        </w:rPr>
      </w:pPr>
      <w:del w:id="111" w:author="Meryl Etman [2]" w:date="2022-11-28T14:59:00Z">
        <w:r w:rsidRPr="000B5DC0" w:rsidDel="00606362">
          <w:rPr>
            <w:rFonts w:ascii="Times New Roman" w:eastAsia="Times New Roman" w:hAnsi="Times New Roman" w:cs="David"/>
            <w:sz w:val="24"/>
            <w:szCs w:val="24"/>
            <w:rtl/>
            <w:lang w:eastAsia="he-IL"/>
          </w:rPr>
          <w:tab/>
          <w:delText xml:space="preserve">תכניות הבינוי יגדירו את עקרונות העמדת המבנים, עקרונות החניה, הפנית המבנים, גבהים, תכסיות, חתכים עקרוניים ואיורים מוגדלים לקטעים אופייניים. </w:delText>
        </w:r>
      </w:del>
    </w:p>
    <w:p w14:paraId="1EE37B86" w14:textId="73760784" w:rsidR="000B5DC0" w:rsidRPr="000B5DC0" w:rsidDel="00606362"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del w:id="112" w:author="Meryl Etman [2]" w:date="2022-11-28T14:59:00Z"/>
          <w:rFonts w:ascii="Times New Roman" w:eastAsia="Times New Roman" w:hAnsi="Times New Roman" w:cs="David"/>
          <w:sz w:val="24"/>
          <w:szCs w:val="24"/>
          <w:rtl/>
          <w:lang w:eastAsia="he-IL"/>
        </w:rPr>
      </w:pPr>
    </w:p>
    <w:p w14:paraId="18068578" w14:textId="57FD91CA" w:rsidR="000B5DC0" w:rsidRPr="000B5DC0" w:rsidDel="00606362"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del w:id="113" w:author="Meryl Etman [2]" w:date="2022-11-28T14:59:00Z"/>
          <w:rFonts w:ascii="Times New Roman" w:eastAsia="Times New Roman" w:hAnsi="Times New Roman" w:cs="David"/>
          <w:sz w:val="24"/>
          <w:szCs w:val="24"/>
          <w:rtl/>
          <w:lang w:eastAsia="he-IL"/>
        </w:rPr>
      </w:pPr>
      <w:del w:id="114" w:author="Meryl Etman [2]" w:date="2022-11-28T14:59:00Z">
        <w:r w:rsidRPr="000B5DC0" w:rsidDel="00606362">
          <w:rPr>
            <w:rFonts w:ascii="Times New Roman" w:eastAsia="Times New Roman" w:hAnsi="Times New Roman" w:cs="David"/>
            <w:sz w:val="24"/>
            <w:szCs w:val="24"/>
            <w:rtl/>
            <w:lang w:eastAsia="he-IL"/>
          </w:rPr>
          <w:delText>ז.</w:delText>
        </w:r>
        <w:r w:rsidRPr="000B5DC0" w:rsidDel="00606362">
          <w:rPr>
            <w:rFonts w:ascii="Times New Roman" w:eastAsia="Times New Roman" w:hAnsi="Times New Roman" w:cs="David"/>
            <w:sz w:val="24"/>
            <w:szCs w:val="24"/>
            <w:rtl/>
            <w:lang w:eastAsia="he-IL"/>
          </w:rPr>
          <w:tab/>
          <w:delText>הצגת החלופות בפני המזמין תוך ניתוחן, פרוט היתרונות והחסרונות של כל חלופה, מידת התאמתן לפרוגרמה והמלצה על חלופה מועדפת.</w:delText>
        </w:r>
      </w:del>
    </w:p>
    <w:p w14:paraId="4D3B1280" w14:textId="35CEE852" w:rsidR="000B5DC0" w:rsidRPr="000B5DC0" w:rsidDel="00606362"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del w:id="115" w:author="Meryl Etman [2]" w:date="2022-11-28T14:59:00Z"/>
          <w:rFonts w:ascii="Times New Roman" w:eastAsia="Times New Roman" w:hAnsi="Times New Roman" w:cs="David"/>
          <w:sz w:val="24"/>
          <w:szCs w:val="24"/>
          <w:rtl/>
          <w:lang w:eastAsia="he-IL"/>
        </w:rPr>
      </w:pPr>
    </w:p>
    <w:p w14:paraId="6E41A465" w14:textId="46883CC0" w:rsidR="000B5DC0" w:rsidRPr="000B5DC0" w:rsidDel="00606362"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del w:id="116" w:author="Meryl Etman [2]" w:date="2022-11-28T14:59:00Z"/>
          <w:rFonts w:ascii="Times New Roman" w:eastAsia="Times New Roman" w:hAnsi="Times New Roman" w:cs="David"/>
          <w:sz w:val="24"/>
          <w:szCs w:val="24"/>
          <w:rtl/>
          <w:lang w:eastAsia="he-IL"/>
        </w:rPr>
      </w:pPr>
      <w:del w:id="117" w:author="Meryl Etman [2]" w:date="2022-11-28T14:59:00Z">
        <w:r w:rsidRPr="000B5DC0" w:rsidDel="00606362">
          <w:rPr>
            <w:rFonts w:ascii="Times New Roman" w:eastAsia="Times New Roman" w:hAnsi="Times New Roman" w:cs="David"/>
            <w:sz w:val="24"/>
            <w:szCs w:val="24"/>
            <w:rtl/>
            <w:lang w:eastAsia="he-IL"/>
          </w:rPr>
          <w:delText>ח.</w:delText>
        </w:r>
        <w:r w:rsidRPr="000B5DC0" w:rsidDel="00606362">
          <w:rPr>
            <w:rFonts w:ascii="Times New Roman" w:eastAsia="Times New Roman" w:hAnsi="Times New Roman" w:cs="David"/>
            <w:sz w:val="24"/>
            <w:szCs w:val="24"/>
            <w:rtl/>
            <w:lang w:eastAsia="he-IL"/>
          </w:rPr>
          <w:tab/>
          <w:delText>הכנסת שינויים בתכניות המוקדמות, בהתאם לדרישת המזמין ו/או לפי דרישת הרשויות המוסמכות, באישור המזמין.</w:delText>
        </w:r>
      </w:del>
    </w:p>
    <w:p w14:paraId="674CA61C" w14:textId="738F739B" w:rsidR="000B5DC0" w:rsidRPr="000B5DC0" w:rsidDel="00606362"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del w:id="118" w:author="Meryl Etman [2]" w:date="2022-11-28T14:59:00Z"/>
          <w:rFonts w:ascii="Times New Roman" w:eastAsia="Times New Roman" w:hAnsi="Times New Roman" w:cs="David"/>
          <w:sz w:val="24"/>
          <w:szCs w:val="24"/>
          <w:rtl/>
          <w:lang w:eastAsia="he-IL"/>
        </w:rPr>
      </w:pPr>
    </w:p>
    <w:p w14:paraId="028D5DE9" w14:textId="43F5C3CF" w:rsidR="000B5DC0" w:rsidRPr="000B5DC0" w:rsidDel="00606362"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del w:id="119" w:author="Meryl Etman [2]" w:date="2022-11-28T14:59:00Z"/>
          <w:rFonts w:ascii="Times New Roman" w:eastAsia="Times New Roman" w:hAnsi="Times New Roman" w:cs="David"/>
          <w:sz w:val="24"/>
          <w:szCs w:val="24"/>
          <w:rtl/>
          <w:lang w:eastAsia="he-IL"/>
        </w:rPr>
      </w:pPr>
      <w:del w:id="120" w:author="Meryl Etman [2]" w:date="2022-11-28T14:59:00Z">
        <w:r w:rsidRPr="000B5DC0" w:rsidDel="00606362">
          <w:rPr>
            <w:rFonts w:ascii="Times New Roman" w:eastAsia="Times New Roman" w:hAnsi="Times New Roman" w:cs="David"/>
            <w:sz w:val="24"/>
            <w:szCs w:val="24"/>
            <w:rtl/>
            <w:lang w:eastAsia="he-IL"/>
          </w:rPr>
          <w:delText>ט.</w:delText>
        </w:r>
        <w:r w:rsidRPr="000B5DC0" w:rsidDel="00606362">
          <w:rPr>
            <w:rFonts w:ascii="Times New Roman" w:eastAsia="Times New Roman" w:hAnsi="Times New Roman" w:cs="David"/>
            <w:sz w:val="24"/>
            <w:szCs w:val="24"/>
            <w:rtl/>
            <w:lang w:eastAsia="he-IL"/>
          </w:rPr>
          <w:tab/>
          <w:delText>פגישות והתייעצויות עם המזמין, יועציו המשפטיים, האדריכל, היועצים האחרים והרשויות לבחינת האפשרויות לקדום אישור התכנון במסגרת סמכויות הועדה המקומית, או במסגרת סמכויות הועדה המחוזית.</w:delText>
        </w:r>
      </w:del>
    </w:p>
    <w:p w14:paraId="0458700A" w14:textId="4665B31E" w:rsidR="000B5DC0" w:rsidRPr="000B5DC0" w:rsidDel="00606362"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del w:id="121" w:author="Meryl Etman [2]" w:date="2022-11-28T14:59:00Z"/>
          <w:rFonts w:ascii="Times New Roman" w:eastAsia="Times New Roman" w:hAnsi="Times New Roman" w:cs="David"/>
          <w:sz w:val="24"/>
          <w:szCs w:val="24"/>
          <w:rtl/>
          <w:lang w:eastAsia="he-IL"/>
        </w:rPr>
      </w:pPr>
    </w:p>
    <w:p w14:paraId="4FCEF28C" w14:textId="7AB2A932" w:rsidR="000B5DC0" w:rsidRPr="000B5DC0" w:rsidDel="00606362"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del w:id="122" w:author="Meryl Etman [2]" w:date="2022-11-28T14:59:00Z"/>
          <w:rFonts w:ascii="Times New Roman" w:eastAsia="Times New Roman" w:hAnsi="Times New Roman" w:cs="David"/>
          <w:sz w:val="24"/>
          <w:szCs w:val="24"/>
          <w:rtl/>
          <w:lang w:eastAsia="he-IL"/>
        </w:rPr>
      </w:pPr>
      <w:del w:id="123" w:author="Meryl Etman [2]" w:date="2022-11-28T14:59:00Z">
        <w:r w:rsidRPr="000B5DC0" w:rsidDel="00606362">
          <w:rPr>
            <w:rFonts w:ascii="Times New Roman" w:eastAsia="Times New Roman" w:hAnsi="Times New Roman" w:cs="David"/>
            <w:sz w:val="24"/>
            <w:szCs w:val="24"/>
            <w:rtl/>
            <w:lang w:eastAsia="he-IL"/>
          </w:rPr>
          <w:delText>י.</w:delText>
        </w:r>
        <w:r w:rsidRPr="000B5DC0" w:rsidDel="00606362">
          <w:rPr>
            <w:rFonts w:ascii="Times New Roman" w:eastAsia="Times New Roman" w:hAnsi="Times New Roman" w:cs="David"/>
            <w:sz w:val="24"/>
            <w:szCs w:val="24"/>
            <w:rtl/>
            <w:lang w:eastAsia="he-IL"/>
          </w:rPr>
          <w:tab/>
          <w:delText xml:space="preserve">מסירת נתונים ליועצים האחרים לרבות לאדריכל, </w:delText>
        </w:r>
        <w:r w:rsidR="00440B5A" w:rsidDel="00606362">
          <w:rPr>
            <w:rFonts w:ascii="Times New Roman" w:eastAsia="Times New Roman" w:hAnsi="Times New Roman" w:cs="David"/>
            <w:sz w:val="24"/>
            <w:szCs w:val="24"/>
            <w:rtl/>
            <w:lang w:eastAsia="he-IL"/>
          </w:rPr>
          <w:delText>מתכנן</w:delText>
        </w:r>
        <w:r w:rsidRPr="000B5DC0" w:rsidDel="00606362">
          <w:rPr>
            <w:rFonts w:ascii="Times New Roman" w:eastAsia="Times New Roman" w:hAnsi="Times New Roman" w:cs="David"/>
            <w:sz w:val="24"/>
            <w:szCs w:val="24"/>
            <w:rtl/>
            <w:lang w:eastAsia="he-IL"/>
          </w:rPr>
          <w:delText xml:space="preserve"> תנועה, יועצים סביבתיים ומהנדסי תשתיות (ככל שהמזמין יחליט שיש צורך בהפעלתם) לבדיקת השלכות החלופות המוצעות על הנושאים שבתחום מומחיותם. תאום התכניות המוקדמות של היועצים עם תכניות המתכנן ובינן לבין עצמן, בכל הנוגע למפלסי הפתוח ומערכות הדרכים והתשתית, תנועת כלי הרכב, התנועה הציבורית והפרטית, מסלולי אופניים והולכי הרגל, מיקום מתקני תשתית ראשיים וחיבורים מחוץ לשטח התכנון, מתקני אשפה וכו'.</w:delText>
        </w:r>
      </w:del>
    </w:p>
    <w:p w14:paraId="513BB732" w14:textId="3311DA60" w:rsidR="000B5DC0" w:rsidRPr="000B5DC0" w:rsidDel="00606362"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del w:id="124" w:author="Meryl Etman [2]" w:date="2022-11-28T14:59:00Z"/>
          <w:rFonts w:ascii="Times New Roman" w:eastAsia="Times New Roman" w:hAnsi="Times New Roman" w:cs="David"/>
          <w:sz w:val="24"/>
          <w:szCs w:val="24"/>
          <w:rtl/>
          <w:lang w:eastAsia="he-IL"/>
        </w:rPr>
      </w:pPr>
    </w:p>
    <w:p w14:paraId="7AEFDB9E" w14:textId="0022EE00" w:rsidR="000B5DC0" w:rsidRPr="000B5DC0" w:rsidDel="00606362"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del w:id="125" w:author="Meryl Etman [2]" w:date="2022-11-28T14:59:00Z"/>
          <w:rFonts w:ascii="Times New Roman" w:eastAsia="Times New Roman" w:hAnsi="Times New Roman" w:cs="David"/>
          <w:sz w:val="24"/>
          <w:szCs w:val="24"/>
          <w:rtl/>
          <w:lang w:eastAsia="he-IL"/>
        </w:rPr>
      </w:pPr>
      <w:del w:id="126" w:author="Meryl Etman [2]" w:date="2022-11-28T14:59:00Z">
        <w:r w:rsidRPr="000B5DC0" w:rsidDel="00606362">
          <w:rPr>
            <w:rFonts w:ascii="Times New Roman" w:eastAsia="Times New Roman" w:hAnsi="Times New Roman" w:cs="David"/>
            <w:sz w:val="24"/>
            <w:szCs w:val="24"/>
            <w:rtl/>
            <w:lang w:eastAsia="he-IL"/>
          </w:rPr>
          <w:delText>יא.</w:delText>
        </w:r>
        <w:r w:rsidRPr="000B5DC0" w:rsidDel="00606362">
          <w:rPr>
            <w:rFonts w:ascii="Times New Roman" w:eastAsia="Times New Roman" w:hAnsi="Times New Roman" w:cs="David"/>
            <w:sz w:val="24"/>
            <w:szCs w:val="24"/>
            <w:rtl/>
            <w:lang w:eastAsia="he-IL"/>
          </w:rPr>
          <w:tab/>
          <w:delText>הכנת תכנית סופית, המפרטת את החלופה, אשר נבחרה על ידי המזמין, וניתוח מסכם לרבות טבלאות נתונים לאישור המזמין. תיאום עם היועצים, תיאום עם הרשויות המוסמכות וגורמים אחרים.</w:delText>
        </w:r>
      </w:del>
    </w:p>
    <w:p w14:paraId="5EC93029" w14:textId="57111C70" w:rsidR="000B5DC0" w:rsidRPr="000B5DC0" w:rsidDel="00606362"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del w:id="127" w:author="Meryl Etman [2]" w:date="2022-11-28T14:59:00Z"/>
          <w:rFonts w:ascii="Times New Roman" w:eastAsia="Times New Roman" w:hAnsi="Times New Roman" w:cs="David"/>
          <w:sz w:val="24"/>
          <w:szCs w:val="24"/>
          <w:rtl/>
          <w:lang w:eastAsia="he-IL"/>
        </w:rPr>
      </w:pPr>
    </w:p>
    <w:p w14:paraId="67498728" w14:textId="5DF3F7F2" w:rsidR="000B5DC0" w:rsidRPr="000B5DC0" w:rsidDel="00606362"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del w:id="128" w:author="Meryl Etman [2]" w:date="2022-11-28T14:59:00Z"/>
          <w:rFonts w:ascii="Times New Roman" w:eastAsia="Times New Roman" w:hAnsi="Times New Roman" w:cs="David"/>
          <w:sz w:val="24"/>
          <w:szCs w:val="24"/>
          <w:rtl/>
          <w:lang w:eastAsia="he-IL"/>
        </w:rPr>
      </w:pPr>
      <w:del w:id="129" w:author="Meryl Etman [2]" w:date="2022-11-28T14:59:00Z">
        <w:r w:rsidRPr="000B5DC0" w:rsidDel="00606362">
          <w:rPr>
            <w:rFonts w:ascii="Times New Roman" w:eastAsia="Times New Roman" w:hAnsi="Times New Roman" w:cs="David"/>
            <w:sz w:val="24"/>
            <w:szCs w:val="24"/>
            <w:rtl/>
            <w:lang w:eastAsia="he-IL"/>
          </w:rPr>
          <w:delText>יב.</w:delText>
        </w:r>
        <w:r w:rsidRPr="000B5DC0" w:rsidDel="00606362">
          <w:rPr>
            <w:rFonts w:ascii="Times New Roman" w:eastAsia="Times New Roman" w:hAnsi="Times New Roman" w:cs="David"/>
            <w:sz w:val="24"/>
            <w:szCs w:val="24"/>
            <w:rtl/>
            <w:lang w:eastAsia="he-IL"/>
          </w:rPr>
          <w:tab/>
          <w:delText>ע</w:delText>
        </w:r>
        <w:r w:rsidRPr="000B5DC0" w:rsidDel="00606362">
          <w:rPr>
            <w:rFonts w:ascii="Times New Roman" w:eastAsia="Times New Roman" w:hAnsi="Times New Roman" w:cs="David" w:hint="cs"/>
            <w:sz w:val="24"/>
            <w:szCs w:val="24"/>
            <w:rtl/>
            <w:lang w:eastAsia="he-IL"/>
          </w:rPr>
          <w:delText>י</w:delText>
        </w:r>
        <w:r w:rsidRPr="000B5DC0" w:rsidDel="00606362">
          <w:rPr>
            <w:rFonts w:ascii="Times New Roman" w:eastAsia="Times New Roman" w:hAnsi="Times New Roman" w:cs="David"/>
            <w:sz w:val="24"/>
            <w:szCs w:val="24"/>
            <w:rtl/>
            <w:lang w:eastAsia="he-IL"/>
          </w:rPr>
          <w:delText>בוד נספח פ</w:delText>
        </w:r>
        <w:r w:rsidRPr="000B5DC0" w:rsidDel="00606362">
          <w:rPr>
            <w:rFonts w:ascii="Times New Roman" w:eastAsia="Times New Roman" w:hAnsi="Times New Roman" w:cs="David" w:hint="cs"/>
            <w:sz w:val="24"/>
            <w:szCs w:val="24"/>
            <w:rtl/>
            <w:lang w:eastAsia="he-IL"/>
          </w:rPr>
          <w:delText>י</w:delText>
        </w:r>
        <w:r w:rsidRPr="000B5DC0" w:rsidDel="00606362">
          <w:rPr>
            <w:rFonts w:ascii="Times New Roman" w:eastAsia="Times New Roman" w:hAnsi="Times New Roman" w:cs="David"/>
            <w:sz w:val="24"/>
            <w:szCs w:val="24"/>
            <w:rtl/>
            <w:lang w:eastAsia="he-IL"/>
          </w:rPr>
          <w:delText>תוח ונוף, החלק בהוראות (תקנונים) המתייחס לפ</w:delText>
        </w:r>
        <w:r w:rsidRPr="000B5DC0" w:rsidDel="00606362">
          <w:rPr>
            <w:rFonts w:ascii="Times New Roman" w:eastAsia="Times New Roman" w:hAnsi="Times New Roman" w:cs="David" w:hint="cs"/>
            <w:sz w:val="24"/>
            <w:szCs w:val="24"/>
            <w:rtl/>
            <w:lang w:eastAsia="he-IL"/>
          </w:rPr>
          <w:delText>י</w:delText>
        </w:r>
        <w:r w:rsidRPr="000B5DC0" w:rsidDel="00606362">
          <w:rPr>
            <w:rFonts w:ascii="Times New Roman" w:eastAsia="Times New Roman" w:hAnsi="Times New Roman" w:cs="David"/>
            <w:sz w:val="24"/>
            <w:szCs w:val="24"/>
            <w:rtl/>
            <w:lang w:eastAsia="he-IL"/>
          </w:rPr>
          <w:delText>תוח ונוף, חתכים מנחים והסדרי החניה במגרשים מתואמות עם היועצים והמזמין. הכנת כל המסמכים והנספחים הדרושים עפ"י דרישת הרשויות בתחום מומחיותו של המתכנן.</w:delText>
        </w:r>
      </w:del>
    </w:p>
    <w:p w14:paraId="0AD309D0" w14:textId="737BE424" w:rsidR="000B5DC0" w:rsidRPr="000B5DC0" w:rsidDel="00606362"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del w:id="130" w:author="Meryl Etman [2]" w:date="2022-11-28T14:59:00Z"/>
          <w:rFonts w:ascii="Times New Roman" w:eastAsia="Times New Roman" w:hAnsi="Times New Roman" w:cs="David"/>
          <w:sz w:val="24"/>
          <w:szCs w:val="24"/>
          <w:rtl/>
          <w:lang w:eastAsia="he-IL"/>
        </w:rPr>
      </w:pPr>
    </w:p>
    <w:p w14:paraId="5D2C22D7" w14:textId="67E618F0" w:rsidR="000B5DC0" w:rsidRPr="000B5DC0" w:rsidDel="00606362"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del w:id="131" w:author="Meryl Etman [2]" w:date="2022-11-28T14:59:00Z"/>
          <w:rFonts w:ascii="Times New Roman" w:eastAsia="Times New Roman" w:hAnsi="Times New Roman" w:cs="David"/>
          <w:sz w:val="24"/>
          <w:szCs w:val="24"/>
          <w:rtl/>
          <w:lang w:eastAsia="he-IL"/>
        </w:rPr>
      </w:pPr>
      <w:del w:id="132" w:author="Meryl Etman [2]" w:date="2022-11-28T14:59:00Z">
        <w:r w:rsidRPr="000B5DC0" w:rsidDel="00606362">
          <w:rPr>
            <w:rFonts w:ascii="Times New Roman" w:eastAsia="Times New Roman" w:hAnsi="Times New Roman" w:cs="David"/>
            <w:sz w:val="24"/>
            <w:szCs w:val="24"/>
            <w:rtl/>
            <w:lang w:eastAsia="he-IL"/>
          </w:rPr>
          <w:delText>יג.</w:delText>
        </w:r>
        <w:r w:rsidRPr="000B5DC0" w:rsidDel="00606362">
          <w:rPr>
            <w:rFonts w:ascii="Times New Roman" w:eastAsia="Times New Roman" w:hAnsi="Times New Roman" w:cs="David"/>
            <w:sz w:val="24"/>
            <w:szCs w:val="24"/>
            <w:rtl/>
            <w:lang w:eastAsia="he-IL"/>
          </w:rPr>
          <w:tab/>
          <w:delText>הצגת אפשרויות מימוש הבינוי המוצע בשלבים.</w:delText>
        </w:r>
      </w:del>
    </w:p>
    <w:p w14:paraId="01416761" w14:textId="01579E03" w:rsidR="000B5DC0" w:rsidRPr="000B5DC0" w:rsidDel="00606362"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del w:id="133" w:author="Meryl Etman [2]" w:date="2022-11-28T14:59:00Z"/>
          <w:rFonts w:ascii="Times New Roman" w:eastAsia="Times New Roman" w:hAnsi="Times New Roman" w:cs="David"/>
          <w:sz w:val="24"/>
          <w:szCs w:val="24"/>
          <w:rtl/>
          <w:lang w:eastAsia="he-IL"/>
        </w:rPr>
      </w:pPr>
    </w:p>
    <w:p w14:paraId="45279C7A" w14:textId="202D2504" w:rsidR="000B5DC0" w:rsidRPr="000B5DC0" w:rsidDel="00606362"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del w:id="134" w:author="Meryl Etman [2]" w:date="2022-11-28T14:59:00Z"/>
          <w:rFonts w:ascii="Times New Roman" w:eastAsia="Times New Roman" w:hAnsi="Times New Roman" w:cs="David"/>
          <w:sz w:val="24"/>
          <w:szCs w:val="24"/>
          <w:rtl/>
          <w:lang w:eastAsia="he-IL"/>
        </w:rPr>
      </w:pPr>
      <w:del w:id="135" w:author="Meryl Etman [2]" w:date="2022-11-28T14:59:00Z">
        <w:r w:rsidRPr="000B5DC0" w:rsidDel="00606362">
          <w:rPr>
            <w:rFonts w:ascii="Times New Roman" w:eastAsia="Times New Roman" w:hAnsi="Times New Roman" w:cs="David"/>
            <w:sz w:val="24"/>
            <w:szCs w:val="24"/>
            <w:rtl/>
            <w:lang w:eastAsia="he-IL"/>
          </w:rPr>
          <w:delText>יד.</w:delText>
        </w:r>
        <w:r w:rsidRPr="000B5DC0" w:rsidDel="00606362">
          <w:rPr>
            <w:rFonts w:ascii="Times New Roman" w:eastAsia="Times New Roman" w:hAnsi="Times New Roman" w:cs="David"/>
            <w:sz w:val="24"/>
            <w:szCs w:val="24"/>
            <w:rtl/>
            <w:lang w:eastAsia="he-IL"/>
          </w:rPr>
          <w:tab/>
          <w:delText>טיפול באישור התכניות ברשויות. ייזום ו/או השתתפות בישיבות שיקיים המזמין, לרבות פגישות עם בעלי קרקע, עם גורמי התכנון ברשויות, הצגת התכנון ומתן הסברים, הופעה ומתן הסברים בפני ועדות התכנון ו/או הרשות המקומית ו/או צוותי התכנון מטעם הרשויות.</w:delText>
        </w:r>
      </w:del>
    </w:p>
    <w:p w14:paraId="1BAABC8E" w14:textId="7EF1C9EA" w:rsidR="000B5DC0" w:rsidRPr="000B5DC0" w:rsidDel="00606362"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del w:id="136" w:author="Meryl Etman [2]" w:date="2022-11-28T14:59:00Z"/>
          <w:rFonts w:ascii="Times New Roman" w:eastAsia="Times New Roman" w:hAnsi="Times New Roman" w:cs="David"/>
          <w:sz w:val="24"/>
          <w:szCs w:val="24"/>
          <w:rtl/>
          <w:lang w:eastAsia="he-IL"/>
        </w:rPr>
      </w:pPr>
    </w:p>
    <w:p w14:paraId="0010566D" w14:textId="7029C16E" w:rsidR="000B5DC0" w:rsidRPr="000B5DC0" w:rsidDel="00606362"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del w:id="137" w:author="Meryl Etman [2]" w:date="2022-11-28T14:59:00Z"/>
          <w:rFonts w:ascii="Times New Roman" w:eastAsia="Times New Roman" w:hAnsi="Times New Roman" w:cs="David"/>
          <w:sz w:val="24"/>
          <w:szCs w:val="24"/>
          <w:rtl/>
          <w:lang w:eastAsia="he-IL"/>
        </w:rPr>
      </w:pPr>
      <w:del w:id="138" w:author="Meryl Etman [2]" w:date="2022-11-28T14:59:00Z">
        <w:r w:rsidRPr="000B5DC0" w:rsidDel="00606362">
          <w:rPr>
            <w:rFonts w:ascii="Times New Roman" w:eastAsia="Times New Roman" w:hAnsi="Times New Roman" w:cs="David"/>
            <w:sz w:val="24"/>
            <w:szCs w:val="24"/>
            <w:rtl/>
            <w:lang w:eastAsia="he-IL"/>
          </w:rPr>
          <w:delText>טו.</w:delText>
        </w:r>
        <w:r w:rsidRPr="000B5DC0" w:rsidDel="00606362">
          <w:rPr>
            <w:rFonts w:ascii="Times New Roman" w:eastAsia="Times New Roman" w:hAnsi="Times New Roman" w:cs="David"/>
            <w:sz w:val="24"/>
            <w:szCs w:val="24"/>
            <w:rtl/>
            <w:lang w:eastAsia="he-IL"/>
          </w:rPr>
          <w:tab/>
          <w:delText>השלמת מסמכים ונתונים, הכנסת תיקונים ושינויים במסמכי התכניות, הכנת חלופות חדשות נוספות, הכל לפי דרישת המזמין ו/או לפי דרישת הרשויות המוסמכות, באישור המזמין, עד למתן תוקף לתכנית.</w:delText>
        </w:r>
      </w:del>
    </w:p>
    <w:p w14:paraId="0DD047FA" w14:textId="0CEE8ED4" w:rsidR="000B5DC0" w:rsidRPr="000B5DC0" w:rsidDel="00606362"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del w:id="139" w:author="Meryl Etman [2]" w:date="2022-11-28T14:59:00Z"/>
          <w:rFonts w:ascii="Times New Roman" w:eastAsia="Times New Roman" w:hAnsi="Times New Roman" w:cs="David"/>
          <w:sz w:val="24"/>
          <w:szCs w:val="24"/>
          <w:rtl/>
          <w:lang w:eastAsia="he-IL"/>
        </w:rPr>
      </w:pPr>
    </w:p>
    <w:p w14:paraId="0A65F407" w14:textId="4AA29BCF" w:rsidR="000B5DC0" w:rsidRPr="000B5DC0" w:rsidDel="00606362"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del w:id="140" w:author="Meryl Etman [2]" w:date="2022-11-28T14:59:00Z"/>
          <w:rFonts w:ascii="Times New Roman" w:eastAsia="Times New Roman" w:hAnsi="Times New Roman" w:cs="David"/>
          <w:sz w:val="24"/>
          <w:szCs w:val="24"/>
          <w:rtl/>
          <w:lang w:eastAsia="he-IL"/>
        </w:rPr>
      </w:pPr>
      <w:del w:id="141" w:author="Meryl Etman [2]" w:date="2022-11-28T14:59:00Z">
        <w:r w:rsidRPr="000B5DC0" w:rsidDel="00606362">
          <w:rPr>
            <w:rFonts w:ascii="Times New Roman" w:eastAsia="Times New Roman" w:hAnsi="Times New Roman" w:cs="David"/>
            <w:sz w:val="24"/>
            <w:szCs w:val="24"/>
            <w:rtl/>
            <w:lang w:eastAsia="he-IL"/>
          </w:rPr>
          <w:delText>טז.</w:delText>
        </w:r>
        <w:r w:rsidRPr="000B5DC0" w:rsidDel="00606362">
          <w:rPr>
            <w:rFonts w:ascii="Times New Roman" w:eastAsia="Times New Roman" w:hAnsi="Times New Roman" w:cs="David"/>
            <w:sz w:val="24"/>
            <w:szCs w:val="24"/>
            <w:rtl/>
            <w:lang w:eastAsia="he-IL"/>
          </w:rPr>
          <w:tab/>
          <w:delText>סיוע למזמין בהכנת תשובות להתנגדויות לתכניות המוצעות, הצעת פתרונות להסרת ההתנגדויות, שינויים במסמכי התכניות כתוצאה מההתנגדויות ו/או מקבלת התנגדויות, באישור המזמין, לרבות הופעה בפני ועדות ערר ובפני בית המשפט.</w:delText>
        </w:r>
      </w:del>
    </w:p>
    <w:p w14:paraId="044F6624" w14:textId="5B403754" w:rsidR="000B5DC0" w:rsidRPr="000B5DC0" w:rsidDel="00606362"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del w:id="142" w:author="Meryl Etman [2]" w:date="2022-11-28T14:59:00Z"/>
          <w:rFonts w:ascii="Times New Roman" w:eastAsia="Times New Roman" w:hAnsi="Times New Roman" w:cs="David"/>
          <w:sz w:val="24"/>
          <w:szCs w:val="24"/>
          <w:rtl/>
          <w:lang w:eastAsia="he-IL"/>
        </w:rPr>
      </w:pPr>
    </w:p>
    <w:p w14:paraId="750E19D5" w14:textId="459ACAF0" w:rsidR="000B5DC0" w:rsidRPr="000B5DC0" w:rsidDel="00606362"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del w:id="143" w:author="Meryl Etman [2]" w:date="2022-11-28T14:59:00Z"/>
          <w:rFonts w:ascii="Times New Roman" w:eastAsia="Times New Roman" w:hAnsi="Times New Roman" w:cs="David"/>
          <w:sz w:val="24"/>
          <w:szCs w:val="24"/>
          <w:rtl/>
          <w:lang w:eastAsia="he-IL"/>
        </w:rPr>
      </w:pPr>
      <w:del w:id="144" w:author="Meryl Etman [2]" w:date="2022-11-28T14:59:00Z">
        <w:r w:rsidRPr="000B5DC0" w:rsidDel="00606362">
          <w:rPr>
            <w:rFonts w:ascii="Times New Roman" w:eastAsia="Times New Roman" w:hAnsi="Times New Roman" w:cs="David"/>
            <w:sz w:val="24"/>
            <w:szCs w:val="24"/>
            <w:rtl/>
            <w:lang w:eastAsia="he-IL"/>
          </w:rPr>
          <w:delText>יז.</w:delText>
        </w:r>
        <w:r w:rsidRPr="000B5DC0" w:rsidDel="00606362">
          <w:rPr>
            <w:rFonts w:ascii="Times New Roman" w:eastAsia="Times New Roman" w:hAnsi="Times New Roman" w:cs="David"/>
            <w:sz w:val="24"/>
            <w:szCs w:val="24"/>
            <w:rtl/>
            <w:lang w:eastAsia="he-IL"/>
          </w:rPr>
          <w:tab/>
          <w:delText>מתן הסברים והנחיות, לאור התכניות, למתכננים וליועצים האחרים.</w:delText>
        </w:r>
      </w:del>
    </w:p>
    <w:p w14:paraId="3901F536" w14:textId="5E683C9E" w:rsidR="000B5DC0" w:rsidRPr="000B5DC0" w:rsidDel="00606362"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del w:id="145" w:author="Meryl Etman [2]" w:date="2022-11-28T14:59:00Z"/>
          <w:rFonts w:ascii="Times New Roman" w:eastAsia="Times New Roman" w:hAnsi="Times New Roman" w:cs="David"/>
          <w:sz w:val="24"/>
          <w:szCs w:val="24"/>
          <w:rtl/>
          <w:lang w:eastAsia="he-IL"/>
        </w:rPr>
      </w:pPr>
    </w:p>
    <w:p w14:paraId="1B28F18F" w14:textId="3BBEBA60" w:rsidR="000B5DC0" w:rsidRPr="000B5DC0" w:rsidDel="00606362"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del w:id="146" w:author="Meryl Etman [2]" w:date="2022-11-28T14:59:00Z"/>
          <w:rFonts w:ascii="Times New Roman" w:eastAsia="Times New Roman" w:hAnsi="Times New Roman" w:cs="David"/>
          <w:sz w:val="24"/>
          <w:szCs w:val="24"/>
          <w:rtl/>
          <w:lang w:eastAsia="he-IL"/>
        </w:rPr>
      </w:pPr>
      <w:del w:id="147" w:author="Meryl Etman [2]" w:date="2022-11-28T14:59:00Z">
        <w:r w:rsidRPr="000B5DC0" w:rsidDel="00606362">
          <w:rPr>
            <w:rFonts w:ascii="Times New Roman" w:eastAsia="Times New Roman" w:hAnsi="Times New Roman" w:cs="David"/>
            <w:sz w:val="24"/>
            <w:szCs w:val="24"/>
            <w:rtl/>
            <w:lang w:eastAsia="he-IL"/>
          </w:rPr>
          <w:delText>יח.</w:delText>
        </w:r>
        <w:r w:rsidRPr="000B5DC0" w:rsidDel="00606362">
          <w:rPr>
            <w:rFonts w:ascii="Times New Roman" w:eastAsia="Times New Roman" w:hAnsi="Times New Roman" w:cs="David"/>
            <w:sz w:val="24"/>
            <w:szCs w:val="24"/>
            <w:rtl/>
            <w:lang w:eastAsia="he-IL"/>
          </w:rPr>
          <w:tab/>
          <w:delText>הכנת כל המסמכים בתחום מומחיותו של המתכנן הנדרשים למתן תוקף לתכנית, מעקב וטיפול בהליך מתן התוקף לתכנית עד לפרסום ברשומות ובעיתונות.</w:delText>
        </w:r>
      </w:del>
    </w:p>
    <w:p w14:paraId="0CC7C5BB" w14:textId="1F00CCB1" w:rsidR="000B5DC0" w:rsidRPr="000B5DC0" w:rsidDel="00606362" w:rsidRDefault="000B5DC0" w:rsidP="000B5DC0">
      <w:pPr>
        <w:widowControl w:val="0"/>
        <w:tabs>
          <w:tab w:val="left" w:pos="720"/>
          <w:tab w:val="center" w:pos="4153"/>
          <w:tab w:val="right" w:pos="8306"/>
        </w:tabs>
        <w:spacing w:before="0" w:beforeAutospacing="0" w:after="0" w:afterAutospacing="0" w:line="240" w:lineRule="auto"/>
        <w:ind w:left="2352" w:hanging="850"/>
        <w:jc w:val="both"/>
        <w:rPr>
          <w:del w:id="148" w:author="Meryl Etman [2]" w:date="2022-11-28T14:59:00Z"/>
          <w:rFonts w:ascii="Times New Roman" w:eastAsia="Times New Roman" w:hAnsi="Times New Roman" w:cs="David"/>
          <w:sz w:val="24"/>
          <w:szCs w:val="24"/>
          <w:rtl/>
          <w:lang w:eastAsia="he-IL"/>
        </w:rPr>
      </w:pPr>
    </w:p>
    <w:p w14:paraId="66F9550C" w14:textId="382511D6" w:rsidR="000B5DC0" w:rsidRPr="000B5DC0" w:rsidRDefault="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Change w:id="149" w:author="Meryl Etman [2]" w:date="2022-11-28T14:59:00Z">
          <w:pPr>
            <w:widowControl w:val="0"/>
            <w:tabs>
              <w:tab w:val="left" w:pos="720"/>
              <w:tab w:val="center" w:pos="4153"/>
              <w:tab w:val="right" w:pos="8306"/>
            </w:tabs>
            <w:spacing w:before="0" w:beforeAutospacing="0" w:after="0" w:afterAutospacing="0" w:line="240" w:lineRule="auto"/>
            <w:ind w:left="2352" w:hanging="850"/>
            <w:jc w:val="both"/>
          </w:pPr>
        </w:pPrChange>
      </w:pPr>
      <w:del w:id="150" w:author="Meryl Etman [2]" w:date="2022-11-28T14:59:00Z">
        <w:r w:rsidRPr="000B5DC0" w:rsidDel="00606362">
          <w:rPr>
            <w:rFonts w:ascii="Times New Roman" w:eastAsia="Times New Roman" w:hAnsi="Times New Roman" w:cs="David"/>
            <w:sz w:val="24"/>
            <w:szCs w:val="24"/>
            <w:rtl/>
            <w:lang w:eastAsia="he-IL"/>
          </w:rPr>
          <w:delText>יט.</w:delText>
        </w:r>
        <w:r w:rsidRPr="000B5DC0" w:rsidDel="00606362">
          <w:rPr>
            <w:rFonts w:ascii="Times New Roman" w:eastAsia="Times New Roman" w:hAnsi="Times New Roman" w:cs="David"/>
            <w:sz w:val="24"/>
            <w:szCs w:val="24"/>
            <w:rtl/>
            <w:lang w:eastAsia="he-IL"/>
          </w:rPr>
          <w:tab/>
          <w:delText xml:space="preserve">העברת נתונים, הבהרות ותכניות וכן סיוע לשמאים שיועסקו ע"י המזמין להכנת טבלאות איזון וחלוקה, להכנת הערכות שווי, לדיונים בעניין השבחה, תשלומים למנהל מקרקעי ישראל ולדיונים בעניין שווי זכויות בעלי קרקע. </w:delText>
        </w:r>
      </w:del>
      <w:ins w:id="151" w:author="Meryl Etman [2]" w:date="2022-11-28T14:59:00Z">
        <w:r w:rsidR="00606362">
          <w:rPr>
            <w:rFonts w:ascii="Times New Roman" w:eastAsia="Times New Roman" w:hAnsi="Times New Roman" w:cs="David" w:hint="cs"/>
            <w:b/>
            <w:bCs/>
            <w:sz w:val="24"/>
            <w:szCs w:val="24"/>
            <w:u w:val="single"/>
            <w:rtl/>
            <w:lang w:eastAsia="he-IL"/>
          </w:rPr>
          <w:t>מבוטל</w:t>
        </w:r>
      </w:ins>
    </w:p>
    <w:p w14:paraId="06409D75" w14:textId="77777777" w:rsidR="000B5DC0" w:rsidRPr="000B5DC0" w:rsidRDefault="000B5DC0" w:rsidP="000B5DC0">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p>
    <w:p w14:paraId="77E53AC9"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b/>
          <w:bCs/>
          <w:sz w:val="24"/>
          <w:szCs w:val="24"/>
          <w:rtl/>
          <w:lang w:eastAsia="he-IL"/>
        </w:rPr>
      </w:pPr>
      <w:r w:rsidRPr="000B5DC0">
        <w:rPr>
          <w:rFonts w:ascii="Times New Roman" w:eastAsia="Times New Roman" w:hAnsi="Times New Roman" w:cs="David"/>
          <w:sz w:val="24"/>
          <w:szCs w:val="24"/>
          <w:rtl/>
          <w:lang w:eastAsia="he-IL"/>
        </w:rPr>
        <w:t>2.2</w:t>
      </w:r>
      <w:r w:rsidRPr="000B5DC0">
        <w:rPr>
          <w:rFonts w:ascii="Times New Roman" w:eastAsia="Times New Roman" w:hAnsi="Times New Roman" w:cs="David"/>
          <w:sz w:val="24"/>
          <w:szCs w:val="24"/>
          <w:rtl/>
          <w:lang w:eastAsia="he-IL"/>
        </w:rPr>
        <w:tab/>
      </w:r>
      <w:r w:rsidRPr="000B5DC0">
        <w:rPr>
          <w:rFonts w:ascii="Times New Roman" w:eastAsia="Times New Roman" w:hAnsi="Times New Roman" w:cs="David"/>
          <w:b/>
          <w:bCs/>
          <w:sz w:val="24"/>
          <w:szCs w:val="24"/>
          <w:u w:val="single"/>
          <w:rtl/>
          <w:lang w:eastAsia="he-IL"/>
        </w:rPr>
        <w:t>תכנון מוקדם לבינוי ופ</w:t>
      </w:r>
      <w:r w:rsidRPr="000B5DC0">
        <w:rPr>
          <w:rFonts w:ascii="Times New Roman" w:eastAsia="Times New Roman" w:hAnsi="Times New Roman" w:cs="David" w:hint="cs"/>
          <w:b/>
          <w:bCs/>
          <w:sz w:val="24"/>
          <w:szCs w:val="24"/>
          <w:u w:val="single"/>
          <w:rtl/>
          <w:lang w:eastAsia="he-IL"/>
        </w:rPr>
        <w:t>י</w:t>
      </w:r>
      <w:r w:rsidRPr="000B5DC0">
        <w:rPr>
          <w:rFonts w:ascii="Times New Roman" w:eastAsia="Times New Roman" w:hAnsi="Times New Roman" w:cs="David"/>
          <w:b/>
          <w:bCs/>
          <w:sz w:val="24"/>
          <w:szCs w:val="24"/>
          <w:u w:val="single"/>
          <w:rtl/>
          <w:lang w:eastAsia="he-IL"/>
        </w:rPr>
        <w:t>תוח/עיצוב אדריכלי:</w:t>
      </w:r>
    </w:p>
    <w:p w14:paraId="300D3472"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5A1C3F9"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w:t>
      </w:r>
      <w:r w:rsidRPr="000B5DC0">
        <w:rPr>
          <w:rFonts w:ascii="Times New Roman" w:eastAsia="Times New Roman" w:hAnsi="Times New Roman" w:cs="David"/>
          <w:sz w:val="24"/>
          <w:szCs w:val="24"/>
          <w:rtl/>
          <w:lang w:eastAsia="he-IL"/>
        </w:rPr>
        <w:tab/>
        <w:t>בירור הפרוגרמה עם המנהל, ביקורים באתר, חקירות מוקדמות, התייעצויות ותיאום עם המתכננים והיועצים.</w:t>
      </w:r>
    </w:p>
    <w:p w14:paraId="29E7D0AB"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D3D0637"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ב.</w:t>
      </w:r>
      <w:r w:rsidRPr="000B5DC0">
        <w:rPr>
          <w:rFonts w:ascii="Times New Roman" w:eastAsia="Times New Roman" w:hAnsi="Times New Roman" w:cs="David"/>
          <w:sz w:val="24"/>
          <w:szCs w:val="24"/>
          <w:rtl/>
          <w:lang w:eastAsia="he-IL"/>
        </w:rPr>
        <w:tab/>
        <w:t>בירור ברשויות המוסמכות ו/או גורמים אחרים, בקשר לנושאים הקשורים בתכנון או בקבלת אישור הרשויות הנ"ל לביצועו.</w:t>
      </w:r>
    </w:p>
    <w:p w14:paraId="69243A81"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DE54E7E"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ג.</w:t>
      </w:r>
      <w:r w:rsidRPr="000B5DC0">
        <w:rPr>
          <w:rFonts w:ascii="Times New Roman" w:eastAsia="Times New Roman" w:hAnsi="Times New Roman" w:cs="David"/>
          <w:sz w:val="24"/>
          <w:szCs w:val="24"/>
          <w:rtl/>
          <w:lang w:eastAsia="he-IL"/>
        </w:rPr>
        <w:tab/>
        <w:t>הכנת תכניות מוקדמות במספר חלופות לפי דרישת המנהל ובתאום עם האדריכל המתארות את הפ</w:t>
      </w:r>
      <w:r w:rsidRPr="000B5DC0">
        <w:rPr>
          <w:rFonts w:ascii="Times New Roman" w:eastAsia="Times New Roman" w:hAnsi="Times New Roman" w:cs="David" w:hint="cs"/>
          <w:sz w:val="24"/>
          <w:szCs w:val="24"/>
          <w:rtl/>
          <w:lang w:eastAsia="he-IL"/>
        </w:rPr>
        <w:t>ית</w:t>
      </w:r>
      <w:r w:rsidRPr="000B5DC0">
        <w:rPr>
          <w:rFonts w:ascii="Times New Roman" w:eastAsia="Times New Roman" w:hAnsi="Times New Roman" w:cs="David"/>
          <w:sz w:val="24"/>
          <w:szCs w:val="24"/>
          <w:rtl/>
          <w:lang w:eastAsia="he-IL"/>
        </w:rPr>
        <w:t>וח/עיצוב אדריכלי והכנסת השינויים בהן בהתאם לדרישות המזמין ו/או לפי דרישת הרשויות המוסמכות באישור המזמין, לרבות הכנת חתכים, וסיוע להכנת מודלים, הדמיות ופרספקטיבות (באיכות לצרכי תכנון והצגה לרשויות להבדיל מאיכות לצרכי שיווק).</w:t>
      </w:r>
    </w:p>
    <w:p w14:paraId="5100F344"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C815A16"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ד.</w:t>
      </w:r>
      <w:r w:rsidRPr="000B5DC0">
        <w:rPr>
          <w:rFonts w:ascii="Times New Roman" w:eastAsia="Times New Roman" w:hAnsi="Times New Roman" w:cs="David"/>
          <w:sz w:val="24"/>
          <w:szCs w:val="24"/>
          <w:rtl/>
          <w:lang w:eastAsia="he-IL"/>
        </w:rPr>
        <w:tab/>
        <w:t>התכניות, החתכים והמבטים יכללו בין היתר את אופן העמדת הבניינים תוך התייחסות למפלס 0.00+ העקרוניים של המבנים ושל מפלסי 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 המגרשים והחניות. מיקום המפלסים העקרוניים של הכניסות לבניינים ביחס למפלסי הדרכים והמדרכות, ומפלסים עקרוניים של קירות תומכים, מיקום ומפלסים עקרוניים של חניות, כניסות רכב למגרשים ופריסת החניות במגרשים, מיקום מתקני האשפה, פילרים, מונים, תחנות טרנספורמציה, חדרי בזק.</w:t>
      </w:r>
    </w:p>
    <w:p w14:paraId="7969C46C"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9A1598B"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ה.</w:t>
      </w:r>
      <w:r w:rsidRPr="000B5DC0">
        <w:rPr>
          <w:rFonts w:ascii="Times New Roman" w:eastAsia="Times New Roman" w:hAnsi="Times New Roman" w:cs="David"/>
          <w:sz w:val="24"/>
          <w:szCs w:val="24"/>
          <w:rtl/>
          <w:lang w:eastAsia="he-IL"/>
        </w:rPr>
        <w:tab/>
        <w:t>סיוע להכנ</w:t>
      </w:r>
      <w:r w:rsidR="00F66953">
        <w:rPr>
          <w:rFonts w:ascii="Times New Roman" w:eastAsia="Times New Roman" w:hAnsi="Times New Roman" w:cs="David"/>
          <w:sz w:val="24"/>
          <w:szCs w:val="24"/>
          <w:rtl/>
          <w:lang w:eastAsia="he-IL"/>
        </w:rPr>
        <w:t>ת אומדן משוער של מחיר הקמת הפרו</w:t>
      </w:r>
      <w:r w:rsidRPr="000B5DC0">
        <w:rPr>
          <w:rFonts w:ascii="Times New Roman" w:eastAsia="Times New Roman" w:hAnsi="Times New Roman" w:cs="David"/>
          <w:sz w:val="24"/>
          <w:szCs w:val="24"/>
          <w:rtl/>
          <w:lang w:eastAsia="he-IL"/>
        </w:rPr>
        <w:t>יקט.</w:t>
      </w:r>
    </w:p>
    <w:p w14:paraId="6DF52281"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039961D"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ו.</w:t>
      </w:r>
      <w:r w:rsidRPr="000B5DC0">
        <w:rPr>
          <w:rFonts w:ascii="Times New Roman" w:eastAsia="Times New Roman" w:hAnsi="Times New Roman" w:cs="David"/>
          <w:sz w:val="24"/>
          <w:szCs w:val="24"/>
          <w:rtl/>
          <w:lang w:eastAsia="he-IL"/>
        </w:rPr>
        <w:tab/>
        <w:t xml:space="preserve">תאום עם </w:t>
      </w:r>
      <w:r w:rsidRPr="000B5DC0">
        <w:rPr>
          <w:rFonts w:ascii="Times New Roman" w:eastAsia="Times New Roman" w:hAnsi="Times New Roman" w:cs="David" w:hint="cs"/>
          <w:sz w:val="24"/>
          <w:szCs w:val="24"/>
          <w:rtl/>
          <w:lang w:eastAsia="he-IL"/>
        </w:rPr>
        <w:t xml:space="preserve">הרשויות, </w:t>
      </w:r>
      <w:r w:rsidRPr="000B5DC0">
        <w:rPr>
          <w:rFonts w:ascii="Times New Roman" w:eastAsia="Times New Roman" w:hAnsi="Times New Roman" w:cs="David"/>
          <w:sz w:val="24"/>
          <w:szCs w:val="24"/>
          <w:rtl/>
          <w:lang w:eastAsia="he-IL"/>
        </w:rPr>
        <w:t>המתכננים והיועצים והנחית היועצים לצורך קביעת מפלסי 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 אפשריים, אפשרויות לפתרונות הניקוז, פתרונות למעבר תשתיות, פתוח שטחים ציבוריים ומגרשים המיועדים למבני ציבור, אישור תכנון מוקדם של היועצים.</w:t>
      </w:r>
    </w:p>
    <w:p w14:paraId="6C40BC10"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A7B9073"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ז.</w:t>
      </w:r>
      <w:r w:rsidRPr="000B5DC0">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להשלמת התכנון המוקדם.</w:t>
      </w:r>
    </w:p>
    <w:p w14:paraId="41614F23"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4D25D6DE"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2.3</w:t>
      </w:r>
      <w:r w:rsidRPr="000B5DC0">
        <w:rPr>
          <w:rFonts w:ascii="Times New Roman" w:eastAsia="Times New Roman" w:hAnsi="Times New Roman" w:cs="David"/>
          <w:sz w:val="24"/>
          <w:szCs w:val="24"/>
          <w:rtl/>
          <w:lang w:eastAsia="he-IL"/>
        </w:rPr>
        <w:tab/>
      </w:r>
      <w:r w:rsidRPr="000B5DC0">
        <w:rPr>
          <w:rFonts w:ascii="Times New Roman" w:eastAsia="Times New Roman" w:hAnsi="Times New Roman" w:cs="David"/>
          <w:b/>
          <w:bCs/>
          <w:sz w:val="24"/>
          <w:szCs w:val="24"/>
          <w:u w:val="single"/>
          <w:rtl/>
          <w:lang w:eastAsia="he-IL"/>
        </w:rPr>
        <w:t>תכנון סופי לבינוי ולפ</w:t>
      </w:r>
      <w:r w:rsidRPr="000B5DC0">
        <w:rPr>
          <w:rFonts w:ascii="Times New Roman" w:eastAsia="Times New Roman" w:hAnsi="Times New Roman" w:cs="David" w:hint="cs"/>
          <w:b/>
          <w:bCs/>
          <w:sz w:val="24"/>
          <w:szCs w:val="24"/>
          <w:u w:val="single"/>
          <w:rtl/>
          <w:lang w:eastAsia="he-IL"/>
        </w:rPr>
        <w:t>י</w:t>
      </w:r>
      <w:r w:rsidRPr="000B5DC0">
        <w:rPr>
          <w:rFonts w:ascii="Times New Roman" w:eastAsia="Times New Roman" w:hAnsi="Times New Roman" w:cs="David"/>
          <w:b/>
          <w:bCs/>
          <w:sz w:val="24"/>
          <w:szCs w:val="24"/>
          <w:u w:val="single"/>
          <w:rtl/>
          <w:lang w:eastAsia="he-IL"/>
        </w:rPr>
        <w:t>תוח/עיצוב אדריכלי:</w:t>
      </w:r>
    </w:p>
    <w:p w14:paraId="3FB0E4BB"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043AADC"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w:t>
      </w:r>
      <w:r w:rsidRPr="000B5DC0">
        <w:rPr>
          <w:rFonts w:ascii="Times New Roman" w:eastAsia="Times New Roman" w:hAnsi="Times New Roman" w:cs="David"/>
          <w:sz w:val="24"/>
          <w:szCs w:val="24"/>
          <w:rtl/>
          <w:lang w:eastAsia="he-IL"/>
        </w:rPr>
        <w:tab/>
        <w:t xml:space="preserve">הכנת </w:t>
      </w:r>
      <w:r w:rsidR="00F66953">
        <w:rPr>
          <w:rFonts w:ascii="Times New Roman" w:eastAsia="Times New Roman" w:hAnsi="Times New Roman" w:cs="David"/>
          <w:sz w:val="24"/>
          <w:szCs w:val="24"/>
          <w:rtl/>
          <w:lang w:eastAsia="he-IL"/>
        </w:rPr>
        <w:t>תכניות סופיות, המתארות את הפרוי</w:t>
      </w:r>
      <w:r w:rsidRPr="000B5DC0">
        <w:rPr>
          <w:rFonts w:ascii="Times New Roman" w:eastAsia="Times New Roman" w:hAnsi="Times New Roman" w:cs="David"/>
          <w:sz w:val="24"/>
          <w:szCs w:val="24"/>
          <w:rtl/>
          <w:lang w:eastAsia="he-IL"/>
        </w:rPr>
        <w:t>קט ואישורן על ידי היועצים והמזמין. תאום התכניות האמורות עם היועצים והמזמין.</w:t>
      </w:r>
    </w:p>
    <w:p w14:paraId="3EFE73FE"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42B4A859" w14:textId="77777777" w:rsidR="000B5DC0" w:rsidRPr="000B5DC0" w:rsidRDefault="000B5DC0" w:rsidP="000B5DC0">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ב.</w:t>
      </w:r>
      <w:r w:rsidRPr="000B5DC0">
        <w:rPr>
          <w:rFonts w:ascii="Times New Roman" w:eastAsia="Times New Roman" w:hAnsi="Times New Roman" w:cs="David"/>
          <w:sz w:val="24"/>
          <w:szCs w:val="24"/>
          <w:rtl/>
          <w:lang w:eastAsia="he-IL"/>
        </w:rPr>
        <w:tab/>
        <w:t>הכנת התכניות והמסמכים בתחום מומחיותו של המתכנן הנדרשים על ידי הרשויות המוסמכות למתן היתרי בניה, הגשתם לרשויות – לאחר אישור המנהל - וטיפול באישורם. חתימה על הבקשות לאישור תכניות הבנוי והפ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תוח/העיצוב האדריכלי ולהיתרי בניה כעורך הבקשה הראשי (בהיתרים לעבודות 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 בשטחים ללא מבנים) וכעורך הבקשה בתחום הפ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 והנוף (בהיתרים לשטחים הכוללים מבנים), כאחראי לתכנון, לפיקוח עליון ולביקורת בתחום אדריכלות נוף. כמו כן יחתום המתכנן על כל מסמך, תכנית ובקשה, שיידרשו עד לקבלת תעודות גמר.</w:t>
      </w:r>
    </w:p>
    <w:p w14:paraId="27AB34BA" w14:textId="77777777" w:rsidR="000B5DC0" w:rsidRPr="000B5DC0" w:rsidRDefault="000B5DC0" w:rsidP="000B5DC0">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ab/>
        <w:t>הכנת החלק המתייחס לפתוח ונוף בבקשות להיתרי בניה לבניה בקטעים לרבות בקטעי בניינים וטיפול באישורן.</w:t>
      </w:r>
    </w:p>
    <w:p w14:paraId="6E12879A" w14:textId="77777777" w:rsidR="000B5DC0" w:rsidRPr="000B5DC0" w:rsidRDefault="000B5DC0" w:rsidP="000B5DC0">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p>
    <w:p w14:paraId="57E91C73"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ג.</w:t>
      </w:r>
      <w:r w:rsidRPr="000B5DC0">
        <w:rPr>
          <w:rFonts w:ascii="Times New Roman" w:eastAsia="Times New Roman" w:hAnsi="Times New Roman" w:cs="David"/>
          <w:sz w:val="24"/>
          <w:szCs w:val="24"/>
          <w:rtl/>
          <w:lang w:eastAsia="he-IL"/>
        </w:rPr>
        <w:tab/>
        <w:t>הכנסת תיקונים ושינויים בתכניות ובמסמכים האחרים, אשר נערכו על ידי המתכנן במהלך ביצוע התכנון, לפי דרישות המזמין ו/או לפי דרישת הרשויות המוסמכות, בהסכמת המנהל, הגשתם לרשויות,וטיפול באישורם, כולל קבלת היתרי בניה מתוקנים.</w:t>
      </w:r>
    </w:p>
    <w:p w14:paraId="24F54B36"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71530B84"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ד.</w:t>
      </w:r>
      <w:r w:rsidRPr="000B5DC0">
        <w:rPr>
          <w:rFonts w:ascii="Times New Roman" w:eastAsia="Times New Roman" w:hAnsi="Times New Roman" w:cs="David"/>
          <w:sz w:val="24"/>
          <w:szCs w:val="24"/>
          <w:rtl/>
          <w:lang w:eastAsia="he-IL"/>
        </w:rPr>
        <w:tab/>
        <w:t>תיאום, ביקורת ואישור התאמת תכניות היועצים לתכניות המתכנן.</w:t>
      </w:r>
    </w:p>
    <w:p w14:paraId="19EDA9F0"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4D9D0DB7"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ה.</w:t>
      </w:r>
      <w:r w:rsidRPr="000B5DC0">
        <w:rPr>
          <w:rFonts w:ascii="Times New Roman" w:eastAsia="Times New Roman" w:hAnsi="Times New Roman" w:cs="David"/>
          <w:sz w:val="24"/>
          <w:szCs w:val="24"/>
          <w:rtl/>
          <w:lang w:eastAsia="he-IL"/>
        </w:rPr>
        <w:tab/>
        <w:t>סיוע להכנת תכניות הפיתוח לשיווק הפרויקט. הכנת תכניות הפ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תוח הדרושות כתכניות מכר. בדיקת תכניות המכר, לרבות התאמתם לתכנון ואישור הנוסח ו/או עדכון התכנון לפי הנחיות המזמין.</w:t>
      </w:r>
    </w:p>
    <w:p w14:paraId="1D2401CB"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09659A32" w14:textId="77777777" w:rsidR="000B5DC0" w:rsidRPr="000B5DC0" w:rsidRDefault="000B5DC0" w:rsidP="000B5DC0">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העברת הנחיות ומסמכים לבעלי מקצוע אחרים לשם הכנת הדמיות, פרספקטיביות, מודלים ותכניות מכירה משולבות בגרפיקה, בדיקת עבודתם של בעלי המקצוע, מתן הערות ואישור.</w:t>
      </w:r>
    </w:p>
    <w:p w14:paraId="19D934A7"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3CC59EE5"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ו.</w:t>
      </w:r>
      <w:r w:rsidRPr="000B5DC0">
        <w:rPr>
          <w:rFonts w:ascii="Times New Roman" w:eastAsia="Times New Roman" w:hAnsi="Times New Roman" w:cs="David"/>
          <w:sz w:val="24"/>
          <w:szCs w:val="24"/>
          <w:rtl/>
          <w:lang w:eastAsia="he-IL"/>
        </w:rPr>
        <w:tab/>
        <w:t>סיוע להכנת מפרטי מכר בהתאם למתכונת שתימסר למתכנן ע"י המזמין. בדיקת ואישור נוסח מפרטי המכר והתאמתם לתכנון.</w:t>
      </w:r>
    </w:p>
    <w:p w14:paraId="046D81D3"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b/>
          <w:bCs/>
          <w:sz w:val="24"/>
          <w:szCs w:val="28"/>
          <w:u w:val="single"/>
          <w:rtl/>
          <w:lang w:eastAsia="he-IL"/>
        </w:rPr>
      </w:pPr>
    </w:p>
    <w:p w14:paraId="781A2BD4"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ז.</w:t>
      </w:r>
      <w:r w:rsidRPr="000B5DC0">
        <w:rPr>
          <w:rFonts w:ascii="Times New Roman" w:eastAsia="Times New Roman" w:hAnsi="Times New Roman" w:cs="David"/>
          <w:sz w:val="24"/>
          <w:szCs w:val="24"/>
          <w:rtl/>
          <w:lang w:eastAsia="he-IL"/>
        </w:rPr>
        <w:tab/>
        <w:t>הכנת תכניות לאישור סופי של המזמין לפני התחלת שלב תכניות עבודה.</w:t>
      </w:r>
    </w:p>
    <w:p w14:paraId="1F105C5A"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51B3B7BE"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ח.</w:t>
      </w:r>
      <w:r w:rsidRPr="000B5DC0">
        <w:rPr>
          <w:rFonts w:ascii="Times New Roman" w:eastAsia="Times New Roman" w:hAnsi="Times New Roman" w:cs="David"/>
          <w:sz w:val="24"/>
          <w:szCs w:val="24"/>
          <w:rtl/>
          <w:lang w:eastAsia="he-IL"/>
        </w:rPr>
        <w:tab/>
        <w:t>עדכון האומדן המשוער של ערך העבודות המתוכננות ע"י המתכנן.</w:t>
      </w:r>
    </w:p>
    <w:p w14:paraId="769CE610"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7C32DF2E"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ט.</w:t>
      </w:r>
      <w:r w:rsidRPr="000B5DC0">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להשלמת התכנון הסופי.</w:t>
      </w:r>
    </w:p>
    <w:p w14:paraId="46A8F327" w14:textId="77777777" w:rsidR="000B5DC0" w:rsidRPr="000B5DC0" w:rsidRDefault="000B5DC0" w:rsidP="000B5DC0">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5A84FA5B" w14:textId="77777777" w:rsidR="000B5DC0" w:rsidRPr="000B5DC0" w:rsidRDefault="000B5DC0" w:rsidP="000B5DC0">
      <w:pPr>
        <w:widowControl w:val="0"/>
        <w:spacing w:before="0" w:beforeAutospacing="0" w:after="0" w:afterAutospacing="0" w:line="240" w:lineRule="auto"/>
        <w:ind w:left="720" w:right="144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2.4</w:t>
      </w:r>
      <w:r w:rsidRPr="000B5DC0">
        <w:rPr>
          <w:rFonts w:ascii="Times New Roman" w:eastAsia="Times New Roman" w:hAnsi="Times New Roman" w:cs="David"/>
          <w:sz w:val="24"/>
          <w:szCs w:val="24"/>
          <w:rtl/>
          <w:lang w:eastAsia="he-IL"/>
        </w:rPr>
        <w:tab/>
      </w:r>
      <w:r w:rsidRPr="000B5DC0">
        <w:rPr>
          <w:rFonts w:ascii="Times New Roman" w:eastAsia="Times New Roman" w:hAnsi="Times New Roman" w:cs="David"/>
          <w:b/>
          <w:bCs/>
          <w:sz w:val="24"/>
          <w:szCs w:val="24"/>
          <w:u w:val="single"/>
          <w:rtl/>
          <w:lang w:eastAsia="he-IL"/>
        </w:rPr>
        <w:t>תכנון מפורט</w:t>
      </w:r>
      <w:r w:rsidRPr="000B5DC0">
        <w:rPr>
          <w:rFonts w:ascii="Times New Roman" w:eastAsia="Times New Roman" w:hAnsi="Times New Roman" w:cs="David"/>
          <w:sz w:val="24"/>
          <w:szCs w:val="24"/>
          <w:rtl/>
          <w:lang w:eastAsia="he-IL"/>
        </w:rPr>
        <w:t>:</w:t>
      </w:r>
    </w:p>
    <w:p w14:paraId="3A855112"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b/>
          <w:bCs/>
          <w:sz w:val="24"/>
          <w:szCs w:val="24"/>
          <w:rtl/>
          <w:lang w:eastAsia="he-IL"/>
        </w:rPr>
      </w:pPr>
    </w:p>
    <w:p w14:paraId="2783FB7A" w14:textId="77777777" w:rsidR="000B5DC0" w:rsidRPr="00BD05C4" w:rsidRDefault="000B5DC0" w:rsidP="00BD05C4">
      <w:pPr>
        <w:pStyle w:val="ListParagraph"/>
        <w:widowControl w:val="0"/>
        <w:numPr>
          <w:ilvl w:val="0"/>
          <w:numId w:val="11"/>
        </w:numPr>
        <w:spacing w:before="0" w:beforeAutospacing="0" w:after="0" w:afterAutospacing="0" w:line="240" w:lineRule="auto"/>
        <w:jc w:val="both"/>
        <w:rPr>
          <w:rFonts w:ascii="Times New Roman" w:eastAsia="Times New Roman" w:hAnsi="Times New Roman" w:cs="David"/>
          <w:sz w:val="24"/>
          <w:szCs w:val="24"/>
          <w:rtl/>
          <w:lang w:eastAsia="he-IL"/>
        </w:rPr>
      </w:pPr>
      <w:r w:rsidRPr="00BD05C4">
        <w:rPr>
          <w:rFonts w:ascii="Times New Roman" w:eastAsia="Times New Roman" w:hAnsi="Times New Roman" w:cs="David"/>
          <w:sz w:val="24"/>
          <w:szCs w:val="24"/>
          <w:rtl/>
          <w:lang w:eastAsia="he-IL"/>
        </w:rPr>
        <w:t xml:space="preserve">הכנת תכניות עבודה אדריכליות מפורטות ומוסברות, כדרוש לביצוע העבודה, לרבות הכנת תכניות מנחות לעבודות היועצים, הכל בקנ"מ המאפשר ביצוע מושלם של העבודה בתחומים הבאים: </w:t>
      </w:r>
    </w:p>
    <w:p w14:paraId="0D534C4B" w14:textId="7904DF9A" w:rsidR="000B5DC0" w:rsidRPr="000B5DC0" w:rsidRDefault="000B5DC0" w:rsidP="00BD05C4">
      <w:pPr>
        <w:widowControl w:val="0"/>
        <w:spacing w:before="0" w:beforeAutospacing="0" w:after="0" w:afterAutospacing="0" w:line="240" w:lineRule="auto"/>
        <w:ind w:left="1785"/>
        <w:jc w:val="both"/>
        <w:rPr>
          <w:rFonts w:ascii="Times New Roman" w:eastAsia="Times New Roman" w:hAnsi="Times New Roman" w:cs="David"/>
          <w:sz w:val="24"/>
          <w:szCs w:val="24"/>
          <w:rtl/>
          <w:lang w:eastAsia="he-IL"/>
        </w:rPr>
      </w:pPr>
      <w:del w:id="152" w:author="Meryl Etman [2]" w:date="2023-01-10T17:15:00Z">
        <w:r w:rsidRPr="000B5DC0" w:rsidDel="00AD62BA">
          <w:rPr>
            <w:rFonts w:ascii="Times New Roman" w:eastAsia="Times New Roman" w:hAnsi="Times New Roman" w:cs="David"/>
            <w:sz w:val="24"/>
            <w:szCs w:val="24"/>
            <w:rtl/>
            <w:lang w:eastAsia="he-IL"/>
          </w:rPr>
          <w:delText xml:space="preserve">עבודות עפר, </w:delText>
        </w:r>
      </w:del>
      <w:r w:rsidRPr="000B5DC0">
        <w:rPr>
          <w:rFonts w:ascii="Times New Roman" w:eastAsia="Times New Roman" w:hAnsi="Times New Roman" w:cs="David"/>
          <w:sz w:val="24"/>
          <w:szCs w:val="24"/>
          <w:rtl/>
          <w:lang w:eastAsia="he-IL"/>
        </w:rPr>
        <w:t xml:space="preserve">גדרות וקירות, מדרגות, רמפות, אדמה גננית, רשתות השקייה, נטיעה ושתילה, שבילים ורחבות, דרכים וחניות על בסיס תכניות שיסופקו ע"י </w:t>
      </w:r>
      <w:r w:rsidR="00BD05C4">
        <w:rPr>
          <w:rFonts w:ascii="Times New Roman" w:eastAsia="Times New Roman" w:hAnsi="Times New Roman" w:cs="David" w:hint="cs"/>
          <w:sz w:val="24"/>
          <w:szCs w:val="24"/>
          <w:rtl/>
          <w:lang w:eastAsia="he-IL"/>
        </w:rPr>
        <w:t xml:space="preserve"> </w:t>
      </w:r>
      <w:r w:rsidR="00440B5A">
        <w:rPr>
          <w:rFonts w:ascii="Times New Roman" w:eastAsia="Times New Roman" w:hAnsi="Times New Roman" w:cs="David"/>
          <w:sz w:val="24"/>
          <w:szCs w:val="24"/>
          <w:rtl/>
          <w:lang w:eastAsia="he-IL"/>
        </w:rPr>
        <w:t>מתכנן</w:t>
      </w:r>
      <w:r w:rsidRPr="000B5DC0">
        <w:rPr>
          <w:rFonts w:ascii="Times New Roman" w:eastAsia="Times New Roman" w:hAnsi="Times New Roman" w:cs="David"/>
          <w:sz w:val="24"/>
          <w:szCs w:val="24"/>
          <w:rtl/>
          <w:lang w:eastAsia="he-IL"/>
        </w:rPr>
        <w:t xml:space="preserve"> תנועה וחניה (למעט בתחומי מגרשים לבניה, בהם תכנון החניה יבוצע ע"י המתכנן), תאורה (אדריכלית בלבד) מתקני משחק, ר</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הוט גן, פרגולות, מבנים ומתקנים נוספים וכיו"ב.</w:t>
      </w:r>
    </w:p>
    <w:p w14:paraId="4FA28BF9" w14:textId="77777777" w:rsidR="000B5DC0" w:rsidRPr="000B5DC0" w:rsidRDefault="000B5DC0" w:rsidP="00BD05C4">
      <w:pPr>
        <w:widowControl w:val="0"/>
        <w:spacing w:before="0" w:beforeAutospacing="0" w:after="0" w:afterAutospacing="0" w:line="240" w:lineRule="auto"/>
        <w:ind w:left="178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מובהר בזאת שתכנון התשתית יבוצע ע"י המתכנן למעט באזורי כבישים.</w:t>
      </w:r>
    </w:p>
    <w:p w14:paraId="29E0A82C" w14:textId="77777777" w:rsidR="000B5DC0" w:rsidRPr="000B5DC0" w:rsidRDefault="000B5DC0" w:rsidP="000B5DC0">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2AA07C39"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ב.</w:t>
      </w:r>
      <w:r w:rsidRPr="000B5DC0">
        <w:rPr>
          <w:rFonts w:ascii="Times New Roman" w:eastAsia="Times New Roman" w:hAnsi="Times New Roman" w:cs="David"/>
          <w:sz w:val="24"/>
          <w:szCs w:val="24"/>
          <w:rtl/>
          <w:lang w:eastAsia="he-IL"/>
        </w:rPr>
        <w:tab/>
        <w:t>הכנת פרטים בקנ"מ מתאים לב</w:t>
      </w:r>
      <w:r w:rsidR="00BD05C4">
        <w:rPr>
          <w:rFonts w:ascii="Times New Roman" w:eastAsia="Times New Roman" w:hAnsi="Times New Roman" w:cs="David"/>
          <w:sz w:val="24"/>
          <w:szCs w:val="24"/>
          <w:rtl/>
          <w:lang w:eastAsia="he-IL"/>
        </w:rPr>
        <w:t xml:space="preserve">יצוע מושלם של העבודה האדריכלית </w:t>
      </w:r>
      <w:r w:rsidRPr="000B5DC0">
        <w:rPr>
          <w:rFonts w:ascii="Times New Roman" w:eastAsia="Times New Roman" w:hAnsi="Times New Roman" w:cs="David"/>
          <w:sz w:val="24"/>
          <w:szCs w:val="24"/>
          <w:rtl/>
          <w:lang w:eastAsia="he-IL"/>
        </w:rPr>
        <w:t>למעט קונסטרוקציה, ניקוז תת-קרקעי ואיטום גגות.</w:t>
      </w:r>
    </w:p>
    <w:p w14:paraId="69CA612F" w14:textId="77777777" w:rsidR="000B5DC0" w:rsidRPr="000B5DC0" w:rsidRDefault="000B5DC0" w:rsidP="000B5DC0">
      <w:pPr>
        <w:widowControl w:val="0"/>
        <w:tabs>
          <w:tab w:val="num" w:pos="2216"/>
        </w:tabs>
        <w:spacing w:before="0" w:beforeAutospacing="0" w:after="0" w:afterAutospacing="0" w:line="240" w:lineRule="auto"/>
        <w:ind w:left="2216" w:right="2216" w:hanging="851"/>
        <w:jc w:val="both"/>
        <w:rPr>
          <w:rFonts w:ascii="Times New Roman" w:eastAsia="Times New Roman" w:hAnsi="Times New Roman" w:cs="David"/>
          <w:sz w:val="24"/>
          <w:szCs w:val="24"/>
          <w:lang w:eastAsia="he-IL"/>
        </w:rPr>
      </w:pPr>
    </w:p>
    <w:p w14:paraId="13FF370C"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ג.</w:t>
      </w:r>
      <w:r w:rsidRPr="000B5DC0">
        <w:rPr>
          <w:rFonts w:ascii="Times New Roman" w:eastAsia="Times New Roman" w:hAnsi="Times New Roman" w:cs="David"/>
          <w:sz w:val="24"/>
          <w:szCs w:val="24"/>
          <w:rtl/>
          <w:lang w:eastAsia="he-IL"/>
        </w:rPr>
        <w:tab/>
        <w:t>תיאום, ביקורת ואישור התאמת תכניות היועצים לתכניות אדריכלות הנוף.</w:t>
      </w:r>
    </w:p>
    <w:p w14:paraId="40EF7B36" w14:textId="77777777" w:rsidR="000B5DC0" w:rsidRPr="000B5DC0" w:rsidRDefault="000B5DC0" w:rsidP="000B5DC0">
      <w:pPr>
        <w:widowControl w:val="0"/>
        <w:tabs>
          <w:tab w:val="num" w:pos="2216"/>
        </w:tabs>
        <w:spacing w:before="0" w:beforeAutospacing="0" w:after="0" w:afterAutospacing="0" w:line="240" w:lineRule="auto"/>
        <w:ind w:left="2216" w:right="2216" w:hanging="851"/>
        <w:jc w:val="both"/>
        <w:rPr>
          <w:rFonts w:ascii="Times New Roman" w:eastAsia="Times New Roman" w:hAnsi="Times New Roman" w:cs="David"/>
          <w:sz w:val="24"/>
          <w:szCs w:val="24"/>
          <w:lang w:eastAsia="he-IL"/>
        </w:rPr>
      </w:pPr>
    </w:p>
    <w:p w14:paraId="3E5694C5"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ד.</w:t>
      </w:r>
      <w:r w:rsidRPr="000B5DC0">
        <w:rPr>
          <w:rFonts w:ascii="Times New Roman" w:eastAsia="Times New Roman" w:hAnsi="Times New Roman" w:cs="David"/>
          <w:sz w:val="24"/>
          <w:szCs w:val="24"/>
          <w:rtl/>
          <w:lang w:eastAsia="he-IL"/>
        </w:rPr>
        <w:tab/>
        <w:t xml:space="preserve">הכנת מפרטים וכתבי כמויות המתאימים למפרטים הכלליים ולכתבי הכמויות </w:t>
      </w:r>
      <w:r w:rsidRPr="000B5DC0">
        <w:rPr>
          <w:rFonts w:ascii="Times New Roman" w:eastAsia="Times New Roman" w:hAnsi="Times New Roman" w:cs="David"/>
          <w:sz w:val="24"/>
          <w:szCs w:val="24"/>
          <w:rtl/>
          <w:lang w:eastAsia="he-IL"/>
        </w:rPr>
        <w:tab/>
        <w:t xml:space="preserve">המקובלים על המזמין בצורה שיכללו את כל המערכות המתוכננות, תוך בדיקה </w:t>
      </w:r>
      <w:r w:rsidRPr="000B5DC0">
        <w:rPr>
          <w:rFonts w:ascii="Times New Roman" w:eastAsia="Times New Roman" w:hAnsi="Times New Roman" w:cs="David"/>
          <w:sz w:val="24"/>
          <w:szCs w:val="24"/>
          <w:rtl/>
          <w:lang w:eastAsia="he-IL"/>
        </w:rPr>
        <w:tab/>
        <w:t xml:space="preserve">של העדר כפילות עם מפרט מלאכה אחר בפרויקט ובדיקה של מלאכות הקשורות </w:t>
      </w:r>
      <w:r w:rsidRPr="000B5DC0">
        <w:rPr>
          <w:rFonts w:ascii="Times New Roman" w:eastAsia="Times New Roman" w:hAnsi="Times New Roman" w:cs="David"/>
          <w:sz w:val="24"/>
          <w:szCs w:val="24"/>
          <w:rtl/>
          <w:lang w:eastAsia="he-IL"/>
        </w:rPr>
        <w:tab/>
        <w:t>לתכנון, אף אם תוכננו על ידי מי מהיועצים.</w:t>
      </w:r>
    </w:p>
    <w:p w14:paraId="1A960E5A"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ab/>
        <w:t>כתבי הכמויות יוכנו לפי מתכונת הנהוגה א</w:t>
      </w:r>
      <w:r w:rsidR="00BD05C4">
        <w:rPr>
          <w:rFonts w:ascii="Times New Roman" w:eastAsia="Times New Roman" w:hAnsi="Times New Roman" w:cs="David"/>
          <w:sz w:val="24"/>
          <w:szCs w:val="24"/>
          <w:rtl/>
          <w:lang w:eastAsia="he-IL"/>
        </w:rPr>
        <w:t xml:space="preserve">צל המזמין של מכללי עבודות ו/או </w:t>
      </w:r>
      <w:r w:rsidRPr="000B5DC0">
        <w:rPr>
          <w:rFonts w:ascii="Times New Roman" w:eastAsia="Times New Roman" w:hAnsi="Times New Roman" w:cs="David"/>
          <w:sz w:val="24"/>
          <w:szCs w:val="24"/>
          <w:rtl/>
          <w:lang w:eastAsia="he-IL"/>
        </w:rPr>
        <w:t xml:space="preserve">כמויות מפורטות למדידה. </w:t>
      </w:r>
    </w:p>
    <w:p w14:paraId="09B162CC"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ab/>
        <w:t>לפי דרישת המנהל יוכנו כתבי כמויות בחלוקה לפי אזורים.</w:t>
      </w:r>
    </w:p>
    <w:p w14:paraId="7527E640" w14:textId="77777777" w:rsidR="000B5DC0" w:rsidRPr="000B5DC0" w:rsidDel="00D54AC0" w:rsidRDefault="000B5DC0" w:rsidP="000B5DC0">
      <w:pPr>
        <w:widowControl w:val="0"/>
        <w:tabs>
          <w:tab w:val="num" w:pos="2216"/>
        </w:tabs>
        <w:spacing w:before="0" w:beforeAutospacing="0" w:after="0" w:afterAutospacing="0" w:line="240" w:lineRule="auto"/>
        <w:ind w:left="2216" w:hanging="851"/>
        <w:jc w:val="both"/>
        <w:rPr>
          <w:del w:id="153" w:author="Meryl Etman [2]" w:date="2023-01-23T12:07:00Z"/>
          <w:rFonts w:ascii="Times New Roman" w:eastAsia="Times New Roman" w:hAnsi="Times New Roman" w:cs="David"/>
          <w:sz w:val="24"/>
          <w:szCs w:val="24"/>
          <w:lang w:eastAsia="he-IL"/>
        </w:rPr>
      </w:pPr>
    </w:p>
    <w:p w14:paraId="16B923A8" w14:textId="77777777" w:rsidR="000B5DC0" w:rsidRPr="000B5DC0" w:rsidDel="00D54AC0" w:rsidRDefault="000B5DC0">
      <w:pPr>
        <w:widowControl w:val="0"/>
        <w:spacing w:before="0" w:beforeAutospacing="0" w:after="0" w:afterAutospacing="0" w:line="240" w:lineRule="auto"/>
        <w:jc w:val="both"/>
        <w:rPr>
          <w:del w:id="154" w:author="Meryl Etman [2]" w:date="2023-01-23T12:06:00Z"/>
          <w:rFonts w:ascii="Times New Roman" w:eastAsia="Times New Roman" w:hAnsi="Times New Roman" w:cs="David"/>
          <w:sz w:val="24"/>
          <w:szCs w:val="24"/>
          <w:rtl/>
          <w:lang w:eastAsia="he-IL"/>
        </w:rPr>
        <w:pPrChange w:id="155" w:author="Meryl Etman [2]" w:date="2023-01-23T12:06:00Z">
          <w:pPr>
            <w:widowControl w:val="0"/>
            <w:spacing w:before="0" w:beforeAutospacing="0" w:after="0" w:afterAutospacing="0" w:line="240" w:lineRule="auto"/>
            <w:ind w:left="1440"/>
            <w:jc w:val="both"/>
          </w:pPr>
        </w:pPrChange>
      </w:pPr>
      <w:del w:id="156" w:author="Meryl Etman [2]" w:date="2023-01-23T12:06:00Z">
        <w:r w:rsidRPr="000B5DC0" w:rsidDel="00D54AC0">
          <w:rPr>
            <w:rFonts w:ascii="Times New Roman" w:eastAsia="Times New Roman" w:hAnsi="Times New Roman" w:cs="David"/>
            <w:sz w:val="24"/>
            <w:szCs w:val="24"/>
            <w:rtl/>
            <w:lang w:eastAsia="he-IL"/>
          </w:rPr>
          <w:tab/>
        </w:r>
      </w:del>
    </w:p>
    <w:p w14:paraId="5799A7FD" w14:textId="77777777" w:rsidR="000B5DC0" w:rsidRPr="000B5DC0" w:rsidRDefault="000B5DC0">
      <w:pPr>
        <w:widowControl w:val="0"/>
        <w:spacing w:before="0" w:beforeAutospacing="0" w:after="0" w:afterAutospacing="0" w:line="240" w:lineRule="auto"/>
        <w:jc w:val="both"/>
        <w:rPr>
          <w:rFonts w:ascii="Times New Roman" w:eastAsia="Times New Roman" w:hAnsi="Times New Roman" w:cs="David"/>
          <w:sz w:val="24"/>
          <w:szCs w:val="24"/>
          <w:lang w:eastAsia="he-IL"/>
        </w:rPr>
        <w:pPrChange w:id="157" w:author="Meryl Etman [2]" w:date="2023-01-23T12:06:00Z">
          <w:pPr>
            <w:widowControl w:val="0"/>
            <w:tabs>
              <w:tab w:val="num" w:pos="2216"/>
            </w:tabs>
            <w:spacing w:before="0" w:beforeAutospacing="0" w:after="0" w:afterAutospacing="0" w:line="240" w:lineRule="auto"/>
            <w:ind w:left="2216" w:right="2216" w:hanging="851"/>
            <w:jc w:val="both"/>
          </w:pPr>
        </w:pPrChange>
      </w:pPr>
    </w:p>
    <w:p w14:paraId="3CCE8B72"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ה</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כתבי הכמויות יוכנו באמצעות תוכנה</w:t>
      </w:r>
      <w:r w:rsidR="00BD05C4">
        <w:rPr>
          <w:rFonts w:ascii="Times New Roman" w:eastAsia="Times New Roman" w:hAnsi="Times New Roman" w:cs="David"/>
          <w:sz w:val="24"/>
          <w:szCs w:val="24"/>
          <w:rtl/>
          <w:lang w:eastAsia="he-IL"/>
        </w:rPr>
        <w:t xml:space="preserve"> לכתבי כמויות, המתאימה והניתנת </w:t>
      </w:r>
      <w:r w:rsidRPr="000B5DC0">
        <w:rPr>
          <w:rFonts w:ascii="Times New Roman" w:eastAsia="Times New Roman" w:hAnsi="Times New Roman" w:cs="David"/>
          <w:sz w:val="24"/>
          <w:szCs w:val="24"/>
          <w:rtl/>
          <w:lang w:eastAsia="he-IL"/>
        </w:rPr>
        <w:t xml:space="preserve">להמרה גם ל"סופר מכרז" ולתוכנות אחרות לכתבי כמויות, </w:t>
      </w:r>
      <w:r w:rsidRPr="000B5DC0">
        <w:rPr>
          <w:rFonts w:ascii="Times New Roman" w:eastAsia="Times New Roman" w:hAnsi="Times New Roman" w:cs="David" w:hint="cs"/>
          <w:sz w:val="24"/>
          <w:szCs w:val="24"/>
          <w:rtl/>
          <w:lang w:eastAsia="he-IL"/>
        </w:rPr>
        <w:t xml:space="preserve">בקובץ ממוחשב </w:t>
      </w:r>
      <w:r w:rsidRPr="000B5DC0">
        <w:rPr>
          <w:rFonts w:ascii="Times New Roman" w:eastAsia="Times New Roman" w:hAnsi="Times New Roman" w:cs="David"/>
          <w:sz w:val="24"/>
          <w:szCs w:val="24"/>
          <w:rtl/>
          <w:lang w:eastAsia="he-IL"/>
        </w:rPr>
        <w:t>ובתדפיס.</w:t>
      </w:r>
    </w:p>
    <w:p w14:paraId="5AC87BE4" w14:textId="77777777" w:rsidR="000B5DC0" w:rsidRPr="000B5DC0" w:rsidRDefault="000B5DC0" w:rsidP="00BD05C4">
      <w:pPr>
        <w:widowControl w:val="0"/>
        <w:tabs>
          <w:tab w:val="num" w:pos="2216"/>
        </w:tabs>
        <w:spacing w:before="0" w:beforeAutospacing="0" w:after="0" w:afterAutospacing="0" w:line="240" w:lineRule="auto"/>
        <w:ind w:left="1785" w:right="2216" w:hanging="345"/>
        <w:jc w:val="both"/>
        <w:rPr>
          <w:rFonts w:ascii="Times New Roman" w:eastAsia="Times New Roman" w:hAnsi="Times New Roman" w:cs="David"/>
          <w:sz w:val="24"/>
          <w:szCs w:val="24"/>
          <w:lang w:eastAsia="he-IL"/>
        </w:rPr>
      </w:pPr>
    </w:p>
    <w:p w14:paraId="5845ADBF"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lang w:eastAsia="he-IL"/>
        </w:rPr>
      </w:pP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עדכון סעיף הפתוח במפרטי המכר. ע</w:t>
      </w:r>
      <w:r w:rsidR="00BD05C4">
        <w:rPr>
          <w:rFonts w:ascii="Times New Roman" w:eastAsia="Times New Roman" w:hAnsi="Times New Roman" w:cs="David"/>
          <w:sz w:val="24"/>
          <w:szCs w:val="24"/>
          <w:rtl/>
          <w:lang w:eastAsia="he-IL"/>
        </w:rPr>
        <w:t xml:space="preserve">דכון תכניות המכר, לרבות התאמתם </w:t>
      </w:r>
      <w:r w:rsidRPr="000B5DC0">
        <w:rPr>
          <w:rFonts w:ascii="Times New Roman" w:eastAsia="Times New Roman" w:hAnsi="Times New Roman" w:cs="David"/>
          <w:sz w:val="24"/>
          <w:szCs w:val="24"/>
          <w:rtl/>
          <w:lang w:eastAsia="he-IL"/>
        </w:rPr>
        <w:t>לתכנון, ואישור הנוסח ו/או עדכון התכנון לפי הנחיית המזמין.</w:t>
      </w:r>
    </w:p>
    <w:p w14:paraId="04276303" w14:textId="77777777" w:rsidR="000B5DC0" w:rsidRPr="000B5DC0" w:rsidRDefault="000B5DC0" w:rsidP="00BD05C4">
      <w:pPr>
        <w:widowControl w:val="0"/>
        <w:tabs>
          <w:tab w:val="num" w:pos="2216"/>
        </w:tabs>
        <w:spacing w:before="0" w:beforeAutospacing="0" w:after="0" w:afterAutospacing="0" w:line="240" w:lineRule="auto"/>
        <w:ind w:left="1785" w:right="2216" w:hanging="345"/>
        <w:jc w:val="both"/>
        <w:rPr>
          <w:rFonts w:ascii="Times New Roman" w:eastAsia="Times New Roman" w:hAnsi="Times New Roman" w:cs="David"/>
          <w:sz w:val="24"/>
          <w:szCs w:val="24"/>
          <w:lang w:eastAsia="he-IL"/>
        </w:rPr>
      </w:pPr>
    </w:p>
    <w:p w14:paraId="760E2FC5"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lang w:eastAsia="he-IL"/>
        </w:rPr>
      </w:pPr>
      <w:r w:rsidRPr="000B5DC0">
        <w:rPr>
          <w:rFonts w:ascii="Times New Roman" w:eastAsia="Times New Roman" w:hAnsi="Times New Roman" w:cs="David" w:hint="cs"/>
          <w:sz w:val="24"/>
          <w:szCs w:val="24"/>
          <w:rtl/>
          <w:lang w:eastAsia="he-IL"/>
        </w:rPr>
        <w:t>ז</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הכנת אומדן מפורט של ערך העבודה האד</w:t>
      </w:r>
      <w:r w:rsidR="00BD05C4">
        <w:rPr>
          <w:rFonts w:ascii="Times New Roman" w:eastAsia="Times New Roman" w:hAnsi="Times New Roman" w:cs="David"/>
          <w:sz w:val="24"/>
          <w:szCs w:val="24"/>
          <w:rtl/>
          <w:lang w:eastAsia="he-IL"/>
        </w:rPr>
        <w:t xml:space="preserve">ריכלית, מבוסס על המפרטים וכתבי </w:t>
      </w:r>
      <w:r w:rsidRPr="000B5DC0">
        <w:rPr>
          <w:rFonts w:ascii="Times New Roman" w:eastAsia="Times New Roman" w:hAnsi="Times New Roman" w:cs="David"/>
          <w:sz w:val="24"/>
          <w:szCs w:val="24"/>
          <w:rtl/>
          <w:lang w:eastAsia="he-IL"/>
        </w:rPr>
        <w:t>הכמויות, תוך ציון מדד תשומות הבניה למגורים הידוע במועד הכנת האומדן.</w:t>
      </w:r>
    </w:p>
    <w:p w14:paraId="194B95ED" w14:textId="77777777" w:rsidR="000B5DC0" w:rsidRPr="000B5DC0" w:rsidRDefault="000B5DC0" w:rsidP="00BD05C4">
      <w:pPr>
        <w:widowControl w:val="0"/>
        <w:tabs>
          <w:tab w:val="num" w:pos="2216"/>
        </w:tabs>
        <w:spacing w:before="0" w:beforeAutospacing="0" w:after="0" w:afterAutospacing="0" w:line="240" w:lineRule="auto"/>
        <w:ind w:left="1785" w:right="2216" w:hanging="345"/>
        <w:jc w:val="both"/>
        <w:rPr>
          <w:rFonts w:ascii="Times New Roman" w:eastAsia="Times New Roman" w:hAnsi="Times New Roman" w:cs="David"/>
          <w:sz w:val="24"/>
          <w:szCs w:val="24"/>
          <w:rtl/>
          <w:lang w:eastAsia="he-IL"/>
        </w:rPr>
      </w:pPr>
    </w:p>
    <w:p w14:paraId="03C3543B"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lang w:eastAsia="he-IL"/>
        </w:rPr>
      </w:pPr>
      <w:r w:rsidRPr="000B5DC0">
        <w:rPr>
          <w:rFonts w:ascii="Times New Roman" w:eastAsia="Times New Roman" w:hAnsi="Times New Roman" w:cs="David" w:hint="cs"/>
          <w:sz w:val="24"/>
          <w:szCs w:val="24"/>
          <w:rtl/>
          <w:lang w:eastAsia="he-IL"/>
        </w:rPr>
        <w:t>ח</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הכנסת שנויים בתכניות ככל שיתחייב</w:t>
      </w:r>
      <w:r w:rsidR="00BD05C4">
        <w:rPr>
          <w:rFonts w:ascii="Times New Roman" w:eastAsia="Times New Roman" w:hAnsi="Times New Roman" w:cs="David"/>
          <w:sz w:val="24"/>
          <w:szCs w:val="24"/>
          <w:rtl/>
          <w:lang w:eastAsia="he-IL"/>
        </w:rPr>
        <w:t xml:space="preserve"> להתאמת התכנון למסגרת התקציבית </w:t>
      </w:r>
      <w:r w:rsidRPr="000B5DC0">
        <w:rPr>
          <w:rFonts w:ascii="Times New Roman" w:eastAsia="Times New Roman" w:hAnsi="Times New Roman" w:cs="David"/>
          <w:sz w:val="24"/>
          <w:szCs w:val="24"/>
          <w:rtl/>
          <w:lang w:eastAsia="he-IL"/>
        </w:rPr>
        <w:t>אשר תקבע ע"י המזמין.</w:t>
      </w:r>
    </w:p>
    <w:p w14:paraId="77831892" w14:textId="77777777" w:rsidR="000B5DC0" w:rsidRPr="000B5DC0" w:rsidRDefault="000B5DC0" w:rsidP="00BD05C4">
      <w:pPr>
        <w:widowControl w:val="0"/>
        <w:tabs>
          <w:tab w:val="num" w:pos="2216"/>
        </w:tabs>
        <w:spacing w:before="0" w:beforeAutospacing="0" w:after="0" w:afterAutospacing="0" w:line="240" w:lineRule="auto"/>
        <w:ind w:left="1785" w:right="2216" w:hanging="345"/>
        <w:jc w:val="both"/>
        <w:rPr>
          <w:rFonts w:ascii="Times New Roman" w:eastAsia="Times New Roman" w:hAnsi="Times New Roman" w:cs="David"/>
          <w:sz w:val="24"/>
          <w:szCs w:val="24"/>
          <w:rtl/>
          <w:lang w:eastAsia="he-IL"/>
        </w:rPr>
      </w:pPr>
    </w:p>
    <w:p w14:paraId="7B52A1A1"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hint="cs"/>
          <w:sz w:val="24"/>
          <w:szCs w:val="24"/>
          <w:rtl/>
          <w:lang w:eastAsia="he-IL"/>
        </w:rPr>
        <w:t>ט</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מתן חוות דעת ויעוץ בכל הקשור בהכנת המכרזים ופרסומם.</w:t>
      </w:r>
    </w:p>
    <w:p w14:paraId="2C0FA2CA" w14:textId="77777777" w:rsidR="000B5DC0" w:rsidRPr="000B5DC0" w:rsidRDefault="000B5DC0" w:rsidP="00BD05C4">
      <w:pPr>
        <w:widowControl w:val="0"/>
        <w:tabs>
          <w:tab w:val="num" w:pos="2216"/>
        </w:tabs>
        <w:spacing w:before="0" w:beforeAutospacing="0" w:after="0" w:afterAutospacing="0" w:line="240" w:lineRule="auto"/>
        <w:ind w:left="1785" w:right="720" w:hanging="345"/>
        <w:jc w:val="both"/>
        <w:rPr>
          <w:rFonts w:ascii="Times New Roman" w:eastAsia="Times New Roman" w:hAnsi="Times New Roman" w:cs="David"/>
          <w:sz w:val="24"/>
          <w:szCs w:val="24"/>
          <w:lang w:eastAsia="he-IL"/>
        </w:rPr>
      </w:pPr>
    </w:p>
    <w:p w14:paraId="6EE4D840"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י.</w:t>
      </w:r>
      <w:r w:rsidRPr="000B5DC0">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5C490A48" w14:textId="77777777" w:rsidR="000B5DC0" w:rsidRPr="000B5DC0" w:rsidRDefault="000B5DC0" w:rsidP="00BD05C4">
      <w:pPr>
        <w:widowControl w:val="0"/>
        <w:tabs>
          <w:tab w:val="num" w:pos="2216"/>
        </w:tabs>
        <w:spacing w:before="0" w:beforeAutospacing="0" w:after="0" w:afterAutospacing="0" w:line="240" w:lineRule="auto"/>
        <w:ind w:left="1785" w:right="2216" w:hanging="345"/>
        <w:jc w:val="both"/>
        <w:rPr>
          <w:rFonts w:ascii="Times New Roman" w:eastAsia="Times New Roman" w:hAnsi="Times New Roman" w:cs="David"/>
          <w:sz w:val="24"/>
          <w:szCs w:val="24"/>
          <w:lang w:eastAsia="he-IL"/>
        </w:rPr>
      </w:pPr>
    </w:p>
    <w:p w14:paraId="791C4FE2"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י</w:t>
      </w:r>
      <w:r w:rsidRPr="000B5DC0">
        <w:rPr>
          <w:rFonts w:ascii="Times New Roman" w:eastAsia="Times New Roman" w:hAnsi="Times New Roman" w:cs="David" w:hint="cs"/>
          <w:sz w:val="24"/>
          <w:szCs w:val="24"/>
          <w:rtl/>
          <w:lang w:eastAsia="he-IL"/>
        </w:rPr>
        <w:t>א</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מתן חוות דעת בכל הקשור להצעות הקבלנים.</w:t>
      </w:r>
    </w:p>
    <w:p w14:paraId="4E31883D" w14:textId="77777777" w:rsidR="000B5DC0" w:rsidRPr="000B5DC0" w:rsidRDefault="000B5DC0" w:rsidP="00BD05C4">
      <w:pPr>
        <w:widowControl w:val="0"/>
        <w:tabs>
          <w:tab w:val="num" w:pos="2216"/>
        </w:tabs>
        <w:spacing w:before="0" w:beforeAutospacing="0" w:after="0" w:afterAutospacing="0" w:line="240" w:lineRule="auto"/>
        <w:ind w:left="1785" w:right="2216" w:hanging="345"/>
        <w:jc w:val="both"/>
        <w:rPr>
          <w:rFonts w:ascii="Times New Roman" w:eastAsia="Times New Roman" w:hAnsi="Times New Roman" w:cs="David"/>
          <w:sz w:val="24"/>
          <w:szCs w:val="24"/>
          <w:lang w:eastAsia="he-IL"/>
        </w:rPr>
      </w:pPr>
    </w:p>
    <w:p w14:paraId="5D445ECE" w14:textId="77777777" w:rsidR="000B5DC0" w:rsidRPr="000B5DC0" w:rsidRDefault="000B5DC0" w:rsidP="00BD05C4">
      <w:pPr>
        <w:widowControl w:val="0"/>
        <w:spacing w:before="0" w:beforeAutospacing="0" w:after="0" w:afterAutospacing="0" w:line="240" w:lineRule="auto"/>
        <w:ind w:left="1785" w:hanging="34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י</w:t>
      </w:r>
      <w:r w:rsidRPr="000B5DC0">
        <w:rPr>
          <w:rFonts w:ascii="Times New Roman" w:eastAsia="Times New Roman" w:hAnsi="Times New Roman" w:cs="David" w:hint="cs"/>
          <w:sz w:val="24"/>
          <w:szCs w:val="24"/>
          <w:rtl/>
          <w:lang w:eastAsia="he-IL"/>
        </w:rPr>
        <w:t>ב</w:t>
      </w: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הכנת תכניות עבודה, פרטים ומפרטים מש</w:t>
      </w:r>
      <w:r w:rsidR="00BD05C4">
        <w:rPr>
          <w:rFonts w:ascii="Times New Roman" w:eastAsia="Times New Roman" w:hAnsi="Times New Roman" w:cs="David"/>
          <w:sz w:val="24"/>
          <w:szCs w:val="24"/>
          <w:rtl/>
          <w:lang w:eastAsia="he-IL"/>
        </w:rPr>
        <w:t xml:space="preserve">לימים כפי שיידרש לביצוע העבודה </w:t>
      </w:r>
      <w:r w:rsidRPr="000B5DC0">
        <w:rPr>
          <w:rFonts w:ascii="Times New Roman" w:eastAsia="Times New Roman" w:hAnsi="Times New Roman" w:cs="David"/>
          <w:sz w:val="24"/>
          <w:szCs w:val="24"/>
          <w:rtl/>
          <w:lang w:eastAsia="he-IL"/>
        </w:rPr>
        <w:t>האדריכלית.</w:t>
      </w:r>
    </w:p>
    <w:p w14:paraId="22F5EC17" w14:textId="77777777" w:rsidR="000B5DC0" w:rsidRDefault="000B5DC0" w:rsidP="00BD05C4">
      <w:pPr>
        <w:widowControl w:val="0"/>
        <w:spacing w:before="0" w:beforeAutospacing="0" w:after="0" w:afterAutospacing="0" w:line="240" w:lineRule="auto"/>
        <w:ind w:left="1785"/>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מובהר בזאת שהמתכנן יכין, באם י</w:t>
      </w:r>
      <w:r w:rsidR="00BD05C4">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דרש, תכניות ומסמכים למכרזים, עוד לפני השלמת התכנון המפורט.</w:t>
      </w:r>
    </w:p>
    <w:p w14:paraId="4F6EED5F" w14:textId="77777777" w:rsidR="00BD05C4" w:rsidRPr="000B5DC0" w:rsidRDefault="00BD05C4" w:rsidP="00E03315">
      <w:pPr>
        <w:widowControl w:val="0"/>
        <w:spacing w:before="0" w:beforeAutospacing="0" w:after="0" w:afterAutospacing="0" w:line="240" w:lineRule="auto"/>
        <w:ind w:left="1785"/>
        <w:jc w:val="both"/>
        <w:rPr>
          <w:rFonts w:ascii="Times New Roman" w:eastAsia="Times New Roman" w:hAnsi="Times New Roman" w:cs="David"/>
          <w:sz w:val="24"/>
          <w:szCs w:val="24"/>
          <w:rtl/>
          <w:lang w:eastAsia="he-IL"/>
        </w:rPr>
      </w:pPr>
    </w:p>
    <w:p w14:paraId="6D952622"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0DE4D147" w14:textId="77777777" w:rsidR="000B5DC0" w:rsidRPr="000B5DC0" w:rsidRDefault="000B5DC0" w:rsidP="000B5DC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2.5</w:t>
      </w:r>
      <w:r w:rsidRPr="000B5DC0">
        <w:rPr>
          <w:rFonts w:ascii="Times New Roman" w:eastAsia="Times New Roman" w:hAnsi="Times New Roman" w:cs="David"/>
          <w:sz w:val="24"/>
          <w:szCs w:val="24"/>
          <w:rtl/>
          <w:lang w:eastAsia="he-IL"/>
        </w:rPr>
        <w:tab/>
      </w:r>
      <w:r w:rsidRPr="000B5DC0">
        <w:rPr>
          <w:rFonts w:ascii="Times New Roman" w:eastAsia="Times New Roman" w:hAnsi="Times New Roman" w:cs="David"/>
          <w:b/>
          <w:bCs/>
          <w:sz w:val="24"/>
          <w:szCs w:val="24"/>
          <w:u w:val="single"/>
          <w:rtl/>
          <w:lang w:eastAsia="he-IL"/>
        </w:rPr>
        <w:t>פיקוח עליון על ביצוע עבוד</w:t>
      </w:r>
      <w:r w:rsidRPr="000B5DC0">
        <w:rPr>
          <w:rFonts w:ascii="Times New Roman" w:eastAsia="Times New Roman" w:hAnsi="Times New Roman" w:cs="David" w:hint="cs"/>
          <w:b/>
          <w:bCs/>
          <w:sz w:val="24"/>
          <w:szCs w:val="24"/>
          <w:u w:val="single"/>
          <w:rtl/>
          <w:lang w:eastAsia="he-IL"/>
        </w:rPr>
        <w:t>ת</w:t>
      </w:r>
      <w:r w:rsidRPr="000B5DC0">
        <w:rPr>
          <w:rFonts w:ascii="Times New Roman" w:eastAsia="Times New Roman" w:hAnsi="Times New Roman" w:cs="David"/>
          <w:b/>
          <w:bCs/>
          <w:sz w:val="24"/>
          <w:szCs w:val="24"/>
          <w:u w:val="single"/>
          <w:rtl/>
          <w:lang w:eastAsia="he-IL"/>
        </w:rPr>
        <w:t xml:space="preserve"> אדריכל</w:t>
      </w:r>
      <w:r w:rsidRPr="000B5DC0">
        <w:rPr>
          <w:rFonts w:ascii="Times New Roman" w:eastAsia="Times New Roman" w:hAnsi="Times New Roman" w:cs="David" w:hint="cs"/>
          <w:b/>
          <w:bCs/>
          <w:sz w:val="24"/>
          <w:szCs w:val="24"/>
          <w:u w:val="single"/>
          <w:rtl/>
          <w:lang w:eastAsia="he-IL"/>
        </w:rPr>
        <w:t>ו</w:t>
      </w:r>
      <w:r w:rsidRPr="000B5DC0">
        <w:rPr>
          <w:rFonts w:ascii="Times New Roman" w:eastAsia="Times New Roman" w:hAnsi="Times New Roman" w:cs="David"/>
          <w:b/>
          <w:bCs/>
          <w:sz w:val="24"/>
          <w:szCs w:val="24"/>
          <w:u w:val="single"/>
          <w:rtl/>
          <w:lang w:eastAsia="he-IL"/>
        </w:rPr>
        <w:t>ת</w:t>
      </w:r>
      <w:r w:rsidRPr="000B5DC0">
        <w:rPr>
          <w:rFonts w:ascii="Times New Roman" w:eastAsia="Times New Roman" w:hAnsi="Times New Roman" w:cs="David" w:hint="cs"/>
          <w:b/>
          <w:bCs/>
          <w:sz w:val="24"/>
          <w:szCs w:val="24"/>
          <w:u w:val="single"/>
          <w:rtl/>
          <w:lang w:eastAsia="he-IL"/>
        </w:rPr>
        <w:t xml:space="preserve"> הנוף</w:t>
      </w:r>
      <w:r w:rsidRPr="000B5DC0">
        <w:rPr>
          <w:rFonts w:ascii="Times New Roman" w:eastAsia="Times New Roman" w:hAnsi="Times New Roman" w:cs="David"/>
          <w:sz w:val="24"/>
          <w:szCs w:val="24"/>
          <w:rtl/>
          <w:lang w:eastAsia="he-IL"/>
        </w:rPr>
        <w:t>:</w:t>
      </w:r>
    </w:p>
    <w:p w14:paraId="1E3D4C10"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309BCF4A" w14:textId="2C3F3BA5" w:rsidR="000B5DC0" w:rsidRPr="000B5DC0" w:rsidRDefault="000B5DC0">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Change w:id="158" w:author="Meryl Etman [2]" w:date="2023-01-23T12:07:00Z">
          <w:pPr>
            <w:widowControl w:val="0"/>
            <w:spacing w:before="0" w:beforeAutospacing="0" w:after="0" w:afterAutospacing="0" w:line="240" w:lineRule="auto"/>
            <w:ind w:left="720" w:right="720" w:firstLine="720"/>
            <w:jc w:val="both"/>
          </w:pPr>
        </w:pPrChange>
      </w:pPr>
      <w:r w:rsidRPr="000B5DC0">
        <w:rPr>
          <w:rFonts w:ascii="Times New Roman" w:eastAsia="Times New Roman" w:hAnsi="Times New Roman" w:cs="David"/>
          <w:sz w:val="24"/>
          <w:szCs w:val="24"/>
          <w:rtl/>
          <w:lang w:eastAsia="he-IL"/>
        </w:rPr>
        <w:t>א.</w:t>
      </w:r>
      <w:r w:rsidRPr="000B5DC0">
        <w:rPr>
          <w:rFonts w:ascii="Times New Roman" w:eastAsia="Times New Roman" w:hAnsi="Times New Roman" w:cs="David"/>
          <w:sz w:val="24"/>
          <w:szCs w:val="24"/>
          <w:rtl/>
          <w:lang w:eastAsia="he-IL"/>
        </w:rPr>
        <w:tab/>
        <w:t>הפ</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קוח העליון של המתכנן על 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 xml:space="preserve">הנוף </w:t>
      </w:r>
      <w:r w:rsidRPr="000B5DC0">
        <w:rPr>
          <w:rFonts w:ascii="Times New Roman" w:eastAsia="Times New Roman" w:hAnsi="Times New Roman" w:cs="David"/>
          <w:sz w:val="24"/>
          <w:szCs w:val="24"/>
          <w:rtl/>
          <w:lang w:eastAsia="he-IL"/>
        </w:rPr>
        <w:t>יכלול:</w:t>
      </w:r>
    </w:p>
    <w:p w14:paraId="646C1CAD"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2950E0A"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פיקוח עליון על 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הנוף</w:t>
      </w:r>
      <w:r w:rsidRPr="000B5DC0">
        <w:rPr>
          <w:rFonts w:ascii="Times New Roman" w:eastAsia="Times New Roman" w:hAnsi="Times New Roman" w:cs="David"/>
          <w:sz w:val="24"/>
          <w:szCs w:val="24"/>
          <w:rtl/>
          <w:lang w:eastAsia="he-IL"/>
        </w:rPr>
        <w:t>, בהתאם לתכניות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4B484C68" w14:textId="77777777" w:rsidR="000B5DC0" w:rsidRPr="000B5DC0" w:rsidRDefault="000B5DC0" w:rsidP="000B5DC0">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FA80328"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תאום ושתוף פעולה עם היועצים בביצוע הפיקוח העליון על 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הנוף</w:t>
      </w:r>
      <w:r w:rsidRPr="000B5DC0">
        <w:rPr>
          <w:rFonts w:ascii="Times New Roman" w:eastAsia="Times New Roman" w:hAnsi="Times New Roman" w:cs="David"/>
          <w:sz w:val="24"/>
          <w:szCs w:val="24"/>
          <w:rtl/>
          <w:lang w:eastAsia="he-IL"/>
        </w:rPr>
        <w:t>.</w:t>
      </w:r>
    </w:p>
    <w:p w14:paraId="5B8DD30C"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6AE65211"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 xml:space="preserve"> הדרכה ומתן הסברים למפקח, במידה ונתמנה כזה לפקוח על העבודות, למנהל, ליועצים ולקבלנים באתר ומחוצה לו.</w:t>
      </w:r>
    </w:p>
    <w:p w14:paraId="20E746CC" w14:textId="77777777" w:rsidR="000B5DC0" w:rsidRPr="000B5DC0" w:rsidRDefault="000B5DC0" w:rsidP="000B5DC0">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393B3E2" w14:textId="77777777" w:rsidR="000B5DC0" w:rsidRPr="000B5DC0" w:rsidRDefault="000B5DC0" w:rsidP="000B5DC0">
      <w:pPr>
        <w:widowControl w:val="0"/>
        <w:tabs>
          <w:tab w:val="left" w:pos="9020"/>
        </w:tabs>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ייעוץ והמלצה לגבי בחירה, בדיקה ואישור של חומרים וציוד.</w:t>
      </w:r>
    </w:p>
    <w:p w14:paraId="3468D2A6"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3465F336"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דווח למנהל על הממצאים ועל התקדמות 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 xml:space="preserve">הנוף </w:t>
      </w:r>
      <w:r w:rsidRPr="000B5DC0">
        <w:rPr>
          <w:rFonts w:ascii="Times New Roman" w:eastAsia="Times New Roman" w:hAnsi="Times New Roman" w:cs="David"/>
          <w:sz w:val="24"/>
          <w:szCs w:val="24"/>
          <w:rtl/>
          <w:lang w:eastAsia="he-IL"/>
        </w:rPr>
        <w:t>לאחר כל ביקור של המתכנן באתר ו/או בבית המלאכה.</w:t>
      </w:r>
    </w:p>
    <w:p w14:paraId="46302E57"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416EA3A3"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עדכון התכניות וכל יתר המסמכים הדרושים בהתאם לשינויים שיתחייבו מדרישות הרשויות או לצורך ביצוע שינויים שיתגלה בהם צורך במהלך 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הנוף</w:t>
      </w:r>
      <w:r w:rsidRPr="000B5DC0">
        <w:rPr>
          <w:rFonts w:ascii="Times New Roman" w:eastAsia="Times New Roman" w:hAnsi="Times New Roman" w:cs="David"/>
          <w:sz w:val="24"/>
          <w:szCs w:val="24"/>
          <w:rtl/>
          <w:lang w:eastAsia="he-IL"/>
        </w:rPr>
        <w:t>. כל עדכון יבוצע בתאום עם המנהל בכתב.</w:t>
      </w:r>
    </w:p>
    <w:p w14:paraId="4C886A7F"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86A7283"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 xml:space="preserve">אשרור תכניות </w:t>
      </w:r>
      <w:r w:rsidRPr="000B5DC0">
        <w:rPr>
          <w:rFonts w:ascii="Times New Roman" w:eastAsia="Times New Roman" w:hAnsi="Times New Roman" w:cs="David"/>
          <w:sz w:val="24"/>
          <w:szCs w:val="24"/>
          <w:lang w:eastAsia="he-IL"/>
        </w:rPr>
        <w:t>AS MADE</w:t>
      </w:r>
      <w:r w:rsidRPr="000B5DC0">
        <w:rPr>
          <w:rFonts w:ascii="Times New Roman" w:eastAsia="Times New Roman" w:hAnsi="Times New Roman" w:cs="David"/>
          <w:sz w:val="24"/>
          <w:szCs w:val="24"/>
          <w:rtl/>
          <w:lang w:eastAsia="he-IL"/>
        </w:rPr>
        <w:t xml:space="preserve"> שיוכנו ע"י הקבלנים על רקע תכניות המתכנן, אשר יכללו שנויים שבוצעו בזמן 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הנוף</w:t>
      </w:r>
      <w:r w:rsidRPr="000B5DC0">
        <w:rPr>
          <w:rFonts w:ascii="Times New Roman" w:eastAsia="Times New Roman" w:hAnsi="Times New Roman" w:cs="David"/>
          <w:sz w:val="24"/>
          <w:szCs w:val="24"/>
          <w:rtl/>
          <w:lang w:eastAsia="he-IL"/>
        </w:rPr>
        <w:t xml:space="preserve">. </w:t>
      </w:r>
    </w:p>
    <w:p w14:paraId="16B7E668"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280EDCF4"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השתתפות בקבלת העבודות ואישור גמר ביצוע העבודות, בתיאום עם היועצים. העברת רשימות ליקויים לתיקון.</w:t>
      </w:r>
    </w:p>
    <w:p w14:paraId="5D3F46D1" w14:textId="77777777" w:rsidR="000B5DC0" w:rsidRPr="000B5DC0" w:rsidRDefault="000B5DC0" w:rsidP="000B5DC0">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F8CB962"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ייעוץ למנהל והשתתפות בדיונים ובבירורים עם הקבלנים בקשר עם 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 xml:space="preserve">הנוף </w:t>
      </w:r>
      <w:r w:rsidRPr="000B5DC0">
        <w:rPr>
          <w:rFonts w:ascii="Times New Roman" w:eastAsia="Times New Roman" w:hAnsi="Times New Roman" w:cs="David"/>
          <w:sz w:val="24"/>
          <w:szCs w:val="24"/>
          <w:rtl/>
          <w:lang w:eastAsia="he-IL"/>
        </w:rPr>
        <w:t>ובפקוח העליון עליה ועל התאמ</w:t>
      </w:r>
      <w:r w:rsidRPr="000B5DC0">
        <w:rPr>
          <w:rFonts w:ascii="Times New Roman" w:eastAsia="Times New Roman" w:hAnsi="Times New Roman" w:cs="David" w:hint="cs"/>
          <w:sz w:val="24"/>
          <w:szCs w:val="24"/>
          <w:rtl/>
          <w:lang w:eastAsia="he-IL"/>
        </w:rPr>
        <w:t>ה</w:t>
      </w:r>
      <w:r w:rsidRPr="000B5DC0">
        <w:rPr>
          <w:rFonts w:ascii="Times New Roman" w:eastAsia="Times New Roman" w:hAnsi="Times New Roman" w:cs="David"/>
          <w:sz w:val="24"/>
          <w:szCs w:val="24"/>
          <w:rtl/>
          <w:lang w:eastAsia="he-IL"/>
        </w:rPr>
        <w:t xml:space="preserve"> לתנאי החוזים עם קבלני העבודות, הן לפני מסירת העבודות והן בתקופת הבדק.</w:t>
      </w:r>
    </w:p>
    <w:p w14:paraId="34B0CF4D"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7E0D899F"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ייעוץ לפתרונות במקרים בהם יתגלו כשלים בביצוע העבודות לעומת התכנון.</w:t>
      </w:r>
    </w:p>
    <w:p w14:paraId="686591FE"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1B9EB995"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יעוץ למנהל בבדיקה ואישור מקצועי של מרכיבי חשבונות חלקיים והחשבונות הסופיים של קבלני העבודות, בהסתמך על ההסכמים הקיימים עימם, ולאחר אישור הכמויות ע"י המפקח. יעוץ למזמין והשתתפות בבירורים עם קבלני העבודות הן במהלך ביצוע העבודות והן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334249B8"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חתימה על כל מסמך ו/או תכנית שידרשו ע"י הרשויות במהלך הביצוע, לרבות חתימה על אישור לחיבור הפרויקט למערכות, ועל אישור לאכלוס ותעודת גמר.</w:t>
      </w:r>
    </w:p>
    <w:p w14:paraId="1112E15A" w14:textId="77777777" w:rsidR="000B5DC0" w:rsidRPr="000B5DC0" w:rsidRDefault="000B5DC0" w:rsidP="000B5DC0">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C5BF471"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בדיקת ביצוע עבודות הבדק לקבלה סופית של העבודות בגמר אחריות קבלני העבודות.</w:t>
      </w:r>
    </w:p>
    <w:p w14:paraId="0EBD561D" w14:textId="77777777" w:rsidR="000B5DC0" w:rsidRPr="000B5DC0" w:rsidRDefault="000B5DC0" w:rsidP="000B5DC0">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09D5FD1"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סיוע ככל הנדרש לשם אישור הרשויות להשלמת העבודות ולקבלת תעודת גמר.</w:t>
      </w:r>
    </w:p>
    <w:p w14:paraId="0071A122"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223F3E6A"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סיוע למזמין במתן מענה לכל הפניות אשר יופנו אליו בקשר לתכנון וביצוע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הנוף</w:t>
      </w:r>
      <w:r w:rsidRPr="000B5DC0">
        <w:rPr>
          <w:rFonts w:ascii="Times New Roman" w:eastAsia="Times New Roman" w:hAnsi="Times New Roman" w:cs="David"/>
          <w:sz w:val="24"/>
          <w:szCs w:val="24"/>
          <w:rtl/>
          <w:lang w:eastAsia="he-IL"/>
        </w:rPr>
        <w:t>.</w:t>
      </w:r>
    </w:p>
    <w:p w14:paraId="6F4A30AA"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0C39CC08"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השתתפות עם המזמין בהגנה בפני תביעות בקשר עם תכנון וביצוע עבוד</w:t>
      </w:r>
      <w:r w:rsidRPr="000B5DC0">
        <w:rPr>
          <w:rFonts w:ascii="Times New Roman" w:eastAsia="Times New Roman" w:hAnsi="Times New Roman" w:cs="David" w:hint="cs"/>
          <w:sz w:val="24"/>
          <w:szCs w:val="24"/>
          <w:rtl/>
          <w:lang w:eastAsia="he-IL"/>
        </w:rPr>
        <w:t>ת</w:t>
      </w:r>
      <w:r w:rsidRPr="000B5DC0">
        <w:rPr>
          <w:rFonts w:ascii="Times New Roman" w:eastAsia="Times New Roman" w:hAnsi="Times New Roman" w:cs="David"/>
          <w:sz w:val="24"/>
          <w:szCs w:val="24"/>
          <w:rtl/>
          <w:lang w:eastAsia="he-IL"/>
        </w:rPr>
        <w:t xml:space="preserve"> אדריכל</w:t>
      </w:r>
      <w:r w:rsidRPr="000B5DC0">
        <w:rPr>
          <w:rFonts w:ascii="Times New Roman" w:eastAsia="Times New Roman" w:hAnsi="Times New Roman" w:cs="David" w:hint="cs"/>
          <w:sz w:val="24"/>
          <w:szCs w:val="24"/>
          <w:rtl/>
          <w:lang w:eastAsia="he-IL"/>
        </w:rPr>
        <w:t>ו</w:t>
      </w:r>
      <w:r w:rsidRPr="000B5DC0">
        <w:rPr>
          <w:rFonts w:ascii="Times New Roman" w:eastAsia="Times New Roman" w:hAnsi="Times New Roman" w:cs="David"/>
          <w:sz w:val="24"/>
          <w:szCs w:val="24"/>
          <w:rtl/>
          <w:lang w:eastAsia="he-IL"/>
        </w:rPr>
        <w:t xml:space="preserve">ת </w:t>
      </w:r>
      <w:r w:rsidRPr="000B5DC0">
        <w:rPr>
          <w:rFonts w:ascii="Times New Roman" w:eastAsia="Times New Roman" w:hAnsi="Times New Roman" w:cs="David" w:hint="cs"/>
          <w:sz w:val="24"/>
          <w:szCs w:val="24"/>
          <w:rtl/>
          <w:lang w:eastAsia="he-IL"/>
        </w:rPr>
        <w:t>הנוף</w:t>
      </w:r>
      <w:r w:rsidRPr="000B5DC0">
        <w:rPr>
          <w:rFonts w:ascii="Times New Roman" w:eastAsia="Times New Roman" w:hAnsi="Times New Roman" w:cs="David"/>
          <w:sz w:val="24"/>
          <w:szCs w:val="24"/>
          <w:rtl/>
          <w:lang w:eastAsia="he-IL"/>
        </w:rPr>
        <w:t>, על דרך של הצטרפות כנתבע ו/או מסירת עדות מטעם המזמין והמצאת כל מסמך בקשר עם התכנון אשר דרוש למזמין לשם נהול ההגנה, לפי דרישת המזמין ומיד עם דרישתו הראשונה.</w:t>
      </w:r>
    </w:p>
    <w:p w14:paraId="2054F7BF"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6B10DA2" w14:textId="77777777" w:rsidR="000B5DC0" w:rsidRPr="000B5DC0" w:rsidRDefault="000B5DC0" w:rsidP="000B5DC0">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כל יתר הדרוש לפיקוח עליון, ולביקורת על הביצוע.</w:t>
      </w:r>
    </w:p>
    <w:p w14:paraId="01650959"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C245ACC"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ב.</w:t>
      </w:r>
      <w:r w:rsidRPr="000B5DC0">
        <w:rPr>
          <w:rFonts w:ascii="Times New Roman" w:eastAsia="Times New Roman" w:hAnsi="Times New Roman" w:cs="David"/>
          <w:sz w:val="24"/>
          <w:szCs w:val="24"/>
          <w:rtl/>
          <w:lang w:eastAsia="he-IL"/>
        </w:rPr>
        <w:tab/>
        <w:t>כדי למלא משימות אלה, יבקר המתכנן באתר הבניה ובמקורות החומרים והציוד באופן תדיר ו/או לפי הזמנת המנהל או המפקח ולפחות בכל אחד מהשלבים הבאים:</w:t>
      </w:r>
    </w:p>
    <w:p w14:paraId="39BC182E"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FF87A68"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פינוי פסולת וסימון תאי השטח השונים.</w:t>
      </w:r>
    </w:p>
    <w:p w14:paraId="7A7CDA45"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סימון אלמנטים במגרש ומשטחי הגינון.</w:t>
      </w:r>
    </w:p>
    <w:p w14:paraId="22CE77E3"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פיזור אדמה גננית, פילוס וניקוז השטח עפ"י מפלסי התכנית.</w:t>
      </w:r>
    </w:p>
    <w:p w14:paraId="65DA0BD1"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ביצוע הידוק שתית לאחר גמר השלמת גומחות וצנרת תת קרקעית.</w:t>
      </w:r>
    </w:p>
    <w:p w14:paraId="79042E49"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ביצוע ר</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צוף.</w:t>
      </w:r>
    </w:p>
    <w:p w14:paraId="30708CCC" w14:textId="77777777" w:rsidR="000B5DC0" w:rsidRPr="000B5DC0" w:rsidRDefault="000B5DC0" w:rsidP="000B5DC0">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ביצוע קירות/גדרות בחזיתות ובמגרשים.</w:t>
      </w:r>
    </w:p>
    <w:p w14:paraId="68D645B3"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ביצוע מערכת השקיה.</w:t>
      </w:r>
    </w:p>
    <w:p w14:paraId="7F3CCAD3" w14:textId="77777777" w:rsidR="000B5DC0" w:rsidRPr="000B5DC0" w:rsidRDefault="000B5DC0" w:rsidP="000B5DC0">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ביצוע נטיעה ושתילה.</w:t>
      </w:r>
    </w:p>
    <w:p w14:paraId="5A3E08F2"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ביצוע מערכת תאורה.</w:t>
      </w:r>
    </w:p>
    <w:p w14:paraId="18EA1557" w14:textId="77777777" w:rsidR="000B5DC0" w:rsidRPr="000B5DC0" w:rsidRDefault="000B5DC0" w:rsidP="000B5DC0">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w:t>
      </w:r>
      <w:r w:rsidRPr="000B5DC0">
        <w:rPr>
          <w:rFonts w:ascii="Times New Roman" w:eastAsia="Times New Roman" w:hAnsi="Times New Roman" w:cs="David"/>
          <w:sz w:val="24"/>
          <w:szCs w:val="24"/>
          <w:rtl/>
          <w:lang w:eastAsia="he-IL"/>
        </w:rPr>
        <w:tab/>
        <w:t>ביצוע אלמנטים (פרגולות, מתקנים ר</w:t>
      </w:r>
      <w:r w:rsidRPr="000B5DC0">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הוט גן וכו').</w:t>
      </w:r>
    </w:p>
    <w:p w14:paraId="674173E2"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50797AA"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ג.</w:t>
      </w:r>
      <w:r w:rsidRPr="000B5DC0">
        <w:rPr>
          <w:rFonts w:ascii="Times New Roman" w:eastAsia="Times New Roman" w:hAnsi="Times New Roman" w:cs="David"/>
          <w:sz w:val="24"/>
          <w:szCs w:val="24"/>
          <w:rtl/>
          <w:lang w:eastAsia="he-IL"/>
        </w:rPr>
        <w:tab/>
        <w:t>אין המתכנן רשאי לתת הוראות לקבלנים ו/או לנהל משא ומתן עם הקבלנים אלא באמצעות נציגו המוסמך של המזמין.</w:t>
      </w:r>
    </w:p>
    <w:p w14:paraId="1F524A8C"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3302A504"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0B5DC0">
        <w:rPr>
          <w:rFonts w:ascii="Times New Roman" w:eastAsia="Times New Roman" w:hAnsi="Times New Roman" w:cs="David"/>
          <w:sz w:val="24"/>
          <w:szCs w:val="24"/>
          <w:rtl/>
          <w:lang w:eastAsia="he-IL"/>
        </w:rPr>
        <w:t>ד.</w:t>
      </w:r>
      <w:r w:rsidRPr="000B5DC0">
        <w:rPr>
          <w:rFonts w:ascii="Times New Roman" w:eastAsia="Times New Roman" w:hAnsi="Times New Roman" w:cs="David"/>
          <w:sz w:val="24"/>
          <w:szCs w:val="24"/>
          <w:rtl/>
          <w:lang w:eastAsia="he-IL"/>
        </w:rPr>
        <w:tab/>
        <w:t xml:space="preserve">לאחר כל בקור של המתכנן באתר יגיש המתכנן למנהל דו"ח בכתב ובו יציין את התרשמותו ואת הערותיו לגבי ביצוע העבודות. בגמר ביצוע העבודות יגיש המתכנן לנציג המזמין הצהרה, בנוסח נספח ט', כי בדק את ביצוע העבודות ומצא אותן תואמות לתכניותיו ולתקנים מחייבים וכי בוצעו לשביעות רצונו. </w:t>
      </w:r>
    </w:p>
    <w:p w14:paraId="07816139" w14:textId="77777777" w:rsidR="000B5DC0" w:rsidRPr="000B5DC0" w:rsidRDefault="000B5DC0" w:rsidP="000B5DC0">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ללא דו"חות והצהרה אלה לא תשולם למתכנן יתרת שכרו עבור פיקוח עליון.</w:t>
      </w:r>
    </w:p>
    <w:p w14:paraId="097B8839" w14:textId="77777777" w:rsidR="000B5DC0" w:rsidRPr="000B5DC0" w:rsidRDefault="000B5DC0" w:rsidP="000B5DC0">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325B53E"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ab/>
      </w:r>
      <w:r w:rsidRPr="000B5DC0">
        <w:rPr>
          <w:rFonts w:ascii="Times New Roman" w:eastAsia="Times New Roman" w:hAnsi="Times New Roman" w:cs="David"/>
          <w:sz w:val="24"/>
          <w:szCs w:val="24"/>
          <w:rtl/>
          <w:lang w:eastAsia="he-IL"/>
        </w:rPr>
        <w:tab/>
        <w:t>ה.</w:t>
      </w:r>
      <w:r w:rsidRPr="000B5DC0">
        <w:rPr>
          <w:rFonts w:ascii="Times New Roman" w:eastAsia="Times New Roman" w:hAnsi="Times New Roman" w:cs="David"/>
          <w:sz w:val="24"/>
          <w:szCs w:val="24"/>
          <w:rtl/>
          <w:lang w:eastAsia="he-IL"/>
        </w:rPr>
        <w:tab/>
        <w:t>יעוץ למזמין בדבר תפעול ואחזקת העבודה האדריכלית.</w:t>
      </w:r>
    </w:p>
    <w:p w14:paraId="38A6F0C1"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4"/>
          <w:szCs w:val="24"/>
          <w:rtl/>
          <w:lang w:eastAsia="he-IL"/>
        </w:rPr>
      </w:pPr>
    </w:p>
    <w:p w14:paraId="776EDECC" w14:textId="77777777" w:rsidR="000B5DC0" w:rsidRPr="000B5DC0" w:rsidRDefault="000B5DC0" w:rsidP="000B5DC0">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3.</w:t>
      </w:r>
      <w:r w:rsidRPr="000B5DC0">
        <w:rPr>
          <w:rFonts w:ascii="Times New Roman" w:eastAsia="Times New Roman" w:hAnsi="Times New Roman" w:cs="David"/>
          <w:sz w:val="24"/>
          <w:szCs w:val="24"/>
          <w:rtl/>
          <w:lang w:eastAsia="he-IL"/>
        </w:rPr>
        <w:tab/>
        <w:t xml:space="preserve">המתכנן מתחייב </w:t>
      </w:r>
      <w:r w:rsidRPr="000B5DC0">
        <w:rPr>
          <w:rFonts w:ascii="Times New Roman" w:eastAsia="Times New Roman" w:hAnsi="Times New Roman" w:cs="David" w:hint="cs"/>
          <w:sz w:val="24"/>
          <w:szCs w:val="24"/>
          <w:rtl/>
          <w:lang w:eastAsia="he-IL"/>
        </w:rPr>
        <w:t>להעלות את כל הקבצים לאתר שיתוף הקבצים של הפרויקט ו</w:t>
      </w:r>
      <w:r w:rsidRPr="000B5DC0">
        <w:rPr>
          <w:rFonts w:ascii="Times New Roman" w:eastAsia="Times New Roman" w:hAnsi="Times New Roman" w:cs="David"/>
          <w:sz w:val="24"/>
          <w:szCs w:val="24"/>
          <w:rtl/>
          <w:lang w:eastAsia="he-IL"/>
        </w:rPr>
        <w:t xml:space="preserve">לשמור </w:t>
      </w:r>
      <w:r w:rsidRPr="000B5DC0">
        <w:rPr>
          <w:rFonts w:ascii="Times New Roman" w:eastAsia="Times New Roman" w:hAnsi="Times New Roman" w:cs="David" w:hint="cs"/>
          <w:sz w:val="24"/>
          <w:szCs w:val="24"/>
          <w:rtl/>
          <w:lang w:eastAsia="he-IL"/>
        </w:rPr>
        <w:t>קבצים וסט</w:t>
      </w:r>
      <w:r w:rsidRPr="000B5DC0">
        <w:rPr>
          <w:rFonts w:ascii="Times New Roman" w:eastAsia="Times New Roman" w:hAnsi="Times New Roman" w:cs="David"/>
          <w:sz w:val="24"/>
          <w:szCs w:val="24"/>
          <w:rtl/>
          <w:lang w:eastAsia="he-IL"/>
        </w:rPr>
        <w:t xml:space="preserve"> </w:t>
      </w:r>
      <w:r w:rsidRPr="000B5DC0">
        <w:rPr>
          <w:rFonts w:ascii="Times New Roman" w:eastAsia="Times New Roman" w:hAnsi="Times New Roman" w:cs="David" w:hint="cs"/>
          <w:sz w:val="24"/>
          <w:szCs w:val="24"/>
          <w:rtl/>
          <w:lang w:eastAsia="he-IL"/>
        </w:rPr>
        <w:t>תכניות</w:t>
      </w:r>
      <w:r w:rsidRPr="000B5DC0">
        <w:rPr>
          <w:rFonts w:ascii="Times New Roman" w:eastAsia="Times New Roman" w:hAnsi="Times New Roman" w:cs="David"/>
          <w:sz w:val="24"/>
          <w:szCs w:val="24"/>
          <w:rtl/>
          <w:lang w:eastAsia="he-IL"/>
        </w:rPr>
        <w:t xml:space="preserve"> עד לאחר סיום הביצוע בשטח של העבודות נשוא התכנון, כך שניתן יהיה לבצע מהם העתקות, צילומים וכו' וכך שניתן יהיה לבצע בהם תיקונים ושינויים.</w:t>
      </w:r>
    </w:p>
    <w:p w14:paraId="73662B45"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3196FD50" w14:textId="77777777" w:rsidR="000B5DC0" w:rsidRPr="000B5DC0" w:rsidRDefault="000B5DC0" w:rsidP="000B5DC0">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4.</w:t>
      </w:r>
      <w:r w:rsidRPr="000B5DC0">
        <w:rPr>
          <w:rFonts w:ascii="Times New Roman" w:eastAsia="Times New Roman" w:hAnsi="Times New Roman" w:cs="David"/>
          <w:sz w:val="24"/>
          <w:szCs w:val="24"/>
          <w:rtl/>
          <w:lang w:eastAsia="he-IL"/>
        </w:rPr>
        <w:tab/>
        <w:t>נציג המזמין רשאי להזמין מהמתכנן את כל שלבי התכנון המפורטים בנספח זה ו/או חלק מהם ו/או שירותים נוספים, מעבר להם.</w:t>
      </w:r>
    </w:p>
    <w:p w14:paraId="7361773F" w14:textId="77777777" w:rsidR="00606362" w:rsidRDefault="00606362">
      <w:pPr>
        <w:bidi w:val="0"/>
        <w:spacing w:before="0" w:beforeAutospacing="0" w:after="160" w:afterAutospacing="0" w:line="259" w:lineRule="auto"/>
        <w:rPr>
          <w:ins w:id="159" w:author="Meryl Etman [2]" w:date="2022-11-28T14:59:00Z"/>
          <w:rFonts w:ascii="Times New Roman" w:eastAsia="Times New Roman" w:hAnsi="Times New Roman" w:cs="David"/>
          <w:bCs/>
          <w:sz w:val="20"/>
          <w:szCs w:val="24"/>
          <w:u w:val="single"/>
          <w:rtl/>
          <w:lang w:eastAsia="he-IL"/>
        </w:rPr>
      </w:pPr>
      <w:ins w:id="160" w:author="Meryl Etman [2]" w:date="2022-11-28T14:59:00Z">
        <w:r>
          <w:rPr>
            <w:rFonts w:ascii="Times New Roman" w:eastAsia="Times New Roman" w:hAnsi="Times New Roman" w:cs="David"/>
            <w:bCs/>
            <w:sz w:val="20"/>
            <w:szCs w:val="24"/>
            <w:u w:val="single"/>
            <w:rtl/>
            <w:lang w:eastAsia="he-IL"/>
          </w:rPr>
          <w:br w:type="page"/>
        </w:r>
      </w:ins>
    </w:p>
    <w:p w14:paraId="0880BAA9" w14:textId="21D494E9" w:rsidR="000B5DC0" w:rsidRPr="000B5DC0" w:rsidRDefault="000B5DC0" w:rsidP="00606362">
      <w:pPr>
        <w:widowControl w:val="0"/>
        <w:spacing w:before="0" w:beforeAutospacing="0" w:after="0" w:afterAutospacing="0" w:line="240" w:lineRule="auto"/>
        <w:ind w:hanging="720"/>
        <w:jc w:val="center"/>
        <w:rPr>
          <w:rFonts w:ascii="Times New Roman" w:eastAsia="Times New Roman" w:hAnsi="Times New Roman" w:cs="David"/>
          <w:bCs/>
          <w:sz w:val="20"/>
          <w:szCs w:val="24"/>
          <w:u w:val="single"/>
          <w:rtl/>
          <w:lang w:eastAsia="he-IL"/>
        </w:rPr>
      </w:pPr>
      <w:r w:rsidRPr="000B5DC0">
        <w:rPr>
          <w:rFonts w:ascii="Times New Roman" w:eastAsia="Times New Roman" w:hAnsi="Times New Roman" w:cs="David"/>
          <w:bCs/>
          <w:sz w:val="20"/>
          <w:szCs w:val="24"/>
          <w:u w:val="single"/>
          <w:rtl/>
          <w:lang w:eastAsia="he-IL"/>
        </w:rPr>
        <w:t xml:space="preserve">נספח </w:t>
      </w:r>
      <w:r w:rsidR="00F66953">
        <w:rPr>
          <w:rFonts w:ascii="Times New Roman" w:eastAsia="Times New Roman" w:hAnsi="Times New Roman" w:cs="David" w:hint="cs"/>
          <w:bCs/>
          <w:sz w:val="20"/>
          <w:szCs w:val="24"/>
          <w:u w:val="single"/>
          <w:rtl/>
          <w:lang w:eastAsia="he-IL"/>
        </w:rPr>
        <w:t>"</w:t>
      </w:r>
      <w:r w:rsidRPr="000B5DC0">
        <w:rPr>
          <w:rFonts w:ascii="Times New Roman" w:eastAsia="Times New Roman" w:hAnsi="Times New Roman" w:cs="David"/>
          <w:bCs/>
          <w:sz w:val="20"/>
          <w:szCs w:val="24"/>
          <w:u w:val="single"/>
          <w:rtl/>
          <w:lang w:eastAsia="he-IL"/>
        </w:rPr>
        <w:t>ג'</w:t>
      </w:r>
      <w:r w:rsidR="00F66953">
        <w:rPr>
          <w:rFonts w:ascii="Times New Roman" w:eastAsia="Times New Roman" w:hAnsi="Times New Roman" w:cs="David" w:hint="cs"/>
          <w:bCs/>
          <w:sz w:val="20"/>
          <w:szCs w:val="24"/>
          <w:u w:val="single"/>
          <w:rtl/>
          <w:lang w:eastAsia="he-IL"/>
        </w:rPr>
        <w:t>'</w:t>
      </w:r>
    </w:p>
    <w:p w14:paraId="4D859BA4"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9B0CFE7" w14:textId="77777777" w:rsidR="000B5DC0" w:rsidRPr="000B5DC0" w:rsidRDefault="000B5DC0" w:rsidP="00606362">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B5DC0">
        <w:rPr>
          <w:rFonts w:ascii="Times New Roman" w:eastAsia="Times New Roman" w:hAnsi="Times New Roman" w:cs="David"/>
          <w:bCs/>
          <w:sz w:val="20"/>
          <w:szCs w:val="24"/>
          <w:u w:val="single"/>
          <w:rtl/>
          <w:lang w:eastAsia="he-IL"/>
        </w:rPr>
        <w:t>לוח זמנים ושלבי עבודה</w:t>
      </w:r>
    </w:p>
    <w:p w14:paraId="2F2484EB"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70C0776"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1386F66A"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0B5DC0">
        <w:rPr>
          <w:rFonts w:ascii="Times New Roman" w:eastAsia="Times New Roman" w:hAnsi="Times New Roman" w:cs="David"/>
          <w:sz w:val="20"/>
          <w:szCs w:val="24"/>
          <w:lang w:eastAsia="he-IL"/>
        </w:rPr>
        <w:t>–</w:t>
      </w:r>
      <w:r w:rsidRPr="000B5DC0">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3BA7EAFE"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3EEEBBD"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6FD686DA"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4004731"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69B7EF27"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05E8887"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אם לא יקבע לוח זמנים במעמד חתימת החוזה יעביר המתכנן לוח זמנים ראשוני לאישור המנהל תוך 7 ימים ממועד החתימה.</w:t>
      </w:r>
    </w:p>
    <w:p w14:paraId="55A88952"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DA8E64E"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3981E2C"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DCA3DAC"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2ACD875" w14:textId="77777777" w:rsidR="008C30FE" w:rsidRDefault="008C30FE" w:rsidP="008C30FE">
      <w:pPr>
        <w:widowControl w:val="0"/>
        <w:spacing w:before="0" w:beforeAutospacing="0" w:after="0" w:afterAutospacing="0" w:line="240" w:lineRule="auto"/>
        <w:outlineLvl w:val="1"/>
        <w:rPr>
          <w:rFonts w:ascii="Times New Roman" w:eastAsia="Times New Roman" w:hAnsi="Times New Roman" w:cs="David"/>
          <w:sz w:val="20"/>
          <w:szCs w:val="24"/>
          <w:u w:val="single"/>
          <w:rtl/>
          <w:lang w:eastAsia="he-IL"/>
        </w:rPr>
      </w:pPr>
      <w:r>
        <w:rPr>
          <w:rFonts w:ascii="Times New Roman" w:eastAsia="Times New Roman" w:hAnsi="Times New Roman" w:cs="David"/>
          <w:sz w:val="20"/>
          <w:szCs w:val="24"/>
          <w:u w:val="single"/>
          <w:rtl/>
          <w:lang w:eastAsia="he-IL"/>
        </w:rPr>
        <w:br w:type="page"/>
      </w:r>
    </w:p>
    <w:p w14:paraId="1BF8ECB4" w14:textId="77777777" w:rsidR="000B5DC0" w:rsidRPr="000B5DC0" w:rsidRDefault="000B5DC0" w:rsidP="008C30FE">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0B5DC0">
        <w:rPr>
          <w:rFonts w:ascii="Times New Roman" w:eastAsia="Times New Roman" w:hAnsi="Times New Roman" w:cs="David"/>
          <w:bCs/>
          <w:sz w:val="24"/>
          <w:szCs w:val="24"/>
          <w:u w:val="single"/>
          <w:rtl/>
          <w:lang w:eastAsia="he-IL"/>
        </w:rPr>
        <w:t xml:space="preserve">נספח </w:t>
      </w:r>
      <w:r w:rsidR="00F66953">
        <w:rPr>
          <w:rFonts w:ascii="Times New Roman" w:eastAsia="Times New Roman" w:hAnsi="Times New Roman" w:cs="David" w:hint="cs"/>
          <w:bCs/>
          <w:sz w:val="24"/>
          <w:szCs w:val="24"/>
          <w:u w:val="single"/>
          <w:rtl/>
          <w:lang w:eastAsia="he-IL"/>
        </w:rPr>
        <w:t>"</w:t>
      </w:r>
      <w:r w:rsidRPr="000B5DC0">
        <w:rPr>
          <w:rFonts w:ascii="Times New Roman" w:eastAsia="Times New Roman" w:hAnsi="Times New Roman" w:cs="David"/>
          <w:bCs/>
          <w:sz w:val="24"/>
          <w:szCs w:val="24"/>
          <w:u w:val="single"/>
          <w:rtl/>
          <w:lang w:eastAsia="he-IL"/>
        </w:rPr>
        <w:t>ד'</w:t>
      </w:r>
      <w:r w:rsidR="00F66953">
        <w:rPr>
          <w:rFonts w:ascii="Times New Roman" w:eastAsia="Times New Roman" w:hAnsi="Times New Roman" w:cs="David" w:hint="cs"/>
          <w:bCs/>
          <w:sz w:val="24"/>
          <w:szCs w:val="24"/>
          <w:u w:val="single"/>
          <w:rtl/>
          <w:lang w:eastAsia="he-IL"/>
        </w:rPr>
        <w:t>'</w:t>
      </w:r>
    </w:p>
    <w:p w14:paraId="379D73F5" w14:textId="77777777" w:rsidR="000B5DC0" w:rsidRPr="000B5DC0" w:rsidRDefault="000B5DC0" w:rsidP="000B5DC0">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0B5DC0">
        <w:rPr>
          <w:rFonts w:ascii="Times New Roman" w:eastAsia="Times New Roman" w:hAnsi="Times New Roman" w:cs="David"/>
          <w:bCs/>
          <w:sz w:val="24"/>
          <w:szCs w:val="24"/>
          <w:u w:val="single"/>
          <w:rtl/>
          <w:lang w:eastAsia="he-IL"/>
        </w:rPr>
        <w:t>שכר המתכנן</w:t>
      </w:r>
    </w:p>
    <w:p w14:paraId="2E764B2E" w14:textId="77777777" w:rsidR="000B5DC0" w:rsidRPr="000B5DC0" w:rsidRDefault="000B5DC0" w:rsidP="000B5DC0">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B2F0100" w14:textId="77777777" w:rsidR="000B5DC0" w:rsidRPr="000B5DC0" w:rsidRDefault="000B5DC0" w:rsidP="000B5DC0">
      <w:pPr>
        <w:widowControl w:val="0"/>
        <w:numPr>
          <w:ilvl w:val="0"/>
          <w:numId w:val="6"/>
        </w:numPr>
        <w:spacing w:before="0" w:beforeAutospacing="0" w:after="0" w:afterAutospacing="0" w:line="240" w:lineRule="auto"/>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תמורת ביצוע מלוא שרותי המתכנן, כמפורט בנספח ב', ישלם המזמין למתכנן את שכר המתכנן בשעורים ובמועדים כדלקמן:</w:t>
      </w:r>
    </w:p>
    <w:p w14:paraId="254615F3" w14:textId="77777777" w:rsidR="000B5DC0" w:rsidRPr="000B5DC0" w:rsidRDefault="000B5DC0" w:rsidP="000B5DC0">
      <w:pPr>
        <w:widowControl w:val="0"/>
        <w:tabs>
          <w:tab w:val="num" w:pos="2160"/>
        </w:tabs>
        <w:spacing w:before="0" w:beforeAutospacing="0" w:after="0" w:afterAutospacing="0" w:line="240" w:lineRule="auto"/>
        <w:ind w:left="360"/>
        <w:jc w:val="both"/>
        <w:rPr>
          <w:rFonts w:ascii="Times New Roman" w:eastAsia="Times New Roman" w:hAnsi="Times New Roman" w:cs="David"/>
          <w:sz w:val="20"/>
          <w:szCs w:val="24"/>
          <w:lang w:eastAsia="he-IL"/>
        </w:rPr>
      </w:pPr>
    </w:p>
    <w:p w14:paraId="0CC4C08E" w14:textId="0FCAE575" w:rsidR="000B5DC0" w:rsidRPr="000B5DC0" w:rsidRDefault="000B5DC0" w:rsidP="000B5DC0">
      <w:pPr>
        <w:widowControl w:val="0"/>
        <w:numPr>
          <w:ilvl w:val="1"/>
          <w:numId w:val="6"/>
        </w:numPr>
        <w:tabs>
          <w:tab w:val="num" w:pos="2160"/>
        </w:tabs>
        <w:spacing w:before="0" w:beforeAutospacing="0" w:after="0" w:afterAutospacing="0" w:line="240" w:lineRule="auto"/>
        <w:jc w:val="both"/>
        <w:rPr>
          <w:rFonts w:ascii="Times New Roman" w:eastAsia="Times New Roman" w:hAnsi="Times New Roman" w:cs="David"/>
          <w:sz w:val="20"/>
          <w:szCs w:val="24"/>
          <w:lang w:eastAsia="he-IL"/>
        </w:rPr>
      </w:pPr>
      <w:r w:rsidRPr="000B5DC0">
        <w:rPr>
          <w:rFonts w:ascii="Times New Roman" w:eastAsia="Times New Roman" w:hAnsi="Times New Roman" w:cs="David"/>
          <w:sz w:val="20"/>
          <w:szCs w:val="24"/>
          <w:rtl/>
          <w:lang w:eastAsia="he-IL"/>
        </w:rPr>
        <w:t xml:space="preserve">עבור שרותי המתכנן בתחום המגרשים בהם מתוכננים מבני מגורים בבניה רוויה לרבות עבור תכנון מבנה מכירות, דירה לדוגמא, סכום קבוע ומוחלט של </w:t>
      </w:r>
      <w:sdt>
        <w:sdtPr>
          <w:rPr>
            <w:rFonts w:ascii="Times New Roman" w:eastAsia="Times New Roman" w:hAnsi="Times New Roman" w:cs="David"/>
            <w:b/>
            <w:bCs/>
            <w:color w:val="008000"/>
            <w:sz w:val="24"/>
            <w:szCs w:val="24"/>
            <w:rtl/>
          </w:rPr>
          <w:alias w:val="היקף החוזה/נתוני עלות"/>
          <w:tag w:val="cntPaymentAmount"/>
          <w:id w:val="-2056156508"/>
          <w:placeholder>
            <w:docPart w:val="179548B69B044315A86E0621B4241CC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aymentAmount[1]" w:storeItemID="{81709D4C-33DC-48CC-AC7E-130A245806EE}"/>
          <w:text/>
        </w:sdtPr>
        <w:sdtEndPr/>
        <w:sdtContent>
          <w:ins w:id="161" w:author="Meryl Etman" w:date="2022-11-28T14:48:00Z">
            <w:r w:rsidR="00721CB7" w:rsidRPr="00606362">
              <w:rPr>
                <w:rFonts w:ascii="Times New Roman" w:eastAsia="Times New Roman" w:hAnsi="Times New Roman" w:cs="David"/>
                <w:b/>
                <w:bCs/>
                <w:color w:val="008000"/>
                <w:sz w:val="24"/>
                <w:szCs w:val="24"/>
                <w:rtl/>
                <w:rPrChange w:id="162" w:author="Meryl Etman [2]" w:date="2022-11-28T15:01:00Z">
                  <w:rPr>
                    <w:rFonts w:ascii="Times New Roman" w:eastAsia="Times New Roman" w:hAnsi="Times New Roman" w:cs="David"/>
                    <w:color w:val="008000"/>
                    <w:sz w:val="24"/>
                    <w:szCs w:val="24"/>
                    <w:rtl/>
                  </w:rPr>
                </w:rPrChange>
              </w:rPr>
              <w:t>220000</w:t>
            </w:r>
          </w:ins>
        </w:sdtContent>
      </w:sdt>
      <w:ins w:id="163" w:author="Meryl Etman [2]" w:date="2022-11-28T15:00:00Z">
        <w:r w:rsidR="00606362" w:rsidRPr="00606362">
          <w:rPr>
            <w:rFonts w:ascii="Times New Roman" w:eastAsia="Times New Roman" w:hAnsi="Times New Roman" w:cs="David"/>
            <w:b/>
            <w:bCs/>
            <w:sz w:val="20"/>
            <w:szCs w:val="24"/>
            <w:rtl/>
            <w:lang w:eastAsia="he-IL"/>
            <w:rPrChange w:id="164" w:author="Meryl Etman [2]" w:date="2022-11-28T15:01:00Z">
              <w:rPr>
                <w:rFonts w:ascii="Times New Roman" w:eastAsia="Times New Roman" w:hAnsi="Times New Roman" w:cs="David"/>
                <w:sz w:val="20"/>
                <w:szCs w:val="24"/>
                <w:rtl/>
                <w:lang w:eastAsia="he-IL"/>
              </w:rPr>
            </w:rPrChange>
          </w:rPr>
          <w:t xml:space="preserve"> ₪</w:t>
        </w:r>
        <w:r w:rsidR="00606362">
          <w:rPr>
            <w:rFonts w:ascii="Times New Roman" w:eastAsia="Times New Roman" w:hAnsi="Times New Roman" w:cs="David" w:hint="cs"/>
            <w:sz w:val="20"/>
            <w:szCs w:val="24"/>
            <w:rtl/>
            <w:lang w:eastAsia="he-IL"/>
          </w:rPr>
          <w:t xml:space="preserve"> </w:t>
        </w:r>
        <w:r w:rsidR="00606362" w:rsidRPr="00606362">
          <w:rPr>
            <w:rFonts w:ascii="Times New Roman" w:eastAsia="Times New Roman" w:hAnsi="Times New Roman" w:cs="David"/>
            <w:b/>
            <w:bCs/>
            <w:sz w:val="20"/>
            <w:szCs w:val="24"/>
            <w:rtl/>
            <w:lang w:eastAsia="he-IL"/>
            <w:rPrChange w:id="165" w:author="Meryl Etman [2]" w:date="2022-11-28T15:01:00Z">
              <w:rPr>
                <w:rFonts w:ascii="Times New Roman" w:eastAsia="Times New Roman" w:hAnsi="Times New Roman" w:cs="David"/>
                <w:sz w:val="20"/>
                <w:szCs w:val="24"/>
                <w:rtl/>
                <w:lang w:eastAsia="he-IL"/>
              </w:rPr>
            </w:rPrChange>
          </w:rPr>
          <w:t>(במילים</w:t>
        </w:r>
      </w:ins>
      <w:ins w:id="166" w:author="Meryl Etman [2]" w:date="2022-11-28T15:01:00Z">
        <w:r w:rsidR="00606362" w:rsidRPr="00606362">
          <w:rPr>
            <w:rFonts w:ascii="Times New Roman" w:eastAsia="Times New Roman" w:hAnsi="Times New Roman" w:cs="David"/>
            <w:b/>
            <w:bCs/>
            <w:sz w:val="20"/>
            <w:szCs w:val="24"/>
            <w:rtl/>
            <w:lang w:eastAsia="he-IL"/>
            <w:rPrChange w:id="167" w:author="Meryl Etman [2]" w:date="2022-11-28T15:01:00Z">
              <w:rPr>
                <w:rFonts w:ascii="Times New Roman" w:eastAsia="Times New Roman" w:hAnsi="Times New Roman" w:cs="David"/>
                <w:sz w:val="20"/>
                <w:szCs w:val="24"/>
                <w:rtl/>
                <w:lang w:eastAsia="he-IL"/>
              </w:rPr>
            </w:rPrChange>
          </w:rPr>
          <w:t xml:space="preserve"> – מאתים ועשרים אלף ₪)</w:t>
        </w:r>
        <w:r w:rsidR="00606362">
          <w:rPr>
            <w:rFonts w:ascii="Times New Roman" w:eastAsia="Times New Roman" w:hAnsi="Times New Roman" w:cs="David" w:hint="cs"/>
            <w:sz w:val="20"/>
            <w:szCs w:val="24"/>
            <w:rtl/>
            <w:lang w:eastAsia="he-IL"/>
          </w:rPr>
          <w:t>.</w:t>
        </w:r>
      </w:ins>
      <w:del w:id="168" w:author="Meryl Etman [2]" w:date="2022-11-28T15:00:00Z">
        <w:r w:rsidRPr="000B5DC0" w:rsidDel="00606362">
          <w:rPr>
            <w:rFonts w:ascii="Times New Roman" w:eastAsia="Times New Roman" w:hAnsi="Times New Roman" w:cs="David"/>
            <w:color w:val="008000"/>
            <w:sz w:val="24"/>
            <w:szCs w:val="24"/>
            <w:rtl/>
          </w:rPr>
          <w:delText>.</w:delText>
        </w:r>
      </w:del>
    </w:p>
    <w:p w14:paraId="731BC0AE" w14:textId="77777777" w:rsidR="000B5DC0" w:rsidRPr="000B5DC0" w:rsidRDefault="000B5DC0" w:rsidP="000B5DC0">
      <w:pPr>
        <w:widowControl w:val="0"/>
        <w:tabs>
          <w:tab w:val="num" w:pos="2160"/>
        </w:tabs>
        <w:spacing w:before="0" w:beforeAutospacing="0" w:after="0" w:afterAutospacing="0" w:line="240" w:lineRule="auto"/>
        <w:ind w:left="360"/>
        <w:jc w:val="both"/>
        <w:rPr>
          <w:rFonts w:ascii="Times New Roman" w:eastAsia="Times New Roman" w:hAnsi="Times New Roman" w:cs="David"/>
          <w:sz w:val="20"/>
          <w:szCs w:val="24"/>
          <w:lang w:eastAsia="he-IL"/>
        </w:rPr>
      </w:pPr>
    </w:p>
    <w:p w14:paraId="0ABBBCCA" w14:textId="74DB36B9" w:rsidR="000B5DC0" w:rsidRDefault="000B5DC0" w:rsidP="000B5DC0">
      <w:pPr>
        <w:widowControl w:val="0"/>
        <w:numPr>
          <w:ilvl w:val="1"/>
          <w:numId w:val="6"/>
        </w:numPr>
        <w:tabs>
          <w:tab w:val="num" w:pos="2160"/>
        </w:tabs>
        <w:spacing w:before="0" w:beforeAutospacing="0" w:after="0" w:afterAutospacing="0" w:line="240" w:lineRule="auto"/>
        <w:jc w:val="both"/>
        <w:rPr>
          <w:ins w:id="169" w:author="Meryl Etman [2]" w:date="2022-11-28T15:03:00Z"/>
          <w:rFonts w:ascii="Times New Roman" w:eastAsia="Times New Roman" w:hAnsi="Times New Roman" w:cs="David"/>
          <w:sz w:val="20"/>
          <w:szCs w:val="24"/>
          <w:lang w:eastAsia="he-IL"/>
        </w:rPr>
      </w:pPr>
      <w:del w:id="170" w:author="Meryl Etman [2]" w:date="2023-01-10T17:35:00Z">
        <w:r w:rsidRPr="000B5DC0" w:rsidDel="009C4DE6">
          <w:rPr>
            <w:rFonts w:ascii="Times New Roman" w:eastAsia="Times New Roman" w:hAnsi="Times New Roman" w:cs="David"/>
            <w:sz w:val="20"/>
            <w:szCs w:val="24"/>
            <w:rtl/>
            <w:lang w:eastAsia="he-IL"/>
          </w:rPr>
          <w:delText xml:space="preserve">עבור שרותי המתכנן בתחום שטחים ציבוריים ושטחים פרטיים שבהם לא מתוכננים מבני מגורים: </w:delText>
        </w:r>
        <w:r w:rsidRPr="000B5DC0" w:rsidDel="009C4DE6">
          <w:rPr>
            <w:rFonts w:ascii="Times New Roman" w:eastAsia="Times New Roman" w:hAnsi="Times New Roman" w:cs="David"/>
            <w:sz w:val="24"/>
            <w:szCs w:val="24"/>
            <w:rtl/>
          </w:rPr>
          <w:delText>סכום קבוע ומוחלט של ___________ ₪ או ____ אחוז</w:delText>
        </w:r>
        <w:r w:rsidRPr="000B5DC0" w:rsidDel="009C4DE6">
          <w:rPr>
            <w:rFonts w:ascii="Times New Roman" w:eastAsia="Times New Roman" w:hAnsi="Times New Roman" w:cs="David"/>
            <w:sz w:val="20"/>
            <w:szCs w:val="24"/>
            <w:rtl/>
            <w:lang w:eastAsia="he-IL"/>
          </w:rPr>
          <w:delText xml:space="preserve"> מעלות העבודות שתבוצענה בשטחים אלה בהתאם לתכניות המתכנן שהכנתן הוזמנה בכתב ע"י נציג המזמין. למען הסר ספק מובהר בזאת שבעלות העבודות לא תכללנה עבודות בתחום מסעות הכבישים (50% מעלות הריצוף בכבישים מרוצפים), לרבות בחניות לאורך כבישים שיבוצעו בגמר אספלט (50% מעלות הריצוף בחניות מרוצפות), ולרבות אבני שפה/אבני אי התוחמים את המסעות, ולא תכללנה עבודות שתשולמנה כעבודות נוספות לחוזי הקבלנים בשל תכנון לקוי</w:delText>
        </w:r>
      </w:del>
      <w:ins w:id="171" w:author="Meryl Etman [2]" w:date="2023-01-10T17:36:00Z">
        <w:r w:rsidR="009C4DE6">
          <w:rPr>
            <w:rFonts w:ascii="Times New Roman" w:eastAsia="Times New Roman" w:hAnsi="Times New Roman" w:cs="David" w:hint="cs"/>
            <w:sz w:val="20"/>
            <w:szCs w:val="24"/>
            <w:rtl/>
            <w:lang w:eastAsia="he-IL"/>
          </w:rPr>
          <w:t>מבוטל</w:t>
        </w:r>
      </w:ins>
      <w:r w:rsidRPr="000B5DC0">
        <w:rPr>
          <w:rFonts w:ascii="Times New Roman" w:eastAsia="Times New Roman" w:hAnsi="Times New Roman" w:cs="David"/>
          <w:sz w:val="20"/>
          <w:szCs w:val="24"/>
          <w:rtl/>
          <w:lang w:eastAsia="he-IL"/>
        </w:rPr>
        <w:t>.</w:t>
      </w:r>
    </w:p>
    <w:p w14:paraId="5C82775F" w14:textId="4EFEC433" w:rsidR="00606362" w:rsidRPr="000B5DC0" w:rsidRDefault="00606362" w:rsidP="000B5DC0">
      <w:pPr>
        <w:widowControl w:val="0"/>
        <w:numPr>
          <w:ilvl w:val="1"/>
          <w:numId w:val="6"/>
        </w:numPr>
        <w:tabs>
          <w:tab w:val="num" w:pos="2160"/>
        </w:tabs>
        <w:spacing w:before="0" w:beforeAutospacing="0" w:after="0" w:afterAutospacing="0" w:line="240" w:lineRule="auto"/>
        <w:jc w:val="both"/>
        <w:rPr>
          <w:rFonts w:ascii="Times New Roman" w:eastAsia="Times New Roman" w:hAnsi="Times New Roman" w:cs="David"/>
          <w:sz w:val="20"/>
          <w:szCs w:val="24"/>
          <w:lang w:eastAsia="he-IL"/>
        </w:rPr>
      </w:pPr>
      <w:ins w:id="172" w:author="Meryl Etman [2]" w:date="2022-11-28T15:03:00Z">
        <w:r>
          <w:rPr>
            <w:rFonts w:ascii="Times New Roman" w:eastAsia="Times New Roman" w:hAnsi="Times New Roman" w:cs="David" w:hint="cs"/>
            <w:sz w:val="20"/>
            <w:szCs w:val="24"/>
            <w:rtl/>
            <w:lang w:eastAsia="he-IL"/>
          </w:rPr>
          <w:t>בעבר פיצול היתרים ככל ויידרש תשולם תוספת 15,000 ₪ בעבור כל פיצול.</w:t>
        </w:r>
      </w:ins>
    </w:p>
    <w:p w14:paraId="5F46424F" w14:textId="77777777" w:rsidR="000B5DC0" w:rsidRPr="000B5DC0" w:rsidRDefault="000B5DC0" w:rsidP="000B5DC0">
      <w:pPr>
        <w:widowControl w:val="0"/>
        <w:numPr>
          <w:ilvl w:val="0"/>
          <w:numId w:val="6"/>
        </w:numPr>
        <w:spacing w:before="0" w:beforeAutospacing="0" w:after="0" w:afterAutospacing="0" w:line="240" w:lineRule="auto"/>
        <w:jc w:val="both"/>
        <w:rPr>
          <w:rFonts w:ascii="Times New Roman" w:eastAsia="Times New Roman" w:hAnsi="Times New Roman" w:cs="David"/>
          <w:sz w:val="24"/>
          <w:szCs w:val="24"/>
          <w:lang w:eastAsia="he-IL"/>
        </w:rPr>
      </w:pPr>
    </w:p>
    <w:p w14:paraId="256AC1FE" w14:textId="5D7EB8BF" w:rsidR="000B5DC0" w:rsidRPr="000B5DC0" w:rsidRDefault="000B5DC0" w:rsidP="000B5DC0">
      <w:pPr>
        <w:widowControl w:val="0"/>
        <w:numPr>
          <w:ilvl w:val="1"/>
          <w:numId w:val="6"/>
        </w:numPr>
        <w:spacing w:before="0" w:beforeAutospacing="0" w:after="0" w:afterAutospacing="0" w:line="240" w:lineRule="auto"/>
        <w:jc w:val="both"/>
        <w:rPr>
          <w:rFonts w:ascii="Times New Roman" w:eastAsia="Times New Roman" w:hAnsi="Times New Roman" w:cs="David"/>
          <w:sz w:val="24"/>
          <w:szCs w:val="24"/>
          <w:lang w:eastAsia="he-IL"/>
        </w:rPr>
      </w:pPr>
      <w:r w:rsidRPr="000B5DC0">
        <w:rPr>
          <w:rFonts w:ascii="Times New Roman" w:eastAsia="Times New Roman" w:hAnsi="Times New Roman" w:cs="David"/>
          <w:sz w:val="20"/>
          <w:szCs w:val="24"/>
          <w:rtl/>
          <w:lang w:eastAsia="he-IL"/>
        </w:rPr>
        <w:t>הסכום המפורט בסעיף 1.1 לעיל יהיה צמוד ל</w:t>
      </w:r>
      <w:sdt>
        <w:sdtPr>
          <w:rPr>
            <w:rFonts w:ascii="Times New Roman" w:eastAsia="Times New Roman" w:hAnsi="Times New Roman" w:cs="David"/>
            <w:color w:val="008000"/>
            <w:sz w:val="24"/>
            <w:szCs w:val="24"/>
            <w:rtl/>
          </w:rPr>
          <w:alias w:val="סוג מדד כותרת"/>
          <w:tag w:val="cntMadadTypeTitle"/>
          <w:id w:val="1421132685"/>
          <w:placeholder>
            <w:docPart w:val="6289F28D28E34A01859B910BF9F0B28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rPr>
            <w:color w:val="00B0F0"/>
          </w:rPr>
        </w:sdtEndPr>
        <w:sdtContent>
          <w:ins w:id="173" w:author="Meryl Etman" w:date="2022-11-28T14:48:00Z">
            <w:r w:rsidR="00721CB7">
              <w:rPr>
                <w:rFonts w:ascii="Times New Roman" w:eastAsia="Times New Roman" w:hAnsi="Times New Roman" w:cs="David"/>
                <w:color w:val="008000"/>
                <w:sz w:val="24"/>
                <w:szCs w:val="24"/>
                <w:rtl/>
              </w:rPr>
              <w:t>מדד המחירים לצרכן</w:t>
            </w:r>
          </w:ins>
        </w:sdtContent>
      </w:sdt>
      <w:r w:rsidRPr="00AB51FC">
        <w:rPr>
          <w:rFonts w:ascii="Times New Roman" w:eastAsia="Times New Roman" w:hAnsi="Times New Roman" w:cs="David"/>
          <w:color w:val="00B0F0"/>
          <w:sz w:val="24"/>
          <w:szCs w:val="24"/>
          <w:rtl/>
        </w:rPr>
        <w:t xml:space="preserve"> </w:t>
      </w:r>
      <w:r w:rsidRPr="00AB51FC">
        <w:rPr>
          <w:rFonts w:ascii="Times New Roman" w:eastAsia="Times New Roman" w:hAnsi="Times New Roman" w:cs="David"/>
          <w:color w:val="00B0F0"/>
          <w:sz w:val="24"/>
          <w:szCs w:val="24"/>
          <w:rtl/>
        </w:rPr>
        <w:br/>
      </w:r>
      <w:sdt>
        <w:sdtPr>
          <w:rPr>
            <w:rFonts w:ascii="Times New Roman" w:eastAsia="Times New Roman" w:hAnsi="Times New Roman" w:cs="David"/>
            <w:color w:val="00B0F0"/>
            <w:sz w:val="24"/>
            <w:szCs w:val="24"/>
            <w:rtl/>
          </w:rPr>
          <w:alias w:val="מדד בגין/ידוע - כותרת"/>
          <w:tag w:val="cntIsKnownTitle"/>
          <w:id w:val="472106443"/>
          <w:placeholder>
            <w:docPart w:val="9DDF817B52024D12A2B211C8C77FB5F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ins w:id="174" w:author="Meryl Etman" w:date="2023-01-23T12:10:00Z">
            <w:r w:rsidR="00AC0734">
              <w:rPr>
                <w:rFonts w:ascii="Times New Roman" w:eastAsia="Times New Roman" w:hAnsi="Times New Roman" w:cs="David"/>
                <w:color w:val="00B0F0"/>
                <w:sz w:val="24"/>
                <w:szCs w:val="24"/>
                <w:rtl/>
              </w:rPr>
              <w:t>בגין</w:t>
            </w:r>
          </w:ins>
        </w:sdtContent>
      </w:sdt>
      <w:r w:rsidRPr="00AB51FC">
        <w:rPr>
          <w:rFonts w:ascii="Times New Roman" w:eastAsia="Times New Roman" w:hAnsi="Times New Roman" w:cs="David"/>
          <w:color w:val="00B0F0"/>
          <w:sz w:val="24"/>
          <w:szCs w:val="24"/>
          <w:rtl/>
        </w:rPr>
        <w:t xml:space="preserve"> </w:t>
      </w:r>
      <w:sdt>
        <w:sdtPr>
          <w:rPr>
            <w:rFonts w:ascii="Times New Roman" w:eastAsia="Times New Roman" w:hAnsi="Times New Roman" w:cs="David"/>
            <w:color w:val="00B0F0"/>
            <w:sz w:val="24"/>
            <w:szCs w:val="24"/>
            <w:rtl/>
          </w:rPr>
          <w:alias w:val="מדד בסיס"/>
          <w:tag w:val="cntMadadBase"/>
          <w:id w:val="1703292713"/>
          <w:placeholder>
            <w:docPart w:val="09977F6297804634B35B5DE7B462DC4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2-11-22T00:00:00Z">
            <w:dateFormat w:val="dd/MM/yyyy"/>
            <w:lid w:val="he-IL"/>
            <w:storeMappedDataAs w:val="dateTime"/>
            <w:calendar w:val="gregorian"/>
          </w:date>
        </w:sdtPr>
        <w:sdtEndPr/>
        <w:sdtContent>
          <w:ins w:id="175" w:author="Meryl Etman" w:date="2022-11-28T14:49:00Z">
            <w:r w:rsidR="00721CB7">
              <w:rPr>
                <w:rFonts w:ascii="Times New Roman" w:eastAsia="Times New Roman" w:hAnsi="Times New Roman" w:cs="David" w:hint="cs"/>
                <w:color w:val="00B0F0"/>
                <w:sz w:val="24"/>
                <w:szCs w:val="24"/>
                <w:rtl/>
              </w:rPr>
              <w:t>‏22/11/2022</w:t>
            </w:r>
          </w:ins>
        </w:sdtContent>
      </w:sdt>
      <w:ins w:id="176" w:author="Meryl Etman [2]" w:date="2023-01-23T12:11:00Z">
        <w:r w:rsidR="00A16F30">
          <w:rPr>
            <w:rFonts w:ascii="Times New Roman" w:eastAsia="Times New Roman" w:hAnsi="Times New Roman" w:cs="David" w:hint="cs"/>
            <w:sz w:val="24"/>
            <w:szCs w:val="24"/>
            <w:rtl/>
          </w:rPr>
          <w:t xml:space="preserve"> </w:t>
        </w:r>
      </w:ins>
      <w:del w:id="177" w:author="Meryl Etman [2]" w:date="2023-01-23T12:11:00Z">
        <w:r w:rsidRPr="000B5DC0" w:rsidDel="00A16F30">
          <w:rPr>
            <w:rFonts w:ascii="Times New Roman" w:eastAsia="Times New Roman" w:hAnsi="Times New Roman" w:cs="David"/>
            <w:sz w:val="24"/>
            <w:szCs w:val="24"/>
            <w:rtl/>
          </w:rPr>
          <w:delText xml:space="preserve"> </w:delText>
        </w:r>
      </w:del>
      <w:r w:rsidRPr="000B5DC0">
        <w:rPr>
          <w:rFonts w:ascii="Times New Roman" w:eastAsia="Times New Roman" w:hAnsi="Times New Roman" w:cs="David"/>
          <w:sz w:val="24"/>
          <w:szCs w:val="24"/>
          <w:rtl/>
        </w:rPr>
        <w:t>העומד</w:t>
      </w:r>
      <w:ins w:id="178" w:author="Meryl Etman [2]" w:date="2023-01-23T12:11:00Z">
        <w:r w:rsidR="00A16F30">
          <w:rPr>
            <w:rFonts w:ascii="Times New Roman" w:eastAsia="Times New Roman" w:hAnsi="Times New Roman" w:cs="David" w:hint="cs"/>
            <w:sz w:val="24"/>
            <w:szCs w:val="24"/>
            <w:rtl/>
          </w:rPr>
          <w:t xml:space="preserve"> </w:t>
        </w:r>
      </w:ins>
      <w:del w:id="179" w:author="Meryl Etman [2]" w:date="2022-11-28T15:02:00Z">
        <w:r w:rsidRPr="000B5DC0" w:rsidDel="00606362">
          <w:rPr>
            <w:rFonts w:ascii="Times New Roman" w:eastAsia="Times New Roman" w:hAnsi="Times New Roman" w:cs="David"/>
            <w:sz w:val="24"/>
            <w:szCs w:val="24"/>
            <w:rtl/>
          </w:rPr>
          <w:delText xml:space="preserve"> </w:delText>
        </w:r>
      </w:del>
      <w:r w:rsidRPr="000B5DC0">
        <w:rPr>
          <w:rFonts w:ascii="Times New Roman" w:eastAsia="Times New Roman" w:hAnsi="Times New Roman" w:cs="David"/>
          <w:sz w:val="24"/>
          <w:szCs w:val="24"/>
          <w:rtl/>
        </w:rPr>
        <w:t xml:space="preserve">על </w:t>
      </w:r>
      <w:r w:rsidRPr="000B5DC0">
        <w:rPr>
          <w:rFonts w:ascii="Times New Roman" w:eastAsia="Times New Roman" w:hAnsi="Times New Roman" w:cs="David"/>
          <w:sz w:val="24"/>
          <w:szCs w:val="24"/>
          <w:rtl/>
        </w:rPr>
        <w:br/>
      </w:r>
      <w:sdt>
        <w:sdtPr>
          <w:rPr>
            <w:rFonts w:ascii="Times New Roman" w:eastAsia="Times New Roman" w:hAnsi="Times New Roman" w:cs="David"/>
            <w:color w:val="008000"/>
            <w:sz w:val="24"/>
            <w:szCs w:val="24"/>
            <w:rtl/>
          </w:rPr>
          <w:alias w:val="נקודות מדד"/>
          <w:tag w:val="cntMadadPoints"/>
          <w:id w:val="1230964873"/>
          <w:placeholder>
            <w:docPart w:val="9B2283C4BCA6446498AA7CAA84CF021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ins w:id="180" w:author="Meryl Etman" w:date="2023-01-23T12:10:00Z">
            <w:r w:rsidR="00AC0734">
              <w:rPr>
                <w:rFonts w:ascii="Times New Roman" w:eastAsia="Times New Roman" w:hAnsi="Times New Roman" w:cs="David"/>
                <w:color w:val="008000"/>
                <w:sz w:val="24"/>
                <w:szCs w:val="24"/>
                <w:rtl/>
              </w:rPr>
              <w:t>241.4451</w:t>
            </w:r>
          </w:ins>
        </w:sdtContent>
      </w:sdt>
      <w:r w:rsidRPr="000B5DC0">
        <w:rPr>
          <w:rFonts w:ascii="Times New Roman" w:eastAsia="Times New Roman" w:hAnsi="Times New Roman" w:cs="David"/>
          <w:sz w:val="24"/>
          <w:szCs w:val="24"/>
          <w:rtl/>
        </w:rPr>
        <w:t xml:space="preserve"> נקודות </w:t>
      </w:r>
      <w:r w:rsidRPr="000B5DC0">
        <w:rPr>
          <w:rFonts w:ascii="Times New Roman" w:eastAsia="Times New Roman" w:hAnsi="Times New Roman" w:cs="David"/>
          <w:sz w:val="24"/>
          <w:szCs w:val="24"/>
          <w:rtl/>
          <w:lang w:eastAsia="he-IL"/>
        </w:rPr>
        <w:t xml:space="preserve"> עד למדד הידוע ביום הגשת כל חשבון.</w:t>
      </w:r>
    </w:p>
    <w:p w14:paraId="0BA0F954" w14:textId="77777777" w:rsidR="000B5DC0" w:rsidRPr="000B5DC0" w:rsidRDefault="000B5DC0" w:rsidP="000B5DC0">
      <w:pPr>
        <w:widowControl w:val="0"/>
        <w:spacing w:before="0" w:beforeAutospacing="0" w:after="0" w:afterAutospacing="0" w:line="240" w:lineRule="auto"/>
        <w:ind w:left="360"/>
        <w:jc w:val="both"/>
        <w:rPr>
          <w:rFonts w:ascii="Times New Roman" w:eastAsia="Times New Roman" w:hAnsi="Times New Roman" w:cs="David"/>
          <w:sz w:val="24"/>
          <w:szCs w:val="24"/>
          <w:lang w:eastAsia="he-IL"/>
        </w:rPr>
      </w:pPr>
    </w:p>
    <w:p w14:paraId="3989CD01" w14:textId="77777777" w:rsidR="000B5DC0" w:rsidRPr="000B5DC0" w:rsidRDefault="000B5DC0" w:rsidP="000B5DC0">
      <w:pPr>
        <w:widowControl w:val="0"/>
        <w:numPr>
          <w:ilvl w:val="1"/>
          <w:numId w:val="6"/>
        </w:numPr>
        <w:spacing w:before="0" w:beforeAutospacing="0" w:after="0" w:afterAutospacing="0" w:line="240" w:lineRule="auto"/>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0"/>
          <w:szCs w:val="24"/>
          <w:rtl/>
          <w:lang w:eastAsia="he-IL"/>
        </w:rPr>
        <w:t>הסכומים שישולמו לפי סעיף 1.2 לעיל יהיו צמודים ל</w:t>
      </w:r>
      <w:sdt>
        <w:sdtPr>
          <w:rPr>
            <w:rFonts w:ascii="Times New Roman" w:eastAsia="Times New Roman" w:hAnsi="Times New Roman" w:cs="David"/>
            <w:color w:val="008000"/>
            <w:sz w:val="24"/>
            <w:szCs w:val="24"/>
            <w:rtl/>
          </w:rPr>
          <w:alias w:val="סוג מדד כותרת"/>
          <w:tag w:val="cntMadadTypeTitle"/>
          <w:id w:val="168295296"/>
          <w:placeholder>
            <w:docPart w:val="9EEC4BF5A96547D4B03C3285F383C0A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ins w:id="181" w:author="Meryl Etman" w:date="2022-11-28T14:48:00Z">
            <w:r w:rsidR="00721CB7">
              <w:rPr>
                <w:rFonts w:ascii="Times New Roman" w:eastAsia="Times New Roman" w:hAnsi="Times New Roman" w:cs="David"/>
                <w:color w:val="008000"/>
                <w:sz w:val="24"/>
                <w:szCs w:val="24"/>
                <w:rtl/>
              </w:rPr>
              <w:t>מדד המחירים לצרכן</w:t>
            </w:r>
          </w:ins>
        </w:sdtContent>
      </w:sdt>
      <w:r w:rsidRPr="000B5DC0">
        <w:rPr>
          <w:rFonts w:ascii="Times New Roman" w:eastAsia="Times New Roman" w:hAnsi="Times New Roman" w:cs="David"/>
          <w:color w:val="008000"/>
          <w:sz w:val="20"/>
          <w:szCs w:val="24"/>
          <w:rtl/>
          <w:lang w:eastAsia="he-IL"/>
        </w:rPr>
        <w:t xml:space="preserve">  </w:t>
      </w:r>
      <w:r w:rsidRPr="000B5DC0">
        <w:rPr>
          <w:rFonts w:ascii="Times New Roman" w:eastAsia="Times New Roman" w:hAnsi="Times New Roman" w:cs="David"/>
          <w:sz w:val="20"/>
          <w:szCs w:val="24"/>
          <w:rtl/>
          <w:lang w:eastAsia="he-IL"/>
        </w:rPr>
        <w:t>ממדד הבסיס כהגדרתו להלן עד למדד הידוע ביום הגשת כל חשבון.</w:t>
      </w:r>
    </w:p>
    <w:p w14:paraId="768A6FC2" w14:textId="77777777" w:rsidR="000B5DC0" w:rsidRPr="000B5DC0" w:rsidRDefault="000B5DC0" w:rsidP="000B5DC0">
      <w:pPr>
        <w:widowControl w:val="0"/>
        <w:tabs>
          <w:tab w:val="left" w:pos="9020"/>
        </w:tabs>
        <w:spacing w:before="0" w:beforeAutospacing="0" w:after="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"מדד הבסיס" לכל קטע מהפרויקט יהיה מדד המחירים לצרכן המקביל למדד המחירים לצרכן, אשר נקבע כמדד הבסיס בחוזה אשר י</w:t>
      </w:r>
      <w:r w:rsidR="00F66953">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חתם בין המזמין לבין כל אחד מהקבלנים לביצוע העבודה האדריכלית ו/או חלק ממנה בקשר עם אותו קטע מהפרויקט.</w:t>
      </w:r>
    </w:p>
    <w:p w14:paraId="37EE61DC" w14:textId="77777777" w:rsidR="000B5DC0" w:rsidRPr="000B5DC0" w:rsidRDefault="000B5DC0" w:rsidP="000B5DC0">
      <w:pPr>
        <w:widowControl w:val="0"/>
        <w:tabs>
          <w:tab w:val="left" w:pos="9020"/>
        </w:tabs>
        <w:spacing w:before="0" w:beforeAutospacing="0" w:after="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בכל קטע יצא מכרז קבלני. המחיר שיתקבל יהיה צמוד למדד תשומות הבניה של חודש מסוים (כפי שיקבע בחוזה עם הקבלן).</w:t>
      </w:r>
    </w:p>
    <w:p w14:paraId="4F2CFC7A" w14:textId="77777777" w:rsidR="000B5DC0" w:rsidRPr="000B5DC0" w:rsidRDefault="000B5DC0" w:rsidP="000B5DC0">
      <w:pPr>
        <w:widowControl w:val="0"/>
        <w:tabs>
          <w:tab w:val="left" w:pos="9020"/>
        </w:tabs>
        <w:spacing w:before="0" w:beforeAutospacing="0" w:after="0" w:afterAutospacing="0" w:line="240" w:lineRule="auto"/>
        <w:ind w:left="79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כמדד בסיס להתחשבנות עם המתכנן יקבע מדד המחירים לצרכן בגין אותו החודש וכל תשלומי המתכנן יהיו צמודים למדד המחירים לצרכן.</w:t>
      </w:r>
    </w:p>
    <w:p w14:paraId="0BDEC012" w14:textId="77777777" w:rsidR="000B5DC0" w:rsidRPr="000B5DC0" w:rsidRDefault="000B5DC0" w:rsidP="000B5DC0">
      <w:pPr>
        <w:widowControl w:val="0"/>
        <w:spacing w:before="0" w:beforeAutospacing="0" w:after="0" w:afterAutospacing="0" w:line="240" w:lineRule="auto"/>
        <w:ind w:right="515"/>
        <w:jc w:val="both"/>
        <w:rPr>
          <w:rFonts w:ascii="Times New Roman" w:eastAsia="Times New Roman" w:hAnsi="Times New Roman" w:cs="David"/>
          <w:sz w:val="20"/>
          <w:szCs w:val="24"/>
          <w:lang w:eastAsia="he-IL"/>
        </w:rPr>
      </w:pPr>
    </w:p>
    <w:p w14:paraId="7B7B2DA7" w14:textId="77777777" w:rsidR="000B5DC0" w:rsidRPr="000B5DC0" w:rsidRDefault="000B5DC0" w:rsidP="000B5DC0">
      <w:pPr>
        <w:widowControl w:val="0"/>
        <w:numPr>
          <w:ilvl w:val="0"/>
          <w:numId w:val="6"/>
        </w:numPr>
        <w:spacing w:before="0" w:beforeAutospacing="0" w:after="0" w:afterAutospacing="0" w:line="240" w:lineRule="auto"/>
        <w:ind w:right="51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למען הסר ספק:</w:t>
      </w:r>
    </w:p>
    <w:p w14:paraId="3F936BEF" w14:textId="77777777" w:rsidR="000B5DC0" w:rsidRPr="000B5DC0" w:rsidRDefault="000B5DC0" w:rsidP="000B5DC0">
      <w:pPr>
        <w:widowControl w:val="0"/>
        <w:tabs>
          <w:tab w:val="left" w:pos="9020"/>
        </w:tabs>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15A08ADD" w14:textId="77777777" w:rsidR="000B5DC0" w:rsidRPr="000B5DC0" w:rsidRDefault="000B5DC0" w:rsidP="000B5DC0">
      <w:pPr>
        <w:widowControl w:val="0"/>
        <w:numPr>
          <w:ilvl w:val="1"/>
          <w:numId w:val="6"/>
        </w:numPr>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שכר המתכנן לפי סעיף 1.1 לעיל יחושב עפ"י כמות יחידות הדיור במגרשים המתוכננים בכל קטע וקטע (לשם ההמחשה: אם בקטע א' יבצע המזמין 60 יח"ד והמתכנן נדרש לבצע התכנון ל-60 יח"ד יהיה חייב המזמין בתשלום עבור אותן יח"ד בלבד) וזאת גם אם התכנון לרבות, פרטי הביצוע, המפרטים וכו' יתאימו גם לקטעים נוספים בפרויקט. אין באמור לגרוע מחובת המתכנן לבדוק ולוודא התאמת תכנון המבנים להעמדה על המגרשים בקטעים הבאים.</w:t>
      </w:r>
    </w:p>
    <w:p w14:paraId="4AFC0E5C"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42BFC39A" w14:textId="77777777" w:rsidR="000B5DC0" w:rsidRPr="000B5DC0" w:rsidRDefault="000B5DC0" w:rsidP="000B5DC0">
      <w:pPr>
        <w:widowControl w:val="0"/>
        <w:numPr>
          <w:ilvl w:val="1"/>
          <w:numId w:val="6"/>
        </w:numPr>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שכר המתכנן כולל את כל המפורט בחוזה על כל נספחיו, לרבות נספח ב'.</w:t>
      </w:r>
    </w:p>
    <w:p w14:paraId="51BFBF2A" w14:textId="77777777" w:rsidR="000B5DC0" w:rsidRPr="000B5DC0" w:rsidRDefault="000B5DC0" w:rsidP="000B5DC0">
      <w:pPr>
        <w:widowControl w:val="0"/>
        <w:tabs>
          <w:tab w:val="left" w:pos="9020"/>
        </w:tabs>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44158E64" w14:textId="77777777" w:rsidR="000B5DC0" w:rsidRPr="000B5DC0" w:rsidRDefault="000B5DC0" w:rsidP="000B5DC0">
      <w:pPr>
        <w:widowControl w:val="0"/>
        <w:numPr>
          <w:ilvl w:val="1"/>
          <w:numId w:val="6"/>
        </w:numPr>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מובהר כי שכר המתכנן ומועדי התשלום הינם סופיים ומוחלטים והם לא ישתנו מכל גורם שהוא, לרבות ומבלי לפגוע בכלליות האמור</w:t>
      </w:r>
      <w:r w:rsidR="00AB51FC">
        <w:rPr>
          <w:rFonts w:ascii="Times New Roman" w:eastAsia="Times New Roman" w:hAnsi="Times New Roman" w:cs="David"/>
          <w:sz w:val="20"/>
          <w:szCs w:val="24"/>
          <w:rtl/>
          <w:lang w:eastAsia="he-IL"/>
        </w:rPr>
        <w:t xml:space="preserve"> לעיל, הקטנת מספר היחידות בפרוי</w:t>
      </w:r>
      <w:r w:rsidRPr="000B5DC0">
        <w:rPr>
          <w:rFonts w:ascii="Times New Roman" w:eastAsia="Times New Roman" w:hAnsi="Times New Roman" w:cs="David"/>
          <w:sz w:val="20"/>
          <w:szCs w:val="24"/>
          <w:rtl/>
          <w:lang w:eastAsia="he-IL"/>
        </w:rPr>
        <w:t>קט, כמות טיפוסי המבנים שיוזמנו ע"י המזמין, קצב הבניה, צורת ביצוע הבניה ו/או מידת, אופי וסוג השינויים שידרשו ע"י המזמין.</w:t>
      </w:r>
    </w:p>
    <w:p w14:paraId="0A046DE5"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w:t>
      </w:r>
    </w:p>
    <w:p w14:paraId="66F89C51" w14:textId="77777777" w:rsidR="000B5DC0" w:rsidRPr="000B5DC0" w:rsidRDefault="000B5DC0" w:rsidP="000B5DC0">
      <w:pPr>
        <w:widowControl w:val="0"/>
        <w:numPr>
          <w:ilvl w:val="0"/>
          <w:numId w:val="6"/>
        </w:numPr>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בנוסף לכל תשלום ישולם למתכנן מע"מ כשיעורו בחוק וזאת כנגד המצאת חשבונית מס כדין, למועד תשלום המע"מ ע"י המתכנן והמצאת כל אישור נוסף ע"פ כל דין, לרבות אישור על נ</w:t>
      </w:r>
      <w:r w:rsidR="00AB51FC">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הול ספרים ואישור על ניכוי מס במקור.</w:t>
      </w:r>
    </w:p>
    <w:p w14:paraId="6A91BD1E" w14:textId="77777777" w:rsidR="000B5DC0" w:rsidRPr="000B5DC0" w:rsidRDefault="000B5DC0" w:rsidP="000B5DC0">
      <w:pPr>
        <w:widowControl w:val="0"/>
        <w:spacing w:before="0" w:beforeAutospacing="0" w:after="0" w:afterAutospacing="0" w:line="240" w:lineRule="auto"/>
        <w:ind w:left="656" w:hanging="708"/>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w:t>
      </w:r>
    </w:p>
    <w:p w14:paraId="7411251A" w14:textId="77777777" w:rsidR="000B5DC0" w:rsidRPr="000B5DC0" w:rsidRDefault="000B5DC0" w:rsidP="000B5DC0">
      <w:pPr>
        <w:widowControl w:val="0"/>
        <w:numPr>
          <w:ilvl w:val="0"/>
          <w:numId w:val="6"/>
        </w:numPr>
        <w:spacing w:before="0" w:beforeAutospacing="0" w:after="0" w:afterAutospacing="0" w:line="240" w:lineRule="auto"/>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תנאי מוקדם לביצוע התשלומים לפי נספח זה הוא קיום כל התחייבויות המתכנן על פי חוזה זה, השלמת כל עבודות התכנון הכלולות בשכר המתכנן, כמפורט בנספח ב' ומסירת כל המסמכים והתכניות למזמין.</w:t>
      </w:r>
    </w:p>
    <w:p w14:paraId="50C9444A"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w:t>
      </w:r>
    </w:p>
    <w:p w14:paraId="544DAFCF"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w:t>
      </w:r>
    </w:p>
    <w:p w14:paraId="435E8BBD"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0B5DC0">
        <w:rPr>
          <w:rFonts w:ascii="Times New Roman" w:eastAsia="Times New Roman" w:hAnsi="Times New Roman" w:cs="David"/>
          <w:sz w:val="20"/>
          <w:szCs w:val="24"/>
          <w:rtl/>
          <w:lang w:eastAsia="he-IL"/>
        </w:rPr>
        <w:br w:type="page"/>
      </w:r>
    </w:p>
    <w:p w14:paraId="1D23AEF3" w14:textId="77777777" w:rsidR="000B5DC0" w:rsidRPr="000B5DC0" w:rsidRDefault="000B5DC0" w:rsidP="000B5DC0">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0B5DC0">
        <w:rPr>
          <w:rFonts w:ascii="Times New Roman" w:eastAsia="Times New Roman" w:hAnsi="Times New Roman" w:cs="David"/>
          <w:bCs/>
          <w:sz w:val="24"/>
          <w:szCs w:val="24"/>
          <w:u w:val="single"/>
          <w:rtl/>
          <w:lang w:eastAsia="he-IL"/>
        </w:rPr>
        <w:t xml:space="preserve">נספח </w:t>
      </w:r>
      <w:r w:rsidR="00AB51FC">
        <w:rPr>
          <w:rFonts w:ascii="Times New Roman" w:eastAsia="Times New Roman" w:hAnsi="Times New Roman" w:cs="David" w:hint="cs"/>
          <w:bCs/>
          <w:sz w:val="24"/>
          <w:szCs w:val="24"/>
          <w:u w:val="single"/>
          <w:rtl/>
          <w:lang w:eastAsia="he-IL"/>
        </w:rPr>
        <w:t>"</w:t>
      </w:r>
      <w:r w:rsidRPr="000B5DC0">
        <w:rPr>
          <w:rFonts w:ascii="Times New Roman" w:eastAsia="Times New Roman" w:hAnsi="Times New Roman" w:cs="David"/>
          <w:bCs/>
          <w:sz w:val="24"/>
          <w:szCs w:val="24"/>
          <w:u w:val="single"/>
          <w:rtl/>
          <w:lang w:eastAsia="he-IL"/>
        </w:rPr>
        <w:t>ה'</w:t>
      </w:r>
      <w:r w:rsidR="00AB51FC">
        <w:rPr>
          <w:rFonts w:ascii="Times New Roman" w:eastAsia="Times New Roman" w:hAnsi="Times New Roman" w:cs="David" w:hint="cs"/>
          <w:bCs/>
          <w:sz w:val="24"/>
          <w:szCs w:val="24"/>
          <w:u w:val="single"/>
          <w:rtl/>
          <w:lang w:eastAsia="he-IL"/>
        </w:rPr>
        <w:t>'</w:t>
      </w:r>
    </w:p>
    <w:p w14:paraId="7CFB5938" w14:textId="77777777" w:rsidR="000B5DC0" w:rsidRPr="000B5DC0" w:rsidRDefault="000B5DC0" w:rsidP="000B5DC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19ABB58" w14:textId="77777777" w:rsidR="000B5DC0" w:rsidRPr="000B5DC0" w:rsidRDefault="000B5DC0" w:rsidP="000B5DC0">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0B5DC0">
        <w:rPr>
          <w:rFonts w:ascii="Times New Roman" w:eastAsia="Times New Roman" w:hAnsi="Times New Roman" w:cs="David"/>
          <w:bCs/>
          <w:sz w:val="24"/>
          <w:szCs w:val="24"/>
          <w:u w:val="single"/>
          <w:rtl/>
          <w:lang w:eastAsia="he-IL"/>
        </w:rPr>
        <w:t>תשלומי שכר המתכנן</w:t>
      </w:r>
    </w:p>
    <w:p w14:paraId="3811FE81" w14:textId="77777777" w:rsidR="000B5DC0" w:rsidRPr="000B5DC0" w:rsidRDefault="000B5DC0" w:rsidP="000B5DC0">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255D650B" w14:textId="77777777" w:rsidR="000B5DC0" w:rsidRPr="000B5DC0" w:rsidRDefault="000B5DC0" w:rsidP="000B5DC0">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0AFA2A18" w14:textId="77777777" w:rsidR="000B5DC0" w:rsidRPr="000B5DC0" w:rsidRDefault="000B5DC0" w:rsidP="000B5DC0">
      <w:pPr>
        <w:widowControl w:val="0"/>
        <w:numPr>
          <w:ilvl w:val="0"/>
          <w:numId w:val="3"/>
        </w:numPr>
        <w:spacing w:before="0" w:beforeAutospacing="0" w:after="0" w:afterAutospacing="0" w:line="240" w:lineRule="auto"/>
        <w:ind w:hanging="631"/>
        <w:jc w:val="both"/>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שכר המתכנן ישולם לשיעורין כנגד גמר כל שלב ושלב של שרותי המתכנן כמוגדר בחוזה לרבות בנספחים ב' ו- ח' כדלקמן:</w:t>
      </w:r>
    </w:p>
    <w:p w14:paraId="3A2D9F0E"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4"/>
          <w:szCs w:val="24"/>
          <w:rtl/>
          <w:lang w:eastAsia="he-IL"/>
        </w:rPr>
        <w:br/>
      </w:r>
      <w:r w:rsidRPr="000B5DC0">
        <w:rPr>
          <w:rFonts w:ascii="Times New Roman" w:eastAsia="Times New Roman" w:hAnsi="Times New Roman" w:cs="David"/>
          <w:sz w:val="20"/>
          <w:szCs w:val="24"/>
          <w:rtl/>
          <w:lang w:eastAsia="he-IL"/>
        </w:rPr>
        <w:tab/>
        <w:t>1.1</w:t>
      </w:r>
      <w:r w:rsidRPr="000B5DC0">
        <w:rPr>
          <w:rFonts w:ascii="Times New Roman" w:eastAsia="Times New Roman" w:hAnsi="Times New Roman" w:cs="David"/>
          <w:sz w:val="20"/>
          <w:szCs w:val="24"/>
          <w:rtl/>
          <w:lang w:eastAsia="he-IL"/>
        </w:rPr>
        <w:tab/>
        <w:t>לאחר גמר התכנון המוקדם, כאמור בנספח ב', ואישור עבודות שלב זה</w:t>
      </w:r>
    </w:p>
    <w:p w14:paraId="033BA8BE" w14:textId="77777777" w:rsidR="000B5DC0" w:rsidRPr="000B5DC0" w:rsidRDefault="004C7407" w:rsidP="004C7407">
      <w:pPr>
        <w:widowControl w:val="0"/>
        <w:spacing w:before="0" w:beforeAutospacing="0" w:after="0" w:afterAutospacing="0" w:line="240" w:lineRule="auto"/>
        <w:ind w:left="89" w:right="-426"/>
        <w:jc w:val="both"/>
        <w:rPr>
          <w:rFonts w:ascii="Times New Roman" w:eastAsia="Times New Roman" w:hAnsi="Times New Roman" w:cs="David"/>
          <w:sz w:val="20"/>
          <w:szCs w:val="24"/>
          <w:rtl/>
          <w:lang w:eastAsia="he-IL"/>
        </w:rPr>
      </w:pPr>
      <w:r>
        <w:rPr>
          <w:rFonts w:ascii="Times New Roman" w:eastAsia="Times New Roman" w:hAnsi="Times New Roman" w:cs="David"/>
          <w:sz w:val="20"/>
          <w:szCs w:val="24"/>
          <w:rtl/>
          <w:lang w:eastAsia="he-IL"/>
        </w:rPr>
        <w:tab/>
      </w:r>
      <w:r>
        <w:rPr>
          <w:rFonts w:ascii="Times New Roman" w:eastAsia="Times New Roman" w:hAnsi="Times New Roman" w:cs="David"/>
          <w:sz w:val="20"/>
          <w:szCs w:val="24"/>
          <w:rtl/>
          <w:lang w:eastAsia="he-IL"/>
        </w:rPr>
        <w:tab/>
        <w:t>על ידי המזמין</w:t>
      </w:r>
      <w:r>
        <w:rPr>
          <w:rFonts w:ascii="Times New Roman" w:eastAsia="Times New Roman" w:hAnsi="Times New Roman" w:cs="David" w:hint="cs"/>
          <w:sz w:val="20"/>
          <w:szCs w:val="24"/>
          <w:rtl/>
          <w:lang w:eastAsia="he-IL"/>
        </w:rPr>
        <w:t xml:space="preserve">  </w:t>
      </w:r>
      <w:r w:rsidRPr="004C7407">
        <w:rPr>
          <w:rFonts w:ascii="Times New Roman" w:eastAsia="Times New Roman" w:hAnsi="Times New Roman" w:cs="David" w:hint="cs"/>
          <w:sz w:val="20"/>
          <w:szCs w:val="24"/>
          <w:u w:val="dotted"/>
          <w:rtl/>
          <w:lang w:eastAsia="he-IL"/>
        </w:rPr>
        <w:t xml:space="preserve">                 </w:t>
      </w:r>
      <w:r w:rsidR="000B5DC0" w:rsidRPr="004C7407">
        <w:rPr>
          <w:rFonts w:ascii="Times New Roman" w:eastAsia="Times New Roman" w:hAnsi="Times New Roman" w:cs="David"/>
          <w:sz w:val="20"/>
          <w:szCs w:val="24"/>
          <w:u w:val="dotted"/>
          <w:rtl/>
          <w:lang w:eastAsia="he-IL"/>
        </w:rPr>
        <w:tab/>
      </w:r>
      <w:r w:rsidR="000B5DC0" w:rsidRPr="004C7407">
        <w:rPr>
          <w:rFonts w:ascii="Times New Roman" w:eastAsia="Times New Roman" w:hAnsi="Times New Roman" w:cs="David"/>
          <w:sz w:val="20"/>
          <w:szCs w:val="24"/>
          <w:u w:val="dotted"/>
          <w:rtl/>
          <w:lang w:eastAsia="he-IL"/>
        </w:rPr>
        <w:tab/>
      </w:r>
      <w:r w:rsidR="000B5DC0" w:rsidRPr="004C7407">
        <w:rPr>
          <w:rFonts w:ascii="Times New Roman" w:eastAsia="Times New Roman" w:hAnsi="Times New Roman" w:cs="David"/>
          <w:sz w:val="20"/>
          <w:szCs w:val="24"/>
          <w:u w:val="dotted"/>
          <w:rtl/>
          <w:lang w:eastAsia="he-IL"/>
        </w:rPr>
        <w:tab/>
      </w:r>
      <w:r w:rsidR="000B5DC0" w:rsidRPr="004C7407">
        <w:rPr>
          <w:rFonts w:ascii="Times New Roman" w:eastAsia="Times New Roman" w:hAnsi="Times New Roman" w:cs="David"/>
          <w:sz w:val="20"/>
          <w:szCs w:val="24"/>
          <w:u w:val="dotted"/>
          <w:rtl/>
          <w:lang w:eastAsia="he-IL"/>
        </w:rPr>
        <w:tab/>
      </w:r>
      <w:r w:rsidR="000B5DC0"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hint="cs"/>
          <w:sz w:val="20"/>
          <w:szCs w:val="24"/>
          <w:u w:val="dotted"/>
          <w:rtl/>
          <w:lang w:eastAsia="he-IL"/>
        </w:rPr>
        <w:t xml:space="preserve">             </w:t>
      </w:r>
      <w:r w:rsidR="000B5DC0" w:rsidRPr="000B5DC0">
        <w:rPr>
          <w:rFonts w:ascii="Times New Roman" w:eastAsia="Times New Roman" w:hAnsi="Times New Roman" w:cs="David"/>
          <w:sz w:val="20"/>
          <w:szCs w:val="24"/>
          <w:rtl/>
          <w:lang w:eastAsia="he-IL"/>
        </w:rPr>
        <w:t>10%</w:t>
      </w:r>
      <w:r>
        <w:rPr>
          <w:rFonts w:ascii="Times New Roman" w:eastAsia="Times New Roman" w:hAnsi="Times New Roman" w:cs="David" w:hint="cs"/>
          <w:sz w:val="20"/>
          <w:szCs w:val="24"/>
          <w:rtl/>
          <w:lang w:eastAsia="he-IL"/>
        </w:rPr>
        <w:t xml:space="preserve"> </w:t>
      </w:r>
    </w:p>
    <w:p w14:paraId="22C52D88"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1.2</w:t>
      </w:r>
      <w:r w:rsidRPr="000B5DC0">
        <w:rPr>
          <w:rFonts w:ascii="Times New Roman" w:eastAsia="Times New Roman" w:hAnsi="Times New Roman" w:cs="David"/>
          <w:sz w:val="20"/>
          <w:szCs w:val="24"/>
          <w:rtl/>
          <w:lang w:eastAsia="he-IL"/>
        </w:rPr>
        <w:tab/>
        <w:t>לאחר גמר התכנון הסופי, כאמור בנספח ב' ואישור עבודות שלב זה</w:t>
      </w:r>
    </w:p>
    <w:p w14:paraId="01709035" w14:textId="77777777" w:rsidR="000B5DC0" w:rsidRPr="000B5DC0" w:rsidRDefault="000B5DC0" w:rsidP="004C7407">
      <w:pPr>
        <w:widowControl w:val="0"/>
        <w:spacing w:before="0" w:beforeAutospacing="0" w:after="0" w:afterAutospacing="0" w:line="240" w:lineRule="auto"/>
        <w:ind w:left="89" w:right="-70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על ידי המזמין</w:t>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004C7407" w:rsidRPr="004C7407">
        <w:rPr>
          <w:rFonts w:ascii="Times New Roman" w:eastAsia="Times New Roman" w:hAnsi="Times New Roman" w:cs="David" w:hint="cs"/>
          <w:sz w:val="20"/>
          <w:szCs w:val="24"/>
          <w:u w:val="dotted"/>
          <w:rtl/>
          <w:lang w:eastAsia="he-IL"/>
        </w:rPr>
        <w:t xml:space="preserve">              </w:t>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0B5DC0">
        <w:rPr>
          <w:rFonts w:ascii="Times New Roman" w:eastAsia="Times New Roman" w:hAnsi="Times New Roman" w:cs="David"/>
          <w:sz w:val="20"/>
          <w:szCs w:val="24"/>
          <w:rtl/>
          <w:lang w:eastAsia="he-IL"/>
        </w:rPr>
        <w:t>15%</w:t>
      </w:r>
    </w:p>
    <w:p w14:paraId="5658E48B"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1.3</w:t>
      </w:r>
      <w:r w:rsidRPr="000B5DC0">
        <w:rPr>
          <w:rFonts w:ascii="Times New Roman" w:eastAsia="Times New Roman" w:hAnsi="Times New Roman" w:cs="David"/>
          <w:sz w:val="20"/>
          <w:szCs w:val="24"/>
          <w:rtl/>
          <w:lang w:eastAsia="he-IL"/>
        </w:rPr>
        <w:tab/>
        <w:t>לאחר אישור הבקשות להיתרי בניה והוצאת היתרי בניה</w:t>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004C7407">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8%</w:t>
      </w:r>
    </w:p>
    <w:p w14:paraId="2B44978B"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1.4</w:t>
      </w:r>
      <w:r w:rsidRPr="000B5DC0">
        <w:rPr>
          <w:rFonts w:ascii="Times New Roman" w:eastAsia="Times New Roman" w:hAnsi="Times New Roman" w:cs="David"/>
          <w:sz w:val="20"/>
          <w:szCs w:val="24"/>
          <w:rtl/>
          <w:lang w:eastAsia="he-IL"/>
        </w:rPr>
        <w:tab/>
        <w:t xml:space="preserve">לאחר גמר התכנון המפורט והמכרזים, ואישור עבודות שלב זה על </w:t>
      </w:r>
    </w:p>
    <w:p w14:paraId="017675C8" w14:textId="77777777" w:rsidR="000B5DC0" w:rsidRPr="000B5DC0" w:rsidRDefault="000B5DC0" w:rsidP="004C7407">
      <w:pPr>
        <w:widowControl w:val="0"/>
        <w:spacing w:before="0" w:beforeAutospacing="0" w:after="0" w:afterAutospacing="0" w:line="240" w:lineRule="auto"/>
        <w:ind w:left="89" w:right="-426"/>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ידי המזמין</w:t>
      </w:r>
      <w:r w:rsidRPr="004C7407">
        <w:rPr>
          <w:rFonts w:ascii="Times New Roman" w:eastAsia="Times New Roman" w:hAnsi="Times New Roman" w:cs="David"/>
          <w:sz w:val="20"/>
          <w:szCs w:val="24"/>
          <w:u w:val="dotted"/>
          <w:rtl/>
          <w:lang w:eastAsia="he-IL"/>
        </w:rPr>
        <w:tab/>
      </w:r>
      <w:r w:rsidR="004C7407" w:rsidRPr="004C7407">
        <w:rPr>
          <w:rFonts w:ascii="Times New Roman" w:eastAsia="Times New Roman" w:hAnsi="Times New Roman" w:cs="David" w:hint="cs"/>
          <w:sz w:val="20"/>
          <w:szCs w:val="24"/>
          <w:u w:val="dotted"/>
          <w:rtl/>
          <w:lang w:eastAsia="he-IL"/>
        </w:rPr>
        <w:t xml:space="preserve">             </w:t>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004C7407" w:rsidRPr="004C7407">
        <w:rPr>
          <w:rFonts w:ascii="Times New Roman" w:eastAsia="Times New Roman" w:hAnsi="Times New Roman" w:cs="David" w:hint="cs"/>
          <w:sz w:val="20"/>
          <w:szCs w:val="24"/>
          <w:u w:val="dotted"/>
          <w:rtl/>
          <w:lang w:eastAsia="he-IL"/>
        </w:rPr>
        <w:t xml:space="preserve">             </w:t>
      </w:r>
      <w:r w:rsidRPr="000B5DC0">
        <w:rPr>
          <w:rFonts w:ascii="Times New Roman" w:eastAsia="Times New Roman" w:hAnsi="Times New Roman" w:cs="David"/>
          <w:sz w:val="20"/>
          <w:szCs w:val="24"/>
          <w:rtl/>
          <w:lang w:eastAsia="he-IL"/>
        </w:rPr>
        <w:t>30%</w:t>
      </w:r>
    </w:p>
    <w:p w14:paraId="38913BAB"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1.5</w:t>
      </w:r>
      <w:r w:rsidRPr="000B5DC0">
        <w:rPr>
          <w:rFonts w:ascii="Times New Roman" w:eastAsia="Times New Roman" w:hAnsi="Times New Roman" w:cs="David"/>
          <w:sz w:val="20"/>
          <w:szCs w:val="24"/>
          <w:rtl/>
          <w:lang w:eastAsia="he-IL"/>
        </w:rPr>
        <w:tab/>
        <w:t>לאחר גמר הוצאת תכניות לביצוע</w:t>
      </w:r>
      <w:r w:rsidRPr="000B5DC0">
        <w:rPr>
          <w:rFonts w:ascii="Times New Roman" w:eastAsia="Times New Roman" w:hAnsi="Times New Roman" w:cs="David"/>
          <w:sz w:val="20"/>
          <w:szCs w:val="24"/>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004C7407" w:rsidRPr="004C7407">
        <w:rPr>
          <w:rFonts w:ascii="Times New Roman" w:eastAsia="Times New Roman" w:hAnsi="Times New Roman" w:cs="David" w:hint="cs"/>
          <w:sz w:val="20"/>
          <w:szCs w:val="24"/>
          <w:u w:val="dotted"/>
          <w:rtl/>
          <w:lang w:eastAsia="he-IL"/>
        </w:rPr>
        <w:t xml:space="preserve">             </w:t>
      </w:r>
      <w:r w:rsidRPr="000B5DC0">
        <w:rPr>
          <w:rFonts w:ascii="Times New Roman" w:eastAsia="Times New Roman" w:hAnsi="Times New Roman" w:cs="David"/>
          <w:sz w:val="20"/>
          <w:szCs w:val="24"/>
          <w:rtl/>
          <w:lang w:eastAsia="he-IL"/>
        </w:rPr>
        <w:t>12%</w:t>
      </w:r>
    </w:p>
    <w:p w14:paraId="36AAE9F0" w14:textId="77777777" w:rsidR="000B5DC0" w:rsidRPr="000B5DC0" w:rsidRDefault="000B5DC0" w:rsidP="004C7407">
      <w:pPr>
        <w:widowControl w:val="0"/>
        <w:spacing w:before="0" w:beforeAutospacing="0" w:after="0" w:afterAutospacing="0" w:line="240" w:lineRule="auto"/>
        <w:ind w:left="89" w:right="-426"/>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1.6</w:t>
      </w:r>
      <w:r w:rsidRPr="000B5DC0">
        <w:rPr>
          <w:rFonts w:ascii="Times New Roman" w:eastAsia="Times New Roman" w:hAnsi="Times New Roman" w:cs="David"/>
          <w:sz w:val="20"/>
          <w:szCs w:val="24"/>
          <w:rtl/>
          <w:lang w:eastAsia="he-IL"/>
        </w:rPr>
        <w:tab/>
        <w:t>במהלך ביצוע הפיקוח העליון</w:t>
      </w:r>
      <w:r w:rsidR="004C7407">
        <w:rPr>
          <w:rFonts w:ascii="Times New Roman" w:eastAsia="Times New Roman" w:hAnsi="Times New Roman" w:cs="David" w:hint="cs"/>
          <w:sz w:val="20"/>
          <w:szCs w:val="24"/>
          <w:rtl/>
          <w:lang w:eastAsia="he-IL"/>
        </w:rPr>
        <w:t xml:space="preserve"> </w:t>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004C7407" w:rsidRPr="004C7407">
        <w:rPr>
          <w:rFonts w:ascii="Times New Roman" w:eastAsia="Times New Roman" w:hAnsi="Times New Roman" w:cs="David" w:hint="cs"/>
          <w:sz w:val="20"/>
          <w:szCs w:val="24"/>
          <w:u w:val="dotted"/>
          <w:rtl/>
          <w:lang w:eastAsia="he-IL"/>
        </w:rPr>
        <w:t xml:space="preserve">                            </w:t>
      </w:r>
      <w:r w:rsidRPr="004C7407">
        <w:rPr>
          <w:rFonts w:ascii="Times New Roman" w:eastAsia="Times New Roman" w:hAnsi="Times New Roman" w:cs="David"/>
          <w:sz w:val="20"/>
          <w:szCs w:val="24"/>
          <w:u w:val="dotted"/>
          <w:rtl/>
          <w:lang w:eastAsia="he-IL"/>
        </w:rPr>
        <w:tab/>
      </w:r>
      <w:r w:rsidRPr="000B5DC0">
        <w:rPr>
          <w:rFonts w:ascii="Times New Roman" w:eastAsia="Times New Roman" w:hAnsi="Times New Roman" w:cs="David"/>
          <w:sz w:val="20"/>
          <w:szCs w:val="24"/>
          <w:rtl/>
          <w:lang w:eastAsia="he-IL"/>
        </w:rPr>
        <w:t>15%</w:t>
      </w:r>
      <w:r w:rsidR="004C7407">
        <w:rPr>
          <w:rFonts w:ascii="Times New Roman" w:eastAsia="Times New Roman" w:hAnsi="Times New Roman" w:cs="David" w:hint="cs"/>
          <w:sz w:val="20"/>
          <w:szCs w:val="24"/>
          <w:rtl/>
          <w:lang w:eastAsia="he-IL"/>
        </w:rPr>
        <w:t xml:space="preserve">        </w:t>
      </w:r>
    </w:p>
    <w:p w14:paraId="55DD60D2"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1.7</w:t>
      </w:r>
      <w:r w:rsidRPr="000B5DC0">
        <w:rPr>
          <w:rFonts w:ascii="Times New Roman" w:eastAsia="Times New Roman" w:hAnsi="Times New Roman" w:cs="David"/>
          <w:sz w:val="20"/>
          <w:szCs w:val="24"/>
          <w:rtl/>
          <w:lang w:eastAsia="he-IL"/>
        </w:rPr>
        <w:tab/>
        <w:t>לאחר גמר ביצוע העבודות בהתאם לחוזה זה, הפעלת הפרויקט</w:t>
      </w:r>
    </w:p>
    <w:p w14:paraId="28D840D1"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 xml:space="preserve">וקבלתו על ידי המזמין, ולאחר בדיקת החשבונות הסופיים של </w:t>
      </w:r>
    </w:p>
    <w:p w14:paraId="0B3B5451"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 xml:space="preserve">העבודות ושל הספקים בתכנון המתכנן ואישורם על ידי המזמין, </w:t>
      </w:r>
    </w:p>
    <w:p w14:paraId="7E1E585A" w14:textId="77777777" w:rsidR="000B5DC0" w:rsidRPr="000B5DC0" w:rsidRDefault="000B5DC0" w:rsidP="004C7407">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וקבלת אישור לאכלוס</w:t>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004C7407">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8%</w:t>
      </w:r>
    </w:p>
    <w:p w14:paraId="6D3065FC"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1.8</w:t>
      </w:r>
      <w:r w:rsidRPr="000B5DC0">
        <w:rPr>
          <w:rFonts w:ascii="Times New Roman" w:eastAsia="Times New Roman" w:hAnsi="Times New Roman" w:cs="David"/>
          <w:sz w:val="20"/>
          <w:szCs w:val="24"/>
          <w:rtl/>
          <w:lang w:eastAsia="he-IL"/>
        </w:rPr>
        <w:tab/>
        <w:t>לאחר גמר הפיקוח העליון, ת</w:t>
      </w:r>
      <w:r w:rsidR="00AB51FC">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קוני הבדק וקבלת תעודת גמר לפרויקט,</w:t>
      </w:r>
    </w:p>
    <w:p w14:paraId="74C566F6"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אישור המתכנן בכתב להשלמת הפרויקט בהתאם לתכניותיו, לתקנים</w:t>
      </w:r>
    </w:p>
    <w:p w14:paraId="540BD34B" w14:textId="77777777" w:rsidR="000B5DC0" w:rsidRPr="000B5DC0" w:rsidRDefault="000B5DC0" w:rsidP="004C7407">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r>
      <w:r w:rsidRPr="000B5DC0">
        <w:rPr>
          <w:rFonts w:ascii="Times New Roman" w:eastAsia="Times New Roman" w:hAnsi="Times New Roman" w:cs="David"/>
          <w:sz w:val="20"/>
          <w:szCs w:val="24"/>
          <w:rtl/>
          <w:lang w:eastAsia="he-IL"/>
        </w:rPr>
        <w:tab/>
        <w:t>מחייבים ולשביעות רצונו</w:t>
      </w:r>
      <w:r w:rsidRPr="000B5DC0">
        <w:rPr>
          <w:rFonts w:ascii="Times New Roman" w:eastAsia="Times New Roman" w:hAnsi="Times New Roman" w:cs="David"/>
          <w:sz w:val="20"/>
          <w:szCs w:val="24"/>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Pr="004C7407">
        <w:rPr>
          <w:rFonts w:ascii="Times New Roman" w:eastAsia="Times New Roman" w:hAnsi="Times New Roman" w:cs="David"/>
          <w:sz w:val="20"/>
          <w:szCs w:val="24"/>
          <w:u w:val="dotted"/>
          <w:rtl/>
          <w:lang w:eastAsia="he-IL"/>
        </w:rPr>
        <w:tab/>
      </w:r>
      <w:r w:rsidR="004C7407" w:rsidRPr="004C7407">
        <w:rPr>
          <w:rFonts w:ascii="Times New Roman" w:eastAsia="Times New Roman" w:hAnsi="Times New Roman" w:cs="David" w:hint="cs"/>
          <w:sz w:val="20"/>
          <w:szCs w:val="24"/>
          <w:u w:val="dotted"/>
          <w:rtl/>
          <w:lang w:eastAsia="he-IL"/>
        </w:rPr>
        <w:t xml:space="preserve">              </w:t>
      </w:r>
      <w:r w:rsidRPr="004C7407">
        <w:rPr>
          <w:rFonts w:ascii="Times New Roman" w:eastAsia="Times New Roman" w:hAnsi="Times New Roman" w:cs="David"/>
          <w:sz w:val="20"/>
          <w:szCs w:val="24"/>
          <w:u w:val="dotted"/>
          <w:rtl/>
          <w:lang w:eastAsia="he-IL"/>
        </w:rPr>
        <w:tab/>
      </w:r>
      <w:r w:rsidRPr="000B5DC0">
        <w:rPr>
          <w:rFonts w:ascii="Times New Roman" w:eastAsia="Times New Roman" w:hAnsi="Times New Roman" w:cs="David"/>
          <w:sz w:val="20"/>
          <w:szCs w:val="24"/>
          <w:rtl/>
          <w:lang w:eastAsia="he-IL"/>
        </w:rPr>
        <w:t>2%</w:t>
      </w:r>
    </w:p>
    <w:p w14:paraId="64B5BBAF" w14:textId="77777777" w:rsidR="000B5DC0" w:rsidRPr="000B5DC0" w:rsidRDefault="000B5DC0" w:rsidP="000B5DC0">
      <w:pPr>
        <w:widowControl w:val="0"/>
        <w:spacing w:before="0" w:beforeAutospacing="0" w:after="0" w:afterAutospacing="0" w:line="240" w:lineRule="auto"/>
        <w:ind w:left="89"/>
        <w:jc w:val="both"/>
        <w:rPr>
          <w:rFonts w:ascii="Times New Roman" w:eastAsia="Times New Roman" w:hAnsi="Times New Roman" w:cs="David"/>
          <w:sz w:val="20"/>
          <w:szCs w:val="24"/>
          <w:rtl/>
          <w:lang w:eastAsia="he-IL"/>
        </w:rPr>
      </w:pPr>
    </w:p>
    <w:p w14:paraId="2AEE27CE" w14:textId="77777777" w:rsidR="000B5DC0" w:rsidRPr="000B5DC0" w:rsidRDefault="000B5DC0" w:rsidP="000B5DC0">
      <w:pPr>
        <w:widowControl w:val="0"/>
        <w:numPr>
          <w:ilvl w:val="0"/>
          <w:numId w:val="3"/>
        </w:numPr>
        <w:spacing w:before="0" w:beforeAutospacing="0" w:after="0" w:afterAutospacing="0" w:line="240" w:lineRule="auto"/>
        <w:ind w:hanging="631"/>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למרות האמור בסעיף 1 לעיל רשאי המזמין לשלם למתכנן מקדמות בגין קידום התכנון אשר יקוזזו משלבי התשלום, וזאת עפ"י קביעתו ושקול דעתו הבלעדי של המזמין.</w:t>
      </w:r>
    </w:p>
    <w:p w14:paraId="0D79CDA6" w14:textId="77777777" w:rsidR="000B5DC0" w:rsidRPr="000B5DC0" w:rsidRDefault="000B5DC0" w:rsidP="000B5DC0">
      <w:pPr>
        <w:widowControl w:val="0"/>
        <w:spacing w:before="0" w:beforeAutospacing="0" w:after="0" w:afterAutospacing="0" w:line="240" w:lineRule="auto"/>
        <w:ind w:left="798" w:hanging="709"/>
        <w:jc w:val="both"/>
        <w:rPr>
          <w:rFonts w:ascii="Times New Roman" w:eastAsia="Times New Roman" w:hAnsi="Times New Roman" w:cs="David"/>
          <w:sz w:val="20"/>
          <w:szCs w:val="24"/>
          <w:rtl/>
          <w:lang w:eastAsia="he-IL"/>
        </w:rPr>
      </w:pPr>
    </w:p>
    <w:p w14:paraId="14D31B8B" w14:textId="77777777" w:rsidR="000B5DC0" w:rsidRPr="000B5DC0" w:rsidRDefault="000B5DC0" w:rsidP="000B5DC0">
      <w:pPr>
        <w:widowControl w:val="0"/>
        <w:numPr>
          <w:ilvl w:val="0"/>
          <w:numId w:val="3"/>
        </w:numPr>
        <w:spacing w:before="0" w:beforeAutospacing="0" w:after="0" w:afterAutospacing="0" w:line="240" w:lineRule="auto"/>
        <w:ind w:left="798" w:hanging="709"/>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המתכנן יגיש חשבון לא יותר מאשר פעם בחודש. לכל חשבון יצרף המתכנן אישור מאת חברת הביטוח על קיומם של הביטוחים המפורטים בחוזה בנוסח המצ"ב כנספח ז' לחוזה.</w:t>
      </w:r>
    </w:p>
    <w:p w14:paraId="01D46CDB" w14:textId="77777777" w:rsidR="000B5DC0" w:rsidRPr="000B5DC0" w:rsidRDefault="000B5DC0" w:rsidP="000B5DC0">
      <w:pPr>
        <w:widowControl w:val="0"/>
        <w:spacing w:before="0" w:beforeAutospacing="0" w:after="0" w:afterAutospacing="0" w:line="240" w:lineRule="auto"/>
        <w:ind w:left="798" w:hanging="709"/>
        <w:jc w:val="both"/>
        <w:rPr>
          <w:rFonts w:ascii="Times New Roman" w:eastAsia="Times New Roman" w:hAnsi="Times New Roman" w:cs="David"/>
          <w:sz w:val="20"/>
          <w:szCs w:val="24"/>
          <w:lang w:eastAsia="he-IL"/>
        </w:rPr>
      </w:pPr>
    </w:p>
    <w:p w14:paraId="4D60BA5D" w14:textId="77777777" w:rsidR="000B5DC0" w:rsidRPr="000B5DC0" w:rsidRDefault="000B5DC0" w:rsidP="000B5DC0">
      <w:pPr>
        <w:widowControl w:val="0"/>
        <w:spacing w:before="0" w:beforeAutospacing="0" w:after="0" w:afterAutospacing="0" w:line="240" w:lineRule="auto"/>
        <w:ind w:left="798" w:hanging="78"/>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המזמין ישלם את שכר המתכנן תוך </w:t>
      </w:r>
      <w:r w:rsidRPr="000B5DC0">
        <w:rPr>
          <w:rFonts w:ascii="Times New Roman" w:eastAsia="Times New Roman" w:hAnsi="Times New Roman" w:cs="David"/>
          <w:sz w:val="24"/>
          <w:szCs w:val="24"/>
          <w:rtl/>
        </w:rPr>
        <w:t xml:space="preserve">60 </w:t>
      </w:r>
      <w:r w:rsidRPr="000B5DC0">
        <w:rPr>
          <w:rFonts w:ascii="Times New Roman" w:eastAsia="Times New Roman" w:hAnsi="Times New Roman" w:cs="David"/>
          <w:sz w:val="20"/>
          <w:szCs w:val="24"/>
          <w:rtl/>
          <w:lang w:eastAsia="he-IL"/>
        </w:rPr>
        <w:t>יום מתאריך אישור החשבון ע"י המנהל.</w:t>
      </w:r>
    </w:p>
    <w:p w14:paraId="12DA7375" w14:textId="77777777" w:rsidR="000B5DC0" w:rsidRPr="000B5DC0" w:rsidRDefault="000B5DC0" w:rsidP="000B5DC0">
      <w:pPr>
        <w:widowControl w:val="0"/>
        <w:spacing w:before="0" w:beforeAutospacing="0" w:after="0" w:afterAutospacing="0" w:line="240" w:lineRule="auto"/>
        <w:ind w:left="798" w:hanging="709"/>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0"/>
          <w:u w:val="single"/>
          <w:rtl/>
          <w:lang w:eastAsia="he-IL"/>
        </w:rPr>
        <w:br w:type="page"/>
      </w:r>
    </w:p>
    <w:p w14:paraId="618C08AC" w14:textId="77777777" w:rsidR="00DF6A6B" w:rsidRPr="00435A20" w:rsidRDefault="00DF6A6B" w:rsidP="00DF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t xml:space="preserve">נספח </w:t>
      </w:r>
      <w:r>
        <w:rPr>
          <w:rFonts w:ascii="Times New Roman" w:eastAsia="Times New Roman" w:hAnsi="Times New Roman" w:cs="David" w:hint="cs"/>
          <w:b/>
          <w:bCs/>
          <w:sz w:val="24"/>
          <w:szCs w:val="24"/>
          <w:u w:val="single"/>
          <w:rtl/>
          <w:lang w:eastAsia="he-IL"/>
        </w:rPr>
        <w:t>"</w:t>
      </w:r>
      <w:r>
        <w:rPr>
          <w:rFonts w:ascii="Times New Roman" w:eastAsia="Times New Roman" w:hAnsi="Times New Roman" w:cs="David"/>
          <w:b/>
          <w:bCs/>
          <w:sz w:val="24"/>
          <w:szCs w:val="24"/>
          <w:u w:val="single"/>
          <w:rtl/>
          <w:lang w:eastAsia="he-IL"/>
        </w:rPr>
        <w:t>ו</w:t>
      </w:r>
      <w:r>
        <w:rPr>
          <w:rFonts w:ascii="Times New Roman" w:eastAsia="Times New Roman" w:hAnsi="Times New Roman" w:cs="David" w:hint="cs"/>
          <w:b/>
          <w:bCs/>
          <w:sz w:val="24"/>
          <w:szCs w:val="24"/>
          <w:u w:val="single"/>
          <w:rtl/>
          <w:lang w:eastAsia="he-IL"/>
        </w:rPr>
        <w:t>"</w:t>
      </w:r>
    </w:p>
    <w:p w14:paraId="54359F07" w14:textId="77777777" w:rsidR="00DF6A6B" w:rsidRPr="00435A20" w:rsidRDefault="00DF6A6B" w:rsidP="00DF6A6B">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p>
    <w:p w14:paraId="2822A2A4" w14:textId="71AB1007" w:rsidR="00DF6A6B" w:rsidRPr="00435A20" w:rsidRDefault="00DF6A6B" w:rsidP="00DF6A6B">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497728775"/>
          <w:placeholder>
            <w:docPart w:val="0738398AF14241129FAB498ABE6425B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3-01-23T00:00:00Z">
            <w:dateFormat w:val="dd/MM/yyyy"/>
            <w:lid w:val="he-IL"/>
            <w:storeMappedDataAs w:val="dateTime"/>
            <w:calendar w:val="gregorian"/>
          </w:date>
        </w:sdtPr>
        <w:sdtEndPr/>
        <w:sdtContent>
          <w:ins w:id="182" w:author="Meryl Etman" w:date="2023-01-23T12:12:00Z">
            <w:r w:rsidR="009364BF">
              <w:rPr>
                <w:rFonts w:ascii="Times New Roman" w:eastAsia="Times New Roman" w:hAnsi="Times New Roman" w:cs="David" w:hint="cs"/>
                <w:color w:val="008000"/>
                <w:sz w:val="24"/>
                <w:szCs w:val="24"/>
                <w:rtl/>
                <w:lang w:eastAsia="he-IL"/>
              </w:rPr>
              <w:t>‏23/01/2023</w:t>
            </w:r>
          </w:ins>
        </w:sdtContent>
      </w:sdt>
      <w:r w:rsidRPr="00435A20">
        <w:rPr>
          <w:rFonts w:ascii="Times New Roman" w:eastAsia="Times New Roman" w:hAnsi="Times New Roman" w:cs="David"/>
          <w:bCs/>
          <w:color w:val="FF0000"/>
          <w:sz w:val="24"/>
          <w:szCs w:val="24"/>
          <w:rtl/>
          <w:lang w:eastAsia="he-IL"/>
        </w:rPr>
        <w:br/>
      </w:r>
    </w:p>
    <w:p w14:paraId="53C631E9"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לכבוד</w:t>
      </w:r>
      <w:r w:rsidRPr="00435A20">
        <w:rPr>
          <w:rFonts w:ascii="Times New Roman" w:eastAsia="Times New Roman" w:hAnsi="Times New Roman" w:cs="David"/>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17601"/>
        <w:placeholder>
          <w:docPart w:val="BFE8D5694E244E0E86019477C1F4430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7575AAA8" w14:textId="77777777" w:rsidR="00DF6A6B" w:rsidRPr="00435A20" w:rsidRDefault="00721CB7">
          <w:pPr>
            <w:widowControl w:val="0"/>
            <w:spacing w:before="0" w:beforeAutospacing="0" w:after="0" w:afterAutospacing="0" w:line="240" w:lineRule="auto"/>
            <w:rPr>
              <w:rFonts w:ascii="Times New Roman" w:eastAsia="Times New Roman" w:hAnsi="Times New Roman" w:cs="David"/>
              <w:color w:val="008000"/>
              <w:sz w:val="24"/>
              <w:szCs w:val="24"/>
              <w:rtl/>
              <w:lang w:eastAsia="he-IL"/>
            </w:rPr>
            <w:pPrChange w:id="183" w:author="Meryl Etman [2]" w:date="2022-11-28T15:04:00Z">
              <w:pPr>
                <w:widowControl w:val="0"/>
                <w:spacing w:before="0" w:beforeAutospacing="0" w:after="0" w:afterAutospacing="0" w:line="240" w:lineRule="auto"/>
                <w:jc w:val="both"/>
              </w:pPr>
            </w:pPrChange>
          </w:pPr>
          <w:ins w:id="184" w:author="Meryl Etman" w:date="2022-11-28T14:46:00Z">
            <w:r>
              <w:rPr>
                <w:rFonts w:ascii="Times New Roman" w:eastAsia="Times New Roman" w:hAnsi="Times New Roman" w:cs="David"/>
                <w:color w:val="008000"/>
                <w:sz w:val="24"/>
                <w:szCs w:val="24"/>
                <w:rtl/>
                <w:lang w:eastAsia="he-IL"/>
              </w:rPr>
              <w:br/>
              <w:t>גבעת שמואל החדשה בע"מ</w:t>
            </w:r>
            <w:r>
              <w:rPr>
                <w:rFonts w:ascii="Times New Roman" w:eastAsia="Times New Roman" w:hAnsi="Times New Roman" w:cs="David"/>
                <w:color w:val="008000"/>
                <w:sz w:val="24"/>
                <w:szCs w:val="24"/>
                <w:rtl/>
                <w:lang w:eastAsia="he-IL"/>
              </w:rPr>
              <w:br/>
              <w:t>יהונתן נתניהו 1ג', אור יהודה</w:t>
            </w:r>
            <w:r>
              <w:rPr>
                <w:rFonts w:ascii="Times New Roman" w:eastAsia="Times New Roman" w:hAnsi="Times New Roman" w:cs="David"/>
                <w:color w:val="008000"/>
                <w:sz w:val="24"/>
                <w:szCs w:val="24"/>
                <w:rtl/>
                <w:lang w:eastAsia="he-IL"/>
              </w:rPr>
              <w:br/>
              <w:t>514677533</w:t>
            </w:r>
            <w:r>
              <w:rPr>
                <w:rFonts w:ascii="Times New Roman" w:eastAsia="Times New Roman" w:hAnsi="Times New Roman" w:cs="David"/>
                <w:color w:val="008000"/>
                <w:sz w:val="24"/>
                <w:szCs w:val="24"/>
                <w:rtl/>
                <w:lang w:eastAsia="he-IL"/>
              </w:rPr>
              <w:br/>
            </w:r>
          </w:ins>
        </w:p>
      </w:sdtContent>
    </w:sdt>
    <w:p w14:paraId="3E20E844"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0F7B4EA6"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א.נ.,</w:t>
      </w:r>
    </w:p>
    <w:p w14:paraId="0884F6E6"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700078B2" w14:textId="77777777" w:rsidR="00DF6A6B" w:rsidRPr="00435A20" w:rsidRDefault="00DF6A6B" w:rsidP="00DF6A6B">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435A20">
        <w:rPr>
          <w:rFonts w:ascii="Times New Roman" w:eastAsia="Times New Roman" w:hAnsi="Times New Roman" w:cs="David"/>
          <w:bCs/>
          <w:sz w:val="24"/>
          <w:szCs w:val="24"/>
          <w:u w:val="single"/>
          <w:rtl/>
          <w:lang w:eastAsia="he-IL"/>
        </w:rPr>
        <w:t>הצהרה והתחייבות לשמירת סודיות</w:t>
      </w:r>
    </w:p>
    <w:p w14:paraId="5D2325C5"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86CDFFE" w14:textId="77777777" w:rsidR="00DF6A6B" w:rsidRPr="00435A20" w:rsidRDefault="00DF6A6B" w:rsidP="00DF6A6B">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652327745"/>
          <w:placeholder>
            <w:docPart w:val="A921A8B94079444AAF8F8F4531EAC2A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85" w:author="Meryl Etman" w:date="2022-11-28T14:48:00Z">
            <w:r w:rsidR="00721CB7">
              <w:rPr>
                <w:rFonts w:ascii="Times New Roman" w:eastAsia="Times New Roman" w:hAnsi="Times New Roman" w:cs="David"/>
                <w:color w:val="008000"/>
                <w:sz w:val="24"/>
                <w:szCs w:val="24"/>
                <w:rtl/>
                <w:lang w:eastAsia="he-IL"/>
              </w:rPr>
              <w:t>עופר מרגלית אדריכל נוף</w:t>
            </w:r>
          </w:ins>
        </w:sdtContent>
      </w:sdt>
      <w:r w:rsidRPr="00435A20">
        <w:rPr>
          <w:rFonts w:ascii="Times New Roman" w:eastAsia="Times New Roman" w:hAnsi="Times New Roman" w:cs="David"/>
          <w:sz w:val="24"/>
          <w:szCs w:val="24"/>
          <w:rtl/>
          <w:lang w:eastAsia="he-IL"/>
        </w:rPr>
        <w:t xml:space="preserve"> </w:t>
      </w:r>
      <w:r w:rsidRPr="00075E55">
        <w:rPr>
          <w:rFonts w:ascii="Times New Roman" w:eastAsia="Times New Roman" w:hAnsi="Times New Roman" w:cs="David"/>
          <w:color w:val="00B0F0"/>
          <w:sz w:val="24"/>
          <w:szCs w:val="24"/>
          <w:rtl/>
          <w:lang w:eastAsia="he-IL"/>
        </w:rPr>
        <w:t>/</w:t>
      </w:r>
      <w:r w:rsidRPr="00435A20">
        <w:rPr>
          <w:rFonts w:ascii="Times New Roman" w:eastAsia="Times New Roman" w:hAnsi="Times New Roman" w:cs="David"/>
          <w:sz w:val="24"/>
          <w:szCs w:val="24"/>
          <w:rtl/>
          <w:lang w:eastAsia="he-IL"/>
        </w:rPr>
        <w:t xml:space="preserve"> הפועל בשם חברת </w:t>
      </w:r>
      <w:r w:rsidRPr="00435A20">
        <w:rPr>
          <w:rFonts w:ascii="Times New Roman" w:eastAsia="Times New Roman" w:hAnsi="Times New Roman" w:cs="David"/>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631280950"/>
          <w:placeholder>
            <w:docPart w:val="ABCEB63A0BC646D6B7BEB620DF60A53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86" w:author="Meryl Etman" w:date="2022-11-28T14:48:00Z">
            <w:r w:rsidR="00721CB7">
              <w:rPr>
                <w:rFonts w:ascii="Times New Roman" w:eastAsia="Times New Roman" w:hAnsi="Times New Roman" w:cs="David"/>
                <w:color w:val="008000"/>
                <w:sz w:val="24"/>
                <w:szCs w:val="24"/>
                <w:rtl/>
                <w:lang w:eastAsia="he-IL"/>
              </w:rPr>
              <w:t>עופר מרגלית אדריכל נוף</w:t>
            </w:r>
          </w:ins>
        </w:sdtContent>
      </w:sdt>
      <w:r w:rsidRPr="00435A20">
        <w:rPr>
          <w:rFonts w:ascii="Times New Roman" w:eastAsia="Times New Roman" w:hAnsi="Times New Roman" w:cs="David"/>
          <w:bCs/>
          <w:sz w:val="24"/>
          <w:szCs w:val="24"/>
          <w:rtl/>
          <w:lang w:eastAsia="he-IL"/>
        </w:rPr>
        <w:t xml:space="preserve"> </w:t>
      </w:r>
      <w:r w:rsidRPr="00075E55">
        <w:rPr>
          <w:rFonts w:ascii="Times New Roman" w:eastAsia="Times New Roman" w:hAnsi="Times New Roman" w:cs="David"/>
          <w:bCs/>
          <w:color w:val="00B0F0"/>
          <w:sz w:val="24"/>
          <w:szCs w:val="24"/>
          <w:rtl/>
          <w:lang w:eastAsia="he-IL"/>
        </w:rPr>
        <w:t>/</w:t>
      </w:r>
      <w:r w:rsidRPr="00435A20">
        <w:rPr>
          <w:rFonts w:ascii="Times New Roman" w:eastAsia="Times New Roman" w:hAnsi="Times New Roman" w:cs="David"/>
          <w:sz w:val="24"/>
          <w:szCs w:val="24"/>
          <w:rtl/>
          <w:lang w:eastAsia="he-IL"/>
        </w:rPr>
        <w:t xml:space="preserve"> המספק שירותים לחברת </w:t>
      </w:r>
      <w:r w:rsidRPr="00435A20">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2058239796"/>
          <w:placeholder>
            <w:docPart w:val="4AB9803D651B44CF8AC10FC9C41C739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87" w:author="Meryl Etman" w:date="2022-11-28T14:48:00Z">
            <w:r w:rsidR="00721CB7">
              <w:rPr>
                <w:rFonts w:ascii="Times New Roman" w:eastAsia="Times New Roman" w:hAnsi="Times New Roman" w:cs="David"/>
                <w:color w:val="008000"/>
                <w:sz w:val="24"/>
                <w:szCs w:val="24"/>
                <w:rtl/>
                <w:lang w:eastAsia="he-IL"/>
              </w:rPr>
              <w:t>עופר מרגלית אדריכל נוף</w:t>
            </w:r>
          </w:ins>
        </w:sdtContent>
      </w:sdt>
      <w:r w:rsidRPr="00435A20">
        <w:rPr>
          <w:rFonts w:ascii="Times New Roman" w:eastAsia="Times New Roman" w:hAnsi="Times New Roman" w:cs="David"/>
          <w:sz w:val="24"/>
          <w:szCs w:val="24"/>
          <w:rtl/>
          <w:lang w:eastAsia="he-IL"/>
        </w:rPr>
        <w:t xml:space="preserve"> </w:t>
      </w:r>
      <w:r w:rsidRPr="00075E55">
        <w:rPr>
          <w:rFonts w:ascii="Times New Roman" w:eastAsia="Times New Roman" w:hAnsi="Times New Roman" w:cs="David"/>
          <w:color w:val="00B0F0"/>
          <w:sz w:val="24"/>
          <w:szCs w:val="24"/>
          <w:rtl/>
          <w:lang w:eastAsia="he-IL"/>
        </w:rPr>
        <w:t>*</w:t>
      </w:r>
      <w:r w:rsidRPr="00435A20">
        <w:rPr>
          <w:rFonts w:ascii="Times New Roman" w:eastAsia="Times New Roman" w:hAnsi="Times New Roman" w:cs="David"/>
          <w:sz w:val="24"/>
          <w:szCs w:val="24"/>
          <w:rtl/>
          <w:lang w:eastAsia="he-IL"/>
        </w:rPr>
        <w:t>,מצהיר בזאת ומתחייב כלפיכם כדלקמן:</w:t>
      </w:r>
    </w:p>
    <w:p w14:paraId="73D9DC8D" w14:textId="77777777" w:rsidR="00DF6A6B" w:rsidRPr="00435A20" w:rsidRDefault="00DF6A6B" w:rsidP="00DF6A6B">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7EEFFCB" w14:textId="77777777" w:rsidR="00DF6A6B" w:rsidRPr="00435A20" w:rsidRDefault="00DF6A6B" w:rsidP="00DF6A6B">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933971680"/>
          <w:placeholder>
            <w:docPart w:val="3D36A43113C04001A00016C7E7BFCF2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88" w:author="Meryl Etman" w:date="2022-11-28T14:48:00Z">
            <w:r w:rsidR="00721CB7">
              <w:rPr>
                <w:rFonts w:ascii="Times New Roman" w:eastAsia="Times New Roman" w:hAnsi="Times New Roman" w:cs="David"/>
                <w:color w:val="008000"/>
                <w:sz w:val="24"/>
                <w:szCs w:val="24"/>
                <w:rtl/>
                <w:lang w:eastAsia="he-IL"/>
              </w:rPr>
              <w:t>עופר מרגלית אדריכל נוף</w:t>
            </w:r>
          </w:ins>
        </w:sdtContent>
      </w:sdt>
      <w:r w:rsidRPr="00435A20">
        <w:rPr>
          <w:rFonts w:ascii="Times New Roman" w:eastAsia="Times New Roman" w:hAnsi="Times New Roman" w:cs="David"/>
          <w:sz w:val="24"/>
          <w:szCs w:val="24"/>
          <w:rtl/>
          <w:lang w:eastAsia="he-IL"/>
        </w:rPr>
        <w:t xml:space="preserve"> , המבצעת עבורכם תכנון </w:t>
      </w:r>
      <w:sdt>
        <w:sdtPr>
          <w:rPr>
            <w:rStyle w:val="AutoFieldChar"/>
            <w:rFonts w:eastAsiaTheme="minorHAnsi"/>
            <w:rtl/>
          </w:rPr>
          <w:alias w:val="תבנית חוזה"/>
          <w:tag w:val="cntContractType"/>
          <w:id w:val="577407282"/>
          <w:placeholder>
            <w:docPart w:val="962FEA3DDA104B9CB4B31011242FA0C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rPr>
            <w:rStyle w:val="AutoFieldChar"/>
          </w:rPr>
        </w:sdtEndPr>
        <w:sdtContent>
          <w:r>
            <w:rPr>
              <w:rStyle w:val="AutoFieldChar"/>
              <w:rFonts w:eastAsiaTheme="minorHAnsi" w:hint="cs"/>
              <w:rtl/>
            </w:rPr>
            <w:t>מתכנן אדריכלות נוף</w:t>
          </w:r>
        </w:sdtContent>
      </w:sdt>
      <w:r w:rsidRPr="00435A20">
        <w:rPr>
          <w:rFonts w:ascii="Times New Roman" w:eastAsia="Times New Roman" w:hAnsi="Times New Roman" w:cs="David"/>
          <w:bCs/>
          <w:color w:val="008000"/>
          <w:sz w:val="24"/>
          <w:szCs w:val="24"/>
          <w:rtl/>
          <w:lang w:eastAsia="he-IL"/>
        </w:rPr>
        <w:t xml:space="preserve"> </w:t>
      </w:r>
      <w:r>
        <w:rPr>
          <w:rFonts w:ascii="Times New Roman" w:eastAsia="Times New Roman" w:hAnsi="Times New Roman" w:cs="David"/>
          <w:sz w:val="24"/>
          <w:szCs w:val="24"/>
          <w:rtl/>
          <w:lang w:eastAsia="he-IL"/>
        </w:rPr>
        <w:t>בפרו</w:t>
      </w:r>
      <w:r w:rsidRPr="00435A20">
        <w:rPr>
          <w:rFonts w:ascii="Times New Roman" w:eastAsia="Times New Roman" w:hAnsi="Times New Roman" w:cs="David"/>
          <w:sz w:val="24"/>
          <w:szCs w:val="24"/>
          <w:rtl/>
          <w:lang w:eastAsia="he-IL"/>
        </w:rPr>
        <w:t xml:space="preserve">יקט  </w:t>
      </w:r>
      <w:sdt>
        <w:sdtPr>
          <w:rPr>
            <w:rFonts w:ascii="Times New Roman" w:eastAsia="Times New Roman" w:hAnsi="Times New Roman" w:cs="David"/>
            <w:bCs/>
            <w:color w:val="008000"/>
            <w:sz w:val="24"/>
            <w:szCs w:val="24"/>
            <w:rtl/>
            <w:lang w:eastAsia="he-IL"/>
          </w:rPr>
          <w:alias w:val="שם הפרויקט"/>
          <w:tag w:val="cntProjectName"/>
          <w:id w:val="-1009750762"/>
          <w:placeholder>
            <w:docPart w:val="71A0B583CCF146718BE9AF86C27270C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189" w:author="Meryl Etman" w:date="2022-11-28T14:45:00Z">
            <w:r w:rsidR="00721CB7">
              <w:rPr>
                <w:rFonts w:ascii="Times New Roman" w:eastAsia="Times New Roman" w:hAnsi="Times New Roman" w:cs="David"/>
                <w:bCs/>
                <w:color w:val="008000"/>
                <w:sz w:val="24"/>
                <w:szCs w:val="24"/>
                <w:rtl/>
                <w:lang w:eastAsia="he-IL"/>
              </w:rPr>
              <w:t>סביוני גבעת שמואל מגרשים 1006-1007</w:t>
            </w:r>
          </w:ins>
        </w:sdtContent>
      </w:sdt>
      <w:r w:rsidRPr="00435A20">
        <w:rPr>
          <w:rFonts w:ascii="Times New Roman" w:eastAsia="Times New Roman" w:hAnsi="Times New Roman" w:cs="David"/>
          <w:bCs/>
          <w:color w:val="008000"/>
          <w:sz w:val="24"/>
          <w:szCs w:val="24"/>
          <w:rtl/>
          <w:lang w:eastAsia="he-IL"/>
        </w:rPr>
        <w:t xml:space="preserve"> </w:t>
      </w:r>
      <w:r w:rsidRPr="00435A20">
        <w:rPr>
          <w:rFonts w:ascii="Times New Roman" w:eastAsia="Times New Roman" w:hAnsi="Times New Roman" w:cs="David"/>
          <w:color w:val="008000"/>
          <w:sz w:val="24"/>
          <w:szCs w:val="24"/>
          <w:rtl/>
          <w:lang w:eastAsia="he-IL"/>
        </w:rPr>
        <w:t>.</w:t>
      </w:r>
    </w:p>
    <w:p w14:paraId="76D7B7E1"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CB6283A" w14:textId="77777777" w:rsidR="00DF6A6B" w:rsidRPr="00435A20" w:rsidRDefault="00DF6A6B" w:rsidP="00DF6A6B">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1783725664"/>
          <w:placeholder>
            <w:docPart w:val="F300AAFCBDD9464AA43274A1ABE135C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90" w:author="Meryl Etman" w:date="2022-11-28T14:48:00Z">
            <w:r w:rsidR="00721CB7">
              <w:rPr>
                <w:rFonts w:ascii="Times New Roman" w:eastAsia="Times New Roman" w:hAnsi="Times New Roman" w:cs="David"/>
                <w:color w:val="008000"/>
                <w:sz w:val="24"/>
                <w:szCs w:val="24"/>
                <w:rtl/>
                <w:lang w:eastAsia="he-IL"/>
              </w:rPr>
              <w:t>עופר מרגלית אדריכל נוף</w:t>
            </w:r>
          </w:ins>
        </w:sdtContent>
      </w:sdt>
      <w:r w:rsidRPr="00435A20">
        <w:rPr>
          <w:rFonts w:ascii="Times New Roman" w:eastAsia="Times New Roman" w:hAnsi="Times New Roman" w:cs="David"/>
          <w:bCs/>
          <w:color w:val="008000"/>
          <w:sz w:val="24"/>
          <w:szCs w:val="24"/>
          <w:rtl/>
          <w:lang w:eastAsia="he-IL"/>
        </w:rPr>
        <w:t xml:space="preserve"> </w:t>
      </w:r>
      <w:r w:rsidRPr="00435A20">
        <w:rPr>
          <w:rFonts w:ascii="Times New Roman" w:eastAsia="Times New Roman" w:hAnsi="Times New Roman" w:cs="David"/>
          <w:sz w:val="24"/>
          <w:szCs w:val="24"/>
          <w:rtl/>
          <w:lang w:eastAsia="he-IL"/>
        </w:rPr>
        <w:t>עשוי להגיע לרשותי מידע חסוי כמוגדר להלן:</w:t>
      </w:r>
    </w:p>
    <w:p w14:paraId="03320BB8" w14:textId="77777777" w:rsidR="00DF6A6B" w:rsidRPr="00435A20" w:rsidRDefault="00DF6A6B" w:rsidP="00DF6A6B">
      <w:pPr>
        <w:widowControl w:val="0"/>
        <w:tabs>
          <w:tab w:val="right" w:pos="2216"/>
        </w:tabs>
        <w:spacing w:before="0" w:beforeAutospacing="0" w:after="0" w:afterAutospacing="0" w:line="240" w:lineRule="auto"/>
        <w:jc w:val="both"/>
        <w:rPr>
          <w:rFonts w:ascii="Times New Roman" w:eastAsia="Times New Roman" w:hAnsi="Times New Roman" w:cs="David"/>
          <w:sz w:val="24"/>
          <w:szCs w:val="24"/>
          <w:rtl/>
          <w:lang w:eastAsia="he-IL"/>
        </w:rPr>
      </w:pPr>
    </w:p>
    <w:p w14:paraId="31F852BC" w14:textId="77777777" w:rsidR="00DF6A6B" w:rsidRPr="00435A20" w:rsidRDefault="00DF6A6B" w:rsidP="00DF6A6B">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ab/>
        <w:t>"</w:t>
      </w:r>
      <w:r w:rsidRPr="00435A20">
        <w:rPr>
          <w:rFonts w:ascii="Times New Roman" w:eastAsia="Times New Roman" w:hAnsi="Times New Roman" w:cs="David"/>
          <w:b/>
          <w:bCs/>
          <w:sz w:val="24"/>
          <w:szCs w:val="24"/>
          <w:rtl/>
          <w:lang w:eastAsia="he-IL"/>
        </w:rPr>
        <w:t>מידע חסוי</w:t>
      </w:r>
      <w:r w:rsidRPr="00435A20">
        <w:rPr>
          <w:rFonts w:ascii="Times New Roman" w:eastAsia="Times New Roman" w:hAnsi="Times New Roman" w:cs="David"/>
          <w:sz w:val="24"/>
          <w:szCs w:val="24"/>
          <w:rtl/>
          <w:lang w:eastAsia="he-IL"/>
        </w:rPr>
        <w:t>"-</w:t>
      </w:r>
      <w:r w:rsidRPr="00435A20">
        <w:rPr>
          <w:rFonts w:ascii="Times New Roman" w:eastAsia="Times New Roman" w:hAnsi="Times New Roman" w:cs="David"/>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1521348818"/>
          <w:placeholder>
            <w:docPart w:val="240AE37F72334DEB9131DFE7E3E2162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91" w:author="Meryl Etman" w:date="2022-11-28T14:48:00Z">
            <w:r w:rsidR="00721CB7">
              <w:rPr>
                <w:rFonts w:ascii="Times New Roman" w:eastAsia="Times New Roman" w:hAnsi="Times New Roman" w:cs="David"/>
                <w:color w:val="008000"/>
                <w:sz w:val="24"/>
                <w:szCs w:val="24"/>
                <w:rtl/>
                <w:lang w:eastAsia="he-IL"/>
              </w:rPr>
              <w:t>עופר מרגלית אדריכל נוף</w:t>
            </w:r>
          </w:ins>
        </w:sdtContent>
      </w:sdt>
      <w:r w:rsidRPr="00435A20">
        <w:rPr>
          <w:rFonts w:ascii="Times New Roman" w:eastAsia="Times New Roman" w:hAnsi="Times New Roman" w:cs="David"/>
          <w:bCs/>
          <w:color w:val="008000"/>
          <w:sz w:val="24"/>
          <w:szCs w:val="24"/>
          <w:lang w:eastAsia="he-IL"/>
        </w:rPr>
        <w:t xml:space="preserve"> </w:t>
      </w:r>
      <w:r w:rsidRPr="00435A20">
        <w:rPr>
          <w:rFonts w:ascii="Times New Roman" w:eastAsia="Times New Roman" w:hAnsi="Times New Roman" w:cs="David"/>
          <w:bCs/>
          <w:color w:val="008000"/>
          <w:sz w:val="24"/>
          <w:szCs w:val="24"/>
          <w:rtl/>
          <w:lang w:eastAsia="he-IL"/>
        </w:rPr>
        <w:t xml:space="preserve"> </w:t>
      </w:r>
      <w:r w:rsidRPr="00435A20">
        <w:rPr>
          <w:rFonts w:ascii="Times New Roman" w:eastAsia="Times New Roman" w:hAnsi="Times New Roman" w:cs="David"/>
          <w:color w:val="008000"/>
          <w:sz w:val="24"/>
          <w:szCs w:val="24"/>
          <w:rtl/>
          <w:lang w:eastAsia="he-IL"/>
        </w:rPr>
        <w:t>.</w:t>
      </w:r>
    </w:p>
    <w:p w14:paraId="1E8AB551" w14:textId="77777777" w:rsidR="00DF6A6B" w:rsidRPr="00435A20" w:rsidRDefault="00DF6A6B" w:rsidP="00DF6A6B">
      <w:pPr>
        <w:widowControl w:val="0"/>
        <w:tabs>
          <w:tab w:val="right" w:pos="2216"/>
        </w:tabs>
        <w:spacing w:before="0" w:beforeAutospacing="0" w:after="0" w:afterAutospacing="0" w:line="240" w:lineRule="auto"/>
        <w:jc w:val="both"/>
        <w:rPr>
          <w:rFonts w:ascii="Times New Roman" w:eastAsia="Times New Roman" w:hAnsi="Times New Roman" w:cs="David"/>
          <w:sz w:val="24"/>
          <w:szCs w:val="24"/>
          <w:rtl/>
          <w:lang w:eastAsia="he-IL"/>
        </w:rPr>
      </w:pPr>
    </w:p>
    <w:p w14:paraId="4A5AA5B0" w14:textId="77777777" w:rsidR="00DF6A6B" w:rsidRPr="00435A20" w:rsidRDefault="00DF6A6B" w:rsidP="00DF6A6B">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אני מתחייב לשמור בסודיות מלאה כל מידע חסוי ולא למסרו או להעבירו לידי מי שלא הוסמך לכך בכתב על ידכם.</w:t>
      </w:r>
    </w:p>
    <w:p w14:paraId="129332CC"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4107821" w14:textId="77777777" w:rsidR="00DF6A6B" w:rsidRPr="00435A20" w:rsidRDefault="00DF6A6B" w:rsidP="00DF6A6B">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76DD506B"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3630F2F" w14:textId="77777777" w:rsidR="00DF6A6B" w:rsidRPr="00435A20" w:rsidRDefault="00DF6A6B" w:rsidP="00DF6A6B">
      <w:pPr>
        <w:widowControl w:val="0"/>
        <w:numPr>
          <w:ilvl w:val="0"/>
          <w:numId w:val="2"/>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הנני מאשר כי התחייבויותיי ה</w:t>
      </w:r>
      <w:r>
        <w:rPr>
          <w:rFonts w:ascii="Times New Roman" w:eastAsia="Times New Roman" w:hAnsi="Times New Roman" w:cs="David"/>
          <w:sz w:val="24"/>
          <w:szCs w:val="24"/>
          <w:rtl/>
          <w:lang w:eastAsia="he-IL"/>
        </w:rPr>
        <w:t>נ"ל תחולנה הן במהלך ביצוע הפרוי</w:t>
      </w:r>
      <w:r w:rsidRPr="00435A20">
        <w:rPr>
          <w:rFonts w:ascii="Times New Roman" w:eastAsia="Times New Roman" w:hAnsi="Times New Roman" w:cs="David"/>
          <w:sz w:val="24"/>
          <w:szCs w:val="24"/>
          <w:rtl/>
          <w:lang w:eastAsia="he-IL"/>
        </w:rPr>
        <w:t>קט והן לאחריו.</w:t>
      </w:r>
    </w:p>
    <w:p w14:paraId="2A4A50B9" w14:textId="77777777" w:rsidR="00DF6A6B" w:rsidRPr="00435A20" w:rsidRDefault="00DF6A6B" w:rsidP="00DF6A6B">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0078A19" w14:textId="77777777" w:rsidR="00DF6A6B" w:rsidRDefault="00DF6A6B" w:rsidP="00DF6A6B">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בכבוד רב,</w:t>
      </w:r>
    </w:p>
    <w:p w14:paraId="3C49A019" w14:textId="77777777" w:rsidR="00DF6A6B" w:rsidRPr="00435A20" w:rsidRDefault="00DF6A6B" w:rsidP="00DF6A6B">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6F8FAFB4" w14:textId="77777777" w:rsidR="00DF6A6B" w:rsidRPr="009130F0" w:rsidRDefault="00DF6A6B" w:rsidP="00DF6A6B">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765484F2" w14:textId="77777777" w:rsidR="00DF6A6B" w:rsidRPr="009130F0" w:rsidRDefault="00DF6A6B" w:rsidP="00DF6A6B">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del w:id="192" w:author="Meryl Etman [2]" w:date="2023-01-23T12:08:00Z">
        <w:r w:rsidRPr="009130F0" w:rsidDel="00D54AC0">
          <w:rPr>
            <w:rFonts w:ascii="Times New Roman" w:eastAsia="Times New Roman" w:hAnsi="Times New Roman" w:cs="David" w:hint="cs"/>
            <w:color w:val="00B0F0"/>
            <w:sz w:val="24"/>
            <w:szCs w:val="24"/>
            <w:rtl/>
            <w:lang w:eastAsia="he-IL"/>
          </w:rPr>
          <w:delText xml:space="preserve">           </w:delText>
        </w:r>
      </w:del>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847015362"/>
          <w:placeholder>
            <w:docPart w:val="A7F3C29472134B20A7D94359DB1E01C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93" w:author="Meryl Etman" w:date="2022-11-28T14:48:00Z">
            <w:r w:rsidR="00721CB7">
              <w:rPr>
                <w:rFonts w:ascii="Times New Roman" w:eastAsia="Times New Roman" w:hAnsi="Times New Roman" w:cs="David"/>
                <w:color w:val="008000"/>
                <w:sz w:val="24"/>
                <w:szCs w:val="24"/>
                <w:rtl/>
                <w:lang w:eastAsia="he-IL"/>
              </w:rPr>
              <w:t>עופר מרגלית אדריכל נוף</w:t>
            </w:r>
          </w:ins>
        </w:sdtContent>
      </w:sdt>
    </w:p>
    <w:p w14:paraId="237D4229" w14:textId="77777777" w:rsidR="00DF6A6B" w:rsidRPr="00435A20" w:rsidRDefault="00DF6A6B" w:rsidP="00DF6A6B">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175FD751" w14:textId="77777777" w:rsidR="00DF6A6B" w:rsidRPr="00435A20" w:rsidRDefault="00DF6A6B" w:rsidP="00DF6A6B">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שם:____________</w:t>
      </w:r>
    </w:p>
    <w:p w14:paraId="52D40FA6" w14:textId="77777777" w:rsidR="00DF6A6B" w:rsidRPr="00435A20" w:rsidRDefault="00DF6A6B" w:rsidP="00DF6A6B">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ת.ז:____________</w:t>
      </w:r>
    </w:p>
    <w:p w14:paraId="2C692940" w14:textId="77777777" w:rsidR="00DF6A6B" w:rsidRPr="00435A20" w:rsidRDefault="00DF6A6B" w:rsidP="00DF6A6B">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r w:rsidRPr="00435A20">
        <w:rPr>
          <w:rFonts w:ascii="Times New Roman" w:eastAsia="Times New Roman" w:hAnsi="Times New Roman" w:cs="David"/>
          <w:sz w:val="24"/>
          <w:szCs w:val="24"/>
          <w:rtl/>
          <w:lang w:eastAsia="he-IL"/>
        </w:rPr>
        <w:t>כתובת:__________</w:t>
      </w:r>
    </w:p>
    <w:p w14:paraId="59603CD6" w14:textId="77777777" w:rsidR="00DF6A6B" w:rsidRPr="00435A20" w:rsidRDefault="00DF6A6B" w:rsidP="00DF6A6B">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r w:rsidRPr="00D54AC0">
        <w:rPr>
          <w:rFonts w:ascii="Times New Roman" w:eastAsia="Times New Roman" w:hAnsi="Times New Roman" w:cs="David"/>
          <w:sz w:val="24"/>
          <w:szCs w:val="24"/>
          <w:rtl/>
          <w:lang w:eastAsia="he-IL"/>
          <w:rPrChange w:id="194" w:author="Meryl Etman [2]" w:date="2023-01-23T12:08:00Z">
            <w:rPr>
              <w:rFonts w:ascii="Times New Roman" w:eastAsia="Times New Roman" w:hAnsi="Times New Roman" w:cs="David"/>
              <w:sz w:val="24"/>
              <w:szCs w:val="24"/>
              <w:highlight w:val="yellow"/>
              <w:rtl/>
              <w:lang w:eastAsia="he-IL"/>
            </w:rPr>
          </w:rPrChange>
        </w:rPr>
        <w:t>*מחק את המיותר</w:t>
      </w:r>
    </w:p>
    <w:p w14:paraId="18667A9F" w14:textId="77777777" w:rsidR="00606362" w:rsidRDefault="00606362">
      <w:pPr>
        <w:bidi w:val="0"/>
        <w:spacing w:before="0" w:beforeAutospacing="0" w:after="160" w:afterAutospacing="0" w:line="259" w:lineRule="auto"/>
        <w:rPr>
          <w:ins w:id="195" w:author="Meryl Etman [2]" w:date="2022-11-28T15:04:00Z"/>
          <w:rFonts w:ascii="Times New Roman" w:eastAsia="Times New Roman" w:hAnsi="Times New Roman" w:cs="David"/>
          <w:bCs/>
          <w:sz w:val="20"/>
          <w:szCs w:val="24"/>
          <w:u w:val="single"/>
          <w:rtl/>
          <w:lang w:eastAsia="he-IL"/>
        </w:rPr>
      </w:pPr>
      <w:ins w:id="196" w:author="Meryl Etman [2]" w:date="2022-11-28T15:04:00Z">
        <w:r>
          <w:rPr>
            <w:rFonts w:ascii="Times New Roman" w:eastAsia="Times New Roman" w:hAnsi="Times New Roman" w:cs="David"/>
            <w:bCs/>
            <w:sz w:val="20"/>
            <w:szCs w:val="24"/>
            <w:u w:val="single"/>
            <w:rtl/>
            <w:lang w:eastAsia="he-IL"/>
          </w:rPr>
          <w:br w:type="page"/>
        </w:r>
      </w:ins>
    </w:p>
    <w:p w14:paraId="5C0ACD9C" w14:textId="4BD3D385" w:rsidR="00C77045" w:rsidRPr="00232692" w:rsidRDefault="00C77045" w:rsidP="00C77045">
      <w:pPr>
        <w:bidi w:val="0"/>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E034F9">
        <w:rPr>
          <w:rFonts w:ascii="Times New Roman" w:eastAsia="Times New Roman" w:hAnsi="Times New Roman" w:cs="David" w:hint="cs"/>
          <w:bCs/>
          <w:sz w:val="20"/>
          <w:szCs w:val="24"/>
          <w:u w:val="single"/>
          <w:rtl/>
          <w:lang w:eastAsia="he-IL"/>
        </w:rPr>
        <w:t xml:space="preserve"> </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257EBAC8" w14:textId="77777777" w:rsidR="00C77045" w:rsidRPr="0009511C" w:rsidRDefault="00C77045" w:rsidP="00C77045">
      <w:pPr>
        <w:widowControl w:val="0"/>
        <w:spacing w:before="0" w:beforeAutospacing="0" w:after="0" w:afterAutospacing="0" w:line="240" w:lineRule="auto"/>
        <w:jc w:val="center"/>
        <w:rPr>
          <w:rFonts w:ascii="David" w:eastAsia="Times New Roman" w:hAnsi="David" w:cs="David"/>
          <w:sz w:val="24"/>
          <w:szCs w:val="24"/>
          <w:lang w:eastAsia="he-IL"/>
        </w:rPr>
      </w:pPr>
    </w:p>
    <w:p w14:paraId="09D04DB9" w14:textId="77777777" w:rsidR="00C77045" w:rsidRPr="002419E5" w:rsidRDefault="00C77045" w:rsidP="00C77045">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sidRPr="0009511C">
        <w:rPr>
          <w:rFonts w:ascii="Times New Roman" w:eastAsia="Times New Roman" w:hAnsi="Times New Roman" w:cs="David" w:hint="cs"/>
          <w:b/>
          <w:bCs/>
          <w:sz w:val="20"/>
          <w:szCs w:val="24"/>
          <w:u w:val="single"/>
          <w:rtl/>
          <w:lang w:eastAsia="he-IL"/>
        </w:rPr>
        <w:t>המתכנן</w:t>
      </w:r>
      <w:r w:rsidRPr="0009511C">
        <w:rPr>
          <w:rFonts w:ascii="David" w:eastAsia="Times New Roman" w:hAnsi="David" w:cs="David" w:hint="cs"/>
          <w:bCs/>
          <w:sz w:val="24"/>
          <w:szCs w:val="24"/>
          <w:u w:val="single"/>
          <w:rtl/>
          <w:lang w:eastAsia="he-IL"/>
        </w:rPr>
        <w:t xml:space="preserve"> </w:t>
      </w:r>
    </w:p>
    <w:p w14:paraId="17425520" w14:textId="77777777" w:rsidR="00C77045" w:rsidRPr="0009511C" w:rsidRDefault="00C77045" w:rsidP="00C77045">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היועץ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66C878D3" w14:textId="77777777" w:rsidR="00C77045" w:rsidRPr="0009511C" w:rsidRDefault="00C77045" w:rsidP="00C7704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לכיסוי חבותו המקצועית של היועץ ביחס להתחייבויותיו על פי ההסכם הנדון.</w:t>
      </w:r>
    </w:p>
    <w:p w14:paraId="33D02C71" w14:textId="77777777" w:rsidR="00C77045" w:rsidRPr="0009511C" w:rsidRDefault="00C77045" w:rsidP="00C7704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גבול האחריות על פי הפוליסה לא יפחת מ- 4,000,000 ₪  (ארבעה מליון ₪) לאירוע ובסה"כ לתקופת הביטוח.</w:t>
      </w:r>
    </w:p>
    <w:p w14:paraId="5445B335" w14:textId="77777777" w:rsidR="00C77045" w:rsidRPr="0009511C" w:rsidRDefault="00C77045" w:rsidP="00C7704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היועץ,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היועץ והבאים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10F8CF06" w14:textId="77777777" w:rsidR="00C77045" w:rsidRPr="0009511C" w:rsidRDefault="00C77045" w:rsidP="00C7704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המבטח חבות עפ"י פקודת הנזיקין (נוסח חדש) וחוק האחריות למוצרים פגומים תש"ם-1980,  כלפי כל העובדים, המועסקים על ידי היועץ,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342AD9B2" w14:textId="77777777" w:rsidR="00C77045" w:rsidRPr="0009511C" w:rsidRDefault="00C77045" w:rsidP="00C7704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כי הוא נושא בחובות מעביד כלשהם כלפי מי מעובדי היועץ.</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6AEE4433" w14:textId="77777777" w:rsidR="00C77045" w:rsidRPr="0009511C" w:rsidRDefault="00C77045" w:rsidP="00C7704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היועץ על פי דין בגבול אחריות שלא יפחת מ- 4,000,000 ₪ (ארבעה מיליון ₪) למקרה ולתקופת ביטוח שנתית, בגין אירועים הנובעים במישרין ו/או בעקיפין מפעולותיו של היועץ ו/או כל מי שפועל מטעמו וכל הבאים מכוחו ויחול על כל אובדן ו/או נזק לגוף ו/או לרכוש.</w:t>
      </w:r>
    </w:p>
    <w:p w14:paraId="51BB3DC1" w14:textId="77777777" w:rsidR="00C77045" w:rsidRPr="0009511C" w:rsidRDefault="00C77045" w:rsidP="00C7704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הביטוח מורחב לשפות את המזמין בגין אחריותו למעשי ו/או מחדלי היועץ והבאים מטעמו, וזאת בכפוף לסעיף אחריות צולבת לפי נחשב הביטוח כאילו נערך בנפרד עבור כל אחד מיחידי המבוטח.  רכוש המזמין ייחשב כרכוש צד שלישי.</w:t>
      </w:r>
    </w:p>
    <w:p w14:paraId="173CFE3E" w14:textId="77777777" w:rsidR="00C77045" w:rsidRPr="0009511C" w:rsidRDefault="00C77045" w:rsidP="00C77045">
      <w:pPr>
        <w:numPr>
          <w:ilvl w:val="0"/>
          <w:numId w:val="12"/>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19F23DEF" w14:textId="77777777" w:rsidR="00C77045" w:rsidRPr="0009511C" w:rsidRDefault="00C77045" w:rsidP="00C77045">
      <w:pPr>
        <w:numPr>
          <w:ilvl w:val="0"/>
          <w:numId w:val="12"/>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7D3EB025" w14:textId="77777777" w:rsidR="00C77045" w:rsidRPr="0009511C" w:rsidRDefault="00C77045" w:rsidP="00C77045">
      <w:pPr>
        <w:numPr>
          <w:ilvl w:val="0"/>
          <w:numId w:val="12"/>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כמו כן היועץ מתחייב שהכיסוי על פי הפוליסות לא יבוטל ולא יחול בו שינוי לרעה, אלא אם תימסר הודעה כתובה בדואר רשום לידי המזמין לפחות 60 יום מראש.</w:t>
      </w:r>
    </w:p>
    <w:p w14:paraId="68F86FBA" w14:textId="77777777" w:rsidR="00C77045" w:rsidRPr="0009511C" w:rsidRDefault="00C77045" w:rsidP="00C77045">
      <w:pPr>
        <w:numPr>
          <w:ilvl w:val="0"/>
          <w:numId w:val="12"/>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1DE32F2E" w14:textId="77777777" w:rsidR="00C77045" w:rsidRPr="0009511C" w:rsidRDefault="00C77045" w:rsidP="00C77045">
      <w:pPr>
        <w:jc w:val="both"/>
        <w:rPr>
          <w:rFonts w:ascii="David" w:eastAsia="Calibri" w:hAnsi="David" w:cs="David"/>
          <w:sz w:val="24"/>
          <w:szCs w:val="24"/>
          <w:rtl/>
        </w:rPr>
      </w:pPr>
      <w:r w:rsidRPr="0009511C">
        <w:rPr>
          <w:rFonts w:ascii="David" w:eastAsia="Calibri" w:hAnsi="David" w:cs="David" w:hint="cs"/>
          <w:sz w:val="24"/>
          <w:szCs w:val="24"/>
          <w:rtl/>
        </w:rPr>
        <w:t xml:space="preserve"> </w:t>
      </w:r>
    </w:p>
    <w:p w14:paraId="2F95ADCF" w14:textId="77777777" w:rsidR="00C77045" w:rsidRPr="0009511C" w:rsidRDefault="00C77045" w:rsidP="00C77045">
      <w:pPr>
        <w:ind w:left="364"/>
        <w:contextualSpacing/>
        <w:rPr>
          <w:rFonts w:ascii="Times New Roman" w:eastAsia="Calibri" w:hAnsi="Times New Roman" w:cs="Arial"/>
          <w:rtl/>
        </w:rPr>
      </w:pPr>
    </w:p>
    <w:p w14:paraId="1C39BD96" w14:textId="77777777" w:rsidR="00C77045" w:rsidRPr="0009511C" w:rsidRDefault="00C77045" w:rsidP="00C7704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E2ADFBB" w14:textId="77777777" w:rsidR="00C77045" w:rsidRPr="0009511C" w:rsidRDefault="00C77045" w:rsidP="00C7704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DD60AA2" w14:textId="77777777" w:rsidR="00C77045" w:rsidRPr="0009511C" w:rsidRDefault="00C77045" w:rsidP="00C7704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762D2E1" w14:textId="77777777" w:rsidR="00C77045" w:rsidRPr="0009511C" w:rsidRDefault="00C77045" w:rsidP="00C7704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540B61D" w14:textId="77777777" w:rsidR="00C77045" w:rsidRPr="0009511C" w:rsidRDefault="00C77045" w:rsidP="00C7704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E974F19" w14:textId="77777777" w:rsidR="00C77045" w:rsidRPr="0009511C" w:rsidRDefault="00C77045" w:rsidP="00C7704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DC266BE" w14:textId="77777777" w:rsidR="00C77045" w:rsidRPr="0009511C" w:rsidRDefault="00C77045" w:rsidP="00C7704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5EC801B" w14:textId="77777777" w:rsidR="00C77045" w:rsidRPr="0009511C" w:rsidRDefault="00C77045" w:rsidP="00C7704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CFB7A07" w14:textId="77777777" w:rsidR="00C77045" w:rsidRPr="0009511C" w:rsidRDefault="00C77045" w:rsidP="00C7704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6853FCE" w14:textId="77777777" w:rsidR="00C77045" w:rsidRPr="0009511C" w:rsidRDefault="00C77045" w:rsidP="00C7704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0ED6C9F" w14:textId="77777777" w:rsidR="00C77045" w:rsidRPr="0009511C" w:rsidRDefault="00C77045" w:rsidP="00C7704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F6CDEBC" w14:textId="77777777" w:rsidR="00C77045" w:rsidRPr="0009511C" w:rsidRDefault="00C77045" w:rsidP="00C7704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EA9BD5F" w14:textId="77777777" w:rsidR="00C77045" w:rsidRPr="0009511C" w:rsidRDefault="00C77045" w:rsidP="00C7704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0D2AEB8" w14:textId="77777777" w:rsidR="00C77045" w:rsidRPr="0009511C" w:rsidRDefault="00C77045" w:rsidP="00C7704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D858E13" w14:textId="77777777" w:rsidR="00C77045" w:rsidRPr="0009511C" w:rsidRDefault="00C77045" w:rsidP="00C7704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7A868D0" w14:textId="77777777" w:rsidR="00C77045" w:rsidRPr="0009511C" w:rsidRDefault="00C77045" w:rsidP="00C7704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2C9BB6B"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027D920"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3C197FC"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4F08605"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A526819"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67071B4"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2C6F270"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54F89AF"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761ADA2"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94ED606"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0758A89"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85061E5"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EC8438B"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3D3EB90"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400B266"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9C8F103"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CD2C086"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C30DCFA"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99A25E2"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9AC1861"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A3033CF"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6403542"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8481380"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020C5FB"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457F5AB"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D785F89"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DF5F05F" w14:textId="77777777" w:rsidR="00C77045" w:rsidRPr="0009511C" w:rsidRDefault="00C77045" w:rsidP="00C7704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F13520B" w14:textId="02B9F650" w:rsidR="00C77045" w:rsidDel="00606362" w:rsidRDefault="00C77045" w:rsidP="00C77045">
      <w:pPr>
        <w:widowControl w:val="0"/>
        <w:spacing w:before="0" w:beforeAutospacing="0" w:after="0" w:afterAutospacing="0" w:line="240" w:lineRule="auto"/>
        <w:jc w:val="center"/>
        <w:rPr>
          <w:del w:id="197" w:author="Meryl Etman [2]" w:date="2022-11-28T15:05:00Z"/>
          <w:rFonts w:ascii="Times New Roman" w:eastAsia="Times New Roman" w:hAnsi="Times New Roman" w:cs="David"/>
          <w:bCs/>
          <w:sz w:val="20"/>
          <w:szCs w:val="24"/>
          <w:u w:val="single"/>
          <w:rtl/>
          <w:lang w:eastAsia="he-IL"/>
        </w:rPr>
      </w:pPr>
      <w:del w:id="198" w:author="Meryl Etman [2]" w:date="2022-11-28T15:05:00Z">
        <w:r w:rsidDel="00606362">
          <w:rPr>
            <w:rFonts w:ascii="Times New Roman" w:eastAsia="Times New Roman" w:hAnsi="Times New Roman" w:cs="David"/>
            <w:bCs/>
            <w:sz w:val="20"/>
            <w:szCs w:val="24"/>
            <w:u w:val="single"/>
            <w:rtl/>
            <w:lang w:eastAsia="he-IL"/>
          </w:rPr>
          <w:br w:type="page"/>
        </w:r>
      </w:del>
    </w:p>
    <w:p w14:paraId="733F2844" w14:textId="77777777" w:rsidR="00C77045" w:rsidRPr="002419E5" w:rsidRDefault="00C77045" w:rsidP="00C77045">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58F8A25A" w14:textId="77777777" w:rsidR="00C77045" w:rsidRDefault="00C77045" w:rsidP="00C77045">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55793507" w14:textId="77777777" w:rsidR="00C77045" w:rsidRPr="00400B84" w:rsidRDefault="00C77045" w:rsidP="00C77045">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C77045" w:rsidRPr="0009511C" w14:paraId="62440271" w14:textId="77777777" w:rsidTr="004A6AA4">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25F441AF"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26889EE2"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C77045" w:rsidRPr="0009511C" w14:paraId="3C482E39" w14:textId="77777777" w:rsidTr="004A6AA4">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661E87AF"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C77045" w:rsidRPr="0009511C" w14:paraId="64CB1A65" w14:textId="77777777" w:rsidTr="004A6AA4">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38221EE5"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1007F709"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1C9CBE75"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44434C18"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C77045" w:rsidRPr="0009511C" w14:paraId="5EE3C33D" w14:textId="77777777" w:rsidTr="004A6AA4">
        <w:trPr>
          <w:trHeight w:val="551"/>
        </w:trPr>
        <w:tc>
          <w:tcPr>
            <w:tcW w:w="4068" w:type="dxa"/>
            <w:tcBorders>
              <w:top w:val="single" w:sz="4" w:space="0" w:color="auto"/>
              <w:left w:val="single" w:sz="4" w:space="0" w:color="auto"/>
              <w:bottom w:val="single" w:sz="4" w:space="0" w:color="auto"/>
              <w:right w:val="single" w:sz="4" w:space="0" w:color="auto"/>
            </w:tcBorders>
            <w:hideMark/>
          </w:tcPr>
          <w:p w14:paraId="5EC08130"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1A28E8E1"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2E7ABC6E"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359BA6BF" w14:textId="77777777" w:rsidR="00C77045" w:rsidRPr="0009511C" w:rsidRDefault="00C77045" w:rsidP="004A6AA4">
            <w:pPr>
              <w:spacing w:before="0" w:beforeAutospacing="0" w:after="0" w:afterAutospacing="0" w:line="240" w:lineRule="auto"/>
              <w:ind w:left="50" w:right="78"/>
              <w:rPr>
                <w:rFonts w:ascii="David" w:eastAsia="Calibri" w:hAnsi="David" w:cs="David"/>
                <w:b/>
                <w:sz w:val="24"/>
                <w:szCs w:val="24"/>
                <w:rtl/>
                <w:lang w:eastAsia="he-IL"/>
              </w:rPr>
            </w:pPr>
          </w:p>
          <w:p w14:paraId="2F58BE9C" w14:textId="77777777" w:rsidR="00C77045" w:rsidRPr="0009511C" w:rsidRDefault="00C77045" w:rsidP="004A6AA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7A953C9D" w14:textId="77777777" w:rsidR="00C77045" w:rsidRPr="0009511C" w:rsidRDefault="00C77045" w:rsidP="004A6AA4">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4A4339FD" w14:textId="77777777" w:rsidR="00C77045" w:rsidRPr="0009511C" w:rsidRDefault="00C77045" w:rsidP="004A6AA4">
            <w:pPr>
              <w:spacing w:before="0" w:beforeAutospacing="0" w:after="0" w:afterAutospacing="0" w:line="240" w:lineRule="auto"/>
              <w:ind w:left="50" w:right="78"/>
              <w:rPr>
                <w:rFonts w:ascii="David" w:eastAsia="Calibri" w:hAnsi="David" w:cs="David"/>
                <w:b/>
                <w:sz w:val="24"/>
                <w:szCs w:val="24"/>
                <w:rtl/>
                <w:lang w:eastAsia="he-IL"/>
              </w:rPr>
            </w:pPr>
          </w:p>
          <w:p w14:paraId="10146891" w14:textId="77777777" w:rsidR="00C77045" w:rsidRPr="0009511C" w:rsidRDefault="00C77045" w:rsidP="004A6AA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79FC4B5A" w14:textId="77777777" w:rsidR="00C77045" w:rsidRPr="0009511C" w:rsidRDefault="00C77045" w:rsidP="004A6AA4">
            <w:pPr>
              <w:spacing w:before="0" w:beforeAutospacing="0" w:after="0" w:afterAutospacing="0" w:line="240" w:lineRule="auto"/>
              <w:ind w:left="50" w:right="78"/>
              <w:rPr>
                <w:rFonts w:ascii="David" w:eastAsia="Calibri" w:hAnsi="David" w:cs="David"/>
                <w:b/>
                <w:sz w:val="24"/>
                <w:szCs w:val="24"/>
                <w:rtl/>
                <w:lang w:eastAsia="he-IL"/>
              </w:rPr>
            </w:pPr>
          </w:p>
        </w:tc>
      </w:tr>
      <w:tr w:rsidR="00C77045" w:rsidRPr="0009511C" w14:paraId="4596D37E" w14:textId="77777777" w:rsidTr="004A6AA4">
        <w:trPr>
          <w:trHeight w:val="571"/>
        </w:trPr>
        <w:tc>
          <w:tcPr>
            <w:tcW w:w="4068" w:type="dxa"/>
            <w:tcBorders>
              <w:top w:val="single" w:sz="4" w:space="0" w:color="auto"/>
              <w:left w:val="single" w:sz="4" w:space="0" w:color="auto"/>
              <w:bottom w:val="single" w:sz="4" w:space="0" w:color="auto"/>
              <w:right w:val="single" w:sz="4" w:space="0" w:color="auto"/>
            </w:tcBorders>
            <w:hideMark/>
          </w:tcPr>
          <w:p w14:paraId="62C5EBA0"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5DED4B9D"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737AB4DA"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57901D6" w14:textId="77777777" w:rsidR="00C77045" w:rsidRPr="0009511C" w:rsidRDefault="00C77045" w:rsidP="004A6AA4">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E484549" w14:textId="77777777" w:rsidR="00C77045" w:rsidRPr="0009511C" w:rsidRDefault="00C77045" w:rsidP="004A6AA4">
            <w:pPr>
              <w:spacing w:before="0" w:beforeAutospacing="0" w:after="0" w:afterAutospacing="0" w:line="256" w:lineRule="auto"/>
              <w:rPr>
                <w:rFonts w:ascii="David" w:eastAsia="Calibri" w:hAnsi="David" w:cs="David"/>
                <w:b/>
                <w:sz w:val="24"/>
                <w:szCs w:val="24"/>
                <w:lang w:eastAsia="he-IL"/>
              </w:rPr>
            </w:pPr>
          </w:p>
        </w:tc>
      </w:tr>
      <w:tr w:rsidR="00C77045" w:rsidRPr="0009511C" w14:paraId="55126403" w14:textId="77777777" w:rsidTr="004A6AA4">
        <w:trPr>
          <w:trHeight w:val="391"/>
        </w:trPr>
        <w:tc>
          <w:tcPr>
            <w:tcW w:w="4068" w:type="dxa"/>
            <w:tcBorders>
              <w:top w:val="single" w:sz="4" w:space="0" w:color="auto"/>
              <w:left w:val="single" w:sz="4" w:space="0" w:color="auto"/>
              <w:bottom w:val="single" w:sz="4" w:space="0" w:color="auto"/>
              <w:right w:val="single" w:sz="4" w:space="0" w:color="auto"/>
            </w:tcBorders>
            <w:hideMark/>
          </w:tcPr>
          <w:p w14:paraId="463C57AC"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13FC4597"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50067F1B" w14:textId="77777777" w:rsidR="00C77045" w:rsidRPr="0009511C" w:rsidRDefault="00C77045" w:rsidP="004A6AA4">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4471311" w14:textId="77777777" w:rsidR="00C77045" w:rsidRPr="0009511C" w:rsidRDefault="00C77045" w:rsidP="004A6AA4">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5B32800" w14:textId="77777777" w:rsidR="00C77045" w:rsidRPr="0009511C" w:rsidRDefault="00C77045" w:rsidP="004A6AA4">
            <w:pPr>
              <w:spacing w:before="0" w:beforeAutospacing="0" w:after="0" w:afterAutospacing="0" w:line="256" w:lineRule="auto"/>
              <w:rPr>
                <w:rFonts w:ascii="David" w:eastAsia="Calibri" w:hAnsi="David" w:cs="David"/>
                <w:b/>
                <w:sz w:val="24"/>
                <w:szCs w:val="24"/>
                <w:lang w:eastAsia="he-IL"/>
              </w:rPr>
            </w:pPr>
          </w:p>
        </w:tc>
      </w:tr>
    </w:tbl>
    <w:p w14:paraId="3D93A307" w14:textId="77777777" w:rsidR="00C77045" w:rsidRPr="0009511C" w:rsidRDefault="00C77045" w:rsidP="00C77045">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C77045" w:rsidRPr="0009511C" w14:paraId="73D332AD" w14:textId="77777777" w:rsidTr="004A6AA4">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63E21883"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C77045" w:rsidRPr="0009511C" w14:paraId="1AB648F9" w14:textId="77777777" w:rsidTr="004A6AA4">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084C15EE"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69F20155"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p>
          <w:p w14:paraId="042A0ABA"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5BEA23D0"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06CBCC7"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692EC72"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D859632"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38DFF2A0"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26BC4B6"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7B6632C2"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C77045" w:rsidRPr="0009511C" w14:paraId="7951D789" w14:textId="77777777" w:rsidTr="004A6AA4">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5E1A32AD" w14:textId="77777777" w:rsidR="00C77045" w:rsidRPr="0009511C" w:rsidRDefault="00C77045" w:rsidP="004A6AA4">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2E16F5DC" w14:textId="77777777" w:rsidR="00C77045" w:rsidRPr="0009511C" w:rsidRDefault="00C77045" w:rsidP="004A6AA4">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41E2B8B0" w14:textId="77777777" w:rsidR="00C77045" w:rsidRPr="0009511C" w:rsidRDefault="00C77045" w:rsidP="004A6AA4">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31D40185" w14:textId="77777777" w:rsidR="00C77045" w:rsidRPr="0009511C" w:rsidRDefault="00C77045" w:rsidP="004A6AA4">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2D4B0D08" w14:textId="77777777" w:rsidR="00C77045" w:rsidRPr="0009511C" w:rsidRDefault="00C77045" w:rsidP="004A6AA4">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333FAAD9"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2C8A107D"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47A75417" w14:textId="77777777" w:rsidR="00C77045" w:rsidRPr="0009511C" w:rsidRDefault="00C77045" w:rsidP="004A6AA4">
            <w:pPr>
              <w:spacing w:before="0" w:beforeAutospacing="0" w:after="0" w:afterAutospacing="0" w:line="256" w:lineRule="auto"/>
              <w:rPr>
                <w:rFonts w:ascii="David" w:eastAsia="Calibri" w:hAnsi="David" w:cs="David"/>
                <w:sz w:val="24"/>
                <w:szCs w:val="24"/>
                <w:lang w:eastAsia="he-IL"/>
              </w:rPr>
            </w:pPr>
          </w:p>
        </w:tc>
      </w:tr>
      <w:tr w:rsidR="00C77045" w:rsidRPr="0009511C" w14:paraId="7278F3AD" w14:textId="77777777" w:rsidTr="004A6AA4">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53C69329"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0408776C"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53DA1072"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6FB5D7AD"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2E200820"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1DE48C44"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63E5E1F8"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051ADC10" w14:textId="77777777" w:rsidR="00C77045" w:rsidRPr="0009511C" w:rsidRDefault="00C77045" w:rsidP="004A6AA4">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C77045" w:rsidRPr="0009511C" w14:paraId="00F68A41" w14:textId="77777777" w:rsidTr="004A6AA4">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252937F3"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395421BF"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6B9F6644"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5D231C4A"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270117C7"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6FF9FF69"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64C86258"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7671A5E7" w14:textId="77777777" w:rsidR="00C77045" w:rsidRPr="0009511C" w:rsidRDefault="00C77045" w:rsidP="004A6AA4">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C77045" w:rsidRPr="0009511C" w14:paraId="4FC1408D" w14:textId="77777777" w:rsidTr="004A6AA4">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0D22927E"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025AAC11" w14:textId="77777777" w:rsidR="00C77045" w:rsidRPr="0009511C" w:rsidRDefault="00C77045" w:rsidP="004A6AA4">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6B87C14E" w14:textId="77777777" w:rsidR="00C77045" w:rsidRPr="0009511C" w:rsidRDefault="00C77045" w:rsidP="004A6AA4">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520FCD94" w14:textId="77777777" w:rsidR="00C77045" w:rsidRPr="0009511C" w:rsidRDefault="00C77045" w:rsidP="004A6AA4">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434E7FDB" w14:textId="77777777" w:rsidR="00C77045" w:rsidRPr="0009511C" w:rsidRDefault="00C77045" w:rsidP="004A6AA4">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358BCD46" w14:textId="77777777" w:rsidR="00C77045" w:rsidRPr="0009511C" w:rsidRDefault="00C77045" w:rsidP="004A6AA4">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4F4ED2AA" w14:textId="77777777" w:rsidR="00C77045" w:rsidRPr="0009511C" w:rsidRDefault="00C77045" w:rsidP="004A6AA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1DF4B49A" w14:textId="77777777" w:rsidR="00C77045" w:rsidRPr="0009511C" w:rsidRDefault="00C77045" w:rsidP="004A6AA4">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43D63B70" w14:textId="77777777" w:rsidR="00C77045" w:rsidRPr="0009511C" w:rsidRDefault="00C77045" w:rsidP="00C77045">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C77045" w:rsidRPr="0009511C" w14:paraId="4AF3CDE4" w14:textId="77777777" w:rsidTr="004A6AA4">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0CB305D7" w14:textId="77777777" w:rsidR="00C77045" w:rsidRPr="0009511C" w:rsidRDefault="00C77045" w:rsidP="004A6AA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C77045" w:rsidRPr="0009511C" w14:paraId="3F222B9B" w14:textId="77777777" w:rsidTr="004A6AA4">
        <w:trPr>
          <w:trHeight w:val="798"/>
        </w:trPr>
        <w:tc>
          <w:tcPr>
            <w:tcW w:w="11530" w:type="dxa"/>
            <w:tcBorders>
              <w:top w:val="single" w:sz="4" w:space="0" w:color="auto"/>
              <w:left w:val="single" w:sz="4" w:space="0" w:color="auto"/>
              <w:bottom w:val="single" w:sz="4" w:space="0" w:color="auto"/>
              <w:right w:val="single" w:sz="4" w:space="0" w:color="auto"/>
            </w:tcBorders>
            <w:hideMark/>
          </w:tcPr>
          <w:p w14:paraId="062E73EE" w14:textId="77777777" w:rsidR="00C77045" w:rsidRPr="0009511C" w:rsidRDefault="00C77045" w:rsidP="004A6AA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1CEFB15A" w14:textId="77777777" w:rsidR="00C77045" w:rsidRPr="0009511C" w:rsidRDefault="00C77045" w:rsidP="00C77045">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C77045" w:rsidRPr="0009511C" w14:paraId="160B5656" w14:textId="77777777" w:rsidTr="004A6AA4">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32738D95" w14:textId="77777777" w:rsidR="00C77045" w:rsidRPr="0009511C" w:rsidRDefault="00C77045" w:rsidP="004A6AA4">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t>חתימת האישור</w:t>
            </w:r>
          </w:p>
        </w:tc>
      </w:tr>
      <w:tr w:rsidR="00C77045" w:rsidRPr="0009511C" w14:paraId="19C5A9DE" w14:textId="77777777" w:rsidTr="004A6AA4">
        <w:trPr>
          <w:trHeight w:val="598"/>
        </w:trPr>
        <w:tc>
          <w:tcPr>
            <w:tcW w:w="11530" w:type="dxa"/>
            <w:tcBorders>
              <w:top w:val="single" w:sz="4" w:space="0" w:color="auto"/>
              <w:left w:val="single" w:sz="4" w:space="0" w:color="auto"/>
              <w:bottom w:val="single" w:sz="4" w:space="0" w:color="auto"/>
              <w:right w:val="single" w:sz="4" w:space="0" w:color="auto"/>
            </w:tcBorders>
            <w:hideMark/>
          </w:tcPr>
          <w:p w14:paraId="4BFBE67A" w14:textId="77777777" w:rsidR="00C77045" w:rsidRPr="0009511C" w:rsidRDefault="00C77045" w:rsidP="004A6AA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4F12716E" w14:textId="77777777" w:rsidR="00C77045" w:rsidRPr="0009511C" w:rsidRDefault="00C77045" w:rsidP="00C77045">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C77045" w:rsidRPr="0009511C" w14:paraId="516A635E" w14:textId="77777777" w:rsidTr="004A6AA4">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11966341" w14:textId="77777777" w:rsidR="00C77045" w:rsidRPr="0009511C" w:rsidRDefault="00C77045" w:rsidP="004A6AA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C77045" w:rsidRPr="0009511C" w14:paraId="4A0E32D2" w14:textId="77777777" w:rsidTr="004A6AA4">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7972F42C" w14:textId="77777777" w:rsidR="00C77045" w:rsidRPr="0009511C" w:rsidRDefault="00C77045" w:rsidP="004A6AA4">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1DC07F6D" w14:textId="77777777" w:rsidR="00C77045" w:rsidRPr="0009511C" w:rsidRDefault="00C77045" w:rsidP="00C77045">
      <w:pPr>
        <w:spacing w:before="0" w:beforeAutospacing="0" w:after="200" w:afterAutospacing="0" w:line="276" w:lineRule="auto"/>
        <w:rPr>
          <w:rFonts w:ascii="David" w:eastAsia="Calibri" w:hAnsi="David" w:cs="David"/>
          <w:sz w:val="24"/>
          <w:szCs w:val="24"/>
          <w:rtl/>
          <w:lang w:eastAsia="he-IL"/>
        </w:rPr>
      </w:pPr>
    </w:p>
    <w:p w14:paraId="7CE549F7" w14:textId="77777777" w:rsidR="00C77045" w:rsidRPr="00B27B4C" w:rsidRDefault="00C77045" w:rsidP="00C77045">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35392FA"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383A393E" w14:textId="77777777" w:rsidR="00DF6A6B" w:rsidRDefault="00DF6A6B" w:rsidP="000B5DC0">
      <w:pPr>
        <w:widowControl w:val="0"/>
        <w:spacing w:before="0" w:beforeAutospacing="0" w:after="0" w:afterAutospacing="0" w:line="240" w:lineRule="auto"/>
        <w:ind w:right="84"/>
        <w:jc w:val="center"/>
        <w:rPr>
          <w:rFonts w:ascii="Times New Roman" w:eastAsia="Times New Roman" w:hAnsi="Times New Roman" w:cs="David"/>
          <w:b/>
          <w:bCs/>
          <w:sz w:val="20"/>
          <w:szCs w:val="24"/>
          <w:u w:val="single"/>
          <w:rtl/>
          <w:lang w:eastAsia="he-IL"/>
        </w:rPr>
      </w:pPr>
      <w:r>
        <w:rPr>
          <w:rFonts w:ascii="Times New Roman" w:eastAsia="Times New Roman" w:hAnsi="Times New Roman" w:cs="David"/>
          <w:b/>
          <w:bCs/>
          <w:sz w:val="20"/>
          <w:szCs w:val="24"/>
          <w:u w:val="single"/>
          <w:rtl/>
          <w:lang w:eastAsia="he-IL"/>
        </w:rPr>
        <w:br w:type="page"/>
      </w:r>
    </w:p>
    <w:p w14:paraId="2CB2D0C0" w14:textId="77777777" w:rsidR="000B5DC0" w:rsidRPr="000B5DC0" w:rsidRDefault="000B5DC0" w:rsidP="000B5DC0">
      <w:pPr>
        <w:widowControl w:val="0"/>
        <w:spacing w:before="0" w:beforeAutospacing="0" w:after="0" w:afterAutospacing="0" w:line="240" w:lineRule="auto"/>
        <w:ind w:right="84"/>
        <w:jc w:val="center"/>
        <w:rPr>
          <w:rFonts w:ascii="Times New Roman" w:eastAsia="Times New Roman" w:hAnsi="Times New Roman" w:cs="David"/>
          <w:b/>
          <w:bCs/>
          <w:sz w:val="20"/>
          <w:szCs w:val="24"/>
          <w:rtl/>
          <w:lang w:eastAsia="he-IL"/>
        </w:rPr>
      </w:pPr>
      <w:r w:rsidRPr="000B5DC0">
        <w:rPr>
          <w:rFonts w:ascii="Times New Roman" w:eastAsia="Times New Roman" w:hAnsi="Times New Roman" w:cs="David"/>
          <w:b/>
          <w:bCs/>
          <w:sz w:val="20"/>
          <w:szCs w:val="24"/>
          <w:u w:val="single"/>
          <w:rtl/>
          <w:lang w:eastAsia="he-IL"/>
        </w:rPr>
        <w:t xml:space="preserve">נספח </w:t>
      </w:r>
      <w:r w:rsidR="003C6E03">
        <w:rPr>
          <w:rFonts w:ascii="Times New Roman" w:eastAsia="Times New Roman" w:hAnsi="Times New Roman" w:cs="David" w:hint="cs"/>
          <w:b/>
          <w:bCs/>
          <w:sz w:val="20"/>
          <w:szCs w:val="24"/>
          <w:u w:val="single"/>
          <w:rtl/>
          <w:lang w:eastAsia="he-IL"/>
        </w:rPr>
        <w:t>"</w:t>
      </w:r>
      <w:r w:rsidRPr="000B5DC0">
        <w:rPr>
          <w:rFonts w:ascii="Times New Roman" w:eastAsia="Times New Roman" w:hAnsi="Times New Roman" w:cs="David"/>
          <w:b/>
          <w:bCs/>
          <w:sz w:val="20"/>
          <w:szCs w:val="24"/>
          <w:u w:val="single"/>
          <w:rtl/>
          <w:lang w:eastAsia="he-IL"/>
        </w:rPr>
        <w:t>ח'</w:t>
      </w:r>
      <w:r w:rsidR="003C6E03">
        <w:rPr>
          <w:rFonts w:ascii="Times New Roman" w:eastAsia="Times New Roman" w:hAnsi="Times New Roman" w:cs="David" w:hint="cs"/>
          <w:b/>
          <w:bCs/>
          <w:sz w:val="20"/>
          <w:szCs w:val="24"/>
          <w:u w:val="single"/>
          <w:rtl/>
          <w:lang w:eastAsia="he-IL"/>
        </w:rPr>
        <w:t>'</w:t>
      </w:r>
    </w:p>
    <w:p w14:paraId="62FF1C55" w14:textId="77777777" w:rsidR="000B5DC0" w:rsidRPr="000B5DC0" w:rsidRDefault="000B5DC0" w:rsidP="000B5DC0">
      <w:pPr>
        <w:widowControl w:val="0"/>
        <w:spacing w:before="0" w:beforeAutospacing="0" w:after="0" w:afterAutospacing="0" w:line="240" w:lineRule="auto"/>
        <w:ind w:left="84" w:right="84" w:hanging="720"/>
        <w:jc w:val="center"/>
        <w:rPr>
          <w:rFonts w:ascii="Times New Roman" w:eastAsia="Times New Roman" w:hAnsi="Times New Roman" w:cs="David"/>
          <w:b/>
          <w:bCs/>
          <w:sz w:val="20"/>
          <w:szCs w:val="24"/>
          <w:u w:val="single"/>
          <w:rtl/>
          <w:lang w:eastAsia="he-IL"/>
        </w:rPr>
      </w:pPr>
    </w:p>
    <w:p w14:paraId="6FEEC6C3" w14:textId="77777777" w:rsidR="000B5DC0" w:rsidRPr="000B5DC0" w:rsidRDefault="000B5DC0" w:rsidP="000B5DC0">
      <w:pPr>
        <w:widowControl w:val="0"/>
        <w:spacing w:before="0" w:beforeAutospacing="0" w:after="0" w:afterAutospacing="0" w:line="240" w:lineRule="auto"/>
        <w:ind w:left="84" w:right="84" w:hanging="720"/>
        <w:jc w:val="center"/>
        <w:rPr>
          <w:rFonts w:ascii="Times New Roman" w:eastAsia="Times New Roman" w:hAnsi="Times New Roman" w:cs="David"/>
          <w:sz w:val="20"/>
          <w:szCs w:val="24"/>
          <w:rtl/>
          <w:lang w:eastAsia="he-IL"/>
        </w:rPr>
      </w:pPr>
      <w:r w:rsidRPr="000B5DC0">
        <w:rPr>
          <w:rFonts w:ascii="Times New Roman" w:eastAsia="Times New Roman" w:hAnsi="Times New Roman" w:cs="David"/>
          <w:b/>
          <w:bCs/>
          <w:sz w:val="20"/>
          <w:szCs w:val="24"/>
          <w:u w:val="single"/>
          <w:rtl/>
          <w:lang w:eastAsia="he-IL"/>
        </w:rPr>
        <w:t>רשימת התכניות והמסמכים שעל המתכנן להנפיק</w:t>
      </w:r>
    </w:p>
    <w:p w14:paraId="364C1788" w14:textId="77777777" w:rsidR="000B5DC0" w:rsidRP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02F9D71" w14:textId="77777777" w:rsidR="000B5DC0" w:rsidRPr="000B5DC0" w:rsidRDefault="000B5DC0" w:rsidP="000B5DC0">
      <w:pPr>
        <w:widowControl w:val="0"/>
        <w:spacing w:before="0" w:beforeAutospacing="0" w:after="0" w:afterAutospacing="0" w:line="240" w:lineRule="auto"/>
        <w:ind w:left="84" w:right="84" w:hanging="84"/>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למען הסר ספק יובהר כי מסמך זה מהווה השלמה והבהרה לנספח ב' ובכל מקרה אינו גורע ממנו.</w:t>
      </w:r>
    </w:p>
    <w:p w14:paraId="5DB7B424"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B86BCD7"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2B07764C" w14:textId="1F53F780"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1.</w:t>
      </w:r>
      <w:r w:rsidRPr="000B5DC0">
        <w:rPr>
          <w:rFonts w:ascii="Times New Roman" w:eastAsia="Times New Roman" w:hAnsi="Times New Roman" w:cs="David"/>
          <w:sz w:val="20"/>
          <w:szCs w:val="24"/>
          <w:rtl/>
          <w:lang w:eastAsia="he-IL"/>
        </w:rPr>
        <w:tab/>
      </w:r>
      <w:del w:id="199" w:author="Meryl Etman [2]" w:date="2022-11-28T15:05:00Z">
        <w:r w:rsidRPr="000B5DC0" w:rsidDel="00345584">
          <w:rPr>
            <w:rFonts w:ascii="Times New Roman" w:eastAsia="Times New Roman" w:hAnsi="Times New Roman" w:cs="David"/>
            <w:sz w:val="20"/>
            <w:szCs w:val="24"/>
            <w:rtl/>
            <w:lang w:eastAsia="he-IL"/>
          </w:rPr>
          <w:delText>נספח פ</w:delText>
        </w:r>
        <w:r w:rsidRPr="000B5DC0" w:rsidDel="00345584">
          <w:rPr>
            <w:rFonts w:ascii="Times New Roman" w:eastAsia="Times New Roman" w:hAnsi="Times New Roman" w:cs="David" w:hint="cs"/>
            <w:sz w:val="20"/>
            <w:szCs w:val="24"/>
            <w:rtl/>
            <w:lang w:eastAsia="he-IL"/>
          </w:rPr>
          <w:delText>י</w:delText>
        </w:r>
        <w:r w:rsidRPr="000B5DC0" w:rsidDel="00345584">
          <w:rPr>
            <w:rFonts w:ascii="Times New Roman" w:eastAsia="Times New Roman" w:hAnsi="Times New Roman" w:cs="David"/>
            <w:sz w:val="20"/>
            <w:szCs w:val="24"/>
            <w:rtl/>
            <w:lang w:eastAsia="he-IL"/>
          </w:rPr>
          <w:delText>תוח לתכנית בנין עיר בסמכות הועדה המקומית</w:delText>
        </w:r>
      </w:del>
      <w:ins w:id="200" w:author="Meryl Etman [2]" w:date="2022-11-28T15:05:00Z">
        <w:r w:rsidR="00345584">
          <w:rPr>
            <w:rFonts w:ascii="Times New Roman" w:eastAsia="Times New Roman" w:hAnsi="Times New Roman" w:cs="David" w:hint="cs"/>
            <w:sz w:val="20"/>
            <w:szCs w:val="24"/>
            <w:rtl/>
            <w:lang w:eastAsia="he-IL"/>
          </w:rPr>
          <w:t>מבוטל</w:t>
        </w:r>
      </w:ins>
      <w:r w:rsidRPr="000B5DC0">
        <w:rPr>
          <w:rFonts w:ascii="Times New Roman" w:eastAsia="Times New Roman" w:hAnsi="Times New Roman" w:cs="David"/>
          <w:sz w:val="20"/>
          <w:szCs w:val="24"/>
          <w:rtl/>
          <w:lang w:eastAsia="he-IL"/>
        </w:rPr>
        <w:t>.</w:t>
      </w:r>
    </w:p>
    <w:p w14:paraId="5852148E"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p>
    <w:p w14:paraId="5FEB6858" w14:textId="77777777" w:rsidR="000B5DC0" w:rsidRPr="000B5DC0" w:rsidRDefault="000B5DC0" w:rsidP="006C7BFC">
      <w:pPr>
        <w:widowControl w:val="0"/>
        <w:spacing w:before="0" w:beforeAutospacing="0" w:after="0" w:afterAutospacing="0" w:line="240" w:lineRule="auto"/>
        <w:ind w:left="793" w:right="720"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2.</w:t>
      </w:r>
      <w:r w:rsidRPr="000B5DC0">
        <w:rPr>
          <w:rFonts w:ascii="Times New Roman" w:eastAsia="Times New Roman" w:hAnsi="Times New Roman" w:cs="David"/>
          <w:sz w:val="20"/>
          <w:szCs w:val="24"/>
          <w:rtl/>
          <w:lang w:eastAsia="he-IL"/>
        </w:rPr>
        <w:tab/>
        <w:t xml:space="preserve">תכנית פיתוח כללית וקביעת מפלסי הכניסות למבנים </w:t>
      </w:r>
      <w:r w:rsidRPr="000B5DC0">
        <w:rPr>
          <w:rFonts w:ascii="Times New Roman" w:eastAsia="Times New Roman" w:hAnsi="Times New Roman" w:cs="David"/>
          <w:sz w:val="20"/>
          <w:szCs w:val="24"/>
          <w:lang w:eastAsia="he-IL"/>
        </w:rPr>
        <w:t>–</w:t>
      </w:r>
      <w:r w:rsidRPr="000B5DC0">
        <w:rPr>
          <w:rFonts w:ascii="Times New Roman" w:eastAsia="Times New Roman" w:hAnsi="Times New Roman" w:cs="David"/>
          <w:sz w:val="20"/>
          <w:szCs w:val="24"/>
          <w:rtl/>
          <w:lang w:eastAsia="he-IL"/>
        </w:rPr>
        <w:t xml:space="preserve"> 1:100-1:250 או כפי </w:t>
      </w:r>
      <w:r w:rsidR="006C7BFC">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שי</w:t>
      </w:r>
      <w:r w:rsidR="005731FE">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דרש.</w:t>
      </w:r>
    </w:p>
    <w:p w14:paraId="650EF339"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995CA32"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3.</w:t>
      </w:r>
      <w:r w:rsidRPr="000B5DC0">
        <w:rPr>
          <w:rFonts w:ascii="Times New Roman" w:eastAsia="Times New Roman" w:hAnsi="Times New Roman" w:cs="David"/>
          <w:sz w:val="20"/>
          <w:szCs w:val="24"/>
          <w:rtl/>
          <w:lang w:eastAsia="he-IL"/>
        </w:rPr>
        <w:tab/>
        <w:t xml:space="preserve">תכנית גבהים, עבודות עפר כלליות </w:t>
      </w:r>
      <w:r w:rsidRPr="000B5DC0">
        <w:rPr>
          <w:rFonts w:ascii="Times New Roman" w:eastAsia="Times New Roman" w:hAnsi="Times New Roman" w:cs="David"/>
          <w:sz w:val="20"/>
          <w:szCs w:val="24"/>
          <w:lang w:eastAsia="he-IL"/>
        </w:rPr>
        <w:t>–</w:t>
      </w:r>
      <w:r w:rsidRPr="000B5DC0">
        <w:rPr>
          <w:rFonts w:ascii="Times New Roman" w:eastAsia="Times New Roman" w:hAnsi="Times New Roman" w:cs="David"/>
          <w:sz w:val="20"/>
          <w:szCs w:val="24"/>
          <w:rtl/>
          <w:lang w:eastAsia="he-IL"/>
        </w:rPr>
        <w:t xml:space="preserve"> חפירה/מילוי  </w:t>
      </w:r>
      <w:r w:rsidRPr="000B5DC0">
        <w:rPr>
          <w:rFonts w:ascii="Times New Roman" w:eastAsia="Times New Roman" w:hAnsi="Times New Roman" w:cs="David"/>
          <w:sz w:val="20"/>
          <w:szCs w:val="24"/>
          <w:lang w:eastAsia="he-IL"/>
        </w:rPr>
        <w:t>–</w:t>
      </w:r>
      <w:r w:rsidRPr="000B5DC0">
        <w:rPr>
          <w:rFonts w:ascii="Times New Roman" w:eastAsia="Times New Roman" w:hAnsi="Times New Roman" w:cs="David"/>
          <w:sz w:val="20"/>
          <w:szCs w:val="24"/>
          <w:rtl/>
          <w:lang w:eastAsia="he-IL"/>
        </w:rPr>
        <w:t xml:space="preserve"> 1:250 </w:t>
      </w:r>
      <w:r w:rsidRPr="000B5DC0">
        <w:rPr>
          <w:rFonts w:ascii="Times New Roman" w:eastAsia="Times New Roman" w:hAnsi="Times New Roman" w:cs="David"/>
          <w:sz w:val="20"/>
          <w:szCs w:val="24"/>
          <w:lang w:eastAsia="he-IL"/>
        </w:rPr>
        <w:t>–</w:t>
      </w:r>
      <w:r w:rsidRPr="000B5DC0">
        <w:rPr>
          <w:rFonts w:ascii="Times New Roman" w:eastAsia="Times New Roman" w:hAnsi="Times New Roman" w:cs="David"/>
          <w:sz w:val="20"/>
          <w:szCs w:val="24"/>
          <w:rtl/>
          <w:lang w:eastAsia="he-IL"/>
        </w:rPr>
        <w:t xml:space="preserve"> 1:100.</w:t>
      </w:r>
    </w:p>
    <w:p w14:paraId="527A96A3" w14:textId="77777777" w:rsidR="000B5DC0" w:rsidRPr="000B5DC0" w:rsidRDefault="000B5DC0" w:rsidP="000B5DC0">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43F1C714" w14:textId="77777777" w:rsidR="000B5DC0" w:rsidRPr="000B5DC0" w:rsidRDefault="000B5DC0" w:rsidP="006C7BFC">
      <w:pPr>
        <w:widowControl w:val="0"/>
        <w:spacing w:before="0" w:beforeAutospacing="0" w:after="0" w:afterAutospacing="0" w:line="240" w:lineRule="auto"/>
        <w:ind w:left="793" w:right="720"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4.</w:t>
      </w:r>
      <w:r w:rsidRPr="000B5DC0">
        <w:rPr>
          <w:rFonts w:ascii="Times New Roman" w:eastAsia="Times New Roman" w:hAnsi="Times New Roman" w:cs="David"/>
          <w:sz w:val="20"/>
          <w:szCs w:val="24"/>
          <w:rtl/>
          <w:lang w:eastAsia="he-IL"/>
        </w:rPr>
        <w:tab/>
        <w:t>תכנית פ</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תוח מפורטת המשלבת פתרונות חניה, ניקוז, צורת השטחים הסלולים, גבהים </w:t>
      </w:r>
      <w:r w:rsidRPr="000B5DC0">
        <w:rPr>
          <w:rFonts w:ascii="Times New Roman" w:eastAsia="Times New Roman" w:hAnsi="Times New Roman" w:cs="David"/>
          <w:sz w:val="20"/>
          <w:szCs w:val="24"/>
          <w:rtl/>
          <w:lang w:eastAsia="he-IL"/>
        </w:rPr>
        <w:tab/>
        <w:t>לעבודות עפר, מצעים ותשתיות, אלמנטים בנויים כגון:</w:t>
      </w:r>
    </w:p>
    <w:p w14:paraId="2D6F1844" w14:textId="77777777" w:rsidR="000B5DC0" w:rsidRPr="000B5DC0" w:rsidRDefault="000B5DC0" w:rsidP="00666259">
      <w:pPr>
        <w:widowControl w:val="0"/>
        <w:spacing w:before="0" w:beforeAutospacing="0" w:after="0" w:afterAutospacing="0" w:line="240" w:lineRule="auto"/>
        <w:ind w:left="793" w:right="284" w:hanging="151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ab/>
        <w:t>חדרי טרנספורמציה, מבני אשפה, שבילים מרוצפים, גדרות, תאורה גננית, שערים ומחסומים, ערוגות בנויות, פרגולות, מדרגות, רמפות, מעצורים לרכב וכל פרט אחר הקשור לפתוח ואינו מהווה חלק מהמבנים שיתוכננו ע"י אדריכל הבני</w:t>
      </w:r>
      <w:r w:rsidR="00666259">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 xml:space="preserve">ן </w:t>
      </w:r>
      <w:r w:rsidRPr="000B5DC0">
        <w:rPr>
          <w:rFonts w:ascii="Times New Roman" w:eastAsia="Times New Roman" w:hAnsi="Times New Roman" w:cs="David"/>
          <w:sz w:val="20"/>
          <w:szCs w:val="24"/>
          <w:lang w:eastAsia="he-IL"/>
        </w:rPr>
        <w:t>–</w:t>
      </w:r>
      <w:r w:rsidRPr="000B5DC0">
        <w:rPr>
          <w:rFonts w:ascii="Times New Roman" w:eastAsia="Times New Roman" w:hAnsi="Times New Roman" w:cs="David"/>
          <w:sz w:val="20"/>
          <w:szCs w:val="24"/>
          <w:rtl/>
          <w:lang w:eastAsia="he-IL"/>
        </w:rPr>
        <w:t xml:space="preserve"> 1:100.</w:t>
      </w:r>
    </w:p>
    <w:p w14:paraId="1A02C5EB"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p>
    <w:p w14:paraId="776F7A58" w14:textId="77777777" w:rsidR="000B5DC0" w:rsidRPr="000B5DC0" w:rsidRDefault="000B5DC0" w:rsidP="006C7BFC">
      <w:pPr>
        <w:widowControl w:val="0"/>
        <w:spacing w:before="0" w:beforeAutospacing="0" w:after="0" w:afterAutospacing="0" w:line="240" w:lineRule="auto"/>
        <w:ind w:left="793" w:right="720"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5.</w:t>
      </w:r>
      <w:r w:rsidRPr="000B5DC0">
        <w:rPr>
          <w:rFonts w:ascii="Times New Roman" w:eastAsia="Times New Roman" w:hAnsi="Times New Roman" w:cs="David"/>
          <w:sz w:val="20"/>
          <w:szCs w:val="24"/>
          <w:rtl/>
          <w:lang w:eastAsia="he-IL"/>
        </w:rPr>
        <w:tab/>
        <w:t xml:space="preserve">חתכים לאורך ולרוחב המתארים את הגבהים ומבנה המשטחים, הדרכים והחניות ופרטי </w:t>
      </w:r>
      <w:r w:rsidRPr="000B5DC0">
        <w:rPr>
          <w:rFonts w:ascii="Times New Roman" w:eastAsia="Times New Roman" w:hAnsi="Times New Roman" w:cs="David"/>
          <w:sz w:val="20"/>
          <w:szCs w:val="24"/>
          <w:rtl/>
          <w:lang w:eastAsia="he-IL"/>
        </w:rPr>
        <w:tab/>
        <w:t>ביצוע לנ"ל.</w:t>
      </w:r>
    </w:p>
    <w:p w14:paraId="0AB58818"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p>
    <w:p w14:paraId="7132B996" w14:textId="77777777" w:rsidR="000B5DC0" w:rsidRPr="000B5DC0" w:rsidRDefault="000B5DC0" w:rsidP="00666259">
      <w:pPr>
        <w:widowControl w:val="0"/>
        <w:spacing w:before="0" w:beforeAutospacing="0" w:after="0" w:afterAutospacing="0" w:line="240" w:lineRule="auto"/>
        <w:ind w:left="793" w:right="720"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6.</w:t>
      </w:r>
      <w:r w:rsidRPr="000B5DC0">
        <w:rPr>
          <w:rFonts w:ascii="Times New Roman" w:eastAsia="Times New Roman" w:hAnsi="Times New Roman" w:cs="David"/>
          <w:sz w:val="20"/>
          <w:szCs w:val="24"/>
          <w:rtl/>
          <w:lang w:eastAsia="he-IL"/>
        </w:rPr>
        <w:tab/>
        <w:t>תכניות פיתוח ופרטים, כחלק מתכנית ההגשה לרשות המקומית ותיאו</w:t>
      </w:r>
      <w:r w:rsidR="00666259">
        <w:rPr>
          <w:rFonts w:ascii="Times New Roman" w:eastAsia="Times New Roman" w:hAnsi="Times New Roman" w:cs="David"/>
          <w:sz w:val="20"/>
          <w:szCs w:val="24"/>
          <w:rtl/>
          <w:lang w:eastAsia="he-IL"/>
        </w:rPr>
        <w:t>מה עם היועצים,</w:t>
      </w:r>
      <w:r w:rsidR="00666259">
        <w:rPr>
          <w:rFonts w:ascii="Times New Roman" w:eastAsia="Times New Roman" w:hAnsi="Times New Roman" w:cs="David" w:hint="cs"/>
          <w:sz w:val="20"/>
          <w:szCs w:val="24"/>
          <w:rtl/>
          <w:lang w:eastAsia="he-IL"/>
        </w:rPr>
        <w:t xml:space="preserve"> </w:t>
      </w:r>
      <w:r w:rsidR="00440B5A">
        <w:rPr>
          <w:rFonts w:ascii="Times New Roman" w:eastAsia="Times New Roman" w:hAnsi="Times New Roman" w:cs="David"/>
          <w:sz w:val="20"/>
          <w:szCs w:val="24"/>
          <w:rtl/>
          <w:lang w:eastAsia="he-IL"/>
        </w:rPr>
        <w:t>מתכנן</w:t>
      </w:r>
      <w:r w:rsidRPr="000B5DC0">
        <w:rPr>
          <w:rFonts w:ascii="Times New Roman" w:eastAsia="Times New Roman" w:hAnsi="Times New Roman" w:cs="David"/>
          <w:sz w:val="20"/>
          <w:szCs w:val="24"/>
          <w:rtl/>
          <w:lang w:eastAsia="he-IL"/>
        </w:rPr>
        <w:t xml:space="preserve"> התנועה (ככל שיתמנה) וגורמי הרשות המקומית עד לקבלת היתרים.</w:t>
      </w:r>
    </w:p>
    <w:p w14:paraId="4206AA86"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p>
    <w:p w14:paraId="14C8BA6A" w14:textId="77777777" w:rsidR="000B5DC0" w:rsidRPr="000B5DC0" w:rsidRDefault="000B5DC0" w:rsidP="006C7BFC">
      <w:pPr>
        <w:widowControl w:val="0"/>
        <w:spacing w:before="0" w:beforeAutospacing="0" w:after="0" w:afterAutospacing="0" w:line="240" w:lineRule="auto"/>
        <w:ind w:left="793" w:right="720"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7.</w:t>
      </w:r>
      <w:r w:rsidRPr="000B5DC0">
        <w:rPr>
          <w:rFonts w:ascii="Times New Roman" w:eastAsia="Times New Roman" w:hAnsi="Times New Roman" w:cs="David"/>
          <w:sz w:val="20"/>
          <w:szCs w:val="24"/>
          <w:rtl/>
          <w:lang w:eastAsia="he-IL"/>
        </w:rPr>
        <w:tab/>
        <w:t xml:space="preserve">תכניות מפורטות ופרטי ביצוע לכל האלמנטים המתוכננים בתחום אדריכלות הנוף (למעט </w:t>
      </w:r>
      <w:r w:rsidRPr="000B5DC0">
        <w:rPr>
          <w:rFonts w:ascii="Times New Roman" w:eastAsia="Times New Roman" w:hAnsi="Times New Roman" w:cs="David"/>
          <w:sz w:val="20"/>
          <w:szCs w:val="24"/>
          <w:rtl/>
          <w:lang w:eastAsia="he-IL"/>
        </w:rPr>
        <w:tab/>
        <w:t>קונסטרוקציה, ניקוז תת-קרקעי ואיטום גגות).</w:t>
      </w:r>
    </w:p>
    <w:p w14:paraId="73A41EEA"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p>
    <w:p w14:paraId="7A42EFDD"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8.</w:t>
      </w:r>
      <w:r w:rsidRPr="000B5DC0">
        <w:rPr>
          <w:rFonts w:ascii="Times New Roman" w:eastAsia="Times New Roman" w:hAnsi="Times New Roman" w:cs="David"/>
          <w:sz w:val="20"/>
          <w:szCs w:val="24"/>
          <w:rtl/>
          <w:lang w:eastAsia="he-IL"/>
        </w:rPr>
        <w:tab/>
        <w:t>תכניות גינון ושתילה.</w:t>
      </w:r>
    </w:p>
    <w:p w14:paraId="74F8F109"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p>
    <w:p w14:paraId="0D43DAF0"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9.</w:t>
      </w:r>
      <w:r w:rsidRPr="000B5DC0">
        <w:rPr>
          <w:rFonts w:ascii="Times New Roman" w:eastAsia="Times New Roman" w:hAnsi="Times New Roman" w:cs="David"/>
          <w:sz w:val="20"/>
          <w:szCs w:val="24"/>
          <w:rtl/>
          <w:lang w:eastAsia="he-IL"/>
        </w:rPr>
        <w:tab/>
        <w:t xml:space="preserve">תכנית ופרטי מערכות </w:t>
      </w:r>
      <w:r w:rsidR="00666259" w:rsidRPr="000B5DC0">
        <w:rPr>
          <w:rFonts w:ascii="Times New Roman" w:eastAsia="Times New Roman" w:hAnsi="Times New Roman" w:cs="David" w:hint="cs"/>
          <w:sz w:val="20"/>
          <w:szCs w:val="24"/>
          <w:rtl/>
          <w:lang w:eastAsia="he-IL"/>
        </w:rPr>
        <w:t>השקיה</w:t>
      </w:r>
      <w:r w:rsidRPr="000B5DC0">
        <w:rPr>
          <w:rFonts w:ascii="Times New Roman" w:eastAsia="Times New Roman" w:hAnsi="Times New Roman" w:cs="David"/>
          <w:sz w:val="20"/>
          <w:szCs w:val="24"/>
          <w:rtl/>
          <w:lang w:eastAsia="he-IL"/>
        </w:rPr>
        <w:t xml:space="preserve"> כולל ראשי מערכת.</w:t>
      </w:r>
    </w:p>
    <w:p w14:paraId="7F32D59E" w14:textId="77777777" w:rsidR="000B5DC0" w:rsidRPr="000B5DC0" w:rsidRDefault="000B5DC0" w:rsidP="000B5DC0">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p>
    <w:p w14:paraId="5C3A0396"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10.</w:t>
      </w:r>
      <w:r w:rsidRPr="000B5DC0">
        <w:rPr>
          <w:rFonts w:ascii="Times New Roman" w:eastAsia="Times New Roman" w:hAnsi="Times New Roman" w:cs="David"/>
          <w:sz w:val="20"/>
          <w:szCs w:val="24"/>
          <w:rtl/>
          <w:lang w:eastAsia="he-IL"/>
        </w:rPr>
        <w:tab/>
        <w:t xml:space="preserve">תכניות בינוי לביצוע לאישור הרשויות בקנ"מ 1:1250 ו-1:500 או אחר לפי דרישת </w:t>
      </w:r>
      <w:r w:rsidRPr="000B5DC0">
        <w:rPr>
          <w:rFonts w:ascii="Times New Roman" w:eastAsia="Times New Roman" w:hAnsi="Times New Roman" w:cs="David"/>
          <w:sz w:val="20"/>
          <w:szCs w:val="24"/>
          <w:rtl/>
          <w:lang w:eastAsia="he-IL"/>
        </w:rPr>
        <w:tab/>
        <w:t>הרשויות לרבות: תכניות ב</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נוי מנחה, פרטי פ</w:t>
      </w:r>
      <w:r w:rsidRPr="000B5DC0">
        <w:rPr>
          <w:rFonts w:ascii="Times New Roman" w:eastAsia="Times New Roman" w:hAnsi="Times New Roman" w:cs="David" w:hint="cs"/>
          <w:sz w:val="20"/>
          <w:szCs w:val="24"/>
          <w:rtl/>
          <w:lang w:eastAsia="he-IL"/>
        </w:rPr>
        <w:t>י</w:t>
      </w:r>
      <w:r w:rsidRPr="000B5DC0">
        <w:rPr>
          <w:rFonts w:ascii="Times New Roman" w:eastAsia="Times New Roman" w:hAnsi="Times New Roman" w:cs="David"/>
          <w:sz w:val="20"/>
          <w:szCs w:val="24"/>
          <w:rtl/>
          <w:lang w:eastAsia="he-IL"/>
        </w:rPr>
        <w:t>תוח מנחים, תכנון עקרוני לשצ"פים.</w:t>
      </w:r>
    </w:p>
    <w:p w14:paraId="38A86EA1"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p>
    <w:p w14:paraId="30A8E7DD"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11.</w:t>
      </w:r>
      <w:r w:rsidRPr="000B5DC0">
        <w:rPr>
          <w:rFonts w:ascii="Times New Roman" w:eastAsia="Times New Roman" w:hAnsi="Times New Roman" w:cs="David"/>
          <w:sz w:val="20"/>
          <w:szCs w:val="24"/>
          <w:rtl/>
          <w:lang w:eastAsia="he-IL"/>
        </w:rPr>
        <w:tab/>
        <w:t>מפרטים וכתבי כמויות לצורך הכללתם במכרזי הקבלנים.</w:t>
      </w:r>
    </w:p>
    <w:p w14:paraId="5AD3C6CD" w14:textId="77777777" w:rsidR="000B5DC0" w:rsidRPr="000B5DC0" w:rsidRDefault="000B5DC0" w:rsidP="000B5DC0">
      <w:pPr>
        <w:widowControl w:val="0"/>
        <w:spacing w:before="0" w:beforeAutospacing="0" w:after="0" w:afterAutospacing="0" w:line="240" w:lineRule="auto"/>
        <w:ind w:right="720" w:hanging="778"/>
        <w:jc w:val="both"/>
        <w:rPr>
          <w:rFonts w:ascii="Times New Roman" w:eastAsia="Times New Roman" w:hAnsi="Times New Roman" w:cs="David"/>
          <w:sz w:val="20"/>
          <w:szCs w:val="24"/>
          <w:rtl/>
          <w:lang w:eastAsia="he-IL"/>
        </w:rPr>
      </w:pPr>
    </w:p>
    <w:p w14:paraId="097E8530" w14:textId="77777777" w:rsidR="000B5DC0" w:rsidRPr="000B5DC0" w:rsidRDefault="000B5DC0" w:rsidP="00666259">
      <w:pPr>
        <w:widowControl w:val="0"/>
        <w:spacing w:before="0" w:beforeAutospacing="0" w:after="0" w:afterAutospacing="0" w:line="240" w:lineRule="auto"/>
        <w:ind w:left="793" w:right="720"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12.</w:t>
      </w:r>
      <w:r w:rsidRPr="000B5DC0">
        <w:rPr>
          <w:rFonts w:ascii="Times New Roman" w:eastAsia="Times New Roman" w:hAnsi="Times New Roman" w:cs="David"/>
          <w:sz w:val="20"/>
          <w:szCs w:val="24"/>
          <w:rtl/>
          <w:lang w:eastAsia="he-IL"/>
        </w:rPr>
        <w:tab/>
        <w:t>כל תכנית ו/או פרט אחר שידרשו במהלך התכנון והביצוע לשם ביצוע התכנון והעבודה</w:t>
      </w:r>
      <w:r w:rsidR="00666259">
        <w:rPr>
          <w:rFonts w:ascii="Times New Roman" w:eastAsia="Times New Roman" w:hAnsi="Times New Roman" w:cs="David" w:hint="cs"/>
          <w:sz w:val="20"/>
          <w:szCs w:val="24"/>
          <w:rtl/>
          <w:lang w:eastAsia="he-IL"/>
        </w:rPr>
        <w:t xml:space="preserve"> </w:t>
      </w:r>
      <w:r w:rsidRPr="000B5DC0">
        <w:rPr>
          <w:rFonts w:ascii="Times New Roman" w:eastAsia="Times New Roman" w:hAnsi="Times New Roman" w:cs="David"/>
          <w:sz w:val="20"/>
          <w:szCs w:val="24"/>
          <w:rtl/>
          <w:lang w:eastAsia="he-IL"/>
        </w:rPr>
        <w:t>האדריכלית באופן מושלם בהתאם לשיקול דעת המנהל וקביעתו הבלעדית.</w:t>
      </w:r>
    </w:p>
    <w:p w14:paraId="55C82654"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p>
    <w:p w14:paraId="7A733E94"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13.</w:t>
      </w:r>
      <w:r w:rsidRPr="000B5DC0">
        <w:rPr>
          <w:rFonts w:ascii="Times New Roman" w:eastAsia="Times New Roman" w:hAnsi="Times New Roman" w:cs="David"/>
          <w:sz w:val="20"/>
          <w:szCs w:val="24"/>
          <w:rtl/>
          <w:lang w:eastAsia="he-IL"/>
        </w:rPr>
        <w:tab/>
        <w:t>רשימות מעודכנות של תכניות כולל תאריך ומספר מהדורה – לפחות פעם בחודש.</w:t>
      </w:r>
    </w:p>
    <w:p w14:paraId="32349A58"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p>
    <w:p w14:paraId="2711EF12" w14:textId="77777777" w:rsidR="000B5DC0" w:rsidRPr="000B5DC0" w:rsidRDefault="000B5DC0" w:rsidP="00666259">
      <w:pPr>
        <w:widowControl w:val="0"/>
        <w:spacing w:before="0" w:beforeAutospacing="0" w:after="0" w:afterAutospacing="0" w:line="240" w:lineRule="auto"/>
        <w:ind w:left="793"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14.</w:t>
      </w:r>
      <w:r w:rsidRPr="000B5DC0">
        <w:rPr>
          <w:rFonts w:ascii="Times New Roman" w:eastAsia="Times New Roman" w:hAnsi="Times New Roman" w:cs="David"/>
          <w:sz w:val="20"/>
          <w:szCs w:val="24"/>
          <w:rtl/>
          <w:lang w:eastAsia="he-IL"/>
        </w:rPr>
        <w:tab/>
        <w:t>מובהר בזאת שהתכניות יוכנו לפי ביצוע בקטעים של הפרויקט ויכללו פתרונות לקטעי הביניים.</w:t>
      </w:r>
    </w:p>
    <w:p w14:paraId="760D5BDA"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989C3FC" w14:textId="77777777" w:rsidR="000B5DC0" w:rsidRPr="000B5DC0" w:rsidRDefault="000B5DC0" w:rsidP="00666259">
      <w:pPr>
        <w:widowControl w:val="0"/>
        <w:spacing w:before="0" w:beforeAutospacing="0" w:after="0" w:afterAutospacing="0" w:line="240" w:lineRule="auto"/>
        <w:ind w:left="793" w:hanging="793"/>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15.</w:t>
      </w:r>
      <w:r w:rsidRPr="000B5DC0">
        <w:rPr>
          <w:rFonts w:ascii="Times New Roman" w:eastAsia="Times New Roman" w:hAnsi="Times New Roman" w:cs="David"/>
          <w:sz w:val="20"/>
          <w:szCs w:val="24"/>
          <w:rtl/>
          <w:lang w:eastAsia="he-IL"/>
        </w:rPr>
        <w:tab/>
        <w:t>כל שאר תכניות הביצוע המתחייבות מכל תקן ודין לרבות אך לא רק מחלקיו השונים של ת"י 1547 – "תכניות ביצוע לבניינים ולעבודות פיתוח סביבתי".</w:t>
      </w:r>
    </w:p>
    <w:p w14:paraId="35309C40" w14:textId="77777777" w:rsidR="000B5DC0" w:rsidRPr="000B5DC0" w:rsidRDefault="000B5DC0" w:rsidP="000B5DC0">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p>
    <w:p w14:paraId="24E706EA" w14:textId="77777777" w:rsidR="000B5DC0" w:rsidRPr="000B5DC0" w:rsidRDefault="000B5DC0" w:rsidP="00666259">
      <w:pPr>
        <w:widowControl w:val="0"/>
        <w:spacing w:before="0" w:beforeAutospacing="0" w:after="0" w:afterAutospacing="0" w:line="240" w:lineRule="auto"/>
        <w:ind w:left="651" w:right="720" w:firstLine="142"/>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כל המסמכים והתכניות יבוצעו בשפה העברית.</w:t>
      </w:r>
    </w:p>
    <w:p w14:paraId="4E00F34F" w14:textId="77777777" w:rsidR="000B5DC0" w:rsidRPr="000B5DC0" w:rsidRDefault="000B5DC0" w:rsidP="000B5DC0">
      <w:pPr>
        <w:widowControl w:val="0"/>
        <w:spacing w:before="0" w:beforeAutospacing="0" w:after="0" w:afterAutospacing="0" w:line="240" w:lineRule="auto"/>
        <w:ind w:right="720" w:hanging="778"/>
        <w:jc w:val="both"/>
        <w:rPr>
          <w:rFonts w:ascii="Times New Roman" w:eastAsia="Times New Roman" w:hAnsi="Times New Roman" w:cs="David"/>
          <w:sz w:val="20"/>
          <w:szCs w:val="24"/>
          <w:rtl/>
          <w:lang w:eastAsia="he-IL"/>
        </w:rPr>
      </w:pPr>
    </w:p>
    <w:p w14:paraId="1582EF4D" w14:textId="77777777" w:rsidR="000B5DC0" w:rsidRPr="000B5DC0" w:rsidRDefault="000B5DC0" w:rsidP="000B5DC0">
      <w:pPr>
        <w:widowControl w:val="0"/>
        <w:spacing w:before="0" w:beforeAutospacing="0" w:after="0" w:afterAutospacing="0" w:line="240" w:lineRule="auto"/>
        <w:ind w:right="720" w:hanging="778"/>
        <w:jc w:val="both"/>
        <w:rPr>
          <w:rFonts w:ascii="Times New Roman" w:eastAsia="Times New Roman" w:hAnsi="Times New Roman" w:cs="David"/>
          <w:sz w:val="20"/>
          <w:szCs w:val="24"/>
          <w:rtl/>
          <w:lang w:eastAsia="he-IL"/>
        </w:rPr>
      </w:pPr>
    </w:p>
    <w:p w14:paraId="5B230907" w14:textId="77777777" w:rsidR="000B5DC0" w:rsidRPr="000B5DC0" w:rsidRDefault="000B5DC0" w:rsidP="000B5DC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A1E4A40" w14:textId="77777777" w:rsidR="00CD158F" w:rsidRDefault="00CD158F" w:rsidP="000B5DC0">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Pr>
          <w:rFonts w:ascii="Times New Roman" w:eastAsia="Times New Roman" w:hAnsi="Times New Roman" w:cs="David"/>
          <w:b/>
          <w:bCs/>
          <w:sz w:val="20"/>
          <w:szCs w:val="24"/>
          <w:u w:val="single"/>
          <w:rtl/>
          <w:lang w:eastAsia="he-IL"/>
        </w:rPr>
        <w:br w:type="page"/>
      </w:r>
    </w:p>
    <w:p w14:paraId="27136AFE" w14:textId="77777777" w:rsidR="000B5DC0" w:rsidRDefault="000B5DC0" w:rsidP="000B5DC0">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0B5DC0">
        <w:rPr>
          <w:rFonts w:ascii="Times New Roman" w:eastAsia="Times New Roman" w:hAnsi="Times New Roman" w:cs="David"/>
          <w:b/>
          <w:bCs/>
          <w:sz w:val="20"/>
          <w:szCs w:val="24"/>
          <w:u w:val="single"/>
          <w:rtl/>
          <w:lang w:eastAsia="he-IL"/>
        </w:rPr>
        <w:t>נספח "ט"</w:t>
      </w:r>
    </w:p>
    <w:p w14:paraId="2EFC61C6" w14:textId="77777777" w:rsidR="00CD158F" w:rsidRDefault="00CD158F" w:rsidP="000B5DC0">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p>
    <w:p w14:paraId="233FB80E" w14:textId="77777777" w:rsidR="00CD158F" w:rsidRPr="000B5DC0" w:rsidRDefault="00CD158F" w:rsidP="000B5DC0">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p>
    <w:p w14:paraId="5E84C3BB" w14:textId="77777777" w:rsidR="000B5DC0" w:rsidRPr="000B5DC0" w:rsidRDefault="000B5DC0" w:rsidP="000B5DC0">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2655C430" w14:textId="77777777" w:rsidR="000B5DC0" w:rsidRDefault="000B5DC0" w:rsidP="000B5DC0">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B5DC0">
        <w:rPr>
          <w:rFonts w:ascii="Times New Roman" w:eastAsia="Times New Roman" w:hAnsi="Times New Roman" w:cs="David"/>
          <w:b/>
          <w:bCs/>
          <w:sz w:val="20"/>
          <w:szCs w:val="24"/>
          <w:u w:val="single"/>
          <w:rtl/>
          <w:lang w:eastAsia="he-IL"/>
        </w:rPr>
        <w:t>דוגמא לנוסח אישור השלמת הפרויקט/קטע מהפרויקט</w:t>
      </w:r>
    </w:p>
    <w:p w14:paraId="43542474" w14:textId="77777777" w:rsidR="00CD158F" w:rsidRPr="000B5DC0" w:rsidRDefault="00CD158F" w:rsidP="00CD158F">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p>
    <w:p w14:paraId="0E0746C4" w14:textId="77777777" w:rsid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83291C3" w14:textId="77777777" w:rsidR="00CD158F" w:rsidRPr="000B5DC0" w:rsidRDefault="00CD158F"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70EC765" w14:textId="77777777" w:rsidR="000B5DC0" w:rsidRP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D045A8F" w14:textId="77777777" w:rsidR="000B5DC0" w:rsidRP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B131D3A" w14:textId="77777777" w:rsidR="000B5DC0" w:rsidRPr="000B5DC0" w:rsidRDefault="000B5DC0" w:rsidP="000B5DC0">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לכבוד :</w:t>
      </w:r>
    </w:p>
    <w:p w14:paraId="07552EE3" w14:textId="77777777" w:rsidR="000B5DC0" w:rsidRPr="000B5DC0" w:rsidRDefault="009364BF" w:rsidP="00AA6191">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צד א בחוזה"/>
          <w:tag w:val="cntTzadA"/>
          <w:id w:val="620500869"/>
          <w:placeholder>
            <w:docPart w:val="399C1999931D429BA921BBAA817F3DD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201" w:author="Meryl Etman" w:date="2022-11-28T14:46:00Z">
            <w:r w:rsidR="00721CB7">
              <w:rPr>
                <w:rFonts w:ascii="Times New Roman" w:eastAsia="Times New Roman" w:hAnsi="Times New Roman" w:cs="David"/>
                <w:color w:val="008000"/>
                <w:sz w:val="24"/>
                <w:szCs w:val="24"/>
                <w:rtl/>
                <w:lang w:eastAsia="he-IL"/>
              </w:rPr>
              <w:br/>
              <w:t>גבעת שמואל החדשה בע"מ</w:t>
            </w:r>
            <w:r w:rsidR="00721CB7">
              <w:rPr>
                <w:rFonts w:ascii="Times New Roman" w:eastAsia="Times New Roman" w:hAnsi="Times New Roman" w:cs="David"/>
                <w:color w:val="008000"/>
                <w:sz w:val="24"/>
                <w:szCs w:val="24"/>
                <w:rtl/>
                <w:lang w:eastAsia="he-IL"/>
              </w:rPr>
              <w:br/>
              <w:t>יהונתן נתניהו 1ג', אור יהודה</w:t>
            </w:r>
            <w:r w:rsidR="00721CB7">
              <w:rPr>
                <w:rFonts w:ascii="Times New Roman" w:eastAsia="Times New Roman" w:hAnsi="Times New Roman" w:cs="David"/>
                <w:color w:val="008000"/>
                <w:sz w:val="24"/>
                <w:szCs w:val="24"/>
                <w:rtl/>
                <w:lang w:eastAsia="he-IL"/>
              </w:rPr>
              <w:br/>
              <w:t>514677533</w:t>
            </w:r>
            <w:r w:rsidR="00721CB7">
              <w:rPr>
                <w:rFonts w:ascii="Times New Roman" w:eastAsia="Times New Roman" w:hAnsi="Times New Roman" w:cs="David"/>
                <w:color w:val="008000"/>
                <w:sz w:val="24"/>
                <w:szCs w:val="24"/>
                <w:rtl/>
                <w:lang w:eastAsia="he-IL"/>
              </w:rPr>
              <w:br/>
            </w:r>
          </w:ins>
        </w:sdtContent>
      </w:sdt>
      <w:r w:rsidR="000B5DC0" w:rsidRPr="000B5DC0">
        <w:rPr>
          <w:rFonts w:ascii="Times New Roman" w:eastAsia="Times New Roman" w:hAnsi="Times New Roman" w:cs="David"/>
          <w:color w:val="008000"/>
          <w:sz w:val="24"/>
          <w:szCs w:val="24"/>
          <w:rtl/>
          <w:lang w:eastAsia="he-IL"/>
        </w:rPr>
        <w:br/>
      </w:r>
      <w:r w:rsidR="000B5DC0" w:rsidRPr="000B5DC0">
        <w:rPr>
          <w:rFonts w:ascii="Times New Roman" w:eastAsia="Times New Roman" w:hAnsi="Times New Roman" w:cs="David"/>
          <w:sz w:val="24"/>
          <w:szCs w:val="24"/>
          <w:rtl/>
          <w:lang w:eastAsia="he-IL"/>
        </w:rPr>
        <w:t>(</w:t>
      </w:r>
      <w:r w:rsidR="000B5DC0" w:rsidRPr="00AA6191">
        <w:rPr>
          <w:rFonts w:ascii="Times New Roman" w:eastAsia="Times New Roman" w:hAnsi="Times New Roman" w:cs="David"/>
          <w:sz w:val="24"/>
          <w:szCs w:val="24"/>
          <w:rtl/>
          <w:lang w:eastAsia="he-IL"/>
        </w:rPr>
        <w:t>המזמין</w:t>
      </w:r>
      <w:r w:rsidR="000B5DC0" w:rsidRPr="000B5DC0">
        <w:rPr>
          <w:rFonts w:ascii="Times New Roman" w:eastAsia="Times New Roman" w:hAnsi="Times New Roman" w:cs="David"/>
          <w:sz w:val="24"/>
          <w:szCs w:val="24"/>
          <w:rtl/>
          <w:lang w:eastAsia="he-IL"/>
        </w:rPr>
        <w:t>)</w:t>
      </w:r>
    </w:p>
    <w:p w14:paraId="69F474C2" w14:textId="77777777" w:rsidR="000B5DC0" w:rsidRPr="000B5DC0" w:rsidRDefault="000B5DC0" w:rsidP="000B5DC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2301C74" w14:textId="77777777" w:rsidR="000B5DC0" w:rsidRPr="000B5DC0" w:rsidRDefault="000B5DC0" w:rsidP="000B5DC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AC07025" w14:textId="77777777" w:rsidR="000B5DC0" w:rsidRPr="000B5DC0" w:rsidRDefault="000B5DC0" w:rsidP="000B5DC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39B2BC2" w14:textId="77777777" w:rsidR="000B5DC0" w:rsidRPr="000B5DC0" w:rsidRDefault="000B5DC0" w:rsidP="000B5DC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2EA9608" w14:textId="77777777" w:rsidR="000B5DC0" w:rsidRPr="000B5DC0" w:rsidRDefault="000B5DC0" w:rsidP="00AA6191">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0B5DC0">
        <w:rPr>
          <w:rFonts w:ascii="Times New Roman" w:eastAsia="Times New Roman" w:hAnsi="Times New Roman" w:cs="David"/>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343F1992E8C0459AB1F93F4C03CF274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02" w:author="Meryl Etman" w:date="2022-11-28T14:48:00Z">
            <w:r w:rsidR="00721CB7">
              <w:rPr>
                <w:rFonts w:ascii="Times New Roman" w:eastAsia="Times New Roman" w:hAnsi="Times New Roman" w:cs="David"/>
                <w:color w:val="008000"/>
                <w:sz w:val="24"/>
                <w:szCs w:val="24"/>
                <w:rtl/>
                <w:lang w:eastAsia="he-IL"/>
              </w:rPr>
              <w:t>עופר מרגלית אדריכל נוף</w:t>
            </w:r>
          </w:ins>
        </w:sdtContent>
      </w:sdt>
      <w:r w:rsidRPr="000B5DC0">
        <w:rPr>
          <w:rFonts w:ascii="Times New Roman" w:eastAsia="Times New Roman" w:hAnsi="Times New Roman" w:cs="David"/>
          <w:bCs/>
          <w:color w:val="008000"/>
          <w:sz w:val="24"/>
          <w:szCs w:val="24"/>
          <w:rtl/>
          <w:lang w:eastAsia="he-IL"/>
        </w:rPr>
        <w:t xml:space="preserve"> </w:t>
      </w:r>
      <w:r w:rsidRPr="000B5DC0">
        <w:rPr>
          <w:rFonts w:ascii="Times New Roman" w:eastAsia="Times New Roman" w:hAnsi="Times New Roman" w:cs="David"/>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CC83BB5CCDE641DAB366CB544566762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203" w:author="Meryl Etman" w:date="2022-11-28T14:45:00Z">
            <w:r w:rsidR="00721CB7">
              <w:rPr>
                <w:rFonts w:ascii="Times New Roman" w:eastAsia="Times New Roman" w:hAnsi="Times New Roman" w:cs="David"/>
                <w:color w:val="008000"/>
                <w:sz w:val="24"/>
                <w:szCs w:val="24"/>
                <w:rtl/>
                <w:lang w:eastAsia="he-IL"/>
              </w:rPr>
              <w:t>גבעת שמואל</w:t>
            </w:r>
          </w:ins>
        </w:sdtContent>
      </w:sdt>
      <w:r w:rsidR="00AA6191" w:rsidRPr="000B5DC0">
        <w:rPr>
          <w:rFonts w:ascii="Times New Roman" w:eastAsia="Times New Roman" w:hAnsi="Times New Roman" w:cs="David"/>
          <w:sz w:val="24"/>
          <w:szCs w:val="24"/>
          <w:rtl/>
          <w:lang w:eastAsia="he-IL"/>
        </w:rPr>
        <w:t xml:space="preserve"> </w:t>
      </w:r>
      <w:r w:rsidRPr="000B5DC0">
        <w:rPr>
          <w:rFonts w:ascii="Times New Roman" w:eastAsia="Times New Roman" w:hAnsi="Times New Roman" w:cs="David"/>
          <w:sz w:val="24"/>
          <w:szCs w:val="24"/>
          <w:rtl/>
          <w:lang w:eastAsia="he-IL"/>
        </w:rPr>
        <w:t>בקשר עם</w:t>
      </w:r>
      <w:r w:rsidRPr="000B5DC0">
        <w:rPr>
          <w:rFonts w:ascii="Times New Roman" w:eastAsia="Times New Roman" w:hAnsi="Times New Roman" w:cs="David"/>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78316BB560724E79ADDDD944F56D2AF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204" w:author="Meryl Etman" w:date="2022-11-28T14:46:00Z">
            <w:r w:rsidR="00721CB7">
              <w:rPr>
                <w:rFonts w:ascii="Times New Roman" w:eastAsia="Times New Roman" w:hAnsi="Times New Roman" w:cs="David" w:hint="cs"/>
                <w:color w:val="008000"/>
                <w:sz w:val="24"/>
                <w:szCs w:val="24"/>
                <w:rtl/>
              </w:rPr>
              <w:t>תכנון אדרילות נוף</w:t>
            </w:r>
          </w:ins>
        </w:sdtContent>
      </w:sdt>
      <w:r w:rsidRPr="000B5DC0">
        <w:rPr>
          <w:rFonts w:ascii="Times New Roman" w:eastAsia="Times New Roman" w:hAnsi="Times New Roman" w:cs="David"/>
          <w:color w:val="008000"/>
          <w:sz w:val="24"/>
          <w:szCs w:val="24"/>
          <w:rtl/>
          <w:lang w:eastAsia="he-IL"/>
        </w:rPr>
        <w:t xml:space="preserve"> </w:t>
      </w:r>
      <w:r w:rsidRPr="000B5DC0">
        <w:rPr>
          <w:rFonts w:ascii="Times New Roman" w:eastAsia="Times New Roman" w:hAnsi="Times New Roman" w:cs="David"/>
          <w:sz w:val="24"/>
          <w:szCs w:val="24"/>
          <w:rtl/>
          <w:lang w:eastAsia="he-IL"/>
        </w:rPr>
        <w:t>, מאשר בזאת שהעבודות הנ"ל בוצעו והושלמו בהתאם להנחיות</w:t>
      </w:r>
      <w:r w:rsidR="00AA6191">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י, לתכניות</w:t>
      </w:r>
      <w:r w:rsidR="00AA6191">
        <w:rPr>
          <w:rFonts w:ascii="Times New Roman" w:eastAsia="Times New Roman" w:hAnsi="Times New Roman" w:cs="David" w:hint="cs"/>
          <w:sz w:val="24"/>
          <w:szCs w:val="24"/>
          <w:rtl/>
          <w:lang w:eastAsia="he-IL"/>
        </w:rPr>
        <w:t>י</w:t>
      </w:r>
      <w:r w:rsidRPr="000B5DC0">
        <w:rPr>
          <w:rFonts w:ascii="Times New Roman" w:eastAsia="Times New Roman" w:hAnsi="Times New Roman" w:cs="David"/>
          <w:sz w:val="24"/>
          <w:szCs w:val="24"/>
          <w:rtl/>
          <w:lang w:eastAsia="he-IL"/>
        </w:rPr>
        <w:t>י, בהתאם</w:t>
      </w:r>
      <w:r w:rsidRPr="000B5DC0">
        <w:rPr>
          <w:rFonts w:ascii="Times New Roman" w:eastAsia="Times New Roman" w:hAnsi="Times New Roman" w:cs="David"/>
          <w:sz w:val="20"/>
          <w:szCs w:val="24"/>
          <w:rtl/>
          <w:lang w:eastAsia="he-IL"/>
        </w:rPr>
        <w:t xml:space="preserve"> לתקנים מחייבים ולשביעות רצוני.</w:t>
      </w:r>
    </w:p>
    <w:p w14:paraId="1C8A81C2" w14:textId="77777777" w:rsidR="000B5DC0" w:rsidRPr="000B5DC0" w:rsidRDefault="000B5DC0" w:rsidP="000B5DC0">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08A0A295" w14:textId="77777777" w:rsidR="000B5DC0" w:rsidRP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589DCF6" w14:textId="77777777" w:rsidR="000B5DC0" w:rsidRP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4EE90FF" w14:textId="77777777" w:rsidR="000B5DC0" w:rsidRP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F3D795A" w14:textId="77777777" w:rsidR="000B5DC0" w:rsidRPr="000B5DC0" w:rsidRDefault="000B5DC0" w:rsidP="000B5DC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4654F0E" w14:textId="77777777" w:rsidR="000B5DC0" w:rsidRPr="000B5DC0" w:rsidRDefault="000B5DC0" w:rsidP="000B5DC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0B5DC0">
        <w:rPr>
          <w:rFonts w:ascii="Times New Roman" w:eastAsia="Times New Roman" w:hAnsi="Times New Roman" w:cs="David"/>
          <w:sz w:val="20"/>
          <w:szCs w:val="24"/>
          <w:rtl/>
          <w:lang w:eastAsia="he-IL"/>
        </w:rPr>
        <w:t xml:space="preserve">                                                                                      בכבוד רב,</w:t>
      </w:r>
    </w:p>
    <w:p w14:paraId="1D96B25E" w14:textId="77777777" w:rsidR="000B5DC0" w:rsidRDefault="000B5DC0" w:rsidP="000B5DC0">
      <w:pPr>
        <w:widowControl w:val="0"/>
        <w:tabs>
          <w:tab w:val="center" w:pos="6920"/>
        </w:tabs>
        <w:spacing w:before="0" w:beforeAutospacing="0" w:after="0" w:afterAutospacing="0" w:line="240" w:lineRule="auto"/>
        <w:ind w:left="84" w:right="84" w:hanging="720"/>
        <w:jc w:val="center"/>
        <w:rPr>
          <w:rFonts w:ascii="Times New Roman" w:eastAsia="Times New Roman" w:hAnsi="Times New Roman" w:cs="David"/>
          <w:sz w:val="24"/>
          <w:szCs w:val="24"/>
          <w:rtl/>
          <w:lang w:eastAsia="he-IL"/>
        </w:rPr>
      </w:pPr>
    </w:p>
    <w:p w14:paraId="3945714D" w14:textId="77777777" w:rsidR="00AA6191" w:rsidRDefault="00AA6191" w:rsidP="000B5DC0">
      <w:pPr>
        <w:widowControl w:val="0"/>
        <w:tabs>
          <w:tab w:val="center" w:pos="6920"/>
        </w:tabs>
        <w:spacing w:before="0" w:beforeAutospacing="0" w:after="0" w:afterAutospacing="0" w:line="240" w:lineRule="auto"/>
        <w:ind w:left="84" w:right="84" w:hanging="720"/>
        <w:jc w:val="center"/>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p w14:paraId="381876CF" w14:textId="77777777" w:rsidR="00AA6191" w:rsidRPr="00B27B4C" w:rsidRDefault="00AA6191" w:rsidP="00AA6191">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4"/>
          <w:szCs w:val="24"/>
          <w:rtl/>
          <w:lang w:eastAsia="he-IL"/>
        </w:rPr>
        <w:t xml:space="preserve">                                                                                                            </w:t>
      </w:r>
      <w:r>
        <w:rPr>
          <w:rFonts w:ascii="Times New Roman" w:eastAsia="Times New Roman" w:hAnsi="Times New Roman" w:cs="David" w:hint="cs"/>
          <w:sz w:val="20"/>
          <w:szCs w:val="24"/>
          <w:rtl/>
          <w:lang w:eastAsia="he-IL"/>
        </w:rPr>
        <w:t>___________________</w:t>
      </w:r>
    </w:p>
    <w:p w14:paraId="1D92A2E4" w14:textId="77777777" w:rsidR="00AA6191" w:rsidRPr="00B27B4C" w:rsidRDefault="009364BF" w:rsidP="00AA6191">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שם ספק"/>
          <w:tag w:val="cntSupllierName"/>
          <w:id w:val="2097127313"/>
          <w:placeholder>
            <w:docPart w:val="923CBBAE20164A4383119E96D72AA97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05" w:author="Meryl Etman" w:date="2022-11-28T14:48:00Z">
            <w:r w:rsidR="00721CB7">
              <w:rPr>
                <w:rFonts w:ascii="Times New Roman" w:eastAsia="Times New Roman" w:hAnsi="Times New Roman" w:cs="David"/>
                <w:color w:val="008000"/>
                <w:sz w:val="24"/>
                <w:szCs w:val="24"/>
                <w:rtl/>
                <w:lang w:eastAsia="he-IL"/>
              </w:rPr>
              <w:t>עופר מרגלית אדריכל נוף</w:t>
            </w:r>
          </w:ins>
        </w:sdtContent>
      </w:sdt>
    </w:p>
    <w:p w14:paraId="1D7FC771" w14:textId="77777777" w:rsidR="00AA6191" w:rsidRPr="000B5DC0" w:rsidRDefault="00AA6191" w:rsidP="00AA6191">
      <w:pPr>
        <w:widowControl w:val="0"/>
        <w:tabs>
          <w:tab w:val="center" w:pos="6920"/>
        </w:tabs>
        <w:spacing w:before="0" w:beforeAutospacing="0" w:after="0" w:afterAutospacing="0" w:line="240" w:lineRule="auto"/>
        <w:ind w:left="84" w:right="84" w:hanging="720"/>
        <w:jc w:val="center"/>
        <w:rPr>
          <w:rFonts w:ascii="Times New Roman" w:eastAsia="Times New Roman" w:hAnsi="Times New Roman" w:cs="David"/>
          <w:sz w:val="24"/>
          <w:szCs w:val="24"/>
          <w:rtl/>
          <w:lang w:eastAsia="he-IL"/>
        </w:rPr>
      </w:pPr>
      <w:r w:rsidRPr="00B27B4C">
        <w:rPr>
          <w:rFonts w:ascii="Times New Roman" w:eastAsia="Times New Roman" w:hAnsi="Times New Roman" w:cs="David" w:hint="cs"/>
          <w:sz w:val="20"/>
          <w:szCs w:val="20"/>
          <w:rtl/>
          <w:lang w:eastAsia="he-IL"/>
        </w:rPr>
        <w:t xml:space="preserve">                </w:t>
      </w:r>
    </w:p>
    <w:p w14:paraId="4A12FFE2" w14:textId="77777777" w:rsidR="000B5DC0" w:rsidRPr="000B5DC0" w:rsidRDefault="000B5DC0" w:rsidP="000B5DC0">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r w:rsidRPr="000B5DC0">
        <w:rPr>
          <w:rFonts w:ascii="Times New Roman" w:eastAsia="Times New Roman" w:hAnsi="Times New Roman" w:cs="David"/>
          <w:sz w:val="20"/>
          <w:szCs w:val="20"/>
          <w:rtl/>
          <w:lang w:eastAsia="he-IL"/>
        </w:rPr>
        <w:t xml:space="preserve">                </w:t>
      </w:r>
      <w:r w:rsidRPr="000B5DC0">
        <w:rPr>
          <w:rFonts w:ascii="Times New Roman" w:eastAsia="Times New Roman" w:hAnsi="Times New Roman" w:cs="David"/>
          <w:sz w:val="20"/>
          <w:szCs w:val="20"/>
          <w:rtl/>
          <w:lang w:eastAsia="he-IL"/>
        </w:rPr>
        <w:tab/>
      </w:r>
      <w:r w:rsidRPr="000B5DC0">
        <w:rPr>
          <w:rFonts w:ascii="Times New Roman" w:eastAsia="Times New Roman" w:hAnsi="Times New Roman" w:cs="David"/>
          <w:sz w:val="20"/>
          <w:szCs w:val="20"/>
          <w:rtl/>
          <w:lang w:eastAsia="he-IL"/>
        </w:rPr>
        <w:tab/>
      </w:r>
      <w:r w:rsidRPr="000B5DC0">
        <w:rPr>
          <w:rFonts w:ascii="Times New Roman" w:eastAsia="Times New Roman" w:hAnsi="Times New Roman" w:cs="David"/>
          <w:sz w:val="20"/>
          <w:szCs w:val="20"/>
          <w:rtl/>
          <w:lang w:eastAsia="he-IL"/>
        </w:rPr>
        <w:tab/>
      </w:r>
      <w:r w:rsidRPr="000B5DC0">
        <w:rPr>
          <w:rFonts w:ascii="Times New Roman" w:eastAsia="Times New Roman" w:hAnsi="Times New Roman" w:cs="David"/>
          <w:sz w:val="20"/>
          <w:szCs w:val="20"/>
          <w:rtl/>
          <w:lang w:eastAsia="he-IL"/>
        </w:rPr>
        <w:tab/>
      </w:r>
      <w:r w:rsidRPr="000B5DC0">
        <w:rPr>
          <w:rFonts w:ascii="Times New Roman" w:eastAsia="Times New Roman" w:hAnsi="Times New Roman" w:cs="David"/>
          <w:sz w:val="20"/>
          <w:szCs w:val="20"/>
          <w:rtl/>
          <w:lang w:eastAsia="he-IL"/>
        </w:rPr>
        <w:tab/>
        <w:t xml:space="preserve">   </w:t>
      </w:r>
    </w:p>
    <w:p w14:paraId="55EF6607" w14:textId="77777777" w:rsidR="000B5DC0" w:rsidRPr="000B5DC0" w:rsidRDefault="000B5DC0" w:rsidP="000B5DC0">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5C2A0E15" w14:textId="77777777" w:rsidR="000B5DC0" w:rsidRPr="000B5DC0" w:rsidRDefault="000B5DC0" w:rsidP="000B5DC0">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0B5DC0">
        <w:rPr>
          <w:rFonts w:ascii="Times New Roman" w:eastAsia="Times New Roman" w:hAnsi="Times New Roman" w:cs="David"/>
          <w:sz w:val="20"/>
          <w:szCs w:val="20"/>
          <w:rtl/>
          <w:lang w:eastAsia="he-IL"/>
        </w:rPr>
        <w:br w:type="page"/>
      </w:r>
      <w:r w:rsidRPr="000B5DC0">
        <w:rPr>
          <w:rFonts w:ascii="Times New Roman" w:eastAsia="Times New Roman" w:hAnsi="Times New Roman" w:cs="David"/>
          <w:b/>
          <w:bCs/>
          <w:sz w:val="24"/>
          <w:szCs w:val="24"/>
          <w:u w:val="single"/>
          <w:rtl/>
          <w:lang w:eastAsia="he-IL"/>
        </w:rPr>
        <w:t xml:space="preserve">נספח "י" </w:t>
      </w:r>
    </w:p>
    <w:p w14:paraId="546B18EA" w14:textId="77777777" w:rsidR="000B5DC0" w:rsidRPr="000B5DC0" w:rsidRDefault="000B5DC0" w:rsidP="000B5DC0">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2BA7A851" w14:textId="77777777" w:rsidR="000B5DC0" w:rsidRPr="000B5DC0" w:rsidRDefault="000B5DC0" w:rsidP="000B5DC0">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0B5DC0">
        <w:rPr>
          <w:rFonts w:ascii="Times New Roman" w:eastAsia="Times New Roman" w:hAnsi="Times New Roman" w:cs="David"/>
          <w:b/>
          <w:bCs/>
          <w:sz w:val="24"/>
          <w:szCs w:val="24"/>
          <w:u w:val="single"/>
          <w:rtl/>
          <w:lang w:eastAsia="he-IL"/>
        </w:rPr>
        <w:t>דוגמא לנוסח הצהרת המתכנן בדבר היעדר תביעות</w:t>
      </w:r>
    </w:p>
    <w:p w14:paraId="59F10710" w14:textId="77777777" w:rsidR="000B5DC0" w:rsidRPr="000B5DC0" w:rsidRDefault="000B5DC0" w:rsidP="000B5DC0">
      <w:pPr>
        <w:widowControl w:val="0"/>
        <w:bidi w:val="0"/>
        <w:spacing w:before="0" w:beforeAutospacing="0" w:after="0" w:afterAutospacing="0" w:line="240" w:lineRule="auto"/>
        <w:ind w:left="180"/>
        <w:rPr>
          <w:rFonts w:ascii="Times New Roman" w:eastAsia="Times New Roman" w:hAnsi="Times New Roman" w:cs="David"/>
          <w:sz w:val="24"/>
          <w:szCs w:val="24"/>
          <w:rtl/>
          <w:lang w:eastAsia="he-IL"/>
        </w:rPr>
      </w:pPr>
    </w:p>
    <w:p w14:paraId="0EA8D046" w14:textId="77777777" w:rsidR="000B5DC0" w:rsidRPr="000B5DC0" w:rsidRDefault="000B5DC0" w:rsidP="008C30FE">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0B5DC0">
        <w:rPr>
          <w:rFonts w:ascii="Times New Roman" w:eastAsia="Times New Roman" w:hAnsi="Times New Roman" w:cs="David"/>
          <w:sz w:val="24"/>
          <w:szCs w:val="24"/>
          <w:rtl/>
          <w:lang w:eastAsia="he-IL"/>
        </w:rPr>
        <w:t>לכבוד</w:t>
      </w:r>
      <w:r w:rsidRPr="000B5DC0">
        <w:rPr>
          <w:rFonts w:ascii="Times New Roman" w:eastAsia="Times New Roman" w:hAnsi="Times New Roman" w:cs="David"/>
          <w:color w:val="000000"/>
          <w:sz w:val="24"/>
          <w:szCs w:val="24"/>
          <w:rtl/>
          <w:lang w:eastAsia="he-IL"/>
        </w:rPr>
        <w:tab/>
      </w:r>
      <w:r w:rsidRPr="000B5DC0">
        <w:rPr>
          <w:rFonts w:ascii="Times New Roman" w:eastAsia="Times New Roman" w:hAnsi="Times New Roman" w:cs="David"/>
          <w:color w:val="000000"/>
          <w:sz w:val="24"/>
          <w:szCs w:val="24"/>
          <w:rtl/>
          <w:lang w:eastAsia="he-IL"/>
        </w:rPr>
        <w:br/>
      </w:r>
      <w:sdt>
        <w:sdtPr>
          <w:rPr>
            <w:rFonts w:ascii="Times New Roman" w:eastAsia="Times New Roman" w:hAnsi="Times New Roman" w:cs="David"/>
            <w:color w:val="008000"/>
            <w:sz w:val="24"/>
            <w:szCs w:val="24"/>
            <w:rtl/>
            <w:lang w:eastAsia="he-IL"/>
          </w:rPr>
          <w:alias w:val="צד א בחוזה"/>
          <w:tag w:val="cntTzadA"/>
          <w:id w:val="1761103169"/>
          <w:placeholder>
            <w:docPart w:val="1101BBBDF0B24DECB3EFF14929C6FD9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206" w:author="Meryl Etman" w:date="2022-11-28T14:46:00Z">
            <w:r w:rsidR="00721CB7">
              <w:rPr>
                <w:rFonts w:ascii="Times New Roman" w:eastAsia="Times New Roman" w:hAnsi="Times New Roman" w:cs="David"/>
                <w:color w:val="008000"/>
                <w:sz w:val="24"/>
                <w:szCs w:val="24"/>
                <w:rtl/>
                <w:lang w:eastAsia="he-IL"/>
              </w:rPr>
              <w:br/>
              <w:t>גבעת שמואל החדשה בע"מ</w:t>
            </w:r>
            <w:r w:rsidR="00721CB7">
              <w:rPr>
                <w:rFonts w:ascii="Times New Roman" w:eastAsia="Times New Roman" w:hAnsi="Times New Roman" w:cs="David"/>
                <w:color w:val="008000"/>
                <w:sz w:val="24"/>
                <w:szCs w:val="24"/>
                <w:rtl/>
                <w:lang w:eastAsia="he-IL"/>
              </w:rPr>
              <w:br/>
              <w:t>יהונתן נתניהו 1ג', אור יהודה</w:t>
            </w:r>
            <w:r w:rsidR="00721CB7">
              <w:rPr>
                <w:rFonts w:ascii="Times New Roman" w:eastAsia="Times New Roman" w:hAnsi="Times New Roman" w:cs="David"/>
                <w:color w:val="008000"/>
                <w:sz w:val="24"/>
                <w:szCs w:val="24"/>
                <w:rtl/>
                <w:lang w:eastAsia="he-IL"/>
              </w:rPr>
              <w:br/>
              <w:t>514677533</w:t>
            </w:r>
            <w:r w:rsidR="00721CB7">
              <w:rPr>
                <w:rFonts w:ascii="Times New Roman" w:eastAsia="Times New Roman" w:hAnsi="Times New Roman" w:cs="David"/>
                <w:color w:val="008000"/>
                <w:sz w:val="24"/>
                <w:szCs w:val="24"/>
                <w:rtl/>
                <w:lang w:eastAsia="he-IL"/>
              </w:rPr>
              <w:br/>
            </w:r>
          </w:ins>
        </w:sdtContent>
      </w:sdt>
    </w:p>
    <w:p w14:paraId="7D4AD0A3"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A32FACC"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ג.א.נ.,</w:t>
      </w:r>
    </w:p>
    <w:p w14:paraId="50CC2812"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32A0AB6" w14:textId="186689C2" w:rsidR="000B5DC0" w:rsidRPr="000B5DC0" w:rsidRDefault="000B5DC0" w:rsidP="005731F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xml:space="preserve">אנו הח"מ מצהירים בזאת שעם קבלת סך של </w:t>
      </w:r>
      <w:r w:rsidRPr="000B5DC0">
        <w:rPr>
          <w:rFonts w:ascii="Times New Roman" w:eastAsia="Times New Roman" w:hAnsi="Times New Roman" w:cs="David"/>
          <w:sz w:val="24"/>
          <w:szCs w:val="24"/>
          <w:u w:val="single"/>
          <w:rtl/>
          <w:lang w:eastAsia="he-IL"/>
        </w:rPr>
        <w:t xml:space="preserve">                </w:t>
      </w:r>
      <w:r w:rsidRPr="000B5DC0">
        <w:rPr>
          <w:rFonts w:ascii="Times New Roman" w:eastAsia="Times New Roman" w:hAnsi="Times New Roman" w:cs="David"/>
          <w:sz w:val="24"/>
          <w:szCs w:val="24"/>
          <w:rtl/>
          <w:lang w:eastAsia="he-IL"/>
        </w:rPr>
        <w:t xml:space="preserve"> ש"ח (להלן:"</w:t>
      </w:r>
      <w:r w:rsidRPr="000B5DC0">
        <w:rPr>
          <w:rFonts w:ascii="Times New Roman" w:eastAsia="Times New Roman" w:hAnsi="Times New Roman" w:cs="David"/>
          <w:b/>
          <w:bCs/>
          <w:sz w:val="24"/>
          <w:szCs w:val="24"/>
          <w:rtl/>
          <w:lang w:eastAsia="he-IL"/>
        </w:rPr>
        <w:t>היתרה הסופית</w:t>
      </w:r>
      <w:r w:rsidRPr="000B5DC0">
        <w:rPr>
          <w:rFonts w:ascii="Times New Roman" w:eastAsia="Times New Roman" w:hAnsi="Times New Roman" w:cs="David"/>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CBA3384B3CB64138AA0482274958644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207" w:author="Meryl Etman" w:date="2022-11-28T14:45:00Z">
            <w:r w:rsidR="00721CB7">
              <w:rPr>
                <w:rFonts w:ascii="Times New Roman" w:eastAsia="Times New Roman" w:hAnsi="Times New Roman" w:cs="David" w:hint="cs"/>
                <w:color w:val="008000"/>
                <w:sz w:val="24"/>
                <w:szCs w:val="24"/>
                <w:rtl/>
                <w:lang w:eastAsia="he-IL"/>
              </w:rPr>
              <w:t>גבעת שמואל</w:t>
            </w:r>
          </w:ins>
        </w:sdtContent>
      </w:sdt>
      <w:r w:rsidR="005731FE" w:rsidRPr="000B5DC0">
        <w:rPr>
          <w:rFonts w:ascii="Times New Roman" w:eastAsia="Times New Roman" w:hAnsi="Times New Roman" w:cs="David"/>
          <w:sz w:val="24"/>
          <w:szCs w:val="24"/>
          <w:rtl/>
          <w:lang w:eastAsia="he-IL"/>
        </w:rPr>
        <w:t xml:space="preserve"> </w:t>
      </w:r>
      <w:r w:rsidRPr="000B5DC0">
        <w:rPr>
          <w:rFonts w:ascii="Times New Roman" w:eastAsia="Times New Roman" w:hAnsi="Times New Roman" w:cs="David"/>
          <w:sz w:val="24"/>
          <w:szCs w:val="24"/>
          <w:rtl/>
          <w:lang w:eastAsia="he-IL"/>
        </w:rPr>
        <w:t xml:space="preserve">עפ"י חוזה מיום </w:t>
      </w:r>
      <w:r w:rsidRPr="000B5DC0">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A1C7BA6DCB3F40FBA741C8E568C5E3F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3-01-23T00:00:00Z">
            <w:dateFormat w:val="dd/MM/yyyy"/>
            <w:lid w:val="he-IL"/>
            <w:storeMappedDataAs w:val="dateTime"/>
            <w:calendar w:val="gregorian"/>
          </w:date>
        </w:sdtPr>
        <w:sdtEndPr>
          <w:rPr>
            <w:rFonts w:hint="cs"/>
          </w:rPr>
        </w:sdtEndPr>
        <w:sdtContent>
          <w:ins w:id="208" w:author="Meryl Etman" w:date="2023-01-23T12:12:00Z">
            <w:r w:rsidR="009364BF">
              <w:rPr>
                <w:rFonts w:ascii="Times New Roman" w:eastAsia="Times New Roman" w:hAnsi="Times New Roman" w:cs="David" w:hint="cs"/>
                <w:color w:val="008000"/>
                <w:sz w:val="24"/>
                <w:szCs w:val="24"/>
                <w:rtl/>
                <w:lang w:eastAsia="he-IL"/>
              </w:rPr>
              <w:t>‏23/01/2023</w:t>
            </w:r>
          </w:ins>
        </w:sdtContent>
      </w:sdt>
      <w:r w:rsidR="005731FE" w:rsidRPr="000B5DC0">
        <w:rPr>
          <w:rFonts w:ascii="Times New Roman" w:eastAsia="Times New Roman" w:hAnsi="Times New Roman" w:cs="David"/>
          <w:sz w:val="24"/>
          <w:szCs w:val="24"/>
          <w:rtl/>
          <w:lang w:eastAsia="he-IL"/>
        </w:rPr>
        <w:t xml:space="preserve"> </w:t>
      </w:r>
      <w:r w:rsidRPr="000B5DC0">
        <w:rPr>
          <w:rFonts w:ascii="Times New Roman" w:eastAsia="Times New Roman" w:hAnsi="Times New Roman" w:cs="David"/>
          <w:sz w:val="24"/>
          <w:szCs w:val="24"/>
          <w:rtl/>
          <w:lang w:eastAsia="he-IL"/>
        </w:rPr>
        <w:t>או עבור חלקן כמפורט להלן:</w:t>
      </w:r>
    </w:p>
    <w:p w14:paraId="3EE9CF98"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__________________________________________________________________________________________________________________________</w:t>
      </w:r>
      <w:r w:rsidRPr="000B5DC0">
        <w:rPr>
          <w:rFonts w:ascii="Times New Roman" w:eastAsia="Times New Roman" w:hAnsi="Times New Roman" w:cs="David" w:hint="cs"/>
          <w:sz w:val="24"/>
          <w:szCs w:val="24"/>
          <w:rtl/>
          <w:lang w:eastAsia="he-IL"/>
        </w:rPr>
        <w:t>______</w:t>
      </w:r>
      <w:r w:rsidRPr="000B5DC0">
        <w:rPr>
          <w:rFonts w:ascii="Times New Roman" w:eastAsia="Times New Roman" w:hAnsi="Times New Roman" w:cs="David"/>
          <w:sz w:val="24"/>
          <w:szCs w:val="24"/>
          <w:rtl/>
          <w:lang w:eastAsia="he-IL"/>
        </w:rPr>
        <w:t>________________________</w:t>
      </w:r>
    </w:p>
    <w:p w14:paraId="2ACDCE24"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469FF57"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61757249"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71AE57DF"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86E01CB"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3F47A548"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A9CA182"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ידוע לנו כי אין בהצהרתנו זו כדי לגרוע מכל סעד לו זכאי המזמין על פי החוזה הנ"ל.</w:t>
      </w:r>
    </w:p>
    <w:p w14:paraId="25ECD6B7"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9F5DFD5"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898AE72"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b/>
          <w:bCs/>
          <w:sz w:val="24"/>
          <w:szCs w:val="24"/>
          <w:rtl/>
          <w:lang w:eastAsia="he-IL"/>
        </w:rPr>
        <w:t>ולראיה באנו על החתום:</w:t>
      </w:r>
    </w:p>
    <w:p w14:paraId="54690A81"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CC4CE74" w14:textId="77777777" w:rsidR="000B5DC0" w:rsidRPr="000B5DC0" w:rsidRDefault="000B5DC0" w:rsidP="005731FE">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xml:space="preserve">היום </w:t>
      </w:r>
      <w:r w:rsidR="005731FE">
        <w:rPr>
          <w:rFonts w:ascii="Times New Roman" w:eastAsia="Times New Roman" w:hAnsi="Times New Roman" w:cs="David" w:hint="cs"/>
          <w:sz w:val="24"/>
          <w:szCs w:val="24"/>
          <w:rtl/>
          <w:lang w:eastAsia="he-IL"/>
        </w:rPr>
        <w:t xml:space="preserve">_________  </w:t>
      </w:r>
      <w:r w:rsidRPr="000B5DC0">
        <w:rPr>
          <w:rFonts w:ascii="Times New Roman" w:eastAsia="Times New Roman" w:hAnsi="Times New Roman" w:cs="David"/>
          <w:sz w:val="24"/>
          <w:szCs w:val="24"/>
          <w:rtl/>
          <w:lang w:eastAsia="he-IL"/>
        </w:rPr>
        <w:t xml:space="preserve">לחודש </w:t>
      </w:r>
      <w:r w:rsidR="005731FE" w:rsidRPr="005731FE">
        <w:rPr>
          <w:rFonts w:ascii="Times New Roman" w:eastAsia="Times New Roman" w:hAnsi="Times New Roman" w:cs="David" w:hint="cs"/>
          <w:sz w:val="24"/>
          <w:szCs w:val="24"/>
          <w:rtl/>
          <w:lang w:eastAsia="he-IL"/>
        </w:rPr>
        <w:t>______</w:t>
      </w:r>
      <w:r w:rsidRPr="005731FE">
        <w:rPr>
          <w:rFonts w:ascii="Times New Roman" w:eastAsia="Times New Roman" w:hAnsi="Times New Roman" w:cs="David"/>
          <w:sz w:val="24"/>
          <w:szCs w:val="24"/>
          <w:rtl/>
          <w:lang w:eastAsia="he-IL"/>
        </w:rPr>
        <w:t xml:space="preserve"> </w:t>
      </w:r>
      <w:r w:rsidRPr="000B5DC0">
        <w:rPr>
          <w:rFonts w:ascii="Times New Roman" w:eastAsia="Times New Roman" w:hAnsi="Times New Roman" w:cs="David"/>
          <w:sz w:val="24"/>
          <w:szCs w:val="24"/>
          <w:rtl/>
          <w:lang w:eastAsia="he-IL"/>
        </w:rPr>
        <w:t xml:space="preserve">לשנה </w:t>
      </w:r>
      <w:r w:rsidRPr="005731FE">
        <w:rPr>
          <w:rFonts w:ascii="Times New Roman" w:eastAsia="Times New Roman" w:hAnsi="Times New Roman" w:cs="David"/>
          <w:sz w:val="24"/>
          <w:szCs w:val="24"/>
          <w:rtl/>
          <w:lang w:eastAsia="he-IL"/>
        </w:rPr>
        <w:t>_________</w:t>
      </w:r>
    </w:p>
    <w:p w14:paraId="05311EF2" w14:textId="77777777" w:rsidR="000B5DC0" w:rsidRPr="000B5DC0" w:rsidRDefault="000B5DC0" w:rsidP="000B5DC0">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487CE57B" w14:textId="77777777" w:rsidR="008C30FE" w:rsidRDefault="008C30FE" w:rsidP="005731F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p w14:paraId="7A7C8908" w14:textId="77777777" w:rsidR="008C30FE" w:rsidRDefault="008C30FE" w:rsidP="005731F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16A1E095" w14:textId="77777777" w:rsidR="008C30FE" w:rsidRDefault="008C30FE" w:rsidP="005731F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0B5DC0" w:rsidRPr="000B5DC0">
        <w:rPr>
          <w:rFonts w:ascii="Times New Roman" w:eastAsia="Times New Roman" w:hAnsi="Times New Roman" w:cs="David"/>
          <w:sz w:val="24"/>
          <w:szCs w:val="24"/>
          <w:rtl/>
          <w:lang w:eastAsia="he-IL"/>
        </w:rPr>
        <w:t xml:space="preserve">חתימה וחותמת המתכנן: </w:t>
      </w:r>
    </w:p>
    <w:p w14:paraId="5B318487" w14:textId="77777777" w:rsidR="008C30FE" w:rsidRDefault="008C30FE" w:rsidP="005731F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15B60510" w14:textId="77777777" w:rsidR="008C30FE" w:rsidRDefault="008C30FE" w:rsidP="005731F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02ECFE60" w14:textId="77777777" w:rsidR="005731FE" w:rsidRPr="009130F0" w:rsidRDefault="008C30FE" w:rsidP="005731FE">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5731FE" w:rsidRPr="009130F0">
        <w:rPr>
          <w:rFonts w:ascii="Times New Roman" w:eastAsia="Times New Roman" w:hAnsi="Times New Roman" w:cs="David" w:hint="cs"/>
          <w:sz w:val="24"/>
          <w:szCs w:val="24"/>
          <w:rtl/>
          <w:lang w:eastAsia="he-IL"/>
        </w:rPr>
        <w:t xml:space="preserve">_______________________ </w:t>
      </w:r>
    </w:p>
    <w:p w14:paraId="58E747E5" w14:textId="77777777" w:rsidR="005731FE" w:rsidRPr="009130F0" w:rsidRDefault="005731FE" w:rsidP="00DF6A6B">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765354832"/>
          <w:placeholder>
            <w:docPart w:val="C19F0F370A6E4369A85B96A45AB74FF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09" w:author="Meryl Etman" w:date="2022-11-28T14:48:00Z">
            <w:r w:rsidR="00721CB7">
              <w:rPr>
                <w:rFonts w:ascii="Times New Roman" w:eastAsia="Times New Roman" w:hAnsi="Times New Roman" w:cs="David"/>
                <w:color w:val="008000"/>
                <w:sz w:val="24"/>
                <w:szCs w:val="24"/>
                <w:rtl/>
                <w:lang w:eastAsia="he-IL"/>
              </w:rPr>
              <w:t>עופר מרגלית אדריכל נוף</w:t>
            </w:r>
          </w:ins>
        </w:sdtContent>
      </w:sdt>
    </w:p>
    <w:p w14:paraId="3BBDFDAD" w14:textId="77777777" w:rsidR="005731FE" w:rsidRPr="00B27B4C" w:rsidRDefault="005731FE" w:rsidP="005731FE">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2B9AC65" w14:textId="77777777" w:rsidR="000B5DC0" w:rsidRPr="000B5DC0" w:rsidRDefault="000B5DC0" w:rsidP="005731FE">
      <w:pPr>
        <w:widowControl w:val="0"/>
        <w:spacing w:before="0" w:beforeAutospacing="0" w:after="0" w:afterAutospacing="0" w:line="240" w:lineRule="auto"/>
        <w:ind w:left="4435" w:hanging="71"/>
        <w:rPr>
          <w:rFonts w:ascii="Times New Roman" w:eastAsia="Times New Roman" w:hAnsi="Times New Roman" w:cs="David"/>
          <w:b/>
          <w:bCs/>
          <w:sz w:val="24"/>
          <w:szCs w:val="24"/>
          <w:rtl/>
          <w:lang w:eastAsia="he-IL"/>
        </w:rPr>
      </w:pPr>
    </w:p>
    <w:p w14:paraId="28174A4D"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b/>
          <w:bCs/>
          <w:sz w:val="24"/>
          <w:szCs w:val="24"/>
          <w:rtl/>
          <w:lang w:eastAsia="he-IL"/>
        </w:rPr>
        <w:t>אישור</w:t>
      </w:r>
    </w:p>
    <w:p w14:paraId="208A3AE0" w14:textId="77777777" w:rsidR="000B5DC0" w:rsidRPr="000B5DC0" w:rsidRDefault="000B5DC0" w:rsidP="000B5DC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אני הח"מ ____________________ עו"ד/רו"ח מאשר כי ה"ה _________________שחתימתם בצירוף חותמת _________________ (להלן:"</w:t>
      </w:r>
      <w:r w:rsidRPr="000B5DC0">
        <w:rPr>
          <w:rFonts w:ascii="Times New Roman" w:eastAsia="Times New Roman" w:hAnsi="Times New Roman" w:cs="David"/>
          <w:b/>
          <w:bCs/>
          <w:sz w:val="24"/>
          <w:szCs w:val="24"/>
          <w:rtl/>
          <w:lang w:eastAsia="he-IL"/>
        </w:rPr>
        <w:t>החברה</w:t>
      </w:r>
      <w:r w:rsidRPr="000B5DC0">
        <w:rPr>
          <w:rFonts w:ascii="Times New Roman" w:eastAsia="Times New Roman" w:hAnsi="Times New Roman" w:cs="David"/>
          <w:sz w:val="24"/>
          <w:szCs w:val="24"/>
          <w:rtl/>
          <w:lang w:eastAsia="he-IL"/>
        </w:rPr>
        <w:t>") ו/או שמה המודפס מחייבת את החברה לכל דבר ועניין, חתמו בפני על מסמך זה.</w:t>
      </w:r>
    </w:p>
    <w:p w14:paraId="7201781E" w14:textId="77777777" w:rsidR="000B5DC0" w:rsidRPr="000B5DC0" w:rsidRDefault="000B5DC0" w:rsidP="000B5DC0">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3D6A0172" w14:textId="77777777" w:rsidR="000B5DC0" w:rsidRPr="000B5DC0" w:rsidRDefault="000B5DC0" w:rsidP="000B5DC0">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0B5DC0">
        <w:rPr>
          <w:rFonts w:ascii="Times New Roman" w:eastAsia="Times New Roman" w:hAnsi="Times New Roman" w:cs="David"/>
          <w:sz w:val="24"/>
          <w:szCs w:val="24"/>
          <w:rtl/>
          <w:lang w:eastAsia="he-IL"/>
        </w:rPr>
        <w:t xml:space="preserve">    תאריך : _______   </w:t>
      </w:r>
      <w:r w:rsidRPr="000B5DC0">
        <w:rPr>
          <w:rFonts w:ascii="Times New Roman" w:eastAsia="Times New Roman" w:hAnsi="Times New Roman" w:cs="David"/>
          <w:sz w:val="24"/>
          <w:szCs w:val="24"/>
          <w:rtl/>
          <w:lang w:eastAsia="he-IL"/>
        </w:rPr>
        <w:tab/>
        <w:t>חתימה וחותמת עו"ד/רו"ח : _______________________</w:t>
      </w:r>
    </w:p>
    <w:p w14:paraId="26C657A5" w14:textId="77777777" w:rsidR="000B5DC0" w:rsidRPr="000B5DC0" w:rsidRDefault="000B5DC0" w:rsidP="000B5DC0">
      <w:pPr>
        <w:widowControl w:val="0"/>
        <w:spacing w:before="0" w:beforeAutospacing="0" w:after="0" w:afterAutospacing="0" w:line="240" w:lineRule="auto"/>
        <w:rPr>
          <w:rFonts w:ascii="Times New Roman" w:eastAsia="Times New Roman" w:hAnsi="Times New Roman" w:cs="David"/>
          <w:sz w:val="20"/>
          <w:szCs w:val="20"/>
          <w:lang w:eastAsia="he-IL"/>
        </w:rPr>
      </w:pPr>
    </w:p>
    <w:p w14:paraId="221D17A1" w14:textId="77777777" w:rsidR="000B5DC0" w:rsidRPr="000B5DC0" w:rsidDel="00345584" w:rsidRDefault="000B5DC0" w:rsidP="000B5DC0">
      <w:pPr>
        <w:widowControl w:val="0"/>
        <w:tabs>
          <w:tab w:val="center" w:pos="1082"/>
          <w:tab w:val="center" w:pos="4200"/>
          <w:tab w:val="center" w:pos="7319"/>
        </w:tabs>
        <w:spacing w:before="0" w:beforeAutospacing="0" w:after="0" w:afterAutospacing="0" w:line="240" w:lineRule="auto"/>
        <w:jc w:val="both"/>
        <w:rPr>
          <w:del w:id="210" w:author="Meryl Etman [2]" w:date="2022-11-28T15:05:00Z"/>
          <w:rFonts w:ascii="Times New Roman" w:eastAsia="Times New Roman" w:hAnsi="Times New Roman" w:cs="David"/>
          <w:sz w:val="20"/>
          <w:szCs w:val="24"/>
          <w:rtl/>
          <w:lang w:eastAsia="he-IL"/>
        </w:rPr>
      </w:pPr>
    </w:p>
    <w:p w14:paraId="5120484A" w14:textId="77777777" w:rsidR="000B5DC0" w:rsidRPr="000B5DC0" w:rsidDel="00345584" w:rsidRDefault="000B5DC0" w:rsidP="000B5DC0">
      <w:pPr>
        <w:widowControl w:val="0"/>
        <w:spacing w:before="0" w:beforeAutospacing="0" w:after="0" w:afterAutospacing="0" w:line="240" w:lineRule="auto"/>
        <w:jc w:val="both"/>
        <w:rPr>
          <w:del w:id="211" w:author="Meryl Etman [2]" w:date="2022-11-28T15:05:00Z"/>
          <w:rFonts w:ascii="Times New Roman" w:eastAsia="Times New Roman" w:hAnsi="Times New Roman" w:cs="David"/>
          <w:color w:val="999999"/>
          <w:sz w:val="18"/>
          <w:szCs w:val="18"/>
          <w:rtl/>
          <w:lang w:eastAsia="he-IL"/>
        </w:rPr>
      </w:pPr>
    </w:p>
    <w:p w14:paraId="5E821FB0" w14:textId="77777777" w:rsidR="000B5DC0" w:rsidRPr="000B5DC0" w:rsidDel="00345584" w:rsidRDefault="000B5DC0" w:rsidP="000B5DC0">
      <w:pPr>
        <w:spacing w:before="0" w:beforeAutospacing="0" w:after="0" w:afterAutospacing="0" w:line="240" w:lineRule="auto"/>
        <w:rPr>
          <w:del w:id="212" w:author="Meryl Etman [2]" w:date="2022-11-28T15:05:00Z"/>
          <w:rFonts w:ascii="Times New Roman" w:eastAsia="Times New Roman" w:hAnsi="Times New Roman" w:cs="David"/>
          <w:sz w:val="20"/>
          <w:szCs w:val="24"/>
          <w:rtl/>
        </w:rPr>
      </w:pPr>
    </w:p>
    <w:p w14:paraId="410696DA" w14:textId="77777777" w:rsidR="001A69D5" w:rsidRPr="000B5DC0" w:rsidRDefault="001A69D5" w:rsidP="000B5DC0"/>
    <w:sectPr w:rsidR="001A69D5" w:rsidRPr="000B5DC0" w:rsidSect="00501673">
      <w:headerReference w:type="default" r:id="rId14"/>
      <w:footerReference w:type="default" r:id="rId15"/>
      <w:pgSz w:w="11906" w:h="16838"/>
      <w:pgMar w:top="1440" w:right="1800" w:bottom="1440" w:left="1800" w:header="708" w:footer="164"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93569C8" w14:textId="77777777" w:rsidR="00721CB7" w:rsidRDefault="00721CB7" w:rsidP="00AF234B">
      <w:pPr>
        <w:spacing w:before="0" w:after="0" w:line="240" w:lineRule="auto"/>
      </w:pPr>
      <w:r>
        <w:separator/>
      </w:r>
    </w:p>
  </w:endnote>
  <w:endnote w:type="continuationSeparator" w:id="0">
    <w:p w14:paraId="2462DF6A" w14:textId="77777777" w:rsidR="00721CB7" w:rsidRDefault="00721CB7"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E03315" w:rsidRPr="00B17476" w14:paraId="0DD9C9F1" w14:textId="77777777" w:rsidTr="00B17476">
      <w:tc>
        <w:tcPr>
          <w:tcW w:w="810" w:type="dxa"/>
        </w:tcPr>
        <w:p w14:paraId="104EBE28" w14:textId="77777777" w:rsidR="00E03315" w:rsidRPr="00B17476" w:rsidRDefault="00E03315" w:rsidP="00B17476">
          <w:pPr>
            <w:tabs>
              <w:tab w:val="center" w:pos="4153"/>
              <w:tab w:val="right" w:pos="8306"/>
            </w:tabs>
            <w:spacing w:before="0" w:after="0" w:line="240" w:lineRule="auto"/>
            <w:rPr>
              <w:rFonts w:ascii="David" w:hAnsi="David"/>
              <w:sz w:val="20"/>
              <w:szCs w:val="20"/>
              <w:rtl/>
            </w:rPr>
          </w:pPr>
          <w:r w:rsidRPr="00B17476">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646" w:type="dxa"/>
            </w:tcPr>
            <w:p w14:paraId="37E1B323" w14:textId="77777777" w:rsidR="00E03315" w:rsidRPr="00B17476" w:rsidRDefault="00721CB7" w:rsidP="00B17476">
              <w:pPr>
                <w:tabs>
                  <w:tab w:val="center" w:pos="4153"/>
                  <w:tab w:val="right" w:pos="8306"/>
                </w:tabs>
                <w:spacing w:before="0" w:after="0" w:line="240" w:lineRule="auto"/>
                <w:rPr>
                  <w:rFonts w:ascii="David" w:hAnsi="David"/>
                  <w:color w:val="00B0F0"/>
                  <w:sz w:val="20"/>
                  <w:szCs w:val="20"/>
                  <w:rtl/>
                </w:rPr>
              </w:pPr>
              <w:ins w:id="213" w:author="Meryl Etman" w:date="2022-11-28T14:45:00Z">
                <w:r>
                  <w:rPr>
                    <w:rFonts w:ascii="David" w:hAnsi="David"/>
                    <w:color w:val="00B0F0"/>
                    <w:sz w:val="20"/>
                    <w:szCs w:val="20"/>
                    <w:rtl/>
                  </w:rPr>
                  <w:t>סביוני גבעת שמואל מגרשים 1006-1007</w:t>
                </w:r>
              </w:ins>
            </w:p>
          </w:tc>
        </w:sdtContent>
      </w:sdt>
      <w:tc>
        <w:tcPr>
          <w:tcW w:w="2810" w:type="dxa"/>
        </w:tcPr>
        <w:p w14:paraId="68A21ECD" w14:textId="77777777" w:rsidR="00E03315" w:rsidRPr="00B17476" w:rsidRDefault="00E03315" w:rsidP="00B17476">
          <w:pPr>
            <w:tabs>
              <w:tab w:val="center" w:pos="4153"/>
              <w:tab w:val="right" w:pos="8306"/>
            </w:tabs>
            <w:spacing w:before="0" w:after="0" w:line="240" w:lineRule="auto"/>
            <w:rPr>
              <w:rFonts w:ascii="David" w:hAnsi="David"/>
              <w:sz w:val="20"/>
              <w:szCs w:val="20"/>
              <w:rtl/>
            </w:rPr>
          </w:pPr>
          <w:r w:rsidRPr="00B17476">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מתכנן אדריכלות נוף</w:t>
              </w:r>
            </w:sdtContent>
          </w:sdt>
        </w:p>
      </w:tc>
      <w:tc>
        <w:tcPr>
          <w:tcW w:w="233" w:type="dxa"/>
        </w:tcPr>
        <w:p w14:paraId="2E849D8D" w14:textId="77777777" w:rsidR="00E03315" w:rsidRPr="00B17476" w:rsidRDefault="00E03315" w:rsidP="00B17476">
          <w:pPr>
            <w:tabs>
              <w:tab w:val="center" w:pos="4153"/>
              <w:tab w:val="right" w:pos="8306"/>
            </w:tabs>
            <w:spacing w:before="0" w:after="0" w:line="240" w:lineRule="auto"/>
            <w:rPr>
              <w:rFonts w:ascii="David" w:hAnsi="David"/>
              <w:sz w:val="16"/>
              <w:szCs w:val="16"/>
              <w:rtl/>
            </w:rPr>
          </w:pPr>
        </w:p>
      </w:tc>
      <w:tc>
        <w:tcPr>
          <w:tcW w:w="1044" w:type="dxa"/>
        </w:tcPr>
        <w:p w14:paraId="309D0676" w14:textId="77777777" w:rsidR="00E03315" w:rsidRPr="00B17476" w:rsidRDefault="00E03315" w:rsidP="00B17476">
          <w:pPr>
            <w:tabs>
              <w:tab w:val="center" w:pos="4153"/>
              <w:tab w:val="right" w:pos="8306"/>
            </w:tabs>
            <w:spacing w:before="0" w:after="0" w:line="240" w:lineRule="auto"/>
            <w:rPr>
              <w:rFonts w:ascii="David" w:hAnsi="David"/>
              <w:sz w:val="20"/>
              <w:szCs w:val="20"/>
              <w:rtl/>
            </w:rPr>
          </w:pPr>
          <w:r w:rsidRPr="00B17476">
            <w:rPr>
              <w:rFonts w:ascii="David" w:hAnsi="David"/>
              <w:sz w:val="20"/>
              <w:szCs w:val="20"/>
              <w:rtl/>
            </w:rPr>
            <w:t>מס' חוזה</w:t>
          </w:r>
          <w:r w:rsidRPr="00B17476">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1763" w:type="dxa"/>
            </w:tcPr>
            <w:p w14:paraId="130DA759" w14:textId="771A9F03" w:rsidR="00E03315" w:rsidRPr="00B17476" w:rsidRDefault="00E03315" w:rsidP="00B17476">
              <w:pPr>
                <w:tabs>
                  <w:tab w:val="center" w:pos="4153"/>
                  <w:tab w:val="right" w:pos="8306"/>
                </w:tabs>
                <w:spacing w:before="0" w:after="0" w:line="240" w:lineRule="auto"/>
                <w:rPr>
                  <w:rFonts w:ascii="David" w:hAnsi="David"/>
                  <w:sz w:val="20"/>
                  <w:szCs w:val="20"/>
                  <w:rtl/>
                </w:rPr>
              </w:pPr>
              <w:del w:id="214" w:author="Meryl Etman [2]" w:date="2022-11-28T14:55:00Z">
                <w:r w:rsidDel="00606362">
                  <w:rPr>
                    <w:rFonts w:ascii="David" w:hAnsi="David" w:hint="cs"/>
                    <w:sz w:val="20"/>
                    <w:szCs w:val="20"/>
                  </w:rPr>
                  <w:delText>CONT-5-563</w:delText>
                </w:r>
              </w:del>
              <w:ins w:id="215" w:author="Meryl Etman [2]" w:date="2022-11-28T14:55:00Z">
                <w:r w:rsidR="00606362">
                  <w:rPr>
                    <w:rFonts w:ascii="David" w:hAnsi="David" w:hint="cs"/>
                    <w:sz w:val="20"/>
                    <w:szCs w:val="20"/>
                  </w:rPr>
                  <w:t>CONT-10-2245</w:t>
                </w:r>
              </w:ins>
            </w:p>
          </w:tc>
        </w:sdtContent>
      </w:sdt>
    </w:tr>
    <w:tr w:rsidR="00E03315" w:rsidRPr="00B17476" w14:paraId="7F1C6922" w14:textId="77777777" w:rsidTr="00B17476">
      <w:tc>
        <w:tcPr>
          <w:tcW w:w="810" w:type="dxa"/>
        </w:tcPr>
        <w:p w14:paraId="7724D666" w14:textId="77777777" w:rsidR="00E03315" w:rsidRPr="00B17476" w:rsidRDefault="00E03315" w:rsidP="00B17476">
          <w:pPr>
            <w:tabs>
              <w:tab w:val="center" w:pos="4153"/>
              <w:tab w:val="right" w:pos="8306"/>
            </w:tabs>
            <w:spacing w:before="0" w:after="0" w:line="240" w:lineRule="auto"/>
            <w:rPr>
              <w:rFonts w:ascii="David" w:hAnsi="David"/>
              <w:sz w:val="20"/>
              <w:szCs w:val="20"/>
              <w:rtl/>
            </w:rPr>
          </w:pPr>
          <w:r w:rsidRPr="00B17476">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646" w:type="dxa"/>
            </w:tcPr>
            <w:p w14:paraId="5B41FB91" w14:textId="77777777" w:rsidR="00E03315" w:rsidRPr="00B17476" w:rsidRDefault="00721CB7" w:rsidP="00B17476">
              <w:pPr>
                <w:tabs>
                  <w:tab w:val="center" w:pos="4153"/>
                  <w:tab w:val="right" w:pos="8306"/>
                </w:tabs>
                <w:spacing w:before="0" w:after="0" w:line="240" w:lineRule="auto"/>
                <w:rPr>
                  <w:rFonts w:ascii="David" w:hAnsi="David"/>
                  <w:color w:val="00B0F0"/>
                  <w:sz w:val="20"/>
                  <w:szCs w:val="20"/>
                  <w:rtl/>
                </w:rPr>
              </w:pPr>
              <w:ins w:id="216" w:author="Meryl Etman" w:date="2022-11-28T14:48:00Z">
                <w:r>
                  <w:rPr>
                    <w:rFonts w:ascii="David" w:hAnsi="David"/>
                    <w:color w:val="00B0F0"/>
                    <w:sz w:val="20"/>
                    <w:szCs w:val="20"/>
                    <w:rtl/>
                  </w:rPr>
                  <w:t>עופר מרגלית אדריכל נוף</w:t>
                </w:r>
              </w:ins>
            </w:p>
          </w:tc>
        </w:sdtContent>
      </w:sdt>
      <w:tc>
        <w:tcPr>
          <w:tcW w:w="2810"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E03315" w:rsidRPr="00B17476" w14:paraId="334E7A26" w14:textId="77777777" w:rsidTr="005B2092">
            <w:trPr>
              <w:trHeight w:val="201"/>
            </w:trPr>
            <w:tc>
              <w:tcPr>
                <w:tcW w:w="926" w:type="dxa"/>
              </w:tcPr>
              <w:p w14:paraId="0D5CD4E7" w14:textId="77777777" w:rsidR="00E03315" w:rsidRPr="00B17476" w:rsidRDefault="00E03315" w:rsidP="00B17476">
                <w:pPr>
                  <w:tabs>
                    <w:tab w:val="center" w:pos="4153"/>
                    <w:tab w:val="right" w:pos="8306"/>
                  </w:tabs>
                  <w:spacing w:before="0" w:after="0" w:line="240" w:lineRule="auto"/>
                  <w:rPr>
                    <w:rFonts w:ascii="David" w:hAnsi="David"/>
                    <w:sz w:val="20"/>
                    <w:szCs w:val="20"/>
                    <w:rtl/>
                  </w:rPr>
                </w:pPr>
                <w:r w:rsidRPr="00B17476">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3D60529F" w14:textId="56EBBAB2" w:rsidR="00E03315" w:rsidRPr="00B17476" w:rsidRDefault="009364BF" w:rsidP="00B17476">
                    <w:pPr>
                      <w:tabs>
                        <w:tab w:val="center" w:pos="4153"/>
                        <w:tab w:val="right" w:pos="8306"/>
                      </w:tabs>
                      <w:spacing w:before="0" w:after="0" w:line="240" w:lineRule="auto"/>
                      <w:ind w:left="1" w:hanging="1"/>
                      <w:rPr>
                        <w:rFonts w:ascii="David" w:hAnsi="David"/>
                        <w:color w:val="00B0F0"/>
                        <w:sz w:val="20"/>
                        <w:szCs w:val="20"/>
                        <w:rtl/>
                      </w:rPr>
                    </w:pPr>
                    <w:ins w:id="217" w:author="Meryl Etman" w:date="2023-01-23T12:12:00Z">
                      <w:r>
                        <w:rPr>
                          <w:rFonts w:ascii="David" w:hAnsi="David"/>
                          <w:color w:val="00B0F0"/>
                          <w:sz w:val="20"/>
                          <w:szCs w:val="20"/>
                          <w:rtl/>
                        </w:rPr>
                        <w:t>0.9</w:t>
                      </w:r>
                    </w:ins>
                  </w:p>
                </w:tc>
              </w:sdtContent>
            </w:sdt>
          </w:tr>
        </w:tbl>
        <w:p w14:paraId="64B0DC38" w14:textId="77777777" w:rsidR="00E03315" w:rsidRPr="00B17476" w:rsidRDefault="00E03315" w:rsidP="00B17476">
          <w:pPr>
            <w:tabs>
              <w:tab w:val="center" w:pos="4153"/>
              <w:tab w:val="right" w:pos="8306"/>
            </w:tabs>
            <w:spacing w:before="0" w:after="0" w:line="240" w:lineRule="auto"/>
            <w:rPr>
              <w:rFonts w:ascii="David" w:hAnsi="David"/>
              <w:sz w:val="20"/>
              <w:szCs w:val="20"/>
              <w:rtl/>
            </w:rPr>
          </w:pPr>
        </w:p>
      </w:tc>
      <w:tc>
        <w:tcPr>
          <w:tcW w:w="233" w:type="dxa"/>
        </w:tcPr>
        <w:p w14:paraId="6FFD3711" w14:textId="77777777" w:rsidR="00E03315" w:rsidRPr="00B17476" w:rsidRDefault="00E03315" w:rsidP="00B17476">
          <w:pPr>
            <w:tabs>
              <w:tab w:val="center" w:pos="4153"/>
              <w:tab w:val="right" w:pos="8306"/>
            </w:tabs>
            <w:spacing w:before="0" w:after="0" w:line="240" w:lineRule="auto"/>
            <w:rPr>
              <w:rFonts w:ascii="David" w:hAnsi="David"/>
              <w:sz w:val="20"/>
              <w:szCs w:val="20"/>
              <w:rtl/>
            </w:rPr>
          </w:pPr>
        </w:p>
      </w:tc>
      <w:tc>
        <w:tcPr>
          <w:tcW w:w="1044" w:type="dxa"/>
        </w:tcPr>
        <w:p w14:paraId="60368880" w14:textId="77777777" w:rsidR="00E03315" w:rsidRPr="00B17476" w:rsidRDefault="00E03315" w:rsidP="00B17476">
          <w:pPr>
            <w:tabs>
              <w:tab w:val="center" w:pos="4153"/>
              <w:tab w:val="right" w:pos="8306"/>
            </w:tabs>
            <w:spacing w:before="0" w:after="0" w:line="240" w:lineRule="auto"/>
            <w:rPr>
              <w:rFonts w:ascii="David" w:hAnsi="David"/>
              <w:sz w:val="20"/>
              <w:szCs w:val="20"/>
              <w:rtl/>
            </w:rPr>
          </w:pPr>
          <w:r w:rsidRPr="00B17476">
            <w:rPr>
              <w:rFonts w:ascii="David" w:hAnsi="David" w:hint="cs"/>
              <w:sz w:val="20"/>
              <w:szCs w:val="20"/>
              <w:rtl/>
            </w:rPr>
            <w:t>סטטוס:</w:t>
          </w:r>
        </w:p>
      </w:tc>
      <w:tc>
        <w:tcPr>
          <w:tcW w:w="1763" w:type="dxa"/>
        </w:tcPr>
        <w:p w14:paraId="271F841F" w14:textId="368435F1" w:rsidR="00E03315" w:rsidRPr="00B17476" w:rsidRDefault="009364BF" w:rsidP="00B17476">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ins w:id="218" w:author="Meryl Etman" w:date="2023-01-10T17:12:00Z">
                <w:r w:rsidR="00DC45F2">
                  <w:rPr>
                    <w:rFonts w:ascii="David" w:hAnsi="David"/>
                    <w:sz w:val="20"/>
                    <w:szCs w:val="20"/>
                    <w:rtl/>
                  </w:rPr>
                  <w:t>3;#</w:t>
                </w:r>
                <w:r w:rsidR="00DC45F2">
                  <w:rPr>
                    <w:rFonts w:ascii="David" w:hAnsi="David"/>
                    <w:sz w:val="20"/>
                    <w:szCs w:val="20"/>
                  </w:rPr>
                  <w:t>Draft</w:t>
                </w:r>
              </w:ins>
            </w:sdtContent>
          </w:sdt>
        </w:p>
      </w:tc>
    </w:tr>
    <w:tr w:rsidR="00E03315" w:rsidRPr="00B17476" w14:paraId="15ACE80B" w14:textId="77777777" w:rsidTr="00B17476">
      <w:trPr>
        <w:trHeight w:val="80"/>
      </w:trPr>
      <w:tc>
        <w:tcPr>
          <w:tcW w:w="810" w:type="dxa"/>
        </w:tcPr>
        <w:p w14:paraId="7FFA2F50" w14:textId="77777777" w:rsidR="00E03315" w:rsidRPr="00B17476" w:rsidRDefault="00E03315" w:rsidP="00B17476">
          <w:pPr>
            <w:tabs>
              <w:tab w:val="center" w:pos="4153"/>
              <w:tab w:val="right" w:pos="8306"/>
            </w:tabs>
            <w:spacing w:before="0" w:after="0" w:line="240" w:lineRule="auto"/>
            <w:rPr>
              <w:rFonts w:ascii="David" w:hAnsi="David"/>
              <w:sz w:val="20"/>
              <w:szCs w:val="20"/>
              <w:rtl/>
            </w:rPr>
          </w:pPr>
        </w:p>
      </w:tc>
      <w:tc>
        <w:tcPr>
          <w:tcW w:w="1646" w:type="dxa"/>
        </w:tcPr>
        <w:p w14:paraId="3BF61AE8" w14:textId="77777777" w:rsidR="00E03315" w:rsidRPr="00B17476" w:rsidRDefault="00E03315" w:rsidP="00B17476">
          <w:pPr>
            <w:tabs>
              <w:tab w:val="center" w:pos="4153"/>
              <w:tab w:val="right" w:pos="8306"/>
            </w:tabs>
            <w:spacing w:before="0" w:after="0" w:line="240" w:lineRule="auto"/>
            <w:rPr>
              <w:rFonts w:ascii="David" w:hAnsi="David"/>
              <w:color w:val="00B0F0"/>
              <w:sz w:val="20"/>
              <w:szCs w:val="20"/>
              <w:rtl/>
            </w:rPr>
          </w:pPr>
        </w:p>
      </w:tc>
      <w:tc>
        <w:tcPr>
          <w:tcW w:w="2810" w:type="dxa"/>
        </w:tcPr>
        <w:p w14:paraId="6B730015" w14:textId="77777777" w:rsidR="00E03315" w:rsidRPr="00B17476" w:rsidRDefault="00E03315" w:rsidP="00B17476">
          <w:pPr>
            <w:tabs>
              <w:tab w:val="center" w:pos="4153"/>
              <w:tab w:val="right" w:pos="8306"/>
            </w:tabs>
            <w:spacing w:before="0" w:after="0" w:line="240" w:lineRule="auto"/>
            <w:rPr>
              <w:rFonts w:ascii="David" w:hAnsi="David"/>
              <w:sz w:val="20"/>
              <w:szCs w:val="20"/>
              <w:rtl/>
            </w:rPr>
          </w:pPr>
        </w:p>
      </w:tc>
      <w:tc>
        <w:tcPr>
          <w:tcW w:w="233" w:type="dxa"/>
        </w:tcPr>
        <w:p w14:paraId="35D7229C" w14:textId="77777777" w:rsidR="00E03315" w:rsidRPr="00B17476" w:rsidRDefault="00E03315" w:rsidP="00B17476">
          <w:pPr>
            <w:tabs>
              <w:tab w:val="center" w:pos="4153"/>
              <w:tab w:val="right" w:pos="8306"/>
            </w:tabs>
            <w:spacing w:before="0" w:after="0" w:line="240" w:lineRule="auto"/>
            <w:rPr>
              <w:rFonts w:ascii="David" w:hAnsi="David"/>
              <w:sz w:val="20"/>
              <w:szCs w:val="20"/>
              <w:rtl/>
            </w:rPr>
          </w:pPr>
        </w:p>
      </w:tc>
      <w:tc>
        <w:tcPr>
          <w:tcW w:w="1044" w:type="dxa"/>
        </w:tcPr>
        <w:p w14:paraId="1957939D" w14:textId="77777777" w:rsidR="00E03315" w:rsidRPr="00B17476" w:rsidRDefault="00E03315" w:rsidP="00B17476">
          <w:pPr>
            <w:tabs>
              <w:tab w:val="center" w:pos="4153"/>
              <w:tab w:val="right" w:pos="8306"/>
            </w:tabs>
            <w:spacing w:before="0" w:after="0" w:line="240" w:lineRule="auto"/>
            <w:rPr>
              <w:rFonts w:ascii="David" w:hAnsi="David"/>
              <w:sz w:val="20"/>
              <w:szCs w:val="20"/>
              <w:rtl/>
            </w:rPr>
          </w:pPr>
        </w:p>
      </w:tc>
      <w:tc>
        <w:tcPr>
          <w:tcW w:w="1763" w:type="dxa"/>
        </w:tcPr>
        <w:p w14:paraId="4FC6B8D0" w14:textId="77777777" w:rsidR="00E03315" w:rsidRPr="00B17476" w:rsidRDefault="00E03315" w:rsidP="00B17476">
          <w:pPr>
            <w:tabs>
              <w:tab w:val="center" w:pos="4153"/>
              <w:tab w:val="right" w:pos="8306"/>
            </w:tabs>
            <w:spacing w:before="0" w:after="0" w:line="240" w:lineRule="auto"/>
            <w:rPr>
              <w:rFonts w:ascii="David" w:hAnsi="David"/>
              <w:sz w:val="20"/>
              <w:szCs w:val="20"/>
              <w:rtl/>
            </w:rPr>
          </w:pPr>
        </w:p>
      </w:tc>
    </w:tr>
  </w:tbl>
  <w:p w14:paraId="254EB7BA" w14:textId="77777777" w:rsidR="00E03315" w:rsidRPr="00B17476" w:rsidRDefault="00E03315" w:rsidP="00B17476">
    <w:pPr>
      <w:spacing w:before="0" w:beforeAutospacing="0" w:after="0" w:afterAutospacing="0" w:line="240" w:lineRule="auto"/>
      <w:rPr>
        <w:rFonts w:ascii="Arial" w:hAnsi="Arial" w:cs="Arial"/>
        <w:sz w:val="16"/>
        <w:szCs w:val="16"/>
      </w:rPr>
    </w:pPr>
    <w:r w:rsidRPr="00B17476">
      <w:rPr>
        <w:rFonts w:ascii="Arial" w:hAnsi="Arial" w:cs="Arial" w:hint="cs"/>
        <w:sz w:val="16"/>
        <w:szCs w:val="16"/>
        <w:rtl/>
      </w:rPr>
      <w:t xml:space="preserve">   </w:t>
    </w:r>
    <w:r w:rsidRPr="00B17476">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A9AFEDB" w14:textId="77777777" w:rsidR="00721CB7" w:rsidRDefault="00721CB7" w:rsidP="00AF234B">
      <w:pPr>
        <w:spacing w:before="0" w:after="0" w:line="240" w:lineRule="auto"/>
      </w:pPr>
      <w:r>
        <w:separator/>
      </w:r>
    </w:p>
  </w:footnote>
  <w:footnote w:type="continuationSeparator" w:id="0">
    <w:p w14:paraId="2061A060" w14:textId="77777777" w:rsidR="00721CB7" w:rsidRDefault="00721CB7"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482143625"/>
      <w:docPartObj>
        <w:docPartGallery w:val="Page Numbers (Top of Page)"/>
        <w:docPartUnique/>
      </w:docPartObj>
    </w:sdtPr>
    <w:sdtEndPr/>
    <w:sdtContent>
      <w:p w14:paraId="288B9875" w14:textId="77777777" w:rsidR="00E03315" w:rsidRDefault="00E03315">
        <w:pPr>
          <w:pStyle w:val="Header"/>
          <w:jc w:val="center"/>
        </w:pPr>
        <w:r>
          <w:fldChar w:fldCharType="begin"/>
        </w:r>
        <w:r>
          <w:instrText xml:space="preserve"> PAGE   \* MERGEFORMAT </w:instrText>
        </w:r>
        <w:r>
          <w:fldChar w:fldCharType="separate"/>
        </w:r>
        <w:r w:rsidR="009364BF">
          <w:rPr>
            <w:noProof/>
            <w:rtl/>
          </w:rPr>
          <w:t>1</w:t>
        </w:r>
        <w:r>
          <w:rPr>
            <w:noProof/>
          </w:rPr>
          <w:fldChar w:fldCharType="end"/>
        </w:r>
      </w:p>
    </w:sdtContent>
  </w:sdt>
  <w:p w14:paraId="0E647A21" w14:textId="77777777" w:rsidR="00E03315" w:rsidRDefault="00E0331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1"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2" w15:restartNumberingAfterBreak="0">
    <w:nsid w:val="313A4425"/>
    <w:multiLevelType w:val="hybridMultilevel"/>
    <w:tmpl w:val="ADB454C4"/>
    <w:lvl w:ilvl="0" w:tplc="611CDCC2">
      <w:start w:val="1"/>
      <w:numFmt w:val="hebrew1"/>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4"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6"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7"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8"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9" w15:restartNumberingAfterBreak="0">
    <w:nsid w:val="7BA40EFF"/>
    <w:multiLevelType w:val="multilevel"/>
    <w:tmpl w:val="24064D6A"/>
    <w:lvl w:ilvl="0">
      <w:start w:val="1"/>
      <w:numFmt w:val="decimal"/>
      <w:isLgl/>
      <w:lvlText w:val="%1."/>
      <w:lvlJc w:val="center"/>
      <w:pPr>
        <w:tabs>
          <w:tab w:val="num" w:pos="360"/>
        </w:tabs>
        <w:ind w:left="360" w:right="360" w:hanging="72"/>
      </w:pPr>
      <w:rPr>
        <w:rFonts w:cs="Times New Roman" w:hint="default"/>
      </w:rPr>
    </w:lvl>
    <w:lvl w:ilvl="1">
      <w:start w:val="1"/>
      <w:numFmt w:val="decimal"/>
      <w:isLgl/>
      <w:lvlText w:val="%1.%2."/>
      <w:lvlJc w:val="center"/>
      <w:pPr>
        <w:tabs>
          <w:tab w:val="num" w:pos="792"/>
        </w:tabs>
        <w:ind w:left="792" w:right="792" w:hanging="432"/>
      </w:pPr>
      <w:rPr>
        <w:rFonts w:cs="Times New Roman" w:hint="default"/>
        <w:sz w:val="2"/>
        <w:szCs w:val="24"/>
      </w:rPr>
    </w:lvl>
    <w:lvl w:ilvl="2">
      <w:start w:val="1"/>
      <w:numFmt w:val="decimal"/>
      <w:isLgl/>
      <w:lvlText w:val="%1.%2.%3."/>
      <w:lvlJc w:val="center"/>
      <w:pPr>
        <w:tabs>
          <w:tab w:val="num" w:pos="1224"/>
        </w:tabs>
        <w:ind w:left="3062" w:right="3062" w:hanging="1928"/>
      </w:pPr>
      <w:rPr>
        <w:rFonts w:cs="Times New Roman" w:hint="default"/>
      </w:rPr>
    </w:lvl>
    <w:lvl w:ilvl="3">
      <w:start w:val="1"/>
      <w:numFmt w:val="decimal"/>
      <w:isLgl/>
      <w:lvlText w:val="%1.%2.%3.%4."/>
      <w:lvlJc w:val="right"/>
      <w:pPr>
        <w:tabs>
          <w:tab w:val="num" w:pos="1800"/>
        </w:tabs>
        <w:ind w:left="1728" w:right="1728" w:hanging="648"/>
      </w:pPr>
      <w:rPr>
        <w:rFonts w:cs="Times New Roman" w:hint="default"/>
      </w:rPr>
    </w:lvl>
    <w:lvl w:ilvl="4">
      <w:start w:val="1"/>
      <w:numFmt w:val="decimal"/>
      <w:lvlText w:val="%1.%2.%3.%4.%5."/>
      <w:lvlJc w:val="right"/>
      <w:pPr>
        <w:tabs>
          <w:tab w:val="num" w:pos="2520"/>
        </w:tabs>
        <w:ind w:left="2232" w:right="2232" w:hanging="792"/>
      </w:pPr>
      <w:rPr>
        <w:rFonts w:cs="Times New Roman" w:hint="default"/>
      </w:rPr>
    </w:lvl>
    <w:lvl w:ilvl="5">
      <w:start w:val="1"/>
      <w:numFmt w:val="decimal"/>
      <w:lvlText w:val="%1.%2.%3.%4.%5.%6."/>
      <w:lvlJc w:val="right"/>
      <w:pPr>
        <w:tabs>
          <w:tab w:val="num" w:pos="2880"/>
        </w:tabs>
        <w:ind w:left="2736" w:right="2736" w:hanging="936"/>
      </w:pPr>
      <w:rPr>
        <w:rFonts w:cs="Times New Roman" w:hint="default"/>
      </w:rPr>
    </w:lvl>
    <w:lvl w:ilvl="6">
      <w:start w:val="1"/>
      <w:numFmt w:val="decimal"/>
      <w:lvlText w:val="%1.%2.%3.%4.%5.%6.%7."/>
      <w:lvlJc w:val="right"/>
      <w:pPr>
        <w:tabs>
          <w:tab w:val="num" w:pos="3600"/>
        </w:tabs>
        <w:ind w:left="3240" w:right="3240" w:hanging="1080"/>
      </w:pPr>
      <w:rPr>
        <w:rFonts w:cs="Times New Roman" w:hint="default"/>
      </w:rPr>
    </w:lvl>
    <w:lvl w:ilvl="7">
      <w:start w:val="1"/>
      <w:numFmt w:val="decimal"/>
      <w:lvlText w:val="%1.%2.%3.%4.%5.%6.%7.%8."/>
      <w:lvlJc w:val="right"/>
      <w:pPr>
        <w:tabs>
          <w:tab w:val="num" w:pos="3960"/>
        </w:tabs>
        <w:ind w:left="3744" w:right="3744" w:hanging="1224"/>
      </w:pPr>
      <w:rPr>
        <w:rFonts w:cs="Times New Roman" w:hint="default"/>
      </w:rPr>
    </w:lvl>
    <w:lvl w:ilvl="8">
      <w:start w:val="1"/>
      <w:numFmt w:val="decimal"/>
      <w:lvlText w:val="%1.%2.%3.%4.%5.%6.%7.%8.%9."/>
      <w:lvlJc w:val="right"/>
      <w:pPr>
        <w:tabs>
          <w:tab w:val="num" w:pos="4680"/>
        </w:tabs>
        <w:ind w:left="4320" w:right="4320" w:hanging="1440"/>
      </w:pPr>
      <w:rPr>
        <w:rFonts w:cs="Times New Roman" w:hint="default"/>
      </w:rPr>
    </w:lvl>
  </w:abstractNum>
  <w:abstractNum w:abstractNumId="10"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9"/>
  </w:num>
  <w:num w:numId="2">
    <w:abstractNumId w:val="7"/>
  </w:num>
  <w:num w:numId="3">
    <w:abstractNumId w:val="3"/>
  </w:num>
  <w:num w:numId="4">
    <w:abstractNumId w:val="8"/>
  </w:num>
  <w:num w:numId="5">
    <w:abstractNumId w:val="10"/>
  </w:num>
  <w:num w:numId="6">
    <w:abstractNumId w:val="0"/>
  </w:num>
  <w:num w:numId="7">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 w:numId="9">
    <w:abstractNumId w:val="4"/>
  </w:num>
  <w:num w:numId="10">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num>
  <w:num w:numId="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eryl Etman">
    <w15:presenceInfo w15:providerId="AD" w15:userId="S-1-5-21-1915107579-1707952165-794563710-5303"/>
  </w15:person>
  <w15:person w15:author="Meryl Etman [2]">
    <w15:presenceInfo w15:providerId="AD" w15:userId="S::meryle@africa-israel.com::5d3372e1-6610-4ed8-96d9-3804caaefa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ocumentProtection w:edit="trackedChanges" w:enforcement="0"/>
  <w:defaultTabStop w:val="720"/>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42DE7"/>
    <w:rsid w:val="000B5DC0"/>
    <w:rsid w:val="00110276"/>
    <w:rsid w:val="00134C85"/>
    <w:rsid w:val="001525CB"/>
    <w:rsid w:val="001A0C3C"/>
    <w:rsid w:val="001A69D5"/>
    <w:rsid w:val="002075CA"/>
    <w:rsid w:val="00214ACF"/>
    <w:rsid w:val="00250AB0"/>
    <w:rsid w:val="00345584"/>
    <w:rsid w:val="003660F4"/>
    <w:rsid w:val="00370DA1"/>
    <w:rsid w:val="00373FDE"/>
    <w:rsid w:val="003C6E03"/>
    <w:rsid w:val="00440B5A"/>
    <w:rsid w:val="004528C9"/>
    <w:rsid w:val="004C7407"/>
    <w:rsid w:val="00501673"/>
    <w:rsid w:val="005336F2"/>
    <w:rsid w:val="00552E11"/>
    <w:rsid w:val="005731FE"/>
    <w:rsid w:val="005763BD"/>
    <w:rsid w:val="0058321B"/>
    <w:rsid w:val="00583252"/>
    <w:rsid w:val="005B2092"/>
    <w:rsid w:val="00606362"/>
    <w:rsid w:val="00607ADA"/>
    <w:rsid w:val="006160EF"/>
    <w:rsid w:val="00666259"/>
    <w:rsid w:val="006B4EB8"/>
    <w:rsid w:val="006C7BFC"/>
    <w:rsid w:val="0072103C"/>
    <w:rsid w:val="00721CB7"/>
    <w:rsid w:val="007561C6"/>
    <w:rsid w:val="007C4B64"/>
    <w:rsid w:val="008C30FE"/>
    <w:rsid w:val="008C64C6"/>
    <w:rsid w:val="00934595"/>
    <w:rsid w:val="009364BF"/>
    <w:rsid w:val="00942177"/>
    <w:rsid w:val="009C4DE6"/>
    <w:rsid w:val="00A16F30"/>
    <w:rsid w:val="00A267D5"/>
    <w:rsid w:val="00AA6191"/>
    <w:rsid w:val="00AB51FC"/>
    <w:rsid w:val="00AC0734"/>
    <w:rsid w:val="00AC51CF"/>
    <w:rsid w:val="00AD62BA"/>
    <w:rsid w:val="00AF234B"/>
    <w:rsid w:val="00B17476"/>
    <w:rsid w:val="00B56B1E"/>
    <w:rsid w:val="00B705B0"/>
    <w:rsid w:val="00BB21A8"/>
    <w:rsid w:val="00BD05C4"/>
    <w:rsid w:val="00BE17B4"/>
    <w:rsid w:val="00C01318"/>
    <w:rsid w:val="00C30059"/>
    <w:rsid w:val="00C77045"/>
    <w:rsid w:val="00CD158F"/>
    <w:rsid w:val="00D231CD"/>
    <w:rsid w:val="00D54AC0"/>
    <w:rsid w:val="00D8516B"/>
    <w:rsid w:val="00D942CE"/>
    <w:rsid w:val="00DC45F2"/>
    <w:rsid w:val="00DF6A6B"/>
    <w:rsid w:val="00E03315"/>
    <w:rsid w:val="00E679C7"/>
    <w:rsid w:val="00E81B34"/>
    <w:rsid w:val="00EA5C37"/>
    <w:rsid w:val="00EC37B6"/>
    <w:rsid w:val="00F57198"/>
    <w:rsid w:val="00F6695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2CB7AE27"/>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370DA1"/>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Heading2">
    <w:name w:val="heading 2"/>
    <w:basedOn w:val="Normal"/>
    <w:next w:val="Normal"/>
    <w:link w:val="Heading2Char"/>
    <w:qFormat/>
    <w:rsid w:val="00370DA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Heading3">
    <w:name w:val="heading 3"/>
    <w:basedOn w:val="Normal"/>
    <w:next w:val="Normal"/>
    <w:link w:val="Heading3Char"/>
    <w:qFormat/>
    <w:rsid w:val="00370DA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Heading4">
    <w:name w:val="heading 4"/>
    <w:basedOn w:val="Normal"/>
    <w:next w:val="Normal"/>
    <w:link w:val="Heading4Char"/>
    <w:qFormat/>
    <w:rsid w:val="00370DA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Heading5">
    <w:name w:val="heading 5"/>
    <w:basedOn w:val="Normal"/>
    <w:next w:val="Normal"/>
    <w:link w:val="Heading5Char"/>
    <w:qFormat/>
    <w:rsid w:val="00370DA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Heading6">
    <w:name w:val="heading 6"/>
    <w:basedOn w:val="Normal"/>
    <w:next w:val="Normal"/>
    <w:link w:val="Heading6Char"/>
    <w:qFormat/>
    <w:rsid w:val="00370DA1"/>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370DA1"/>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370DA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370DA1"/>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370DA1"/>
    <w:rPr>
      <w:rFonts w:ascii="Times New Roman" w:eastAsia="Times New Roman" w:hAnsi="Times New Roman" w:cs="David"/>
      <w:sz w:val="20"/>
      <w:szCs w:val="24"/>
      <w:lang w:eastAsia="he-IL"/>
    </w:rPr>
  </w:style>
  <w:style w:type="character" w:customStyle="1" w:styleId="Heading2Char">
    <w:name w:val="Heading 2 Char"/>
    <w:basedOn w:val="DefaultParagraphFont"/>
    <w:link w:val="Heading2"/>
    <w:rsid w:val="00370DA1"/>
    <w:rPr>
      <w:rFonts w:ascii="Times New Roman" w:eastAsia="Times New Roman" w:hAnsi="Times New Roman" w:cs="David"/>
      <w:bCs/>
      <w:sz w:val="20"/>
      <w:szCs w:val="24"/>
      <w:lang w:eastAsia="he-IL"/>
    </w:rPr>
  </w:style>
  <w:style w:type="character" w:customStyle="1" w:styleId="Heading3Char">
    <w:name w:val="Heading 3 Char"/>
    <w:basedOn w:val="DefaultParagraphFont"/>
    <w:link w:val="Heading3"/>
    <w:rsid w:val="00370DA1"/>
    <w:rPr>
      <w:rFonts w:ascii="Times New Roman" w:eastAsia="Times New Roman" w:hAnsi="Times New Roman" w:cs="David"/>
      <w:b/>
      <w:bCs/>
      <w:sz w:val="20"/>
      <w:szCs w:val="24"/>
      <w:u w:val="single"/>
      <w:lang w:eastAsia="he-IL"/>
    </w:rPr>
  </w:style>
  <w:style w:type="character" w:customStyle="1" w:styleId="Heading4Char">
    <w:name w:val="Heading 4 Char"/>
    <w:basedOn w:val="DefaultParagraphFont"/>
    <w:link w:val="Heading4"/>
    <w:rsid w:val="00370DA1"/>
    <w:rPr>
      <w:rFonts w:ascii="Times New Roman" w:eastAsia="Times New Roman" w:hAnsi="Times New Roman" w:cs="David"/>
      <w:bCs/>
      <w:sz w:val="20"/>
      <w:szCs w:val="24"/>
      <w:u w:val="single"/>
      <w:lang w:eastAsia="he-IL"/>
    </w:rPr>
  </w:style>
  <w:style w:type="character" w:customStyle="1" w:styleId="Heading5Char">
    <w:name w:val="Heading 5 Char"/>
    <w:basedOn w:val="DefaultParagraphFont"/>
    <w:link w:val="Heading5"/>
    <w:rsid w:val="00370DA1"/>
    <w:rPr>
      <w:rFonts w:ascii="Times New Roman" w:eastAsia="Times New Roman" w:hAnsi="Times New Roman" w:cs="David"/>
      <w:sz w:val="20"/>
      <w:szCs w:val="24"/>
      <w:lang w:eastAsia="he-IL"/>
    </w:rPr>
  </w:style>
  <w:style w:type="character" w:customStyle="1" w:styleId="Heading6Char">
    <w:name w:val="Heading 6 Char"/>
    <w:basedOn w:val="DefaultParagraphFont"/>
    <w:link w:val="Heading6"/>
    <w:rsid w:val="00370DA1"/>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370DA1"/>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370DA1"/>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370DA1"/>
    <w:rPr>
      <w:rFonts w:ascii="Times New Roman" w:eastAsia="Times New Roman" w:hAnsi="Times New Roman" w:cs="David"/>
      <w:bCs/>
      <w:sz w:val="20"/>
      <w:szCs w:val="24"/>
      <w:u w:val="single"/>
      <w:lang w:eastAsia="he-IL"/>
    </w:rPr>
  </w:style>
  <w:style w:type="numbering" w:customStyle="1" w:styleId="NoList1">
    <w:name w:val="No List1"/>
    <w:next w:val="NoList"/>
    <w:semiHidden/>
    <w:unhideWhenUsed/>
    <w:rsid w:val="00370DA1"/>
  </w:style>
  <w:style w:type="paragraph" w:styleId="BodyText">
    <w:name w:val="Body Text"/>
    <w:basedOn w:val="Normal"/>
    <w:link w:val="BodyTextChar"/>
    <w:rsid w:val="00370DA1"/>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370DA1"/>
    <w:rPr>
      <w:rFonts w:ascii="Times New Roman" w:eastAsia="Times New Roman" w:hAnsi="Times New Roman" w:cs="David"/>
      <w:sz w:val="20"/>
      <w:szCs w:val="24"/>
      <w:lang w:eastAsia="he-IL"/>
    </w:rPr>
  </w:style>
  <w:style w:type="paragraph" w:styleId="Title">
    <w:name w:val="Title"/>
    <w:basedOn w:val="Normal"/>
    <w:link w:val="TitleChar"/>
    <w:qFormat/>
    <w:rsid w:val="00370DA1"/>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370DA1"/>
    <w:rPr>
      <w:rFonts w:ascii="Times New Roman" w:eastAsia="Times New Roman" w:hAnsi="Times New Roman" w:cs="David"/>
      <w:bCs/>
      <w:i/>
      <w:iCs/>
      <w:sz w:val="32"/>
      <w:szCs w:val="32"/>
      <w:u w:val="single"/>
      <w:lang w:eastAsia="he-IL"/>
    </w:rPr>
  </w:style>
  <w:style w:type="character" w:styleId="PageNumber">
    <w:name w:val="page number"/>
    <w:basedOn w:val="DefaultParagraphFont"/>
    <w:rsid w:val="00370DA1"/>
  </w:style>
  <w:style w:type="paragraph" w:styleId="BlockText">
    <w:name w:val="Block Text"/>
    <w:basedOn w:val="Normal"/>
    <w:rsid w:val="00370DA1"/>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a">
    <w:name w:val="סגנון"/>
    <w:basedOn w:val="Normal"/>
    <w:next w:val="BlockText"/>
    <w:rsid w:val="00370DA1"/>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customStyle="1" w:styleId="1">
    <w:name w:val="חתימה1"/>
    <w:basedOn w:val="Normal"/>
    <w:rsid w:val="00370DA1"/>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0">
    <w:name w:val="רשימה מימין"/>
    <w:basedOn w:val="1"/>
    <w:rsid w:val="00370DA1"/>
    <w:pPr>
      <w:ind w:left="540" w:hanging="540"/>
    </w:pPr>
    <w:rPr>
      <w:szCs w:val="22"/>
    </w:rPr>
  </w:style>
  <w:style w:type="paragraph" w:customStyle="1" w:styleId="a1">
    <w:name w:val="חתימה קו אחד"/>
    <w:basedOn w:val="1"/>
    <w:rsid w:val="00370DA1"/>
    <w:pPr>
      <w:tabs>
        <w:tab w:val="left" w:pos="2880"/>
        <w:tab w:val="left" w:pos="5220"/>
        <w:tab w:val="left" w:pos="7740"/>
      </w:tabs>
      <w:ind w:left="360"/>
    </w:pPr>
    <w:rPr>
      <w:sz w:val="22"/>
      <w:szCs w:val="22"/>
    </w:rPr>
  </w:style>
  <w:style w:type="paragraph" w:customStyle="1" w:styleId="10">
    <w:name w:val="חתימה קו 1 נקודות"/>
    <w:basedOn w:val="1"/>
    <w:rsid w:val="00370DA1"/>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BalloonText">
    <w:name w:val="Balloon Text"/>
    <w:basedOn w:val="Normal"/>
    <w:link w:val="BalloonTextChar"/>
    <w:semiHidden/>
    <w:rsid w:val="00370DA1"/>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370DA1"/>
    <w:rPr>
      <w:rFonts w:ascii="Tahoma" w:eastAsia="Times New Roman" w:hAnsi="Tahoma" w:cs="Tahoma"/>
      <w:sz w:val="16"/>
      <w:szCs w:val="16"/>
      <w:lang w:eastAsia="he-IL"/>
    </w:rPr>
  </w:style>
  <w:style w:type="paragraph" w:customStyle="1" w:styleId="BodyTextIndent1">
    <w:name w:val="Body Text Indent1"/>
    <w:basedOn w:val="Normal"/>
    <w:rsid w:val="00370DA1"/>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Heading11">
    <w:name w:val="Heading 11"/>
    <w:basedOn w:val="Normal"/>
    <w:next w:val="Normal"/>
    <w:rsid w:val="00370DA1"/>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370DA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370DA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370DA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370DA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370DA1"/>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370DA1"/>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370DA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370DA1"/>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370DA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370DA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370DA1"/>
    <w:rPr>
      <w:rFonts w:cs="Times New Roman"/>
    </w:rPr>
  </w:style>
  <w:style w:type="paragraph" w:styleId="BodyTextIndent3">
    <w:name w:val="Body Text Indent 3"/>
    <w:basedOn w:val="Normal"/>
    <w:link w:val="BodyTextIndent3Char"/>
    <w:rsid w:val="00370DA1"/>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370DA1"/>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370DA1"/>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370DA1"/>
    <w:rPr>
      <w:rFonts w:ascii="Times New Roman" w:eastAsia="Times New Roman" w:hAnsi="Times New Roman" w:cs="David"/>
      <w:sz w:val="20"/>
      <w:szCs w:val="24"/>
      <w:lang w:eastAsia="he-IL"/>
    </w:rPr>
  </w:style>
  <w:style w:type="paragraph" w:styleId="DocumentMap">
    <w:name w:val="Document Map"/>
    <w:basedOn w:val="Normal"/>
    <w:link w:val="DocumentMapChar"/>
    <w:rsid w:val="00370DA1"/>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370DA1"/>
    <w:rPr>
      <w:rFonts w:ascii="Tahoma" w:eastAsia="Times New Roman" w:hAnsi="Tahoma" w:cs="Tahoma"/>
      <w:sz w:val="20"/>
      <w:szCs w:val="20"/>
      <w:shd w:val="clear" w:color="auto" w:fill="000080"/>
      <w:lang w:eastAsia="he-IL"/>
    </w:rPr>
  </w:style>
  <w:style w:type="paragraph" w:customStyle="1" w:styleId="Heading41">
    <w:name w:val="Heading 41"/>
    <w:basedOn w:val="Normal"/>
    <w:next w:val="Normal"/>
    <w:rsid w:val="00370DA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370DA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370DA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370DA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370DA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370DA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AutoFields">
    <w:name w:val="AutoFields"/>
    <w:basedOn w:val="Footer"/>
    <w:link w:val="AutoFieldsChar"/>
    <w:qFormat/>
    <w:rsid w:val="00F57198"/>
    <w:pPr>
      <w:spacing w:before="100" w:after="100"/>
    </w:pPr>
    <w:rPr>
      <w:rFonts w:ascii="David" w:hAnsi="David" w:cs="David"/>
      <w:color w:val="00B050"/>
      <w:sz w:val="20"/>
      <w:szCs w:val="24"/>
    </w:rPr>
  </w:style>
  <w:style w:type="character" w:customStyle="1" w:styleId="AutoFieldsChar">
    <w:name w:val="AutoFields Char"/>
    <w:basedOn w:val="FooterChar"/>
    <w:link w:val="AutoFields"/>
    <w:rsid w:val="00F57198"/>
    <w:rPr>
      <w:rFonts w:ascii="David" w:hAnsi="David" w:cs="David"/>
      <w:color w:val="00B050"/>
      <w:sz w:val="20"/>
      <w:szCs w:val="24"/>
    </w:rPr>
  </w:style>
  <w:style w:type="numbering" w:customStyle="1" w:styleId="NoList2">
    <w:name w:val="No List2"/>
    <w:next w:val="NoList"/>
    <w:semiHidden/>
    <w:rsid w:val="000B5DC0"/>
  </w:style>
  <w:style w:type="paragraph" w:styleId="ListParagraph">
    <w:name w:val="List Paragraph"/>
    <w:basedOn w:val="Normal"/>
    <w:uiPriority w:val="34"/>
    <w:qFormat/>
    <w:rsid w:val="00BD05C4"/>
    <w:pPr>
      <w:ind w:left="720"/>
      <w:contextualSpacing/>
    </w:pPr>
  </w:style>
  <w:style w:type="paragraph" w:customStyle="1" w:styleId="AutoField">
    <w:name w:val="AutoField"/>
    <w:basedOn w:val="Normal"/>
    <w:link w:val="AutoFieldChar"/>
    <w:qFormat/>
    <w:rsid w:val="00DF6A6B"/>
    <w:pPr>
      <w:widowControl w:val="0"/>
      <w:tabs>
        <w:tab w:val="left" w:pos="515"/>
      </w:tabs>
      <w:spacing w:line="240" w:lineRule="auto"/>
      <w:ind w:left="1792" w:hanging="1792"/>
      <w:jc w:val="both"/>
    </w:pPr>
    <w:rPr>
      <w:rFonts w:ascii="Times New Roman" w:eastAsia="Times New Roman" w:hAnsi="Times New Roman" w:cs="David"/>
      <w:sz w:val="24"/>
      <w:szCs w:val="24"/>
      <w:lang w:eastAsia="he-IL"/>
    </w:rPr>
  </w:style>
  <w:style w:type="character" w:customStyle="1" w:styleId="AutoFieldChar">
    <w:name w:val="AutoField Char"/>
    <w:basedOn w:val="DefaultParagraphFont"/>
    <w:link w:val="AutoField"/>
    <w:rsid w:val="00DF6A6B"/>
    <w:rPr>
      <w:rFonts w:ascii="Times New Roman" w:eastAsia="Times New Roman" w:hAnsi="Times New Roman" w:cs="David"/>
      <w:sz w:val="24"/>
      <w:szCs w:val="24"/>
      <w:lang w:eastAsia="he-IL"/>
    </w:rPr>
  </w:style>
  <w:style w:type="table" w:customStyle="1" w:styleId="11">
    <w:name w:val="רשת טבלה1"/>
    <w:basedOn w:val="TableNormal"/>
    <w:next w:val="TableGrid"/>
    <w:rsid w:val="00B174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2">
    <w:name w:val="היסט_כפול"/>
    <w:basedOn w:val="Normal"/>
    <w:rsid w:val="004528C9"/>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Revision">
    <w:name w:val="Revision"/>
    <w:hidden/>
    <w:uiPriority w:val="99"/>
    <w:semiHidden/>
    <w:rsid w:val="0060636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14" Type="http://schemas.openxmlformats.org/officeDocument/2006/relationships/header" Target="head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8FBC5A15AA454AECAA6118AF8741F743"/>
        <w:category>
          <w:name w:val="General"/>
          <w:gallery w:val="placeholder"/>
        </w:category>
        <w:types>
          <w:type w:val="bbPlcHdr"/>
        </w:types>
        <w:behaviors>
          <w:behavior w:val="content"/>
        </w:behaviors>
        <w:guid w:val="{38966895-EE1E-48D5-BAA5-44B1474B4A70}"/>
      </w:docPartPr>
      <w:docPartBody>
        <w:p w:rsidR="00037D50" w:rsidRDefault="00037D50">
          <w:r w:rsidRPr="00BA7C69">
            <w:rPr>
              <w:rStyle w:val="PlaceholderText"/>
              <w:rtl/>
            </w:rPr>
            <w:t>[תאריך חתימת חוזה]</w:t>
          </w:r>
        </w:p>
      </w:docPartBody>
    </w:docPart>
    <w:docPart>
      <w:docPartPr>
        <w:name w:val="44067134515B43C9B80FC3DA65238542"/>
        <w:category>
          <w:name w:val="General"/>
          <w:gallery w:val="placeholder"/>
        </w:category>
        <w:types>
          <w:type w:val="bbPlcHdr"/>
        </w:types>
        <w:behaviors>
          <w:behavior w:val="content"/>
        </w:behaviors>
        <w:guid w:val="{4C6F4B4C-A340-4203-AADF-C43C5EEB6BD8}"/>
      </w:docPartPr>
      <w:docPartBody>
        <w:p w:rsidR="00037D50" w:rsidRDefault="00037D50">
          <w:r w:rsidRPr="00BA7C69">
            <w:rPr>
              <w:rStyle w:val="PlaceholderText"/>
              <w:rtl/>
            </w:rPr>
            <w:t>[צד א בחוזה]</w:t>
          </w:r>
        </w:p>
      </w:docPartBody>
    </w:docPart>
    <w:docPart>
      <w:docPartPr>
        <w:name w:val="4312920D0A894B8FAEE736A5FEF00D1D"/>
        <w:category>
          <w:name w:val="General"/>
          <w:gallery w:val="placeholder"/>
        </w:category>
        <w:types>
          <w:type w:val="bbPlcHdr"/>
        </w:types>
        <w:behaviors>
          <w:behavior w:val="content"/>
        </w:behaviors>
        <w:guid w:val="{B5B3DF8C-5CB2-4D6F-8DA4-B015578385E1}"/>
      </w:docPartPr>
      <w:docPartBody>
        <w:p w:rsidR="00037D50" w:rsidRDefault="00037D50">
          <w:r w:rsidRPr="00BA7C69">
            <w:rPr>
              <w:rStyle w:val="PlaceholderText"/>
              <w:rtl/>
            </w:rPr>
            <w:t>[צדדים נוספים]</w:t>
          </w:r>
        </w:p>
      </w:docPartBody>
    </w:docPart>
    <w:docPart>
      <w:docPartPr>
        <w:name w:val="46824018AEAD486C9C3D75E08FEB253C"/>
        <w:category>
          <w:name w:val="General"/>
          <w:gallery w:val="placeholder"/>
        </w:category>
        <w:types>
          <w:type w:val="bbPlcHdr"/>
        </w:types>
        <w:behaviors>
          <w:behavior w:val="content"/>
        </w:behaviors>
        <w:guid w:val="{DECCC675-4077-41F8-8D58-35E15438CA73}"/>
      </w:docPartPr>
      <w:docPartBody>
        <w:p w:rsidR="00037D50" w:rsidRDefault="00037D50">
          <w:r w:rsidRPr="00BA7C69">
            <w:rPr>
              <w:rStyle w:val="PlaceholderText"/>
              <w:rtl/>
            </w:rPr>
            <w:t>[רשות מקומית]</w:t>
          </w:r>
        </w:p>
      </w:docPartBody>
    </w:docPart>
    <w:docPart>
      <w:docPartPr>
        <w:name w:val="5A6D911B3CEA4DEB8E683C9AD1B28334"/>
        <w:category>
          <w:name w:val="General"/>
          <w:gallery w:val="placeholder"/>
        </w:category>
        <w:types>
          <w:type w:val="bbPlcHdr"/>
        </w:types>
        <w:behaviors>
          <w:behavior w:val="content"/>
        </w:behaviors>
        <w:guid w:val="{D5F8D830-77A7-4096-BD1F-08D0CD30EDC8}"/>
      </w:docPartPr>
      <w:docPartBody>
        <w:p w:rsidR="00037D50" w:rsidRDefault="00037D50">
          <w:r w:rsidRPr="00BA7C69">
            <w:rPr>
              <w:rStyle w:val="PlaceholderText"/>
              <w:rtl/>
            </w:rPr>
            <w:t>[שם אתר]</w:t>
          </w:r>
        </w:p>
      </w:docPartBody>
    </w:docPart>
    <w:docPart>
      <w:docPartPr>
        <w:name w:val="60DE9335E04C471CB38A9894164DFD96"/>
        <w:category>
          <w:name w:val="General"/>
          <w:gallery w:val="placeholder"/>
        </w:category>
        <w:types>
          <w:type w:val="bbPlcHdr"/>
        </w:types>
        <w:behaviors>
          <w:behavior w:val="content"/>
        </w:behaviors>
        <w:guid w:val="{1A71A0A9-ABAC-429F-9261-048BC1F1063C}"/>
      </w:docPartPr>
      <w:docPartBody>
        <w:p w:rsidR="00037D50" w:rsidRDefault="00037D50">
          <w:r w:rsidRPr="00BA7C69">
            <w:rPr>
              <w:rStyle w:val="PlaceholderText"/>
              <w:rtl/>
            </w:rPr>
            <w:t>[שדה נוסף 2]</w:t>
          </w:r>
        </w:p>
      </w:docPartBody>
    </w:docPart>
    <w:docPart>
      <w:docPartPr>
        <w:name w:val="13EE47802B924AED9B2240A5BCCA88AA"/>
        <w:category>
          <w:name w:val="General"/>
          <w:gallery w:val="placeholder"/>
        </w:category>
        <w:types>
          <w:type w:val="bbPlcHdr"/>
        </w:types>
        <w:behaviors>
          <w:behavior w:val="content"/>
        </w:behaviors>
        <w:guid w:val="{EA749DC3-C40B-484B-A99E-F52F815EC7B7}"/>
      </w:docPartPr>
      <w:docPartBody>
        <w:p w:rsidR="00037D50" w:rsidRDefault="00037D50">
          <w:r w:rsidRPr="00BA7C69">
            <w:rPr>
              <w:rStyle w:val="PlaceholderText"/>
              <w:rtl/>
            </w:rPr>
            <w:t>[שדה נוסף 1]</w:t>
          </w:r>
        </w:p>
      </w:docPartBody>
    </w:docPart>
    <w:docPart>
      <w:docPartPr>
        <w:name w:val="BC815919A12B4BEEA4CF0DD5E3EBD6D8"/>
        <w:category>
          <w:name w:val="General"/>
          <w:gallery w:val="placeholder"/>
        </w:category>
        <w:types>
          <w:type w:val="bbPlcHdr"/>
        </w:types>
        <w:behaviors>
          <w:behavior w:val="content"/>
        </w:behaviors>
        <w:guid w:val="{44411FA6-B482-4E76-AEAD-0D54BC7726D9}"/>
      </w:docPartPr>
      <w:docPartBody>
        <w:p w:rsidR="00037D50" w:rsidRDefault="00037D50">
          <w:r w:rsidRPr="00BA7C69">
            <w:rPr>
              <w:rStyle w:val="PlaceholderText"/>
              <w:rtl/>
            </w:rPr>
            <w:t>[רשות מקומית]</w:t>
          </w:r>
        </w:p>
      </w:docPartBody>
    </w:docPart>
    <w:docPart>
      <w:docPartPr>
        <w:name w:val="27585ACDF9C54F139AD35AB30EA90046"/>
        <w:category>
          <w:name w:val="General"/>
          <w:gallery w:val="placeholder"/>
        </w:category>
        <w:types>
          <w:type w:val="bbPlcHdr"/>
        </w:types>
        <w:behaviors>
          <w:behavior w:val="content"/>
        </w:behaviors>
        <w:guid w:val="{83B5BB03-C3CC-4ABD-9900-40A43502743F}"/>
      </w:docPartPr>
      <w:docPartBody>
        <w:p w:rsidR="00037D50" w:rsidRDefault="00037D50">
          <w:r w:rsidRPr="00BA7C69">
            <w:rPr>
              <w:rStyle w:val="PlaceholderText"/>
              <w:rtl/>
            </w:rPr>
            <w:t>[שדה נוסף 3]</w:t>
          </w:r>
        </w:p>
      </w:docPartBody>
    </w:docPart>
    <w:docPart>
      <w:docPartPr>
        <w:name w:val="133839B67DC646118A1FEC893D6F5F86"/>
        <w:category>
          <w:name w:val="General"/>
          <w:gallery w:val="placeholder"/>
        </w:category>
        <w:types>
          <w:type w:val="bbPlcHdr"/>
        </w:types>
        <w:behaviors>
          <w:behavior w:val="content"/>
        </w:behaviors>
        <w:guid w:val="{FD5D7AEB-D42B-459E-A278-77EAEBE62FC3}"/>
      </w:docPartPr>
      <w:docPartBody>
        <w:p w:rsidR="00037D50" w:rsidRDefault="00037D50">
          <w:r w:rsidRPr="00BA7C69">
            <w:rPr>
              <w:rStyle w:val="PlaceholderText"/>
              <w:rtl/>
            </w:rPr>
            <w:t>[שדה נוסף 4]</w:t>
          </w:r>
        </w:p>
      </w:docPartBody>
    </w:docPart>
    <w:docPart>
      <w:docPartPr>
        <w:name w:val="7BF909C291A24CB8938CF9380BE265A8"/>
        <w:category>
          <w:name w:val="General"/>
          <w:gallery w:val="placeholder"/>
        </w:category>
        <w:types>
          <w:type w:val="bbPlcHdr"/>
        </w:types>
        <w:behaviors>
          <w:behavior w:val="content"/>
        </w:behaviors>
        <w:guid w:val="{F5DA32F9-B815-45E8-9BFA-0AC9C0EF0F52}"/>
      </w:docPartPr>
      <w:docPartBody>
        <w:p w:rsidR="00037D50" w:rsidRDefault="00037D50">
          <w:r w:rsidRPr="00BA7C69">
            <w:rPr>
              <w:rStyle w:val="PlaceholderText"/>
              <w:rtl/>
            </w:rPr>
            <w:t>[שדה נוסף 5]</w:t>
          </w:r>
        </w:p>
      </w:docPartBody>
    </w:docPart>
    <w:docPart>
      <w:docPartPr>
        <w:name w:val="59E57D30771647BB88D79350AD26C3B9"/>
        <w:category>
          <w:name w:val="General"/>
          <w:gallery w:val="placeholder"/>
        </w:category>
        <w:types>
          <w:type w:val="bbPlcHdr"/>
        </w:types>
        <w:behaviors>
          <w:behavior w:val="content"/>
        </w:behaviors>
        <w:guid w:val="{18641D82-34B3-4FC2-B534-D2BD7335FAA1}"/>
      </w:docPartPr>
      <w:docPartBody>
        <w:p w:rsidR="00037D50" w:rsidRDefault="00037D50">
          <w:r w:rsidRPr="00BA7C69">
            <w:rPr>
              <w:rStyle w:val="PlaceholderText"/>
              <w:rtl/>
            </w:rPr>
            <w:t>[שדה נוסף 6]</w:t>
          </w:r>
        </w:p>
      </w:docPartBody>
    </w:docPart>
    <w:docPart>
      <w:docPartPr>
        <w:name w:val="0796525D8A394800A306683634D46D01"/>
        <w:category>
          <w:name w:val="General"/>
          <w:gallery w:val="placeholder"/>
        </w:category>
        <w:types>
          <w:type w:val="bbPlcHdr"/>
        </w:types>
        <w:behaviors>
          <w:behavior w:val="content"/>
        </w:behaviors>
        <w:guid w:val="{F75444A1-7163-4A7D-9FEF-60CB96957FE6}"/>
      </w:docPartPr>
      <w:docPartBody>
        <w:p w:rsidR="00037D50" w:rsidRDefault="00037D50">
          <w:r w:rsidRPr="00BA7C69">
            <w:rPr>
              <w:rStyle w:val="PlaceholderText"/>
              <w:rtl/>
            </w:rPr>
            <w:t>[אחוז השתתפות צד א]</w:t>
          </w:r>
        </w:p>
      </w:docPartBody>
    </w:docPart>
    <w:docPart>
      <w:docPartPr>
        <w:name w:val="C2702617D34D4B87894E9082B476CCCB"/>
        <w:category>
          <w:name w:val="General"/>
          <w:gallery w:val="placeholder"/>
        </w:category>
        <w:types>
          <w:type w:val="bbPlcHdr"/>
        </w:types>
        <w:behaviors>
          <w:behavior w:val="content"/>
        </w:behaviors>
        <w:guid w:val="{88CFBC36-C9FD-4C08-A967-09616F499CA9}"/>
      </w:docPartPr>
      <w:docPartBody>
        <w:p w:rsidR="00037D50" w:rsidRDefault="00037D50">
          <w:r w:rsidRPr="00BA7C69">
            <w:rPr>
              <w:rStyle w:val="PlaceholderText"/>
              <w:rtl/>
            </w:rPr>
            <w:t>[שם הפרויקט]</w:t>
          </w:r>
        </w:p>
      </w:docPartBody>
    </w:docPart>
    <w:docPart>
      <w:docPartPr>
        <w:name w:val="179548B69B044315A86E0621B4241CC2"/>
        <w:category>
          <w:name w:val="General"/>
          <w:gallery w:val="placeholder"/>
        </w:category>
        <w:types>
          <w:type w:val="bbPlcHdr"/>
        </w:types>
        <w:behaviors>
          <w:behavior w:val="content"/>
        </w:behaviors>
        <w:guid w:val="{A59F3F86-D542-4DB6-92F5-F4716602A628}"/>
      </w:docPartPr>
      <w:docPartBody>
        <w:p w:rsidR="00037D50" w:rsidRDefault="00037D50">
          <w:r w:rsidRPr="00BA7C69">
            <w:rPr>
              <w:rStyle w:val="PlaceholderText"/>
              <w:rtl/>
            </w:rPr>
            <w:t>[היקף החוזה/נתוני עלות]</w:t>
          </w:r>
        </w:p>
      </w:docPartBody>
    </w:docPart>
    <w:docPart>
      <w:docPartPr>
        <w:name w:val="6289F28D28E34A01859B910BF9F0B288"/>
        <w:category>
          <w:name w:val="General"/>
          <w:gallery w:val="placeholder"/>
        </w:category>
        <w:types>
          <w:type w:val="bbPlcHdr"/>
        </w:types>
        <w:behaviors>
          <w:behavior w:val="content"/>
        </w:behaviors>
        <w:guid w:val="{3CE1D169-F518-4170-A3E4-2B8E6283B51C}"/>
      </w:docPartPr>
      <w:docPartBody>
        <w:p w:rsidR="00037D50" w:rsidRDefault="00037D50">
          <w:r w:rsidRPr="00BA7C69">
            <w:rPr>
              <w:rStyle w:val="PlaceholderText"/>
              <w:rtl/>
            </w:rPr>
            <w:t>[סוג מדד כותרת]</w:t>
          </w:r>
        </w:p>
      </w:docPartBody>
    </w:docPart>
    <w:docPart>
      <w:docPartPr>
        <w:name w:val="9DDF817B52024D12A2B211C8C77FB5F2"/>
        <w:category>
          <w:name w:val="General"/>
          <w:gallery w:val="placeholder"/>
        </w:category>
        <w:types>
          <w:type w:val="bbPlcHdr"/>
        </w:types>
        <w:behaviors>
          <w:behavior w:val="content"/>
        </w:behaviors>
        <w:guid w:val="{94A91EDF-620D-43F6-8220-2E3AC5817B39}"/>
      </w:docPartPr>
      <w:docPartBody>
        <w:p w:rsidR="00037D50" w:rsidRDefault="00037D50">
          <w:r w:rsidRPr="00BA7C69">
            <w:rPr>
              <w:rStyle w:val="PlaceholderText"/>
              <w:rtl/>
            </w:rPr>
            <w:t>[מדד בגין/ידוע - כותרת]</w:t>
          </w:r>
        </w:p>
      </w:docPartBody>
    </w:docPart>
    <w:docPart>
      <w:docPartPr>
        <w:name w:val="09977F6297804634B35B5DE7B462DC45"/>
        <w:category>
          <w:name w:val="General"/>
          <w:gallery w:val="placeholder"/>
        </w:category>
        <w:types>
          <w:type w:val="bbPlcHdr"/>
        </w:types>
        <w:behaviors>
          <w:behavior w:val="content"/>
        </w:behaviors>
        <w:guid w:val="{2747CEA2-A217-4539-A2A0-EB537BB1932F}"/>
      </w:docPartPr>
      <w:docPartBody>
        <w:p w:rsidR="00037D50" w:rsidRDefault="00037D50">
          <w:r w:rsidRPr="00BA7C69">
            <w:rPr>
              <w:rStyle w:val="PlaceholderText"/>
              <w:rtl/>
            </w:rPr>
            <w:t>[מדד בסיס]</w:t>
          </w:r>
        </w:p>
      </w:docPartBody>
    </w:docPart>
    <w:docPart>
      <w:docPartPr>
        <w:name w:val="9B2283C4BCA6446498AA7CAA84CF021D"/>
        <w:category>
          <w:name w:val="General"/>
          <w:gallery w:val="placeholder"/>
        </w:category>
        <w:types>
          <w:type w:val="bbPlcHdr"/>
        </w:types>
        <w:behaviors>
          <w:behavior w:val="content"/>
        </w:behaviors>
        <w:guid w:val="{36AF0B5D-7C5D-4531-937F-AAB82A5C63D2}"/>
      </w:docPartPr>
      <w:docPartBody>
        <w:p w:rsidR="00037D50" w:rsidRDefault="00037D50">
          <w:r w:rsidRPr="00BA7C69">
            <w:rPr>
              <w:rStyle w:val="PlaceholderText"/>
              <w:rtl/>
            </w:rPr>
            <w:t>[נקודות מדד]</w:t>
          </w:r>
        </w:p>
      </w:docPartBody>
    </w:docPart>
    <w:docPart>
      <w:docPartPr>
        <w:name w:val="9EEC4BF5A96547D4B03C3285F383C0A4"/>
        <w:category>
          <w:name w:val="General"/>
          <w:gallery w:val="placeholder"/>
        </w:category>
        <w:types>
          <w:type w:val="bbPlcHdr"/>
        </w:types>
        <w:behaviors>
          <w:behavior w:val="content"/>
        </w:behaviors>
        <w:guid w:val="{32C8E6D5-D71D-448D-BAD7-004DF2CEB681}"/>
      </w:docPartPr>
      <w:docPartBody>
        <w:p w:rsidR="00037D50" w:rsidRDefault="00037D50">
          <w:r w:rsidRPr="00BA7C69">
            <w:rPr>
              <w:rStyle w:val="PlaceholderText"/>
              <w:rtl/>
            </w:rPr>
            <w:t>[סוג מדד כותרת]</w:t>
          </w:r>
        </w:p>
      </w:docPartBody>
    </w:docPart>
    <w:docPart>
      <w:docPartPr>
        <w:name w:val="7756DD9F89F44397A6A763AAAA2897F0"/>
        <w:category>
          <w:name w:val="כללי"/>
          <w:gallery w:val="placeholder"/>
        </w:category>
        <w:types>
          <w:type w:val="bbPlcHdr"/>
        </w:types>
        <w:behaviors>
          <w:behavior w:val="content"/>
        </w:behaviors>
        <w:guid w:val="{AEC0F202-574B-49A5-B03C-4C668E3A9DFE}"/>
      </w:docPartPr>
      <w:docPartBody>
        <w:p w:rsidR="001B5A10" w:rsidRDefault="006B0147" w:rsidP="006B0147">
          <w:pPr>
            <w:pStyle w:val="7756DD9F89F44397A6A763AAAA2897F0"/>
          </w:pPr>
          <w:r w:rsidRPr="00F11BAF">
            <w:rPr>
              <w:rStyle w:val="PlaceholderText"/>
              <w:rtl/>
            </w:rPr>
            <w:t>[שם הפרויקט]</w:t>
          </w:r>
        </w:p>
      </w:docPartBody>
    </w:docPart>
    <w:docPart>
      <w:docPartPr>
        <w:name w:val="98C6FF29493F4B31BADC7A78164FD0AC"/>
        <w:category>
          <w:name w:val="כללי"/>
          <w:gallery w:val="placeholder"/>
        </w:category>
        <w:types>
          <w:type w:val="bbPlcHdr"/>
        </w:types>
        <w:behaviors>
          <w:behavior w:val="content"/>
        </w:behaviors>
        <w:guid w:val="{6108F561-B140-466A-8FBD-F9069BE34F1F}"/>
      </w:docPartPr>
      <w:docPartBody>
        <w:p w:rsidR="001B5A10" w:rsidRDefault="006B0147" w:rsidP="006B0147">
          <w:pPr>
            <w:pStyle w:val="98C6FF29493F4B31BADC7A78164FD0AC"/>
          </w:pPr>
          <w:r w:rsidRPr="00F11BAF">
            <w:rPr>
              <w:rStyle w:val="PlaceholderText"/>
              <w:rtl/>
            </w:rPr>
            <w:t>[שם אתר]</w:t>
          </w:r>
        </w:p>
      </w:docPartBody>
    </w:docPart>
    <w:docPart>
      <w:docPartPr>
        <w:name w:val="343F1992E8C0459AB1F93F4C03CF2745"/>
        <w:category>
          <w:name w:val="כללי"/>
          <w:gallery w:val="placeholder"/>
        </w:category>
        <w:types>
          <w:type w:val="bbPlcHdr"/>
        </w:types>
        <w:behaviors>
          <w:behavior w:val="content"/>
        </w:behaviors>
        <w:guid w:val="{00ED45C7-5BC6-4F2A-B76F-DF14D463DE9C}"/>
      </w:docPartPr>
      <w:docPartBody>
        <w:p w:rsidR="003E2F1D" w:rsidRDefault="001B5A10" w:rsidP="001B5A10">
          <w:pPr>
            <w:pStyle w:val="343F1992E8C0459AB1F93F4C03CF2745"/>
          </w:pPr>
          <w:r w:rsidRPr="003059F5">
            <w:rPr>
              <w:rStyle w:val="PlaceholderText"/>
              <w:rtl/>
            </w:rPr>
            <w:t>[שם ספק]</w:t>
          </w:r>
        </w:p>
      </w:docPartBody>
    </w:docPart>
    <w:docPart>
      <w:docPartPr>
        <w:name w:val="CC83BB5CCDE641DAB366CB5445667626"/>
        <w:category>
          <w:name w:val="כללי"/>
          <w:gallery w:val="placeholder"/>
        </w:category>
        <w:types>
          <w:type w:val="bbPlcHdr"/>
        </w:types>
        <w:behaviors>
          <w:behavior w:val="content"/>
        </w:behaviors>
        <w:guid w:val="{807A0B9F-0364-4C89-91EC-80BED5035A57}"/>
      </w:docPartPr>
      <w:docPartBody>
        <w:p w:rsidR="003E2F1D" w:rsidRDefault="001B5A10" w:rsidP="001B5A10">
          <w:pPr>
            <w:pStyle w:val="CC83BB5CCDE641DAB366CB5445667626"/>
          </w:pPr>
          <w:r w:rsidRPr="003059F5">
            <w:rPr>
              <w:rStyle w:val="PlaceholderText"/>
              <w:rtl/>
            </w:rPr>
            <w:t>[שם אתר]</w:t>
          </w:r>
        </w:p>
      </w:docPartBody>
    </w:docPart>
    <w:docPart>
      <w:docPartPr>
        <w:name w:val="78316BB560724E79ADDDD944F56D2AF5"/>
        <w:category>
          <w:name w:val="כללי"/>
          <w:gallery w:val="placeholder"/>
        </w:category>
        <w:types>
          <w:type w:val="bbPlcHdr"/>
        </w:types>
        <w:behaviors>
          <w:behavior w:val="content"/>
        </w:behaviors>
        <w:guid w:val="{2BED8F44-9E2D-4B45-85AB-4E125F7A4774}"/>
      </w:docPartPr>
      <w:docPartBody>
        <w:p w:rsidR="003E2F1D" w:rsidRDefault="001B5A10" w:rsidP="001B5A10">
          <w:pPr>
            <w:pStyle w:val="78316BB560724E79ADDDD944F56D2AF5"/>
          </w:pPr>
          <w:r w:rsidRPr="003059F5">
            <w:rPr>
              <w:rStyle w:val="PlaceholderText"/>
              <w:rtl/>
            </w:rPr>
            <w:t>[תיאור עבודה]</w:t>
          </w:r>
        </w:p>
      </w:docPartBody>
    </w:docPart>
    <w:docPart>
      <w:docPartPr>
        <w:name w:val="CBA3384B3CB64138AA04822749586445"/>
        <w:category>
          <w:name w:val="כללי"/>
          <w:gallery w:val="placeholder"/>
        </w:category>
        <w:types>
          <w:type w:val="bbPlcHdr"/>
        </w:types>
        <w:behaviors>
          <w:behavior w:val="content"/>
        </w:behaviors>
        <w:guid w:val="{0EC74636-0FF6-40DA-B12E-886AD2FCC893}"/>
      </w:docPartPr>
      <w:docPartBody>
        <w:p w:rsidR="003E2F1D" w:rsidRDefault="001B5A10" w:rsidP="001B5A10">
          <w:pPr>
            <w:pStyle w:val="CBA3384B3CB64138AA04822749586445"/>
          </w:pPr>
          <w:r w:rsidRPr="003059F5">
            <w:rPr>
              <w:rStyle w:val="PlaceholderText"/>
              <w:rtl/>
            </w:rPr>
            <w:t>[שם אתר]</w:t>
          </w:r>
        </w:p>
      </w:docPartBody>
    </w:docPart>
    <w:docPart>
      <w:docPartPr>
        <w:name w:val="A1C7BA6DCB3F40FBA741C8E568C5E3FE"/>
        <w:category>
          <w:name w:val="כללי"/>
          <w:gallery w:val="placeholder"/>
        </w:category>
        <w:types>
          <w:type w:val="bbPlcHdr"/>
        </w:types>
        <w:behaviors>
          <w:behavior w:val="content"/>
        </w:behaviors>
        <w:guid w:val="{C504CE8B-1FD7-4C09-B504-04AF7ED79094}"/>
      </w:docPartPr>
      <w:docPartBody>
        <w:p w:rsidR="003E2F1D" w:rsidRDefault="001B5A10" w:rsidP="001B5A10">
          <w:pPr>
            <w:pStyle w:val="A1C7BA6DCB3F40FBA741C8E568C5E3FE"/>
          </w:pPr>
          <w:r w:rsidRPr="003059F5">
            <w:rPr>
              <w:rStyle w:val="PlaceholderText"/>
              <w:rtl/>
            </w:rPr>
            <w:t>[תאריך חתימת חוזה]</w:t>
          </w:r>
        </w:p>
      </w:docPartBody>
    </w:docPart>
    <w:docPart>
      <w:docPartPr>
        <w:name w:val="399C1999931D429BA921BBAA817F3DD4"/>
        <w:category>
          <w:name w:val="כללי"/>
          <w:gallery w:val="placeholder"/>
        </w:category>
        <w:types>
          <w:type w:val="bbPlcHdr"/>
        </w:types>
        <w:behaviors>
          <w:behavior w:val="content"/>
        </w:behaviors>
        <w:guid w:val="{A9630BFA-D0D7-4DEF-8127-9ED3BD11631B}"/>
      </w:docPartPr>
      <w:docPartBody>
        <w:p w:rsidR="002E4440" w:rsidRDefault="008F590B">
          <w:r w:rsidRPr="006A0D76">
            <w:rPr>
              <w:rStyle w:val="PlaceholderText"/>
              <w:rtl/>
            </w:rPr>
            <w:t>[צד א בחוזה]</w:t>
          </w:r>
        </w:p>
      </w:docPartBody>
    </w:docPart>
    <w:docPart>
      <w:docPartPr>
        <w:name w:val="1101BBBDF0B24DECB3EFF14929C6FD9E"/>
        <w:category>
          <w:name w:val="כללי"/>
          <w:gallery w:val="placeholder"/>
        </w:category>
        <w:types>
          <w:type w:val="bbPlcHdr"/>
        </w:types>
        <w:behaviors>
          <w:behavior w:val="content"/>
        </w:behaviors>
        <w:guid w:val="{4BD26D56-299F-4E85-AFBE-79AF61167933}"/>
      </w:docPartPr>
      <w:docPartBody>
        <w:p w:rsidR="002E4440" w:rsidRDefault="008F590B">
          <w:r w:rsidRPr="006A0D76">
            <w:rPr>
              <w:rStyle w:val="PlaceholderText"/>
              <w:rtl/>
            </w:rPr>
            <w:t>[צד א בחוזה]</w:t>
          </w:r>
        </w:p>
      </w:docPartBody>
    </w:docPart>
    <w:docPart>
      <w:docPartPr>
        <w:name w:val="65A72D1E0BBB4CC0BD2FB84228F5735C"/>
        <w:category>
          <w:name w:val="כללי"/>
          <w:gallery w:val="placeholder"/>
        </w:category>
        <w:types>
          <w:type w:val="bbPlcHdr"/>
        </w:types>
        <w:behaviors>
          <w:behavior w:val="content"/>
        </w:behaviors>
        <w:guid w:val="{86692B43-412F-4B48-A5AA-A4C72DF357D0}"/>
      </w:docPartPr>
      <w:docPartBody>
        <w:p w:rsidR="00B01448" w:rsidRDefault="00C470D4" w:rsidP="00C470D4">
          <w:pPr>
            <w:pStyle w:val="65A72D1E0BBB4CC0BD2FB84228F5735C"/>
          </w:pPr>
          <w:r w:rsidRPr="003E6FC4">
            <w:rPr>
              <w:rStyle w:val="PlaceholderText"/>
              <w:rtl/>
            </w:rPr>
            <w:t>[שם ספק]</w:t>
          </w:r>
        </w:p>
      </w:docPartBody>
    </w:docPart>
    <w:docPart>
      <w:docPartPr>
        <w:name w:val="22E10649CA42466989BB2BE2D491DC53"/>
        <w:category>
          <w:name w:val="כללי"/>
          <w:gallery w:val="placeholder"/>
        </w:category>
        <w:types>
          <w:type w:val="bbPlcHdr"/>
        </w:types>
        <w:behaviors>
          <w:behavior w:val="content"/>
        </w:behaviors>
        <w:guid w:val="{39DA4261-0F15-4ED6-8FF2-DDB5697E90BC}"/>
      </w:docPartPr>
      <w:docPartBody>
        <w:p w:rsidR="00B01448" w:rsidRDefault="00C470D4" w:rsidP="00C470D4">
          <w:pPr>
            <w:pStyle w:val="22E10649CA42466989BB2BE2D491DC53"/>
          </w:pPr>
          <w:r w:rsidRPr="003E6FC4">
            <w:rPr>
              <w:rStyle w:val="PlaceholderText"/>
              <w:rtl/>
            </w:rPr>
            <w:t>[שם צד א]</w:t>
          </w:r>
        </w:p>
      </w:docPartBody>
    </w:docPart>
    <w:docPart>
      <w:docPartPr>
        <w:name w:val="0738398AF14241129FAB498ABE6425BA"/>
        <w:category>
          <w:name w:val="כללי"/>
          <w:gallery w:val="placeholder"/>
        </w:category>
        <w:types>
          <w:type w:val="bbPlcHdr"/>
        </w:types>
        <w:behaviors>
          <w:behavior w:val="content"/>
        </w:behaviors>
        <w:guid w:val="{36228AE4-C189-460B-A4AA-135B50E82E9F}"/>
      </w:docPartPr>
      <w:docPartBody>
        <w:p w:rsidR="00B01448" w:rsidRDefault="00C470D4" w:rsidP="00C470D4">
          <w:pPr>
            <w:pStyle w:val="0738398AF14241129FAB498ABE6425BA"/>
          </w:pPr>
          <w:r w:rsidRPr="00855FA4">
            <w:rPr>
              <w:rStyle w:val="PlaceholderText"/>
              <w:rtl/>
            </w:rPr>
            <w:t>[תאריך חתימת חוזה]</w:t>
          </w:r>
        </w:p>
      </w:docPartBody>
    </w:docPart>
    <w:docPart>
      <w:docPartPr>
        <w:name w:val="BFE8D5694E244E0E86019477C1F44305"/>
        <w:category>
          <w:name w:val="כללי"/>
          <w:gallery w:val="placeholder"/>
        </w:category>
        <w:types>
          <w:type w:val="bbPlcHdr"/>
        </w:types>
        <w:behaviors>
          <w:behavior w:val="content"/>
        </w:behaviors>
        <w:guid w:val="{D95FB84F-05FF-4248-8D93-C92FB211F513}"/>
      </w:docPartPr>
      <w:docPartBody>
        <w:p w:rsidR="00B01448" w:rsidRDefault="00C470D4" w:rsidP="00C470D4">
          <w:pPr>
            <w:pStyle w:val="BFE8D5694E244E0E86019477C1F44305"/>
          </w:pPr>
          <w:r w:rsidRPr="00E44462">
            <w:rPr>
              <w:rStyle w:val="PlaceholderText"/>
              <w:rtl/>
            </w:rPr>
            <w:t>[צד א בחוזה]</w:t>
          </w:r>
        </w:p>
      </w:docPartBody>
    </w:docPart>
    <w:docPart>
      <w:docPartPr>
        <w:name w:val="A921A8B94079444AAF8F8F4531EAC2AB"/>
        <w:category>
          <w:name w:val="כללי"/>
          <w:gallery w:val="placeholder"/>
        </w:category>
        <w:types>
          <w:type w:val="bbPlcHdr"/>
        </w:types>
        <w:behaviors>
          <w:behavior w:val="content"/>
        </w:behaviors>
        <w:guid w:val="{E90F3CCF-C40C-41F1-B676-6AEE51831827}"/>
      </w:docPartPr>
      <w:docPartBody>
        <w:p w:rsidR="00B01448" w:rsidRDefault="00C470D4" w:rsidP="00C470D4">
          <w:pPr>
            <w:pStyle w:val="A921A8B94079444AAF8F8F4531EAC2AB"/>
          </w:pPr>
          <w:r w:rsidRPr="00855FA4">
            <w:rPr>
              <w:rStyle w:val="PlaceholderText"/>
              <w:rtl/>
            </w:rPr>
            <w:t>[שם ספק]</w:t>
          </w:r>
        </w:p>
      </w:docPartBody>
    </w:docPart>
    <w:docPart>
      <w:docPartPr>
        <w:name w:val="ABCEB63A0BC646D6B7BEB620DF60A53C"/>
        <w:category>
          <w:name w:val="כללי"/>
          <w:gallery w:val="placeholder"/>
        </w:category>
        <w:types>
          <w:type w:val="bbPlcHdr"/>
        </w:types>
        <w:behaviors>
          <w:behavior w:val="content"/>
        </w:behaviors>
        <w:guid w:val="{2C50B274-FBCE-4BAA-BC06-8C42B7AFA101}"/>
      </w:docPartPr>
      <w:docPartBody>
        <w:p w:rsidR="00B01448" w:rsidRDefault="00C470D4" w:rsidP="00C470D4">
          <w:pPr>
            <w:pStyle w:val="ABCEB63A0BC646D6B7BEB620DF60A53C"/>
          </w:pPr>
          <w:r w:rsidRPr="00855FA4">
            <w:rPr>
              <w:rStyle w:val="PlaceholderText"/>
              <w:rtl/>
            </w:rPr>
            <w:t>[שם ספק]</w:t>
          </w:r>
        </w:p>
      </w:docPartBody>
    </w:docPart>
    <w:docPart>
      <w:docPartPr>
        <w:name w:val="4AB9803D651B44CF8AC10FC9C41C739C"/>
        <w:category>
          <w:name w:val="כללי"/>
          <w:gallery w:val="placeholder"/>
        </w:category>
        <w:types>
          <w:type w:val="bbPlcHdr"/>
        </w:types>
        <w:behaviors>
          <w:behavior w:val="content"/>
        </w:behaviors>
        <w:guid w:val="{E7CC0E11-AD27-43B0-AC0E-2D61E43D66E0}"/>
      </w:docPartPr>
      <w:docPartBody>
        <w:p w:rsidR="00B01448" w:rsidRDefault="00C470D4" w:rsidP="00C470D4">
          <w:pPr>
            <w:pStyle w:val="4AB9803D651B44CF8AC10FC9C41C739C"/>
          </w:pPr>
          <w:r w:rsidRPr="00855FA4">
            <w:rPr>
              <w:rStyle w:val="PlaceholderText"/>
              <w:rtl/>
            </w:rPr>
            <w:t>[שם ספק]</w:t>
          </w:r>
        </w:p>
      </w:docPartBody>
    </w:docPart>
    <w:docPart>
      <w:docPartPr>
        <w:name w:val="3D36A43113C04001A00016C7E7BFCF28"/>
        <w:category>
          <w:name w:val="כללי"/>
          <w:gallery w:val="placeholder"/>
        </w:category>
        <w:types>
          <w:type w:val="bbPlcHdr"/>
        </w:types>
        <w:behaviors>
          <w:behavior w:val="content"/>
        </w:behaviors>
        <w:guid w:val="{10EDA2A4-1086-44C4-84EB-76A2862A9965}"/>
      </w:docPartPr>
      <w:docPartBody>
        <w:p w:rsidR="00B01448" w:rsidRDefault="00C470D4" w:rsidP="00C470D4">
          <w:pPr>
            <w:pStyle w:val="3D36A43113C04001A00016C7E7BFCF28"/>
          </w:pPr>
          <w:r w:rsidRPr="00855FA4">
            <w:rPr>
              <w:rStyle w:val="PlaceholderText"/>
              <w:rtl/>
            </w:rPr>
            <w:t>[שם ספק]</w:t>
          </w:r>
        </w:p>
      </w:docPartBody>
    </w:docPart>
    <w:docPart>
      <w:docPartPr>
        <w:name w:val="962FEA3DDA104B9CB4B31011242FA0CC"/>
        <w:category>
          <w:name w:val="כללי"/>
          <w:gallery w:val="placeholder"/>
        </w:category>
        <w:types>
          <w:type w:val="bbPlcHdr"/>
        </w:types>
        <w:behaviors>
          <w:behavior w:val="content"/>
        </w:behaviors>
        <w:guid w:val="{C7E3F807-F1E2-4484-A08B-5DE565EE3A86}"/>
      </w:docPartPr>
      <w:docPartBody>
        <w:p w:rsidR="00B01448" w:rsidRDefault="00C470D4" w:rsidP="00C470D4">
          <w:pPr>
            <w:pStyle w:val="962FEA3DDA104B9CB4B31011242FA0CC"/>
          </w:pPr>
          <w:r w:rsidRPr="00747ED4">
            <w:rPr>
              <w:rStyle w:val="PlaceholderText"/>
              <w:rtl/>
            </w:rPr>
            <w:t>[תבנית חוזה]</w:t>
          </w:r>
        </w:p>
      </w:docPartBody>
    </w:docPart>
    <w:docPart>
      <w:docPartPr>
        <w:name w:val="71A0B583CCF146718BE9AF86C27270CA"/>
        <w:category>
          <w:name w:val="כללי"/>
          <w:gallery w:val="placeholder"/>
        </w:category>
        <w:types>
          <w:type w:val="bbPlcHdr"/>
        </w:types>
        <w:behaviors>
          <w:behavior w:val="content"/>
        </w:behaviors>
        <w:guid w:val="{0D1A6E39-D33F-4D3A-A302-F639A7BB7C33}"/>
      </w:docPartPr>
      <w:docPartBody>
        <w:p w:rsidR="00B01448" w:rsidRDefault="00C470D4" w:rsidP="00C470D4">
          <w:pPr>
            <w:pStyle w:val="71A0B583CCF146718BE9AF86C27270CA"/>
          </w:pPr>
          <w:r w:rsidRPr="00C5438E">
            <w:rPr>
              <w:rStyle w:val="PlaceholderText"/>
              <w:rtl/>
            </w:rPr>
            <w:t>[שם הפרויקט]</w:t>
          </w:r>
        </w:p>
      </w:docPartBody>
    </w:docPart>
    <w:docPart>
      <w:docPartPr>
        <w:name w:val="F300AAFCBDD9464AA43274A1ABE135C9"/>
        <w:category>
          <w:name w:val="כללי"/>
          <w:gallery w:val="placeholder"/>
        </w:category>
        <w:types>
          <w:type w:val="bbPlcHdr"/>
        </w:types>
        <w:behaviors>
          <w:behavior w:val="content"/>
        </w:behaviors>
        <w:guid w:val="{D3849F96-C845-49B8-8A6E-D7A39AE64486}"/>
      </w:docPartPr>
      <w:docPartBody>
        <w:p w:rsidR="00B01448" w:rsidRDefault="00C470D4" w:rsidP="00C470D4">
          <w:pPr>
            <w:pStyle w:val="F300AAFCBDD9464AA43274A1ABE135C9"/>
          </w:pPr>
          <w:r w:rsidRPr="00855FA4">
            <w:rPr>
              <w:rStyle w:val="PlaceholderText"/>
              <w:rtl/>
            </w:rPr>
            <w:t>[שם ספק]</w:t>
          </w:r>
        </w:p>
      </w:docPartBody>
    </w:docPart>
    <w:docPart>
      <w:docPartPr>
        <w:name w:val="240AE37F72334DEB9131DFE7E3E21629"/>
        <w:category>
          <w:name w:val="כללי"/>
          <w:gallery w:val="placeholder"/>
        </w:category>
        <w:types>
          <w:type w:val="bbPlcHdr"/>
        </w:types>
        <w:behaviors>
          <w:behavior w:val="content"/>
        </w:behaviors>
        <w:guid w:val="{ECAA7C55-6964-43CA-9503-E150D7A2B552}"/>
      </w:docPartPr>
      <w:docPartBody>
        <w:p w:rsidR="00B01448" w:rsidRDefault="00C470D4" w:rsidP="00C470D4">
          <w:pPr>
            <w:pStyle w:val="240AE37F72334DEB9131DFE7E3E21629"/>
          </w:pPr>
          <w:r w:rsidRPr="00855FA4">
            <w:rPr>
              <w:rStyle w:val="PlaceholderText"/>
              <w:rtl/>
            </w:rPr>
            <w:t>[שם ספק]</w:t>
          </w:r>
        </w:p>
      </w:docPartBody>
    </w:docPart>
    <w:docPart>
      <w:docPartPr>
        <w:name w:val="A7F3C29472134B20A7D94359DB1E01C1"/>
        <w:category>
          <w:name w:val="כללי"/>
          <w:gallery w:val="placeholder"/>
        </w:category>
        <w:types>
          <w:type w:val="bbPlcHdr"/>
        </w:types>
        <w:behaviors>
          <w:behavior w:val="content"/>
        </w:behaviors>
        <w:guid w:val="{0E7E604B-E7D1-4B58-B221-EB046E13669A}"/>
      </w:docPartPr>
      <w:docPartBody>
        <w:p w:rsidR="00B01448" w:rsidRDefault="00C470D4" w:rsidP="00C470D4">
          <w:pPr>
            <w:pStyle w:val="A7F3C29472134B20A7D94359DB1E01C1"/>
          </w:pPr>
          <w:r w:rsidRPr="00855FA4">
            <w:rPr>
              <w:rStyle w:val="PlaceholderText"/>
              <w:rtl/>
            </w:rPr>
            <w:t>[שם ספק]</w:t>
          </w:r>
        </w:p>
      </w:docPartBody>
    </w:docPart>
    <w:docPart>
      <w:docPartPr>
        <w:name w:val="923CBBAE20164A4383119E96D72AA972"/>
        <w:category>
          <w:name w:val="כללי"/>
          <w:gallery w:val="placeholder"/>
        </w:category>
        <w:types>
          <w:type w:val="bbPlcHdr"/>
        </w:types>
        <w:behaviors>
          <w:behavior w:val="content"/>
        </w:behaviors>
        <w:guid w:val="{22BEE1F7-9880-4234-ACFF-CD109FB5C163}"/>
      </w:docPartPr>
      <w:docPartBody>
        <w:p w:rsidR="00B01448" w:rsidRDefault="00C470D4" w:rsidP="00C470D4">
          <w:pPr>
            <w:pStyle w:val="923CBBAE20164A4383119E96D72AA972"/>
          </w:pPr>
          <w:r w:rsidRPr="00855FA4">
            <w:rPr>
              <w:rStyle w:val="PlaceholderText"/>
              <w:rtl/>
            </w:rPr>
            <w:t>[שם ספק]</w:t>
          </w:r>
        </w:p>
      </w:docPartBody>
    </w:docPart>
    <w:docPart>
      <w:docPartPr>
        <w:name w:val="C19F0F370A6E4369A85B96A45AB74FFC"/>
        <w:category>
          <w:name w:val="כללי"/>
          <w:gallery w:val="placeholder"/>
        </w:category>
        <w:types>
          <w:type w:val="bbPlcHdr"/>
        </w:types>
        <w:behaviors>
          <w:behavior w:val="content"/>
        </w:behaviors>
        <w:guid w:val="{D0C7932F-21E5-450E-A203-5693DA98D6F2}"/>
      </w:docPartPr>
      <w:docPartBody>
        <w:p w:rsidR="00B01448" w:rsidRDefault="00C470D4" w:rsidP="00C470D4">
          <w:pPr>
            <w:pStyle w:val="C19F0F370A6E4369A85B96A45AB74FFC"/>
          </w:pPr>
          <w:r w:rsidRPr="00855FA4">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37D50"/>
    <w:rsid w:val="00135E8C"/>
    <w:rsid w:val="00175749"/>
    <w:rsid w:val="001B5A10"/>
    <w:rsid w:val="002E4440"/>
    <w:rsid w:val="003832B3"/>
    <w:rsid w:val="003E2F1D"/>
    <w:rsid w:val="004067E6"/>
    <w:rsid w:val="006865A5"/>
    <w:rsid w:val="006B0147"/>
    <w:rsid w:val="00774A49"/>
    <w:rsid w:val="007A56EA"/>
    <w:rsid w:val="008F590B"/>
    <w:rsid w:val="00A3542E"/>
    <w:rsid w:val="00B01448"/>
    <w:rsid w:val="00B6041C"/>
    <w:rsid w:val="00B843B8"/>
    <w:rsid w:val="00C470D4"/>
    <w:rsid w:val="00C63D54"/>
    <w:rsid w:val="00FF36E9"/>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01448"/>
    <w:rPr>
      <w:color w:val="808080"/>
    </w:rPr>
  </w:style>
  <w:style w:type="paragraph" w:customStyle="1" w:styleId="7756DD9F89F44397A6A763AAAA2897F0">
    <w:name w:val="7756DD9F89F44397A6A763AAAA2897F0"/>
    <w:rsid w:val="006B0147"/>
    <w:pPr>
      <w:bidi/>
    </w:pPr>
  </w:style>
  <w:style w:type="paragraph" w:customStyle="1" w:styleId="98C6FF29493F4B31BADC7A78164FD0AC">
    <w:name w:val="98C6FF29493F4B31BADC7A78164FD0AC"/>
    <w:rsid w:val="006B0147"/>
    <w:pPr>
      <w:bidi/>
    </w:pPr>
  </w:style>
  <w:style w:type="paragraph" w:customStyle="1" w:styleId="343F1992E8C0459AB1F93F4C03CF2745">
    <w:name w:val="343F1992E8C0459AB1F93F4C03CF2745"/>
    <w:rsid w:val="001B5A10"/>
    <w:pPr>
      <w:bidi/>
    </w:pPr>
  </w:style>
  <w:style w:type="paragraph" w:customStyle="1" w:styleId="CC83BB5CCDE641DAB366CB5445667626">
    <w:name w:val="CC83BB5CCDE641DAB366CB5445667626"/>
    <w:rsid w:val="001B5A10"/>
    <w:pPr>
      <w:bidi/>
    </w:pPr>
  </w:style>
  <w:style w:type="paragraph" w:customStyle="1" w:styleId="78316BB560724E79ADDDD944F56D2AF5">
    <w:name w:val="78316BB560724E79ADDDD944F56D2AF5"/>
    <w:rsid w:val="001B5A10"/>
    <w:pPr>
      <w:bidi/>
    </w:pPr>
  </w:style>
  <w:style w:type="paragraph" w:customStyle="1" w:styleId="CBA3384B3CB64138AA04822749586445">
    <w:name w:val="CBA3384B3CB64138AA04822749586445"/>
    <w:rsid w:val="001B5A10"/>
    <w:pPr>
      <w:bidi/>
    </w:pPr>
  </w:style>
  <w:style w:type="paragraph" w:customStyle="1" w:styleId="A1C7BA6DCB3F40FBA741C8E568C5E3FE">
    <w:name w:val="A1C7BA6DCB3F40FBA741C8E568C5E3FE"/>
    <w:rsid w:val="001B5A10"/>
    <w:pPr>
      <w:bidi/>
    </w:pPr>
  </w:style>
  <w:style w:type="paragraph" w:customStyle="1" w:styleId="65A72D1E0BBB4CC0BD2FB84228F5735C">
    <w:name w:val="65A72D1E0BBB4CC0BD2FB84228F5735C"/>
    <w:rsid w:val="00C470D4"/>
    <w:pPr>
      <w:bidi/>
    </w:pPr>
  </w:style>
  <w:style w:type="paragraph" w:customStyle="1" w:styleId="22E10649CA42466989BB2BE2D491DC53">
    <w:name w:val="22E10649CA42466989BB2BE2D491DC53"/>
    <w:rsid w:val="00C470D4"/>
    <w:pPr>
      <w:bidi/>
    </w:pPr>
  </w:style>
  <w:style w:type="paragraph" w:customStyle="1" w:styleId="0738398AF14241129FAB498ABE6425BA">
    <w:name w:val="0738398AF14241129FAB498ABE6425BA"/>
    <w:rsid w:val="00C470D4"/>
    <w:pPr>
      <w:bidi/>
    </w:pPr>
  </w:style>
  <w:style w:type="paragraph" w:customStyle="1" w:styleId="BFE8D5694E244E0E86019477C1F44305">
    <w:name w:val="BFE8D5694E244E0E86019477C1F44305"/>
    <w:rsid w:val="00C470D4"/>
    <w:pPr>
      <w:bidi/>
    </w:pPr>
  </w:style>
  <w:style w:type="paragraph" w:customStyle="1" w:styleId="A921A8B94079444AAF8F8F4531EAC2AB">
    <w:name w:val="A921A8B94079444AAF8F8F4531EAC2AB"/>
    <w:rsid w:val="00C470D4"/>
    <w:pPr>
      <w:bidi/>
    </w:pPr>
  </w:style>
  <w:style w:type="paragraph" w:customStyle="1" w:styleId="ABCEB63A0BC646D6B7BEB620DF60A53C">
    <w:name w:val="ABCEB63A0BC646D6B7BEB620DF60A53C"/>
    <w:rsid w:val="00C470D4"/>
    <w:pPr>
      <w:bidi/>
    </w:pPr>
  </w:style>
  <w:style w:type="paragraph" w:customStyle="1" w:styleId="4AB9803D651B44CF8AC10FC9C41C739C">
    <w:name w:val="4AB9803D651B44CF8AC10FC9C41C739C"/>
    <w:rsid w:val="00C470D4"/>
    <w:pPr>
      <w:bidi/>
    </w:pPr>
  </w:style>
  <w:style w:type="paragraph" w:customStyle="1" w:styleId="3D36A43113C04001A00016C7E7BFCF28">
    <w:name w:val="3D36A43113C04001A00016C7E7BFCF28"/>
    <w:rsid w:val="00C470D4"/>
    <w:pPr>
      <w:bidi/>
    </w:pPr>
  </w:style>
  <w:style w:type="paragraph" w:customStyle="1" w:styleId="962FEA3DDA104B9CB4B31011242FA0CC">
    <w:name w:val="962FEA3DDA104B9CB4B31011242FA0CC"/>
    <w:rsid w:val="00C470D4"/>
    <w:pPr>
      <w:bidi/>
    </w:pPr>
  </w:style>
  <w:style w:type="paragraph" w:customStyle="1" w:styleId="71A0B583CCF146718BE9AF86C27270CA">
    <w:name w:val="71A0B583CCF146718BE9AF86C27270CA"/>
    <w:rsid w:val="00C470D4"/>
    <w:pPr>
      <w:bidi/>
    </w:pPr>
  </w:style>
  <w:style w:type="paragraph" w:customStyle="1" w:styleId="F300AAFCBDD9464AA43274A1ABE135C9">
    <w:name w:val="F300AAFCBDD9464AA43274A1ABE135C9"/>
    <w:rsid w:val="00C470D4"/>
    <w:pPr>
      <w:bidi/>
    </w:pPr>
  </w:style>
  <w:style w:type="paragraph" w:customStyle="1" w:styleId="240AE37F72334DEB9131DFE7E3E21629">
    <w:name w:val="240AE37F72334DEB9131DFE7E3E21629"/>
    <w:rsid w:val="00C470D4"/>
    <w:pPr>
      <w:bidi/>
    </w:pPr>
  </w:style>
  <w:style w:type="paragraph" w:customStyle="1" w:styleId="A7F3C29472134B20A7D94359DB1E01C1">
    <w:name w:val="A7F3C29472134B20A7D94359DB1E01C1"/>
    <w:rsid w:val="00C470D4"/>
    <w:pPr>
      <w:bidi/>
    </w:pPr>
  </w:style>
  <w:style w:type="paragraph" w:customStyle="1" w:styleId="923CBBAE20164A4383119E96D72AA972">
    <w:name w:val="923CBBAE20164A4383119E96D72AA972"/>
    <w:rsid w:val="00C470D4"/>
    <w:pPr>
      <w:bidi/>
    </w:pPr>
  </w:style>
  <w:style w:type="paragraph" w:customStyle="1" w:styleId="C19F0F370A6E4369A85B96A45AB74FFC">
    <w:name w:val="C19F0F370A6E4369A85B96A45AB74FFC"/>
    <w:rsid w:val="00C470D4"/>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5.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02A566-636D-4367-9CB1-D2B40465B2A6}"/>
</file>

<file path=customXml/itemProps2.xml><?xml version="1.0" encoding="utf-8"?>
<ds:datastoreItem xmlns:ds="http://schemas.openxmlformats.org/officeDocument/2006/customXml" ds:itemID="{81709D4C-33DC-48CC-AC7E-130A245806EE}">
  <ds:schemaRefs>
    <ds:schemaRef ds:uri="http://schemas.microsoft.com/sharepoint/v3"/>
    <ds:schemaRef ds:uri="http://purl.org/dc/terms/"/>
    <ds:schemaRef ds:uri="http://schemas.openxmlformats.org/package/2006/metadata/core-properties"/>
    <ds:schemaRef ds:uri="http://purl.org/dc/dcmitype/"/>
    <ds:schemaRef ds:uri="e82e0497-401b-493b-ab66-61f85c09ed30"/>
    <ds:schemaRef ds:uri="http://purl.org/dc/elements/1.1/"/>
    <ds:schemaRef ds:uri="http://schemas.microsoft.com/office/2006/metadata/properties"/>
    <ds:schemaRef ds:uri="http://schemas.microsoft.com/office/2006/documentManagement/types"/>
    <ds:schemaRef ds:uri="http://schemas.microsoft.com/office/infopath/2007/PartnerControls"/>
    <ds:schemaRef ds:uri="http://www.w3.org/XML/1998/namespace"/>
  </ds:schemaRefs>
</ds:datastoreItem>
</file>

<file path=customXml/itemProps3.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4.xml><?xml version="1.0" encoding="utf-8"?>
<ds:datastoreItem xmlns:ds="http://schemas.openxmlformats.org/officeDocument/2006/customXml" ds:itemID="{35801D52-3B23-4205-9724-02BADE007D15}">
  <ds:schemaRefs>
    <ds:schemaRef ds:uri="http://schemas.microsoft.com/sharepoint/events"/>
  </ds:schemaRefs>
</ds:datastoreItem>
</file>

<file path=customXml/itemProps5.xml><?xml version="1.0" encoding="utf-8"?>
<ds:datastoreItem xmlns:ds="http://schemas.openxmlformats.org/officeDocument/2006/customXml" ds:itemID="{A4C959FB-46B1-4D0E-9F5C-CAC9D129EC5E}">
  <ds:schemaRefs>
    <ds:schemaRef ds:uri="http://schemas.microsoft.com/office/2006/metadata/customXsn"/>
  </ds:schemaRefs>
</ds:datastoreItem>
</file>

<file path=customXml/itemProps6.xml><?xml version="1.0" encoding="utf-8"?>
<ds:datastoreItem xmlns:ds="http://schemas.openxmlformats.org/officeDocument/2006/customXml" ds:itemID="{E35CC6F9-85AC-4862-A709-7A75FBBE94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42</Pages>
  <Words>11352</Words>
  <Characters>56765</Characters>
  <Application>Microsoft Office Word</Application>
  <DocSecurity>0</DocSecurity>
  <Lines>473</Lines>
  <Paragraphs>135</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67982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Meryl Etman</dc:creator>
  <cp:keywords/>
  <dc:description/>
  <cp:lastModifiedBy>Meryl Etman</cp:lastModifiedBy>
  <cp:revision>12</cp:revision>
  <dcterms:created xsi:type="dcterms:W3CDTF">2022-11-28T12:45:00Z</dcterms:created>
  <dcterms:modified xsi:type="dcterms:W3CDTF">2023-01-23T10:12:00Z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215194bb-5270-423d-843f-829eba2e80f3</vt:lpwstr>
  </property>
</Properties>
</file>