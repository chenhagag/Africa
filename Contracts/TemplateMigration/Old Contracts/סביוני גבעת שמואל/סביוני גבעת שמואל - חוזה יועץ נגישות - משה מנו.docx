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7EF6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607652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4BF9DB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0BFB6A20" wp14:editId="47231209">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61289E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041A95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09D4C1"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33D6C5"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C2F13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52ABFCC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0C600A"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CD3701"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C3CCE6"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985B7D"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0FA8C46" w14:textId="55B4466E" w:rsidR="00FC5090" w:rsidRPr="008E610C" w:rsidRDefault="00A05CAE"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Meryl Etman" w:date="2022-03-14T17:12:00Z">
            <w:r>
              <w:rPr>
                <w:rFonts w:ascii="Times New Roman" w:eastAsia="Times New Roman" w:hAnsi="Times New Roman" w:cs="David"/>
                <w:bCs/>
                <w:color w:val="00B0F0"/>
                <w:sz w:val="24"/>
                <w:szCs w:val="24"/>
                <w:u w:val="single"/>
                <w:rtl/>
                <w:lang w:eastAsia="he-IL"/>
              </w:rPr>
              <w:t>סביוני גבעת שמואל</w:t>
            </w:r>
          </w:ins>
        </w:p>
      </w:sdtContent>
    </w:sdt>
    <w:p w14:paraId="16E4264F"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99E661D"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CC02FF7"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3FCF0DE" w14:textId="4E96E725" w:rsidR="00FC5090" w:rsidRPr="008E610C" w:rsidRDefault="00A05CAE"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Meryl Etman" w:date="2022-03-14T17:12:00Z">
            <w:r>
              <w:rPr>
                <w:rFonts w:ascii="Times New Roman" w:eastAsia="Times New Roman" w:hAnsi="Times New Roman" w:cs="David"/>
                <w:bCs/>
                <w:color w:val="00B0F0"/>
                <w:sz w:val="24"/>
                <w:szCs w:val="24"/>
                <w:u w:val="single"/>
                <w:rtl/>
                <w:lang w:eastAsia="he-IL"/>
              </w:rPr>
              <w:t>גבעת שמואל</w:t>
            </w:r>
          </w:ins>
        </w:p>
      </w:sdtContent>
    </w:sdt>
    <w:p w14:paraId="29B1623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510E1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973F4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62D1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06EFC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2A272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2BAB1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4ED76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ABADD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39F0B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D593B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90ECD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DB86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D1CF6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0EC43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89457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3BEDB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BFB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8DF0D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5C5C4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4D5EF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1330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4E57D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8CF94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44ADC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CC7F8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45CAD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828D2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6E6AE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7B0840A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A49ECF"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FC5090" w:rsidRPr="000D1F3D">
            <w:rPr>
              <w:rStyle w:val="a7"/>
              <w:color w:val="00B0F0"/>
              <w:rtl/>
            </w:rPr>
            <w:t>[תאריך חתימת חוזה]</w:t>
          </w:r>
        </w:sdtContent>
      </w:sdt>
    </w:p>
    <w:p w14:paraId="746D2CC2"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1B5B0C3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EF01F4E"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EDA2D8"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338CF217" w14:textId="4ECD2D6C" w:rsidR="00FC5090" w:rsidRDefault="00196BBA"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 w:author="Meryl Etman" w:date="2022-03-14T17:14:00Z">
            <w:r w:rsidR="00A05CAE">
              <w:rPr>
                <w:rFonts w:ascii="Times New Roman" w:eastAsia="Times New Roman" w:hAnsi="Times New Roman" w:cs="David"/>
                <w:color w:val="00B0F0"/>
                <w:sz w:val="24"/>
                <w:szCs w:val="24"/>
                <w:rtl/>
                <w:lang w:eastAsia="he-IL"/>
              </w:rPr>
              <w:br/>
              <w:t>גבעת שמואל החדשה בע"מ</w:t>
            </w:r>
            <w:r w:rsidR="00A05CAE">
              <w:rPr>
                <w:rFonts w:ascii="Times New Roman" w:eastAsia="Times New Roman" w:hAnsi="Times New Roman" w:cs="David"/>
                <w:color w:val="00B0F0"/>
                <w:sz w:val="24"/>
                <w:szCs w:val="24"/>
                <w:rtl/>
                <w:lang w:eastAsia="he-IL"/>
              </w:rPr>
              <w:br/>
              <w:t>יהונתן נתניהו 1ג', אור יהודה</w:t>
            </w:r>
            <w:r w:rsidR="00A05CAE">
              <w:rPr>
                <w:rFonts w:ascii="Times New Roman" w:eastAsia="Times New Roman" w:hAnsi="Times New Roman" w:cs="David"/>
                <w:color w:val="00B0F0"/>
                <w:sz w:val="24"/>
                <w:szCs w:val="24"/>
                <w:rtl/>
                <w:lang w:eastAsia="he-IL"/>
              </w:rPr>
              <w:br/>
              <w:t>514677533</w:t>
            </w:r>
            <w:r w:rsidR="00A05CAE">
              <w:rPr>
                <w:rFonts w:ascii="Times New Roman" w:eastAsia="Times New Roman" w:hAnsi="Times New Roman" w:cs="David"/>
                <w:color w:val="00B0F0"/>
                <w:sz w:val="24"/>
                <w:szCs w:val="24"/>
                <w:rtl/>
                <w:lang w:eastAsia="he-IL"/>
              </w:rPr>
              <w:br/>
            </w:r>
            <w:r w:rsidR="00A05CAE">
              <w:rPr>
                <w:rFonts w:ascii="Times New Roman" w:eastAsia="Times New Roman" w:hAnsi="Times New Roman" w:cs="David"/>
                <w:color w:val="00B0F0"/>
                <w:sz w:val="24"/>
                <w:szCs w:val="24"/>
                <w:rtl/>
                <w:lang w:eastAsia="he-IL"/>
              </w:rPr>
              <w:br/>
              <w:t xml:space="preserve">אקונה </w:t>
            </w:r>
            <w:proofErr w:type="spellStart"/>
            <w:r w:rsidR="00A05CAE">
              <w:rPr>
                <w:rFonts w:ascii="Times New Roman" w:eastAsia="Times New Roman" w:hAnsi="Times New Roman" w:cs="David"/>
                <w:color w:val="00B0F0"/>
                <w:sz w:val="24"/>
                <w:szCs w:val="24"/>
                <w:rtl/>
                <w:lang w:eastAsia="he-IL"/>
              </w:rPr>
              <w:t>ריט</w:t>
            </w:r>
            <w:proofErr w:type="spellEnd"/>
            <w:r w:rsidR="00A05CAE">
              <w:rPr>
                <w:rFonts w:ascii="Times New Roman" w:eastAsia="Times New Roman" w:hAnsi="Times New Roman" w:cs="David"/>
                <w:color w:val="00B0F0"/>
                <w:sz w:val="24"/>
                <w:szCs w:val="24"/>
                <w:rtl/>
                <w:lang w:eastAsia="he-IL"/>
              </w:rPr>
              <w:t xml:space="preserve"> למגורים בע"מ </w:t>
            </w:r>
            <w:r w:rsidR="00A05CAE">
              <w:rPr>
                <w:rFonts w:ascii="Times New Roman" w:eastAsia="Times New Roman" w:hAnsi="Times New Roman" w:cs="David"/>
                <w:color w:val="00B0F0"/>
                <w:sz w:val="24"/>
                <w:szCs w:val="24"/>
                <w:rtl/>
                <w:lang w:eastAsia="he-IL"/>
              </w:rPr>
              <w:br/>
              <w:t xml:space="preserve">רחוב דרך מנחם בגין 146 תל אביב </w:t>
            </w:r>
            <w:r w:rsidR="00A05CAE">
              <w:rPr>
                <w:rFonts w:ascii="Times New Roman" w:eastAsia="Times New Roman" w:hAnsi="Times New Roman" w:cs="David"/>
                <w:color w:val="00B0F0"/>
                <w:sz w:val="24"/>
                <w:szCs w:val="24"/>
                <w:rtl/>
                <w:lang w:eastAsia="he-IL"/>
              </w:rPr>
              <w:br/>
              <w:t>516438462</w:t>
            </w:r>
            <w:r w:rsidR="00A05CAE">
              <w:rPr>
                <w:rFonts w:ascii="Times New Roman" w:eastAsia="Times New Roman" w:hAnsi="Times New Roman" w:cs="David"/>
                <w:color w:val="00B0F0"/>
                <w:sz w:val="24"/>
                <w:szCs w:val="24"/>
                <w:rtl/>
                <w:lang w:eastAsia="he-IL"/>
              </w:rPr>
              <w:br/>
            </w:r>
          </w:ins>
        </w:sdtContent>
      </w:sdt>
      <w:r w:rsidR="00FC5090" w:rsidRPr="009C6F6C">
        <w:rPr>
          <w:rFonts w:ascii="Times New Roman" w:eastAsia="Times New Roman" w:hAnsi="Times New Roman" w:cs="David" w:hint="cs"/>
          <w:sz w:val="20"/>
          <w:szCs w:val="24"/>
          <w:rtl/>
          <w:lang w:eastAsia="he-IL"/>
        </w:rPr>
        <w:t xml:space="preserve"> </w:t>
      </w:r>
    </w:p>
    <w:p w14:paraId="413029F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6FC762EA"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4F2A97F4"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01449AD"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155B4A1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A371353" w14:textId="7C35207F" w:rsidR="00FC5090" w:rsidRDefault="00196BBA"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rFonts w:ascii="David" w:hAnsi="David" w:cs="David" w:hint="cs"/>
            <w:color w:val="00B0F0"/>
            <w:sz w:val="24"/>
            <w:szCs w:val="24"/>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3" w:author="Meryl Etman" w:date="2022-03-14T17:21:00Z">
            <w:r w:rsidR="00F40C1A">
              <w:rPr>
                <w:rStyle w:val="a7"/>
                <w:rFonts w:ascii="David" w:hAnsi="David" w:cs="David" w:hint="cs"/>
                <w:color w:val="00B0F0"/>
                <w:sz w:val="24"/>
                <w:szCs w:val="24"/>
                <w:rtl/>
              </w:rPr>
              <w:br/>
              <w:t>נגישים</w:t>
            </w:r>
            <w:r w:rsidR="00F40C1A">
              <w:rPr>
                <w:rStyle w:val="a7"/>
                <w:rFonts w:ascii="David" w:hAnsi="David" w:cs="David" w:hint="cs"/>
                <w:color w:val="00B0F0"/>
                <w:sz w:val="24"/>
                <w:szCs w:val="24"/>
                <w:rtl/>
              </w:rPr>
              <w:br/>
              <w:t>ההגנה 13, ראשון לציון 7570663</w:t>
            </w:r>
            <w:r w:rsidR="00F40C1A">
              <w:rPr>
                <w:rStyle w:val="a7"/>
                <w:rFonts w:ascii="David" w:hAnsi="David" w:cs="David" w:hint="cs"/>
                <w:color w:val="00B0F0"/>
                <w:sz w:val="24"/>
                <w:szCs w:val="24"/>
                <w:rtl/>
              </w:rPr>
              <w:br/>
            </w:r>
            <w:r w:rsidR="00F40C1A">
              <w:rPr>
                <w:rStyle w:val="a7"/>
                <w:rFonts w:ascii="David" w:hAnsi="David" w:cs="David" w:hint="cs"/>
                <w:color w:val="00B0F0"/>
                <w:sz w:val="24"/>
                <w:szCs w:val="24"/>
                <w:rtl/>
              </w:rPr>
              <w:br/>
            </w:r>
          </w:ins>
        </w:sdtContent>
      </w:sdt>
    </w:p>
    <w:p w14:paraId="5DED3A5B"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70E4A1C7"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0E1F3EA4"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FB2CA0E"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68FE68EE"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030C573E"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0B7BA4C4"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216CB25F"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203B5B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435E84C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17D7D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w:t>
      </w:r>
      <w:proofErr w:type="spellStart"/>
      <w:r w:rsidRPr="009C6F6C">
        <w:rPr>
          <w:rFonts w:ascii="Times New Roman" w:eastAsia="Times New Roman" w:hAnsi="Times New Roman" w:cs="David"/>
          <w:bCs/>
          <w:sz w:val="20"/>
          <w:szCs w:val="24"/>
          <w:rtl/>
          <w:lang w:eastAsia="he-IL"/>
        </w:rPr>
        <w:t>התכנית</w:t>
      </w:r>
      <w:proofErr w:type="spellEnd"/>
      <w:r w:rsidRPr="009C6F6C">
        <w:rPr>
          <w:rFonts w:ascii="Times New Roman" w:eastAsia="Times New Roman" w:hAnsi="Times New Roman" w:cs="David"/>
          <w:bCs/>
          <w:sz w:val="20"/>
          <w:szCs w:val="24"/>
          <w:rtl/>
          <w:lang w:eastAsia="he-IL"/>
        </w:rPr>
        <w:t xml:space="preserve">" </w:t>
      </w:r>
      <w:r w:rsidRPr="009C6F6C">
        <w:rPr>
          <w:rFonts w:ascii="Times New Roman" w:eastAsia="Times New Roman" w:hAnsi="Times New Roman" w:cs="David"/>
          <w:sz w:val="20"/>
          <w:szCs w:val="24"/>
          <w:rtl/>
          <w:lang w:eastAsia="he-IL"/>
        </w:rPr>
        <w:t>/</w:t>
      </w:r>
    </w:p>
    <w:p w14:paraId="59C083B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4989BBD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F77E4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שטח </w:t>
      </w:r>
      <w:proofErr w:type="spellStart"/>
      <w:r w:rsidRPr="009C6F6C">
        <w:rPr>
          <w:rFonts w:ascii="Times New Roman" w:eastAsia="Times New Roman" w:hAnsi="Times New Roman" w:cs="David"/>
          <w:sz w:val="20"/>
          <w:szCs w:val="24"/>
          <w:rtl/>
          <w:lang w:eastAsia="he-IL"/>
        </w:rPr>
        <w:t>התכנית</w:t>
      </w:r>
      <w:proofErr w:type="spellEnd"/>
      <w:r w:rsidRPr="009C6F6C">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08B3F72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1C9390"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255EEB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B33EB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proofErr w:type="spellStart"/>
      <w:r w:rsidRPr="009C6F6C">
        <w:rPr>
          <w:rFonts w:ascii="Times New Roman" w:eastAsia="Times New Roman" w:hAnsi="Times New Roman" w:cs="David"/>
          <w:b/>
          <w:bCs/>
          <w:sz w:val="20"/>
          <w:szCs w:val="24"/>
          <w:rtl/>
          <w:lang w:eastAsia="he-IL"/>
        </w:rPr>
        <w:t>התכניות</w:t>
      </w:r>
      <w:proofErr w:type="spellEnd"/>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9C6F6C">
        <w:rPr>
          <w:rFonts w:ascii="Times New Roman" w:eastAsia="Times New Roman" w:hAnsi="Times New Roman" w:cs="David"/>
          <w:sz w:val="20"/>
          <w:szCs w:val="24"/>
          <w:rtl/>
          <w:lang w:eastAsia="he-IL"/>
        </w:rPr>
        <w:lastRenderedPageBreak/>
        <w:t xml:space="preserve">המצוינים ברשימת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487AC03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2CB28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55C8E55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17140D3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774B7DB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230963"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92BD3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4DCEB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70FFB5D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EEF86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16BB78F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311D038F"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11E5EA3"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45217D5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D147B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67B8452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234148E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95883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7596E9A9"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398EF021"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B9F060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5EB6B41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22280B76"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54C625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0E649CF6"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4E6539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5322D4D3"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7A4B893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3EDC6976"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28C6A338"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7705C87"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C9AA84B"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 xml:space="preserve">רשימת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34372BC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43962ACF"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72F51AA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400CF94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CC4B71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w:t>
      </w:r>
      <w:proofErr w:type="spellEnd"/>
      <w:r w:rsidRPr="009C6F6C">
        <w:rPr>
          <w:rFonts w:ascii="Times New Roman" w:eastAsia="Times New Roman" w:hAnsi="Times New Roman" w:cs="David"/>
          <w:sz w:val="20"/>
          <w:szCs w:val="24"/>
          <w:rtl/>
          <w:lang w:eastAsia="he-IL"/>
        </w:rPr>
        <w:t xml:space="preserve">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31B0EF6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6BDE356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46B2FC6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5B8A6C9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6875916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015842D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3208CF7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70C5CF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ולרבות כל שינוי </w:t>
      </w:r>
      <w:proofErr w:type="spellStart"/>
      <w:r w:rsidRPr="009C6F6C">
        <w:rPr>
          <w:rFonts w:ascii="Times New Roman" w:eastAsia="Times New Roman" w:hAnsi="Times New Roman" w:cs="David"/>
          <w:sz w:val="20"/>
          <w:szCs w:val="24"/>
          <w:rtl/>
          <w:lang w:eastAsia="he-IL"/>
        </w:rPr>
        <w:t>בתכניותיו</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5056D59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2E4DEFD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7EF700BD"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w:t>
      </w:r>
      <w:proofErr w:type="spellStart"/>
      <w:r w:rsidRPr="009C6F6C">
        <w:rPr>
          <w:rFonts w:ascii="Times New Roman" w:eastAsia="Times New Roman" w:hAnsi="Times New Roman" w:cs="David" w:hint="cs"/>
          <w:sz w:val="20"/>
          <w:szCs w:val="24"/>
          <w:rtl/>
          <w:lang w:eastAsia="he-IL"/>
        </w:rPr>
        <w:t>רמדורנט</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של </w:t>
      </w:r>
      <w:proofErr w:type="spellStart"/>
      <w:r w:rsidRPr="009C6F6C">
        <w:rPr>
          <w:rFonts w:ascii="Times New Roman" w:eastAsia="Times New Roman" w:hAnsi="Times New Roman" w:cs="David"/>
          <w:sz w:val="20"/>
          <w:szCs w:val="24"/>
          <w:rtl/>
          <w:lang w:eastAsia="he-IL"/>
        </w:rPr>
        <w:t>רמדור</w:t>
      </w:r>
      <w:proofErr w:type="spellEnd"/>
      <w:r w:rsidRPr="009C6F6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64E4599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274E6E6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06EDDF6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EA11E0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360AE78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5B6154B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FFB406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4E18B8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7BB3708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DF179E9"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23DEAB6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3062340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4272F7C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w:t>
      </w:r>
      <w:proofErr w:type="spellStart"/>
      <w:r w:rsidRPr="009C6F6C">
        <w:rPr>
          <w:rFonts w:ascii="Times New Roman" w:eastAsia="Times New Roman" w:hAnsi="Times New Roman" w:cs="David"/>
          <w:sz w:val="20"/>
          <w:szCs w:val="24"/>
          <w:rtl/>
          <w:lang w:eastAsia="he-IL"/>
        </w:rPr>
        <w:t>תכניות</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תיקונים </w:t>
      </w:r>
      <w:proofErr w:type="spellStart"/>
      <w:r w:rsidRPr="009C6F6C">
        <w:rPr>
          <w:rFonts w:ascii="Times New Roman" w:eastAsia="Times New Roman" w:hAnsi="Times New Roman" w:cs="David"/>
          <w:sz w:val="20"/>
          <w:szCs w:val="24"/>
          <w:rtl/>
          <w:lang w:eastAsia="he-IL"/>
        </w:rPr>
        <w:t>לתכניות</w:t>
      </w:r>
      <w:proofErr w:type="spellEnd"/>
      <w:r w:rsidRPr="009C6F6C">
        <w:rPr>
          <w:rFonts w:ascii="Times New Roman" w:eastAsia="Times New Roman" w:hAnsi="Times New Roman" w:cs="David"/>
          <w:sz w:val="20"/>
          <w:szCs w:val="24"/>
          <w:rtl/>
          <w:lang w:eastAsia="he-IL"/>
        </w:rPr>
        <w:t xml:space="preserve">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4F98D4E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52C7790"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05F39A6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6D76C85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00EFAB0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0581496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4BEA5CD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w:t>
      </w:r>
      <w:proofErr w:type="spellStart"/>
      <w:r w:rsidRPr="009C6F6C">
        <w:rPr>
          <w:rFonts w:ascii="Times New Roman" w:eastAsia="Times New Roman" w:hAnsi="Times New Roman" w:cs="David"/>
          <w:sz w:val="20"/>
          <w:szCs w:val="24"/>
          <w:rtl/>
          <w:lang w:eastAsia="he-IL"/>
        </w:rPr>
        <w:t>לתכניות</w:t>
      </w:r>
      <w:proofErr w:type="spellEnd"/>
      <w:r w:rsidRPr="009C6F6C">
        <w:rPr>
          <w:rFonts w:ascii="Times New Roman" w:eastAsia="Times New Roman" w:hAnsi="Times New Roman" w:cs="David"/>
          <w:sz w:val="20"/>
          <w:szCs w:val="24"/>
          <w:rtl/>
          <w:lang w:eastAsia="he-IL"/>
        </w:rPr>
        <w:t>,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ככל שהדבר יידרש.</w:t>
      </w:r>
    </w:p>
    <w:p w14:paraId="78F8C109"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w:t>
      </w:r>
      <w:proofErr w:type="spellStart"/>
      <w:r w:rsidRPr="009C6F6C">
        <w:rPr>
          <w:rFonts w:ascii="Times New Roman" w:eastAsia="Times New Roman" w:hAnsi="Times New Roman" w:cs="David"/>
          <w:sz w:val="20"/>
          <w:szCs w:val="24"/>
          <w:rtl/>
          <w:lang w:eastAsia="he-IL"/>
        </w:rPr>
        <w:t>תכניות</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7A126CC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2FE5027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7F9C4AC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29EE5D7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38843A5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יתר הגורמים, מותנות בכך שיסופקו להם כל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3BE86C7"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F45471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1FC57CE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76545B5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w:t>
      </w:r>
      <w:proofErr w:type="spellStart"/>
      <w:r w:rsidRPr="009C6F6C">
        <w:rPr>
          <w:rFonts w:ascii="Times New Roman" w:eastAsia="Times New Roman" w:hAnsi="Times New Roman" w:cs="David"/>
          <w:sz w:val="20"/>
          <w:szCs w:val="24"/>
          <w:rtl/>
          <w:lang w:eastAsia="he-IL"/>
        </w:rPr>
        <w:t>תכניות</w:t>
      </w:r>
      <w:proofErr w:type="spellEnd"/>
      <w:r w:rsidRPr="009C6F6C">
        <w:rPr>
          <w:rFonts w:ascii="Times New Roman" w:eastAsia="Times New Roman" w:hAnsi="Times New Roman" w:cs="David"/>
          <w:sz w:val="20"/>
          <w:szCs w:val="24"/>
          <w:rtl/>
          <w:lang w:eastAsia="he-IL"/>
        </w:rPr>
        <w:t>,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D40FAC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60E0E2E1"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2E6CBBF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1C74A21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17C1E22" w14:textId="77777777" w:rsidR="009C6F6C" w:rsidRPr="009C6F6C" w:rsidDel="00BC326F" w:rsidRDefault="009C6F6C" w:rsidP="009C6F6C">
      <w:pPr>
        <w:widowControl w:val="0"/>
        <w:numPr>
          <w:ilvl w:val="1"/>
          <w:numId w:val="1"/>
        </w:numPr>
        <w:spacing w:before="0" w:beforeAutospacing="0" w:after="240" w:afterAutospacing="0" w:line="240" w:lineRule="auto"/>
        <w:ind w:left="788" w:hanging="431"/>
        <w:jc w:val="both"/>
        <w:rPr>
          <w:del w:id="4" w:author="Meryl Etman [2]" w:date="2022-03-30T16:26:00Z"/>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519CD1E5" w14:textId="77777777" w:rsidR="009C6F6C" w:rsidRPr="00BC326F" w:rsidRDefault="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5" w:author="Meryl Etman [2]" w:date="2022-03-30T16:26:00Z">
          <w:pPr>
            <w:widowControl w:val="0"/>
            <w:spacing w:before="0" w:beforeAutospacing="0" w:after="240" w:afterAutospacing="0" w:line="240" w:lineRule="auto"/>
            <w:ind w:left="788"/>
            <w:jc w:val="both"/>
          </w:pPr>
        </w:pPrChange>
      </w:pPr>
    </w:p>
    <w:p w14:paraId="082D2C5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480AB98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 xml:space="preserve">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5E7C6B8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6635DAB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3B14223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0E71E80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42E04AE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1A5AC3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3BCCE4A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3E6D456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010CF6C9"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w:t>
      </w:r>
      <w:proofErr w:type="spellStart"/>
      <w:r w:rsidRPr="009C6F6C">
        <w:rPr>
          <w:rFonts w:ascii="Times New Roman" w:eastAsia="Times New Roman" w:hAnsi="Times New Roman" w:cs="David"/>
          <w:sz w:val="20"/>
          <w:szCs w:val="24"/>
          <w:rtl/>
          <w:lang w:eastAsia="he-IL"/>
        </w:rPr>
        <w:t>רמדורנט</w:t>
      </w:r>
      <w:proofErr w:type="spellEnd"/>
      <w:r w:rsidRPr="009C6F6C">
        <w:rPr>
          <w:rFonts w:ascii="Times New Roman" w:eastAsia="Times New Roman" w:hAnsi="Times New Roman" w:cs="David"/>
          <w:sz w:val="20"/>
          <w:szCs w:val="24"/>
          <w:rtl/>
          <w:lang w:eastAsia="he-IL"/>
        </w:rPr>
        <w:t xml:space="preserve">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964397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9C6F6C">
        <w:rPr>
          <w:rFonts w:ascii="Times New Roman" w:eastAsia="Times New Roman" w:hAnsi="Times New Roman" w:cs="David"/>
          <w:sz w:val="20"/>
          <w:szCs w:val="24"/>
          <w:rtl/>
          <w:lang w:eastAsia="he-IL"/>
        </w:rPr>
        <w:t>לשלמם</w:t>
      </w:r>
      <w:proofErr w:type="spellEnd"/>
      <w:r w:rsidRPr="009C6F6C">
        <w:rPr>
          <w:rFonts w:ascii="Times New Roman" w:eastAsia="Times New Roman" w:hAnsi="Times New Roman" w:cs="David"/>
          <w:sz w:val="20"/>
          <w:szCs w:val="24"/>
          <w:rtl/>
          <w:lang w:eastAsia="he-IL"/>
        </w:rPr>
        <w:t xml:space="preserve">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44FE3A4A"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680F11E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w:t>
      </w:r>
      <w:proofErr w:type="spellStart"/>
      <w:r w:rsidRPr="009C6F6C">
        <w:rPr>
          <w:rFonts w:ascii="Times New Roman" w:eastAsia="Times New Roman" w:hAnsi="Times New Roman" w:cs="David"/>
          <w:sz w:val="20"/>
          <w:szCs w:val="24"/>
          <w:rtl/>
          <w:lang w:eastAsia="he-IL"/>
        </w:rPr>
        <w:t>לתכניותיו</w:t>
      </w:r>
      <w:proofErr w:type="spellEnd"/>
      <w:r w:rsidRPr="009C6F6C">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252FCAA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357D3CEF" w14:textId="77777777" w:rsidR="009C6F6C" w:rsidRPr="009C6F6C" w:rsidDel="00BC326F" w:rsidRDefault="009C6F6C" w:rsidP="009C6F6C">
      <w:pPr>
        <w:widowControl w:val="0"/>
        <w:numPr>
          <w:ilvl w:val="1"/>
          <w:numId w:val="1"/>
        </w:numPr>
        <w:spacing w:before="0" w:beforeAutospacing="0" w:after="240" w:afterAutospacing="0" w:line="240" w:lineRule="auto"/>
        <w:ind w:left="788" w:hanging="431"/>
        <w:jc w:val="both"/>
        <w:rPr>
          <w:del w:id="6" w:author="Meryl Etman [2]" w:date="2022-03-30T16:26:00Z"/>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20976A61" w14:textId="77777777" w:rsidR="009C6F6C" w:rsidRPr="00BC326F" w:rsidRDefault="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7" w:author="Meryl Etman [2]" w:date="2022-03-30T16:26:00Z">
          <w:pPr>
            <w:widowControl w:val="0"/>
            <w:spacing w:before="0" w:beforeAutospacing="0" w:after="240" w:afterAutospacing="0" w:line="240" w:lineRule="auto"/>
            <w:ind w:left="788"/>
            <w:jc w:val="both"/>
          </w:pPr>
        </w:pPrChange>
      </w:pPr>
    </w:p>
    <w:p w14:paraId="6BD8BEA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75166447"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9C6F6C">
        <w:rPr>
          <w:rFonts w:ascii="Times New Roman" w:eastAsia="Times New Roman" w:hAnsi="Times New Roman" w:cs="David"/>
          <w:sz w:val="20"/>
          <w:szCs w:val="24"/>
          <w:rtl/>
          <w:lang w:eastAsia="he-IL"/>
        </w:rPr>
        <w:t>בתכניות</w:t>
      </w:r>
      <w:proofErr w:type="spellEnd"/>
      <w:r w:rsidRPr="009C6F6C">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7711FBBD"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7F37CE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230C159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קוי בתכנון ו/או </w:t>
      </w:r>
      <w:proofErr w:type="spellStart"/>
      <w:r w:rsidRPr="009C6F6C">
        <w:rPr>
          <w:rFonts w:ascii="Times New Roman" w:eastAsia="Times New Roman" w:hAnsi="Times New Roman" w:cs="David"/>
          <w:sz w:val="20"/>
          <w:szCs w:val="24"/>
          <w:rtl/>
          <w:lang w:eastAsia="he-IL"/>
        </w:rPr>
        <w:t>באומדן</w:t>
      </w:r>
      <w:proofErr w:type="spellEnd"/>
      <w:r w:rsidRPr="009C6F6C">
        <w:rPr>
          <w:rFonts w:ascii="Times New Roman" w:eastAsia="Times New Roman" w:hAnsi="Times New Roman" w:cs="David"/>
          <w:sz w:val="20"/>
          <w:szCs w:val="24"/>
          <w:rtl/>
          <w:lang w:eastAsia="he-IL"/>
        </w:rPr>
        <w:t xml:space="preserve">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21A43F7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3524296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75608F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4AA3122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CFBFF8A"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1A8732C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4FB356C1"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E1403E1"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0E59971"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33C6190"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E779F2B" w14:textId="77777777" w:rsidR="00AF1BE1" w:rsidDel="00BC326F" w:rsidRDefault="00AF1BE1" w:rsidP="00AF1BE1">
      <w:pPr>
        <w:widowControl w:val="0"/>
        <w:spacing w:before="0" w:beforeAutospacing="0" w:after="200" w:afterAutospacing="0" w:line="240" w:lineRule="auto"/>
        <w:ind w:left="368" w:firstLine="425"/>
        <w:rPr>
          <w:del w:id="8" w:author="Meryl Etman [2]" w:date="2022-03-30T16:26:00Z"/>
          <w:rFonts w:ascii="Times New Roman" w:eastAsia="Times New Roman" w:hAnsi="Times New Roman" w:cs="David"/>
          <w:b/>
          <w:bCs/>
          <w:sz w:val="20"/>
          <w:szCs w:val="24"/>
          <w:u w:val="single"/>
          <w:rtl/>
          <w:lang w:eastAsia="he-IL"/>
        </w:rPr>
      </w:pPr>
    </w:p>
    <w:p w14:paraId="1E21DD89" w14:textId="77777777" w:rsidR="00AF1BE1" w:rsidRDefault="00AF1BE1">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9" w:author="Meryl Etman [2]" w:date="2022-03-30T16:26:00Z">
          <w:pPr>
            <w:widowControl w:val="0"/>
            <w:spacing w:before="0" w:beforeAutospacing="0" w:after="200" w:afterAutospacing="0" w:line="240" w:lineRule="auto"/>
            <w:ind w:left="368" w:firstLine="425"/>
          </w:pPr>
        </w:pPrChange>
      </w:pPr>
    </w:p>
    <w:p w14:paraId="143C8AFE"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1ACEAEB"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1BD1F8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F6E3B2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2E0363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E8C96C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282008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05A1A0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BA524C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980096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FF4C57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C47A65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3C44D9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CE15D5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CC7ABE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3198A36" w14:textId="77777777" w:rsidR="00AF1BE1" w:rsidRPr="00A42052" w:rsidDel="00BC326F" w:rsidRDefault="00AF1BE1" w:rsidP="00AF1BE1">
      <w:pPr>
        <w:widowControl w:val="0"/>
        <w:numPr>
          <w:ilvl w:val="1"/>
          <w:numId w:val="1"/>
        </w:numPr>
        <w:spacing w:before="0" w:beforeAutospacing="0" w:after="200" w:afterAutospacing="0" w:line="240" w:lineRule="auto"/>
        <w:jc w:val="both"/>
        <w:rPr>
          <w:del w:id="10" w:author="Meryl Etman [2]" w:date="2022-03-30T16:26:00Z"/>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5D831A7" w14:textId="77777777" w:rsidR="009C6F6C" w:rsidRPr="00BC326F" w:rsidRDefault="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11" w:author="Meryl Etman [2]" w:date="2022-03-30T16:26:00Z">
          <w:pPr>
            <w:widowControl w:val="0"/>
            <w:spacing w:before="0" w:beforeAutospacing="0" w:after="240" w:afterAutospacing="0" w:line="240" w:lineRule="auto"/>
            <w:jc w:val="both"/>
          </w:pPr>
        </w:pPrChange>
      </w:pPr>
    </w:p>
    <w:p w14:paraId="41F5AD3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 xml:space="preserve">אספקת </w:t>
      </w:r>
      <w:proofErr w:type="spellStart"/>
      <w:r w:rsidRPr="009C6F6C">
        <w:rPr>
          <w:rFonts w:ascii="Times New Roman" w:eastAsia="Times New Roman" w:hAnsi="Times New Roman" w:cs="David"/>
          <w:bCs/>
          <w:sz w:val="20"/>
          <w:szCs w:val="24"/>
          <w:u w:val="single"/>
          <w:rtl/>
          <w:lang w:eastAsia="he-IL"/>
        </w:rPr>
        <w:t>תכניות</w:t>
      </w:r>
      <w:proofErr w:type="spellEnd"/>
    </w:p>
    <w:p w14:paraId="0902A66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w:t>
      </w:r>
      <w:proofErr w:type="spellStart"/>
      <w:r w:rsidRPr="009C6F6C">
        <w:rPr>
          <w:rFonts w:ascii="Times New Roman" w:eastAsia="Times New Roman" w:hAnsi="Times New Roman" w:cs="David"/>
          <w:sz w:val="20"/>
          <w:szCs w:val="24"/>
          <w:rtl/>
          <w:lang w:eastAsia="he-IL"/>
        </w:rPr>
        <w:t>תכניות</w:t>
      </w:r>
      <w:proofErr w:type="spellEnd"/>
      <w:r w:rsidRPr="009C6F6C">
        <w:rPr>
          <w:rFonts w:ascii="Times New Roman" w:eastAsia="Times New Roman" w:hAnsi="Times New Roman" w:cs="David"/>
          <w:sz w:val="20"/>
          <w:szCs w:val="24"/>
          <w:rtl/>
          <w:lang w:eastAsia="he-IL"/>
        </w:rPr>
        <w:t xml:space="preserve">, ובכללן, </w:t>
      </w:r>
      <w:proofErr w:type="spellStart"/>
      <w:r w:rsidRPr="009C6F6C">
        <w:rPr>
          <w:rFonts w:ascii="Times New Roman" w:eastAsia="Times New Roman" w:hAnsi="Times New Roman" w:cs="David"/>
          <w:sz w:val="20"/>
          <w:szCs w:val="24"/>
          <w:rtl/>
          <w:lang w:eastAsia="he-IL"/>
        </w:rPr>
        <w:t>תכניות</w:t>
      </w:r>
      <w:proofErr w:type="spellEnd"/>
      <w:r w:rsidRPr="009C6F6C">
        <w:rPr>
          <w:rFonts w:ascii="Times New Roman" w:eastAsia="Times New Roman" w:hAnsi="Times New Roman" w:cs="David"/>
          <w:sz w:val="20"/>
          <w:szCs w:val="24"/>
          <w:rtl/>
          <w:lang w:eastAsia="he-IL"/>
        </w:rPr>
        <w:t xml:space="preserve"> ומסמכים המנויים ברשימה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w:t>
      </w:r>
      <w:proofErr w:type="spellStart"/>
      <w:r w:rsidRPr="009C6F6C">
        <w:rPr>
          <w:rFonts w:ascii="Times New Roman" w:eastAsia="Times New Roman" w:hAnsi="Times New Roman" w:cs="David"/>
          <w:sz w:val="20"/>
          <w:szCs w:val="24"/>
          <w:rtl/>
          <w:lang w:eastAsia="he-IL"/>
        </w:rPr>
        <w:t>לתכניות</w:t>
      </w:r>
      <w:proofErr w:type="spellEnd"/>
      <w:r w:rsidRPr="009C6F6C">
        <w:rPr>
          <w:rFonts w:ascii="Times New Roman" w:eastAsia="Times New Roman" w:hAnsi="Times New Roman" w:cs="David"/>
          <w:sz w:val="20"/>
          <w:szCs w:val="24"/>
          <w:rtl/>
          <w:lang w:eastAsia="he-IL"/>
        </w:rPr>
        <w:t xml:space="preserve">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45B71A6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1C7BEE5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לפי העניין.</w:t>
      </w:r>
    </w:p>
    <w:p w14:paraId="5972E65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27FC02B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w:t>
      </w:r>
      <w:proofErr w:type="spellStart"/>
      <w:r w:rsidRPr="009C6F6C">
        <w:rPr>
          <w:rFonts w:ascii="Times New Roman" w:eastAsia="Times New Roman" w:hAnsi="Times New Roman" w:cs="David"/>
          <w:sz w:val="20"/>
          <w:szCs w:val="24"/>
          <w:rtl/>
          <w:lang w:eastAsia="he-IL"/>
        </w:rPr>
        <w:t>תכניות</w:t>
      </w:r>
      <w:proofErr w:type="spellEnd"/>
      <w:r w:rsidRPr="009C6F6C">
        <w:rPr>
          <w:rFonts w:ascii="Times New Roman" w:eastAsia="Times New Roman" w:hAnsi="Times New Roman" w:cs="David"/>
          <w:sz w:val="20"/>
          <w:szCs w:val="24"/>
          <w:rtl/>
          <w:lang w:eastAsia="he-IL"/>
        </w:rPr>
        <w:t xml:space="preserve">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0A01995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זכות הקניין בכל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9C6F6C">
        <w:rPr>
          <w:rFonts w:ascii="Times New Roman" w:eastAsia="Times New Roman" w:hAnsi="Times New Roman" w:cs="David"/>
          <w:sz w:val="20"/>
          <w:szCs w:val="24"/>
          <w:rtl/>
          <w:lang w:eastAsia="he-IL"/>
        </w:rPr>
        <w:t>בתכניות</w:t>
      </w:r>
      <w:proofErr w:type="spellEnd"/>
      <w:r w:rsidRPr="009C6F6C">
        <w:rPr>
          <w:rFonts w:ascii="Times New Roman" w:eastAsia="Times New Roman" w:hAnsi="Times New Roman" w:cs="David"/>
          <w:sz w:val="20"/>
          <w:szCs w:val="24"/>
          <w:rtl/>
          <w:lang w:eastAsia="he-IL"/>
        </w:rPr>
        <w:t>,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w:t>
      </w:r>
      <w:proofErr w:type="spellStart"/>
      <w:r w:rsidRPr="009C6F6C">
        <w:rPr>
          <w:rFonts w:ascii="Times New Roman" w:eastAsia="Times New Roman" w:hAnsi="Times New Roman" w:cs="David"/>
          <w:sz w:val="20"/>
          <w:szCs w:val="24"/>
          <w:rtl/>
          <w:lang w:eastAsia="he-IL"/>
        </w:rPr>
        <w:t>בתכניות</w:t>
      </w:r>
      <w:proofErr w:type="spellEnd"/>
      <w:r w:rsidRPr="009C6F6C">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9C6F6C">
        <w:rPr>
          <w:rFonts w:ascii="Times New Roman" w:eastAsia="Times New Roman" w:hAnsi="Times New Roman" w:cs="David"/>
          <w:sz w:val="20"/>
          <w:szCs w:val="24"/>
          <w:rtl/>
          <w:lang w:eastAsia="he-IL"/>
        </w:rPr>
        <w:t>בתכניות</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w:t>
      </w:r>
      <w:proofErr w:type="spellStart"/>
      <w:r w:rsidRPr="009C6F6C">
        <w:rPr>
          <w:rFonts w:ascii="Times New Roman" w:eastAsia="Times New Roman" w:hAnsi="Times New Roman" w:cs="David"/>
          <w:sz w:val="20"/>
          <w:szCs w:val="24"/>
          <w:rtl/>
          <w:lang w:eastAsia="he-IL"/>
        </w:rPr>
        <w:t>בתכניות</w:t>
      </w:r>
      <w:proofErr w:type="spellEnd"/>
      <w:r w:rsidRPr="009C6F6C">
        <w:rPr>
          <w:rFonts w:ascii="Times New Roman" w:eastAsia="Times New Roman" w:hAnsi="Times New Roman" w:cs="David"/>
          <w:sz w:val="20"/>
          <w:szCs w:val="24"/>
          <w:rtl/>
          <w:lang w:eastAsia="he-IL"/>
        </w:rPr>
        <w:t xml:space="preserve"> לצורך תכנון ובניה של פרויקט אחר  שלא בהסכמת המזמין.</w:t>
      </w:r>
    </w:p>
    <w:p w14:paraId="7A63D360"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62B0FBF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3AC00B5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 xml:space="preserve">י הדין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צו הרחבה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הסכם כלשהו על עובד</w:t>
      </w:r>
      <w:r w:rsidRPr="009C6F6C">
        <w:rPr>
          <w:rFonts w:ascii="Times New Roman" w:eastAsia="Times New Roman" w:hAnsi="Times New Roman" w:cs="David" w:hint="cs"/>
          <w:sz w:val="20"/>
          <w:szCs w:val="24"/>
          <w:rtl/>
          <w:lang w:eastAsia="he-IL"/>
        </w:rPr>
        <w:t>.</w:t>
      </w:r>
    </w:p>
    <w:p w14:paraId="747F570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w:t>
      </w:r>
      <w:proofErr w:type="spellStart"/>
      <w:r w:rsidRPr="009C6F6C">
        <w:rPr>
          <w:rFonts w:ascii="Times New Roman" w:eastAsia="Times New Roman" w:hAnsi="Times New Roman" w:cs="David" w:hint="cs"/>
          <w:color w:val="000000"/>
          <w:sz w:val="24"/>
          <w:szCs w:val="24"/>
          <w:rtl/>
          <w:lang w:eastAsia="he-IL"/>
        </w:rPr>
        <w:t>שלוחיו</w:t>
      </w:r>
      <w:proofErr w:type="spellEnd"/>
      <w:r w:rsidRPr="009C6F6C">
        <w:rPr>
          <w:rFonts w:ascii="Times New Roman" w:eastAsia="Times New Roman" w:hAnsi="Times New Roman" w:cs="David" w:hint="cs"/>
          <w:color w:val="000000"/>
          <w:sz w:val="24"/>
          <w:szCs w:val="24"/>
          <w:rtl/>
          <w:lang w:eastAsia="he-IL"/>
        </w:rPr>
        <w:t xml:space="preserve">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43991C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w:t>
      </w:r>
      <w:proofErr w:type="spellStart"/>
      <w:r w:rsidRPr="009C6F6C">
        <w:rPr>
          <w:rFonts w:ascii="Times New Roman" w:eastAsia="Times New Roman" w:hAnsi="Times New Roman" w:cs="David"/>
          <w:sz w:val="20"/>
          <w:szCs w:val="24"/>
          <w:rtl/>
          <w:lang w:eastAsia="he-IL"/>
        </w:rPr>
        <w:t>ישא</w:t>
      </w:r>
      <w:proofErr w:type="spellEnd"/>
      <w:r w:rsidRPr="009C6F6C">
        <w:rPr>
          <w:rFonts w:ascii="Times New Roman" w:eastAsia="Times New Roman" w:hAnsi="Times New Roman" w:cs="David"/>
          <w:sz w:val="20"/>
          <w:szCs w:val="24"/>
          <w:rtl/>
          <w:lang w:eastAsia="he-IL"/>
        </w:rPr>
        <w:t xml:space="preserve"> לבדו </w:t>
      </w:r>
      <w:r w:rsidRPr="009C6F6C">
        <w:rPr>
          <w:rFonts w:ascii="Times New Roman" w:eastAsia="Times New Roman" w:hAnsi="Times New Roman" w:cs="David"/>
          <w:color w:val="000000"/>
          <w:sz w:val="24"/>
          <w:szCs w:val="24"/>
          <w:rtl/>
          <w:lang w:eastAsia="he-IL"/>
        </w:rPr>
        <w:t xml:space="preserve">בכל התשלומים ו/או </w:t>
      </w:r>
      <w:proofErr w:type="spellStart"/>
      <w:r w:rsidRPr="009C6F6C">
        <w:rPr>
          <w:rFonts w:ascii="Times New Roman" w:eastAsia="Times New Roman" w:hAnsi="Times New Roman" w:cs="David"/>
          <w:color w:val="000000"/>
          <w:sz w:val="24"/>
          <w:szCs w:val="24"/>
          <w:rtl/>
          <w:lang w:eastAsia="he-IL"/>
        </w:rPr>
        <w:t>המסים</w:t>
      </w:r>
      <w:proofErr w:type="spellEnd"/>
      <w:r w:rsidRPr="009C6F6C">
        <w:rPr>
          <w:rFonts w:ascii="Times New Roman" w:eastAsia="Times New Roman" w:hAnsi="Times New Roman" w:cs="David"/>
          <w:color w:val="000000"/>
          <w:sz w:val="24"/>
          <w:szCs w:val="24"/>
          <w:rtl/>
          <w:lang w:eastAsia="he-IL"/>
        </w:rPr>
        <w:t xml:space="preserve">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F99BBE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7CB8E5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2720D3F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31703FDD"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3A4EBD4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9C11FC4"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00EC9885"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0FA3D29A"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AD31ED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3052C24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71F33D3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1B818539"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52E0AA28"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0FECA131"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03F0946B"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3F7A8884"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5AD3F9E8"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1271DD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24B06B7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F16999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410EA03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xml:space="preserve">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6924B1C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3FC4CC5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BDF6C5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54CE7F4" w14:textId="6C62F39C" w:rsidR="009C6F6C" w:rsidRPr="009C6F6C" w:rsidDel="00BC326F" w:rsidRDefault="009C6F6C" w:rsidP="009C6F6C">
      <w:pPr>
        <w:widowControl w:val="0"/>
        <w:spacing w:before="0" w:beforeAutospacing="0" w:after="200" w:afterAutospacing="0" w:line="240" w:lineRule="auto"/>
        <w:ind w:left="792"/>
        <w:jc w:val="both"/>
        <w:rPr>
          <w:del w:id="12" w:author="Meryl Etman [2]" w:date="2022-03-30T16:25:00Z"/>
          <w:rFonts w:ascii="Times New Roman" w:eastAsia="Times New Roman" w:hAnsi="Times New Roman" w:cs="David"/>
          <w:sz w:val="20"/>
          <w:szCs w:val="24"/>
          <w:lang w:eastAsia="he-IL"/>
        </w:rPr>
      </w:pPr>
    </w:p>
    <w:p w14:paraId="326B5016" w14:textId="2B289465" w:rsidR="009C6F6C" w:rsidRPr="009C6F6C" w:rsidDel="00BC326F" w:rsidRDefault="009C6F6C" w:rsidP="009C6F6C">
      <w:pPr>
        <w:widowControl w:val="0"/>
        <w:spacing w:before="0" w:beforeAutospacing="0" w:after="200" w:afterAutospacing="0" w:line="240" w:lineRule="auto"/>
        <w:jc w:val="both"/>
        <w:rPr>
          <w:del w:id="13" w:author="Meryl Etman [2]" w:date="2022-03-30T16:25:00Z"/>
          <w:rFonts w:ascii="Times New Roman" w:eastAsia="Times New Roman" w:hAnsi="Times New Roman" w:cs="David"/>
          <w:sz w:val="20"/>
          <w:szCs w:val="24"/>
          <w:rtl/>
          <w:lang w:eastAsia="he-IL"/>
        </w:rPr>
      </w:pPr>
    </w:p>
    <w:p w14:paraId="59EC2AAA"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542DB15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77F8706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10FD028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5579AB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1CD6260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E7CECEC"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999FD8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23A06EE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5CCA55D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594B604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3BBA9CA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w:t>
      </w:r>
      <w:proofErr w:type="spellStart"/>
      <w:r w:rsidRPr="009C6F6C">
        <w:rPr>
          <w:rFonts w:ascii="Times New Roman" w:eastAsia="Times New Roman" w:hAnsi="Times New Roman" w:cs="David"/>
          <w:sz w:val="20"/>
          <w:szCs w:val="24"/>
          <w:rtl/>
          <w:lang w:eastAsia="he-IL"/>
        </w:rPr>
        <w:t>התכניות</w:t>
      </w:r>
      <w:proofErr w:type="spellEnd"/>
      <w:r w:rsidRPr="009C6F6C">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1197AD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98AED8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w:t>
      </w:r>
      <w:proofErr w:type="spellStart"/>
      <w:r w:rsidRPr="009C6F6C">
        <w:rPr>
          <w:rFonts w:ascii="Times New Roman" w:eastAsia="Times New Roman" w:hAnsi="Times New Roman" w:cs="David" w:hint="cs"/>
          <w:sz w:val="20"/>
          <w:szCs w:val="24"/>
          <w:rtl/>
          <w:lang w:eastAsia="he-IL"/>
        </w:rPr>
        <w:t>שלוחיו</w:t>
      </w:r>
      <w:proofErr w:type="spellEnd"/>
      <w:r w:rsidRPr="009C6F6C">
        <w:rPr>
          <w:rFonts w:ascii="Times New Roman" w:eastAsia="Times New Roman" w:hAnsi="Times New Roman" w:cs="David" w:hint="cs"/>
          <w:sz w:val="20"/>
          <w:szCs w:val="24"/>
          <w:rtl/>
          <w:lang w:eastAsia="he-IL"/>
        </w:rPr>
        <w:t xml:space="preserve">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71C69F2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6BD42A9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45733FF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7169E7D4"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06EFAEF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3417485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7C3FF87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3D2AED0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32D407A0"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B35560D"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1832EAC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74663ED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1184C64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2DB81A84"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0ADE09A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032615E2"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67221F0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230CEB3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9C6F6C">
        <w:rPr>
          <w:rFonts w:ascii="Times New Roman" w:eastAsia="Times New Roman" w:hAnsi="Times New Roman" w:cs="David"/>
          <w:sz w:val="24"/>
          <w:szCs w:val="24"/>
          <w:rtl/>
          <w:lang w:eastAsia="he-IL"/>
        </w:rPr>
        <w:t>לס"ק</w:t>
      </w:r>
      <w:proofErr w:type="spellEnd"/>
      <w:r w:rsidRPr="009C6F6C">
        <w:rPr>
          <w:rFonts w:ascii="Times New Roman" w:eastAsia="Times New Roman" w:hAnsi="Times New Roman" w:cs="David"/>
          <w:sz w:val="24"/>
          <w:szCs w:val="24"/>
          <w:rtl/>
          <w:lang w:eastAsia="he-IL"/>
        </w:rPr>
        <w:t xml:space="preserve"> זה.</w:t>
      </w:r>
    </w:p>
    <w:p w14:paraId="41A7A89E"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57FC8BD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E8E8EA8"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0E036FB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34E096AB" w14:textId="77777777" w:rsidR="009C6F6C" w:rsidDel="00BC326F" w:rsidRDefault="009C6F6C" w:rsidP="009C6F6C">
      <w:pPr>
        <w:widowControl w:val="0"/>
        <w:numPr>
          <w:ilvl w:val="1"/>
          <w:numId w:val="1"/>
        </w:numPr>
        <w:spacing w:before="0" w:beforeAutospacing="0" w:after="200" w:afterAutospacing="0" w:line="240" w:lineRule="auto"/>
        <w:jc w:val="both"/>
        <w:rPr>
          <w:del w:id="14" w:author="Meryl Etman [2]" w:date="2022-03-30T16:25:00Z"/>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9C6F6C">
        <w:rPr>
          <w:rFonts w:ascii="Times New Roman" w:eastAsia="Times New Roman" w:hAnsi="Times New Roman" w:cs="David"/>
          <w:sz w:val="20"/>
          <w:szCs w:val="24"/>
          <w:rtl/>
          <w:lang w:eastAsia="he-IL"/>
        </w:rPr>
        <w:t>מורשי</w:t>
      </w:r>
      <w:proofErr w:type="spellEnd"/>
      <w:r w:rsidRPr="009C6F6C">
        <w:rPr>
          <w:rFonts w:ascii="Times New Roman" w:eastAsia="Times New Roman" w:hAnsi="Times New Roman" w:cs="David"/>
          <w:sz w:val="20"/>
          <w:szCs w:val="24"/>
          <w:rtl/>
          <w:lang w:eastAsia="he-IL"/>
        </w:rPr>
        <w:t xml:space="preserve"> החתימה של המזמין.</w:t>
      </w:r>
    </w:p>
    <w:p w14:paraId="2700EEE5" w14:textId="23C8A3B3" w:rsidR="00FC5090" w:rsidRPr="00BC326F" w:rsidDel="00017999" w:rsidRDefault="00FC5090">
      <w:pPr>
        <w:widowControl w:val="0"/>
        <w:numPr>
          <w:ilvl w:val="1"/>
          <w:numId w:val="1"/>
        </w:numPr>
        <w:spacing w:before="0" w:beforeAutospacing="0" w:after="200" w:afterAutospacing="0" w:line="240" w:lineRule="auto"/>
        <w:jc w:val="both"/>
        <w:rPr>
          <w:del w:id="15" w:author="Meryl Etman" w:date="2022-03-14T17:23:00Z"/>
          <w:rFonts w:ascii="Times New Roman" w:eastAsia="Times New Roman" w:hAnsi="Times New Roman" w:cs="David"/>
          <w:sz w:val="20"/>
          <w:szCs w:val="24"/>
          <w:rtl/>
          <w:lang w:eastAsia="he-IL"/>
        </w:rPr>
        <w:pPrChange w:id="16" w:author="Meryl Etman [2]" w:date="2022-03-30T16:25:00Z">
          <w:pPr>
            <w:widowControl w:val="0"/>
            <w:spacing w:before="0" w:beforeAutospacing="0" w:after="200" w:afterAutospacing="0" w:line="240" w:lineRule="auto"/>
            <w:jc w:val="both"/>
          </w:pPr>
        </w:pPrChange>
      </w:pPr>
    </w:p>
    <w:p w14:paraId="69D999AF" w14:textId="0DFCD09C" w:rsidR="00FC5090" w:rsidDel="00017999" w:rsidRDefault="00FC5090" w:rsidP="00FC5090">
      <w:pPr>
        <w:widowControl w:val="0"/>
        <w:spacing w:before="0" w:beforeAutospacing="0" w:after="200" w:afterAutospacing="0" w:line="240" w:lineRule="auto"/>
        <w:jc w:val="both"/>
        <w:rPr>
          <w:del w:id="17" w:author="Meryl Etman" w:date="2022-03-14T17:23:00Z"/>
          <w:rFonts w:ascii="Times New Roman" w:eastAsia="Times New Roman" w:hAnsi="Times New Roman" w:cs="David"/>
          <w:sz w:val="20"/>
          <w:szCs w:val="24"/>
          <w:rtl/>
          <w:lang w:eastAsia="he-IL"/>
        </w:rPr>
      </w:pPr>
    </w:p>
    <w:p w14:paraId="5BE9CE40" w14:textId="36DBAA38" w:rsidR="00FC5090" w:rsidDel="00017999" w:rsidRDefault="00FC5090" w:rsidP="00FC5090">
      <w:pPr>
        <w:widowControl w:val="0"/>
        <w:spacing w:before="0" w:beforeAutospacing="0" w:after="200" w:afterAutospacing="0" w:line="240" w:lineRule="auto"/>
        <w:jc w:val="both"/>
        <w:rPr>
          <w:del w:id="18" w:author="Meryl Etman" w:date="2022-03-14T17:23:00Z"/>
          <w:rFonts w:ascii="Times New Roman" w:eastAsia="Times New Roman" w:hAnsi="Times New Roman" w:cs="David"/>
          <w:sz w:val="20"/>
          <w:szCs w:val="24"/>
          <w:rtl/>
          <w:lang w:eastAsia="he-IL"/>
        </w:rPr>
      </w:pPr>
    </w:p>
    <w:p w14:paraId="339A5ADF" w14:textId="77777777" w:rsidR="00FC5090" w:rsidRPr="009C6F6C" w:rsidRDefault="00FC509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19" w:author="Meryl Etman [2]" w:date="2022-03-30T16:25:00Z">
          <w:pPr>
            <w:widowControl w:val="0"/>
            <w:spacing w:before="0" w:beforeAutospacing="0" w:after="200" w:afterAutospacing="0" w:line="240" w:lineRule="auto"/>
            <w:jc w:val="both"/>
          </w:pPr>
        </w:pPrChange>
      </w:pPr>
    </w:p>
    <w:p w14:paraId="439CECE3"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76388C1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72624C94"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020B2E4"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417BA8AC" w14:textId="0F088DC1"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 w:author="Meryl Etman" w:date="2022-03-14T17:15:00Z">
            <w:r w:rsidR="00A05CAE">
              <w:rPr>
                <w:rFonts w:ascii="Times New Roman" w:eastAsia="Times New Roman" w:hAnsi="Times New Roman" w:cs="David" w:hint="cs"/>
                <w:sz w:val="20"/>
                <w:szCs w:val="24"/>
                <w:rtl/>
                <w:lang w:eastAsia="he-IL"/>
              </w:rPr>
              <w:t>נגישים</w:t>
            </w:r>
          </w:ins>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1" w:author="Meryl Etman" w:date="2022-03-14T17:14:00Z">
            <w:r w:rsidR="00A05CAE" w:rsidRPr="00F3672F">
              <w:rPr>
                <w:rStyle w:val="a7"/>
                <w:rtl/>
              </w:rPr>
              <w:t>[שם צד א]</w:t>
            </w:r>
          </w:ins>
        </w:sdtContent>
      </w:sdt>
    </w:p>
    <w:p w14:paraId="4002B224"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4278D8E2"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31252CB8"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7A3167C8"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546754CC"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2CFABE" w14:textId="1C758C31" w:rsidR="009C6F6C" w:rsidRPr="009C6F6C" w:rsidDel="00BC326F" w:rsidRDefault="009C6F6C" w:rsidP="009C6F6C">
      <w:pPr>
        <w:widowControl w:val="0"/>
        <w:spacing w:before="0" w:beforeAutospacing="0" w:after="0" w:afterAutospacing="0" w:line="240" w:lineRule="auto"/>
        <w:jc w:val="center"/>
        <w:rPr>
          <w:del w:id="22" w:author="Meryl Etman [2]" w:date="2022-03-30T16:27:00Z"/>
          <w:rFonts w:ascii="Times New Roman" w:eastAsia="Times New Roman" w:hAnsi="Times New Roman" w:cs="David"/>
          <w:b/>
          <w:bCs/>
          <w:sz w:val="24"/>
          <w:szCs w:val="24"/>
          <w:rtl/>
          <w:lang w:eastAsia="he-IL"/>
        </w:rPr>
      </w:pPr>
    </w:p>
    <w:p w14:paraId="279BFC54"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62BE9ED"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DB9E08B"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EE81E38"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9DC2F93"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t>נספח ''א''</w:t>
      </w:r>
    </w:p>
    <w:p w14:paraId="5F19DD16"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7E43882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7FCB475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7CA228" w14:textId="554E53AC" w:rsidR="00FC5090" w:rsidRPr="00FC5090" w:rsidRDefault="00FC5090" w:rsidP="0001799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 xml:space="preserve">פרויקט לבניית יחידות דיור, </w:t>
      </w:r>
      <w:del w:id="23" w:author="Meryl Etman" w:date="2022-03-14T17:23:00Z">
        <w:r w:rsidRPr="00FC5090" w:rsidDel="00017999">
          <w:rPr>
            <w:rFonts w:ascii="Times New Roman" w:eastAsia="Times New Roman" w:hAnsi="Times New Roman" w:cs="David" w:hint="cs"/>
            <w:sz w:val="24"/>
            <w:szCs w:val="24"/>
            <w:rtl/>
            <w:lang w:eastAsia="he-IL"/>
          </w:rPr>
          <w:delText xml:space="preserve">שטחי מסחר ומשרדים, </w:delText>
        </w:r>
      </w:del>
      <w:r w:rsidRPr="00FC5090">
        <w:rPr>
          <w:rFonts w:ascii="Times New Roman" w:eastAsia="Times New Roman" w:hAnsi="Times New Roman" w:cs="David" w:hint="cs"/>
          <w:sz w:val="24"/>
          <w:szCs w:val="24"/>
          <w:rtl/>
          <w:lang w:eastAsia="he-IL"/>
        </w:rPr>
        <w:t>חניונים ועבודות פיתוח ב</w:t>
      </w:r>
      <w:customXmlDelRangeStart w:id="24" w:author="Meryl Etman" w:date="2022-03-14T17:23: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24"/>
          <w:customXmlDelRangeStart w:id="25" w:author="Meryl Etman" w:date="2022-03-14T17:23:00Z"/>
        </w:sdtContent>
      </w:sdt>
      <w:customXmlDelRangeEnd w:id="25"/>
      <w:del w:id="26" w:author="Meryl Etman" w:date="2022-03-14T17:23:00Z">
        <w:r w:rsidRPr="00FC5090" w:rsidDel="00017999">
          <w:rPr>
            <w:rFonts w:ascii="Times New Roman" w:eastAsia="Times New Roman" w:hAnsi="Times New Roman" w:cs="David" w:hint="cs"/>
            <w:color w:val="00B0F0"/>
            <w:sz w:val="24"/>
            <w:szCs w:val="24"/>
            <w:rtl/>
            <w:lang w:eastAsia="he-IL"/>
          </w:rPr>
          <w:delText xml:space="preserve"> - </w:delText>
        </w:r>
      </w:del>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7" w:author="Meryl Etman" w:date="2022-03-14T17:12:00Z">
            <w:r w:rsidR="00A05CAE">
              <w:rPr>
                <w:rFonts w:ascii="Times New Roman" w:eastAsia="Times New Roman" w:hAnsi="Times New Roman" w:cs="David" w:hint="cs"/>
                <w:color w:val="00B0F0"/>
                <w:sz w:val="24"/>
                <w:szCs w:val="24"/>
                <w:rtl/>
              </w:rPr>
              <w:t>גבעת שמואל</w:t>
            </w:r>
          </w:ins>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8" w:author="Meryl Etman" w:date="2022-03-14T17:12:00Z">
            <w:r w:rsidR="00A05CAE">
              <w:rPr>
                <w:rFonts w:ascii="Times New Roman" w:eastAsia="Times New Roman" w:hAnsi="Times New Roman" w:cs="David" w:hint="cs"/>
                <w:color w:val="00B0F0"/>
                <w:sz w:val="24"/>
                <w:szCs w:val="24"/>
                <w:rtl/>
              </w:rPr>
              <w:t>סביוני גבעת שמואל</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C65B25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78B82F" w14:textId="183DF8CB"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proofErr w:type="spellStart"/>
      <w:r w:rsidRPr="00FC5090">
        <w:rPr>
          <w:rFonts w:ascii="Times New Roman" w:eastAsia="Times New Roman" w:hAnsi="Times New Roman" w:cs="David" w:hint="cs"/>
          <w:b/>
          <w:bCs/>
          <w:sz w:val="24"/>
          <w:szCs w:val="24"/>
          <w:rtl/>
          <w:lang w:eastAsia="he-IL"/>
        </w:rPr>
        <w:t>התכנית</w:t>
      </w:r>
      <w:proofErr w:type="spellEnd"/>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9" w:author="Meryl Etman" w:date="2022-03-14T17:17:00Z">
            <w:r w:rsidR="00A05CAE">
              <w:rPr>
                <w:rFonts w:ascii="Times New Roman" w:eastAsia="Times New Roman" w:hAnsi="Times New Roman" w:cs="David" w:hint="cs"/>
                <w:color w:val="008000"/>
                <w:sz w:val="24"/>
                <w:szCs w:val="24"/>
                <w:rtl/>
              </w:rPr>
              <w:t>427-0218768</w:t>
            </w:r>
          </w:ins>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30" w:author="Meryl Etman" w:date="2022-03-14T17:23:00Z">
        <w:r w:rsidR="00017999">
          <w:rPr>
            <w:rFonts w:ascii="Times New Roman" w:eastAsia="Times New Roman" w:hAnsi="Times New Roman" w:cs="David" w:hint="cs"/>
            <w:sz w:val="24"/>
            <w:szCs w:val="24"/>
            <w:rtl/>
            <w:lang w:eastAsia="he-IL"/>
          </w:rPr>
          <w:t xml:space="preserve">גוש </w:t>
        </w:r>
      </w:ins>
      <w:r w:rsidRPr="00FC5090">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1" w:author="Meryl Etman" w:date="2022-03-14T17:17:00Z">
            <w:r w:rsidR="00A05CAE">
              <w:rPr>
                <w:rFonts w:ascii="Times New Roman" w:eastAsia="Times New Roman" w:hAnsi="Times New Roman" w:cs="David" w:hint="cs"/>
                <w:sz w:val="24"/>
                <w:szCs w:val="24"/>
                <w:rtl/>
                <w:lang w:eastAsia="he-IL"/>
              </w:rPr>
              <w:t>6191</w:t>
            </w:r>
          </w:ins>
        </w:sdtContent>
      </w:sdt>
      <w:ins w:id="32" w:author="Meryl Etman" w:date="2022-03-14T17:23:00Z">
        <w:r w:rsidR="00017999">
          <w:rPr>
            <w:rFonts w:ascii="Times New Roman" w:eastAsia="Times New Roman" w:hAnsi="Times New Roman" w:cs="David" w:hint="cs"/>
            <w:sz w:val="24"/>
            <w:szCs w:val="24"/>
            <w:rtl/>
            <w:lang w:eastAsia="he-IL"/>
          </w:rPr>
          <w:t>, חלקות 81-83, מגרשים 1001, 1004, 1005</w:t>
        </w:r>
      </w:ins>
      <w:del w:id="33" w:author="Meryl Etman" w:date="2022-03-14T17:23:00Z">
        <w:r w:rsidRPr="00FC5090" w:rsidDel="00017999">
          <w:rPr>
            <w:rFonts w:ascii="Times New Roman" w:eastAsia="Times New Roman" w:hAnsi="Times New Roman" w:cs="David" w:hint="cs"/>
            <w:sz w:val="24"/>
            <w:szCs w:val="24"/>
            <w:rtl/>
            <w:lang w:eastAsia="he-IL"/>
          </w:rPr>
          <w:delText>.</w:delText>
        </w:r>
      </w:del>
    </w:p>
    <w:p w14:paraId="363EBC77"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w:t>
      </w:r>
      <w:proofErr w:type="spellStart"/>
      <w:r w:rsidRPr="00FC5090">
        <w:rPr>
          <w:rFonts w:ascii="Times New Roman" w:eastAsia="Times New Roman" w:hAnsi="Times New Roman" w:cs="David" w:hint="cs"/>
          <w:sz w:val="24"/>
          <w:szCs w:val="24"/>
          <w:rtl/>
          <w:lang w:eastAsia="he-IL"/>
        </w:rPr>
        <w:t>לתכנית</w:t>
      </w:r>
      <w:proofErr w:type="spellEnd"/>
      <w:r w:rsidRPr="00FC5090">
        <w:rPr>
          <w:rFonts w:ascii="Times New Roman" w:eastAsia="Times New Roman" w:hAnsi="Times New Roman" w:cs="David" w:hint="cs"/>
          <w:sz w:val="24"/>
          <w:szCs w:val="24"/>
          <w:rtl/>
          <w:lang w:eastAsia="he-IL"/>
        </w:rPr>
        <w:t xml:space="preserve">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w:t>
      </w:r>
      <w:proofErr w:type="spellStart"/>
      <w:r w:rsidRPr="00FC5090">
        <w:rPr>
          <w:rFonts w:ascii="Times New Roman" w:eastAsia="Times New Roman" w:hAnsi="Times New Roman" w:cs="David" w:hint="cs"/>
          <w:sz w:val="24"/>
          <w:szCs w:val="24"/>
          <w:rtl/>
          <w:lang w:eastAsia="he-IL"/>
        </w:rPr>
        <w:t>ובתכניות</w:t>
      </w:r>
      <w:proofErr w:type="spellEnd"/>
      <w:r w:rsidRPr="00FC5090">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FC5090">
        <w:rPr>
          <w:rFonts w:ascii="Times New Roman" w:eastAsia="Times New Roman" w:hAnsi="Times New Roman" w:cs="David" w:hint="cs"/>
          <w:sz w:val="24"/>
          <w:szCs w:val="24"/>
          <w:rtl/>
          <w:lang w:eastAsia="he-IL"/>
        </w:rPr>
        <w:t>התב"ע</w:t>
      </w:r>
      <w:proofErr w:type="spellEnd"/>
      <w:r w:rsidRPr="00FC5090">
        <w:rPr>
          <w:rFonts w:ascii="Times New Roman" w:eastAsia="Times New Roman" w:hAnsi="Times New Roman" w:cs="David" w:hint="cs"/>
          <w:sz w:val="24"/>
          <w:szCs w:val="24"/>
          <w:rtl/>
          <w:lang w:eastAsia="he-IL"/>
        </w:rPr>
        <w:t xml:space="preserve"> </w:t>
      </w:r>
      <w:proofErr w:type="spellStart"/>
      <w:r w:rsidRPr="00FC5090">
        <w:rPr>
          <w:rFonts w:ascii="Times New Roman" w:eastAsia="Times New Roman" w:hAnsi="Times New Roman" w:cs="David" w:hint="cs"/>
          <w:sz w:val="24"/>
          <w:szCs w:val="24"/>
          <w:rtl/>
          <w:lang w:eastAsia="he-IL"/>
        </w:rPr>
        <w:t>ותכניות</w:t>
      </w:r>
      <w:proofErr w:type="spellEnd"/>
      <w:r w:rsidRPr="00FC5090">
        <w:rPr>
          <w:rFonts w:ascii="Times New Roman" w:eastAsia="Times New Roman" w:hAnsi="Times New Roman" w:cs="David" w:hint="cs"/>
          <w:sz w:val="24"/>
          <w:szCs w:val="24"/>
          <w:rtl/>
          <w:lang w:eastAsia="he-IL"/>
        </w:rPr>
        <w:t xml:space="preserve"> הבינוי במתכונת שתאושר ובהתאם להוראות המזמין.</w:t>
      </w:r>
    </w:p>
    <w:p w14:paraId="1FD0EF75"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7F2742" w14:textId="6876B1E8"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4" w:author="Meryl Etman" w:date="2022-03-14T17:12:00Z">
            <w:r w:rsidR="00A05CAE">
              <w:rPr>
                <w:rFonts w:ascii="Times New Roman" w:eastAsia="Times New Roman" w:hAnsi="Times New Roman" w:cs="David" w:hint="cs"/>
                <w:color w:val="008000"/>
                <w:sz w:val="24"/>
                <w:szCs w:val="24"/>
                <w:rtl/>
              </w:rPr>
              <w:t>גבעת שמואל</w:t>
            </w:r>
          </w:ins>
        </w:sdtContent>
      </w:sdt>
      <w:r w:rsidRPr="00FC5090">
        <w:rPr>
          <w:rFonts w:ascii="Times New Roman" w:eastAsia="Times New Roman" w:hAnsi="Times New Roman" w:cs="David" w:hint="cs"/>
          <w:color w:val="008000"/>
          <w:sz w:val="24"/>
          <w:szCs w:val="24"/>
          <w:rtl/>
        </w:rPr>
        <w:t>.</w:t>
      </w:r>
    </w:p>
    <w:p w14:paraId="0211DAF5"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0209A387"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46D3203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87312C" w14:textId="34478230"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5" w:author="Meryl Etman" w:date="2022-03-14T17:17:00Z">
            <w:r w:rsidR="00A05CAE">
              <w:rPr>
                <w:rFonts w:ascii="Times New Roman" w:eastAsia="Times New Roman" w:hAnsi="Times New Roman" w:cs="David" w:hint="cs"/>
                <w:sz w:val="24"/>
                <w:szCs w:val="24"/>
                <w:rtl/>
                <w:lang w:eastAsia="he-IL"/>
              </w:rPr>
              <w:t>מרול אטמן</w:t>
            </w:r>
          </w:ins>
        </w:sdtContent>
      </w:sdt>
    </w:p>
    <w:p w14:paraId="59761F5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39DACA5" w14:textId="01483375" w:rsidR="00FC5090" w:rsidRPr="00FC5090" w:rsidRDefault="00FC5090" w:rsidP="0001799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w:t>
      </w:r>
      <w:del w:id="36" w:author="Meryl Etman" w:date="2022-03-14T17:27:00Z">
        <w:r w:rsidR="00A61DF9" w:rsidRPr="00A61DF9" w:rsidDel="00017999">
          <w:rPr>
            <w:rFonts w:ascii="Times New Roman" w:eastAsia="Times New Roman" w:hAnsi="Times New Roman" w:cs="David"/>
            <w:sz w:val="24"/>
            <w:szCs w:val="24"/>
            <w:rtl/>
            <w:lang w:eastAsia="he-IL"/>
          </w:rPr>
          <w:delText xml:space="preserve">במודל תלת מימד ע"י תוכנת </w:delText>
        </w:r>
        <w:r w:rsidR="00A61DF9" w:rsidRPr="00A61DF9" w:rsidDel="00017999">
          <w:rPr>
            <w:rFonts w:ascii="Times New Roman" w:eastAsia="Times New Roman" w:hAnsi="Times New Roman" w:cs="David"/>
            <w:sz w:val="24"/>
            <w:szCs w:val="24"/>
            <w:lang w:eastAsia="he-IL"/>
          </w:rPr>
          <w:delText>REVIT</w:delText>
        </w:r>
        <w:r w:rsidR="00A61DF9" w:rsidRPr="00A61DF9" w:rsidDel="00017999">
          <w:rPr>
            <w:rFonts w:ascii="Times New Roman" w:eastAsia="Times New Roman" w:hAnsi="Times New Roman" w:cs="David"/>
            <w:sz w:val="24"/>
            <w:szCs w:val="24"/>
            <w:rtl/>
            <w:lang w:eastAsia="he-IL"/>
          </w:rPr>
          <w:delText xml:space="preserve">, במתודולוגיית </w:delText>
        </w:r>
        <w:r w:rsidR="00A61DF9" w:rsidRPr="00A61DF9" w:rsidDel="00017999">
          <w:rPr>
            <w:rFonts w:ascii="Times New Roman" w:eastAsia="Times New Roman" w:hAnsi="Times New Roman" w:cs="David"/>
            <w:sz w:val="24"/>
            <w:szCs w:val="24"/>
            <w:lang w:eastAsia="he-IL"/>
          </w:rPr>
          <w:delText>BIM</w:delText>
        </w:r>
        <w:r w:rsidR="00A61DF9" w:rsidRPr="00A61DF9" w:rsidDel="00017999">
          <w:rPr>
            <w:rFonts w:ascii="Times New Roman" w:eastAsia="Times New Roman" w:hAnsi="Times New Roman" w:cs="David"/>
            <w:sz w:val="24"/>
            <w:szCs w:val="24"/>
            <w:rtl/>
            <w:lang w:eastAsia="he-IL"/>
          </w:rPr>
          <w:delText>, בענן – "</w:delText>
        </w:r>
        <w:r w:rsidR="00A61DF9" w:rsidRPr="00A61DF9" w:rsidDel="00017999">
          <w:rPr>
            <w:rFonts w:ascii="Times New Roman" w:eastAsia="Times New Roman" w:hAnsi="Times New Roman" w:cs="David"/>
            <w:sz w:val="24"/>
            <w:szCs w:val="24"/>
            <w:lang w:eastAsia="he-IL"/>
          </w:rPr>
          <w:delText>BIM360</w:delText>
        </w:r>
        <w:r w:rsidR="00A61DF9" w:rsidRPr="00A61DF9" w:rsidDel="00017999">
          <w:rPr>
            <w:rFonts w:ascii="Times New Roman" w:eastAsia="Times New Roman" w:hAnsi="Times New Roman" w:cs="David"/>
            <w:sz w:val="24"/>
            <w:szCs w:val="24"/>
            <w:rtl/>
            <w:lang w:eastAsia="he-IL"/>
          </w:rPr>
          <w:delText xml:space="preserve">" שם ישמרו כל קבצי ה </w:delText>
        </w:r>
        <w:r w:rsidR="00A61DF9" w:rsidRPr="00A61DF9" w:rsidDel="00017999">
          <w:rPr>
            <w:rFonts w:ascii="Times New Roman" w:eastAsia="Times New Roman" w:hAnsi="Times New Roman" w:cs="David"/>
            <w:sz w:val="24"/>
            <w:szCs w:val="24"/>
            <w:lang w:eastAsia="he-IL"/>
          </w:rPr>
          <w:delText>REVIT</w:delText>
        </w:r>
        <w:r w:rsidR="00A61DF9" w:rsidRPr="00A61DF9" w:rsidDel="00017999">
          <w:rPr>
            <w:rFonts w:ascii="Times New Roman" w:eastAsia="Times New Roman" w:hAnsi="Times New Roman" w:cs="David"/>
            <w:sz w:val="24"/>
            <w:szCs w:val="24"/>
            <w:rtl/>
            <w:lang w:eastAsia="he-IL"/>
          </w:rPr>
          <w:delText xml:space="preserve"> של המתכננים המובילים עם אפשרות גישה לכלל המתכננים והיועצים בפרויקט. עבור קבלת העבודה ותכנון הפרויקט, על המתכנן להיות בעל רישיון עבודה בענן "</w:delText>
        </w:r>
        <w:r w:rsidR="00A61DF9" w:rsidRPr="00A61DF9" w:rsidDel="00017999">
          <w:rPr>
            <w:rFonts w:ascii="Times New Roman" w:eastAsia="Times New Roman" w:hAnsi="Times New Roman" w:cs="David"/>
            <w:sz w:val="24"/>
            <w:szCs w:val="24"/>
            <w:lang w:eastAsia="he-IL"/>
          </w:rPr>
          <w:delText>BIM360</w:delText>
        </w:r>
        <w:r w:rsidR="00A61DF9" w:rsidRPr="00A61DF9" w:rsidDel="00017999">
          <w:rPr>
            <w:rFonts w:ascii="Times New Roman" w:eastAsia="Times New Roman" w:hAnsi="Times New Roman" w:cs="David"/>
            <w:sz w:val="24"/>
            <w:szCs w:val="24"/>
            <w:rtl/>
            <w:lang w:eastAsia="he-IL"/>
          </w:rPr>
          <w:delText xml:space="preserve">". העבודה במודל תהיה כפופה להוראות מנהל המודל ולמסמך ה </w:delText>
        </w:r>
        <w:r w:rsidR="00A61DF9" w:rsidRPr="00A61DF9" w:rsidDel="00017999">
          <w:rPr>
            <w:rFonts w:ascii="Times New Roman" w:eastAsia="Times New Roman" w:hAnsi="Times New Roman" w:cs="David"/>
            <w:sz w:val="24"/>
            <w:szCs w:val="24"/>
            <w:lang w:eastAsia="he-IL"/>
          </w:rPr>
          <w:delText>BEP</w:delText>
        </w:r>
        <w:r w:rsidR="00A61DF9" w:rsidRPr="00A61DF9" w:rsidDel="00017999">
          <w:rPr>
            <w:rFonts w:ascii="Times New Roman" w:eastAsia="Times New Roman" w:hAnsi="Times New Roman" w:cs="David"/>
            <w:sz w:val="24"/>
            <w:szCs w:val="24"/>
            <w:rtl/>
            <w:lang w:eastAsia="he-IL"/>
          </w:rPr>
          <w:delText xml:space="preserve"> שיופץ בהמשך ע"י מנהל המודל</w:delText>
        </w:r>
      </w:del>
      <w:ins w:id="37" w:author="Meryl Etman" w:date="2022-03-14T17:27:00Z">
        <w:r w:rsidR="00017999">
          <w:rPr>
            <w:rFonts w:ascii="Times New Roman" w:eastAsia="Times New Roman" w:hAnsi="Times New Roman" w:cs="David" w:hint="cs"/>
            <w:sz w:val="24"/>
            <w:szCs w:val="24"/>
            <w:rtl/>
            <w:lang w:eastAsia="he-IL"/>
          </w:rPr>
          <w:t xml:space="preserve">בתוכנת </w:t>
        </w:r>
        <w:proofErr w:type="spellStart"/>
        <w:r w:rsidR="00017999">
          <w:rPr>
            <w:rFonts w:ascii="Times New Roman" w:eastAsia="Times New Roman" w:hAnsi="Times New Roman" w:cs="David" w:hint="cs"/>
            <w:sz w:val="24"/>
            <w:szCs w:val="24"/>
            <w:rtl/>
            <w:lang w:eastAsia="he-IL"/>
          </w:rPr>
          <w:t>אוטוקאד</w:t>
        </w:r>
      </w:ins>
      <w:proofErr w:type="spellEnd"/>
      <w:r w:rsidR="00A61DF9" w:rsidRPr="00A61DF9">
        <w:rPr>
          <w:rFonts w:ascii="Times New Roman" w:eastAsia="Times New Roman" w:hAnsi="Times New Roman" w:cs="David"/>
          <w:sz w:val="24"/>
          <w:szCs w:val="24"/>
          <w:rtl/>
          <w:lang w:eastAsia="he-IL"/>
        </w:rPr>
        <w:t xml:space="preserve">. שמירה, הדפסת </w:t>
      </w:r>
      <w:proofErr w:type="spellStart"/>
      <w:r w:rsidR="00A61DF9" w:rsidRPr="00A61DF9">
        <w:rPr>
          <w:rFonts w:ascii="Times New Roman" w:eastAsia="Times New Roman" w:hAnsi="Times New Roman" w:cs="David"/>
          <w:sz w:val="24"/>
          <w:szCs w:val="24"/>
          <w:rtl/>
          <w:lang w:eastAsia="he-IL"/>
        </w:rPr>
        <w:t>תכניות</w:t>
      </w:r>
      <w:proofErr w:type="spellEnd"/>
      <w:r w:rsidR="00A61DF9" w:rsidRPr="00A61DF9">
        <w:rPr>
          <w:rFonts w:ascii="Times New Roman" w:eastAsia="Times New Roman" w:hAnsi="Times New Roman" w:cs="David"/>
          <w:sz w:val="24"/>
          <w:szCs w:val="24"/>
          <w:rtl/>
          <w:lang w:eastAsia="he-IL"/>
        </w:rPr>
        <w:t xml:space="preserve">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2F4ED7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3946B88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2326FB" w14:textId="2E2947E9"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8" w:author="Meryl Etman" w:date="2022-03-14T17:17:00Z">
            <w:r w:rsidR="00A05CAE">
              <w:rPr>
                <w:rFonts w:ascii="Times New Roman" w:eastAsia="Times New Roman" w:hAnsi="Times New Roman" w:cs="David"/>
                <w:color w:val="008000"/>
                <w:sz w:val="24"/>
                <w:szCs w:val="24"/>
                <w:rtl/>
                <w:lang w:eastAsia="he-IL"/>
              </w:rPr>
              <w:t>משה מנו</w:t>
            </w:r>
          </w:ins>
        </w:sdtContent>
      </w:sdt>
    </w:p>
    <w:p w14:paraId="049B4DA5" w14:textId="03878D4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39" w:author="Meryl Etman" w:date="2022-03-30T14:43:00Z">
            <w:r w:rsidR="00265A52">
              <w:rPr>
                <w:rFonts w:ascii="Times New Roman" w:eastAsia="Times New Roman" w:hAnsi="Times New Roman" w:cs="David"/>
                <w:color w:val="008000"/>
                <w:sz w:val="24"/>
                <w:szCs w:val="24"/>
                <w:rtl/>
                <w:lang w:eastAsia="he-IL"/>
              </w:rPr>
              <w:t>הפרויקט יטופל ישירות ע"י משה מנו</w:t>
            </w:r>
          </w:ins>
        </w:sdtContent>
      </w:sdt>
    </w:p>
    <w:p w14:paraId="54FE59F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CEBE03" w14:textId="38B45AA9"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0" w:author="Meryl Etman" w:date="2022-03-14T17:17:00Z">
            <w:r w:rsidR="00A05CAE">
              <w:rPr>
                <w:rFonts w:ascii="Times New Roman" w:eastAsia="Times New Roman" w:hAnsi="Times New Roman" w:cs="David"/>
                <w:color w:val="008000"/>
                <w:sz w:val="24"/>
                <w:szCs w:val="24"/>
                <w:rtl/>
                <w:lang w:eastAsia="he-IL"/>
              </w:rPr>
              <w:t>משה מנו</w:t>
            </w:r>
          </w:ins>
        </w:sdtContent>
      </w:sdt>
    </w:p>
    <w:p w14:paraId="625C4C0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DDD20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1DCF51C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81F798"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56045F0E"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00BF77F4"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4C69734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04784802"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156F322C"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5E4735C"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1" w:author="Meryl Etman" w:date="2022-03-30T14:44:00Z">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4115"/>
        <w:gridCol w:w="2643"/>
        <w:tblGridChange w:id="42">
          <w:tblGrid>
            <w:gridCol w:w="3366"/>
            <w:gridCol w:w="2163"/>
          </w:tblGrid>
        </w:tblGridChange>
      </w:tblGrid>
      <w:tr w:rsidR="00FC5090" w:rsidRPr="00FC5090" w:rsidDel="00265A52" w14:paraId="592409DE" w14:textId="4A61153B" w:rsidTr="00265A52">
        <w:trPr>
          <w:trHeight w:val="82"/>
          <w:del w:id="43" w:author="Meryl Etman" w:date="2022-03-30T14:44:00Z"/>
        </w:trPr>
        <w:tc>
          <w:tcPr>
            <w:tcW w:w="4115" w:type="dxa"/>
            <w:tcPrChange w:id="44" w:author="Meryl Etman" w:date="2022-03-30T14:44:00Z">
              <w:tcPr>
                <w:tcW w:w="3366" w:type="dxa"/>
              </w:tcPr>
            </w:tcPrChange>
          </w:tcPr>
          <w:p w14:paraId="082A852A" w14:textId="44611D8D" w:rsidR="00FC5090" w:rsidRPr="00FC5090" w:rsidDel="00265A52" w:rsidRDefault="00196BBA" w:rsidP="00FC5090">
            <w:pPr>
              <w:widowControl w:val="0"/>
              <w:spacing w:before="0" w:beforeAutospacing="0" w:after="0" w:afterAutospacing="0" w:line="240" w:lineRule="auto"/>
              <w:outlineLvl w:val="2"/>
              <w:rPr>
                <w:del w:id="45" w:author="Meryl Etman" w:date="2022-03-30T14:44:00Z"/>
                <w:rFonts w:ascii="Times New Roman" w:eastAsia="Times New Roman" w:hAnsi="Times New Roman" w:cs="David"/>
                <w:sz w:val="24"/>
                <w:szCs w:val="24"/>
                <w:rtl/>
              </w:rPr>
            </w:pPr>
            <w:customXmlDelRangeStart w:id="46" w:author="Meryl Etman" w:date="2022-03-30T14:44:00Z"/>
            <w:sdt>
              <w:sdtPr>
                <w:rPr>
                  <w:rFonts w:ascii="Times New Roman" w:eastAsia="Times New Roman" w:hAnsi="Times New Roman" w:cs="David" w:hint="cs"/>
                  <w:sz w:val="24"/>
                  <w:szCs w:val="24"/>
                  <w:rt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customXmlDelRangeEnd w:id="46"/>
                <w:customXmlDelRangeStart w:id="47" w:author="Meryl Etman" w:date="2022-03-30T14:44:00Z"/>
              </w:sdtContent>
            </w:sdt>
            <w:customXmlDelRangeEnd w:id="47"/>
          </w:p>
          <w:p w14:paraId="62434F95" w14:textId="68CC96C6" w:rsidR="00FC5090" w:rsidRPr="00FC5090" w:rsidDel="00265A52" w:rsidRDefault="00FC5090" w:rsidP="00FC5090">
            <w:pPr>
              <w:widowControl w:val="0"/>
              <w:spacing w:before="0" w:beforeAutospacing="0" w:after="0" w:afterAutospacing="0" w:line="240" w:lineRule="auto"/>
              <w:outlineLvl w:val="2"/>
              <w:rPr>
                <w:del w:id="48" w:author="Meryl Etman" w:date="2022-03-30T14:44:00Z"/>
                <w:rFonts w:ascii="Times New Roman" w:eastAsia="Times New Roman" w:hAnsi="Times New Roman" w:cs="David"/>
                <w:sz w:val="24"/>
                <w:szCs w:val="24"/>
                <w:rtl/>
              </w:rPr>
            </w:pPr>
            <w:del w:id="49" w:author="Meryl Etman" w:date="2022-03-30T14:44:00Z">
              <w:r w:rsidRPr="00FC5090" w:rsidDel="00265A52">
                <w:rPr>
                  <w:rFonts w:ascii="Times New Roman" w:eastAsia="Times New Roman" w:hAnsi="Times New Roman" w:cs="David" w:hint="cs"/>
                  <w:sz w:val="24"/>
                  <w:szCs w:val="24"/>
                  <w:rtl/>
                </w:rPr>
                <w:delText xml:space="preserve"> </w:delText>
              </w:r>
            </w:del>
          </w:p>
        </w:tc>
        <w:tc>
          <w:tcPr>
            <w:tcW w:w="2643" w:type="dxa"/>
            <w:tcPrChange w:id="50" w:author="Meryl Etman" w:date="2022-03-30T14:44:00Z">
              <w:tcPr>
                <w:tcW w:w="2163" w:type="dxa"/>
              </w:tcPr>
            </w:tcPrChange>
          </w:tcPr>
          <w:p w14:paraId="4B50F13A" w14:textId="0BC1172E" w:rsidR="00FC5090" w:rsidRPr="00C963C1" w:rsidDel="00265A52" w:rsidRDefault="00FC5090" w:rsidP="00FC5090">
            <w:pPr>
              <w:widowControl w:val="0"/>
              <w:spacing w:before="0" w:beforeAutospacing="0" w:after="0" w:afterAutospacing="0" w:line="240" w:lineRule="auto"/>
              <w:ind w:left="720"/>
              <w:outlineLvl w:val="2"/>
              <w:rPr>
                <w:del w:id="51" w:author="Meryl Etman" w:date="2022-03-30T14:44:00Z"/>
                <w:rFonts w:ascii="Times New Roman" w:eastAsia="Times New Roman" w:hAnsi="Times New Roman" w:cs="David"/>
                <w:sz w:val="24"/>
                <w:szCs w:val="24"/>
              </w:rPr>
            </w:pPr>
          </w:p>
          <w:p w14:paraId="7B431FB3" w14:textId="09A2ECBF" w:rsidR="00FC5090" w:rsidRPr="00FC5090" w:rsidDel="00265A52" w:rsidRDefault="00FC5090" w:rsidP="00FC5090">
            <w:pPr>
              <w:widowControl w:val="0"/>
              <w:spacing w:before="0" w:beforeAutospacing="0" w:after="0" w:afterAutospacing="0" w:line="240" w:lineRule="auto"/>
              <w:outlineLvl w:val="2"/>
              <w:rPr>
                <w:del w:id="52" w:author="Meryl Etman" w:date="2022-03-30T14:44:00Z"/>
                <w:rFonts w:ascii="Times New Roman" w:eastAsia="Times New Roman" w:hAnsi="Times New Roman" w:cs="David"/>
                <w:sz w:val="24"/>
                <w:szCs w:val="24"/>
                <w:rtl/>
              </w:rPr>
            </w:pPr>
          </w:p>
        </w:tc>
      </w:tr>
    </w:tbl>
    <w:p w14:paraId="569B5C98" w14:textId="65FAE272" w:rsidR="00FC5090" w:rsidRPr="00FC5090" w:rsidDel="00C963C1" w:rsidRDefault="00FC5090" w:rsidP="00FC5090">
      <w:pPr>
        <w:widowControl w:val="0"/>
        <w:spacing w:before="0" w:beforeAutospacing="0" w:after="0" w:afterAutospacing="0" w:line="240" w:lineRule="auto"/>
        <w:ind w:left="-30"/>
        <w:outlineLvl w:val="2"/>
        <w:rPr>
          <w:del w:id="53" w:author="Meryl Etman [2]" w:date="2022-03-14T18:09:00Z"/>
          <w:rFonts w:ascii="Times New Roman" w:eastAsia="Times New Roman" w:hAnsi="Times New Roman" w:cs="David"/>
          <w:sz w:val="24"/>
          <w:szCs w:val="24"/>
          <w:rtl/>
          <w:lang w:eastAsia="he-IL"/>
        </w:rPr>
      </w:pPr>
    </w:p>
    <w:p w14:paraId="1302A482" w14:textId="0FF39E83" w:rsidR="00C963C1" w:rsidRDefault="00265A52" w:rsidP="00C963C1">
      <w:pPr>
        <w:widowControl w:val="0"/>
        <w:spacing w:before="60" w:beforeAutospacing="0" w:after="60" w:afterAutospacing="0" w:line="360" w:lineRule="auto"/>
        <w:rPr>
          <w:ins w:id="54" w:author="Meryl Etman [2]" w:date="2022-03-14T18:08:00Z"/>
          <w:rFonts w:ascii="Times New Roman" w:eastAsia="Times New Roman" w:hAnsi="Times New Roman" w:cs="David"/>
          <w:sz w:val="24"/>
          <w:szCs w:val="24"/>
          <w:rtl/>
        </w:rPr>
      </w:pPr>
      <w:ins w:id="55" w:author="Meryl Etman" w:date="2022-03-30T14:45:00Z">
        <w:r>
          <w:rPr>
            <w:rFonts w:ascii="Times New Roman" w:eastAsia="Times New Roman" w:hAnsi="Times New Roman" w:cs="David"/>
            <w:b/>
            <w:bCs/>
            <w:sz w:val="24"/>
            <w:szCs w:val="24"/>
            <w:u w:val="single"/>
            <w:rtl/>
          </w:rPr>
          <w:tab/>
        </w:r>
      </w:ins>
      <w:del w:id="56" w:author="Meryl Etman [2]" w:date="2022-03-30T14:47:00Z">
        <w:r w:rsidR="00C963C1" w:rsidDel="00B121BE">
          <w:rPr>
            <w:rFonts w:ascii="Times New Roman" w:eastAsia="Times New Roman" w:hAnsi="Times New Roman" w:cs="David"/>
            <w:b/>
            <w:bCs/>
            <w:sz w:val="24"/>
            <w:szCs w:val="24"/>
            <w:u w:val="single"/>
            <w:rtl/>
          </w:rPr>
          <w:tab/>
        </w:r>
      </w:del>
      <w:ins w:id="57" w:author="Meryl Etman [2]" w:date="2022-03-14T18:08:00Z">
        <w:r w:rsidR="00C963C1" w:rsidRPr="00C963C1">
          <w:rPr>
            <w:rFonts w:ascii="Times New Roman" w:eastAsia="Times New Roman" w:hAnsi="Times New Roman" w:cs="David" w:hint="eastAsia"/>
            <w:sz w:val="24"/>
            <w:szCs w:val="24"/>
            <w:rtl/>
            <w:rPrChange w:id="58" w:author="Meryl Etman [2]" w:date="2022-03-14T18:08:00Z">
              <w:rPr>
                <w:rFonts w:ascii="Times New Roman" w:eastAsia="Times New Roman" w:hAnsi="Times New Roman" w:cs="David" w:hint="eastAsia"/>
                <w:b/>
                <w:bCs/>
                <w:sz w:val="24"/>
                <w:szCs w:val="24"/>
                <w:u w:val="single"/>
                <w:rtl/>
              </w:rPr>
            </w:rPrChange>
          </w:rPr>
          <w:t>מגרש</w:t>
        </w:r>
        <w:r w:rsidR="00C963C1" w:rsidRPr="00C963C1">
          <w:rPr>
            <w:rFonts w:ascii="Times New Roman" w:eastAsia="Times New Roman" w:hAnsi="Times New Roman" w:cs="David"/>
            <w:sz w:val="24"/>
            <w:szCs w:val="24"/>
            <w:rtl/>
            <w:rPrChange w:id="59" w:author="Meryl Etman [2]" w:date="2022-03-14T18:08:00Z">
              <w:rPr>
                <w:rFonts w:ascii="Times New Roman" w:eastAsia="Times New Roman" w:hAnsi="Times New Roman" w:cs="David"/>
                <w:b/>
                <w:bCs/>
                <w:sz w:val="24"/>
                <w:szCs w:val="24"/>
                <w:u w:val="single"/>
                <w:rtl/>
              </w:rPr>
            </w:rPrChange>
          </w:rPr>
          <w:t xml:space="preserve"> 1001 </w:t>
        </w:r>
        <w:r w:rsidR="00C963C1">
          <w:rPr>
            <w:rFonts w:ascii="Times New Roman" w:eastAsia="Times New Roman" w:hAnsi="Times New Roman" w:cs="David"/>
            <w:sz w:val="24"/>
            <w:szCs w:val="24"/>
            <w:rtl/>
          </w:rPr>
          <w:t>–</w:t>
        </w:r>
        <w:r w:rsidR="00C963C1" w:rsidRPr="00C963C1">
          <w:rPr>
            <w:rFonts w:ascii="Times New Roman" w:eastAsia="Times New Roman" w:hAnsi="Times New Roman" w:cs="David"/>
            <w:sz w:val="24"/>
            <w:szCs w:val="24"/>
            <w:rtl/>
            <w:rPrChange w:id="60" w:author="Meryl Etman [2]" w:date="2022-03-14T18:08:00Z">
              <w:rPr>
                <w:rFonts w:ascii="Times New Roman" w:eastAsia="Times New Roman" w:hAnsi="Times New Roman" w:cs="David"/>
                <w:b/>
                <w:bCs/>
                <w:sz w:val="24"/>
                <w:szCs w:val="24"/>
                <w:u w:val="single"/>
                <w:rtl/>
              </w:rPr>
            </w:rPrChange>
          </w:rPr>
          <w:t xml:space="preserve"> </w:t>
        </w:r>
        <w:r w:rsidR="00C963C1">
          <w:rPr>
            <w:rFonts w:ascii="Times New Roman" w:eastAsia="Times New Roman" w:hAnsi="Times New Roman" w:cs="David" w:hint="cs"/>
            <w:sz w:val="24"/>
            <w:szCs w:val="24"/>
            <w:rtl/>
          </w:rPr>
          <w:t xml:space="preserve">100% </w:t>
        </w:r>
      </w:ins>
      <w:ins w:id="61" w:author="Meryl Etman" w:date="2022-03-30T14:46:00Z">
        <w:r>
          <w:rPr>
            <w:rFonts w:ascii="Times New Roman" w:eastAsia="Times New Roman" w:hAnsi="Times New Roman" w:cs="David" w:hint="cs"/>
            <w:sz w:val="24"/>
            <w:szCs w:val="24"/>
            <w:rtl/>
          </w:rPr>
          <w:t xml:space="preserve">בבעלות </w:t>
        </w:r>
      </w:ins>
      <w:ins w:id="62" w:author="Meryl Etman [2]" w:date="2022-03-14T18:08:00Z">
        <w:r w:rsidR="00C963C1">
          <w:rPr>
            <w:rFonts w:ascii="Times New Roman" w:eastAsia="Times New Roman" w:hAnsi="Times New Roman" w:cs="David" w:hint="cs"/>
            <w:sz w:val="24"/>
            <w:szCs w:val="24"/>
            <w:rtl/>
          </w:rPr>
          <w:t xml:space="preserve">אקונה </w:t>
        </w:r>
        <w:proofErr w:type="spellStart"/>
        <w:r w:rsidR="00C963C1">
          <w:rPr>
            <w:rFonts w:ascii="Times New Roman" w:eastAsia="Times New Roman" w:hAnsi="Times New Roman" w:cs="David" w:hint="cs"/>
            <w:sz w:val="24"/>
            <w:szCs w:val="24"/>
            <w:rtl/>
          </w:rPr>
          <w:t>ריט</w:t>
        </w:r>
        <w:proofErr w:type="spellEnd"/>
        <w:r w:rsidR="00C963C1">
          <w:rPr>
            <w:rFonts w:ascii="Times New Roman" w:eastAsia="Times New Roman" w:hAnsi="Times New Roman" w:cs="David" w:hint="cs"/>
            <w:sz w:val="24"/>
            <w:szCs w:val="24"/>
            <w:rtl/>
          </w:rPr>
          <w:t xml:space="preserve"> למגורים בע"מ</w:t>
        </w:r>
      </w:ins>
    </w:p>
    <w:p w14:paraId="29093312" w14:textId="0BAE85F4" w:rsidR="002D789D" w:rsidRDefault="00C963C1" w:rsidP="00C963C1">
      <w:pPr>
        <w:widowControl w:val="0"/>
        <w:spacing w:before="60" w:beforeAutospacing="0" w:after="60" w:afterAutospacing="0" w:line="360" w:lineRule="auto"/>
        <w:rPr>
          <w:ins w:id="63" w:author="Meryl Etman [2]" w:date="2022-03-30T12:14:00Z"/>
          <w:rFonts w:ascii="Times New Roman" w:eastAsia="Times New Roman" w:hAnsi="Times New Roman" w:cs="David"/>
          <w:sz w:val="24"/>
          <w:szCs w:val="24"/>
          <w:rtl/>
        </w:rPr>
      </w:pPr>
      <w:ins w:id="64" w:author="Meryl Etman [2]" w:date="2022-03-14T18:08:00Z">
        <w:r>
          <w:rPr>
            <w:rFonts w:ascii="Times New Roman" w:eastAsia="Times New Roman" w:hAnsi="Times New Roman" w:cs="David"/>
            <w:sz w:val="24"/>
            <w:szCs w:val="24"/>
            <w:rtl/>
          </w:rPr>
          <w:tab/>
        </w:r>
        <w:r>
          <w:rPr>
            <w:rFonts w:ascii="Times New Roman" w:eastAsia="Times New Roman" w:hAnsi="Times New Roman" w:cs="David" w:hint="cs"/>
            <w:sz w:val="24"/>
            <w:szCs w:val="24"/>
            <w:rtl/>
          </w:rPr>
          <w:t>מגרש 1004 ו-1</w:t>
        </w:r>
      </w:ins>
      <w:ins w:id="65" w:author="Meryl Etman [2]" w:date="2022-03-14T18:09:00Z">
        <w:r>
          <w:rPr>
            <w:rFonts w:ascii="Times New Roman" w:eastAsia="Times New Roman" w:hAnsi="Times New Roman" w:cs="David" w:hint="cs"/>
            <w:sz w:val="24"/>
            <w:szCs w:val="24"/>
            <w:rtl/>
          </w:rPr>
          <w:t xml:space="preserve">005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100% </w:t>
        </w:r>
      </w:ins>
      <w:ins w:id="66" w:author="Meryl Etman" w:date="2022-03-30T14:46:00Z">
        <w:r w:rsidR="00265A52">
          <w:rPr>
            <w:rFonts w:ascii="Times New Roman" w:eastAsia="Times New Roman" w:hAnsi="Times New Roman" w:cs="David" w:hint="cs"/>
            <w:sz w:val="24"/>
            <w:szCs w:val="24"/>
            <w:rtl/>
          </w:rPr>
          <w:t xml:space="preserve">בבעלות </w:t>
        </w:r>
      </w:ins>
      <w:ins w:id="67" w:author="Meryl Etman [2]" w:date="2022-03-14T18:09:00Z">
        <w:r>
          <w:rPr>
            <w:rFonts w:ascii="Times New Roman" w:eastAsia="Times New Roman" w:hAnsi="Times New Roman" w:cs="David" w:hint="cs"/>
            <w:sz w:val="24"/>
            <w:szCs w:val="24"/>
            <w:rtl/>
          </w:rPr>
          <w:t>גבעת שמואל החדשה בע"מ</w:t>
        </w:r>
      </w:ins>
    </w:p>
    <w:p w14:paraId="1B710263" w14:textId="77777777" w:rsidR="002D789D" w:rsidDel="00265A52" w:rsidRDefault="002D789D" w:rsidP="00C963C1">
      <w:pPr>
        <w:widowControl w:val="0"/>
        <w:spacing w:before="60" w:beforeAutospacing="0" w:after="60" w:afterAutospacing="0" w:line="360" w:lineRule="auto"/>
        <w:rPr>
          <w:ins w:id="68" w:author="Meryl Etman [2]" w:date="2022-03-30T12:14:00Z"/>
          <w:del w:id="69" w:author="Meryl Etman" w:date="2022-03-30T14:45:00Z"/>
          <w:rFonts w:ascii="Times New Roman" w:eastAsia="Times New Roman" w:hAnsi="Times New Roman" w:cs="David"/>
          <w:sz w:val="24"/>
          <w:szCs w:val="24"/>
          <w:rtl/>
        </w:rPr>
      </w:pPr>
      <w:ins w:id="70" w:author="Meryl Etman [2]" w:date="2022-03-30T12:14:00Z">
        <w:r>
          <w:rPr>
            <w:rFonts w:ascii="Times New Roman" w:eastAsia="Times New Roman" w:hAnsi="Times New Roman" w:cs="David"/>
            <w:sz w:val="24"/>
            <w:szCs w:val="24"/>
            <w:rtl/>
          </w:rPr>
          <w:tab/>
        </w:r>
        <w:r>
          <w:rPr>
            <w:rFonts w:ascii="Times New Roman" w:eastAsia="Times New Roman" w:hAnsi="Times New Roman" w:cs="David" w:hint="cs"/>
            <w:sz w:val="24"/>
            <w:szCs w:val="24"/>
            <w:rtl/>
          </w:rPr>
          <w:t>יובהר כי חלקו היחסי של כל אחד מהיזמים בעלויות החניון המשותף הינו:</w:t>
        </w:r>
      </w:ins>
    </w:p>
    <w:p w14:paraId="01CEA18E" w14:textId="77777777" w:rsidR="002D789D" w:rsidRDefault="002D789D" w:rsidP="00B121BE">
      <w:pPr>
        <w:widowControl w:val="0"/>
        <w:spacing w:before="60" w:beforeAutospacing="0" w:after="60" w:afterAutospacing="0" w:line="360" w:lineRule="auto"/>
        <w:rPr>
          <w:ins w:id="71" w:author="Meryl Etman [2]" w:date="2022-03-30T12:14:00Z"/>
          <w:rFonts w:ascii="Times New Roman" w:eastAsia="Times New Roman" w:hAnsi="Times New Roman" w:cs="David"/>
          <w:sz w:val="24"/>
          <w:szCs w:val="24"/>
          <w:rtl/>
        </w:rPr>
      </w:pPr>
    </w:p>
    <w:p w14:paraId="360D8D9F" w14:textId="77777777" w:rsidR="002D789D" w:rsidRDefault="002D789D" w:rsidP="00C963C1">
      <w:pPr>
        <w:widowControl w:val="0"/>
        <w:spacing w:before="60" w:beforeAutospacing="0" w:after="60" w:afterAutospacing="0" w:line="360" w:lineRule="auto"/>
        <w:rPr>
          <w:ins w:id="72" w:author="Meryl Etman" w:date="2022-03-30T14:46:00Z"/>
          <w:rFonts w:ascii="Times New Roman" w:eastAsia="Times New Roman" w:hAnsi="Times New Roman" w:cs="David"/>
          <w:sz w:val="24"/>
          <w:szCs w:val="24"/>
          <w:rtl/>
        </w:rPr>
      </w:pPr>
      <w:ins w:id="73" w:author="Meryl Etman [2]" w:date="2022-03-30T12:14:00Z">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אקונה </w:t>
        </w:r>
        <w:proofErr w:type="spellStart"/>
        <w:r>
          <w:rPr>
            <w:rFonts w:ascii="Times New Roman" w:eastAsia="Times New Roman" w:hAnsi="Times New Roman" w:cs="David" w:hint="cs"/>
            <w:sz w:val="24"/>
            <w:szCs w:val="24"/>
            <w:rtl/>
          </w:rPr>
          <w:t>ריט</w:t>
        </w:r>
        <w:proofErr w:type="spellEnd"/>
        <w:r>
          <w:rPr>
            <w:rFonts w:ascii="Times New Roman" w:eastAsia="Times New Roman" w:hAnsi="Times New Roman" w:cs="David" w:hint="cs"/>
            <w:sz w:val="24"/>
            <w:szCs w:val="24"/>
            <w:rtl/>
          </w:rPr>
          <w:t xml:space="preserve"> למגורים בע"מ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33%</w:t>
        </w:r>
      </w:ins>
    </w:p>
    <w:p w14:paraId="3D293538" w14:textId="15491243" w:rsidR="00265A52" w:rsidRDefault="00265A52" w:rsidP="00C963C1">
      <w:pPr>
        <w:widowControl w:val="0"/>
        <w:spacing w:before="60" w:beforeAutospacing="0" w:after="60" w:afterAutospacing="0" w:line="360" w:lineRule="auto"/>
        <w:rPr>
          <w:ins w:id="74" w:author="Meryl Etman [2]" w:date="2022-03-30T12:14:00Z"/>
          <w:rFonts w:ascii="Times New Roman" w:eastAsia="Times New Roman" w:hAnsi="Times New Roman" w:cs="David"/>
          <w:sz w:val="24"/>
          <w:szCs w:val="24"/>
          <w:rtl/>
        </w:rPr>
      </w:pPr>
      <w:ins w:id="75" w:author="Meryl Etman" w:date="2022-03-30T14:46:00Z">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גבעת שואל החדשה בע"מ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67%.</w:t>
        </w:r>
      </w:ins>
    </w:p>
    <w:p w14:paraId="183DE515" w14:textId="40FEE2DB" w:rsidR="00FC5090" w:rsidRPr="00C963C1" w:rsidRDefault="002D789D" w:rsidP="00C963C1">
      <w:pPr>
        <w:widowControl w:val="0"/>
        <w:spacing w:before="60" w:beforeAutospacing="0" w:after="60" w:afterAutospacing="0" w:line="360" w:lineRule="auto"/>
        <w:rPr>
          <w:rFonts w:ascii="Times New Roman" w:eastAsia="Times New Roman" w:hAnsi="Times New Roman" w:cs="David"/>
          <w:sz w:val="24"/>
          <w:szCs w:val="24"/>
          <w:rtl/>
        </w:rPr>
      </w:pPr>
      <w:ins w:id="76" w:author="Meryl Etman [2]" w:date="2022-03-30T12:14:00Z">
        <w:r>
          <w:rPr>
            <w:rFonts w:ascii="Times New Roman" w:eastAsia="Times New Roman" w:hAnsi="Times New Roman" w:cs="David"/>
            <w:sz w:val="24"/>
            <w:szCs w:val="24"/>
            <w:rtl/>
          </w:rPr>
          <w:tab/>
        </w:r>
      </w:ins>
      <w:r w:rsidR="00FC5090" w:rsidRPr="00C963C1">
        <w:rPr>
          <w:rFonts w:ascii="Times New Roman" w:eastAsia="Times New Roman" w:hAnsi="Times New Roman" w:cs="David"/>
          <w:sz w:val="24"/>
          <w:szCs w:val="24"/>
          <w:rtl/>
        </w:rPr>
        <w:br w:type="page"/>
      </w:r>
    </w:p>
    <w:p w14:paraId="198A0264"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"ב"</w:t>
      </w:r>
    </w:p>
    <w:p w14:paraId="5E8A6CCD"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7F7CD055"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7251413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3240C4C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9CB1894"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 xml:space="preserve">נים וסביבתם, מתן הנחיות והכנת </w:t>
      </w:r>
      <w:proofErr w:type="spellStart"/>
      <w:r w:rsidR="00FC5090">
        <w:rPr>
          <w:rFonts w:ascii="Times New Roman" w:eastAsia="Times New Roman" w:hAnsi="Times New Roman" w:cs="David"/>
          <w:sz w:val="24"/>
          <w:szCs w:val="24"/>
          <w:rtl/>
          <w:lang w:eastAsia="he-IL"/>
        </w:rPr>
        <w:t>ת</w:t>
      </w:r>
      <w:r w:rsidRPr="009C6F6C">
        <w:rPr>
          <w:rFonts w:ascii="Times New Roman" w:eastAsia="Times New Roman" w:hAnsi="Times New Roman" w:cs="David"/>
          <w:sz w:val="24"/>
          <w:szCs w:val="24"/>
          <w:rtl/>
          <w:lang w:eastAsia="he-IL"/>
        </w:rPr>
        <w:t>כניות</w:t>
      </w:r>
      <w:proofErr w:type="spellEnd"/>
      <w:r w:rsidRPr="009C6F6C">
        <w:rPr>
          <w:rFonts w:ascii="Times New Roman" w:eastAsia="Times New Roman" w:hAnsi="Times New Roman" w:cs="David"/>
          <w:sz w:val="24"/>
          <w:szCs w:val="24"/>
          <w:rtl/>
          <w:lang w:eastAsia="he-IL"/>
        </w:rPr>
        <w:t xml:space="preserve"> ומפרטים טכניים, אשר יכללו בין היתר את הפרטים הבאים:</w:t>
      </w:r>
    </w:p>
    <w:p w14:paraId="7F7AEEB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2A257DA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7B5199D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sz w:val="24"/>
          <w:szCs w:val="24"/>
          <w:rtl/>
          <w:lang w:eastAsia="he-IL"/>
        </w:rPr>
        <w:t>.</w:t>
      </w:r>
    </w:p>
    <w:p w14:paraId="0489010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16F9AE6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03A39F9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372E7AB0"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D257E1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2621AA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הגשת </w:t>
      </w:r>
      <w:proofErr w:type="spellStart"/>
      <w:r w:rsidRPr="009C6F6C">
        <w:rPr>
          <w:rFonts w:ascii="Times New Roman" w:eastAsia="Times New Roman" w:hAnsi="Times New Roman" w:cs="David"/>
          <w:sz w:val="24"/>
          <w:szCs w:val="24"/>
          <w:rtl/>
          <w:lang w:eastAsia="he-IL"/>
        </w:rPr>
        <w:t>תכניות</w:t>
      </w:r>
      <w:proofErr w:type="spellEnd"/>
      <w:r w:rsidRPr="009C6F6C">
        <w:rPr>
          <w:rFonts w:ascii="Times New Roman" w:eastAsia="Times New Roman" w:hAnsi="Times New Roman" w:cs="David"/>
          <w:sz w:val="24"/>
          <w:szCs w:val="24"/>
          <w:rtl/>
          <w:lang w:eastAsia="he-IL"/>
        </w:rPr>
        <w:t xml:space="preserve"> נגישות לרשויות וקבלת אישור להיתר בנייה.</w:t>
      </w:r>
    </w:p>
    <w:p w14:paraId="38A4852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אישור </w:t>
      </w:r>
      <w:proofErr w:type="spellStart"/>
      <w:r w:rsidRPr="009C6F6C">
        <w:rPr>
          <w:rFonts w:ascii="Times New Roman" w:eastAsia="Times New Roman" w:hAnsi="Times New Roman" w:cs="David"/>
          <w:sz w:val="24"/>
          <w:szCs w:val="24"/>
          <w:rtl/>
          <w:lang w:eastAsia="he-IL"/>
        </w:rPr>
        <w:t>תכניות</w:t>
      </w:r>
      <w:proofErr w:type="spellEnd"/>
      <w:r w:rsidRPr="009C6F6C">
        <w:rPr>
          <w:rFonts w:ascii="Times New Roman" w:eastAsia="Times New Roman" w:hAnsi="Times New Roman" w:cs="David"/>
          <w:sz w:val="24"/>
          <w:szCs w:val="24"/>
          <w:rtl/>
          <w:lang w:eastAsia="he-IL"/>
        </w:rPr>
        <w:t xml:space="preserve"> היועצים.</w:t>
      </w:r>
    </w:p>
    <w:p w14:paraId="1A94198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3EA4486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3F798023"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3335A2D2"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2BB41F8B" w14:textId="719B7D36" w:rsidR="009C6F6C" w:rsidRPr="009C6F6C" w:rsidRDefault="009C6F6C" w:rsidP="0001799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del w:id="77" w:author="Meryl Etman" w:date="2022-03-14T17:27:00Z">
        <w:r w:rsidR="00A61DF9" w:rsidRPr="00A61DF9" w:rsidDel="00017999">
          <w:rPr>
            <w:rFonts w:ascii="Times New Roman" w:eastAsia="Times New Roman" w:hAnsi="Times New Roman" w:cs="David"/>
            <w:sz w:val="24"/>
            <w:szCs w:val="24"/>
            <w:rtl/>
            <w:lang w:eastAsia="he-IL"/>
          </w:rPr>
          <w:delText xml:space="preserve">ככל שיידרש ולפי החלטת המזמין, יתבצעו בנוסף לישיבות התכנון השוטפות, ישיבות שבועיות לתכנון ב </w:delText>
        </w:r>
        <w:r w:rsidR="00A61DF9" w:rsidRPr="00A61DF9" w:rsidDel="00017999">
          <w:rPr>
            <w:rFonts w:ascii="Times New Roman" w:eastAsia="Times New Roman" w:hAnsi="Times New Roman" w:cs="David"/>
            <w:sz w:val="24"/>
            <w:szCs w:val="24"/>
            <w:lang w:eastAsia="he-IL"/>
          </w:rPr>
          <w:delText>BIM</w:delText>
        </w:r>
        <w:r w:rsidR="00A61DF9" w:rsidRPr="00A61DF9" w:rsidDel="00017999">
          <w:rPr>
            <w:rFonts w:ascii="Times New Roman" w:eastAsia="Times New Roman" w:hAnsi="Times New Roman" w:cs="David"/>
            <w:sz w:val="24"/>
            <w:szCs w:val="24"/>
            <w:rtl/>
            <w:lang w:eastAsia="he-IL"/>
          </w:rPr>
          <w:delText xml:space="preserve"> על המודל.</w:delText>
        </w:r>
      </w:del>
    </w:p>
    <w:p w14:paraId="382AD563"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E491227"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44A3E2E"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צוות השרטטים של המהנדס יהיה כנדרש לתכנון ולהוצאת </w:t>
      </w:r>
      <w:proofErr w:type="spellStart"/>
      <w:r w:rsidRPr="009C6F6C">
        <w:rPr>
          <w:rFonts w:ascii="Times New Roman" w:eastAsia="Times New Roman" w:hAnsi="Times New Roman" w:cs="David"/>
          <w:sz w:val="24"/>
          <w:szCs w:val="24"/>
          <w:rtl/>
          <w:lang w:eastAsia="he-IL"/>
        </w:rPr>
        <w:t>תכניות</w:t>
      </w:r>
      <w:proofErr w:type="spellEnd"/>
      <w:r w:rsidRPr="009C6F6C">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1F4046A6"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7FE32345"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7CD0D85"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08C801C" w14:textId="758045C5" w:rsidR="009C6F6C" w:rsidRDefault="009C6F6C" w:rsidP="009C6F6C">
      <w:pPr>
        <w:numPr>
          <w:ilvl w:val="1"/>
          <w:numId w:val="9"/>
        </w:numPr>
        <w:spacing w:before="0" w:beforeAutospacing="0" w:after="0" w:afterAutospacing="0" w:line="276" w:lineRule="auto"/>
        <w:ind w:left="1409" w:hanging="708"/>
        <w:jc w:val="both"/>
        <w:rPr>
          <w:ins w:id="78" w:author="Meryl Etman [2]" w:date="2022-03-14T18:10:00Z"/>
          <w:rFonts w:ascii="Times New Roman" w:eastAsia="Times New Roman" w:hAnsi="Times New Roman" w:cs="David"/>
          <w:sz w:val="24"/>
          <w:szCs w:val="24"/>
          <w:lang w:eastAsia="he-IL"/>
        </w:rPr>
      </w:pPr>
      <w:del w:id="79" w:author="Meryl Etman" w:date="2022-03-14T17:27:00Z">
        <w:r w:rsidRPr="009C6F6C" w:rsidDel="00017999">
          <w:rPr>
            <w:rFonts w:ascii="Times New Roman" w:eastAsia="Times New Roman" w:hAnsi="Times New Roman" w:cs="David" w:hint="cs"/>
            <w:sz w:val="24"/>
            <w:szCs w:val="24"/>
            <w:rtl/>
            <w:lang w:eastAsia="he-IL"/>
          </w:rPr>
          <w:delText xml:space="preserve">תכנון הנגישות יתבצע בתוכנת </w:delText>
        </w:r>
        <w:r w:rsidRPr="009C6F6C" w:rsidDel="00017999">
          <w:rPr>
            <w:rFonts w:ascii="Times New Roman" w:eastAsia="Times New Roman" w:hAnsi="Times New Roman" w:cs="David"/>
            <w:sz w:val="24"/>
            <w:szCs w:val="24"/>
            <w:lang w:eastAsia="he-IL"/>
          </w:rPr>
          <w:delText>REVIT</w:delText>
        </w:r>
        <w:r w:rsidRPr="009C6F6C" w:rsidDel="00017999">
          <w:rPr>
            <w:rFonts w:ascii="Times New Roman" w:eastAsia="Times New Roman" w:hAnsi="Times New Roman" w:cs="David" w:hint="cs"/>
            <w:sz w:val="24"/>
            <w:szCs w:val="24"/>
            <w:rtl/>
            <w:lang w:eastAsia="he-IL"/>
          </w:rPr>
          <w:delText xml:space="preserve"> בתלת-מימד, תוך שיתוף, תיאום וקליטת הקבצים מן האדריכלים והיועצים האחרים באמצעות תוכנת </w:delText>
        </w:r>
        <w:r w:rsidRPr="009C6F6C" w:rsidDel="00017999">
          <w:rPr>
            <w:rFonts w:ascii="Times New Roman" w:eastAsia="Times New Roman" w:hAnsi="Times New Roman" w:cs="David"/>
            <w:sz w:val="24"/>
            <w:szCs w:val="24"/>
            <w:lang w:eastAsia="he-IL"/>
          </w:rPr>
          <w:delText>@view</w:delText>
        </w:r>
        <w:r w:rsidRPr="009C6F6C" w:rsidDel="00017999">
          <w:rPr>
            <w:rFonts w:ascii="Times New Roman" w:eastAsia="Times New Roman" w:hAnsi="Times New Roman" w:cs="David" w:hint="cs"/>
            <w:sz w:val="24"/>
            <w:szCs w:val="24"/>
            <w:rtl/>
            <w:lang w:eastAsia="he-IL"/>
          </w:rPr>
          <w:delText xml:space="preserve">. </w:delText>
        </w:r>
        <w:r w:rsidRPr="009C6F6C" w:rsidDel="00017999">
          <w:rPr>
            <w:rFonts w:ascii="Times New Roman" w:eastAsia="Times New Roman" w:hAnsi="Times New Roman" w:cs="David"/>
            <w:sz w:val="24"/>
            <w:szCs w:val="24"/>
            <w:rtl/>
            <w:lang w:eastAsia="he-IL"/>
          </w:rPr>
          <w:delText xml:space="preserve">כל תעבורת הקבצים תבוצע באמצעות מערכת </w:delText>
        </w:r>
        <w:r w:rsidRPr="009C6F6C" w:rsidDel="00017999">
          <w:rPr>
            <w:rFonts w:ascii="Times New Roman" w:eastAsia="Times New Roman" w:hAnsi="Times New Roman" w:cs="David"/>
            <w:sz w:val="24"/>
            <w:szCs w:val="24"/>
            <w:lang w:eastAsia="he-IL"/>
          </w:rPr>
          <w:delText>@view</w:delText>
        </w:r>
        <w:r w:rsidRPr="009C6F6C" w:rsidDel="00017999">
          <w:rPr>
            <w:rFonts w:ascii="Times New Roman" w:eastAsia="Times New Roman" w:hAnsi="Times New Roman" w:cs="David"/>
            <w:sz w:val="24"/>
            <w:szCs w:val="24"/>
            <w:rtl/>
            <w:lang w:eastAsia="he-IL"/>
          </w:rPr>
          <w:delText xml:space="preserve"> בלבד</w:delText>
        </w:r>
      </w:del>
      <w:ins w:id="80" w:author="Meryl Etman" w:date="2022-03-14T17:27:00Z">
        <w:r w:rsidR="00017999">
          <w:rPr>
            <w:rFonts w:ascii="Times New Roman" w:eastAsia="Times New Roman" w:hAnsi="Times New Roman" w:cs="David" w:hint="cs"/>
            <w:sz w:val="24"/>
            <w:szCs w:val="24"/>
            <w:rtl/>
            <w:lang w:eastAsia="he-IL"/>
          </w:rPr>
          <w:t>מבוטל</w:t>
        </w:r>
      </w:ins>
      <w:r w:rsidRPr="009C6F6C">
        <w:rPr>
          <w:rFonts w:ascii="Times New Roman" w:eastAsia="Times New Roman" w:hAnsi="Times New Roman" w:cs="David"/>
          <w:sz w:val="24"/>
          <w:szCs w:val="24"/>
          <w:rtl/>
          <w:lang w:eastAsia="he-IL"/>
        </w:rPr>
        <w:t>.</w:t>
      </w:r>
    </w:p>
    <w:p w14:paraId="35BD5ADF" w14:textId="77777777" w:rsidR="00C963C1" w:rsidRDefault="00C963C1">
      <w:pPr>
        <w:pStyle w:val="af6"/>
        <w:rPr>
          <w:ins w:id="81" w:author="Meryl Etman [2]" w:date="2022-03-14T18:10:00Z"/>
          <w:sz w:val="24"/>
          <w:szCs w:val="24"/>
          <w:rtl/>
          <w:lang w:eastAsia="he-IL"/>
        </w:rPr>
        <w:pPrChange w:id="82" w:author="Meryl Etman [2]" w:date="2022-03-14T18:10:00Z">
          <w:pPr>
            <w:numPr>
              <w:ilvl w:val="1"/>
              <w:numId w:val="9"/>
            </w:numPr>
            <w:spacing w:before="0" w:beforeAutospacing="0" w:after="0" w:afterAutospacing="0" w:line="276" w:lineRule="auto"/>
            <w:ind w:left="1409" w:hanging="708"/>
            <w:jc w:val="both"/>
          </w:pPr>
        </w:pPrChange>
      </w:pPr>
    </w:p>
    <w:p w14:paraId="550180F7" w14:textId="3A637E75" w:rsidR="00C963C1" w:rsidRPr="009C6F6C" w:rsidDel="00C963C1" w:rsidRDefault="00C963C1">
      <w:pPr>
        <w:spacing w:before="0" w:beforeAutospacing="0" w:after="0" w:afterAutospacing="0" w:line="276" w:lineRule="auto"/>
        <w:ind w:left="1409"/>
        <w:jc w:val="both"/>
        <w:rPr>
          <w:del w:id="83" w:author="Meryl Etman [2]" w:date="2022-03-14T18:10:00Z"/>
          <w:rFonts w:ascii="Times New Roman" w:eastAsia="Times New Roman" w:hAnsi="Times New Roman" w:cs="David"/>
          <w:sz w:val="24"/>
          <w:szCs w:val="24"/>
          <w:rtl/>
          <w:lang w:eastAsia="he-IL"/>
        </w:rPr>
        <w:pPrChange w:id="84" w:author="Meryl Etman [2]" w:date="2022-03-14T18:10:00Z">
          <w:pPr>
            <w:numPr>
              <w:ilvl w:val="1"/>
              <w:numId w:val="9"/>
            </w:numPr>
            <w:spacing w:before="0" w:beforeAutospacing="0" w:after="0" w:afterAutospacing="0" w:line="276" w:lineRule="auto"/>
            <w:ind w:left="1409" w:hanging="708"/>
            <w:jc w:val="both"/>
          </w:pPr>
        </w:pPrChange>
      </w:pPr>
    </w:p>
    <w:p w14:paraId="491B6F03" w14:textId="636BB6CD" w:rsidR="009C6F6C" w:rsidRPr="009C6F6C" w:rsidDel="00C963C1" w:rsidRDefault="009C6F6C" w:rsidP="009C6F6C">
      <w:pPr>
        <w:spacing w:before="0" w:beforeAutospacing="0" w:after="0" w:afterAutospacing="0" w:line="360" w:lineRule="auto"/>
        <w:ind w:left="1440" w:hanging="739"/>
        <w:rPr>
          <w:del w:id="85" w:author="Meryl Etman [2]" w:date="2022-03-14T18:10:00Z"/>
          <w:rFonts w:ascii="Times New Roman" w:eastAsia="Times New Roman" w:hAnsi="Times New Roman" w:cs="David"/>
          <w:sz w:val="2"/>
          <w:szCs w:val="2"/>
          <w:lang w:eastAsia="he-IL"/>
        </w:rPr>
      </w:pPr>
      <w:del w:id="86" w:author="Meryl Etman [2]" w:date="2022-03-14T18:10:00Z">
        <w:r w:rsidRPr="009C6F6C" w:rsidDel="00C963C1">
          <w:rPr>
            <w:rFonts w:ascii="Times New Roman" w:eastAsia="Times New Roman" w:hAnsi="Times New Roman" w:cs="David"/>
            <w:sz w:val="24"/>
            <w:szCs w:val="24"/>
            <w:rtl/>
            <w:lang w:eastAsia="he-IL"/>
          </w:rPr>
          <w:br w:type="page"/>
        </w:r>
      </w:del>
    </w:p>
    <w:p w14:paraId="3C7EB2D0"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639E9E8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735113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9E13E59"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4121A2F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276A8C4"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87" w:name="OLE_LINK1"/>
      <w:bookmarkStart w:id="88"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87"/>
    <w:bookmarkEnd w:id="88"/>
    <w:p w14:paraId="5D352D69"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5C1BF68D"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בירור הפרוגראמה עם המזמין ואדריכל הפרויקט. בירור </w:t>
      </w:r>
      <w:proofErr w:type="spellStart"/>
      <w:r w:rsidRPr="009C6F6C">
        <w:rPr>
          <w:rFonts w:ascii="Times New Roman" w:eastAsia="Times New Roman" w:hAnsi="Times New Roman" w:cs="David"/>
          <w:sz w:val="24"/>
          <w:szCs w:val="24"/>
          <w:rtl/>
        </w:rPr>
        <w:t>תכניות</w:t>
      </w:r>
      <w:proofErr w:type="spellEnd"/>
      <w:r w:rsidRPr="009C6F6C">
        <w:rPr>
          <w:rFonts w:ascii="Times New Roman" w:eastAsia="Times New Roman" w:hAnsi="Times New Roman" w:cs="David"/>
          <w:sz w:val="24"/>
          <w:szCs w:val="24"/>
          <w:rtl/>
        </w:rPr>
        <w:t xml:space="preserve"> הפרויקט עם המזמין והמתכננים, ביקורים באתר, חקירות ובדיקות מוקדמות, התייעצות ותיאום עם המתכננים.</w:t>
      </w:r>
    </w:p>
    <w:p w14:paraId="37CE5E2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w:t>
      </w:r>
      <w:proofErr w:type="spellStart"/>
      <w:r w:rsidRPr="009C6F6C">
        <w:rPr>
          <w:rFonts w:ascii="Times New Roman" w:eastAsia="Times New Roman" w:hAnsi="Times New Roman" w:cs="David"/>
          <w:sz w:val="24"/>
          <w:szCs w:val="24"/>
          <w:rtl/>
        </w:rPr>
        <w:t>בתכניות</w:t>
      </w:r>
      <w:proofErr w:type="spellEnd"/>
      <w:r w:rsidRPr="009C6F6C">
        <w:rPr>
          <w:rFonts w:ascii="Times New Roman" w:eastAsia="Times New Roman" w:hAnsi="Times New Roman" w:cs="David"/>
          <w:sz w:val="24"/>
          <w:szCs w:val="24"/>
          <w:rtl/>
        </w:rPr>
        <w:t xml:space="preserve">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02FF03B2"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0C3D6B0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2B3EC6B4"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2259C0D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68480AC7"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2ED2507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5566CBF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63AC770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6A60659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F266EAF"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5070E9B8"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16C30FE3"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54453B59"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הפקת אישורי נגישות לכל </w:t>
      </w:r>
      <w:proofErr w:type="spellStart"/>
      <w:r>
        <w:rPr>
          <w:rFonts w:ascii="Times New Roman" w:eastAsia="Times New Roman" w:hAnsi="Times New Roman" w:cs="David" w:hint="cs"/>
          <w:sz w:val="24"/>
          <w:szCs w:val="24"/>
          <w:rtl/>
        </w:rPr>
        <w:t>ת</w:t>
      </w:r>
      <w:r w:rsidR="009C6F6C" w:rsidRPr="009C6F6C">
        <w:rPr>
          <w:rFonts w:ascii="Times New Roman" w:eastAsia="Times New Roman" w:hAnsi="Times New Roman" w:cs="David" w:hint="cs"/>
          <w:sz w:val="24"/>
          <w:szCs w:val="24"/>
          <w:rtl/>
        </w:rPr>
        <w:t>כניות</w:t>
      </w:r>
      <w:proofErr w:type="spellEnd"/>
      <w:r w:rsidR="009C6F6C" w:rsidRPr="009C6F6C">
        <w:rPr>
          <w:rFonts w:ascii="Times New Roman" w:eastAsia="Times New Roman" w:hAnsi="Times New Roman" w:cs="David" w:hint="cs"/>
          <w:sz w:val="24"/>
          <w:szCs w:val="24"/>
          <w:rtl/>
        </w:rPr>
        <w:t xml:space="preserve"> ההגשה והפקת כל האישורים הנדרשים למתחם כולו ולמבנים השונים בפרט.</w:t>
      </w:r>
    </w:p>
    <w:p w14:paraId="7F02B4E6"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25E2C72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7FEF6B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5B4B924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D36EEA0"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 xml:space="preserve">בדיקת ההתאמה של </w:t>
      </w:r>
      <w:proofErr w:type="spellStart"/>
      <w:r w:rsidRPr="009C6F6C">
        <w:rPr>
          <w:rFonts w:ascii="Times New Roman" w:eastAsia="Times New Roman" w:hAnsi="Times New Roman" w:cs="David" w:hint="cs"/>
          <w:sz w:val="24"/>
          <w:szCs w:val="24"/>
          <w:rtl/>
        </w:rPr>
        <w:t>תכניות</w:t>
      </w:r>
      <w:proofErr w:type="spellEnd"/>
      <w:r w:rsidRPr="009C6F6C">
        <w:rPr>
          <w:rFonts w:ascii="Times New Roman" w:eastAsia="Times New Roman" w:hAnsi="Times New Roman" w:cs="David" w:hint="cs"/>
          <w:sz w:val="24"/>
          <w:szCs w:val="24"/>
          <w:rtl/>
        </w:rPr>
        <w:t xml:space="preserve"> הפרויקט המוגשות לכל הרשויות והגופים הרלבנטיים לצורך קבלת אישור סופי, לאישורים שניתנו על ידי כל הרשויות והגופים הרלבנטיים בנושאי נגישות.</w:t>
      </w:r>
    </w:p>
    <w:p w14:paraId="3F6D6B9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63C60055"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ביקורת כל </w:t>
      </w:r>
      <w:proofErr w:type="spellStart"/>
      <w:r w:rsidRPr="009C6F6C">
        <w:rPr>
          <w:rFonts w:ascii="Times New Roman" w:eastAsia="Times New Roman" w:hAnsi="Times New Roman" w:cs="David" w:hint="cs"/>
          <w:sz w:val="24"/>
          <w:szCs w:val="24"/>
          <w:rtl/>
        </w:rPr>
        <w:t>התכניות</w:t>
      </w:r>
      <w:proofErr w:type="spellEnd"/>
      <w:r w:rsidRPr="009C6F6C">
        <w:rPr>
          <w:rFonts w:ascii="Times New Roman" w:eastAsia="Times New Roman" w:hAnsi="Times New Roman" w:cs="David" w:hint="cs"/>
          <w:sz w:val="24"/>
          <w:szCs w:val="24"/>
          <w:rtl/>
        </w:rPr>
        <w:t xml:space="preserve"> והמפרטים של האדריכל והיועצים השונים כדי לוודא שהתכנון תואם את דרישות הנגישות. בדיקת </w:t>
      </w:r>
      <w:proofErr w:type="spellStart"/>
      <w:r w:rsidRPr="009C6F6C">
        <w:rPr>
          <w:rFonts w:ascii="Times New Roman" w:eastAsia="Times New Roman" w:hAnsi="Times New Roman" w:cs="David" w:hint="cs"/>
          <w:sz w:val="24"/>
          <w:szCs w:val="24"/>
          <w:rtl/>
        </w:rPr>
        <w:t>תכניות</w:t>
      </w:r>
      <w:proofErr w:type="spellEnd"/>
      <w:r w:rsidRPr="009C6F6C">
        <w:rPr>
          <w:rFonts w:ascii="Times New Roman" w:eastAsia="Times New Roman" w:hAnsi="Times New Roman" w:cs="David" w:hint="cs"/>
          <w:sz w:val="24"/>
          <w:szCs w:val="24"/>
          <w:rtl/>
        </w:rPr>
        <w:t xml:space="preserve">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w:t>
      </w:r>
      <w:proofErr w:type="spellStart"/>
      <w:r w:rsidRPr="009C6F6C">
        <w:rPr>
          <w:rFonts w:ascii="Times New Roman" w:eastAsia="Times New Roman" w:hAnsi="Times New Roman" w:cs="David" w:hint="cs"/>
          <w:sz w:val="24"/>
          <w:szCs w:val="24"/>
          <w:rtl/>
        </w:rPr>
        <w:t>התכניות</w:t>
      </w:r>
      <w:proofErr w:type="spellEnd"/>
      <w:r w:rsidRPr="009C6F6C">
        <w:rPr>
          <w:rFonts w:ascii="Times New Roman" w:eastAsia="Times New Roman" w:hAnsi="Times New Roman" w:cs="David" w:hint="cs"/>
          <w:sz w:val="24"/>
          <w:szCs w:val="24"/>
          <w:rtl/>
        </w:rPr>
        <w:t xml:space="preserve"> של כל אחד מן היועצים ו/או המתכננים.</w:t>
      </w:r>
    </w:p>
    <w:p w14:paraId="3E07B3B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4886507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אישור </w:t>
      </w:r>
      <w:proofErr w:type="spellStart"/>
      <w:r w:rsidRPr="009C6F6C">
        <w:rPr>
          <w:rFonts w:ascii="Times New Roman" w:eastAsia="Times New Roman" w:hAnsi="Times New Roman" w:cs="David" w:hint="cs"/>
          <w:sz w:val="24"/>
          <w:szCs w:val="24"/>
          <w:rtl/>
        </w:rPr>
        <w:t>התכניות</w:t>
      </w:r>
      <w:proofErr w:type="spellEnd"/>
      <w:r w:rsidRPr="009C6F6C">
        <w:rPr>
          <w:rFonts w:ascii="Times New Roman" w:eastAsia="Times New Roman" w:hAnsi="Times New Roman" w:cs="David" w:hint="cs"/>
          <w:sz w:val="24"/>
          <w:szCs w:val="24"/>
          <w:rtl/>
        </w:rPr>
        <w:t xml:space="preserve"> הרלוונטיות במכון התקנים וכל הרשויות הנדרשות.</w:t>
      </w:r>
    </w:p>
    <w:p w14:paraId="63C9CF0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הנחיית המתכננים להכנסת תיקונים ושינויים </w:t>
      </w:r>
      <w:proofErr w:type="spellStart"/>
      <w:r w:rsidRPr="009C6F6C">
        <w:rPr>
          <w:rFonts w:ascii="Times New Roman" w:eastAsia="Times New Roman" w:hAnsi="Times New Roman" w:cs="David" w:hint="cs"/>
          <w:sz w:val="24"/>
          <w:szCs w:val="24"/>
          <w:rtl/>
        </w:rPr>
        <w:t>בתכניות</w:t>
      </w:r>
      <w:proofErr w:type="spellEnd"/>
      <w:r w:rsidRPr="009C6F6C">
        <w:rPr>
          <w:rFonts w:ascii="Times New Roman" w:eastAsia="Times New Roman" w:hAnsi="Times New Roman" w:cs="David" w:hint="cs"/>
          <w:sz w:val="24"/>
          <w:szCs w:val="24"/>
          <w:rtl/>
        </w:rPr>
        <w:t xml:space="preserve"> ובמסמכים אחרים לפי דרישת הרשויות המוסמכות ו/או המזמין.</w:t>
      </w:r>
    </w:p>
    <w:p w14:paraId="50182BAA"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4A4FF6B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w:t>
      </w:r>
      <w:proofErr w:type="spellStart"/>
      <w:r w:rsidR="00FC5090">
        <w:rPr>
          <w:rFonts w:ascii="Times New Roman" w:eastAsia="Times New Roman" w:hAnsi="Times New Roman" w:cs="David" w:hint="cs"/>
          <w:sz w:val="24"/>
          <w:szCs w:val="24"/>
          <w:rtl/>
        </w:rPr>
        <w:t>ת</w:t>
      </w:r>
      <w:r w:rsidRPr="009C6F6C">
        <w:rPr>
          <w:rFonts w:ascii="Times New Roman" w:eastAsia="Times New Roman" w:hAnsi="Times New Roman" w:cs="David" w:hint="cs"/>
          <w:sz w:val="24"/>
          <w:szCs w:val="24"/>
          <w:rtl/>
        </w:rPr>
        <w:t>כניות</w:t>
      </w:r>
      <w:proofErr w:type="spellEnd"/>
      <w:r w:rsidRPr="009C6F6C">
        <w:rPr>
          <w:rFonts w:ascii="Times New Roman" w:eastAsia="Times New Roman" w:hAnsi="Times New Roman" w:cs="David" w:hint="cs"/>
          <w:sz w:val="24"/>
          <w:szCs w:val="24"/>
          <w:rtl/>
        </w:rPr>
        <w:t xml:space="preserve">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78B8C223"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62FCBBF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14C4BBB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A6331E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2A7E488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49B051AF"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0C3A71B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3929CD8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13BE8F8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ביצוע בדיקות חוזרות עד להשלמת הביצוע של העבודות. השתתפות בכל המסירות שיתקיימו בשטח לפי </w:t>
      </w:r>
      <w:proofErr w:type="spellStart"/>
      <w:r w:rsidRPr="009C6F6C">
        <w:rPr>
          <w:rFonts w:ascii="Times New Roman" w:eastAsia="Times New Roman" w:hAnsi="Times New Roman" w:cs="David" w:hint="cs"/>
          <w:sz w:val="24"/>
          <w:szCs w:val="24"/>
          <w:rtl/>
        </w:rPr>
        <w:t>התכנית</w:t>
      </w:r>
      <w:proofErr w:type="spellEnd"/>
      <w:r w:rsidRPr="009C6F6C">
        <w:rPr>
          <w:rFonts w:ascii="Times New Roman" w:eastAsia="Times New Roman" w:hAnsi="Times New Roman" w:cs="David" w:hint="cs"/>
          <w:sz w:val="24"/>
          <w:szCs w:val="24"/>
          <w:rtl/>
        </w:rPr>
        <w:t xml:space="preserve"> שאושרה מראש על ידי המזמין כולל הוצאת דו"ח מסירה בכתב.</w:t>
      </w:r>
    </w:p>
    <w:p w14:paraId="109525EE"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44DCE6E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69937579"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590E945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F5D072D"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w:t>
      </w:r>
      <w:proofErr w:type="spellStart"/>
      <w:r w:rsidRPr="009C6F6C">
        <w:rPr>
          <w:rFonts w:ascii="Times New Roman" w:eastAsia="Times New Roman" w:hAnsi="Times New Roman" w:cs="David"/>
          <w:sz w:val="24"/>
          <w:szCs w:val="24"/>
          <w:rtl/>
        </w:rPr>
        <w:t>התכניות</w:t>
      </w:r>
      <w:proofErr w:type="spellEnd"/>
      <w:r w:rsidRPr="009C6F6C">
        <w:rPr>
          <w:rFonts w:ascii="Times New Roman" w:eastAsia="Times New Roman" w:hAnsi="Times New Roman" w:cs="David"/>
          <w:sz w:val="24"/>
          <w:szCs w:val="24"/>
          <w:rtl/>
        </w:rPr>
        <w:t xml:space="preserve"> והמסמכים עד לאחר סיום הביצוע בשטח של העבודות נשוא התכנון, כך שניתן יהיה לבצע מהם העתקים, צילומים וכו' וכן ניתן יהיה לבצע בהם תיקונים ושינויים.</w:t>
      </w:r>
    </w:p>
    <w:p w14:paraId="4EE906B7"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w:t>
      </w:r>
      <w:proofErr w:type="spellStart"/>
      <w:r w:rsidRPr="009C6F6C">
        <w:rPr>
          <w:rFonts w:ascii="Times New Roman" w:eastAsia="Times New Roman" w:hAnsi="Times New Roman" w:cs="David"/>
          <w:sz w:val="24"/>
          <w:szCs w:val="24"/>
          <w:rtl/>
        </w:rPr>
        <w:t>הכל</w:t>
      </w:r>
      <w:proofErr w:type="spellEnd"/>
      <w:r w:rsidRPr="009C6F6C">
        <w:rPr>
          <w:rFonts w:ascii="Times New Roman" w:eastAsia="Times New Roman" w:hAnsi="Times New Roman" w:cs="David"/>
          <w:sz w:val="24"/>
          <w:szCs w:val="24"/>
          <w:rtl/>
        </w:rPr>
        <w:t xml:space="preserve"> כפי שיפורט בנספח ד'.</w:t>
      </w:r>
    </w:p>
    <w:p w14:paraId="5CB36B40" w14:textId="299CBA02" w:rsidR="009C6F6C" w:rsidRPr="009C6F6C" w:rsidDel="005067F0" w:rsidRDefault="009C6F6C" w:rsidP="009C6F6C">
      <w:pPr>
        <w:spacing w:before="0" w:beforeAutospacing="0" w:after="0" w:afterAutospacing="0" w:line="360" w:lineRule="auto"/>
        <w:ind w:left="720" w:hanging="720"/>
        <w:jc w:val="both"/>
        <w:rPr>
          <w:del w:id="89" w:author="Meryl Etman [2]" w:date="2022-03-14T18:11:00Z"/>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del w:id="90" w:author="Meryl Etman [2]" w:date="2022-03-14T18:11:00Z">
        <w:r w:rsidRPr="009C6F6C" w:rsidDel="005067F0">
          <w:rPr>
            <w:rFonts w:ascii="Times New Roman" w:eastAsia="Times New Roman" w:hAnsi="Times New Roman" w:cs="David" w:hint="cs"/>
            <w:sz w:val="24"/>
            <w:szCs w:val="24"/>
            <w:rtl/>
          </w:rPr>
          <w:delText>יובהר כדלקמן:</w:delText>
        </w:r>
      </w:del>
    </w:p>
    <w:p w14:paraId="6A266F1B" w14:textId="7A2DCCD7" w:rsidR="009C6F6C" w:rsidRPr="009C6F6C" w:rsidDel="005067F0" w:rsidRDefault="009C6F6C" w:rsidP="009C6F6C">
      <w:pPr>
        <w:widowControl w:val="0"/>
        <w:numPr>
          <w:ilvl w:val="0"/>
          <w:numId w:val="4"/>
        </w:numPr>
        <w:spacing w:before="0" w:beforeAutospacing="0" w:after="0" w:afterAutospacing="0" w:line="276" w:lineRule="auto"/>
        <w:ind w:left="2118" w:hanging="709"/>
        <w:jc w:val="both"/>
        <w:rPr>
          <w:del w:id="91" w:author="Meryl Etman [2]" w:date="2022-03-14T18:11:00Z"/>
          <w:rFonts w:ascii="Times New Roman" w:eastAsia="Times New Roman" w:hAnsi="Times New Roman" w:cs="David"/>
          <w:color w:val="000000"/>
          <w:sz w:val="24"/>
          <w:szCs w:val="24"/>
        </w:rPr>
      </w:pPr>
      <w:del w:id="92" w:author="Meryl Etman [2]" w:date="2022-03-14T18:11:00Z">
        <w:r w:rsidRPr="009C6F6C" w:rsidDel="005067F0">
          <w:rPr>
            <w:rFonts w:ascii="Times New Roman" w:eastAsia="Times New Roman" w:hAnsi="Times New Roman" w:cs="David"/>
            <w:color w:val="000000"/>
            <w:sz w:val="24"/>
            <w:szCs w:val="24"/>
            <w:rtl/>
          </w:rPr>
          <w:delText xml:space="preserve">העבודה הממוחשבת בפרויקט תיערך בתכנת </w:delText>
        </w:r>
        <w:r w:rsidRPr="009C6F6C" w:rsidDel="005067F0">
          <w:rPr>
            <w:rFonts w:ascii="Times New Roman" w:eastAsia="Times New Roman" w:hAnsi="Times New Roman" w:cs="David"/>
            <w:color w:val="000000"/>
            <w:sz w:val="24"/>
            <w:szCs w:val="24"/>
          </w:rPr>
          <w:delText>REVIT</w:delText>
        </w:r>
        <w:r w:rsidRPr="009C6F6C" w:rsidDel="005067F0">
          <w:rPr>
            <w:rFonts w:ascii="Times New Roman" w:eastAsia="Times New Roman" w:hAnsi="Times New Roman" w:cs="David"/>
            <w:color w:val="000000"/>
            <w:sz w:val="24"/>
            <w:szCs w:val="24"/>
            <w:rtl/>
          </w:rPr>
          <w:delText xml:space="preserve"> על </w:delText>
        </w:r>
        <w:r w:rsidRPr="009C6F6C" w:rsidDel="005067F0">
          <w:rPr>
            <w:rFonts w:ascii="Times New Roman" w:eastAsia="Times New Roman" w:hAnsi="Times New Roman" w:cs="David" w:hint="cs"/>
            <w:color w:val="000000"/>
            <w:sz w:val="24"/>
            <w:szCs w:val="24"/>
            <w:rtl/>
          </w:rPr>
          <w:delText>ה</w:delText>
        </w:r>
        <w:r w:rsidR="00141D80" w:rsidDel="005067F0">
          <w:rPr>
            <w:rFonts w:ascii="Times New Roman" w:eastAsia="Times New Roman" w:hAnsi="Times New Roman" w:cs="David" w:hint="cs"/>
            <w:color w:val="000000"/>
            <w:sz w:val="24"/>
            <w:szCs w:val="24"/>
            <w:rtl/>
          </w:rPr>
          <w:delText>יועץ</w:delText>
        </w:r>
        <w:r w:rsidRPr="009C6F6C" w:rsidDel="005067F0">
          <w:rPr>
            <w:rFonts w:ascii="Times New Roman" w:eastAsia="Times New Roman" w:hAnsi="Times New Roman" w:cs="David"/>
            <w:color w:val="000000"/>
            <w:sz w:val="24"/>
            <w:szCs w:val="24"/>
            <w:rtl/>
          </w:rPr>
          <w:delText xml:space="preserve"> לדאוג לעמדות עבודה וכ"א מוכשר במשרדו בהתאם.</w:delText>
        </w:r>
      </w:del>
    </w:p>
    <w:p w14:paraId="5F815E7C" w14:textId="2FC6647B" w:rsidR="009C6F6C" w:rsidRPr="009C6F6C" w:rsidDel="005067F0" w:rsidRDefault="009C6F6C" w:rsidP="009C6F6C">
      <w:pPr>
        <w:widowControl w:val="0"/>
        <w:numPr>
          <w:ilvl w:val="0"/>
          <w:numId w:val="4"/>
        </w:numPr>
        <w:spacing w:before="0" w:beforeAutospacing="0" w:after="0" w:afterAutospacing="0" w:line="276" w:lineRule="auto"/>
        <w:ind w:left="2118" w:hanging="709"/>
        <w:jc w:val="both"/>
        <w:rPr>
          <w:del w:id="93" w:author="Meryl Etman [2]" w:date="2022-03-14T18:11:00Z"/>
          <w:rFonts w:ascii="Times New Roman" w:eastAsia="Times New Roman" w:hAnsi="Times New Roman" w:cs="David"/>
          <w:color w:val="000000"/>
          <w:sz w:val="24"/>
          <w:szCs w:val="24"/>
          <w:rtl/>
        </w:rPr>
      </w:pPr>
      <w:del w:id="94" w:author="Meryl Etman [2]" w:date="2022-03-14T18:11:00Z">
        <w:r w:rsidRPr="009C6F6C" w:rsidDel="005067F0">
          <w:rPr>
            <w:rFonts w:ascii="Times New Roman" w:eastAsia="Times New Roman" w:hAnsi="Times New Roman" w:cs="David"/>
            <w:color w:val="000000"/>
            <w:sz w:val="24"/>
            <w:szCs w:val="24"/>
            <w:rtl/>
          </w:rPr>
          <w:delText>כל קבצי התכנון והמסמכים השונים יוטענו למערכת ה-</w:delText>
        </w:r>
        <w:r w:rsidRPr="009C6F6C" w:rsidDel="005067F0">
          <w:rPr>
            <w:rFonts w:ascii="Times New Roman" w:eastAsia="Times New Roman" w:hAnsi="Times New Roman" w:cs="David"/>
            <w:color w:val="000000"/>
            <w:sz w:val="24"/>
            <w:szCs w:val="24"/>
          </w:rPr>
          <w:delText>@view</w:delText>
        </w:r>
        <w:r w:rsidRPr="009C6F6C" w:rsidDel="005067F0">
          <w:rPr>
            <w:rFonts w:ascii="Times New Roman" w:eastAsia="Times New Roman" w:hAnsi="Times New Roman" w:cs="David"/>
            <w:color w:val="000000"/>
            <w:sz w:val="24"/>
            <w:szCs w:val="24"/>
            <w:rtl/>
          </w:rPr>
          <w:delText xml:space="preserve">, תעבורת המידע היחידה הקבילה בפרויקט. </w:delText>
        </w:r>
      </w:del>
    </w:p>
    <w:p w14:paraId="0112A8AC" w14:textId="6D929D2D" w:rsidR="009C6F6C" w:rsidRPr="009C6F6C" w:rsidRDefault="009C6F6C">
      <w:pPr>
        <w:spacing w:before="0" w:beforeAutospacing="0" w:after="0" w:afterAutospacing="0" w:line="360" w:lineRule="auto"/>
        <w:ind w:left="720" w:hanging="720"/>
        <w:jc w:val="both"/>
        <w:rPr>
          <w:rFonts w:ascii="Times New Roman" w:eastAsia="Times New Roman" w:hAnsi="Times New Roman" w:cs="David"/>
          <w:color w:val="000000"/>
          <w:sz w:val="24"/>
          <w:szCs w:val="24"/>
        </w:rPr>
        <w:pPrChange w:id="95" w:author="Meryl Etman [2]" w:date="2022-03-14T18:11:00Z">
          <w:pPr>
            <w:widowControl w:val="0"/>
            <w:numPr>
              <w:numId w:val="4"/>
            </w:numPr>
            <w:spacing w:before="0" w:beforeAutospacing="0" w:after="0" w:afterAutospacing="0" w:line="276" w:lineRule="auto"/>
            <w:ind w:left="2118" w:hanging="709"/>
            <w:jc w:val="both"/>
          </w:pPr>
        </w:pPrChange>
      </w:pPr>
      <w:del w:id="96" w:author="Meryl Etman [2]" w:date="2022-03-14T18:11:00Z">
        <w:r w:rsidRPr="009C6F6C" w:rsidDel="005067F0">
          <w:rPr>
            <w:rFonts w:ascii="Times New Roman" w:eastAsia="Times New Roman" w:hAnsi="Times New Roman" w:cs="David"/>
            <w:color w:val="000000"/>
            <w:sz w:val="24"/>
            <w:szCs w:val="24"/>
            <w:rtl/>
          </w:rPr>
          <w:delText>חשבונות ה</w:delText>
        </w:r>
        <w:r w:rsidR="00141D80" w:rsidDel="005067F0">
          <w:rPr>
            <w:rFonts w:ascii="Times New Roman" w:eastAsia="Times New Roman" w:hAnsi="Times New Roman" w:cs="David"/>
            <w:color w:val="000000"/>
            <w:sz w:val="24"/>
            <w:szCs w:val="24"/>
            <w:rtl/>
          </w:rPr>
          <w:delText>יועץ</w:delText>
        </w:r>
        <w:r w:rsidRPr="009C6F6C" w:rsidDel="005067F0">
          <w:rPr>
            <w:rFonts w:ascii="Times New Roman" w:eastAsia="Times New Roman" w:hAnsi="Times New Roman" w:cs="David"/>
            <w:color w:val="000000"/>
            <w:sz w:val="24"/>
            <w:szCs w:val="24"/>
            <w:rtl/>
          </w:rPr>
          <w:delText xml:space="preserve"> יוטענו ע"י </w:delText>
        </w:r>
        <w:r w:rsidRPr="009C6F6C" w:rsidDel="005067F0">
          <w:rPr>
            <w:rFonts w:ascii="Times New Roman" w:eastAsia="Times New Roman" w:hAnsi="Times New Roman" w:cs="David" w:hint="cs"/>
            <w:color w:val="000000"/>
            <w:sz w:val="24"/>
            <w:szCs w:val="24"/>
            <w:rtl/>
          </w:rPr>
          <w:delText>המפקח</w:delText>
        </w:r>
        <w:r w:rsidRPr="009C6F6C" w:rsidDel="005067F0">
          <w:rPr>
            <w:rFonts w:ascii="Times New Roman" w:eastAsia="Times New Roman" w:hAnsi="Times New Roman" w:cs="David"/>
            <w:color w:val="000000"/>
            <w:sz w:val="24"/>
            <w:szCs w:val="24"/>
            <w:rtl/>
          </w:rPr>
          <w:delText xml:space="preserve"> למערכת ה-</w:delText>
        </w:r>
        <w:r w:rsidRPr="009C6F6C" w:rsidDel="005067F0">
          <w:rPr>
            <w:rFonts w:ascii="Times New Roman" w:eastAsia="Times New Roman" w:hAnsi="Times New Roman" w:cs="David"/>
            <w:color w:val="000000"/>
            <w:sz w:val="24"/>
            <w:szCs w:val="24"/>
          </w:rPr>
          <w:delText>@view</w:delText>
        </w:r>
        <w:r w:rsidRPr="009C6F6C" w:rsidDel="005067F0">
          <w:rPr>
            <w:rFonts w:ascii="Times New Roman" w:eastAsia="Times New Roman" w:hAnsi="Times New Roman" w:cs="David"/>
            <w:color w:val="000000"/>
            <w:sz w:val="24"/>
            <w:szCs w:val="24"/>
            <w:rtl/>
          </w:rPr>
          <w:delText xml:space="preserve"> לתיקיית "חשבונות מוגשים", כתנאי לטיפול בהם.</w:delText>
        </w:r>
      </w:del>
      <w:ins w:id="97" w:author="Meryl Etman [2]" w:date="2022-03-14T18:11:00Z">
        <w:r w:rsidR="005067F0">
          <w:rPr>
            <w:rFonts w:ascii="Times New Roman" w:eastAsia="Times New Roman" w:hAnsi="Times New Roman" w:cs="David" w:hint="cs"/>
            <w:sz w:val="24"/>
            <w:szCs w:val="24"/>
            <w:rtl/>
          </w:rPr>
          <w:t>מבוטל</w:t>
        </w:r>
      </w:ins>
    </w:p>
    <w:p w14:paraId="43DD77F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t>נספח "ג"</w:t>
      </w:r>
    </w:p>
    <w:p w14:paraId="22513D3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1A73D0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27DD16A7"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67BAC7BA"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038D1A38"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57337C2E"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D2FE67F"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61AA84A7"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5AFF7DF"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w:t>
      </w:r>
      <w:proofErr w:type="spellStart"/>
      <w:r w:rsidRPr="009C6F6C">
        <w:rPr>
          <w:rFonts w:ascii="Times New Roman" w:eastAsia="Times New Roman" w:hAnsi="Times New Roman" w:cs="David"/>
          <w:sz w:val="24"/>
          <w:szCs w:val="24"/>
          <w:rtl/>
        </w:rPr>
        <w:t>התכניות</w:t>
      </w:r>
      <w:proofErr w:type="spellEnd"/>
      <w:r w:rsidRPr="009C6F6C">
        <w:rPr>
          <w:rFonts w:ascii="Times New Roman" w:eastAsia="Times New Roman" w:hAnsi="Times New Roman" w:cs="David"/>
          <w:sz w:val="24"/>
          <w:szCs w:val="24"/>
          <w:rtl/>
        </w:rPr>
        <w:t xml:space="preserve"> ו/או המסמכים לאישור המזמין בהתאם ללוח הזמנים </w:t>
      </w:r>
      <w:proofErr w:type="spellStart"/>
      <w:r w:rsidRPr="009C6F6C">
        <w:rPr>
          <w:rFonts w:ascii="Times New Roman" w:eastAsia="Times New Roman" w:hAnsi="Times New Roman" w:cs="David"/>
          <w:sz w:val="24"/>
          <w:szCs w:val="24"/>
          <w:rtl/>
        </w:rPr>
        <w:t>והתכניות</w:t>
      </w:r>
      <w:proofErr w:type="spellEnd"/>
      <w:r w:rsidRPr="009C6F6C">
        <w:rPr>
          <w:rFonts w:ascii="Times New Roman" w:eastAsia="Times New Roman" w:hAnsi="Times New Roman" w:cs="David"/>
          <w:sz w:val="24"/>
          <w:szCs w:val="24"/>
          <w:rtl/>
        </w:rPr>
        <w:t xml:space="preserve"> ו/או המסמכים לא יחשבו כמושלמים עד לקבלת אישור המזמין.</w:t>
      </w:r>
    </w:p>
    <w:p w14:paraId="2AC513DC"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5979D56"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w:t>
      </w:r>
      <w:proofErr w:type="spellStart"/>
      <w:r w:rsidRPr="009C6F6C">
        <w:rPr>
          <w:rFonts w:ascii="Times New Roman" w:eastAsia="Times New Roman" w:hAnsi="Times New Roman" w:cs="David"/>
          <w:sz w:val="24"/>
          <w:szCs w:val="24"/>
          <w:rtl/>
        </w:rPr>
        <w:t>התכניות</w:t>
      </w:r>
      <w:proofErr w:type="spellEnd"/>
      <w:r w:rsidRPr="009C6F6C">
        <w:rPr>
          <w:rFonts w:ascii="Times New Roman" w:eastAsia="Times New Roman" w:hAnsi="Times New Roman" w:cs="David"/>
          <w:sz w:val="24"/>
          <w:szCs w:val="24"/>
          <w:rtl/>
        </w:rPr>
        <w:t xml:space="preserve">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w:t>
      </w:r>
      <w:proofErr w:type="spellStart"/>
      <w:r w:rsidRPr="009C6F6C">
        <w:rPr>
          <w:rFonts w:ascii="Times New Roman" w:eastAsia="Times New Roman" w:hAnsi="Times New Roman" w:cs="David"/>
          <w:sz w:val="24"/>
          <w:szCs w:val="24"/>
          <w:rtl/>
        </w:rPr>
        <w:t>התכניות</w:t>
      </w:r>
      <w:proofErr w:type="spellEnd"/>
      <w:r w:rsidRPr="009C6F6C">
        <w:rPr>
          <w:rFonts w:ascii="Times New Roman" w:eastAsia="Times New Roman" w:hAnsi="Times New Roman" w:cs="David"/>
          <w:sz w:val="24"/>
          <w:szCs w:val="24"/>
          <w:rtl/>
        </w:rPr>
        <w:t xml:space="preserve">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w:t>
      </w:r>
      <w:proofErr w:type="spellStart"/>
      <w:r w:rsidRPr="009C6F6C">
        <w:rPr>
          <w:rFonts w:ascii="Times New Roman" w:eastAsia="Times New Roman" w:hAnsi="Times New Roman" w:cs="David"/>
          <w:sz w:val="24"/>
          <w:szCs w:val="24"/>
          <w:rtl/>
        </w:rPr>
        <w:t>תכניות</w:t>
      </w:r>
      <w:proofErr w:type="spellEnd"/>
      <w:r w:rsidRPr="009C6F6C">
        <w:rPr>
          <w:rFonts w:ascii="Times New Roman" w:eastAsia="Times New Roman" w:hAnsi="Times New Roman" w:cs="David"/>
          <w:sz w:val="24"/>
          <w:szCs w:val="24"/>
          <w:rtl/>
        </w:rPr>
        <w:t xml:space="preserve">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047BD1D9"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D2E3100"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101A8533"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6474B1D8"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6BD78DC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4766CAC2" w14:textId="28B9E4CC" w:rsidR="009C6F6C" w:rsidRPr="009C6F6C" w:rsidRDefault="009C6F6C" w:rsidP="00017999">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del w:id="98" w:author="Meryl Etman" w:date="2022-03-14T17:28:00Z">
        <w:r w:rsidRPr="009C6F6C" w:rsidDel="00017999">
          <w:rPr>
            <w:rFonts w:ascii="Times New Roman" w:eastAsia="Times New Roman" w:hAnsi="Times New Roman" w:cs="David" w:hint="cs"/>
            <w:sz w:val="25"/>
            <w:szCs w:val="24"/>
            <w:u w:val="single"/>
            <w:rtl/>
          </w:rPr>
          <w:delText>לו"ז עקרוני</w:delText>
        </w:r>
      </w:del>
      <w:ins w:id="99" w:author="Meryl Etman" w:date="2022-03-14T17:28:00Z">
        <w:r w:rsidR="00017999">
          <w:rPr>
            <w:rFonts w:ascii="Times New Roman" w:eastAsia="Times New Roman" w:hAnsi="Times New Roman" w:cs="David" w:hint="cs"/>
            <w:sz w:val="25"/>
            <w:szCs w:val="24"/>
            <w:u w:val="single"/>
            <w:rtl/>
          </w:rPr>
          <w:t>מבוטל</w:t>
        </w:r>
      </w:ins>
      <w:del w:id="100" w:author="Meryl Etman" w:date="2022-03-14T17:28:00Z">
        <w:r w:rsidRPr="009C6F6C" w:rsidDel="00017999">
          <w:rPr>
            <w:rFonts w:ascii="Times New Roman" w:eastAsia="Times New Roman" w:hAnsi="Times New Roman" w:cs="David" w:hint="cs"/>
            <w:sz w:val="25"/>
            <w:szCs w:val="24"/>
            <w:rtl/>
          </w:rPr>
          <w:delText>:</w:delText>
        </w:r>
      </w:del>
    </w:p>
    <w:p w14:paraId="4D7D489F" w14:textId="287C3CF0" w:rsidR="009C6F6C" w:rsidRPr="009C6F6C" w:rsidDel="00017999" w:rsidRDefault="009C6F6C" w:rsidP="009C6F6C">
      <w:pPr>
        <w:spacing w:before="0" w:beforeAutospacing="0" w:after="0" w:afterAutospacing="0" w:line="240" w:lineRule="auto"/>
        <w:ind w:left="720"/>
        <w:jc w:val="both"/>
        <w:rPr>
          <w:del w:id="101" w:author="Meryl Etman" w:date="2022-03-14T17:29:00Z"/>
          <w:rFonts w:ascii="Times New Roman" w:eastAsia="Times New Roman" w:hAnsi="Times New Roman" w:cs="David"/>
          <w:sz w:val="25"/>
          <w:szCs w:val="24"/>
          <w:rtl/>
        </w:rPr>
      </w:pPr>
    </w:p>
    <w:p w14:paraId="5A57D4ED" w14:textId="6282307A" w:rsidR="009C6F6C" w:rsidRPr="009C6F6C" w:rsidDel="00017999" w:rsidRDefault="009C6F6C" w:rsidP="009C6F6C">
      <w:pPr>
        <w:widowControl w:val="0"/>
        <w:numPr>
          <w:ilvl w:val="1"/>
          <w:numId w:val="10"/>
        </w:numPr>
        <w:spacing w:before="0" w:beforeAutospacing="0" w:after="0" w:afterAutospacing="0" w:line="240" w:lineRule="auto"/>
        <w:jc w:val="both"/>
        <w:rPr>
          <w:del w:id="102" w:author="Meryl Etman" w:date="2022-03-14T17:29:00Z"/>
          <w:rFonts w:ascii="Times New Roman" w:eastAsia="Times New Roman" w:hAnsi="Times New Roman" w:cs="David"/>
          <w:sz w:val="25"/>
          <w:szCs w:val="24"/>
        </w:rPr>
      </w:pPr>
      <w:del w:id="103" w:author="Meryl Etman" w:date="2022-03-14T17:29:00Z">
        <w:r w:rsidRPr="009C6F6C" w:rsidDel="00017999">
          <w:rPr>
            <w:rFonts w:ascii="Times New Roman" w:eastAsia="Times New Roman" w:hAnsi="Times New Roman" w:cs="David" w:hint="cs"/>
            <w:sz w:val="25"/>
            <w:szCs w:val="24"/>
            <w:rtl/>
          </w:rPr>
          <w:delText>השלמת תכנון מוקדם .............................</w:delText>
        </w:r>
        <w:r w:rsidRPr="009C6F6C" w:rsidDel="00017999">
          <w:rPr>
            <w:rFonts w:ascii="Times New Roman" w:eastAsia="Times New Roman" w:hAnsi="Times New Roman" w:cs="David" w:hint="cs"/>
            <w:sz w:val="25"/>
            <w:szCs w:val="24"/>
          </w:rPr>
          <w:delText>XX/XXXX</w:delText>
        </w:r>
      </w:del>
    </w:p>
    <w:p w14:paraId="769067C7" w14:textId="594858F7" w:rsidR="009C6F6C" w:rsidRPr="009C6F6C" w:rsidDel="00017999" w:rsidRDefault="009C6F6C" w:rsidP="009C6F6C">
      <w:pPr>
        <w:widowControl w:val="0"/>
        <w:numPr>
          <w:ilvl w:val="1"/>
          <w:numId w:val="10"/>
        </w:numPr>
        <w:spacing w:before="0" w:beforeAutospacing="0" w:after="0" w:afterAutospacing="0" w:line="240" w:lineRule="auto"/>
        <w:jc w:val="both"/>
        <w:rPr>
          <w:del w:id="104" w:author="Meryl Etman" w:date="2022-03-14T17:29:00Z"/>
          <w:rFonts w:ascii="Times New Roman" w:eastAsia="Times New Roman" w:hAnsi="Times New Roman" w:cs="David"/>
          <w:sz w:val="25"/>
          <w:szCs w:val="24"/>
        </w:rPr>
      </w:pPr>
      <w:del w:id="105" w:author="Meryl Etman" w:date="2022-03-14T17:29:00Z">
        <w:r w:rsidRPr="009C6F6C" w:rsidDel="00017999">
          <w:rPr>
            <w:rFonts w:ascii="Times New Roman" w:eastAsia="Times New Roman" w:hAnsi="Times New Roman" w:cs="David" w:hint="cs"/>
            <w:sz w:val="25"/>
            <w:szCs w:val="24"/>
            <w:rtl/>
          </w:rPr>
          <w:delText>השלמת תכנון סופי להיתרים...................</w:delText>
        </w:r>
        <w:r w:rsidRPr="009C6F6C" w:rsidDel="00017999">
          <w:rPr>
            <w:rFonts w:ascii="Times New Roman" w:eastAsia="Times New Roman" w:hAnsi="Times New Roman" w:cs="David" w:hint="cs"/>
            <w:sz w:val="25"/>
            <w:szCs w:val="24"/>
          </w:rPr>
          <w:delText>XX/XXXX</w:delText>
        </w:r>
      </w:del>
    </w:p>
    <w:p w14:paraId="1CEA3BC6" w14:textId="5D7F1590" w:rsidR="009C6F6C" w:rsidRPr="009C6F6C" w:rsidDel="00017999" w:rsidRDefault="009C6F6C" w:rsidP="009C6F6C">
      <w:pPr>
        <w:widowControl w:val="0"/>
        <w:numPr>
          <w:ilvl w:val="1"/>
          <w:numId w:val="10"/>
        </w:numPr>
        <w:spacing w:before="0" w:beforeAutospacing="0" w:after="0" w:afterAutospacing="0" w:line="240" w:lineRule="auto"/>
        <w:jc w:val="both"/>
        <w:rPr>
          <w:del w:id="106" w:author="Meryl Etman" w:date="2022-03-14T17:29:00Z"/>
          <w:rFonts w:ascii="Times New Roman" w:eastAsia="Times New Roman" w:hAnsi="Times New Roman" w:cs="David"/>
          <w:sz w:val="25"/>
          <w:szCs w:val="24"/>
        </w:rPr>
      </w:pPr>
      <w:del w:id="107" w:author="Meryl Etman" w:date="2022-03-14T17:29:00Z">
        <w:r w:rsidRPr="009C6F6C" w:rsidDel="00017999">
          <w:rPr>
            <w:rFonts w:ascii="Times New Roman" w:eastAsia="Times New Roman" w:hAnsi="Times New Roman" w:cs="David" w:hint="cs"/>
            <w:sz w:val="25"/>
            <w:szCs w:val="24"/>
            <w:rtl/>
          </w:rPr>
          <w:delText>השלמת תכנון מפורט למכרזים................</w:delText>
        </w:r>
        <w:r w:rsidRPr="009C6F6C" w:rsidDel="00017999">
          <w:rPr>
            <w:rFonts w:ascii="Times New Roman" w:eastAsia="Times New Roman" w:hAnsi="Times New Roman" w:cs="David" w:hint="cs"/>
            <w:sz w:val="25"/>
            <w:szCs w:val="24"/>
          </w:rPr>
          <w:delText>XX/XXXX</w:delText>
        </w:r>
      </w:del>
    </w:p>
    <w:p w14:paraId="6103E5C8" w14:textId="029FAF09" w:rsidR="009C6F6C" w:rsidRPr="009C6F6C" w:rsidDel="00017999" w:rsidRDefault="009C6F6C" w:rsidP="009C6F6C">
      <w:pPr>
        <w:widowControl w:val="0"/>
        <w:numPr>
          <w:ilvl w:val="1"/>
          <w:numId w:val="10"/>
        </w:numPr>
        <w:spacing w:before="0" w:beforeAutospacing="0" w:after="0" w:afterAutospacing="0" w:line="240" w:lineRule="auto"/>
        <w:jc w:val="both"/>
        <w:rPr>
          <w:del w:id="108" w:author="Meryl Etman" w:date="2022-03-14T17:29:00Z"/>
          <w:rFonts w:ascii="Times New Roman" w:eastAsia="Times New Roman" w:hAnsi="Times New Roman" w:cs="David"/>
          <w:sz w:val="25"/>
          <w:szCs w:val="24"/>
        </w:rPr>
      </w:pPr>
      <w:del w:id="109" w:author="Meryl Etman" w:date="2022-03-14T17:29:00Z">
        <w:r w:rsidRPr="009C6F6C" w:rsidDel="00017999">
          <w:rPr>
            <w:rFonts w:ascii="Times New Roman" w:eastAsia="Times New Roman" w:hAnsi="Times New Roman" w:cs="David" w:hint="cs"/>
            <w:sz w:val="25"/>
            <w:szCs w:val="24"/>
            <w:rtl/>
          </w:rPr>
          <w:delText>יציאה למכרזים.....................................</w:delText>
        </w:r>
        <w:r w:rsidRPr="009C6F6C" w:rsidDel="00017999">
          <w:rPr>
            <w:rFonts w:ascii="Times New Roman" w:eastAsia="Times New Roman" w:hAnsi="Times New Roman" w:cs="David" w:hint="cs"/>
            <w:sz w:val="25"/>
            <w:szCs w:val="24"/>
          </w:rPr>
          <w:delText>XX/XXXX</w:delText>
        </w:r>
        <w:r w:rsidRPr="009C6F6C" w:rsidDel="00017999">
          <w:rPr>
            <w:rFonts w:ascii="Times New Roman" w:eastAsia="Times New Roman" w:hAnsi="Times New Roman" w:cs="David" w:hint="cs"/>
            <w:sz w:val="25"/>
            <w:szCs w:val="24"/>
            <w:rtl/>
          </w:rPr>
          <w:delText xml:space="preserve"> </w:delText>
        </w:r>
      </w:del>
    </w:p>
    <w:p w14:paraId="6D93151A" w14:textId="09405855"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del w:id="110" w:author="Meryl Etman" w:date="2022-03-14T17:29:00Z">
        <w:r w:rsidRPr="009C6F6C" w:rsidDel="00017999">
          <w:rPr>
            <w:rFonts w:ascii="Times New Roman" w:eastAsia="Times New Roman" w:hAnsi="Times New Roman" w:cs="David" w:hint="cs"/>
            <w:sz w:val="25"/>
            <w:szCs w:val="24"/>
            <w:rtl/>
          </w:rPr>
          <w:delText>השלמת תכנון לביצוע ............................</w:delText>
        </w:r>
        <w:r w:rsidRPr="009C6F6C" w:rsidDel="00017999">
          <w:rPr>
            <w:rFonts w:ascii="Times New Roman" w:eastAsia="Times New Roman" w:hAnsi="Times New Roman" w:cs="David" w:hint="cs"/>
            <w:sz w:val="25"/>
            <w:szCs w:val="24"/>
          </w:rPr>
          <w:delText>XX/XXXX</w:delText>
        </w:r>
      </w:del>
      <w:r w:rsidRPr="009C6F6C" w:rsidDel="00D11B1C">
        <w:rPr>
          <w:rFonts w:ascii="Times New Roman" w:eastAsia="Times New Roman" w:hAnsi="Times New Roman" w:cs="David" w:hint="cs"/>
          <w:sz w:val="25"/>
          <w:szCs w:val="24"/>
          <w:rtl/>
        </w:rPr>
        <w:t xml:space="preserve"> </w:t>
      </w:r>
    </w:p>
    <w:p w14:paraId="3E9D726B"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93B42F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185049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t>נספח "ד"</w:t>
      </w:r>
    </w:p>
    <w:p w14:paraId="570E5FF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8530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59ADCB50"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B5DA7A8"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2F5D1F0" w14:textId="0696DD44" w:rsidR="00242A73" w:rsidRPr="00242A73" w:rsidRDefault="00242A73" w:rsidP="00017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w:t>
      </w:r>
      <w:del w:id="111" w:author="Meryl Etman" w:date="2022-03-14T17:29:00Z">
        <w:r w:rsidRPr="00242A73" w:rsidDel="00017999">
          <w:rPr>
            <w:rFonts w:ascii="Times New Roman" w:eastAsia="Times New Roman" w:hAnsi="Times New Roman" w:cs="David"/>
            <w:sz w:val="24"/>
            <w:szCs w:val="24"/>
            <w:rtl/>
            <w:lang w:eastAsia="he-IL"/>
          </w:rPr>
          <w:delText xml:space="preserve">_________ </w:delText>
        </w:r>
      </w:del>
      <w:ins w:id="112" w:author="Meryl Etman" w:date="2022-03-14T17:29:00Z">
        <w:r w:rsidR="00017999">
          <w:rPr>
            <w:rFonts w:ascii="Times New Roman" w:eastAsia="Times New Roman" w:hAnsi="Times New Roman" w:cs="David" w:hint="cs"/>
            <w:sz w:val="24"/>
            <w:szCs w:val="24"/>
            <w:rtl/>
            <w:lang w:eastAsia="he-IL"/>
          </w:rPr>
          <w:t>6,500</w:t>
        </w:r>
        <w:r w:rsidR="00017999"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 xml:space="preserve">ש"ח (במילים </w:t>
      </w:r>
      <w:del w:id="113" w:author="Meryl Etman" w:date="2022-03-14T17:29:00Z">
        <w:r w:rsidRPr="00242A73" w:rsidDel="00017999">
          <w:rPr>
            <w:rFonts w:ascii="Times New Roman" w:eastAsia="Times New Roman" w:hAnsi="Times New Roman" w:cs="David"/>
            <w:sz w:val="24"/>
            <w:szCs w:val="24"/>
            <w:rtl/>
            <w:lang w:eastAsia="he-IL"/>
          </w:rPr>
          <w:delText xml:space="preserve">______________  </w:delText>
        </w:r>
      </w:del>
      <w:ins w:id="114" w:author="Meryl Etman" w:date="2022-03-14T17:30:00Z">
        <w:r w:rsidR="00017999">
          <w:rPr>
            <w:rFonts w:ascii="Times New Roman" w:eastAsia="Times New Roman" w:hAnsi="Times New Roman" w:cs="David" w:hint="cs"/>
            <w:sz w:val="24"/>
            <w:szCs w:val="24"/>
            <w:rtl/>
            <w:lang w:eastAsia="he-IL"/>
          </w:rPr>
          <w:t>ששת אלפים וחמש מאות</w:t>
        </w:r>
      </w:ins>
      <w:ins w:id="115" w:author="Meryl Etman" w:date="2022-03-14T17:29:00Z">
        <w:del w:id="116" w:author="Meryl Etman [2]" w:date="2022-03-14T18:12:00Z">
          <w:r w:rsidR="00017999" w:rsidRPr="00242A73" w:rsidDel="005067F0">
            <w:rPr>
              <w:rFonts w:ascii="Times New Roman" w:eastAsia="Times New Roman" w:hAnsi="Times New Roman" w:cs="David"/>
              <w:sz w:val="24"/>
              <w:szCs w:val="24"/>
              <w:rtl/>
              <w:lang w:eastAsia="he-IL"/>
            </w:rPr>
            <w:delText xml:space="preserve"> </w:delText>
          </w:r>
        </w:del>
        <w:r w:rsidR="00017999"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ש"ח)</w:t>
      </w:r>
      <w:del w:id="117" w:author="Meryl Etman" w:date="2022-03-14T17:30:00Z">
        <w:r w:rsidRPr="00242A73" w:rsidDel="00017999">
          <w:rPr>
            <w:rFonts w:ascii="Times New Roman" w:eastAsia="Times New Roman" w:hAnsi="Times New Roman" w:cs="David"/>
            <w:sz w:val="24"/>
            <w:szCs w:val="24"/>
            <w:rtl/>
            <w:lang w:eastAsia="he-IL"/>
          </w:rPr>
          <w:delText>לכל מבנה ראשוני</w:delText>
        </w:r>
      </w:del>
      <w:ins w:id="118" w:author="Meryl Etman" w:date="2022-03-14T17:30:00Z">
        <w:r w:rsidR="00017999">
          <w:rPr>
            <w:rFonts w:ascii="Times New Roman" w:eastAsia="Times New Roman" w:hAnsi="Times New Roman" w:cs="David" w:hint="cs"/>
            <w:sz w:val="24"/>
            <w:szCs w:val="24"/>
            <w:rtl/>
            <w:lang w:eastAsia="he-IL"/>
          </w:rPr>
          <w:t>עבור מגרש 1001</w:t>
        </w:r>
      </w:ins>
      <w:r w:rsidRPr="00242A73">
        <w:rPr>
          <w:rFonts w:ascii="Times New Roman" w:eastAsia="Times New Roman" w:hAnsi="Times New Roman" w:cs="David"/>
          <w:sz w:val="24"/>
          <w:szCs w:val="24"/>
          <w:rtl/>
          <w:lang w:eastAsia="he-IL"/>
        </w:rPr>
        <w:t xml:space="preserve">. </w:t>
      </w:r>
    </w:p>
    <w:p w14:paraId="3B83D268" w14:textId="7CDC0197" w:rsidR="009C6F6C" w:rsidRDefault="00242A73" w:rsidP="00242A73">
      <w:pPr>
        <w:widowControl w:val="0"/>
        <w:spacing w:before="120" w:beforeAutospacing="0" w:after="60" w:afterAutospacing="0" w:line="240" w:lineRule="auto"/>
        <w:ind w:left="1440" w:hanging="720"/>
        <w:jc w:val="both"/>
        <w:rPr>
          <w:ins w:id="119" w:author="Meryl Etman [2]" w:date="2022-03-14T18:11:00Z"/>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w:t>
      </w:r>
      <w:del w:id="120" w:author="Meryl Etman [2]" w:date="2022-03-14T18:11:00Z">
        <w:r w:rsidRPr="00242A73" w:rsidDel="005067F0">
          <w:rPr>
            <w:rFonts w:ascii="Times New Roman" w:eastAsia="Times New Roman" w:hAnsi="Times New Roman" w:cs="David"/>
            <w:sz w:val="24"/>
            <w:szCs w:val="24"/>
            <w:rtl/>
            <w:lang w:eastAsia="he-IL"/>
          </w:rPr>
          <w:delText xml:space="preserve">_________ </w:delText>
        </w:r>
      </w:del>
      <w:ins w:id="121" w:author="Meryl Etman [2]" w:date="2022-03-14T18:11:00Z">
        <w:r w:rsidR="005067F0">
          <w:rPr>
            <w:rFonts w:ascii="Times New Roman" w:eastAsia="Times New Roman" w:hAnsi="Times New Roman" w:cs="David" w:hint="cs"/>
            <w:sz w:val="24"/>
            <w:szCs w:val="24"/>
            <w:rtl/>
            <w:lang w:eastAsia="he-IL"/>
          </w:rPr>
          <w:t>6,500</w:t>
        </w:r>
        <w:r w:rsidR="005067F0"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 xml:space="preserve">ש"ח (במילים </w:t>
      </w:r>
      <w:ins w:id="122" w:author="Meryl Etman [2]" w:date="2022-03-14T18:11:00Z">
        <w:r w:rsidR="005067F0">
          <w:rPr>
            <w:rFonts w:ascii="Times New Roman" w:eastAsia="Times New Roman" w:hAnsi="Times New Roman" w:cs="David" w:hint="cs"/>
            <w:sz w:val="24"/>
            <w:szCs w:val="24"/>
            <w:rtl/>
            <w:lang w:eastAsia="he-IL"/>
          </w:rPr>
          <w:t>ששת אלפים וחמש מאות</w:t>
        </w:r>
        <w:r w:rsidR="005067F0" w:rsidRPr="00242A73">
          <w:rPr>
            <w:rFonts w:ascii="Times New Roman" w:eastAsia="Times New Roman" w:hAnsi="Times New Roman" w:cs="David"/>
            <w:sz w:val="24"/>
            <w:szCs w:val="24"/>
            <w:rtl/>
            <w:lang w:eastAsia="he-IL"/>
          </w:rPr>
          <w:t xml:space="preserve"> </w:t>
        </w:r>
      </w:ins>
      <w:del w:id="123" w:author="Meryl Etman [2]" w:date="2022-03-14T18:11:00Z">
        <w:r w:rsidRPr="00242A73" w:rsidDel="005067F0">
          <w:rPr>
            <w:rFonts w:ascii="Times New Roman" w:eastAsia="Times New Roman" w:hAnsi="Times New Roman" w:cs="David"/>
            <w:sz w:val="24"/>
            <w:szCs w:val="24"/>
            <w:rtl/>
            <w:lang w:eastAsia="he-IL"/>
          </w:rPr>
          <w:delText>______________</w:delText>
        </w:r>
      </w:del>
      <w:r w:rsidRPr="00242A73">
        <w:rPr>
          <w:rFonts w:ascii="Times New Roman" w:eastAsia="Times New Roman" w:hAnsi="Times New Roman" w:cs="David"/>
          <w:sz w:val="24"/>
          <w:szCs w:val="24"/>
          <w:rtl/>
          <w:lang w:eastAsia="he-IL"/>
        </w:rPr>
        <w:t xml:space="preserve">  ש"ח) </w:t>
      </w:r>
      <w:del w:id="124" w:author="Meryl Etman [2]" w:date="2022-03-14T18:11:00Z">
        <w:r w:rsidRPr="00242A73" w:rsidDel="005067F0">
          <w:rPr>
            <w:rFonts w:ascii="Times New Roman" w:eastAsia="Times New Roman" w:hAnsi="Times New Roman" w:cs="David"/>
            <w:sz w:val="24"/>
            <w:szCs w:val="24"/>
            <w:rtl/>
            <w:lang w:eastAsia="he-IL"/>
          </w:rPr>
          <w:delText>לכל מבנה חוזר</w:delText>
        </w:r>
      </w:del>
      <w:ins w:id="125" w:author="Meryl Etman [2]" w:date="2022-03-14T18:11:00Z">
        <w:r w:rsidR="005067F0">
          <w:rPr>
            <w:rFonts w:ascii="Times New Roman" w:eastAsia="Times New Roman" w:hAnsi="Times New Roman" w:cs="David" w:hint="cs"/>
            <w:sz w:val="24"/>
            <w:szCs w:val="24"/>
            <w:rtl/>
            <w:lang w:eastAsia="he-IL"/>
          </w:rPr>
          <w:t>עבור מגרש 1004</w:t>
        </w:r>
      </w:ins>
      <w:r w:rsidRPr="00242A73">
        <w:rPr>
          <w:rFonts w:ascii="Times New Roman" w:eastAsia="Times New Roman" w:hAnsi="Times New Roman" w:cs="David"/>
          <w:sz w:val="24"/>
          <w:szCs w:val="24"/>
          <w:rtl/>
          <w:lang w:eastAsia="he-IL"/>
        </w:rPr>
        <w:t xml:space="preserve">. </w:t>
      </w:r>
    </w:p>
    <w:p w14:paraId="00AA05BD" w14:textId="460861D0" w:rsidR="005067F0" w:rsidRPr="00242A73" w:rsidRDefault="005067F0"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126" w:author="Meryl Etman [2]" w:date="2022-03-14T18:11:00Z">
        <w:r>
          <w:rPr>
            <w:rFonts w:ascii="Times New Roman" w:eastAsia="Times New Roman" w:hAnsi="Times New Roman" w:cs="David" w:hint="cs"/>
            <w:sz w:val="24"/>
            <w:szCs w:val="24"/>
            <w:rtl/>
            <w:lang w:eastAsia="he-IL"/>
          </w:rPr>
          <w:t>1.3</w:t>
        </w:r>
        <w:r>
          <w:rPr>
            <w:rFonts w:ascii="Times New Roman" w:eastAsia="Times New Roman" w:hAnsi="Times New Roman" w:cs="David"/>
            <w:sz w:val="24"/>
            <w:szCs w:val="24"/>
            <w:rtl/>
            <w:lang w:eastAsia="he-IL"/>
          </w:rPr>
          <w:tab/>
        </w:r>
      </w:ins>
      <w:ins w:id="127" w:author="Meryl Etman [2]" w:date="2022-03-14T18:12:00Z">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w:t>
        </w:r>
        <w:r>
          <w:rPr>
            <w:rFonts w:ascii="Times New Roman" w:eastAsia="Times New Roman" w:hAnsi="Times New Roman" w:cs="David" w:hint="cs"/>
            <w:sz w:val="24"/>
            <w:szCs w:val="24"/>
            <w:rtl/>
            <w:lang w:eastAsia="he-IL"/>
          </w:rPr>
          <w:t>9,000</w:t>
        </w:r>
        <w:r w:rsidRPr="00242A73">
          <w:rPr>
            <w:rFonts w:ascii="Times New Roman" w:eastAsia="Times New Roman" w:hAnsi="Times New Roman" w:cs="David"/>
            <w:sz w:val="24"/>
            <w:szCs w:val="24"/>
            <w:rtl/>
            <w:lang w:eastAsia="he-IL"/>
          </w:rPr>
          <w:t xml:space="preserve"> ש"ח (במילים </w:t>
        </w:r>
        <w:r>
          <w:rPr>
            <w:rFonts w:ascii="Times New Roman" w:eastAsia="Times New Roman" w:hAnsi="Times New Roman" w:cs="David" w:hint="cs"/>
            <w:sz w:val="24"/>
            <w:szCs w:val="24"/>
            <w:rtl/>
            <w:lang w:eastAsia="he-IL"/>
          </w:rPr>
          <w:t xml:space="preserve">תשעת אלפים </w:t>
        </w:r>
        <w:r w:rsidRPr="00242A73">
          <w:rPr>
            <w:rFonts w:ascii="Times New Roman" w:eastAsia="Times New Roman" w:hAnsi="Times New Roman" w:cs="David"/>
            <w:sz w:val="24"/>
            <w:szCs w:val="24"/>
            <w:rtl/>
            <w:lang w:eastAsia="he-IL"/>
          </w:rPr>
          <w:t xml:space="preserve">ש"ח) </w:t>
        </w:r>
        <w:r>
          <w:rPr>
            <w:rFonts w:ascii="Times New Roman" w:eastAsia="Times New Roman" w:hAnsi="Times New Roman" w:cs="David" w:hint="cs"/>
            <w:sz w:val="24"/>
            <w:szCs w:val="24"/>
            <w:rtl/>
            <w:lang w:eastAsia="he-IL"/>
          </w:rPr>
          <w:t>עבור מגרש 1005</w:t>
        </w:r>
        <w:r w:rsidRPr="00242A73">
          <w:rPr>
            <w:rFonts w:ascii="Times New Roman" w:eastAsia="Times New Roman" w:hAnsi="Times New Roman" w:cs="David"/>
            <w:sz w:val="24"/>
            <w:szCs w:val="24"/>
            <w:rtl/>
            <w:lang w:eastAsia="he-IL"/>
          </w:rPr>
          <w:t>.</w:t>
        </w:r>
      </w:ins>
    </w:p>
    <w:p w14:paraId="4B2BC10A"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996DA1"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610FA0E3"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9C17C8"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12491C0A"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19C570F2"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468AA810"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05E57D6"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4E5C876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4EC37261"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3B07C5A9"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436B6BE" w14:textId="63E9A6E7" w:rsidR="009C6F6C" w:rsidRPr="009C6F6C" w:rsidDel="005067F0" w:rsidRDefault="00242A73" w:rsidP="009C6F6C">
      <w:pPr>
        <w:spacing w:before="0" w:beforeAutospacing="0" w:after="0" w:afterAutospacing="0" w:line="240" w:lineRule="auto"/>
        <w:ind w:left="1440" w:hanging="720"/>
        <w:jc w:val="both"/>
        <w:rPr>
          <w:del w:id="128" w:author="Meryl Etman [2]" w:date="2022-03-14T18:13:00Z"/>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r>
      <w:del w:id="129" w:author="Meryl Etman [2]" w:date="2022-03-14T18:13:00Z">
        <w:r w:rsidR="009C6F6C" w:rsidRPr="009C6F6C" w:rsidDel="005067F0">
          <w:rPr>
            <w:rFonts w:ascii="Times New Roman" w:eastAsia="Times New Roman" w:hAnsi="Times New Roman" w:cs="David" w:hint="cs"/>
            <w:sz w:val="24"/>
            <w:szCs w:val="24"/>
            <w:rt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320D6267" w14:textId="569CF7E0" w:rsidR="009C6F6C" w:rsidRPr="009C6F6C" w:rsidDel="005067F0" w:rsidRDefault="009C6F6C" w:rsidP="009C6F6C">
      <w:pPr>
        <w:spacing w:before="0" w:beforeAutospacing="0" w:after="0" w:afterAutospacing="0" w:line="240" w:lineRule="auto"/>
        <w:jc w:val="both"/>
        <w:rPr>
          <w:del w:id="130" w:author="Meryl Etman [2]" w:date="2022-03-14T18:13:00Z"/>
          <w:rFonts w:ascii="Times New Roman" w:eastAsia="Times New Roman" w:hAnsi="Times New Roman" w:cs="David"/>
          <w:sz w:val="24"/>
          <w:szCs w:val="24"/>
          <w:rtl/>
        </w:rPr>
      </w:pPr>
      <w:del w:id="131" w:author="Meryl Etman [2]" w:date="2022-03-14T18:13:00Z">
        <w:r w:rsidRPr="009C6F6C" w:rsidDel="005067F0">
          <w:rPr>
            <w:rFonts w:ascii="Times New Roman" w:eastAsia="Times New Roman" w:hAnsi="Times New Roman" w:cs="David" w:hint="cs"/>
            <w:sz w:val="24"/>
            <w:szCs w:val="24"/>
            <w:rtl/>
          </w:rPr>
          <w:delText xml:space="preserve"> </w:delText>
        </w:r>
      </w:del>
    </w:p>
    <w:p w14:paraId="4684D8EB" w14:textId="437D0F85" w:rsidR="009C6F6C" w:rsidRPr="009C6F6C" w:rsidDel="005067F0" w:rsidRDefault="009C6F6C" w:rsidP="00242A73">
      <w:pPr>
        <w:spacing w:before="0" w:beforeAutospacing="0" w:after="0" w:afterAutospacing="0" w:line="240" w:lineRule="auto"/>
        <w:ind w:left="1388" w:hanging="709"/>
        <w:jc w:val="both"/>
        <w:rPr>
          <w:del w:id="132" w:author="Meryl Etman [2]" w:date="2022-03-14T18:13:00Z"/>
          <w:rFonts w:ascii="Times New Roman" w:eastAsia="Times New Roman" w:hAnsi="Times New Roman" w:cs="David"/>
          <w:sz w:val="24"/>
          <w:szCs w:val="24"/>
          <w:rtl/>
        </w:rPr>
      </w:pPr>
      <w:del w:id="133" w:author="Meryl Etman [2]" w:date="2022-03-14T18:13:00Z">
        <w:r w:rsidRPr="009C6F6C" w:rsidDel="005067F0">
          <w:rPr>
            <w:rFonts w:ascii="Times New Roman" w:eastAsia="Times New Roman" w:hAnsi="Times New Roman" w:cs="David"/>
            <w:sz w:val="24"/>
            <w:szCs w:val="24"/>
            <w:rtl/>
          </w:rPr>
          <w:tab/>
        </w:r>
        <w:r w:rsidR="00242A73" w:rsidDel="005067F0">
          <w:rPr>
            <w:rFonts w:ascii="Times New Roman" w:eastAsia="Times New Roman" w:hAnsi="Times New Roman" w:cs="David" w:hint="cs"/>
            <w:sz w:val="24"/>
            <w:szCs w:val="24"/>
            <w:rtl/>
          </w:rPr>
          <w:delText>2</w:delText>
        </w:r>
        <w:r w:rsidRPr="009C6F6C" w:rsidDel="005067F0">
          <w:rPr>
            <w:rFonts w:ascii="Times New Roman" w:eastAsia="Times New Roman" w:hAnsi="Times New Roman" w:cs="David" w:hint="cs"/>
            <w:sz w:val="24"/>
            <w:szCs w:val="24"/>
            <w:rtl/>
          </w:rPr>
          <w:delText>.5.1</w:delText>
        </w:r>
        <w:r w:rsidRPr="009C6F6C" w:rsidDel="005067F0">
          <w:rPr>
            <w:rFonts w:ascii="Times New Roman" w:eastAsia="Times New Roman" w:hAnsi="Times New Roman" w:cs="David" w:hint="cs"/>
            <w:sz w:val="24"/>
            <w:szCs w:val="24"/>
            <w:rtl/>
          </w:rPr>
          <w:tab/>
          <w:delText xml:space="preserve">_____₪ </w:delText>
        </w:r>
        <w:r w:rsidRPr="009C6F6C" w:rsidDel="005067F0">
          <w:rPr>
            <w:rFonts w:ascii="Times New Roman" w:eastAsia="Times New Roman" w:hAnsi="Times New Roman" w:cs="David"/>
            <w:sz w:val="24"/>
            <w:szCs w:val="24"/>
            <w:rtl/>
          </w:rPr>
          <w:delText>לכל</w:delText>
        </w:r>
        <w:r w:rsidRPr="009C6F6C" w:rsidDel="005067F0">
          <w:rPr>
            <w:rFonts w:ascii="Times New Roman" w:eastAsia="Times New Roman" w:hAnsi="Times New Roman" w:cs="David" w:hint="cs"/>
            <w:sz w:val="24"/>
            <w:szCs w:val="24"/>
            <w:rtl/>
          </w:rPr>
          <w:delText xml:space="preserve"> </w:delText>
        </w:r>
        <w:r w:rsidRPr="009C6F6C" w:rsidDel="005067F0">
          <w:rPr>
            <w:rFonts w:ascii="Times New Roman" w:eastAsia="Times New Roman" w:hAnsi="Times New Roman" w:cs="David"/>
            <w:sz w:val="24"/>
            <w:szCs w:val="24"/>
            <w:rtl/>
          </w:rPr>
          <w:delText>יחידת דיור</w:delText>
        </w:r>
        <w:r w:rsidRPr="009C6F6C" w:rsidDel="005067F0">
          <w:rPr>
            <w:rFonts w:ascii="Times New Roman" w:eastAsia="Times New Roman" w:hAnsi="Times New Roman" w:cs="David" w:hint="cs"/>
            <w:sz w:val="24"/>
            <w:szCs w:val="24"/>
            <w:rtl/>
          </w:rPr>
          <w:delText>.</w:delText>
        </w:r>
      </w:del>
    </w:p>
    <w:p w14:paraId="71827E7E" w14:textId="2FC94605" w:rsidR="009C6F6C" w:rsidRPr="009C6F6C" w:rsidDel="005067F0" w:rsidRDefault="009C6F6C" w:rsidP="009C6F6C">
      <w:pPr>
        <w:spacing w:before="0" w:beforeAutospacing="0" w:after="0" w:afterAutospacing="0" w:line="240" w:lineRule="auto"/>
        <w:ind w:left="1388" w:hanging="709"/>
        <w:jc w:val="both"/>
        <w:rPr>
          <w:del w:id="134" w:author="Meryl Etman [2]" w:date="2022-03-14T18:13:00Z"/>
          <w:rFonts w:ascii="Times New Roman" w:eastAsia="Times New Roman" w:hAnsi="Times New Roman" w:cs="David"/>
          <w:sz w:val="24"/>
          <w:szCs w:val="24"/>
          <w:rtl/>
        </w:rPr>
      </w:pPr>
    </w:p>
    <w:p w14:paraId="363BA0C9" w14:textId="5F44C806" w:rsidR="009C6F6C" w:rsidRPr="009C6F6C" w:rsidRDefault="009C6F6C">
      <w:pPr>
        <w:spacing w:before="0" w:beforeAutospacing="0" w:after="0" w:afterAutospacing="0" w:line="240" w:lineRule="auto"/>
        <w:ind w:left="1440" w:hanging="720"/>
        <w:jc w:val="both"/>
        <w:rPr>
          <w:rFonts w:ascii="Times New Roman" w:eastAsia="Times New Roman" w:hAnsi="Times New Roman" w:cs="David"/>
          <w:sz w:val="24"/>
          <w:szCs w:val="24"/>
          <w:rtl/>
        </w:rPr>
        <w:pPrChange w:id="135" w:author="Meryl Etman [2]" w:date="2022-03-14T18:13:00Z">
          <w:pPr>
            <w:spacing w:before="0" w:beforeAutospacing="0" w:after="0" w:afterAutospacing="0" w:line="240" w:lineRule="auto"/>
            <w:ind w:left="1388" w:hanging="709"/>
            <w:jc w:val="both"/>
          </w:pPr>
        </w:pPrChange>
      </w:pPr>
      <w:del w:id="136" w:author="Meryl Etman [2]" w:date="2022-03-14T18:13:00Z">
        <w:r w:rsidRPr="009C6F6C" w:rsidDel="005067F0">
          <w:rPr>
            <w:rFonts w:ascii="Times New Roman" w:eastAsia="Times New Roman" w:hAnsi="Times New Roman" w:cs="David" w:hint="cs"/>
            <w:sz w:val="24"/>
            <w:szCs w:val="24"/>
            <w:rtl/>
          </w:rPr>
          <w:tab/>
        </w:r>
        <w:r w:rsidR="00242A73" w:rsidDel="005067F0">
          <w:rPr>
            <w:rFonts w:ascii="Times New Roman" w:eastAsia="Times New Roman" w:hAnsi="Times New Roman" w:cs="David" w:hint="cs"/>
            <w:sz w:val="24"/>
            <w:szCs w:val="24"/>
            <w:rtl/>
          </w:rPr>
          <w:delText>2</w:delText>
        </w:r>
        <w:r w:rsidRPr="009C6F6C" w:rsidDel="005067F0">
          <w:rPr>
            <w:rFonts w:ascii="Times New Roman" w:eastAsia="Times New Roman" w:hAnsi="Times New Roman" w:cs="David" w:hint="cs"/>
            <w:sz w:val="24"/>
            <w:szCs w:val="24"/>
            <w:rtl/>
          </w:rPr>
          <w:delText>.5.2</w:delText>
        </w:r>
        <w:r w:rsidRPr="009C6F6C" w:rsidDel="005067F0">
          <w:rPr>
            <w:rFonts w:ascii="Times New Roman" w:eastAsia="Times New Roman" w:hAnsi="Times New Roman" w:cs="David" w:hint="cs"/>
            <w:sz w:val="24"/>
            <w:szCs w:val="24"/>
            <w:rtl/>
          </w:rPr>
          <w:tab/>
          <w:delText xml:space="preserve">_____₪ </w:delText>
        </w:r>
        <w:r w:rsidRPr="009C6F6C" w:rsidDel="005067F0">
          <w:rPr>
            <w:rFonts w:ascii="Times New Roman" w:eastAsia="Times New Roman" w:hAnsi="Times New Roman" w:cs="David"/>
            <w:sz w:val="24"/>
            <w:szCs w:val="24"/>
            <w:rtl/>
          </w:rPr>
          <w:delText xml:space="preserve">כל מ"ר בנוי ומקורה </w:delText>
        </w:r>
        <w:r w:rsidRPr="009C6F6C" w:rsidDel="005067F0">
          <w:rPr>
            <w:rFonts w:ascii="Times New Roman" w:eastAsia="Times New Roman" w:hAnsi="Times New Roman" w:cs="David" w:hint="cs"/>
            <w:sz w:val="24"/>
            <w:szCs w:val="24"/>
            <w:rtl/>
          </w:rPr>
          <w:delText>של המסחר (עילי ותת קרקעי), כולל מרתפים</w:delText>
        </w:r>
      </w:del>
      <w:ins w:id="137" w:author="Meryl Etman [2]" w:date="2022-03-14T18:13:00Z">
        <w:r w:rsidR="005067F0">
          <w:rPr>
            <w:rFonts w:ascii="Times New Roman" w:eastAsia="Times New Roman" w:hAnsi="Times New Roman" w:cs="David" w:hint="cs"/>
            <w:sz w:val="24"/>
            <w:szCs w:val="24"/>
            <w:rtl/>
          </w:rPr>
          <w:t>מבוטל</w:t>
        </w:r>
      </w:ins>
      <w:r w:rsidRPr="009C6F6C">
        <w:rPr>
          <w:rFonts w:ascii="Times New Roman" w:eastAsia="Times New Roman" w:hAnsi="Times New Roman" w:cs="David" w:hint="cs"/>
          <w:sz w:val="24"/>
          <w:szCs w:val="24"/>
          <w:rtl/>
        </w:rPr>
        <w:t>.</w:t>
      </w:r>
    </w:p>
    <w:p w14:paraId="2893FFFC"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D02C87" w14:textId="267C6A8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38" w:author="Meryl Etman" w:date="2022-03-14T17:16:00Z">
            <w:r w:rsidR="00A05CAE">
              <w:rPr>
                <w:rFonts w:hint="cs"/>
                <w:color w:val="008000"/>
                <w:rtl/>
              </w:rPr>
              <w:t>מדד נומינלי</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39" w:author="Meryl Etman" w:date="2022-03-14T17:17:00Z">
            <w:r w:rsidR="00A05CAE">
              <w:rPr>
                <w:rFonts w:hint="cs"/>
                <w:color w:val="008000"/>
                <w:rtl/>
              </w:rPr>
              <w:t>בגין</w:t>
            </w:r>
          </w:ins>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24T00:00:00Z">
            <w:dateFormat w:val="dd/MM/yyyy"/>
            <w:lid w:val="he-IL"/>
            <w:storeMappedDataAs w:val="dateTime"/>
            <w:calendar w:val="gregorian"/>
          </w:date>
        </w:sdtPr>
        <w:sdtEndPr/>
        <w:sdtContent>
          <w:ins w:id="140" w:author="Meryl Etman" w:date="2022-03-14T17:16:00Z">
            <w:r w:rsidR="00A05CAE">
              <w:rPr>
                <w:rFonts w:hint="cs"/>
                <w:color w:val="008000"/>
                <w:rtl/>
              </w:rPr>
              <w:t>‏24/01/2022</w:t>
            </w:r>
          </w:ins>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proofErr w:type="spellStart"/>
          <w:ins w:id="141" w:author="Meryl Etman" w:date="2022-03-14T17:17:00Z">
            <w:r w:rsidR="00A05CAE">
              <w:rPr>
                <w:rFonts w:hint="cs"/>
                <w:color w:val="008000"/>
              </w:rPr>
              <w:t>NaN</w:t>
            </w:r>
          </w:ins>
          <w:proofErr w:type="spellEnd"/>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5D4929E8"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5AD99494"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6825CFC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DA1C3BE"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w:t>
      </w:r>
      <w:proofErr w:type="spellStart"/>
      <w:r w:rsidRPr="009C6F6C">
        <w:rPr>
          <w:rFonts w:ascii="Times New Roman" w:eastAsia="Times New Roman" w:hAnsi="Times New Roman" w:cs="David"/>
          <w:sz w:val="24"/>
          <w:szCs w:val="24"/>
          <w:rtl/>
        </w:rPr>
        <w:t>והתכניות</w:t>
      </w:r>
      <w:proofErr w:type="spellEnd"/>
      <w:r w:rsidRPr="009C6F6C">
        <w:rPr>
          <w:rFonts w:ascii="Times New Roman" w:eastAsia="Times New Roman" w:hAnsi="Times New Roman" w:cs="David"/>
          <w:sz w:val="24"/>
          <w:szCs w:val="24"/>
          <w:rtl/>
        </w:rPr>
        <w:t xml:space="preserve"> למזמין. </w:t>
      </w:r>
    </w:p>
    <w:p w14:paraId="11DF0274"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t>נספח "ה"</w:t>
      </w:r>
    </w:p>
    <w:p w14:paraId="336DD8F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182A01E8"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E97EA44"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4502E308"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1ACC89D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33CFDD96"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487481F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38AB66C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2291DB86"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509F5C40"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0CA2E26A"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5FD4A3D8"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7B9E7D2B"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0A34C37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253ACAC0"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5B80F58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D580458" w14:textId="2E4A056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del w:id="142" w:author="Meryl Etman [2]" w:date="2022-03-14T18:14:00Z">
        <w:r w:rsidRPr="009C6F6C" w:rsidDel="00D47DD2">
          <w:rPr>
            <w:rFonts w:ascii="Times New Roman" w:eastAsia="Times New Roman" w:hAnsi="Times New Roman" w:cs="David"/>
            <w:sz w:val="24"/>
            <w:szCs w:val="24"/>
            <w:rtl/>
          </w:rPr>
          <w:delText>הגשת החשבונות תתבצע תוך הטענתם לתיקיית "חשבונות מוגשים" במערכת ה-</w:delText>
        </w:r>
        <w:r w:rsidRPr="009C6F6C" w:rsidDel="00D47DD2">
          <w:rPr>
            <w:rFonts w:ascii="Times New Roman" w:eastAsia="Times New Roman" w:hAnsi="Times New Roman" w:cs="David" w:hint="cs"/>
            <w:sz w:val="24"/>
            <w:szCs w:val="24"/>
            <w:rtl/>
          </w:rPr>
          <w:delText xml:space="preserve"> </w:delText>
        </w:r>
        <w:r w:rsidRPr="009C6F6C" w:rsidDel="00D47DD2">
          <w:rPr>
            <w:rFonts w:ascii="Times New Roman" w:eastAsia="Times New Roman" w:hAnsi="Times New Roman" w:cs="David"/>
            <w:sz w:val="24"/>
            <w:szCs w:val="24"/>
          </w:rPr>
          <w:delText>view</w:delText>
        </w:r>
        <w:r w:rsidRPr="009C6F6C" w:rsidDel="00D47DD2">
          <w:rPr>
            <w:rFonts w:ascii="Times New Roman" w:eastAsia="Times New Roman" w:hAnsi="Times New Roman" w:cs="David"/>
            <w:sz w:val="24"/>
            <w:szCs w:val="24"/>
            <w:rtl/>
          </w:rPr>
          <w:delText>@ ויידוע המנהל בהתאם. מובהר כי הטענת החשבון למערכת מהווה תנאי לטיפול בו</w:delText>
        </w:r>
      </w:del>
      <w:ins w:id="143" w:author="Meryl Etman [2]" w:date="2022-03-14T18:14:00Z">
        <w:r w:rsidR="00D47DD2">
          <w:rPr>
            <w:rFonts w:ascii="Times New Roman" w:eastAsia="Times New Roman" w:hAnsi="Times New Roman" w:cs="David" w:hint="cs"/>
            <w:sz w:val="24"/>
            <w:szCs w:val="24"/>
            <w:rtl/>
          </w:rPr>
          <w:t>מבוטל</w:t>
        </w:r>
      </w:ins>
      <w:r w:rsidRPr="009C6F6C">
        <w:rPr>
          <w:rFonts w:ascii="Times New Roman" w:eastAsia="Times New Roman" w:hAnsi="Times New Roman" w:cs="David"/>
          <w:sz w:val="24"/>
          <w:szCs w:val="24"/>
          <w:rtl/>
        </w:rPr>
        <w:t>.</w:t>
      </w:r>
    </w:p>
    <w:p w14:paraId="34ABAF09"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3966CAE8"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t>נספח "ו''</w:t>
      </w:r>
    </w:p>
    <w:p w14:paraId="3782E991"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34473DDD" w14:textId="77777777" w:rsidR="00FA2003" w:rsidRPr="00FA2003" w:rsidRDefault="00FA2003">
      <w:pPr>
        <w:widowControl w:val="0"/>
        <w:spacing w:before="0" w:beforeAutospacing="0" w:after="0" w:afterAutospacing="0" w:line="240" w:lineRule="auto"/>
        <w:rPr>
          <w:rFonts w:ascii="Times New Roman" w:eastAsia="Times New Roman" w:hAnsi="Times New Roman" w:cs="David"/>
          <w:sz w:val="24"/>
          <w:szCs w:val="24"/>
          <w:rtl/>
          <w:lang w:eastAsia="he-IL"/>
        </w:rPr>
        <w:pPrChange w:id="144" w:author="Meryl Etman [2]" w:date="2022-03-14T18:14:00Z">
          <w:pPr>
            <w:widowControl w:val="0"/>
            <w:spacing w:before="0" w:beforeAutospacing="0" w:after="0" w:afterAutospacing="0" w:line="240" w:lineRule="auto"/>
            <w:jc w:val="both"/>
          </w:pPr>
        </w:pPrChange>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C1D0720" w14:textId="11B51DFB" w:rsidR="00FA2003" w:rsidRPr="00FA2003" w:rsidRDefault="00A05CAE">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5" w:author="Meryl Etman [2]" w:date="2022-03-14T18:14:00Z">
              <w:pPr>
                <w:widowControl w:val="0"/>
                <w:spacing w:before="0" w:beforeAutospacing="0" w:after="0" w:afterAutospacing="0" w:line="240" w:lineRule="auto"/>
                <w:jc w:val="both"/>
              </w:pPr>
            </w:pPrChange>
          </w:pPr>
          <w:ins w:id="146" w:author="Meryl Etman" w:date="2022-03-14T17:14: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 xml:space="preserve">אקונה </w:t>
            </w:r>
            <w:proofErr w:type="spellStart"/>
            <w:r>
              <w:rPr>
                <w:rFonts w:ascii="Times New Roman" w:eastAsia="Times New Roman" w:hAnsi="Times New Roman" w:cs="David"/>
                <w:color w:val="008000"/>
                <w:sz w:val="24"/>
                <w:szCs w:val="24"/>
                <w:rtl/>
                <w:lang w:eastAsia="he-IL"/>
              </w:rPr>
              <w:t>ריט</w:t>
            </w:r>
            <w:proofErr w:type="spellEnd"/>
            <w:r>
              <w:rPr>
                <w:rFonts w:ascii="Times New Roman" w:eastAsia="Times New Roman" w:hAnsi="Times New Roman" w:cs="David"/>
                <w:color w:val="008000"/>
                <w:sz w:val="24"/>
                <w:szCs w:val="24"/>
                <w:rtl/>
                <w:lang w:eastAsia="he-IL"/>
              </w:rPr>
              <w:t xml:space="preserve"> למגורים בע"מ </w:t>
            </w:r>
            <w:r>
              <w:rPr>
                <w:rFonts w:ascii="Times New Roman" w:eastAsia="Times New Roman" w:hAnsi="Times New Roman" w:cs="David"/>
                <w:color w:val="008000"/>
                <w:sz w:val="24"/>
                <w:szCs w:val="24"/>
                <w:rtl/>
                <w:lang w:eastAsia="he-IL"/>
              </w:rPr>
              <w:br/>
              <w:t xml:space="preserve">רחוב דרך מנחם בגין 146 תל אביב </w:t>
            </w:r>
            <w:r>
              <w:rPr>
                <w:rFonts w:ascii="Times New Roman" w:eastAsia="Times New Roman" w:hAnsi="Times New Roman" w:cs="David"/>
                <w:color w:val="008000"/>
                <w:sz w:val="24"/>
                <w:szCs w:val="24"/>
                <w:rtl/>
                <w:lang w:eastAsia="he-IL"/>
              </w:rPr>
              <w:br/>
              <w:t>516438462</w:t>
            </w:r>
            <w:r>
              <w:rPr>
                <w:rFonts w:ascii="Times New Roman" w:eastAsia="Times New Roman" w:hAnsi="Times New Roman" w:cs="David"/>
                <w:color w:val="008000"/>
                <w:sz w:val="24"/>
                <w:szCs w:val="24"/>
                <w:rtl/>
                <w:lang w:eastAsia="he-IL"/>
              </w:rPr>
              <w:br/>
            </w:r>
          </w:ins>
        </w:p>
      </w:sdtContent>
    </w:sdt>
    <w:p w14:paraId="70A7272C"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796A6F0"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498F2B0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4720C87"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765742D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AD6F2F" w14:textId="316763F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7" w:author="Meryl Etman" w:date="2022-03-14T17:15:00Z">
            <w:r w:rsidR="00A05CAE">
              <w:rPr>
                <w:rFonts w:ascii="Times New Roman" w:eastAsia="Times New Roman" w:hAnsi="Times New Roman" w:cs="David"/>
                <w:color w:val="008000"/>
                <w:sz w:val="24"/>
                <w:szCs w:val="24"/>
                <w:rtl/>
                <w:lang w:eastAsia="he-IL"/>
              </w:rPr>
              <w:t>נגישים</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8" w:author="Meryl Etman" w:date="2022-03-14T17:15:00Z">
            <w:r w:rsidR="00A05CAE">
              <w:rPr>
                <w:rFonts w:ascii="Times New Roman" w:eastAsia="Times New Roman" w:hAnsi="Times New Roman" w:cs="David"/>
                <w:color w:val="008000"/>
                <w:sz w:val="24"/>
                <w:szCs w:val="24"/>
                <w:rtl/>
                <w:lang w:eastAsia="he-IL"/>
              </w:rPr>
              <w:t>נגישים</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9" w:author="Meryl Etman" w:date="2022-03-14T17:15:00Z">
            <w:r w:rsidR="00A05CAE">
              <w:rPr>
                <w:rFonts w:ascii="Times New Roman" w:eastAsia="Times New Roman" w:hAnsi="Times New Roman" w:cs="David"/>
                <w:color w:val="008000"/>
                <w:sz w:val="24"/>
                <w:szCs w:val="24"/>
                <w:rtl/>
                <w:lang w:eastAsia="he-IL"/>
              </w:rPr>
              <w:t>נגישים</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748F0F73"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50A384" w14:textId="0DDDA4F6"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0" w:author="Meryl Etman" w:date="2022-03-14T17:15:00Z">
            <w:r w:rsidR="00A05CAE">
              <w:rPr>
                <w:rFonts w:ascii="Times New Roman" w:eastAsia="Times New Roman" w:hAnsi="Times New Roman" w:cs="David"/>
                <w:color w:val="008000"/>
                <w:sz w:val="24"/>
                <w:szCs w:val="24"/>
                <w:rtl/>
                <w:lang w:eastAsia="he-IL"/>
              </w:rPr>
              <w:t>נגישים</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1" w:author="Meryl Etman" w:date="2022-03-14T17:12:00Z">
            <w:r w:rsidR="00A05CAE">
              <w:rPr>
                <w:rFonts w:ascii="Times New Roman" w:eastAsia="Times New Roman" w:hAnsi="Times New Roman" w:cs="David" w:hint="cs"/>
                <w:bCs/>
                <w:color w:val="008000"/>
                <w:sz w:val="24"/>
                <w:szCs w:val="24"/>
                <w:rtl/>
                <w:lang w:eastAsia="he-IL"/>
              </w:rPr>
              <w:t>סביוני גבעת שמואל</w:t>
            </w:r>
          </w:ins>
        </w:sdtContent>
      </w:sdt>
      <w:r w:rsidRPr="00FA2003">
        <w:rPr>
          <w:rFonts w:ascii="Times New Roman" w:eastAsia="Times New Roman" w:hAnsi="Times New Roman" w:cs="David" w:hint="cs"/>
          <w:color w:val="008000"/>
          <w:sz w:val="24"/>
          <w:szCs w:val="24"/>
          <w:rtl/>
          <w:lang w:eastAsia="he-IL"/>
        </w:rPr>
        <w:t>.</w:t>
      </w:r>
    </w:p>
    <w:p w14:paraId="439DD8C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92B56C" w14:textId="764D3A4D"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2" w:author="Meryl Etman" w:date="2022-03-14T17:15:00Z">
            <w:r w:rsidR="00A05CAE">
              <w:rPr>
                <w:rFonts w:ascii="Times New Roman" w:eastAsia="Times New Roman" w:hAnsi="Times New Roman" w:cs="David"/>
                <w:color w:val="008000"/>
                <w:sz w:val="24"/>
                <w:szCs w:val="24"/>
                <w:rtl/>
                <w:lang w:eastAsia="he-IL"/>
              </w:rPr>
              <w:t>נגישים</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2C46A343"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CF20F91" w14:textId="3A34F24B"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3" w:author="Meryl Etman" w:date="2022-03-14T17:15:00Z">
            <w:r w:rsidR="00A05CAE">
              <w:rPr>
                <w:rFonts w:ascii="Times New Roman" w:eastAsia="Times New Roman" w:hAnsi="Times New Roman" w:cs="David"/>
                <w:color w:val="008000"/>
                <w:sz w:val="24"/>
                <w:szCs w:val="24"/>
                <w:rtl/>
                <w:lang w:eastAsia="he-IL"/>
              </w:rPr>
              <w:t>נגישים</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5D4BF96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ACBCF0"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BD92411"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499B10"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6CE6418"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E2B7CD"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2B1E719"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FB89B1"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75DE1C72"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4F636C0"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549F4EF9" w14:textId="672F2C5C"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4" w:author="Meryl Etman" w:date="2022-03-14T17:15:00Z">
            <w:r w:rsidR="00A05CAE">
              <w:rPr>
                <w:rFonts w:ascii="Times New Roman" w:eastAsia="Times New Roman" w:hAnsi="Times New Roman" w:cs="David" w:hint="cs"/>
                <w:sz w:val="20"/>
                <w:szCs w:val="24"/>
                <w:rtl/>
                <w:lang w:eastAsia="he-IL"/>
              </w:rPr>
              <w:t>נגישים</w:t>
            </w:r>
          </w:ins>
        </w:sdtContent>
      </w:sdt>
    </w:p>
    <w:p w14:paraId="7EA57D85"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DCD5A11"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3A0516AB"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70436573"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6497E9FB"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32F8301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65A4130"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FFA5F66" w14:textId="77777777" w:rsidR="00D47DD2" w:rsidRDefault="00D47DD2">
      <w:pPr>
        <w:bidi w:val="0"/>
        <w:spacing w:before="0" w:beforeAutospacing="0" w:after="160" w:afterAutospacing="0" w:line="259" w:lineRule="auto"/>
        <w:rPr>
          <w:ins w:id="155" w:author="Meryl Etman [2]" w:date="2022-03-14T18:15:00Z"/>
          <w:rFonts w:ascii="Times New Roman" w:eastAsia="Times New Roman" w:hAnsi="Times New Roman" w:cs="David"/>
          <w:bCs/>
          <w:sz w:val="20"/>
          <w:szCs w:val="24"/>
          <w:u w:val="single"/>
          <w:rtl/>
          <w:lang w:eastAsia="he-IL"/>
        </w:rPr>
      </w:pPr>
      <w:ins w:id="156" w:author="Meryl Etman [2]" w:date="2022-03-14T18:15:00Z">
        <w:r>
          <w:rPr>
            <w:rFonts w:ascii="Times New Roman" w:eastAsia="Times New Roman" w:hAnsi="Times New Roman" w:cs="David"/>
            <w:bCs/>
            <w:sz w:val="20"/>
            <w:szCs w:val="24"/>
            <w:u w:val="single"/>
            <w:rtl/>
            <w:lang w:eastAsia="he-IL"/>
          </w:rPr>
          <w:br w:type="page"/>
        </w:r>
      </w:ins>
    </w:p>
    <w:p w14:paraId="7F83D647" w14:textId="2CB251D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FC06E21"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144DF070"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D0DA353"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F3F6830"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1E8CECC1"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1F63707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44DF7D72"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CDC58ED"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C4C661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9F68DEC"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2AF8EB1"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4021517"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EEFBF56"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E8C37FC"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C345EEA" w14:textId="77777777" w:rsidR="00D47DD2" w:rsidRDefault="00AF1BE1" w:rsidP="00AF1BE1">
      <w:pPr>
        <w:widowControl w:val="0"/>
        <w:spacing w:before="0" w:beforeAutospacing="0" w:after="0" w:afterAutospacing="0" w:line="240" w:lineRule="auto"/>
        <w:jc w:val="center"/>
        <w:rPr>
          <w:ins w:id="157" w:author="Meryl Etman [2]" w:date="2022-03-14T18:15:00Z"/>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p>
    <w:p w14:paraId="15B8EA54" w14:textId="77777777" w:rsidR="00D47DD2" w:rsidRDefault="00D47DD2">
      <w:pPr>
        <w:bidi w:val="0"/>
        <w:spacing w:before="0" w:beforeAutospacing="0" w:after="160" w:afterAutospacing="0" w:line="259" w:lineRule="auto"/>
        <w:rPr>
          <w:ins w:id="158" w:author="Meryl Etman [2]" w:date="2022-03-14T18:15:00Z"/>
          <w:rFonts w:ascii="Times New Roman" w:eastAsia="Times New Roman" w:hAnsi="Times New Roman" w:cs="David"/>
          <w:bCs/>
          <w:sz w:val="20"/>
          <w:szCs w:val="24"/>
          <w:u w:val="single"/>
          <w:rtl/>
          <w:lang w:eastAsia="he-IL"/>
        </w:rPr>
      </w:pPr>
      <w:ins w:id="159" w:author="Meryl Etman [2]" w:date="2022-03-14T18:15:00Z">
        <w:r>
          <w:rPr>
            <w:rFonts w:ascii="Times New Roman" w:eastAsia="Times New Roman" w:hAnsi="Times New Roman" w:cs="David"/>
            <w:bCs/>
            <w:sz w:val="20"/>
            <w:szCs w:val="24"/>
            <w:u w:val="single"/>
            <w:rtl/>
            <w:lang w:eastAsia="he-IL"/>
          </w:rPr>
          <w:br w:type="page"/>
        </w:r>
      </w:ins>
    </w:p>
    <w:p w14:paraId="544C8E0B" w14:textId="7029FC1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7F2317D"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16134B1"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5757AB91"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92F518D"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758739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7D4C0323"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95DC499"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1D30438F"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8214295"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F044B7B"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2D0A97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A0216C4"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37B05F60"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5F9C7D12"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176F741" w14:textId="7284AE72" w:rsidR="00AF1BE1" w:rsidRPr="0009511C" w:rsidRDefault="00294052" w:rsidP="007F75C0">
            <w:pPr>
              <w:spacing w:before="0" w:beforeAutospacing="0" w:after="0" w:afterAutospacing="0" w:line="240" w:lineRule="auto"/>
              <w:rPr>
                <w:rFonts w:ascii="David" w:eastAsia="Calibri" w:hAnsi="David" w:cs="David"/>
                <w:sz w:val="24"/>
                <w:szCs w:val="24"/>
                <w:rtl/>
                <w:lang w:eastAsia="he-IL"/>
              </w:rPr>
            </w:pPr>
            <w:r>
              <w:rPr>
                <w:rFonts w:ascii="David" w:eastAsia="Calibri" w:hAnsi="David" w:cs="David" w:hint="cs"/>
                <w:sz w:val="24"/>
                <w:szCs w:val="24"/>
                <w:rtl/>
                <w:lang w:eastAsia="he-IL"/>
              </w:rPr>
              <w:t xml:space="preserve">אפריקה ישראל מגורים בע"מ ו/או אקונה </w:t>
            </w:r>
            <w:proofErr w:type="spellStart"/>
            <w:r>
              <w:rPr>
                <w:rFonts w:ascii="David" w:eastAsia="Calibri" w:hAnsi="David" w:cs="David" w:hint="cs"/>
                <w:sz w:val="24"/>
                <w:szCs w:val="24"/>
                <w:rtl/>
                <w:lang w:eastAsia="he-IL"/>
              </w:rPr>
              <w:t>ריט</w:t>
            </w:r>
            <w:proofErr w:type="spellEnd"/>
            <w:r>
              <w:rPr>
                <w:rFonts w:ascii="David" w:eastAsia="Calibri" w:hAnsi="David" w:cs="David" w:hint="cs"/>
                <w:sz w:val="24"/>
                <w:szCs w:val="24"/>
                <w:rtl/>
                <w:lang w:eastAsia="he-IL"/>
              </w:rPr>
              <w:t xml:space="preserve"> למגורים בע"מ</w:t>
            </w:r>
            <w:r w:rsidR="00AF1BE1" w:rsidRPr="0009511C">
              <w:rPr>
                <w:rFonts w:ascii="David" w:eastAsia="Calibri" w:hAnsi="David" w:cs="David" w:hint="cs"/>
                <w:sz w:val="24"/>
                <w:szCs w:val="24"/>
                <w:rtl/>
                <w:lang w:eastAsia="he-IL"/>
              </w:rPr>
              <w:t xml:space="preserve"> ו/או חברות בנות ו/או חברות שלובות ו/או חברות קשורות ו/או </w:t>
            </w:r>
            <w:r w:rsidR="00196BBA">
              <w:rPr>
                <w:rFonts w:ascii="David" w:eastAsia="Calibri" w:hAnsi="David" w:cs="David" w:hint="cs"/>
                <w:sz w:val="24"/>
                <w:szCs w:val="24"/>
                <w:rtl/>
                <w:lang w:eastAsia="he-IL"/>
              </w:rPr>
              <w:t xml:space="preserve">שותפויות </w:t>
            </w:r>
            <w:r w:rsidR="00AF1BE1" w:rsidRPr="0009511C">
              <w:rPr>
                <w:rFonts w:ascii="David" w:eastAsia="Calibri" w:hAnsi="David" w:cs="David" w:hint="cs"/>
                <w:sz w:val="24"/>
                <w:szCs w:val="24"/>
                <w:rtl/>
                <w:lang w:eastAsia="he-IL"/>
              </w:rPr>
              <w:t>ו/או עובדים ומנהלים</w:t>
            </w:r>
            <w:r w:rsidR="00196BBA">
              <w:rPr>
                <w:rFonts w:ascii="David" w:eastAsia="Calibri" w:hAnsi="David" w:cs="David" w:hint="cs"/>
                <w:sz w:val="24"/>
                <w:szCs w:val="24"/>
                <w:rtl/>
                <w:lang w:eastAsia="he-IL"/>
              </w:rPr>
              <w:t xml:space="preserve"> של כל הנ"ל</w:t>
            </w:r>
          </w:p>
        </w:tc>
        <w:tc>
          <w:tcPr>
            <w:tcW w:w="1974" w:type="dxa"/>
            <w:tcBorders>
              <w:top w:val="single" w:sz="4" w:space="0" w:color="auto"/>
              <w:left w:val="single" w:sz="4" w:space="0" w:color="auto"/>
              <w:bottom w:val="single" w:sz="4" w:space="0" w:color="auto"/>
              <w:right w:val="single" w:sz="4" w:space="0" w:color="auto"/>
            </w:tcBorders>
            <w:hideMark/>
          </w:tcPr>
          <w:p w14:paraId="1BF838AE"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CA32A4E"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p w14:paraId="3A9AA391"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981B21D"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F9AE477"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p w14:paraId="543B9294"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C732072"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106F32E6"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0447B4EE"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A491B60" w14:textId="77777777" w:rsidR="00AF1BE1"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p w14:paraId="4DF4B3C6" w14:textId="44AFBE02" w:rsidR="00196BBA" w:rsidRPr="0009511C" w:rsidRDefault="00196BBA" w:rsidP="007F75C0">
            <w:pPr>
              <w:spacing w:before="0" w:beforeAutospacing="0" w:after="0" w:afterAutospacing="0" w:line="240" w:lineRule="auto"/>
              <w:rPr>
                <w:rFonts w:ascii="David" w:eastAsia="Calibri" w:hAnsi="David" w:cs="David"/>
                <w:sz w:val="24"/>
                <w:szCs w:val="24"/>
                <w:rtl/>
                <w:lang w:eastAsia="he-IL"/>
              </w:rPr>
            </w:pPr>
            <w:r>
              <w:rPr>
                <w:rFonts w:ascii="David" w:eastAsia="Calibri" w:hAnsi="David" w:cs="David" w:hint="cs"/>
                <w:sz w:val="24"/>
                <w:szCs w:val="24"/>
                <w:rtl/>
                <w:lang w:eastAsia="he-IL"/>
              </w:rPr>
              <w:t>516438462</w:t>
            </w:r>
          </w:p>
        </w:tc>
        <w:tc>
          <w:tcPr>
            <w:tcW w:w="1974" w:type="dxa"/>
            <w:tcBorders>
              <w:top w:val="single" w:sz="4" w:space="0" w:color="auto"/>
              <w:left w:val="single" w:sz="4" w:space="0" w:color="auto"/>
              <w:bottom w:val="single" w:sz="4" w:space="0" w:color="auto"/>
              <w:right w:val="single" w:sz="4" w:space="0" w:color="auto"/>
            </w:tcBorders>
            <w:hideMark/>
          </w:tcPr>
          <w:p w14:paraId="3FA19E4D"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42D4FA"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F14EF7"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r>
      <w:tr w:rsidR="00AF1BE1" w:rsidRPr="0009511C" w14:paraId="6FB4F030"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15005AE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F03C88D" w14:textId="77777777" w:rsidR="00AF1BE1"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p w14:paraId="49AB1B7E" w14:textId="3C4E4AE0" w:rsidR="00196BBA" w:rsidRPr="0009511C" w:rsidRDefault="00196BBA" w:rsidP="007F75C0">
            <w:pPr>
              <w:spacing w:before="0" w:beforeAutospacing="0" w:after="0" w:afterAutospacing="0" w:line="240" w:lineRule="auto"/>
              <w:rPr>
                <w:rFonts w:ascii="David" w:eastAsia="Calibri" w:hAnsi="David" w:cs="David"/>
                <w:sz w:val="24"/>
                <w:szCs w:val="24"/>
                <w:rtl/>
                <w:lang w:eastAsia="he-IL"/>
              </w:rPr>
            </w:pPr>
            <w:r>
              <w:rPr>
                <w:rFonts w:ascii="David" w:eastAsia="Calibri" w:hAnsi="David" w:cs="David" w:hint="cs"/>
                <w:sz w:val="24"/>
                <w:szCs w:val="24"/>
                <w:rtl/>
                <w:lang w:eastAsia="he-IL"/>
              </w:rPr>
              <w:t>דרך מנחם בגין 146, תל אביב</w:t>
            </w:r>
          </w:p>
        </w:tc>
        <w:tc>
          <w:tcPr>
            <w:tcW w:w="1974" w:type="dxa"/>
            <w:tcBorders>
              <w:top w:val="single" w:sz="4" w:space="0" w:color="auto"/>
              <w:left w:val="single" w:sz="4" w:space="0" w:color="auto"/>
              <w:bottom w:val="single" w:sz="4" w:space="0" w:color="auto"/>
              <w:right w:val="single" w:sz="4" w:space="0" w:color="auto"/>
            </w:tcBorders>
            <w:hideMark/>
          </w:tcPr>
          <w:p w14:paraId="444A7BA0" w14:textId="77777777" w:rsidR="00AF1BE1" w:rsidRPr="0009511C" w:rsidRDefault="00AF1BE1"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759492"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D19103"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r>
    </w:tbl>
    <w:p w14:paraId="0B6F41F3"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626152E3"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641B8F4"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0862309D"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AB5BE08"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948248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p w14:paraId="1FAD3C69"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3F34FED"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84E1163"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5FDD81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65784A8"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688F18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EA5BED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79774A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0E83AD70"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9EFAEB5"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B0E2E05"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A084E9C"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BBC7384"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7A85550"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FDDA70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55E27AF"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8256AEC"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r>
      <w:tr w:rsidR="00AF1BE1" w:rsidRPr="0009511C" w14:paraId="272D9498"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CA1630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660C602"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998F2B3"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BA38ACE"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C10C925"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B014EC8"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C382D4B"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22E5988" w14:textId="77777777" w:rsidR="00AF1BE1" w:rsidRPr="0009511C" w:rsidRDefault="00AF1BE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04FCFD45"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AAA4B0F"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20E4F00"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9F9709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161368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975EBE8"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BE7D75C"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83DAC9D"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113F078" w14:textId="77777777" w:rsidR="00AF1BE1" w:rsidRPr="0009511C" w:rsidRDefault="00AF1BE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1D9F2443"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88CF31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256ADF1"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25BE8AA"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AF9B418"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87F03F7"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BC7EF54"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0351FC3"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1106928" w14:textId="77777777" w:rsidR="00AF1BE1" w:rsidRPr="0009511C" w:rsidRDefault="00AF1BE1"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D3ED436"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75CAD39F"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E600C75"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125350DD"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12562FE"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151F6AB"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62BF699F"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070CEEE"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1B6E730A"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443E328"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7740039F"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6DD7E56B"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3DC5A7D8"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E89210D" w14:textId="77777777" w:rsidR="00971572" w:rsidRPr="0009511C" w:rsidRDefault="00971572"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3698FC24"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2C4E52E" w14:textId="77777777" w:rsidR="00971572" w:rsidRPr="0009511C" w:rsidRDefault="00971572"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60DB02B"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762C3936"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99BB36C"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053EF1CE"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ACF2ED2"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"ח"</w:t>
      </w:r>
    </w:p>
    <w:p w14:paraId="594416F6"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2431D20E"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w:t>
      </w:r>
      <w:proofErr w:type="spellStart"/>
      <w:r w:rsidRPr="009C6F6C">
        <w:rPr>
          <w:rFonts w:ascii="Times New Roman" w:eastAsia="Times New Roman" w:hAnsi="Times New Roman" w:cs="David"/>
          <w:b/>
          <w:bCs/>
          <w:sz w:val="24"/>
          <w:szCs w:val="24"/>
          <w:u w:val="single"/>
          <w:rtl/>
        </w:rPr>
        <w:t>התכניות</w:t>
      </w:r>
      <w:proofErr w:type="spellEnd"/>
      <w:r w:rsidRPr="009C6F6C">
        <w:rPr>
          <w:rFonts w:ascii="Times New Roman" w:eastAsia="Times New Roman" w:hAnsi="Times New Roman" w:cs="David"/>
          <w:b/>
          <w:bCs/>
          <w:sz w:val="24"/>
          <w:szCs w:val="24"/>
          <w:u w:val="single"/>
          <w:rtl/>
        </w:rPr>
        <w:t xml:space="preserve">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26543223"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7143465"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2D2ACBB4"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5DD57707"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6144420D"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12A6C5E4"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23027526"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proofErr w:type="spellStart"/>
      <w:r w:rsidRPr="009C6F6C">
        <w:rPr>
          <w:rFonts w:ascii="Times New Roman" w:eastAsia="Times New Roman" w:hAnsi="Times New Roman" w:cs="David"/>
          <w:sz w:val="24"/>
          <w:szCs w:val="24"/>
          <w:rtl/>
          <w:lang w:eastAsia="he-IL"/>
        </w:rPr>
        <w:t>תכניות</w:t>
      </w:r>
      <w:proofErr w:type="spellEnd"/>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30550AE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4990CA9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2B8C7F0"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מובהר בזאת </w:t>
      </w:r>
      <w:proofErr w:type="spellStart"/>
      <w:r w:rsidRPr="009C6F6C">
        <w:rPr>
          <w:rFonts w:ascii="Times New Roman" w:eastAsia="Times New Roman" w:hAnsi="Times New Roman" w:cs="David"/>
          <w:sz w:val="24"/>
          <w:szCs w:val="24"/>
          <w:rtl/>
        </w:rPr>
        <w:t>שהתכניות</w:t>
      </w:r>
      <w:proofErr w:type="spellEnd"/>
      <w:r w:rsidRPr="009C6F6C">
        <w:rPr>
          <w:rFonts w:ascii="Times New Roman" w:eastAsia="Times New Roman" w:hAnsi="Times New Roman" w:cs="David"/>
          <w:sz w:val="24"/>
          <w:szCs w:val="24"/>
          <w:rtl/>
        </w:rPr>
        <w:t xml:space="preserve"> יוכנו לפי ביצוע בקטעים של הפרויקט ויכללו פתרונות לקטעי הביניים.</w:t>
      </w:r>
    </w:p>
    <w:p w14:paraId="15DB2E2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486AAE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w:t>
      </w:r>
      <w:proofErr w:type="spellStart"/>
      <w:r w:rsidRPr="009C6F6C">
        <w:rPr>
          <w:rFonts w:ascii="Times New Roman" w:eastAsia="Times New Roman" w:hAnsi="Times New Roman" w:cs="David"/>
          <w:sz w:val="24"/>
          <w:szCs w:val="24"/>
          <w:rtl/>
        </w:rPr>
        <w:t>תכניות</w:t>
      </w:r>
      <w:proofErr w:type="spellEnd"/>
      <w:r w:rsidRPr="009C6F6C">
        <w:rPr>
          <w:rFonts w:ascii="Times New Roman" w:eastAsia="Times New Roman" w:hAnsi="Times New Roman" w:cs="David"/>
          <w:sz w:val="24"/>
          <w:szCs w:val="24"/>
          <w:rtl/>
        </w:rPr>
        <w:t xml:space="preserve"> ביצוע לבניינים ולעבודות פיתוח סביבתי".</w:t>
      </w:r>
    </w:p>
    <w:p w14:paraId="0D57D2E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D4310C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כל המסמכים </w:t>
      </w:r>
      <w:proofErr w:type="spellStart"/>
      <w:r w:rsidRPr="009C6F6C">
        <w:rPr>
          <w:rFonts w:ascii="Times New Roman" w:eastAsia="Times New Roman" w:hAnsi="Times New Roman" w:cs="David"/>
          <w:sz w:val="24"/>
          <w:szCs w:val="24"/>
          <w:rtl/>
        </w:rPr>
        <w:t>והתכניות</w:t>
      </w:r>
      <w:proofErr w:type="spellEnd"/>
      <w:r w:rsidRPr="009C6F6C">
        <w:rPr>
          <w:rFonts w:ascii="Times New Roman" w:eastAsia="Times New Roman" w:hAnsi="Times New Roman" w:cs="David"/>
          <w:sz w:val="24"/>
          <w:szCs w:val="24"/>
          <w:rtl/>
        </w:rPr>
        <w:t xml:space="preserve"> יערכו בשפה העברית.</w:t>
      </w:r>
    </w:p>
    <w:p w14:paraId="10E898B6"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46374AEB"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t>נספח "ט"</w:t>
      </w:r>
    </w:p>
    <w:p w14:paraId="5241FA2D"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827844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F09D81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B44E84"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34D51A"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E0144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637776E2" w14:textId="580A02FD" w:rsidR="00E1739D" w:rsidRPr="004F1866" w:rsidRDefault="00196BBA"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0" w:author="Meryl Etman" w:date="2022-03-14T17:14:00Z">
            <w:r w:rsidR="00A05CAE">
              <w:rPr>
                <w:rFonts w:ascii="Times New Roman" w:eastAsia="Times New Roman" w:hAnsi="Times New Roman" w:cs="David" w:hint="cs"/>
                <w:color w:val="008000"/>
                <w:sz w:val="24"/>
                <w:szCs w:val="24"/>
                <w:rtl/>
                <w:lang w:eastAsia="he-IL"/>
              </w:rPr>
              <w:br/>
              <w:t>גבעת שמואל החדשה בע"מ</w:t>
            </w:r>
            <w:r w:rsidR="00A05CAE">
              <w:rPr>
                <w:rFonts w:ascii="Times New Roman" w:eastAsia="Times New Roman" w:hAnsi="Times New Roman" w:cs="David" w:hint="cs"/>
                <w:color w:val="008000"/>
                <w:sz w:val="24"/>
                <w:szCs w:val="24"/>
                <w:rtl/>
                <w:lang w:eastAsia="he-IL"/>
              </w:rPr>
              <w:br/>
              <w:t>יהונתן נתניהו 1ג', אור יהודה</w:t>
            </w:r>
            <w:r w:rsidR="00A05CAE">
              <w:rPr>
                <w:rFonts w:ascii="Times New Roman" w:eastAsia="Times New Roman" w:hAnsi="Times New Roman" w:cs="David" w:hint="cs"/>
                <w:color w:val="008000"/>
                <w:sz w:val="24"/>
                <w:szCs w:val="24"/>
                <w:rtl/>
                <w:lang w:eastAsia="he-IL"/>
              </w:rPr>
              <w:br/>
              <w:t>514677533</w:t>
            </w:r>
            <w:r w:rsidR="00A05CAE">
              <w:rPr>
                <w:rFonts w:ascii="Times New Roman" w:eastAsia="Times New Roman" w:hAnsi="Times New Roman" w:cs="David" w:hint="cs"/>
                <w:color w:val="008000"/>
                <w:sz w:val="24"/>
                <w:szCs w:val="24"/>
                <w:rtl/>
                <w:lang w:eastAsia="he-IL"/>
              </w:rPr>
              <w:br/>
            </w:r>
            <w:r w:rsidR="00A05CAE">
              <w:rPr>
                <w:rFonts w:ascii="Times New Roman" w:eastAsia="Times New Roman" w:hAnsi="Times New Roman" w:cs="David" w:hint="cs"/>
                <w:color w:val="008000"/>
                <w:sz w:val="24"/>
                <w:szCs w:val="24"/>
                <w:rtl/>
                <w:lang w:eastAsia="he-IL"/>
              </w:rPr>
              <w:br/>
              <w:t xml:space="preserve">אקונה </w:t>
            </w:r>
            <w:proofErr w:type="spellStart"/>
            <w:r w:rsidR="00A05CAE">
              <w:rPr>
                <w:rFonts w:ascii="Times New Roman" w:eastAsia="Times New Roman" w:hAnsi="Times New Roman" w:cs="David" w:hint="cs"/>
                <w:color w:val="008000"/>
                <w:sz w:val="24"/>
                <w:szCs w:val="24"/>
                <w:rtl/>
                <w:lang w:eastAsia="he-IL"/>
              </w:rPr>
              <w:t>ריט</w:t>
            </w:r>
            <w:proofErr w:type="spellEnd"/>
            <w:r w:rsidR="00A05CAE">
              <w:rPr>
                <w:rFonts w:ascii="Times New Roman" w:eastAsia="Times New Roman" w:hAnsi="Times New Roman" w:cs="David" w:hint="cs"/>
                <w:color w:val="008000"/>
                <w:sz w:val="24"/>
                <w:szCs w:val="24"/>
                <w:rtl/>
                <w:lang w:eastAsia="he-IL"/>
              </w:rPr>
              <w:t xml:space="preserve"> למגורים בע"מ </w:t>
            </w:r>
            <w:r w:rsidR="00A05CAE">
              <w:rPr>
                <w:rFonts w:ascii="Times New Roman" w:eastAsia="Times New Roman" w:hAnsi="Times New Roman" w:cs="David" w:hint="cs"/>
                <w:color w:val="008000"/>
                <w:sz w:val="24"/>
                <w:szCs w:val="24"/>
                <w:rtl/>
                <w:lang w:eastAsia="he-IL"/>
              </w:rPr>
              <w:br/>
              <w:t xml:space="preserve">רחוב דרך מנחם בגין 146 תל אביב </w:t>
            </w:r>
            <w:r w:rsidR="00A05CAE">
              <w:rPr>
                <w:rFonts w:ascii="Times New Roman" w:eastAsia="Times New Roman" w:hAnsi="Times New Roman" w:cs="David" w:hint="cs"/>
                <w:color w:val="008000"/>
                <w:sz w:val="24"/>
                <w:szCs w:val="24"/>
                <w:rtl/>
                <w:lang w:eastAsia="he-IL"/>
              </w:rPr>
              <w:br/>
              <w:t>516438462</w:t>
            </w:r>
            <w:r w:rsidR="00A05CAE">
              <w:rPr>
                <w:rFonts w:ascii="Times New Roman" w:eastAsia="Times New Roman" w:hAnsi="Times New Roman" w:cs="David" w:hint="cs"/>
                <w:color w:val="008000"/>
                <w:sz w:val="24"/>
                <w:szCs w:val="24"/>
                <w:rtl/>
                <w:lang w:eastAsia="he-IL"/>
              </w:rPr>
              <w:br/>
            </w:r>
          </w:ins>
        </w:sdtContent>
      </w:sdt>
      <w:r w:rsidR="00E1739D" w:rsidRPr="004F1866">
        <w:rPr>
          <w:rFonts w:ascii="Times New Roman" w:eastAsia="Times New Roman" w:hAnsi="Times New Roman" w:cs="David" w:hint="cs"/>
          <w:color w:val="008000"/>
          <w:sz w:val="24"/>
          <w:szCs w:val="24"/>
          <w:rtl/>
          <w:lang w:eastAsia="he-IL"/>
        </w:rPr>
        <w:br/>
      </w:r>
    </w:p>
    <w:p w14:paraId="79189CAE"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403FC495"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656E41"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43A38E"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E666AA"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FD46C7" w14:textId="0D92A641"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1" w:author="Meryl Etman" w:date="2022-03-14T17:15:00Z">
            <w:r w:rsidR="00A05CAE">
              <w:rPr>
                <w:rFonts w:ascii="Times New Roman" w:eastAsia="Times New Roman" w:hAnsi="Times New Roman" w:cs="David"/>
                <w:color w:val="008000"/>
                <w:sz w:val="24"/>
                <w:szCs w:val="24"/>
                <w:rtl/>
                <w:lang w:eastAsia="he-IL"/>
              </w:rPr>
              <w:t>נגישים</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62" w:author="Meryl Etman" w:date="2022-03-14T17:12:00Z">
            <w:r w:rsidR="00A05CAE">
              <w:rPr>
                <w:rFonts w:ascii="Times New Roman" w:eastAsia="Times New Roman" w:hAnsi="Times New Roman" w:cs="David"/>
                <w:color w:val="008000"/>
                <w:sz w:val="24"/>
                <w:szCs w:val="24"/>
                <w:rtl/>
                <w:lang w:eastAsia="he-IL"/>
              </w:rPr>
              <w:t>גבעת שמואל</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63" w:author="Meryl Etman" w:date="2022-03-14T17:13:00Z">
            <w:r w:rsidR="00A05CAE">
              <w:rPr>
                <w:rFonts w:ascii="Times New Roman" w:eastAsia="Times New Roman" w:hAnsi="Times New Roman" w:cs="David" w:hint="cs"/>
                <w:color w:val="008000"/>
                <w:sz w:val="24"/>
                <w:szCs w:val="24"/>
                <w:rtl/>
              </w:rPr>
              <w:t>ייעוץ ואישור בנושא נגישות</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xml:space="preserve">, </w:t>
      </w:r>
      <w:proofErr w:type="spellStart"/>
      <w:r w:rsidRPr="004F1866">
        <w:rPr>
          <w:rFonts w:ascii="Times New Roman" w:eastAsia="Times New Roman" w:hAnsi="Times New Roman" w:cs="David" w:hint="cs"/>
          <w:sz w:val="24"/>
          <w:szCs w:val="24"/>
          <w:rtl/>
          <w:lang w:eastAsia="he-IL"/>
        </w:rPr>
        <w:t>לתכניותי</w:t>
      </w:r>
      <w:r w:rsidRPr="004F1866">
        <w:rPr>
          <w:rFonts w:ascii="Times New Roman" w:eastAsia="Times New Roman" w:hAnsi="Times New Roman" w:cs="David" w:hint="eastAsia"/>
          <w:sz w:val="24"/>
          <w:szCs w:val="24"/>
          <w:rtl/>
          <w:lang w:eastAsia="he-IL"/>
        </w:rPr>
        <w:t>י</w:t>
      </w:r>
      <w:proofErr w:type="spellEnd"/>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3090EA8E"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2830E25"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C28300"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285D83"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981B25"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5628E4"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2E6B937D"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05E206"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BCE230"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653E1564" w14:textId="21F26FFA" w:rsidR="00E1739D" w:rsidRPr="004F1866" w:rsidRDefault="00196BBA"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4" w:author="Meryl Etman" w:date="2022-03-14T17:15:00Z">
            <w:r w:rsidR="00A05CAE">
              <w:rPr>
                <w:rFonts w:ascii="Times New Roman" w:eastAsia="Times New Roman" w:hAnsi="Times New Roman" w:cs="David"/>
                <w:color w:val="008000"/>
                <w:sz w:val="24"/>
                <w:szCs w:val="24"/>
                <w:rtl/>
                <w:lang w:eastAsia="he-IL"/>
              </w:rPr>
              <w:t>נגישים</w:t>
            </w:r>
          </w:ins>
        </w:sdtContent>
      </w:sdt>
    </w:p>
    <w:p w14:paraId="19C781E2"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15CE8BCD"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FD6030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t xml:space="preserve">נספח "י" </w:t>
      </w:r>
    </w:p>
    <w:p w14:paraId="403DF47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3D73392"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11E23B70"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F0EF189" w14:textId="17E2D3A2"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5" w:author="Meryl Etman" w:date="2022-03-14T17:14:00Z">
            <w:r w:rsidR="00A05CAE">
              <w:rPr>
                <w:rFonts w:ascii="Times New Roman" w:eastAsia="Times New Roman" w:hAnsi="Times New Roman" w:cs="David" w:hint="cs"/>
                <w:color w:val="008000"/>
                <w:sz w:val="24"/>
                <w:szCs w:val="24"/>
                <w:rtl/>
                <w:lang w:eastAsia="he-IL"/>
              </w:rPr>
              <w:br/>
              <w:t>גבעת שמואל החדשה בע"מ</w:t>
            </w:r>
            <w:r w:rsidR="00A05CAE">
              <w:rPr>
                <w:rFonts w:ascii="Times New Roman" w:eastAsia="Times New Roman" w:hAnsi="Times New Roman" w:cs="David" w:hint="cs"/>
                <w:color w:val="008000"/>
                <w:sz w:val="24"/>
                <w:szCs w:val="24"/>
                <w:rtl/>
                <w:lang w:eastAsia="he-IL"/>
              </w:rPr>
              <w:br/>
              <w:t>יהונתן נתניהו 1ג', אור יהודה</w:t>
            </w:r>
            <w:r w:rsidR="00A05CAE">
              <w:rPr>
                <w:rFonts w:ascii="Times New Roman" w:eastAsia="Times New Roman" w:hAnsi="Times New Roman" w:cs="David" w:hint="cs"/>
                <w:color w:val="008000"/>
                <w:sz w:val="24"/>
                <w:szCs w:val="24"/>
                <w:rtl/>
                <w:lang w:eastAsia="he-IL"/>
              </w:rPr>
              <w:br/>
              <w:t>514677533</w:t>
            </w:r>
            <w:r w:rsidR="00A05CAE">
              <w:rPr>
                <w:rFonts w:ascii="Times New Roman" w:eastAsia="Times New Roman" w:hAnsi="Times New Roman" w:cs="David" w:hint="cs"/>
                <w:color w:val="008000"/>
                <w:sz w:val="24"/>
                <w:szCs w:val="24"/>
                <w:rtl/>
                <w:lang w:eastAsia="he-IL"/>
              </w:rPr>
              <w:br/>
            </w:r>
            <w:r w:rsidR="00A05CAE">
              <w:rPr>
                <w:rFonts w:ascii="Times New Roman" w:eastAsia="Times New Roman" w:hAnsi="Times New Roman" w:cs="David" w:hint="cs"/>
                <w:color w:val="008000"/>
                <w:sz w:val="24"/>
                <w:szCs w:val="24"/>
                <w:rtl/>
                <w:lang w:eastAsia="he-IL"/>
              </w:rPr>
              <w:br/>
              <w:t xml:space="preserve">אקונה </w:t>
            </w:r>
            <w:proofErr w:type="spellStart"/>
            <w:r w:rsidR="00A05CAE">
              <w:rPr>
                <w:rFonts w:ascii="Times New Roman" w:eastAsia="Times New Roman" w:hAnsi="Times New Roman" w:cs="David" w:hint="cs"/>
                <w:color w:val="008000"/>
                <w:sz w:val="24"/>
                <w:szCs w:val="24"/>
                <w:rtl/>
                <w:lang w:eastAsia="he-IL"/>
              </w:rPr>
              <w:t>ריט</w:t>
            </w:r>
            <w:proofErr w:type="spellEnd"/>
            <w:r w:rsidR="00A05CAE">
              <w:rPr>
                <w:rFonts w:ascii="Times New Roman" w:eastAsia="Times New Roman" w:hAnsi="Times New Roman" w:cs="David" w:hint="cs"/>
                <w:color w:val="008000"/>
                <w:sz w:val="24"/>
                <w:szCs w:val="24"/>
                <w:rtl/>
                <w:lang w:eastAsia="he-IL"/>
              </w:rPr>
              <w:t xml:space="preserve"> למגורים בע"מ </w:t>
            </w:r>
            <w:r w:rsidR="00A05CAE">
              <w:rPr>
                <w:rFonts w:ascii="Times New Roman" w:eastAsia="Times New Roman" w:hAnsi="Times New Roman" w:cs="David" w:hint="cs"/>
                <w:color w:val="008000"/>
                <w:sz w:val="24"/>
                <w:szCs w:val="24"/>
                <w:rtl/>
                <w:lang w:eastAsia="he-IL"/>
              </w:rPr>
              <w:br/>
              <w:t xml:space="preserve">רחוב דרך מנחם בגין 146 תל אביב </w:t>
            </w:r>
            <w:r w:rsidR="00A05CAE">
              <w:rPr>
                <w:rFonts w:ascii="Times New Roman" w:eastAsia="Times New Roman" w:hAnsi="Times New Roman" w:cs="David" w:hint="cs"/>
                <w:color w:val="008000"/>
                <w:sz w:val="24"/>
                <w:szCs w:val="24"/>
                <w:rtl/>
                <w:lang w:eastAsia="he-IL"/>
              </w:rPr>
              <w:br/>
              <w:t>516438462</w:t>
            </w:r>
            <w:r w:rsidR="00A05CAE">
              <w:rPr>
                <w:rFonts w:ascii="Times New Roman" w:eastAsia="Times New Roman" w:hAnsi="Times New Roman" w:cs="David" w:hint="cs"/>
                <w:color w:val="008000"/>
                <w:sz w:val="24"/>
                <w:szCs w:val="24"/>
                <w:rtl/>
                <w:lang w:eastAsia="he-IL"/>
              </w:rPr>
              <w:br/>
            </w:r>
          </w:ins>
        </w:sdtContent>
      </w:sdt>
    </w:p>
    <w:p w14:paraId="6B54D0E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E05B8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4F1866">
        <w:rPr>
          <w:rFonts w:ascii="Times New Roman" w:eastAsia="Times New Roman" w:hAnsi="Times New Roman" w:cs="David" w:hint="cs"/>
          <w:sz w:val="24"/>
          <w:szCs w:val="24"/>
          <w:rtl/>
          <w:lang w:eastAsia="he-IL"/>
        </w:rPr>
        <w:t>ג.א.נ</w:t>
      </w:r>
      <w:proofErr w:type="spellEnd"/>
      <w:r w:rsidRPr="004F1866">
        <w:rPr>
          <w:rFonts w:ascii="Times New Roman" w:eastAsia="Times New Roman" w:hAnsi="Times New Roman" w:cs="David" w:hint="cs"/>
          <w:sz w:val="24"/>
          <w:szCs w:val="24"/>
          <w:rtl/>
          <w:lang w:eastAsia="he-IL"/>
        </w:rPr>
        <w:t>.,</w:t>
      </w:r>
    </w:p>
    <w:p w14:paraId="4D2544C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CD7418" w14:textId="134FE74A"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היתרה</w:t>
      </w:r>
      <w:proofErr w:type="spellEnd"/>
      <w:r w:rsidRPr="004F1866">
        <w:rPr>
          <w:rFonts w:ascii="Times New Roman" w:eastAsia="Times New Roman" w:hAnsi="Times New Roman" w:cs="David" w:hint="cs"/>
          <w:b/>
          <w:bCs/>
          <w:sz w:val="24"/>
          <w:szCs w:val="24"/>
          <w:rtl/>
          <w:lang w:eastAsia="he-IL"/>
        </w:rPr>
        <w:t xml:space="preserve">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6" w:author="Meryl Etman" w:date="2022-03-14T17:12:00Z">
            <w:r w:rsidR="00A05CAE">
              <w:rPr>
                <w:rFonts w:ascii="Times New Roman" w:eastAsia="Times New Roman" w:hAnsi="Times New Roman" w:cs="David" w:hint="cs"/>
                <w:color w:val="008000"/>
                <w:sz w:val="24"/>
                <w:szCs w:val="24"/>
                <w:rtl/>
                <w:lang w:eastAsia="he-IL"/>
              </w:rPr>
              <w:t>גבעת שמואל</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49EB8DB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CA88CE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31870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C16EC8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67D5CC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5CEE5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22FAA3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A0CA9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8888A1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27B8D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EB6B1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59795BA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FBD016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30EAFAE6"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1A80B6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66CAD4BF"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0E508B2A"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42F793B0" w14:textId="55F8261D"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7" w:author="Meryl Etman" w:date="2022-03-14T17:15:00Z">
            <w:r w:rsidR="00A05CAE">
              <w:rPr>
                <w:rFonts w:ascii="Times New Roman" w:eastAsia="Times New Roman" w:hAnsi="Times New Roman" w:cs="David"/>
                <w:color w:val="008000"/>
                <w:sz w:val="24"/>
                <w:szCs w:val="24"/>
                <w:rtl/>
                <w:lang w:eastAsia="he-IL"/>
              </w:rPr>
              <w:t>נגישים</w:t>
            </w:r>
          </w:ins>
        </w:sdtContent>
      </w:sdt>
    </w:p>
    <w:p w14:paraId="2EE9A11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D5437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895BA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B8F184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2BA3FFA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החברה</w:t>
      </w:r>
      <w:proofErr w:type="spellEnd"/>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D92FCDC"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FB6C4D"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3A767A6C"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E4360C4"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9E42FBF" w14:textId="77777777" w:rsidR="00E1739D" w:rsidRPr="004F1866" w:rsidRDefault="00E1739D" w:rsidP="00E1739D">
      <w:pPr>
        <w:widowControl w:val="0"/>
        <w:spacing w:before="0" w:beforeAutospacing="0" w:after="0" w:afterAutospacing="0" w:line="240" w:lineRule="auto"/>
        <w:jc w:val="center"/>
        <w:outlineLvl w:val="7"/>
      </w:pPr>
    </w:p>
    <w:p w14:paraId="320885A2"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94417" w14:textId="77777777" w:rsidR="002E2BE5" w:rsidRDefault="002E2BE5" w:rsidP="00AF234B">
      <w:pPr>
        <w:spacing w:before="0" w:after="0" w:line="240" w:lineRule="auto"/>
      </w:pPr>
      <w:r>
        <w:separator/>
      </w:r>
    </w:p>
  </w:endnote>
  <w:endnote w:type="continuationSeparator" w:id="0">
    <w:p w14:paraId="20417830" w14:textId="77777777" w:rsidR="002E2BE5" w:rsidRDefault="002E2BE5" w:rsidP="00AF234B">
      <w:pPr>
        <w:spacing w:before="0" w:after="0" w:line="240" w:lineRule="auto"/>
      </w:pPr>
      <w:r>
        <w:continuationSeparator/>
      </w:r>
    </w:p>
  </w:endnote>
  <w:endnote w:type="continuationNotice" w:id="1">
    <w:p w14:paraId="19268D51" w14:textId="77777777" w:rsidR="002E2BE5" w:rsidRDefault="002E2BE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89"/>
      <w:gridCol w:w="2810"/>
      <w:gridCol w:w="232"/>
      <w:gridCol w:w="1042"/>
      <w:gridCol w:w="1823"/>
    </w:tblGrid>
    <w:tr w:rsidR="00406297" w:rsidRPr="00F9528C" w14:paraId="64CBF2AF" w14:textId="77777777" w:rsidTr="00623070">
      <w:tc>
        <w:tcPr>
          <w:tcW w:w="753" w:type="dxa"/>
        </w:tcPr>
        <w:p w14:paraId="32E89F3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131D6E1" w14:textId="6D342F6D" w:rsidR="00406297" w:rsidRPr="00F9528C" w:rsidRDefault="00A05CAE" w:rsidP="00623070">
              <w:pPr>
                <w:tabs>
                  <w:tab w:val="center" w:pos="4153"/>
                  <w:tab w:val="right" w:pos="8306"/>
                </w:tabs>
                <w:spacing w:before="0" w:after="0" w:line="240" w:lineRule="auto"/>
                <w:rPr>
                  <w:rFonts w:ascii="David" w:hAnsi="David"/>
                  <w:color w:val="00B0F0"/>
                  <w:sz w:val="20"/>
                  <w:szCs w:val="20"/>
                  <w:rtl/>
                </w:rPr>
              </w:pPr>
              <w:ins w:id="168" w:author="Meryl Etman" w:date="2022-03-14T17:12:00Z">
                <w:r>
                  <w:rPr>
                    <w:rFonts w:ascii="David" w:hAnsi="David"/>
                    <w:color w:val="00B0F0"/>
                    <w:sz w:val="20"/>
                    <w:szCs w:val="20"/>
                    <w:rtl/>
                  </w:rPr>
                  <w:t>סביוני גבעת שמואל</w:t>
                </w:r>
              </w:ins>
            </w:p>
          </w:tc>
        </w:sdtContent>
      </w:sdt>
      <w:tc>
        <w:tcPr>
          <w:tcW w:w="2232" w:type="dxa"/>
        </w:tcPr>
        <w:p w14:paraId="100D48E9"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68B2DDF2" w14:textId="77777777" w:rsidR="00406297" w:rsidRPr="00F9528C" w:rsidRDefault="00406297" w:rsidP="00623070">
          <w:pPr>
            <w:tabs>
              <w:tab w:val="center" w:pos="4153"/>
              <w:tab w:val="right" w:pos="8306"/>
            </w:tabs>
            <w:spacing w:before="0" w:after="0" w:line="240" w:lineRule="auto"/>
            <w:rPr>
              <w:rFonts w:ascii="David" w:hAnsi="David"/>
              <w:sz w:val="16"/>
              <w:szCs w:val="16"/>
              <w:rtl/>
            </w:rPr>
          </w:pPr>
        </w:p>
      </w:tc>
      <w:tc>
        <w:tcPr>
          <w:tcW w:w="1129" w:type="dxa"/>
        </w:tcPr>
        <w:p w14:paraId="30F97BC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E0F8771" w14:textId="7824F336" w:rsidR="00406297" w:rsidRPr="00F9528C" w:rsidRDefault="00406297" w:rsidP="00623070">
              <w:pPr>
                <w:tabs>
                  <w:tab w:val="center" w:pos="4153"/>
                  <w:tab w:val="right" w:pos="8306"/>
                </w:tabs>
                <w:spacing w:before="0" w:after="0" w:line="240" w:lineRule="auto"/>
                <w:rPr>
                  <w:rFonts w:ascii="David" w:hAnsi="David"/>
                  <w:sz w:val="20"/>
                  <w:szCs w:val="20"/>
                  <w:rtl/>
                </w:rPr>
              </w:pPr>
              <w:del w:id="169" w:author="Meryl Etman" w:date="2022-03-14T17:11:00Z">
                <w:r w:rsidDel="00A05CAE">
                  <w:rPr>
                    <w:rFonts w:ascii="David" w:hAnsi="David" w:hint="cs"/>
                    <w:sz w:val="20"/>
                    <w:szCs w:val="20"/>
                  </w:rPr>
                  <w:delText>CONT-5-676</w:delText>
                </w:r>
              </w:del>
              <w:ins w:id="170" w:author="Meryl Etman" w:date="2022-03-14T17:11:00Z">
                <w:r w:rsidR="00A05CAE">
                  <w:rPr>
                    <w:rFonts w:ascii="David" w:hAnsi="David" w:hint="cs"/>
                    <w:sz w:val="20"/>
                    <w:szCs w:val="20"/>
                  </w:rPr>
                  <w:t>CO</w:t>
                </w:r>
                <w:r w:rsidR="00A05CAE">
                  <w:rPr>
                    <w:rFonts w:ascii="David" w:hAnsi="David" w:hint="cs"/>
                    <w:sz w:val="20"/>
                    <w:szCs w:val="20"/>
                    <w:rtl/>
                  </w:rPr>
                  <w:t>NT-10-2172</w:t>
                </w:r>
              </w:ins>
            </w:p>
          </w:tc>
        </w:sdtContent>
      </w:sdt>
    </w:tr>
    <w:tr w:rsidR="00406297" w:rsidRPr="00F9528C" w14:paraId="47058323" w14:textId="77777777" w:rsidTr="00623070">
      <w:tc>
        <w:tcPr>
          <w:tcW w:w="753" w:type="dxa"/>
        </w:tcPr>
        <w:p w14:paraId="7F2A0E7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B7AFFB2" w14:textId="358E500E" w:rsidR="00406297" w:rsidRPr="00F9528C" w:rsidRDefault="00A05CAE" w:rsidP="00623070">
              <w:pPr>
                <w:tabs>
                  <w:tab w:val="center" w:pos="4153"/>
                  <w:tab w:val="right" w:pos="8306"/>
                </w:tabs>
                <w:spacing w:before="0" w:after="0" w:line="240" w:lineRule="auto"/>
                <w:rPr>
                  <w:rFonts w:ascii="David" w:hAnsi="David"/>
                  <w:color w:val="00B0F0"/>
                  <w:sz w:val="20"/>
                  <w:szCs w:val="20"/>
                  <w:rtl/>
                </w:rPr>
              </w:pPr>
              <w:ins w:id="171" w:author="Meryl Etman" w:date="2022-03-14T17:15:00Z">
                <w:r>
                  <w:rPr>
                    <w:rFonts w:ascii="David" w:hAnsi="David"/>
                    <w:color w:val="00B0F0"/>
                    <w:sz w:val="20"/>
                    <w:szCs w:val="20"/>
                    <w:rtl/>
                  </w:rPr>
                  <w:t>נגישים</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6297" w:rsidRPr="00F9528C" w14:paraId="6C9E7C26" w14:textId="77777777" w:rsidTr="00623070">
            <w:trPr>
              <w:trHeight w:val="201"/>
            </w:trPr>
            <w:tc>
              <w:tcPr>
                <w:tcW w:w="926" w:type="dxa"/>
              </w:tcPr>
              <w:p w14:paraId="08B01653"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6552CA4" w14:textId="1F9CE6B5" w:rsidR="00406297" w:rsidRPr="00F9528C" w:rsidRDefault="00265A52" w:rsidP="00623070">
                    <w:pPr>
                      <w:tabs>
                        <w:tab w:val="center" w:pos="4153"/>
                        <w:tab w:val="right" w:pos="8306"/>
                      </w:tabs>
                      <w:spacing w:before="0" w:after="0" w:line="240" w:lineRule="auto"/>
                      <w:ind w:left="1" w:hanging="1"/>
                      <w:rPr>
                        <w:rFonts w:ascii="David" w:hAnsi="David"/>
                        <w:color w:val="00B0F0"/>
                        <w:sz w:val="20"/>
                        <w:szCs w:val="20"/>
                        <w:rtl/>
                      </w:rPr>
                    </w:pPr>
                    <w:ins w:id="172" w:author="Meryl Etman" w:date="2022-03-30T14:42:00Z">
                      <w:r>
                        <w:rPr>
                          <w:rFonts w:ascii="David" w:hAnsi="David"/>
                          <w:color w:val="00B0F0"/>
                          <w:sz w:val="20"/>
                          <w:szCs w:val="20"/>
                          <w:rtl/>
                        </w:rPr>
                        <w:t>0.7</w:t>
                      </w:r>
                    </w:ins>
                  </w:p>
                </w:tc>
              </w:sdtContent>
            </w:sdt>
          </w:tr>
        </w:tbl>
        <w:p w14:paraId="170D9F37"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00A1B98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57583561"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E04BE4D" w14:textId="5366FA14" w:rsidR="00406297" w:rsidRPr="00F9528C" w:rsidRDefault="00196BBA"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73" w:author="Meryl Etman" w:date="2022-03-14T17:11:00Z">
                <w:r w:rsidR="00A05CAE">
                  <w:rPr>
                    <w:rFonts w:ascii="David" w:hAnsi="David"/>
                    <w:sz w:val="20"/>
                    <w:szCs w:val="20"/>
                    <w:rtl/>
                  </w:rPr>
                  <w:t>3;#</w:t>
                </w:r>
                <w:r w:rsidR="00A05CAE">
                  <w:rPr>
                    <w:rFonts w:ascii="David" w:hAnsi="David"/>
                    <w:sz w:val="20"/>
                    <w:szCs w:val="20"/>
                  </w:rPr>
                  <w:t>Draft</w:t>
                </w:r>
              </w:ins>
            </w:sdtContent>
          </w:sdt>
        </w:p>
      </w:tc>
    </w:tr>
    <w:tr w:rsidR="00406297" w:rsidRPr="00F9528C" w14:paraId="26D01BA2" w14:textId="77777777" w:rsidTr="00623070">
      <w:trPr>
        <w:trHeight w:val="80"/>
      </w:trPr>
      <w:tc>
        <w:tcPr>
          <w:tcW w:w="753" w:type="dxa"/>
        </w:tcPr>
        <w:p w14:paraId="3984B699"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883" w:type="dxa"/>
        </w:tcPr>
        <w:p w14:paraId="335DE01A"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336B1B17"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2EFB0C6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7018D84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073" w:type="dxa"/>
        </w:tcPr>
        <w:p w14:paraId="042F54AD"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r>
  </w:tbl>
  <w:p w14:paraId="18C0E4D4" w14:textId="77777777" w:rsidR="00FC5090" w:rsidRDefault="00406297"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3B175DBA" w14:textId="77777777" w:rsidR="00406297" w:rsidRPr="00406297" w:rsidRDefault="00406297"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01794" w14:textId="77777777" w:rsidR="002E2BE5" w:rsidRDefault="002E2BE5" w:rsidP="00AF234B">
      <w:pPr>
        <w:spacing w:before="0" w:after="0" w:line="240" w:lineRule="auto"/>
      </w:pPr>
      <w:r>
        <w:separator/>
      </w:r>
    </w:p>
  </w:footnote>
  <w:footnote w:type="continuationSeparator" w:id="0">
    <w:p w14:paraId="4397CC51" w14:textId="77777777" w:rsidR="002E2BE5" w:rsidRDefault="002E2BE5" w:rsidP="00AF234B">
      <w:pPr>
        <w:spacing w:before="0" w:after="0" w:line="240" w:lineRule="auto"/>
      </w:pPr>
      <w:r>
        <w:continuationSeparator/>
      </w:r>
    </w:p>
  </w:footnote>
  <w:footnote w:type="continuationNotice" w:id="1">
    <w:p w14:paraId="01F6E6B2" w14:textId="77777777" w:rsidR="002E2BE5" w:rsidRDefault="002E2BE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23757015"/>
      <w:docPartObj>
        <w:docPartGallery w:val="Page Numbers (Top of Page)"/>
        <w:docPartUnique/>
      </w:docPartObj>
    </w:sdtPr>
    <w:sdtEndPr/>
    <w:sdtContent>
      <w:p w14:paraId="0CE9507D" w14:textId="77777777" w:rsidR="00FC5090" w:rsidRDefault="00FC5090" w:rsidP="00CF334C">
        <w:pPr>
          <w:pStyle w:val="a3"/>
          <w:jc w:val="center"/>
        </w:pPr>
        <w:r>
          <w:fldChar w:fldCharType="begin"/>
        </w:r>
        <w:r>
          <w:instrText xml:space="preserve"> PAGE   \* MERGEFORMAT </w:instrText>
        </w:r>
        <w:r>
          <w:fldChar w:fldCharType="separate"/>
        </w:r>
        <w:r w:rsidR="00265A52">
          <w:rPr>
            <w:noProof/>
            <w:rtl/>
          </w:rPr>
          <w:t>18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ocumentProtection w:edit="trackedChanges"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7999"/>
    <w:rsid w:val="000A39FE"/>
    <w:rsid w:val="00134C85"/>
    <w:rsid w:val="00141D80"/>
    <w:rsid w:val="00196BBA"/>
    <w:rsid w:val="001A0C3C"/>
    <w:rsid w:val="001A69D5"/>
    <w:rsid w:val="001D4EC2"/>
    <w:rsid w:val="00214ACF"/>
    <w:rsid w:val="00242A73"/>
    <w:rsid w:val="002436F3"/>
    <w:rsid w:val="00264D14"/>
    <w:rsid w:val="00265A52"/>
    <w:rsid w:val="00272745"/>
    <w:rsid w:val="002804C1"/>
    <w:rsid w:val="00294052"/>
    <w:rsid w:val="002B2234"/>
    <w:rsid w:val="002D789D"/>
    <w:rsid w:val="002E2BE5"/>
    <w:rsid w:val="00406297"/>
    <w:rsid w:val="005067F0"/>
    <w:rsid w:val="00552E11"/>
    <w:rsid w:val="005B6AFF"/>
    <w:rsid w:val="005D6E29"/>
    <w:rsid w:val="00650D2D"/>
    <w:rsid w:val="00666119"/>
    <w:rsid w:val="00686DBE"/>
    <w:rsid w:val="0072103C"/>
    <w:rsid w:val="0087415E"/>
    <w:rsid w:val="008C64C6"/>
    <w:rsid w:val="00942177"/>
    <w:rsid w:val="00971572"/>
    <w:rsid w:val="009C6F6C"/>
    <w:rsid w:val="00A05CAE"/>
    <w:rsid w:val="00A32BA1"/>
    <w:rsid w:val="00A42271"/>
    <w:rsid w:val="00A61DF9"/>
    <w:rsid w:val="00AB3A6A"/>
    <w:rsid w:val="00AF1BE1"/>
    <w:rsid w:val="00AF234B"/>
    <w:rsid w:val="00B121BE"/>
    <w:rsid w:val="00B404AC"/>
    <w:rsid w:val="00BC326F"/>
    <w:rsid w:val="00BD72C4"/>
    <w:rsid w:val="00BE17B4"/>
    <w:rsid w:val="00BF0AA7"/>
    <w:rsid w:val="00C81171"/>
    <w:rsid w:val="00C903A8"/>
    <w:rsid w:val="00C963C1"/>
    <w:rsid w:val="00CF334C"/>
    <w:rsid w:val="00D40F1E"/>
    <w:rsid w:val="00D47DD2"/>
    <w:rsid w:val="00E1739D"/>
    <w:rsid w:val="00E679C7"/>
    <w:rsid w:val="00E870A8"/>
    <w:rsid w:val="00EC37B6"/>
    <w:rsid w:val="00EE5825"/>
    <w:rsid w:val="00F40C1A"/>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161F26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686D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2D11"/>
    <w:rsid w:val="000046A2"/>
    <w:rsid w:val="00015D7F"/>
    <w:rsid w:val="0008167F"/>
    <w:rsid w:val="001632F6"/>
    <w:rsid w:val="00172407"/>
    <w:rsid w:val="00223BF5"/>
    <w:rsid w:val="0032380B"/>
    <w:rsid w:val="003D3172"/>
    <w:rsid w:val="00621C08"/>
    <w:rsid w:val="006865A5"/>
    <w:rsid w:val="00874A5F"/>
    <w:rsid w:val="00B12052"/>
    <w:rsid w:val="00B66638"/>
    <w:rsid w:val="00CB79BD"/>
    <w:rsid w:val="00FF1BF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632F6"/>
    <w:rPr>
      <w:color w:val="808080"/>
    </w:r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0EFC45A65FF840959F257E4CD533F2B5">
    <w:name w:val="0EFC45A65FF840959F257E4CD533F2B5"/>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BCA36D67-6987-46F5-9344-FDF873E15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C6047B-845F-4C81-BAC3-D4EEFE7E2584}"/>
</file>

<file path=customXml/itemProps4.xml><?xml version="1.0" encoding="utf-8"?>
<ds:datastoreItem xmlns:ds="http://schemas.openxmlformats.org/officeDocument/2006/customXml" ds:itemID="{81709D4C-33DC-48CC-AC7E-130A245806EE}">
  <ds:schemaRefs>
    <ds:schemaRef ds:uri="http://schemas.microsoft.com/office/2006/metadata/properties"/>
    <ds:schemaRef ds:uri="http://www.w3.org/XML/1998/namespace"/>
    <ds:schemaRef ds:uri="http://schemas.microsoft.com/sharepoint/v3"/>
    <ds:schemaRef ds:uri="http://schemas.microsoft.com/office/infopath/2007/PartnerControls"/>
    <ds:schemaRef ds:uri="http://purl.org/dc/terms/"/>
    <ds:schemaRef ds:uri="http://purl.org/dc/dcmitype/"/>
    <ds:schemaRef ds:uri="http://schemas.microsoft.com/office/2006/documentManagement/types"/>
    <ds:schemaRef ds:uri="http://schemas.openxmlformats.org/package/2006/metadata/core-properties"/>
    <ds:schemaRef ds:uri="e82e0497-401b-493b-ab66-61f85c09ed30"/>
    <ds:schemaRef ds:uri="http://purl.org/dc/elements/1.1/"/>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53FECC94-15D1-430D-BCE1-18757A126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35</Pages>
  <Words>9577</Words>
  <Characters>47886</Characters>
  <Application>Microsoft Office Word</Application>
  <DocSecurity>0</DocSecurity>
  <Lines>399</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12</cp:revision>
  <dcterms:created xsi:type="dcterms:W3CDTF">2022-03-14T15:09:00Z</dcterms:created>
  <dcterms:modified xsi:type="dcterms:W3CDTF">2022-03-30T13:40:00Z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e2936f55-9744-4d33-b7cb-dd5da121bcfd</vt:lpwstr>
  </property>
</Properties>
</file>