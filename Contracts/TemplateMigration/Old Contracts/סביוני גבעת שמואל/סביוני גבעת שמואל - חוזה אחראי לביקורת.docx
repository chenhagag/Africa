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13423F"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bookmarkStart w:id="0" w:name="_GoBack"/>
      <w:bookmarkEnd w:id="0"/>
    </w:p>
    <w:p w14:paraId="44E1623F"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82F25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98ADB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4CBD0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9FC082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4D0FDB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235FB0">
        <w:rPr>
          <w:rFonts w:ascii="Times New Roman" w:eastAsia="Times New Roman" w:hAnsi="Times New Roman" w:cs="David"/>
          <w:bCs/>
          <w:i/>
          <w:iCs/>
          <w:noProof/>
          <w:sz w:val="24"/>
          <w:szCs w:val="24"/>
        </w:rPr>
        <w:drawing>
          <wp:inline distT="0" distB="0" distL="0" distR="0" wp14:anchorId="563FEB5B" wp14:editId="6D34D5C0">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0A1DE2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CD51A8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6746AC"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0EEC9B"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97D206"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60F03F"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ED5FF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 xml:space="preserve">חוזה </w:t>
      </w:r>
      <w:r>
        <w:rPr>
          <w:rFonts w:ascii="Times New Roman" w:eastAsia="Times New Roman" w:hAnsi="Times New Roman" w:cs="David" w:hint="cs"/>
          <w:bCs/>
          <w:sz w:val="32"/>
          <w:szCs w:val="32"/>
          <w:u w:val="single"/>
          <w:rtl/>
          <w:lang w:eastAsia="he-IL"/>
        </w:rPr>
        <w:t>אחראי לביקורת פרויקטים</w:t>
      </w:r>
    </w:p>
    <w:p w14:paraId="0387D16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798FF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9418D9"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89FFD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27DD9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6D2D4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6E961E"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FB6B81FCCA14F9883C452A6CFFED8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B81B7DE" w14:textId="0E0EAFEA" w:rsidR="0041563C" w:rsidRPr="00B27B4C" w:rsidRDefault="00231687"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2-02-14T17:50:00Z">
            <w:r>
              <w:rPr>
                <w:rFonts w:ascii="Times New Roman" w:eastAsia="Times New Roman" w:hAnsi="Times New Roman" w:cs="David"/>
                <w:bCs/>
                <w:sz w:val="32"/>
                <w:szCs w:val="32"/>
                <w:u w:val="single"/>
                <w:rtl/>
                <w:lang w:eastAsia="he-IL"/>
              </w:rPr>
              <w:t>סביוני גבעת שמואל - מגרשים 1001, 1005</w:t>
            </w:r>
          </w:ins>
        </w:p>
      </w:sdtContent>
    </w:sdt>
    <w:p w14:paraId="2A77979E"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2416404A20654346A6E18C3CE653B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9004551" w14:textId="57ECB292" w:rsidR="0041563C" w:rsidRPr="00B27B4C" w:rsidRDefault="00231687"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Meryl Etman" w:date="2022-02-14T17:50:00Z">
            <w:r>
              <w:rPr>
                <w:rFonts w:ascii="Times New Roman" w:eastAsia="Times New Roman" w:hAnsi="Times New Roman" w:cs="David"/>
                <w:bCs/>
                <w:sz w:val="32"/>
                <w:szCs w:val="32"/>
                <w:u w:val="single"/>
                <w:rtl/>
                <w:lang w:eastAsia="he-IL"/>
              </w:rPr>
              <w:t>גבעת שמואל</w:t>
            </w:r>
          </w:ins>
        </w:p>
      </w:sdtContent>
    </w:sdt>
    <w:p w14:paraId="2A7001C1"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000DF9"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24E08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C6511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20D1A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18547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6CC87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52A33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4D559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D97A9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3FD80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50609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96299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C7650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7C3E40"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6CDC4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4AED5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7F741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94DE7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271B60"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5208D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2B021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FB22B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6F8678"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86881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1F42F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595740"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74F15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5B6E3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9F5AF8"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7197A9" w14:textId="77777777" w:rsidR="0041563C" w:rsidRPr="003C30D7" w:rsidRDefault="0041563C" w:rsidP="0041563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Pr>
          <w:rFonts w:ascii="Times New Roman" w:eastAsia="Times New Roman" w:hAnsi="Times New Roman" w:cs="David" w:hint="cs"/>
          <w:bCs/>
          <w:i/>
          <w:iCs/>
          <w:sz w:val="32"/>
          <w:szCs w:val="32"/>
          <w:u w:val="single"/>
          <w:rtl/>
          <w:lang w:eastAsia="he-IL"/>
        </w:rPr>
        <w:t xml:space="preserve"> </w:t>
      </w:r>
      <w:r w:rsidRPr="00776496">
        <w:rPr>
          <w:rFonts w:ascii="Times New Roman" w:eastAsia="Times New Roman" w:hAnsi="Times New Roman" w:cs="David" w:hint="cs"/>
          <w:bCs/>
          <w:sz w:val="32"/>
          <w:szCs w:val="32"/>
          <w:u w:val="single"/>
          <w:rtl/>
          <w:lang w:eastAsia="he-IL"/>
        </w:rPr>
        <w:t>א</w:t>
      </w:r>
      <w:r>
        <w:rPr>
          <w:rFonts w:ascii="Times New Roman" w:eastAsia="Times New Roman" w:hAnsi="Times New Roman" w:cs="David" w:hint="cs"/>
          <w:bCs/>
          <w:sz w:val="32"/>
          <w:szCs w:val="32"/>
          <w:u w:val="single"/>
          <w:rtl/>
          <w:lang w:eastAsia="he-IL"/>
        </w:rPr>
        <w:t>חראי לביקורת פרויקטים</w:t>
      </w:r>
    </w:p>
    <w:p w14:paraId="4FD417BE" w14:textId="77777777" w:rsidR="0041563C" w:rsidRPr="003C30D7" w:rsidRDefault="0041563C" w:rsidP="0041563C">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69FBCD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5BC4E6C6DCBC4B1A83EE8E46E4829F3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091CAF18" w14:textId="77777777" w:rsidR="0041563C" w:rsidRPr="00776496" w:rsidRDefault="0041563C" w:rsidP="0041563C">
      <w:pPr>
        <w:widowControl w:val="0"/>
        <w:spacing w:before="0" w:beforeAutospacing="0" w:after="0" w:afterAutospacing="0" w:line="240" w:lineRule="auto"/>
        <w:rPr>
          <w:rFonts w:ascii="Times New Roman" w:eastAsia="Times New Roman" w:hAnsi="Times New Roman" w:cs="David"/>
          <w:sz w:val="24"/>
          <w:szCs w:val="24"/>
          <w:rtl/>
        </w:rPr>
      </w:pPr>
    </w:p>
    <w:p w14:paraId="2C75F28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3E5F178"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6D6CEC" w14:textId="77777777" w:rsidR="0041563C" w:rsidRPr="00776496" w:rsidRDefault="0041563C" w:rsidP="0041563C">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1F3502C19F06402D85F80613DFC46F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BF87BE3" w14:textId="75442855" w:rsidR="0041563C" w:rsidRPr="00776496" w:rsidRDefault="00231687" w:rsidP="0041563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Meryl Etman" w:date="2022-02-14T17:51: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 xml:space="preserve">אקונה ריט למגורים בע"מ </w:t>
            </w:r>
            <w:r>
              <w:rPr>
                <w:rFonts w:ascii="Times New Roman" w:eastAsia="Times New Roman" w:hAnsi="Times New Roman" w:cs="David"/>
                <w:color w:val="800080"/>
                <w:sz w:val="24"/>
                <w:szCs w:val="24"/>
                <w:rtl/>
              </w:rPr>
              <w:br/>
              <w:t xml:space="preserve">רחוב דרך מנחם בגין 146 תל אביב </w:t>
            </w:r>
            <w:r>
              <w:rPr>
                <w:rFonts w:ascii="Times New Roman" w:eastAsia="Times New Roman" w:hAnsi="Times New Roman" w:cs="David"/>
                <w:color w:val="800080"/>
                <w:sz w:val="24"/>
                <w:szCs w:val="24"/>
                <w:rtl/>
              </w:rPr>
              <w:br/>
              <w:t>516438462</w:t>
            </w:r>
            <w:r>
              <w:rPr>
                <w:rFonts w:ascii="Times New Roman" w:eastAsia="Times New Roman" w:hAnsi="Times New Roman" w:cs="David"/>
                <w:color w:val="800080"/>
                <w:sz w:val="24"/>
                <w:szCs w:val="24"/>
                <w:rtl/>
              </w:rPr>
              <w:br/>
            </w:r>
          </w:ins>
        </w:p>
      </w:sdtContent>
    </w:sdt>
    <w:p w14:paraId="36B5B1B8"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736FBC3A"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2094FBDA" w14:textId="77777777" w:rsidR="0041563C" w:rsidRPr="00776496" w:rsidRDefault="0041563C" w:rsidP="0041563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E8E9A90" w14:textId="77777777" w:rsidR="0041563C" w:rsidRPr="00776496" w:rsidRDefault="0041563C" w:rsidP="0041563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0FCC3AE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3457D8D4DC374DD492A7398A2DDE08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8FCEA1E" w14:textId="30071B20" w:rsidR="0041563C" w:rsidRPr="00776496" w:rsidRDefault="00231687"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4" w:author="Meryl Etman" w:date="2022-02-14T17:56:00Z">
            <w:r>
              <w:rPr>
                <w:rFonts w:ascii="Times New Roman" w:eastAsia="Times New Roman" w:hAnsi="Times New Roman" w:cs="David"/>
                <w:color w:val="800080"/>
                <w:sz w:val="24"/>
                <w:szCs w:val="24"/>
                <w:rtl/>
              </w:rPr>
              <w:br/>
              <w:t>טופהאוס ניהול פרויקטים ובינוי</w:t>
            </w:r>
            <w:r>
              <w:rPr>
                <w:rFonts w:ascii="Times New Roman" w:eastAsia="Times New Roman" w:hAnsi="Times New Roman" w:cs="David"/>
                <w:color w:val="800080"/>
                <w:sz w:val="24"/>
                <w:szCs w:val="24"/>
                <w:rtl/>
              </w:rPr>
              <w:br/>
              <w:t>רח' התע"ש 20, כפר סבא</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09AE42D7"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7D46DF95"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22FC6126"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4727B8C2" w14:textId="77777777" w:rsidR="0041563C" w:rsidRPr="00776496" w:rsidRDefault="0041563C" w:rsidP="0041563C">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lastRenderedPageBreak/>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59E7CF07" w14:textId="77777777" w:rsidR="0041563C" w:rsidRPr="00776496" w:rsidRDefault="0041563C" w:rsidP="0041563C">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2CFE369B" w14:textId="77777777" w:rsidR="0041563C" w:rsidRPr="00776496" w:rsidRDefault="0041563C" w:rsidP="0041563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2F81A3D6" w14:textId="77777777" w:rsidR="0041563C" w:rsidRPr="00776496" w:rsidRDefault="0041563C" w:rsidP="0041563C">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1B77262E" w14:textId="77777777" w:rsidR="0041563C" w:rsidRPr="00776496"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5007998"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3E458F9D"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DA35A3F"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4EC9DF0E"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317EF075"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DB8035"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8D26AF1"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5D526D"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26300640"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B6C993F"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303FD11E"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B462D77"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6E4ADF3B"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4962D2B1"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6F39BEAB"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5549551"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8F10D2E"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9385DE"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70833531"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49C84B2"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39BA729"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7568AB87"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4B895FDD"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702F8B02"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6AF4B0E1"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83289F8"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55E3CE07"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1F63C1B4"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10AE417"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29DD2E0F" w14:textId="77777777" w:rsidR="0041563C" w:rsidRPr="00776496" w:rsidRDefault="0041563C" w:rsidP="0041563C">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253CB7EA" w14:textId="77777777" w:rsidR="0041563C" w:rsidRPr="00776496" w:rsidRDefault="0041563C" w:rsidP="0041563C">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56843E8"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2C01E217"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5F4B58C8" w14:textId="77777777" w:rsidR="0041563C" w:rsidRPr="00776496" w:rsidRDefault="0041563C" w:rsidP="0041563C">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899D4FC"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708CA9B3"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5F573648"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2FCA448B"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7DB460E8"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0BF6B160"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11FF648D" w14:textId="77777777" w:rsidR="00B26EBF" w:rsidRDefault="00B26EBF" w:rsidP="00B26EB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0DC1434D" w14:textId="77777777" w:rsidR="00B26EBF" w:rsidRDefault="00B26EBF" w:rsidP="00B26EB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4A3F9ECA" w14:textId="3EC41464"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r>
      <w:del w:id="5" w:author="Meryl Etman [2]" w:date="2022-02-15T12:29:00Z">
        <w:r w:rsidRPr="00776496" w:rsidDel="009614F3">
          <w:rPr>
            <w:rFonts w:ascii="Times New Roman" w:eastAsia="Times New Roman" w:hAnsi="Times New Roman" w:cs="David"/>
            <w:sz w:val="24"/>
            <w:szCs w:val="24"/>
            <w:rtl/>
            <w:lang w:eastAsia="he-IL"/>
          </w:rPr>
          <w:delText>רשימת התכניות והמסמכים שעל היועץ להנפיק</w:delText>
        </w:r>
      </w:del>
      <w:ins w:id="6" w:author="Meryl Etman [2]" w:date="2022-02-15T12:29:00Z">
        <w:r w:rsidR="009614F3">
          <w:rPr>
            <w:rFonts w:ascii="Times New Roman" w:eastAsia="Times New Roman" w:hAnsi="Times New Roman" w:cs="David" w:hint="cs"/>
            <w:sz w:val="24"/>
            <w:szCs w:val="24"/>
            <w:rtl/>
            <w:lang w:eastAsia="he-IL"/>
          </w:rPr>
          <w:t>מבוטל</w:t>
        </w:r>
      </w:ins>
      <w:r w:rsidRPr="00776496">
        <w:rPr>
          <w:rFonts w:ascii="Times New Roman" w:eastAsia="Times New Roman" w:hAnsi="Times New Roman" w:cs="David"/>
          <w:sz w:val="24"/>
          <w:szCs w:val="24"/>
          <w:rtl/>
          <w:lang w:eastAsia="he-IL"/>
        </w:rPr>
        <w:t>.</w:t>
      </w:r>
    </w:p>
    <w:p w14:paraId="05BB7F9B"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051B1715" w14:textId="77777777" w:rsidR="0041563C" w:rsidRPr="00776496" w:rsidRDefault="0041563C" w:rsidP="0041563C">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7B5135D3"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758ADE8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6B86E8A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31976CBD"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19335911"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1ECA2D0"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4E2EE3E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77E9BC5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5CEAD12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3767DCDB"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6907CCD"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101083A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6496E2C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0B86A89D"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47FF4AFA"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27EC3EA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2D2C3A60"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4C8471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w:t>
      </w:r>
      <w:r w:rsidRPr="00776496">
        <w:rPr>
          <w:rFonts w:ascii="Times New Roman" w:eastAsia="Times New Roman" w:hAnsi="Times New Roman" w:cs="David"/>
          <w:sz w:val="24"/>
          <w:szCs w:val="24"/>
          <w:rtl/>
          <w:lang w:eastAsia="he-IL"/>
        </w:rPr>
        <w:lastRenderedPageBreak/>
        <w:t xml:space="preserve">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25B6157"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66B244B5"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002C87E"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5D26376"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533E8FF7"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2225D85D"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20EA3543"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540A1E2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2332F38B"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74B5D244"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7E50726F"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6F4316B7"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7BCB573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2DD2EF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3A5ED7A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6383DE0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54EACEB9"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4F0970EA"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383D957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2D9B51D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3A9E8E20"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6FBF3B3D"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650764B"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 xml:space="preserve">רק בהימלא כל התנאים המצטברים הבאים ולמשך </w:t>
      </w:r>
      <w:r w:rsidRPr="00776496">
        <w:rPr>
          <w:rFonts w:ascii="Times New Roman" w:eastAsia="Times New Roman" w:hAnsi="Times New Roman" w:cs="David"/>
          <w:sz w:val="24"/>
          <w:szCs w:val="24"/>
          <w:rtl/>
          <w:lang w:eastAsia="he-IL"/>
        </w:rPr>
        <w:lastRenderedPageBreak/>
        <w:t>הזמן שהמנהל יקבע, דהיינו:</w:t>
      </w:r>
    </w:p>
    <w:p w14:paraId="27D6DAB6"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78914C2F"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9249FA1"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0D0CEDBC"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4408FDB8" w14:textId="77777777" w:rsidR="0041563C" w:rsidRPr="00776496" w:rsidRDefault="0041563C" w:rsidP="0041563C">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27FA4D1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486B5B1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99374D9"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08F698B4" w14:textId="77777777" w:rsidR="0041563C" w:rsidDel="006948DA" w:rsidRDefault="0041563C" w:rsidP="0041563C">
      <w:pPr>
        <w:widowControl w:val="0"/>
        <w:spacing w:before="0" w:beforeAutospacing="0" w:after="240" w:afterAutospacing="0" w:line="240" w:lineRule="auto"/>
        <w:ind w:left="788"/>
        <w:jc w:val="both"/>
        <w:rPr>
          <w:del w:id="7" w:author="Meryl Etman [2]" w:date="2022-02-14T18:02:00Z"/>
          <w:rFonts w:ascii="Times New Roman" w:eastAsia="Times New Roman" w:hAnsi="Times New Roman" w:cs="David"/>
          <w:sz w:val="24"/>
          <w:szCs w:val="24"/>
          <w:rtl/>
          <w:lang w:eastAsia="he-IL"/>
        </w:rPr>
      </w:pPr>
    </w:p>
    <w:p w14:paraId="774CEC22" w14:textId="72FE99E6" w:rsidR="0041563C" w:rsidRPr="00776496" w:rsidDel="006948DA" w:rsidRDefault="0041563C">
      <w:pPr>
        <w:widowControl w:val="0"/>
        <w:spacing w:before="0" w:beforeAutospacing="0" w:after="240" w:afterAutospacing="0" w:line="240" w:lineRule="auto"/>
        <w:jc w:val="both"/>
        <w:rPr>
          <w:del w:id="8" w:author="Meryl Etman [2]" w:date="2022-02-14T18:02:00Z"/>
          <w:rFonts w:ascii="Times New Roman" w:eastAsia="Times New Roman" w:hAnsi="Times New Roman" w:cs="David"/>
          <w:sz w:val="24"/>
          <w:szCs w:val="24"/>
          <w:rtl/>
          <w:lang w:eastAsia="he-IL"/>
        </w:rPr>
        <w:pPrChange w:id="9" w:author="Meryl Etman [2]" w:date="2022-02-14T18:02:00Z">
          <w:pPr>
            <w:widowControl w:val="0"/>
            <w:spacing w:before="0" w:beforeAutospacing="0" w:after="240" w:afterAutospacing="0" w:line="240" w:lineRule="auto"/>
            <w:ind w:left="788"/>
            <w:jc w:val="both"/>
          </w:pPr>
        </w:pPrChange>
      </w:pPr>
    </w:p>
    <w:p w14:paraId="5D0BBDC6"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267C44A6"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0862677B"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42287EA0"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268E88A8"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451D6847"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14363E11"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FF7D695"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61F00C1C"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510D8349"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שליחויות.</w:t>
      </w:r>
    </w:p>
    <w:p w14:paraId="0E725DB1"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480FE6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73ADA576"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7B1A87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259895C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69B7B8A1"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832EC8D" w14:textId="77777777" w:rsidR="0041563C" w:rsidRPr="00776496" w:rsidRDefault="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Change w:id="10" w:author="Meryl Etman [2]" w:date="2022-02-14T18:11:00Z">
          <w:pPr>
            <w:widowControl w:val="0"/>
            <w:spacing w:before="0" w:beforeAutospacing="0" w:after="240" w:afterAutospacing="0" w:line="240" w:lineRule="auto"/>
            <w:ind w:left="788"/>
            <w:jc w:val="both"/>
          </w:pPr>
        </w:pPrChange>
      </w:pPr>
    </w:p>
    <w:p w14:paraId="64A9C4EC" w14:textId="7BA0E807" w:rsidR="0041563C" w:rsidRDefault="0041563C" w:rsidP="0041563C">
      <w:pPr>
        <w:widowControl w:val="0"/>
        <w:numPr>
          <w:ilvl w:val="0"/>
          <w:numId w:val="1"/>
        </w:numPr>
        <w:spacing w:before="0" w:beforeAutospacing="0" w:after="240" w:afterAutospacing="0" w:line="240" w:lineRule="auto"/>
        <w:ind w:left="363" w:hanging="272"/>
        <w:jc w:val="both"/>
        <w:rPr>
          <w:ins w:id="11" w:author="Meryl Etman [2]" w:date="2022-02-14T18:11:00Z"/>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שנויים בתכנון</w:t>
      </w:r>
      <w:ins w:id="12" w:author="Meryl Etman [2]" w:date="2022-02-14T18:03:00Z">
        <w:r w:rsidR="006948DA">
          <w:rPr>
            <w:rFonts w:ascii="Times New Roman" w:eastAsia="Times New Roman" w:hAnsi="Times New Roman" w:cs="David" w:hint="cs"/>
            <w:sz w:val="24"/>
            <w:szCs w:val="24"/>
            <w:rtl/>
            <w:lang w:eastAsia="he-IL"/>
          </w:rPr>
          <w:t xml:space="preserve"> </w:t>
        </w:r>
      </w:ins>
      <w:ins w:id="13" w:author="Meryl Etman [2]" w:date="2022-02-14T18:11:00Z">
        <w:r w:rsidR="00326EBE">
          <w:rPr>
            <w:rFonts w:ascii="Times New Roman" w:eastAsia="Times New Roman" w:hAnsi="Times New Roman" w:cs="David"/>
            <w:sz w:val="24"/>
            <w:szCs w:val="24"/>
            <w:rtl/>
            <w:lang w:eastAsia="he-IL"/>
          </w:rPr>
          <w:t>–</w:t>
        </w:r>
      </w:ins>
      <w:ins w:id="14" w:author="Meryl Etman [2]" w:date="2022-02-14T18:03:00Z">
        <w:r w:rsidR="006948DA">
          <w:rPr>
            <w:rFonts w:ascii="Times New Roman" w:eastAsia="Times New Roman" w:hAnsi="Times New Roman" w:cs="David" w:hint="cs"/>
            <w:sz w:val="24"/>
            <w:szCs w:val="24"/>
            <w:rtl/>
            <w:lang w:eastAsia="he-IL"/>
          </w:rPr>
          <w:t xml:space="preserve"> מבוטל</w:t>
        </w:r>
      </w:ins>
    </w:p>
    <w:p w14:paraId="5B129AB2" w14:textId="77777777" w:rsidR="00326EBE" w:rsidRPr="00776496" w:rsidRDefault="00326EBE">
      <w:pPr>
        <w:widowControl w:val="0"/>
        <w:spacing w:before="0" w:beforeAutospacing="0" w:after="240" w:afterAutospacing="0" w:line="240" w:lineRule="auto"/>
        <w:ind w:left="363"/>
        <w:jc w:val="both"/>
        <w:rPr>
          <w:rFonts w:ascii="Times New Roman" w:eastAsia="Times New Roman" w:hAnsi="Times New Roman" w:cs="David"/>
          <w:sz w:val="24"/>
          <w:szCs w:val="24"/>
          <w:rtl/>
          <w:lang w:eastAsia="he-IL"/>
        </w:rPr>
        <w:pPrChange w:id="15" w:author="Meryl Etman [2]" w:date="2022-02-14T18:11:00Z">
          <w:pPr>
            <w:widowControl w:val="0"/>
            <w:numPr>
              <w:numId w:val="1"/>
            </w:numPr>
            <w:tabs>
              <w:tab w:val="num" w:pos="360"/>
            </w:tabs>
            <w:spacing w:before="0" w:beforeAutospacing="0" w:after="240" w:afterAutospacing="0" w:line="240" w:lineRule="auto"/>
            <w:ind w:left="363" w:hanging="272"/>
            <w:jc w:val="both"/>
          </w:pPr>
        </w:pPrChange>
      </w:pPr>
    </w:p>
    <w:p w14:paraId="5FF47A8F" w14:textId="3D9341D7" w:rsidR="0041563C" w:rsidRPr="00776496" w:rsidDel="006948DA" w:rsidRDefault="0041563C" w:rsidP="0041563C">
      <w:pPr>
        <w:widowControl w:val="0"/>
        <w:numPr>
          <w:ilvl w:val="1"/>
          <w:numId w:val="1"/>
        </w:numPr>
        <w:spacing w:before="0" w:beforeAutospacing="0" w:after="200" w:afterAutospacing="0" w:line="240" w:lineRule="auto"/>
        <w:jc w:val="both"/>
        <w:rPr>
          <w:del w:id="16" w:author="Meryl Etman [2]" w:date="2022-02-14T18:03:00Z"/>
          <w:rFonts w:ascii="Times New Roman" w:eastAsia="Times New Roman" w:hAnsi="Times New Roman" w:cs="David"/>
          <w:sz w:val="24"/>
          <w:szCs w:val="24"/>
          <w:rtl/>
          <w:lang w:eastAsia="he-IL"/>
        </w:rPr>
      </w:pPr>
      <w:del w:id="17" w:author="Meryl Etman [2]" w:date="2022-02-14T18:03:00Z">
        <w:r w:rsidRPr="00776496" w:rsidDel="006948DA">
          <w:rPr>
            <w:rFonts w:ascii="Times New Roman" w:eastAsia="Times New Roman" w:hAnsi="Times New Roman" w:cs="David"/>
            <w:sz w:val="24"/>
            <w:szCs w:val="24"/>
            <w:rtl/>
            <w:lang w:eastAsia="he-IL"/>
          </w:rPr>
          <w:delText>היועץ מתחייב</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לפי דרישת המנהל</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delText>
        </w:r>
      </w:del>
    </w:p>
    <w:p w14:paraId="410E9E36" w14:textId="05EC6889" w:rsidR="0041563C" w:rsidRPr="00776496" w:rsidDel="006948DA" w:rsidRDefault="0041563C" w:rsidP="0041563C">
      <w:pPr>
        <w:widowControl w:val="0"/>
        <w:numPr>
          <w:ilvl w:val="1"/>
          <w:numId w:val="1"/>
        </w:numPr>
        <w:spacing w:before="0" w:beforeAutospacing="0" w:after="200" w:afterAutospacing="0" w:line="240" w:lineRule="auto"/>
        <w:jc w:val="both"/>
        <w:rPr>
          <w:del w:id="18" w:author="Meryl Etman [2]" w:date="2022-02-14T18:03:00Z"/>
          <w:rFonts w:ascii="Times New Roman" w:eastAsia="Times New Roman" w:hAnsi="Times New Roman" w:cs="David"/>
          <w:sz w:val="24"/>
          <w:szCs w:val="24"/>
          <w:rtl/>
          <w:lang w:eastAsia="he-IL"/>
        </w:rPr>
      </w:pPr>
      <w:del w:id="19" w:author="Meryl Etman [2]" w:date="2022-02-14T18:03:00Z">
        <w:r w:rsidRPr="00776496" w:rsidDel="006948DA">
          <w:rPr>
            <w:rFonts w:ascii="Times New Roman" w:eastAsia="Times New Roman" w:hAnsi="Times New Roman" w:cs="David"/>
            <w:sz w:val="24"/>
            <w:szCs w:val="24"/>
            <w:rtl/>
            <w:lang w:eastAsia="he-IL"/>
          </w:rPr>
          <w:delText>נדרשו השינויים לאחר שלב התכנון המפורט שהוזמן ע"י המזמין כמפורט בנספח</w:delText>
        </w:r>
        <w:r w:rsidRPr="00776496" w:rsidDel="006948DA">
          <w:rPr>
            <w:rFonts w:ascii="Times New Roman" w:eastAsia="Times New Roman" w:hAnsi="Times New Roman" w:cs="David" w:hint="cs"/>
            <w:sz w:val="24"/>
            <w:szCs w:val="24"/>
            <w:rtl/>
            <w:lang w:eastAsia="he-IL"/>
          </w:rPr>
          <w:delText>ים</w:delText>
        </w:r>
        <w:r w:rsidRPr="00776496" w:rsidDel="006948DA">
          <w:rPr>
            <w:rFonts w:ascii="Times New Roman" w:eastAsia="Times New Roman" w:hAnsi="Times New Roman" w:cs="David"/>
            <w:sz w:val="24"/>
            <w:szCs w:val="24"/>
            <w:rtl/>
            <w:lang w:eastAsia="he-IL"/>
          </w:rPr>
          <w:delText xml:space="preserve"> </w:delText>
        </w:r>
        <w:r w:rsidRPr="00776496" w:rsidDel="006948DA">
          <w:rPr>
            <w:rFonts w:ascii="Times New Roman" w:eastAsia="Times New Roman" w:hAnsi="Times New Roman" w:cs="David"/>
            <w:bCs/>
            <w:sz w:val="24"/>
            <w:szCs w:val="24"/>
            <w:rtl/>
            <w:lang w:eastAsia="he-IL"/>
          </w:rPr>
          <w:delText>ב' או ג'</w:delText>
        </w:r>
        <w:r w:rsidRPr="00776496" w:rsidDel="006948DA">
          <w:rPr>
            <w:rFonts w:ascii="Times New Roman" w:eastAsia="Times New Roman" w:hAnsi="Times New Roman" w:cs="David" w:hint="cs"/>
            <w:b/>
            <w:sz w:val="24"/>
            <w:szCs w:val="24"/>
            <w:rtl/>
            <w:lang w:eastAsia="he-IL"/>
          </w:rPr>
          <w:delText xml:space="preserve"> המצ"ב</w:delText>
        </w:r>
        <w:r w:rsidRPr="00776496" w:rsidDel="006948DA">
          <w:rPr>
            <w:rFonts w:ascii="Times New Roman" w:eastAsia="Times New Roman" w:hAnsi="Times New Roman" w:cs="David"/>
            <w:sz w:val="24"/>
            <w:szCs w:val="24"/>
            <w:rtl/>
            <w:lang w:eastAsia="he-IL"/>
          </w:rPr>
          <w:delText>, וב</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צוע השינויים מחייב את היועץ בעבודה העולה במידה רבה ובאופן יסודי על ש</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רותי היועץ</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אלמלא השנויים</w:delText>
        </w:r>
        <w:r w:rsidRPr="00776496" w:rsidDel="006948DA">
          <w:rPr>
            <w:rFonts w:ascii="Times New Roman" w:eastAsia="Times New Roman" w:hAnsi="Times New Roman" w:cs="David" w:hint="cs"/>
            <w:sz w:val="24"/>
            <w:szCs w:val="24"/>
            <w:rtl/>
            <w:lang w:eastAsia="he-IL"/>
          </w:rPr>
          <w:delText xml:space="preserve"> כאמור</w:delText>
        </w:r>
        <w:r w:rsidRPr="00776496" w:rsidDel="006948DA">
          <w:rPr>
            <w:rFonts w:ascii="Times New Roman" w:eastAsia="Times New Roman" w:hAnsi="Times New Roman" w:cs="David"/>
            <w:sz w:val="24"/>
            <w:szCs w:val="24"/>
            <w:rtl/>
            <w:lang w:eastAsia="he-IL"/>
          </w:rPr>
          <w:delText>, יהיה</w:delText>
        </w:r>
        <w:r w:rsidRPr="00776496" w:rsidDel="006948DA">
          <w:rPr>
            <w:rFonts w:ascii="Times New Roman" w:eastAsia="Times New Roman" w:hAnsi="Times New Roman" w:cs="David" w:hint="cs"/>
            <w:sz w:val="24"/>
            <w:szCs w:val="24"/>
            <w:rtl/>
            <w:lang w:eastAsia="he-IL"/>
          </w:rPr>
          <w:delText xml:space="preserve"> </w:delText>
        </w:r>
        <w:r w:rsidRPr="00776496" w:rsidDel="006948DA">
          <w:rPr>
            <w:rFonts w:ascii="Times New Roman" w:eastAsia="Times New Roman" w:hAnsi="Times New Roman" w:cs="David"/>
            <w:sz w:val="24"/>
            <w:szCs w:val="24"/>
            <w:rtl/>
            <w:lang w:eastAsia="he-IL"/>
          </w:rPr>
          <w:delText>זכאי לפיצוי בעד העבודה הנוספת שב</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צע עקב השנויים</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w:delText>
        </w:r>
        <w:r w:rsidRPr="00776496" w:rsidDel="006948DA">
          <w:rPr>
            <w:rFonts w:ascii="Times New Roman" w:eastAsia="Times New Roman" w:hAnsi="Times New Roman" w:cs="David" w:hint="cs"/>
            <w:sz w:val="24"/>
            <w:szCs w:val="24"/>
            <w:rtl/>
            <w:lang w:eastAsia="he-IL"/>
          </w:rPr>
          <w:delText>כאמור</w:delText>
        </w:r>
        <w:r w:rsidRPr="00776496" w:rsidDel="006948DA">
          <w:rPr>
            <w:rFonts w:ascii="Times New Roman" w:eastAsia="Times New Roman" w:hAnsi="Times New Roman" w:cs="David"/>
            <w:sz w:val="24"/>
            <w:szCs w:val="24"/>
            <w:rtl/>
            <w:lang w:eastAsia="he-IL"/>
          </w:rPr>
          <w:delText>. הפיצוי ישולם בגין העבודה הנוספת שהיועץ ב</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צע לעומת העבודה שהיה עליו לבצע אלמלא השנויים, כפי שיקבע ע"י המנהל בהתאם לחלקו של התכנון החוזר כפי שיקבע ע"י המנהל מתוך סך שרותי</w:delText>
        </w:r>
        <w:r w:rsidRPr="00776496" w:rsidDel="006948DA">
          <w:rPr>
            <w:rFonts w:ascii="Times New Roman" w:eastAsia="Times New Roman" w:hAnsi="Times New Roman" w:cs="David" w:hint="cs"/>
            <w:sz w:val="24"/>
            <w:szCs w:val="24"/>
            <w:rtl/>
            <w:lang w:eastAsia="he-IL"/>
          </w:rPr>
          <w:delText xml:space="preserve"> </w:delText>
        </w:r>
        <w:r w:rsidRPr="00776496" w:rsidDel="006948DA">
          <w:rPr>
            <w:rFonts w:ascii="Times New Roman" w:eastAsia="Times New Roman" w:hAnsi="Times New Roman" w:cs="David"/>
            <w:sz w:val="24"/>
            <w:szCs w:val="24"/>
            <w:rtl/>
            <w:lang w:eastAsia="he-IL"/>
          </w:rPr>
          <w:delText xml:space="preserve"> היועץ ושכר היועץ. בכל מקרה</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w:delText>
        </w:r>
        <w:r w:rsidRPr="00776496" w:rsidDel="006948DA">
          <w:rPr>
            <w:rFonts w:ascii="Times New Roman" w:eastAsia="Times New Roman" w:hAnsi="Times New Roman" w:cs="David" w:hint="cs"/>
            <w:sz w:val="24"/>
            <w:szCs w:val="24"/>
            <w:rtl/>
            <w:lang w:eastAsia="he-IL"/>
          </w:rPr>
          <w:delText>ה</w:delText>
        </w:r>
        <w:r w:rsidRPr="00776496" w:rsidDel="006948DA">
          <w:rPr>
            <w:rFonts w:ascii="Times New Roman" w:eastAsia="Times New Roman" w:hAnsi="Times New Roman" w:cs="David"/>
            <w:sz w:val="24"/>
            <w:szCs w:val="24"/>
            <w:rtl/>
            <w:lang w:eastAsia="he-IL"/>
          </w:rPr>
          <w:delText>שנויים</w:delText>
        </w:r>
        <w:r w:rsidRPr="00776496" w:rsidDel="006948DA">
          <w:rPr>
            <w:rFonts w:ascii="Times New Roman" w:eastAsia="Times New Roman" w:hAnsi="Times New Roman" w:cs="David" w:hint="cs"/>
            <w:sz w:val="24"/>
            <w:szCs w:val="24"/>
            <w:rtl/>
            <w:lang w:eastAsia="he-IL"/>
          </w:rPr>
          <w:delText xml:space="preserve"> כאמור, לא יהוו</w:delText>
        </w:r>
        <w:r w:rsidRPr="00776496" w:rsidDel="006948DA">
          <w:rPr>
            <w:rFonts w:ascii="Times New Roman" w:eastAsia="Times New Roman" w:hAnsi="Times New Roman" w:cs="David"/>
            <w:sz w:val="24"/>
            <w:szCs w:val="24"/>
            <w:rtl/>
            <w:lang w:eastAsia="he-IL"/>
          </w:rPr>
          <w:delText xml:space="preserve"> עילה לש</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נוי בלוח הזמנים</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אלא בא</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 xml:space="preserve">שור המנהל </w:delText>
        </w:r>
        <w:r w:rsidRPr="00776496" w:rsidDel="006948DA">
          <w:rPr>
            <w:rFonts w:ascii="Times New Roman" w:eastAsia="Times New Roman" w:hAnsi="Times New Roman" w:cs="David" w:hint="cs"/>
            <w:sz w:val="24"/>
            <w:szCs w:val="24"/>
            <w:rtl/>
            <w:lang w:eastAsia="he-IL"/>
          </w:rPr>
          <w:delText>מראש ו</w:delText>
        </w:r>
        <w:r w:rsidRPr="00776496" w:rsidDel="006948DA">
          <w:rPr>
            <w:rFonts w:ascii="Times New Roman" w:eastAsia="Times New Roman" w:hAnsi="Times New Roman" w:cs="David"/>
            <w:sz w:val="24"/>
            <w:szCs w:val="24"/>
            <w:rtl/>
            <w:lang w:eastAsia="he-IL"/>
          </w:rPr>
          <w:delText>בכתב.</w:delText>
        </w:r>
      </w:del>
    </w:p>
    <w:p w14:paraId="68D8446C" w14:textId="6CAACC42" w:rsidR="0041563C" w:rsidRPr="00776496" w:rsidDel="006948DA" w:rsidRDefault="0041563C" w:rsidP="0041563C">
      <w:pPr>
        <w:widowControl w:val="0"/>
        <w:numPr>
          <w:ilvl w:val="1"/>
          <w:numId w:val="1"/>
        </w:numPr>
        <w:spacing w:before="0" w:beforeAutospacing="0" w:after="200" w:afterAutospacing="0" w:line="240" w:lineRule="auto"/>
        <w:jc w:val="both"/>
        <w:rPr>
          <w:del w:id="20" w:author="Meryl Etman [2]" w:date="2022-02-14T18:03:00Z"/>
          <w:rFonts w:ascii="Times New Roman" w:eastAsia="Times New Roman" w:hAnsi="Times New Roman" w:cs="David"/>
          <w:sz w:val="24"/>
          <w:szCs w:val="24"/>
          <w:rtl/>
          <w:lang w:eastAsia="he-IL"/>
        </w:rPr>
      </w:pPr>
      <w:del w:id="21" w:author="Meryl Etman [2]" w:date="2022-02-14T18:03:00Z">
        <w:r w:rsidRPr="00776496" w:rsidDel="006948DA">
          <w:rPr>
            <w:rFonts w:ascii="Times New Roman" w:eastAsia="Times New Roman" w:hAnsi="Times New Roman" w:cs="David" w:hint="cs"/>
            <w:sz w:val="24"/>
            <w:szCs w:val="24"/>
            <w:rtl/>
            <w:lang w:eastAsia="he-IL"/>
          </w:rPr>
          <w:delText>על אף</w:delText>
        </w:r>
        <w:r w:rsidRPr="00776496" w:rsidDel="006948DA">
          <w:rPr>
            <w:rFonts w:ascii="Times New Roman" w:eastAsia="Times New Roman" w:hAnsi="Times New Roman" w:cs="David"/>
            <w:sz w:val="24"/>
            <w:szCs w:val="24"/>
            <w:rtl/>
            <w:lang w:eastAsia="he-IL"/>
          </w:rPr>
          <w:delText xml:space="preserve"> האמור בסעיף 8.2 לעיל</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לא יגיע ליועץ דבר בגין שינויים הנובעים מ:</w:delText>
        </w:r>
      </w:del>
    </w:p>
    <w:p w14:paraId="4BC5D606" w14:textId="49E3B8A0" w:rsidR="0041563C" w:rsidRPr="00776496" w:rsidDel="006948DA" w:rsidRDefault="0041563C" w:rsidP="0041563C">
      <w:pPr>
        <w:widowControl w:val="0"/>
        <w:numPr>
          <w:ilvl w:val="2"/>
          <w:numId w:val="1"/>
        </w:numPr>
        <w:tabs>
          <w:tab w:val="num" w:pos="1507"/>
        </w:tabs>
        <w:spacing w:before="0" w:beforeAutospacing="0" w:after="200" w:afterAutospacing="0" w:line="240" w:lineRule="auto"/>
        <w:ind w:left="1507" w:hanging="425"/>
        <w:jc w:val="both"/>
        <w:rPr>
          <w:del w:id="22" w:author="Meryl Etman [2]" w:date="2022-02-14T18:03:00Z"/>
          <w:rFonts w:ascii="Times New Roman" w:eastAsia="Times New Roman" w:hAnsi="Times New Roman" w:cs="David"/>
          <w:sz w:val="24"/>
          <w:szCs w:val="24"/>
          <w:rtl/>
          <w:lang w:eastAsia="he-IL"/>
        </w:rPr>
      </w:pPr>
      <w:del w:id="23" w:author="Meryl Etman [2]" w:date="2022-02-14T18:03:00Z">
        <w:r w:rsidRPr="00776496" w:rsidDel="006948DA">
          <w:rPr>
            <w:rFonts w:ascii="Times New Roman" w:eastAsia="Times New Roman" w:hAnsi="Times New Roman" w:cs="David"/>
            <w:sz w:val="24"/>
            <w:szCs w:val="24"/>
            <w:rtl/>
            <w:lang w:eastAsia="he-IL"/>
          </w:rPr>
          <w:delText xml:space="preserve">טעות </w:delText>
        </w:r>
        <w:r w:rsidRPr="00776496" w:rsidDel="006948DA">
          <w:rPr>
            <w:rFonts w:ascii="Times New Roman" w:eastAsia="Times New Roman" w:hAnsi="Times New Roman" w:cs="David" w:hint="cs"/>
            <w:sz w:val="24"/>
            <w:szCs w:val="24"/>
            <w:rtl/>
            <w:lang w:eastAsia="he-IL"/>
          </w:rPr>
          <w:delText>ו/</w:delText>
        </w:r>
        <w:r w:rsidRPr="00776496" w:rsidDel="006948DA">
          <w:rPr>
            <w:rFonts w:ascii="Times New Roman" w:eastAsia="Times New Roman" w:hAnsi="Times New Roman" w:cs="David"/>
            <w:sz w:val="24"/>
            <w:szCs w:val="24"/>
            <w:rtl/>
            <w:lang w:eastAsia="he-IL"/>
          </w:rPr>
          <w:delText>או ל</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 xml:space="preserve">קוי בתכנון ו/או באומדן של היועץ </w:delText>
        </w:r>
        <w:r w:rsidRPr="00776496" w:rsidDel="006948DA">
          <w:rPr>
            <w:rFonts w:ascii="Times New Roman" w:eastAsia="Times New Roman" w:hAnsi="Times New Roman" w:cs="David" w:hint="cs"/>
            <w:sz w:val="24"/>
            <w:szCs w:val="24"/>
            <w:rtl/>
            <w:lang w:eastAsia="he-IL"/>
          </w:rPr>
          <w:delText>ו/</w:delText>
        </w:r>
        <w:r w:rsidRPr="00776496" w:rsidDel="006948DA">
          <w:rPr>
            <w:rFonts w:ascii="Times New Roman" w:eastAsia="Times New Roman" w:hAnsi="Times New Roman" w:cs="David"/>
            <w:sz w:val="24"/>
            <w:szCs w:val="24"/>
            <w:rtl/>
            <w:lang w:eastAsia="he-IL"/>
          </w:rPr>
          <w:delText>או של היועצים.</w:delText>
        </w:r>
      </w:del>
    </w:p>
    <w:p w14:paraId="7FB08881" w14:textId="5BBE3AEC" w:rsidR="0041563C" w:rsidRPr="00776496" w:rsidDel="006948DA" w:rsidRDefault="0041563C" w:rsidP="0041563C">
      <w:pPr>
        <w:widowControl w:val="0"/>
        <w:numPr>
          <w:ilvl w:val="2"/>
          <w:numId w:val="1"/>
        </w:numPr>
        <w:tabs>
          <w:tab w:val="num" w:pos="1507"/>
        </w:tabs>
        <w:spacing w:before="0" w:beforeAutospacing="0" w:after="200" w:afterAutospacing="0" w:line="240" w:lineRule="auto"/>
        <w:ind w:left="1507" w:hanging="425"/>
        <w:jc w:val="both"/>
        <w:rPr>
          <w:del w:id="24" w:author="Meryl Etman [2]" w:date="2022-02-14T18:03:00Z"/>
          <w:rFonts w:ascii="Times New Roman" w:eastAsia="Times New Roman" w:hAnsi="Times New Roman" w:cs="David"/>
          <w:sz w:val="24"/>
          <w:szCs w:val="24"/>
          <w:rtl/>
          <w:lang w:eastAsia="he-IL"/>
        </w:rPr>
      </w:pPr>
      <w:del w:id="25" w:author="Meryl Etman [2]" w:date="2022-02-14T18:03:00Z">
        <w:r w:rsidRPr="00776496" w:rsidDel="006948DA">
          <w:rPr>
            <w:rFonts w:ascii="Times New Roman" w:eastAsia="Times New Roman" w:hAnsi="Times New Roman" w:cs="David"/>
            <w:sz w:val="24"/>
            <w:szCs w:val="24"/>
            <w:rtl/>
            <w:lang w:eastAsia="he-IL"/>
          </w:rPr>
          <w:delText>התכנון אינו התכנון היעיל ביותר.</w:delText>
        </w:r>
      </w:del>
    </w:p>
    <w:p w14:paraId="3271C562" w14:textId="67BE475E" w:rsidR="0041563C" w:rsidRPr="00776496" w:rsidDel="006948DA" w:rsidRDefault="0041563C" w:rsidP="0041563C">
      <w:pPr>
        <w:widowControl w:val="0"/>
        <w:numPr>
          <w:ilvl w:val="2"/>
          <w:numId w:val="1"/>
        </w:numPr>
        <w:tabs>
          <w:tab w:val="num" w:pos="1507"/>
        </w:tabs>
        <w:spacing w:before="0" w:beforeAutospacing="0" w:after="200" w:afterAutospacing="0" w:line="240" w:lineRule="auto"/>
        <w:ind w:left="1507" w:hanging="425"/>
        <w:jc w:val="both"/>
        <w:rPr>
          <w:del w:id="26" w:author="Meryl Etman [2]" w:date="2022-02-14T18:03:00Z"/>
          <w:rFonts w:ascii="Times New Roman" w:eastAsia="Times New Roman" w:hAnsi="Times New Roman" w:cs="David"/>
          <w:sz w:val="24"/>
          <w:szCs w:val="24"/>
          <w:rtl/>
          <w:lang w:eastAsia="he-IL"/>
        </w:rPr>
      </w:pPr>
      <w:del w:id="27" w:author="Meryl Etman [2]" w:date="2022-02-14T18:03:00Z">
        <w:r w:rsidRPr="00776496" w:rsidDel="006948DA">
          <w:rPr>
            <w:rFonts w:ascii="Times New Roman" w:eastAsia="Times New Roman" w:hAnsi="Times New Roman" w:cs="David"/>
            <w:sz w:val="24"/>
            <w:szCs w:val="24"/>
            <w:rtl/>
            <w:lang w:eastAsia="he-IL"/>
          </w:rPr>
          <w:delText>השינוי מתחייב במישרין או בעקיפין מהפרת איזה מהוראות חוזה זה ע"י היועץ.</w:delText>
        </w:r>
      </w:del>
    </w:p>
    <w:p w14:paraId="51AE18A4" w14:textId="5E6E093D" w:rsidR="0041563C" w:rsidRPr="00776496" w:rsidDel="006948DA" w:rsidRDefault="0041563C" w:rsidP="0041563C">
      <w:pPr>
        <w:widowControl w:val="0"/>
        <w:numPr>
          <w:ilvl w:val="2"/>
          <w:numId w:val="1"/>
        </w:numPr>
        <w:tabs>
          <w:tab w:val="num" w:pos="1507"/>
        </w:tabs>
        <w:spacing w:before="0" w:beforeAutospacing="0" w:after="200" w:afterAutospacing="0" w:line="240" w:lineRule="auto"/>
        <w:ind w:left="1508" w:hanging="425"/>
        <w:jc w:val="both"/>
        <w:rPr>
          <w:del w:id="28" w:author="Meryl Etman [2]" w:date="2022-02-14T18:03:00Z"/>
          <w:rFonts w:ascii="Times New Roman" w:eastAsia="Times New Roman" w:hAnsi="Times New Roman" w:cs="David"/>
          <w:sz w:val="24"/>
          <w:szCs w:val="24"/>
          <w:rtl/>
          <w:lang w:eastAsia="he-IL"/>
        </w:rPr>
      </w:pPr>
      <w:del w:id="29" w:author="Meryl Etman [2]" w:date="2022-02-14T18:03:00Z">
        <w:r w:rsidRPr="00776496" w:rsidDel="006948DA">
          <w:rPr>
            <w:rFonts w:ascii="Times New Roman" w:eastAsia="Times New Roman" w:hAnsi="Times New Roman" w:cs="David"/>
            <w:sz w:val="24"/>
            <w:szCs w:val="24"/>
            <w:rtl/>
            <w:lang w:eastAsia="he-IL"/>
          </w:rPr>
          <w:delText xml:space="preserve">השינויים מתחייבים מדרישת רשויות מוסמכות. </w:delText>
        </w:r>
      </w:del>
    </w:p>
    <w:p w14:paraId="1EF435D4" w14:textId="737712BA" w:rsidR="0041563C" w:rsidRPr="00776496" w:rsidDel="006948DA" w:rsidRDefault="0041563C" w:rsidP="0041563C">
      <w:pPr>
        <w:widowControl w:val="0"/>
        <w:numPr>
          <w:ilvl w:val="1"/>
          <w:numId w:val="1"/>
        </w:numPr>
        <w:spacing w:before="0" w:beforeAutospacing="0" w:after="200" w:afterAutospacing="0" w:line="240" w:lineRule="auto"/>
        <w:jc w:val="both"/>
        <w:rPr>
          <w:del w:id="30" w:author="Meryl Etman [2]" w:date="2022-02-14T18:03:00Z"/>
          <w:rFonts w:ascii="Times New Roman" w:eastAsia="Times New Roman" w:hAnsi="Times New Roman" w:cs="David"/>
          <w:sz w:val="24"/>
          <w:szCs w:val="24"/>
          <w:rtl/>
          <w:lang w:eastAsia="he-IL"/>
        </w:rPr>
      </w:pPr>
      <w:del w:id="31" w:author="Meryl Etman [2]" w:date="2022-02-14T18:03:00Z">
        <w:r w:rsidRPr="00776496" w:rsidDel="006948DA">
          <w:rPr>
            <w:rFonts w:ascii="Times New Roman" w:eastAsia="Times New Roman" w:hAnsi="Times New Roman" w:cs="David"/>
            <w:sz w:val="24"/>
            <w:szCs w:val="24"/>
            <w:rtl/>
            <w:lang w:eastAsia="he-IL"/>
          </w:rPr>
          <w:delText>היועץ מתחייב להכין</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עבור רוכשים שיבקשו זאת</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תכנית שינויים בדירות שאינם עומדים בסתירה להיתרי הבניה ולכל דין. </w:delText>
        </w:r>
      </w:del>
    </w:p>
    <w:p w14:paraId="19C1CF39" w14:textId="0C936269" w:rsidR="0041563C" w:rsidRPr="00776496" w:rsidDel="006948DA" w:rsidRDefault="0041563C" w:rsidP="0041563C">
      <w:pPr>
        <w:widowControl w:val="0"/>
        <w:spacing w:before="0" w:beforeAutospacing="0" w:after="240" w:afterAutospacing="0" w:line="240" w:lineRule="auto"/>
        <w:ind w:left="794"/>
        <w:jc w:val="both"/>
        <w:rPr>
          <w:del w:id="32" w:author="Meryl Etman [2]" w:date="2022-02-14T18:03:00Z"/>
          <w:rFonts w:ascii="Times New Roman" w:eastAsia="Times New Roman" w:hAnsi="Times New Roman" w:cs="David"/>
          <w:sz w:val="24"/>
          <w:szCs w:val="24"/>
          <w:rtl/>
          <w:lang w:eastAsia="he-IL"/>
        </w:rPr>
      </w:pPr>
      <w:del w:id="33" w:author="Meryl Etman [2]" w:date="2022-02-14T18:03:00Z">
        <w:r w:rsidRPr="00776496" w:rsidDel="006948DA">
          <w:rPr>
            <w:rFonts w:ascii="Times New Roman" w:eastAsia="Times New Roman" w:hAnsi="Times New Roman" w:cs="David"/>
            <w:sz w:val="24"/>
            <w:szCs w:val="24"/>
            <w:rtl/>
            <w:lang w:eastAsia="he-IL"/>
          </w:rPr>
          <w:delText xml:space="preserve">מחיר השינויים ותנאי התשלום בגין תכנון השינויים </w:delText>
        </w:r>
        <w:r w:rsidRPr="00776496" w:rsidDel="006948DA">
          <w:rPr>
            <w:rFonts w:ascii="Times New Roman" w:eastAsia="Times New Roman" w:hAnsi="Times New Roman" w:cs="David" w:hint="cs"/>
            <w:sz w:val="24"/>
            <w:szCs w:val="24"/>
            <w:rtl/>
            <w:lang w:eastAsia="he-IL"/>
          </w:rPr>
          <w:delText xml:space="preserve">כאמור, </w:delText>
        </w:r>
        <w:r w:rsidRPr="00776496" w:rsidDel="006948DA">
          <w:rPr>
            <w:rFonts w:ascii="Times New Roman" w:eastAsia="Times New Roman" w:hAnsi="Times New Roman" w:cs="David"/>
            <w:sz w:val="24"/>
            <w:szCs w:val="24"/>
            <w:rtl/>
            <w:lang w:eastAsia="he-IL"/>
          </w:rPr>
          <w:delText>יסוכמו בין היועץ לרוכשים. היועץ יתקשר עם הרוכש</w:delText>
        </w:r>
        <w:r w:rsidRPr="00776496" w:rsidDel="006948DA">
          <w:rPr>
            <w:rFonts w:ascii="Times New Roman" w:eastAsia="Times New Roman" w:hAnsi="Times New Roman" w:cs="David" w:hint="cs"/>
            <w:sz w:val="24"/>
            <w:szCs w:val="24"/>
            <w:rtl/>
            <w:lang w:eastAsia="he-IL"/>
          </w:rPr>
          <w:delText>ים</w:delText>
        </w:r>
        <w:r w:rsidRPr="00776496" w:rsidDel="006948DA">
          <w:rPr>
            <w:rFonts w:ascii="Times New Roman" w:eastAsia="Times New Roman" w:hAnsi="Times New Roman" w:cs="David"/>
            <w:sz w:val="24"/>
            <w:szCs w:val="24"/>
            <w:rtl/>
            <w:lang w:eastAsia="he-IL"/>
          </w:rPr>
          <w:delText xml:space="preserve"> בהסכם נפרד לתכנון השינויים. כל מחלוקת שתתעורר בין היועץ לבין </w:delText>
        </w:r>
        <w:r w:rsidRPr="00776496" w:rsidDel="006948DA">
          <w:rPr>
            <w:rFonts w:ascii="Times New Roman" w:eastAsia="Times New Roman" w:hAnsi="Times New Roman" w:cs="David" w:hint="cs"/>
            <w:sz w:val="24"/>
            <w:szCs w:val="24"/>
            <w:rtl/>
            <w:lang w:eastAsia="he-IL"/>
          </w:rPr>
          <w:delText>ה</w:delText>
        </w:r>
        <w:r w:rsidRPr="00776496" w:rsidDel="006948DA">
          <w:rPr>
            <w:rFonts w:ascii="Times New Roman" w:eastAsia="Times New Roman" w:hAnsi="Times New Roman" w:cs="David"/>
            <w:sz w:val="24"/>
            <w:szCs w:val="24"/>
            <w:rtl/>
            <w:lang w:eastAsia="he-IL"/>
          </w:rPr>
          <w:delText>רוכש</w:delText>
        </w:r>
        <w:r w:rsidRPr="00776496" w:rsidDel="006948DA">
          <w:rPr>
            <w:rFonts w:ascii="Times New Roman" w:eastAsia="Times New Roman" w:hAnsi="Times New Roman" w:cs="David" w:hint="cs"/>
            <w:sz w:val="24"/>
            <w:szCs w:val="24"/>
            <w:rtl/>
            <w:lang w:eastAsia="he-IL"/>
          </w:rPr>
          <w:delText>ים</w:delText>
        </w:r>
        <w:r w:rsidRPr="00776496" w:rsidDel="006948DA">
          <w:rPr>
            <w:rFonts w:ascii="Times New Roman" w:eastAsia="Times New Roman" w:hAnsi="Times New Roman" w:cs="David"/>
            <w:sz w:val="24"/>
            <w:szCs w:val="24"/>
            <w:rtl/>
            <w:lang w:eastAsia="he-IL"/>
          </w:rPr>
          <w:delText xml:space="preserve"> בענ</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ין קביעת מחיר השינויים</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תובא בפני המנהל והוא יהיה המוסמך להכריע בה.</w:delText>
        </w:r>
      </w:del>
    </w:p>
    <w:p w14:paraId="3B3782F1"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5BA72B18" w14:textId="77777777" w:rsidR="000B0645" w:rsidRPr="00013687" w:rsidRDefault="000B0645" w:rsidP="000B064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72D25DD" w14:textId="77777777" w:rsidR="000B0645" w:rsidRPr="00013687" w:rsidRDefault="000B0645" w:rsidP="000B0645">
      <w:pPr>
        <w:pStyle w:val="a2"/>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A126993" w14:textId="77777777" w:rsidR="000B0645" w:rsidRPr="00013687" w:rsidRDefault="000B0645" w:rsidP="000B0645">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F690186" w14:textId="77777777" w:rsidR="000B0645" w:rsidRPr="00013687" w:rsidRDefault="000B0645" w:rsidP="000B0645">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A6C3258" w14:textId="77777777" w:rsidR="000B0645" w:rsidRDefault="000B0645" w:rsidP="000B06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3D42A71" w14:textId="77777777" w:rsidR="00B26EBF" w:rsidRPr="00013687" w:rsidRDefault="00B26EBF" w:rsidP="00B26EB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D6D0E09" w14:textId="77777777" w:rsidR="00B26EBF" w:rsidRDefault="00B26EBF" w:rsidP="00B26EB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BC05912"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D25CD4B"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E41BA91"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A9F447D"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6B1333E4"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5ABAB2C7"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7696D5C"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32953FEF"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22C281AD"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AF59920"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B001AD8"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E12AF7B"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DE2C173"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F24225C" w14:textId="77777777" w:rsidR="00B26EBF" w:rsidRPr="00A42052"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846E522" w14:textId="77777777" w:rsidR="0041563C" w:rsidRPr="00776496"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2D12EA7" w14:textId="1CE2F731" w:rsidR="0041563C" w:rsidRDefault="0041563C" w:rsidP="0041563C">
      <w:pPr>
        <w:widowControl w:val="0"/>
        <w:numPr>
          <w:ilvl w:val="0"/>
          <w:numId w:val="1"/>
        </w:numPr>
        <w:spacing w:before="0" w:beforeAutospacing="0" w:after="240" w:afterAutospacing="0" w:line="240" w:lineRule="auto"/>
        <w:ind w:left="363" w:hanging="272"/>
        <w:jc w:val="both"/>
        <w:rPr>
          <w:ins w:id="34" w:author="Meryl Etman [2]" w:date="2022-02-14T18:10:00Z"/>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אספקת תכניות</w:t>
      </w:r>
      <w:ins w:id="35" w:author="Meryl Etman [2]" w:date="2022-02-14T18:03:00Z">
        <w:r w:rsidR="006948DA">
          <w:rPr>
            <w:rFonts w:ascii="Times New Roman" w:eastAsia="Times New Roman" w:hAnsi="Times New Roman" w:cs="David" w:hint="cs"/>
            <w:sz w:val="24"/>
            <w:szCs w:val="24"/>
            <w:rtl/>
            <w:lang w:eastAsia="he-IL"/>
          </w:rPr>
          <w:t xml:space="preserve"> </w:t>
        </w:r>
      </w:ins>
      <w:ins w:id="36" w:author="Meryl Etman [2]" w:date="2022-02-14T18:10:00Z">
        <w:r w:rsidR="00326EBE">
          <w:rPr>
            <w:rFonts w:ascii="Times New Roman" w:eastAsia="Times New Roman" w:hAnsi="Times New Roman" w:cs="David"/>
            <w:sz w:val="24"/>
            <w:szCs w:val="24"/>
            <w:rtl/>
            <w:lang w:eastAsia="he-IL"/>
          </w:rPr>
          <w:t>–</w:t>
        </w:r>
      </w:ins>
      <w:ins w:id="37" w:author="Meryl Etman [2]" w:date="2022-02-14T18:03:00Z">
        <w:r w:rsidR="006948DA">
          <w:rPr>
            <w:rFonts w:ascii="Times New Roman" w:eastAsia="Times New Roman" w:hAnsi="Times New Roman" w:cs="David" w:hint="cs"/>
            <w:sz w:val="24"/>
            <w:szCs w:val="24"/>
            <w:rtl/>
            <w:lang w:eastAsia="he-IL"/>
          </w:rPr>
          <w:t xml:space="preserve"> מבוטל</w:t>
        </w:r>
      </w:ins>
    </w:p>
    <w:p w14:paraId="7347F230" w14:textId="77777777" w:rsidR="00326EBE" w:rsidRPr="00776496" w:rsidRDefault="00326EBE">
      <w:pPr>
        <w:widowControl w:val="0"/>
        <w:spacing w:before="0" w:beforeAutospacing="0" w:after="240" w:afterAutospacing="0" w:line="240" w:lineRule="auto"/>
        <w:ind w:left="363"/>
        <w:jc w:val="both"/>
        <w:rPr>
          <w:rFonts w:ascii="Times New Roman" w:eastAsia="Times New Roman" w:hAnsi="Times New Roman" w:cs="David"/>
          <w:sz w:val="24"/>
          <w:szCs w:val="24"/>
          <w:rtl/>
          <w:lang w:eastAsia="he-IL"/>
        </w:rPr>
        <w:pPrChange w:id="38" w:author="Meryl Etman [2]" w:date="2022-02-14T18:10:00Z">
          <w:pPr>
            <w:widowControl w:val="0"/>
            <w:numPr>
              <w:numId w:val="1"/>
            </w:numPr>
            <w:tabs>
              <w:tab w:val="num" w:pos="360"/>
            </w:tabs>
            <w:spacing w:before="0" w:beforeAutospacing="0" w:after="240" w:afterAutospacing="0" w:line="240" w:lineRule="auto"/>
            <w:ind w:left="363" w:hanging="272"/>
            <w:jc w:val="both"/>
          </w:pPr>
        </w:pPrChange>
      </w:pPr>
    </w:p>
    <w:p w14:paraId="0DF7ACB0" w14:textId="7C31E051" w:rsidR="0041563C" w:rsidRPr="00776496" w:rsidDel="006948DA" w:rsidRDefault="0041563C" w:rsidP="0041563C">
      <w:pPr>
        <w:widowControl w:val="0"/>
        <w:numPr>
          <w:ilvl w:val="1"/>
          <w:numId w:val="1"/>
        </w:numPr>
        <w:spacing w:before="0" w:beforeAutospacing="0" w:after="200" w:afterAutospacing="0" w:line="240" w:lineRule="auto"/>
        <w:jc w:val="both"/>
        <w:rPr>
          <w:del w:id="39" w:author="Meryl Etman [2]" w:date="2022-02-14T18:04:00Z"/>
          <w:rFonts w:ascii="Times New Roman" w:eastAsia="Times New Roman" w:hAnsi="Times New Roman" w:cs="David"/>
          <w:sz w:val="24"/>
          <w:szCs w:val="24"/>
          <w:rtl/>
          <w:lang w:eastAsia="he-IL"/>
        </w:rPr>
      </w:pPr>
      <w:del w:id="40" w:author="Meryl Etman [2]" w:date="2022-02-14T18:04:00Z">
        <w:r w:rsidRPr="00776496" w:rsidDel="006948DA">
          <w:rPr>
            <w:rFonts w:ascii="Times New Roman" w:eastAsia="Times New Roman" w:hAnsi="Times New Roman" w:cs="David"/>
            <w:sz w:val="24"/>
            <w:szCs w:val="24"/>
            <w:rtl/>
            <w:lang w:eastAsia="he-IL"/>
          </w:rPr>
          <w:delText>בכל עת במהלך ב</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צוע ש</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רותי היועץ וכן בתקופת הבדק של העבודות</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ימסור היועץ למזמין מיד לפי דרישתו כל תכניות, ובכללן, תכניות ומסמכים המנויים ברשימה המצ"ב כנספח </w:delText>
        </w:r>
        <w:r w:rsidRPr="00776496" w:rsidDel="006948DA">
          <w:rPr>
            <w:rFonts w:ascii="Times New Roman" w:eastAsia="Times New Roman" w:hAnsi="Times New Roman" w:cs="David"/>
            <w:b/>
            <w:bCs/>
            <w:sz w:val="24"/>
            <w:szCs w:val="24"/>
            <w:rtl/>
            <w:lang w:eastAsia="he-IL"/>
          </w:rPr>
          <w:delText>ח'</w:delText>
        </w:r>
        <w:r w:rsidRPr="00776496" w:rsidDel="006948DA">
          <w:rPr>
            <w:rFonts w:ascii="Times New Roman" w:eastAsia="Times New Roman" w:hAnsi="Times New Roman" w:cs="David"/>
            <w:sz w:val="24"/>
            <w:szCs w:val="24"/>
            <w:rtl/>
            <w:lang w:eastAsia="he-IL"/>
          </w:rPr>
          <w:delText xml:space="preserve"> לחוזה זה, ובמידה והדרישה מתייחסת לתכניות שאינ</w:delText>
        </w:r>
        <w:r w:rsidRPr="00776496" w:rsidDel="006948DA">
          <w:rPr>
            <w:rFonts w:ascii="Times New Roman" w:eastAsia="Times New Roman" w:hAnsi="Times New Roman" w:cs="David" w:hint="cs"/>
            <w:sz w:val="24"/>
            <w:szCs w:val="24"/>
            <w:rtl/>
            <w:lang w:eastAsia="he-IL"/>
          </w:rPr>
          <w:delText>ן</w:delText>
        </w:r>
        <w:r w:rsidRPr="00776496" w:rsidDel="006948DA">
          <w:rPr>
            <w:rFonts w:ascii="Times New Roman" w:eastAsia="Times New Roman" w:hAnsi="Times New Roman" w:cs="David"/>
            <w:sz w:val="24"/>
            <w:szCs w:val="24"/>
            <w:rtl/>
            <w:lang w:eastAsia="he-IL"/>
          </w:rPr>
          <w:delText xml:space="preserve"> בידו</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יערכ</w:delText>
        </w:r>
        <w:r w:rsidRPr="00776496" w:rsidDel="006948DA">
          <w:rPr>
            <w:rFonts w:ascii="Times New Roman" w:eastAsia="Times New Roman" w:hAnsi="Times New Roman" w:cs="David" w:hint="cs"/>
            <w:sz w:val="24"/>
            <w:szCs w:val="24"/>
            <w:rtl/>
            <w:lang w:eastAsia="he-IL"/>
          </w:rPr>
          <w:delText>ן</w:delText>
        </w:r>
        <w:r w:rsidRPr="00776496" w:rsidDel="006948DA">
          <w:rPr>
            <w:rFonts w:ascii="Times New Roman" w:eastAsia="Times New Roman" w:hAnsi="Times New Roman" w:cs="David"/>
            <w:sz w:val="24"/>
            <w:szCs w:val="24"/>
            <w:rtl/>
            <w:lang w:eastAsia="he-IL"/>
          </w:rPr>
          <w:delText xml:space="preserve"> היועץ בהקדם האפשרי וימסר</w:delText>
        </w:r>
        <w:r w:rsidRPr="00776496" w:rsidDel="006948DA">
          <w:rPr>
            <w:rFonts w:ascii="Times New Roman" w:eastAsia="Times New Roman" w:hAnsi="Times New Roman" w:cs="David" w:hint="cs"/>
            <w:sz w:val="24"/>
            <w:szCs w:val="24"/>
            <w:rtl/>
            <w:lang w:eastAsia="he-IL"/>
          </w:rPr>
          <w:delText>ן</w:delText>
        </w:r>
        <w:r w:rsidRPr="00776496" w:rsidDel="006948DA">
          <w:rPr>
            <w:rFonts w:ascii="Times New Roman" w:eastAsia="Times New Roman" w:hAnsi="Times New Roman" w:cs="David"/>
            <w:sz w:val="24"/>
            <w:szCs w:val="24"/>
            <w:rtl/>
            <w:lang w:eastAsia="he-IL"/>
          </w:rPr>
          <w:delText xml:space="preserve"> למזמין.</w:delText>
        </w:r>
      </w:del>
    </w:p>
    <w:p w14:paraId="71A8A49E" w14:textId="1389AC1C" w:rsidR="0041563C" w:rsidRPr="00776496" w:rsidDel="006948DA" w:rsidRDefault="0041563C" w:rsidP="0041563C">
      <w:pPr>
        <w:widowControl w:val="0"/>
        <w:numPr>
          <w:ilvl w:val="1"/>
          <w:numId w:val="1"/>
        </w:numPr>
        <w:spacing w:before="0" w:beforeAutospacing="0" w:after="200" w:afterAutospacing="0" w:line="240" w:lineRule="auto"/>
        <w:jc w:val="both"/>
        <w:rPr>
          <w:del w:id="41" w:author="Meryl Etman [2]" w:date="2022-02-14T18:04:00Z"/>
          <w:rFonts w:ascii="Times New Roman" w:eastAsia="Times New Roman" w:hAnsi="Times New Roman" w:cs="David"/>
          <w:sz w:val="24"/>
          <w:szCs w:val="24"/>
          <w:rtl/>
          <w:lang w:eastAsia="he-IL"/>
        </w:rPr>
      </w:pPr>
      <w:del w:id="42" w:author="Meryl Etman [2]" w:date="2022-02-14T18:04:00Z">
        <w:r w:rsidRPr="00776496" w:rsidDel="006948DA">
          <w:rPr>
            <w:rFonts w:ascii="Times New Roman" w:eastAsia="Times New Roman" w:hAnsi="Times New Roman" w:cs="David"/>
            <w:sz w:val="24"/>
            <w:szCs w:val="24"/>
            <w:rtl/>
            <w:lang w:eastAsia="he-IL"/>
          </w:rPr>
          <w:delText xml:space="preserve">עם גמר שרותי </w:delText>
        </w:r>
        <w:r w:rsidRPr="00776496" w:rsidDel="006948DA">
          <w:rPr>
            <w:rFonts w:ascii="Times New Roman" w:eastAsia="Times New Roman" w:hAnsi="Times New Roman" w:cs="David" w:hint="cs"/>
            <w:sz w:val="24"/>
            <w:szCs w:val="24"/>
            <w:rtl/>
            <w:lang w:eastAsia="he-IL"/>
          </w:rPr>
          <w:delText>היועץ,</w:delText>
        </w:r>
        <w:r w:rsidRPr="00776496" w:rsidDel="006948DA">
          <w:rPr>
            <w:rFonts w:ascii="Times New Roman" w:eastAsia="Times New Roman" w:hAnsi="Times New Roman" w:cs="David"/>
            <w:sz w:val="24"/>
            <w:szCs w:val="24"/>
            <w:rtl/>
            <w:lang w:eastAsia="he-IL"/>
          </w:rPr>
          <w:delText xml:space="preserve"> ימסור היועץ למזמין סדרה אחת של העתקי התכניות כשהן מעודכנות, ומשקפות את התכנון והב</w:delText>
        </w:r>
        <w:r w:rsidRPr="00776496" w:rsidDel="006948DA">
          <w:rPr>
            <w:rFonts w:ascii="Times New Roman" w:eastAsia="Times New Roman" w:hAnsi="Times New Roman" w:cs="David" w:hint="cs"/>
            <w:sz w:val="24"/>
            <w:szCs w:val="24"/>
            <w:rtl/>
            <w:lang w:eastAsia="he-IL"/>
          </w:rPr>
          <w:delText>י</w:delText>
        </w:r>
        <w:r w:rsidRPr="00776496" w:rsidDel="006948DA">
          <w:rPr>
            <w:rFonts w:ascii="Times New Roman" w:eastAsia="Times New Roman" w:hAnsi="Times New Roman" w:cs="David"/>
            <w:sz w:val="24"/>
            <w:szCs w:val="24"/>
            <w:rtl/>
            <w:lang w:eastAsia="he-IL"/>
          </w:rPr>
          <w:delText xml:space="preserve">צוע הסופי בשטח </w:delText>
        </w:r>
        <w:r w:rsidRPr="00776496" w:rsidDel="006948DA">
          <w:rPr>
            <w:rFonts w:ascii="Times New Roman" w:eastAsia="Times New Roman" w:hAnsi="Times New Roman" w:cs="David"/>
            <w:color w:val="000000"/>
            <w:sz w:val="24"/>
            <w:szCs w:val="24"/>
            <w:lang w:eastAsia="he-IL"/>
          </w:rPr>
          <w:delText>(AS MADE)</w:delText>
        </w:r>
        <w:r w:rsidRPr="00776496" w:rsidDel="006948DA">
          <w:rPr>
            <w:rFonts w:ascii="Times New Roman" w:eastAsia="Times New Roman" w:hAnsi="Times New Roman" w:cs="David"/>
            <w:sz w:val="24"/>
            <w:szCs w:val="24"/>
            <w:rtl/>
            <w:lang w:eastAsia="he-IL"/>
          </w:rPr>
          <w:delText xml:space="preserve">, למעט שינויי דיירים, </w:delText>
        </w:r>
        <w:r w:rsidRPr="00776496" w:rsidDel="006948DA">
          <w:rPr>
            <w:rFonts w:ascii="Times New Roman" w:eastAsia="Times New Roman" w:hAnsi="Times New Roman" w:cs="David" w:hint="cs"/>
            <w:sz w:val="24"/>
            <w:szCs w:val="24"/>
            <w:rtl/>
            <w:lang w:eastAsia="he-IL"/>
          </w:rPr>
          <w:delText xml:space="preserve">וקבצים </w:delText>
        </w:r>
        <w:r w:rsidRPr="00776496" w:rsidDel="006948DA">
          <w:rPr>
            <w:rFonts w:ascii="Times New Roman" w:eastAsia="Times New Roman" w:hAnsi="Times New Roman" w:cs="David"/>
            <w:sz w:val="24"/>
            <w:szCs w:val="24"/>
            <w:rtl/>
            <w:lang w:eastAsia="he-IL"/>
          </w:rPr>
          <w:delText>המכילים את התכנון במדיה ממוחשבת.</w:delText>
        </w:r>
      </w:del>
    </w:p>
    <w:p w14:paraId="6DC02294" w14:textId="6264BB22" w:rsidR="0041563C" w:rsidRPr="00776496" w:rsidDel="006948DA" w:rsidRDefault="0041563C" w:rsidP="0041563C">
      <w:pPr>
        <w:widowControl w:val="0"/>
        <w:numPr>
          <w:ilvl w:val="1"/>
          <w:numId w:val="1"/>
        </w:numPr>
        <w:spacing w:before="0" w:beforeAutospacing="0" w:after="200" w:afterAutospacing="0" w:line="240" w:lineRule="auto"/>
        <w:jc w:val="both"/>
        <w:rPr>
          <w:del w:id="43" w:author="Meryl Etman [2]" w:date="2022-02-14T18:04:00Z"/>
          <w:rFonts w:ascii="Times New Roman" w:eastAsia="Times New Roman" w:hAnsi="Times New Roman" w:cs="David"/>
          <w:sz w:val="24"/>
          <w:szCs w:val="24"/>
          <w:rtl/>
          <w:lang w:eastAsia="he-IL"/>
        </w:rPr>
      </w:pPr>
      <w:del w:id="44" w:author="Meryl Etman [2]" w:date="2022-02-14T18:04:00Z">
        <w:r w:rsidRPr="00776496" w:rsidDel="006948DA">
          <w:rPr>
            <w:rFonts w:ascii="Times New Roman" w:eastAsia="Times New Roman" w:hAnsi="Times New Roman" w:cs="David"/>
            <w:sz w:val="24"/>
            <w:szCs w:val="24"/>
            <w:rtl/>
            <w:lang w:eastAsia="he-IL"/>
          </w:rPr>
          <w:delText>הובא החוזה לידי גמר או בוטל לפי סעיף 12 להלן, ימסור היועץ למזמין סדרה אחת של העתקי התכניות ו</w:delText>
        </w:r>
        <w:r w:rsidRPr="00776496" w:rsidDel="006948DA">
          <w:rPr>
            <w:rFonts w:ascii="Times New Roman" w:eastAsia="Times New Roman" w:hAnsi="Times New Roman" w:cs="David" w:hint="cs"/>
            <w:sz w:val="24"/>
            <w:szCs w:val="24"/>
            <w:rtl/>
            <w:lang w:eastAsia="he-IL"/>
          </w:rPr>
          <w:delText>הקבצים</w:delText>
        </w:r>
        <w:r w:rsidRPr="00776496" w:rsidDel="006948DA">
          <w:rPr>
            <w:rFonts w:ascii="Times New Roman" w:eastAsia="Times New Roman" w:hAnsi="Times New Roman" w:cs="David"/>
            <w:sz w:val="24"/>
            <w:szCs w:val="24"/>
            <w:rtl/>
            <w:lang w:eastAsia="he-IL"/>
          </w:rPr>
          <w:delText xml:space="preserve"> כשה</w:delText>
        </w:r>
        <w:r w:rsidRPr="00776496" w:rsidDel="006948DA">
          <w:rPr>
            <w:rFonts w:ascii="Times New Roman" w:eastAsia="Times New Roman" w:hAnsi="Times New Roman" w:cs="David" w:hint="cs"/>
            <w:sz w:val="24"/>
            <w:szCs w:val="24"/>
            <w:rtl/>
            <w:lang w:eastAsia="he-IL"/>
          </w:rPr>
          <w:delText>ם</w:delText>
        </w:r>
        <w:r w:rsidRPr="00776496" w:rsidDel="006948DA">
          <w:rPr>
            <w:rFonts w:ascii="Times New Roman" w:eastAsia="Times New Roman" w:hAnsi="Times New Roman" w:cs="David"/>
            <w:sz w:val="24"/>
            <w:szCs w:val="24"/>
            <w:rtl/>
            <w:lang w:eastAsia="he-IL"/>
          </w:rPr>
          <w:delText xml:space="preserve"> מעודכנ</w:delText>
        </w:r>
        <w:r w:rsidRPr="00776496" w:rsidDel="006948DA">
          <w:rPr>
            <w:rFonts w:ascii="Times New Roman" w:eastAsia="Times New Roman" w:hAnsi="Times New Roman" w:cs="David" w:hint="cs"/>
            <w:sz w:val="24"/>
            <w:szCs w:val="24"/>
            <w:rtl/>
            <w:lang w:eastAsia="he-IL"/>
          </w:rPr>
          <w:delText>ים</w:delText>
        </w:r>
        <w:r w:rsidRPr="00776496" w:rsidDel="006948DA">
          <w:rPr>
            <w:rFonts w:ascii="Times New Roman" w:eastAsia="Times New Roman" w:hAnsi="Times New Roman" w:cs="David"/>
            <w:sz w:val="24"/>
            <w:szCs w:val="24"/>
            <w:rtl/>
            <w:lang w:eastAsia="he-IL"/>
          </w:rPr>
          <w:delText xml:space="preserve"> עד לתאריך הבאת החוזה לידי גמר, או עד לתאריך ביטולו, הכל לפי העניין.</w:delText>
        </w:r>
      </w:del>
    </w:p>
    <w:p w14:paraId="7EFB783B" w14:textId="1614F0F4" w:rsidR="0041563C" w:rsidRPr="00776496" w:rsidDel="006948DA" w:rsidRDefault="0041563C" w:rsidP="0041563C">
      <w:pPr>
        <w:widowControl w:val="0"/>
        <w:numPr>
          <w:ilvl w:val="1"/>
          <w:numId w:val="1"/>
        </w:numPr>
        <w:spacing w:before="0" w:beforeAutospacing="0" w:after="200" w:afterAutospacing="0" w:line="240" w:lineRule="auto"/>
        <w:ind w:left="788" w:hanging="431"/>
        <w:jc w:val="both"/>
        <w:rPr>
          <w:del w:id="45" w:author="Meryl Etman [2]" w:date="2022-02-14T18:04:00Z"/>
          <w:rFonts w:ascii="Times New Roman" w:eastAsia="Times New Roman" w:hAnsi="Times New Roman" w:cs="David"/>
          <w:sz w:val="24"/>
          <w:szCs w:val="24"/>
          <w:rtl/>
          <w:lang w:eastAsia="he-IL"/>
        </w:rPr>
      </w:pPr>
      <w:del w:id="46" w:author="Meryl Etman [2]" w:date="2022-02-14T18:04:00Z">
        <w:r w:rsidRPr="00776496" w:rsidDel="006948DA">
          <w:rPr>
            <w:rFonts w:ascii="Times New Roman" w:eastAsia="Times New Roman" w:hAnsi="Times New Roman" w:cs="David"/>
            <w:sz w:val="24"/>
            <w:szCs w:val="24"/>
            <w:rtl/>
            <w:lang w:eastAsia="he-IL"/>
          </w:rPr>
          <w:delText>כמו כן</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חייב היועץ לשמור אצלו למשך תקופה של 7 שנים לפחות את התכניות בקבצי מחשב ובתדפיסים ולספק למזמין לפי דרישתו העתקים מהן בכל עת שיידרש לכך.</w:delText>
        </w:r>
      </w:del>
    </w:p>
    <w:p w14:paraId="10406201" w14:textId="4F2BE748" w:rsidR="0041563C" w:rsidRPr="00776496" w:rsidDel="006948DA" w:rsidRDefault="0041563C" w:rsidP="0041563C">
      <w:pPr>
        <w:widowControl w:val="0"/>
        <w:numPr>
          <w:ilvl w:val="1"/>
          <w:numId w:val="1"/>
        </w:numPr>
        <w:spacing w:before="0" w:beforeAutospacing="0" w:after="200" w:afterAutospacing="0" w:line="240" w:lineRule="auto"/>
        <w:ind w:left="788" w:hanging="431"/>
        <w:jc w:val="both"/>
        <w:rPr>
          <w:del w:id="47" w:author="Meryl Etman [2]" w:date="2022-02-14T18:04:00Z"/>
          <w:rFonts w:ascii="Times New Roman" w:eastAsia="Times New Roman" w:hAnsi="Times New Roman" w:cs="David"/>
          <w:sz w:val="24"/>
          <w:szCs w:val="24"/>
          <w:lang w:eastAsia="he-IL"/>
        </w:rPr>
      </w:pPr>
      <w:del w:id="48" w:author="Meryl Etman [2]" w:date="2022-02-14T18:04:00Z">
        <w:r w:rsidRPr="00776496" w:rsidDel="006948DA">
          <w:rPr>
            <w:rFonts w:ascii="Times New Roman" w:eastAsia="Times New Roman" w:hAnsi="Times New Roman" w:cs="David"/>
            <w:sz w:val="24"/>
            <w:szCs w:val="24"/>
            <w:rtl/>
            <w:lang w:eastAsia="he-IL"/>
          </w:rPr>
          <w:delText>היועץ לא יהיה זכאי לכל תשלום נוסף בעד תכניות שימסור למזמין ע</w:delText>
        </w:r>
        <w:r w:rsidRPr="00776496" w:rsidDel="006948DA">
          <w:rPr>
            <w:rFonts w:ascii="Times New Roman" w:eastAsia="Times New Roman" w:hAnsi="Times New Roman" w:cs="David" w:hint="cs"/>
            <w:sz w:val="24"/>
            <w:szCs w:val="24"/>
            <w:rtl/>
            <w:lang w:eastAsia="he-IL"/>
          </w:rPr>
          <w:delText>ל פי</w:delText>
        </w:r>
        <w:r w:rsidRPr="00776496" w:rsidDel="006948DA">
          <w:rPr>
            <w:rFonts w:ascii="Times New Roman" w:eastAsia="Times New Roman" w:hAnsi="Times New Roman" w:cs="David"/>
            <w:sz w:val="24"/>
            <w:szCs w:val="24"/>
            <w:rtl/>
            <w:lang w:eastAsia="he-IL"/>
          </w:rPr>
          <w:delText xml:space="preserve"> סעיף 10 זה.</w:delText>
        </w:r>
      </w:del>
    </w:p>
    <w:p w14:paraId="10FC6981" w14:textId="1195BEC0" w:rsidR="0041563C" w:rsidRPr="00776496" w:rsidDel="006948DA" w:rsidRDefault="0041563C" w:rsidP="0041563C">
      <w:pPr>
        <w:widowControl w:val="0"/>
        <w:numPr>
          <w:ilvl w:val="1"/>
          <w:numId w:val="1"/>
        </w:numPr>
        <w:spacing w:before="0" w:beforeAutospacing="0" w:after="240" w:afterAutospacing="0" w:line="240" w:lineRule="auto"/>
        <w:ind w:left="788" w:hanging="431"/>
        <w:jc w:val="both"/>
        <w:rPr>
          <w:del w:id="49" w:author="Meryl Etman [2]" w:date="2022-02-14T18:04:00Z"/>
          <w:rFonts w:ascii="Times New Roman" w:eastAsia="Times New Roman" w:hAnsi="Times New Roman" w:cs="David"/>
          <w:sz w:val="24"/>
          <w:szCs w:val="24"/>
          <w:rtl/>
          <w:lang w:eastAsia="he-IL"/>
        </w:rPr>
      </w:pPr>
      <w:del w:id="50" w:author="Meryl Etman [2]" w:date="2022-02-14T18:04:00Z">
        <w:r w:rsidRPr="00776496" w:rsidDel="006948DA">
          <w:rPr>
            <w:rFonts w:ascii="Times New Roman" w:eastAsia="Times New Roman" w:hAnsi="Times New Roman" w:cs="David"/>
            <w:sz w:val="24"/>
            <w:szCs w:val="24"/>
            <w:rtl/>
            <w:lang w:eastAsia="he-IL"/>
          </w:rPr>
          <w:delText>זכות הקניין בכל התכניות שייכת למזמין</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ובלבד ששולם שכר היועץ בהתאם להוראות חוזה</w:delText>
        </w:r>
        <w:r w:rsidRPr="00776496" w:rsidDel="006948DA">
          <w:rPr>
            <w:rFonts w:ascii="Times New Roman" w:eastAsia="Times New Roman" w:hAnsi="Times New Roman" w:cs="David" w:hint="cs"/>
            <w:sz w:val="24"/>
            <w:szCs w:val="24"/>
            <w:rtl/>
            <w:lang w:eastAsia="he-IL"/>
          </w:rPr>
          <w:delText xml:space="preserve"> זה</w:delText>
        </w:r>
        <w:r w:rsidRPr="00776496" w:rsidDel="006948DA">
          <w:rPr>
            <w:rFonts w:ascii="Times New Roman" w:eastAsia="Times New Roman" w:hAnsi="Times New Roman" w:cs="David"/>
            <w:sz w:val="24"/>
            <w:szCs w:val="24"/>
            <w:rtl/>
            <w:lang w:eastAsia="he-IL"/>
          </w:rPr>
          <w:delTex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delText>
        </w:r>
        <w:r w:rsidRPr="00776496" w:rsidDel="006948DA">
          <w:rPr>
            <w:rFonts w:ascii="Times New Roman" w:eastAsia="Times New Roman" w:hAnsi="Times New Roman" w:cs="David" w:hint="cs"/>
            <w:sz w:val="24"/>
            <w:szCs w:val="24"/>
            <w:rtl/>
            <w:lang w:eastAsia="he-IL"/>
          </w:rPr>
          <w:delText>,</w:delText>
        </w:r>
        <w:r w:rsidRPr="00776496" w:rsidDel="006948DA">
          <w:rPr>
            <w:rFonts w:ascii="Times New Roman" w:eastAsia="Times New Roman" w:hAnsi="Times New Roman" w:cs="David"/>
            <w:sz w:val="24"/>
            <w:szCs w:val="24"/>
            <w:rtl/>
            <w:lang w:eastAsia="he-IL"/>
          </w:rPr>
          <w:delText xml:space="preserve"> חל גם לגבי זכות היוצרים, במידה וקיימת, בכל עבודות שבוצעו ע</w:delText>
        </w:r>
        <w:r w:rsidRPr="00776496" w:rsidDel="006948DA">
          <w:rPr>
            <w:rFonts w:ascii="Times New Roman" w:eastAsia="Times New Roman" w:hAnsi="Times New Roman" w:cs="David" w:hint="cs"/>
            <w:sz w:val="24"/>
            <w:szCs w:val="24"/>
            <w:rtl/>
            <w:lang w:eastAsia="he-IL"/>
          </w:rPr>
          <w:delText>ל פי</w:delText>
        </w:r>
        <w:r w:rsidRPr="00776496" w:rsidDel="006948DA">
          <w:rPr>
            <w:rFonts w:ascii="Times New Roman" w:eastAsia="Times New Roman" w:hAnsi="Times New Roman" w:cs="David"/>
            <w:sz w:val="24"/>
            <w:szCs w:val="24"/>
            <w:rtl/>
            <w:lang w:eastAsia="he-IL"/>
          </w:rPr>
          <w:delText xml:space="preserve"> התכניות. היועץ אינו רשאי להשתמש בתכניות לצורך תכנון ובניה של פרויקט אחר  שלא בהסכמת המזמין.</w:delText>
        </w:r>
      </w:del>
    </w:p>
    <w:p w14:paraId="3E6822A0" w14:textId="77777777" w:rsidR="0041563C" w:rsidRPr="00776496" w:rsidRDefault="0041563C" w:rsidP="0041563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3C0526C5"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2CAD3AD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0CB6494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82705F5"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Pr="00776496">
        <w:rPr>
          <w:rFonts w:ascii="Times New Roman" w:eastAsia="Times New Roman" w:hAnsi="Times New Roman" w:cs="David" w:hint="cs"/>
          <w:sz w:val="24"/>
          <w:szCs w:val="24"/>
          <w:rtl/>
          <w:lang w:eastAsia="he-IL"/>
        </w:rPr>
        <w:t>ייש</w:t>
      </w:r>
      <w:r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1C1C72E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A71CFA8"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B38268A" w14:textId="77777777" w:rsidR="0041563C" w:rsidDel="006948DA" w:rsidRDefault="0041563C" w:rsidP="0041563C">
      <w:pPr>
        <w:widowControl w:val="0"/>
        <w:numPr>
          <w:ilvl w:val="1"/>
          <w:numId w:val="1"/>
        </w:numPr>
        <w:spacing w:before="0" w:beforeAutospacing="0" w:after="240" w:afterAutospacing="0" w:line="240" w:lineRule="auto"/>
        <w:ind w:left="788" w:hanging="431"/>
        <w:jc w:val="both"/>
        <w:rPr>
          <w:del w:id="51" w:author="Meryl Etman [2]" w:date="2022-02-14T18:10:00Z"/>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442B530D" w14:textId="6DD43DF4" w:rsidR="0041563C" w:rsidRPr="006948DA" w:rsidDel="006948DA" w:rsidRDefault="0041563C">
      <w:pPr>
        <w:widowControl w:val="0"/>
        <w:numPr>
          <w:ilvl w:val="1"/>
          <w:numId w:val="1"/>
        </w:numPr>
        <w:spacing w:before="0" w:beforeAutospacing="0" w:after="240" w:afterAutospacing="0" w:line="240" w:lineRule="auto"/>
        <w:ind w:left="788" w:hanging="431"/>
        <w:jc w:val="both"/>
        <w:rPr>
          <w:del w:id="52" w:author="Meryl Etman [2]" w:date="2022-02-14T18:04:00Z"/>
          <w:rFonts w:ascii="Times New Roman" w:eastAsia="Times New Roman" w:hAnsi="Times New Roman" w:cs="David"/>
          <w:sz w:val="24"/>
          <w:szCs w:val="24"/>
          <w:rtl/>
          <w:lang w:eastAsia="he-IL"/>
        </w:rPr>
        <w:pPrChange w:id="53" w:author="Meryl Etman [2]" w:date="2022-02-14T18:10:00Z">
          <w:pPr>
            <w:widowControl w:val="0"/>
            <w:spacing w:before="0" w:beforeAutospacing="0" w:after="240" w:afterAutospacing="0" w:line="240" w:lineRule="auto"/>
            <w:jc w:val="both"/>
          </w:pPr>
        </w:pPrChange>
      </w:pPr>
    </w:p>
    <w:p w14:paraId="4D1DE82C" w14:textId="0259A5D7" w:rsidR="0041563C" w:rsidDel="006948DA" w:rsidRDefault="0041563C" w:rsidP="0041563C">
      <w:pPr>
        <w:widowControl w:val="0"/>
        <w:spacing w:before="0" w:beforeAutospacing="0" w:after="240" w:afterAutospacing="0" w:line="240" w:lineRule="auto"/>
        <w:jc w:val="both"/>
        <w:rPr>
          <w:del w:id="54" w:author="Meryl Etman [2]" w:date="2022-02-14T18:04:00Z"/>
          <w:rFonts w:ascii="Times New Roman" w:eastAsia="Times New Roman" w:hAnsi="Times New Roman" w:cs="David"/>
          <w:sz w:val="24"/>
          <w:szCs w:val="24"/>
          <w:rtl/>
          <w:lang w:eastAsia="he-IL"/>
        </w:rPr>
      </w:pPr>
    </w:p>
    <w:p w14:paraId="0F60C0A5" w14:textId="77777777" w:rsidR="0041563C" w:rsidRPr="00776496" w:rsidRDefault="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55" w:author="Meryl Etman [2]" w:date="2022-02-14T18:10:00Z">
          <w:pPr>
            <w:widowControl w:val="0"/>
            <w:spacing w:before="0" w:beforeAutospacing="0" w:after="240" w:afterAutospacing="0" w:line="240" w:lineRule="auto"/>
            <w:jc w:val="both"/>
          </w:pPr>
        </w:pPrChange>
      </w:pPr>
    </w:p>
    <w:p w14:paraId="0DCB398F" w14:textId="77777777" w:rsidR="0041563C" w:rsidRPr="00776496" w:rsidRDefault="0041563C" w:rsidP="0041563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486BDE98"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D47372C" w14:textId="77777777" w:rsidR="0041563C" w:rsidRPr="00776496" w:rsidRDefault="0041563C" w:rsidP="0041563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קול דעתו הבלעדי, בכל עת ומסיבה כלשהי, להביא חוזה זה, כולו או מקצתו, לידי גמר על ידי מתן הודעה </w:t>
      </w:r>
      <w:r w:rsidRPr="00776496">
        <w:rPr>
          <w:rFonts w:ascii="Times New Roman" w:eastAsia="Times New Roman" w:hAnsi="Times New Roman" w:cs="David"/>
          <w:sz w:val="24"/>
          <w:szCs w:val="24"/>
          <w:rtl/>
          <w:lang w:eastAsia="he-IL"/>
        </w:rPr>
        <w:lastRenderedPageBreak/>
        <w:t>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601C7789" w14:textId="77777777" w:rsidR="0041563C" w:rsidRPr="00776496" w:rsidRDefault="0041563C" w:rsidP="0041563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3F22B9FB"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3245ABA6"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35D6D480"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0DA2FA2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4062B6B4"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2607F4C1"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1A455008"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701BF40E"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את הוראת סעיף 7.5 לעיל.</w:t>
      </w:r>
    </w:p>
    <w:p w14:paraId="7B6EC347"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נבצר מהיועץ או מהמנהל הראשי לקיים את ה</w:t>
      </w:r>
      <w:r w:rsidRPr="00776496">
        <w:rPr>
          <w:rFonts w:ascii="Times New Roman" w:eastAsia="Times New Roman" w:hAnsi="Times New Roman" w:cs="David" w:hint="cs"/>
          <w:sz w:val="24"/>
          <w:szCs w:val="24"/>
          <w:rtl/>
          <w:lang w:eastAsia="he-IL"/>
        </w:rPr>
        <w:t xml:space="preserve">וראות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לפעולה משפטית או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שירותי היועץ או אם ארע אירוע דומה.</w:t>
      </w:r>
    </w:p>
    <w:p w14:paraId="63468748"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חל שינוי בהחזקת המניות ו/או בהרכב המנהלים של היועץ.</w:t>
      </w:r>
    </w:p>
    <w:p w14:paraId="23C0C52D"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5591807"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35FBA5B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12119A9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4864CB1B"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DD0976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64C7CDE" w14:textId="77777777" w:rsidR="0041563C" w:rsidRPr="00776496" w:rsidDel="006948DA" w:rsidRDefault="0041563C" w:rsidP="0041563C">
      <w:pPr>
        <w:widowControl w:val="0"/>
        <w:numPr>
          <w:ilvl w:val="1"/>
          <w:numId w:val="1"/>
        </w:numPr>
        <w:spacing w:before="0" w:beforeAutospacing="0" w:after="200" w:afterAutospacing="0" w:line="240" w:lineRule="auto"/>
        <w:jc w:val="both"/>
        <w:rPr>
          <w:del w:id="56" w:author="Meryl Etman [2]" w:date="2022-02-14T18:10:00Z"/>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F5F2A90" w14:textId="44327FA1" w:rsidR="0041563C" w:rsidRPr="006948DA" w:rsidDel="006948DA" w:rsidRDefault="0041563C">
      <w:pPr>
        <w:widowControl w:val="0"/>
        <w:numPr>
          <w:ilvl w:val="1"/>
          <w:numId w:val="1"/>
        </w:numPr>
        <w:spacing w:before="0" w:beforeAutospacing="0" w:after="200" w:afterAutospacing="0" w:line="240" w:lineRule="auto"/>
        <w:jc w:val="both"/>
        <w:rPr>
          <w:del w:id="57" w:author="Meryl Etman [2]" w:date="2022-02-14T18:04:00Z"/>
          <w:rFonts w:ascii="Times New Roman" w:eastAsia="Times New Roman" w:hAnsi="Times New Roman" w:cs="David"/>
          <w:sz w:val="24"/>
          <w:szCs w:val="24"/>
          <w:lang w:eastAsia="he-IL"/>
        </w:rPr>
        <w:pPrChange w:id="58" w:author="Meryl Etman [2]" w:date="2022-02-14T18:10:00Z">
          <w:pPr>
            <w:widowControl w:val="0"/>
            <w:spacing w:before="0" w:beforeAutospacing="0" w:after="200" w:afterAutospacing="0" w:line="240" w:lineRule="auto"/>
            <w:ind w:left="792"/>
            <w:jc w:val="both"/>
          </w:pPr>
        </w:pPrChange>
      </w:pPr>
    </w:p>
    <w:p w14:paraId="60F0AEF3" w14:textId="77777777" w:rsidR="0041563C" w:rsidRPr="00776496" w:rsidRDefault="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Change w:id="59" w:author="Meryl Etman [2]" w:date="2022-02-14T18:10:00Z">
          <w:pPr>
            <w:widowControl w:val="0"/>
            <w:spacing w:before="0" w:beforeAutospacing="0" w:after="200" w:afterAutospacing="0" w:line="240" w:lineRule="auto"/>
            <w:jc w:val="both"/>
          </w:pPr>
        </w:pPrChange>
      </w:pPr>
    </w:p>
    <w:p w14:paraId="0C749BEA" w14:textId="77777777" w:rsidR="0041563C" w:rsidRPr="00776496" w:rsidRDefault="0041563C" w:rsidP="0041563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708E083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13DF211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720659A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78A97E9B"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196AE9BC" w14:textId="77777777" w:rsidR="0041563C" w:rsidDel="006948DA" w:rsidRDefault="0041563C" w:rsidP="0041563C">
      <w:pPr>
        <w:widowControl w:val="0"/>
        <w:numPr>
          <w:ilvl w:val="1"/>
          <w:numId w:val="1"/>
        </w:numPr>
        <w:spacing w:before="0" w:beforeAutospacing="0" w:after="240" w:afterAutospacing="0" w:line="240" w:lineRule="auto"/>
        <w:ind w:left="788" w:hanging="431"/>
        <w:jc w:val="both"/>
        <w:rPr>
          <w:del w:id="60" w:author="Meryl Etman [2]" w:date="2022-02-14T18:10:00Z"/>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35959AA7" w14:textId="3CB5BE02" w:rsidR="0041563C" w:rsidRPr="006948DA" w:rsidDel="006948DA" w:rsidRDefault="0041563C">
      <w:pPr>
        <w:widowControl w:val="0"/>
        <w:numPr>
          <w:ilvl w:val="1"/>
          <w:numId w:val="1"/>
        </w:numPr>
        <w:spacing w:before="0" w:beforeAutospacing="0" w:after="240" w:afterAutospacing="0" w:line="240" w:lineRule="auto"/>
        <w:ind w:left="788" w:hanging="431"/>
        <w:jc w:val="both"/>
        <w:rPr>
          <w:del w:id="61" w:author="Meryl Etman [2]" w:date="2022-02-14T18:04:00Z"/>
          <w:rFonts w:ascii="Times New Roman" w:eastAsia="Times New Roman" w:hAnsi="Times New Roman" w:cs="David"/>
          <w:sz w:val="24"/>
          <w:szCs w:val="24"/>
          <w:rtl/>
          <w:lang w:eastAsia="he-IL"/>
        </w:rPr>
        <w:pPrChange w:id="62" w:author="Meryl Etman [2]" w:date="2022-02-14T18:10:00Z">
          <w:pPr>
            <w:widowControl w:val="0"/>
            <w:spacing w:before="0" w:beforeAutospacing="0" w:after="240" w:afterAutospacing="0" w:line="240" w:lineRule="auto"/>
            <w:jc w:val="both"/>
          </w:pPr>
        </w:pPrChange>
      </w:pPr>
    </w:p>
    <w:p w14:paraId="475ACBD7" w14:textId="77777777" w:rsidR="0041563C" w:rsidRPr="00776496" w:rsidRDefault="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63" w:author="Meryl Etman [2]" w:date="2022-02-14T18:10:00Z">
          <w:pPr>
            <w:widowControl w:val="0"/>
            <w:spacing w:before="0" w:beforeAutospacing="0" w:after="240" w:afterAutospacing="0" w:line="240" w:lineRule="auto"/>
            <w:jc w:val="both"/>
          </w:pPr>
        </w:pPrChange>
      </w:pPr>
    </w:p>
    <w:p w14:paraId="014AC26A" w14:textId="77777777" w:rsidR="0041563C" w:rsidRPr="00776496" w:rsidRDefault="0041563C" w:rsidP="0041563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lastRenderedPageBreak/>
        <w:t>סיום שרותי היועץ</w:t>
      </w:r>
    </w:p>
    <w:p w14:paraId="2C10FEAD"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23070619"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F81A47D"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0B9048D6"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3946E77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029F8F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5414C4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05177E16"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714CBA00"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2788920E"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3D57E6E6" w14:textId="77777777" w:rsidR="0041563C" w:rsidRPr="00776496" w:rsidRDefault="0041563C" w:rsidP="0041563C">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7041C7CA"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69A801A"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lastRenderedPageBreak/>
        <w:t>שונות</w:t>
      </w:r>
    </w:p>
    <w:p w14:paraId="103138B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4B58B09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247ABBD0"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383EE2F"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47554FD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EE427D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1D878C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689E7429" w14:textId="77777777" w:rsidR="0041563C" w:rsidRPr="00776496" w:rsidRDefault="0041563C" w:rsidP="0041563C">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21DB2B21"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012607C"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0C0C6A8A"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35FDC6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1F97B5C3" w14:textId="77777777" w:rsidR="0041563C" w:rsidRPr="00776496" w:rsidRDefault="0041563C" w:rsidP="0041563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lastRenderedPageBreak/>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1A24B8DB"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DD47A2F"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2B6021A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21F7256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2162F3A7" w14:textId="77777777" w:rsidR="0041563C" w:rsidRDefault="0041563C" w:rsidP="0041563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6C2A249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CA5CF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195C6A49" w14:textId="77777777" w:rsidR="0041563C" w:rsidRPr="00776496" w:rsidRDefault="0041563C" w:rsidP="0041563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966391B" w14:textId="77777777" w:rsidR="0041563C" w:rsidRPr="00B27B4C" w:rsidRDefault="0041563C" w:rsidP="0041563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1A97855" w14:textId="06CB236B" w:rsidR="0041563C" w:rsidRPr="00B27B4C" w:rsidRDefault="0041563C" w:rsidP="0041563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1D410E59338C4AE1A8ABAA4441FC5D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4" w:author="Meryl Etman" w:date="2022-02-14T17:56:00Z">
            <w:r w:rsidR="00231687">
              <w:rPr>
                <w:rFonts w:ascii="Times New Roman" w:eastAsia="Times New Roman" w:hAnsi="Times New Roman" w:cs="David"/>
                <w:color w:val="00B0F0"/>
                <w:sz w:val="20"/>
                <w:szCs w:val="24"/>
                <w:u w:val="single"/>
                <w:rtl/>
                <w:lang w:eastAsia="he-IL"/>
              </w:rPr>
              <w:t>טופהאוס ניהול פרויקטים ובינוי</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DE350D24F2D4264AF616067E48159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5" w:author="Meryl Etman" w:date="2022-02-14T17:51:00Z">
            <w:r w:rsidR="00231687" w:rsidRPr="000E16FF">
              <w:rPr>
                <w:rStyle w:val="PlaceholderText"/>
                <w:rtl/>
              </w:rPr>
              <w:t>[שם צד א]</w:t>
            </w:r>
          </w:ins>
        </w:sdtContent>
      </w:sdt>
    </w:p>
    <w:p w14:paraId="4D7A1F35" w14:textId="77777777" w:rsidR="0041563C" w:rsidRPr="00B27B4C" w:rsidRDefault="0041563C" w:rsidP="0041563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10C1549"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9973FA"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030B39"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0D25589"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283BB7" w14:textId="77777777" w:rsidR="0041563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287B83D"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BB3F76C"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2795FF"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3B20E1D"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0D42409"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5773B45"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A29A347"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95455FB" w14:textId="77777777" w:rsidR="006948DA" w:rsidRDefault="006948DA">
      <w:pPr>
        <w:bidi w:val="0"/>
        <w:spacing w:before="0" w:beforeAutospacing="0" w:after="160" w:afterAutospacing="0" w:line="259" w:lineRule="auto"/>
        <w:rPr>
          <w:ins w:id="66" w:author="Meryl Etman [2]" w:date="2022-02-14T18:05:00Z"/>
          <w:rFonts w:ascii="Times New Roman" w:eastAsia="Times New Roman" w:hAnsi="Times New Roman" w:cs="David"/>
          <w:bCs/>
          <w:sz w:val="20"/>
          <w:szCs w:val="24"/>
          <w:u w:val="single"/>
          <w:rtl/>
          <w:lang w:eastAsia="he-IL"/>
        </w:rPr>
      </w:pPr>
      <w:ins w:id="67" w:author="Meryl Etman [2]" w:date="2022-02-14T18:05:00Z">
        <w:r>
          <w:rPr>
            <w:rFonts w:ascii="Times New Roman" w:eastAsia="Times New Roman" w:hAnsi="Times New Roman" w:cs="David"/>
            <w:bCs/>
            <w:sz w:val="20"/>
            <w:szCs w:val="24"/>
            <w:u w:val="single"/>
            <w:rtl/>
            <w:lang w:eastAsia="he-IL"/>
          </w:rPr>
          <w:br w:type="page"/>
        </w:r>
      </w:ins>
    </w:p>
    <w:p w14:paraId="0A69B323" w14:textId="0681B6F4" w:rsidR="0041563C" w:rsidRDefault="0041563C" w:rsidP="0041563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409FF1D" w14:textId="77777777" w:rsidR="0041563C" w:rsidRPr="00B27B4C" w:rsidRDefault="0041563C" w:rsidP="0041563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E8CB441"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6EC0EB5"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FD2194" w14:textId="053BF65D"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w:t>
      </w:r>
      <w:del w:id="68" w:author="Meryl Etman [2]" w:date="2022-02-14T18:05:00Z">
        <w:r w:rsidRPr="00B27B4C" w:rsidDel="006948DA">
          <w:rPr>
            <w:rFonts w:ascii="Times New Roman" w:eastAsia="Times New Roman" w:hAnsi="Times New Roman" w:cs="David" w:hint="cs"/>
            <w:sz w:val="24"/>
            <w:szCs w:val="24"/>
            <w:rtl/>
            <w:lang w:eastAsia="he-IL"/>
          </w:rPr>
          <w:delText xml:space="preserve">שטחי מסחר ומשרדים, </w:delText>
        </w:r>
      </w:del>
      <w:r w:rsidRPr="00B27B4C">
        <w:rPr>
          <w:rFonts w:ascii="Times New Roman" w:eastAsia="Times New Roman" w:hAnsi="Times New Roman" w:cs="David" w:hint="cs"/>
          <w:sz w:val="24"/>
          <w:szCs w:val="24"/>
          <w:rtl/>
          <w:lang w:eastAsia="he-IL"/>
        </w:rPr>
        <w:t>חניונים ועבודות פיתוח ב</w:t>
      </w:r>
      <w:customXmlDelRangeStart w:id="69" w:author="Meryl Etman [2]" w:date="2022-02-14T18:05: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BD44B283CDCD48C5AC9F1FE9CEA996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69"/>
          <w:ins w:id="70" w:author="Meryl Etman" w:date="2022-02-14T17:50:00Z">
            <w:del w:id="71" w:author="Meryl Etman [2]" w:date="2022-02-14T18:05:00Z">
              <w:r w:rsidR="00231687" w:rsidDel="006948DA">
                <w:rPr>
                  <w:rFonts w:ascii="Times New Roman" w:eastAsia="Times New Roman" w:hAnsi="Times New Roman" w:cs="David" w:hint="cs"/>
                  <w:color w:val="00B0F0"/>
                  <w:sz w:val="24"/>
                  <w:szCs w:val="24"/>
                  <w:rtl/>
                  <w:lang w:eastAsia="he-IL"/>
                </w:rPr>
                <w:delText>גבעת שמואל</w:delText>
              </w:r>
            </w:del>
          </w:ins>
          <w:customXmlDelRangeStart w:id="72" w:author="Meryl Etman [2]" w:date="2022-02-14T18:05:00Z"/>
        </w:sdtContent>
      </w:sdt>
      <w:customXmlDelRangeEnd w:id="72"/>
      <w:del w:id="73" w:author="Meryl Etman [2]" w:date="2022-02-14T18:05:00Z">
        <w:r w:rsidRPr="00E95AE9" w:rsidDel="006948DA">
          <w:rPr>
            <w:rFonts w:ascii="Times New Roman" w:eastAsia="Times New Roman" w:hAnsi="Times New Roman" w:cs="David" w:hint="cs"/>
            <w:color w:val="00B0F0"/>
            <w:sz w:val="24"/>
            <w:szCs w:val="24"/>
            <w:rtl/>
            <w:lang w:eastAsia="he-IL"/>
          </w:rPr>
          <w:delText xml:space="preserve"> - </w:delText>
        </w:r>
      </w:del>
      <w:customXmlDelRangeStart w:id="74" w:author="Meryl Etman [2]" w:date="2022-02-14T18:05:00Z"/>
      <w:sdt>
        <w:sdtPr>
          <w:rPr>
            <w:rFonts w:ascii="Times New Roman" w:eastAsia="Times New Roman" w:hAnsi="Times New Roman" w:cs="David" w:hint="cs"/>
            <w:color w:val="00B0F0"/>
            <w:sz w:val="24"/>
            <w:szCs w:val="24"/>
            <w:rtl/>
          </w:rPr>
          <w:alias w:val="שם אתר"/>
          <w:tag w:val="cntSite"/>
          <w:id w:val="-1682512962"/>
          <w:placeholder>
            <w:docPart w:val="4591BD98F04A4703AB79303E1EE188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74"/>
          <w:ins w:id="75" w:author="Meryl Etman" w:date="2022-02-14T17:50:00Z">
            <w:del w:id="76" w:author="Meryl Etman [2]" w:date="2022-02-14T18:05:00Z">
              <w:r w:rsidR="00231687" w:rsidDel="006948DA">
                <w:rPr>
                  <w:rFonts w:ascii="Times New Roman" w:eastAsia="Times New Roman" w:hAnsi="Times New Roman" w:cs="David" w:hint="cs"/>
                  <w:color w:val="00B0F0"/>
                  <w:sz w:val="24"/>
                  <w:szCs w:val="24"/>
                  <w:rtl/>
                </w:rPr>
                <w:delText>גבעת שמואל</w:delText>
              </w:r>
            </w:del>
          </w:ins>
          <w:customXmlDelRangeStart w:id="77" w:author="Meryl Etman [2]" w:date="2022-02-14T18:05:00Z"/>
        </w:sdtContent>
      </w:sdt>
      <w:customXmlDelRangeEnd w:id="77"/>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54F602408FF42ABA15D206792508E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8" w:author="Meryl Etman" w:date="2022-02-14T17:50:00Z">
            <w:r w:rsidR="00231687">
              <w:rPr>
                <w:rFonts w:ascii="Times New Roman" w:eastAsia="Times New Roman" w:hAnsi="Times New Roman" w:cs="David" w:hint="cs"/>
                <w:color w:val="00B0F0"/>
                <w:sz w:val="24"/>
                <w:szCs w:val="24"/>
                <w:rtl/>
              </w:rPr>
              <w:t>סביוני גבעת שמואל - מגרשים 1001, 1005</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1FDECDA"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7448FA" w14:textId="792887B5"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6160928A92284C87A71C337F1E8A20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79" w:author="Meryl Etman" w:date="2022-02-14T17:59:00Z">
            <w:r w:rsidR="00231687">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532FAC2AFB54261B7C2C2AD282AE4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80" w:author="Meryl Etman" w:date="2022-02-14T17:58:00Z">
            <w:r w:rsidR="00231687">
              <w:rPr>
                <w:rFonts w:ascii="Times New Roman" w:eastAsia="Times New Roman" w:hAnsi="Times New Roman" w:cs="David" w:hint="cs"/>
                <w:sz w:val="24"/>
                <w:szCs w:val="24"/>
                <w:rtl/>
                <w:lang w:eastAsia="he-IL"/>
              </w:rPr>
              <w:t>6191</w:t>
            </w:r>
          </w:ins>
        </w:sdtContent>
      </w:sdt>
      <w:r w:rsidRPr="00B27B4C">
        <w:rPr>
          <w:rFonts w:ascii="Times New Roman" w:eastAsia="Times New Roman" w:hAnsi="Times New Roman" w:cs="David" w:hint="cs"/>
          <w:sz w:val="24"/>
          <w:szCs w:val="24"/>
          <w:rtl/>
          <w:lang w:eastAsia="he-IL"/>
        </w:rPr>
        <w:t>.</w:t>
      </w:r>
      <w:ins w:id="81" w:author="Meryl Etman [2]" w:date="2022-02-14T18:05:00Z">
        <w:r w:rsidR="006948DA">
          <w:rPr>
            <w:rFonts w:ascii="Times New Roman" w:eastAsia="Times New Roman" w:hAnsi="Times New Roman" w:cs="David" w:hint="cs"/>
            <w:sz w:val="24"/>
            <w:szCs w:val="24"/>
            <w:rtl/>
            <w:lang w:eastAsia="he-IL"/>
          </w:rPr>
          <w:t xml:space="preserve">, חלקה </w:t>
        </w:r>
      </w:ins>
      <w:ins w:id="82" w:author="Meryl Etman [2]" w:date="2022-02-14T18:06:00Z">
        <w:r w:rsidR="006948DA">
          <w:rPr>
            <w:rFonts w:ascii="Times New Roman" w:eastAsia="Times New Roman" w:hAnsi="Times New Roman" w:cs="David" w:hint="cs"/>
            <w:sz w:val="24"/>
            <w:szCs w:val="24"/>
            <w:rtl/>
            <w:lang w:eastAsia="he-IL"/>
          </w:rPr>
          <w:t>81, מגרש 1001 וחלקה 83, מגרש 1005.</w:t>
        </w:r>
      </w:ins>
    </w:p>
    <w:p w14:paraId="39207A3C" w14:textId="77777777"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DFE1A5A" w14:textId="77777777"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845BE46" w14:textId="29D79690" w:rsidR="0041563C" w:rsidRPr="00B27B4C" w:rsidRDefault="0041563C" w:rsidP="0041563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2ACFB74736AB43F68E1ECB3308132D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3" w:author="Meryl Etman" w:date="2022-02-14T17:50:00Z">
            <w:r w:rsidR="00231687">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76A13328" w14:textId="77777777" w:rsidR="0041563C" w:rsidRPr="00B27B4C" w:rsidRDefault="0041563C" w:rsidP="0041563C">
      <w:pPr>
        <w:spacing w:before="0" w:beforeAutospacing="0" w:after="0" w:afterAutospacing="0" w:line="240" w:lineRule="auto"/>
        <w:ind w:left="720"/>
        <w:rPr>
          <w:rFonts w:ascii="Times New Roman" w:eastAsia="Times New Roman" w:hAnsi="Times New Roman" w:cs="David"/>
          <w:color w:val="FF0000"/>
          <w:sz w:val="24"/>
          <w:szCs w:val="24"/>
          <w:rtl/>
        </w:rPr>
      </w:pPr>
    </w:p>
    <w:p w14:paraId="21347A6C" w14:textId="77777777" w:rsidR="0041563C" w:rsidRPr="00B27B4C" w:rsidRDefault="0041563C" w:rsidP="0041563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549427E"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88E3FF" w14:textId="30DCAE1C"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59A68B70EB045CCA37AA94B3B9AC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84" w:author="Meryl Etman" w:date="2022-02-14T17:58:00Z">
            <w:r w:rsidR="00231687">
              <w:rPr>
                <w:rFonts w:ascii="Times New Roman" w:eastAsia="Times New Roman" w:hAnsi="Times New Roman" w:cs="David" w:hint="cs"/>
                <w:sz w:val="24"/>
                <w:szCs w:val="24"/>
                <w:rtl/>
                <w:lang w:eastAsia="he-IL"/>
              </w:rPr>
              <w:t>מרול אטמן</w:t>
            </w:r>
          </w:ins>
        </w:sdtContent>
      </w:sdt>
    </w:p>
    <w:p w14:paraId="1C9F69CE"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AAAD835" w14:textId="3CC2A232" w:rsidR="0041563C" w:rsidRPr="00DE0948" w:rsidRDefault="0041563C" w:rsidP="0041563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del w:id="85" w:author="Meryl Etman [2]" w:date="2022-02-14T18:06:00Z">
        <w:r w:rsidRPr="00DE0948" w:rsidDel="006948DA">
          <w:rPr>
            <w:rFonts w:ascii="Times New Roman" w:eastAsia="Times New Roman" w:hAnsi="Times New Roman" w:cs="David"/>
            <w:sz w:val="24"/>
            <w:szCs w:val="24"/>
            <w:lang w:eastAsia="he-IL"/>
          </w:rPr>
          <w:delText>REVIT</w:delText>
        </w:r>
        <w:r w:rsidRPr="00DE0948" w:rsidDel="006948DA">
          <w:rPr>
            <w:rFonts w:ascii="Times New Roman" w:eastAsia="Times New Roman" w:hAnsi="Times New Roman" w:cs="David" w:hint="cs"/>
            <w:sz w:val="24"/>
            <w:szCs w:val="24"/>
            <w:rtl/>
            <w:lang w:eastAsia="he-IL"/>
          </w:rPr>
          <w:delText xml:space="preserve"> בתלת-מימד</w:delText>
        </w:r>
      </w:del>
      <w:ins w:id="86" w:author="Meryl Etman [2]" w:date="2022-02-14T18:06:00Z">
        <w:r w:rsidR="006948DA">
          <w:rPr>
            <w:rFonts w:ascii="Times New Roman" w:eastAsia="Times New Roman" w:hAnsi="Times New Roman" w:cs="David" w:hint="cs"/>
            <w:sz w:val="24"/>
            <w:szCs w:val="24"/>
            <w:rtl/>
            <w:lang w:eastAsia="he-IL"/>
          </w:rPr>
          <w:t>אוטוקאד</w:t>
        </w:r>
      </w:ins>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773530F5" w14:textId="77777777" w:rsidR="0041563C" w:rsidRPr="00B27B4C" w:rsidRDefault="0041563C" w:rsidP="0041563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EA420B0"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0986D92E"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467A01" w14:textId="6A986B95"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96E86C399CE40D28DD0DAFDF7F078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87" w:author="Meryl Etman" w:date="2022-02-14T17:58:00Z">
            <w:r w:rsidR="00231687">
              <w:rPr>
                <w:rFonts w:ascii="Times New Roman" w:eastAsia="Times New Roman" w:hAnsi="Times New Roman" w:cs="David"/>
                <w:color w:val="008000"/>
                <w:sz w:val="24"/>
                <w:szCs w:val="24"/>
                <w:rtl/>
                <w:lang w:eastAsia="he-IL"/>
              </w:rPr>
              <w:t>יובל גרינוולד</w:t>
            </w:r>
          </w:ins>
        </w:sdtContent>
      </w:sdt>
    </w:p>
    <w:p w14:paraId="4BC325FF" w14:textId="77777777" w:rsidR="0041563C" w:rsidRPr="00B27B4C" w:rsidRDefault="0041563C" w:rsidP="0041563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3024F3F523C346C8B8FF8B0058CA86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189572DE"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647036" w14:textId="7343340B"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73820A439754F279AA62996650D94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88" w:author="Meryl Etman" w:date="2022-02-14T17:58:00Z">
            <w:r w:rsidR="00231687">
              <w:rPr>
                <w:rFonts w:ascii="Times New Roman" w:eastAsia="Times New Roman" w:hAnsi="Times New Roman" w:cs="David"/>
                <w:color w:val="008000"/>
                <w:sz w:val="24"/>
                <w:szCs w:val="24"/>
                <w:rtl/>
                <w:lang w:eastAsia="he-IL"/>
              </w:rPr>
              <w:t>יובל גרינוולד</w:t>
            </w:r>
          </w:ins>
        </w:sdtContent>
      </w:sdt>
    </w:p>
    <w:p w14:paraId="00319EFD"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ACFB72"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9370C59"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E18292"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95AFA3C"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23EB433"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7A93F1A6"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8AA6771"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C4F1086" w14:textId="77777777" w:rsidR="0041563C" w:rsidRPr="00B27B4C" w:rsidRDefault="0041563C" w:rsidP="0041563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039C08A" w14:textId="77777777" w:rsidR="0041563C" w:rsidRDefault="0041563C" w:rsidP="0041563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1563C" w14:paraId="62CFA384" w14:textId="77777777" w:rsidTr="0041563C">
        <w:trPr>
          <w:trHeight w:val="80"/>
        </w:trPr>
        <w:tc>
          <w:tcPr>
            <w:tcW w:w="3366" w:type="dxa"/>
          </w:tcPr>
          <w:p w14:paraId="229C6280" w14:textId="65A0A63C" w:rsidR="0041563C" w:rsidRDefault="00352807"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B33FE5C228CB4578A22DAEA7EE6925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89" w:author="Meryl Etman" w:date="2022-02-14T17:52:00Z">
                  <w:r w:rsidR="00231687">
                    <w:rPr>
                      <w:rFonts w:ascii="Times New Roman" w:eastAsia="Times New Roman" w:hAnsi="Times New Roman" w:cs="David" w:hint="cs"/>
                      <w:color w:val="008000"/>
                      <w:sz w:val="24"/>
                      <w:szCs w:val="24"/>
                      <w:rtl/>
                      <w:lang w:eastAsia="he-IL"/>
                    </w:rPr>
                    <w:t>100%</w:t>
                  </w:r>
                </w:ins>
              </w:sdtContent>
            </w:sdt>
          </w:p>
          <w:p w14:paraId="647B7F58"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 xml:space="preserve">             </w:t>
            </w:r>
          </w:p>
          <w:p w14:paraId="70D151AB"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2937133F"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40EA10C2"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6E91B725"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672BEA05"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1ABDAB18"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7959730F"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77A00141"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505D0FBA"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1D3128D1"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01F79007"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115D1591"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3B1117EC"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c>
          <w:tcPr>
            <w:tcW w:w="2163" w:type="dxa"/>
          </w:tcPr>
          <w:p w14:paraId="19CF84B7" w14:textId="77777777" w:rsidR="0041563C" w:rsidRDefault="0041563C" w:rsidP="0041563C">
            <w:pPr>
              <w:widowControl w:val="0"/>
              <w:spacing w:before="0" w:beforeAutospacing="0" w:after="0" w:afterAutospacing="0" w:line="240" w:lineRule="auto"/>
              <w:ind w:left="720"/>
              <w:outlineLvl w:val="2"/>
            </w:pPr>
          </w:p>
          <w:p w14:paraId="49231B00"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2C0FAF5" w14:textId="77777777" w:rsidR="0041563C" w:rsidRPr="00776496" w:rsidRDefault="0041563C" w:rsidP="0041563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lastRenderedPageBreak/>
        <w:t>נספח "ב"</w:t>
      </w:r>
    </w:p>
    <w:p w14:paraId="50687A72" w14:textId="77777777" w:rsidR="0041563C" w:rsidRDefault="0041563C" w:rsidP="0041563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532E4167" w14:textId="77777777" w:rsidR="0041563C" w:rsidRPr="00776496" w:rsidRDefault="0041563C" w:rsidP="0041563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08FEC07" w14:textId="77777777" w:rsidR="0041563C" w:rsidRDefault="0041563C" w:rsidP="0041563C">
      <w:pPr>
        <w:pStyle w:val="ListParagraph"/>
        <w:numPr>
          <w:ilvl w:val="0"/>
          <w:numId w:val="32"/>
        </w:numPr>
        <w:spacing w:line="480" w:lineRule="auto"/>
        <w:rPr>
          <w:sz w:val="24"/>
          <w:szCs w:val="24"/>
        </w:rPr>
      </w:pPr>
      <w:r>
        <w:rPr>
          <w:rFonts w:hint="cs"/>
          <w:sz w:val="24"/>
          <w:szCs w:val="24"/>
          <w:rtl/>
        </w:rPr>
        <w:t>חתימה על טופס מינוי אחראי לביקורת.</w:t>
      </w:r>
    </w:p>
    <w:p w14:paraId="1C5E99B1" w14:textId="74FD0D2E" w:rsidR="0041563C" w:rsidRPr="00426F74" w:rsidRDefault="0041563C" w:rsidP="0041563C">
      <w:pPr>
        <w:pStyle w:val="ListParagraph"/>
        <w:numPr>
          <w:ilvl w:val="0"/>
          <w:numId w:val="32"/>
        </w:numPr>
        <w:spacing w:line="480" w:lineRule="auto"/>
        <w:rPr>
          <w:sz w:val="24"/>
          <w:szCs w:val="24"/>
          <w:rtl/>
        </w:rPr>
      </w:pPr>
      <w:r w:rsidRPr="00426F74">
        <w:rPr>
          <w:rFonts w:hint="cs"/>
          <w:sz w:val="24"/>
          <w:szCs w:val="24"/>
          <w:rtl/>
        </w:rPr>
        <w:t xml:space="preserve">חתימה על </w:t>
      </w:r>
      <w:r>
        <w:rPr>
          <w:rFonts w:hint="cs"/>
          <w:sz w:val="24"/>
          <w:szCs w:val="24"/>
          <w:rtl/>
        </w:rPr>
        <w:t xml:space="preserve">טפסי דיווח עריכת ביקורת באתרי הבניה וחתימה על </w:t>
      </w:r>
      <w:r w:rsidRPr="00426F74">
        <w:rPr>
          <w:rFonts w:hint="cs"/>
          <w:sz w:val="24"/>
          <w:szCs w:val="24"/>
          <w:rtl/>
        </w:rPr>
        <w:t>כל הטפסים המוגדרים בחוק וברשו</w:t>
      </w:r>
      <w:r>
        <w:rPr>
          <w:rFonts w:hint="cs"/>
          <w:sz w:val="24"/>
          <w:szCs w:val="24"/>
          <w:rtl/>
        </w:rPr>
        <w:t>יו</w:t>
      </w:r>
      <w:r w:rsidRPr="00426F74">
        <w:rPr>
          <w:rFonts w:hint="cs"/>
          <w:sz w:val="24"/>
          <w:szCs w:val="24"/>
          <w:rtl/>
        </w:rPr>
        <w:t>ת המקומי</w:t>
      </w:r>
      <w:r>
        <w:rPr>
          <w:rFonts w:hint="cs"/>
          <w:sz w:val="24"/>
          <w:szCs w:val="24"/>
          <w:rtl/>
        </w:rPr>
        <w:t>ות הרלוונטיות למילוי מחויבות</w:t>
      </w:r>
      <w:r w:rsidRPr="00426F74">
        <w:rPr>
          <w:rFonts w:hint="cs"/>
          <w:sz w:val="24"/>
          <w:szCs w:val="24"/>
          <w:rtl/>
        </w:rPr>
        <w:t xml:space="preserve"> שוטפו</w:t>
      </w:r>
      <w:r>
        <w:rPr>
          <w:rFonts w:hint="cs"/>
          <w:sz w:val="24"/>
          <w:szCs w:val="24"/>
          <w:rtl/>
        </w:rPr>
        <w:t>ת כולל עדכוני בקשה להיתר וכיו"</w:t>
      </w:r>
      <w:del w:id="90" w:author="Meryl Etman [2]" w:date="2022-02-15T16:10:00Z">
        <w:r w:rsidDel="001951D1">
          <w:rPr>
            <w:rFonts w:hint="cs"/>
            <w:sz w:val="24"/>
            <w:szCs w:val="24"/>
            <w:rtl/>
          </w:rPr>
          <w:delText xml:space="preserve">צ </w:delText>
        </w:r>
      </w:del>
      <w:ins w:id="91" w:author="Meryl Etman [2]" w:date="2022-02-15T16:10:00Z">
        <w:r w:rsidR="001951D1">
          <w:rPr>
            <w:rFonts w:hint="cs"/>
            <w:sz w:val="24"/>
            <w:szCs w:val="24"/>
            <w:rtl/>
          </w:rPr>
          <w:t xml:space="preserve">ב </w:t>
        </w:r>
      </w:ins>
      <w:r>
        <w:rPr>
          <w:rFonts w:hint="cs"/>
          <w:sz w:val="24"/>
          <w:szCs w:val="24"/>
          <w:rtl/>
        </w:rPr>
        <w:t>לרבות חוק התכנון והבניה.</w:t>
      </w:r>
    </w:p>
    <w:p w14:paraId="743AEA46" w14:textId="77777777" w:rsidR="0041563C" w:rsidRDefault="0041563C" w:rsidP="0041563C">
      <w:pPr>
        <w:pStyle w:val="ListParagraph"/>
        <w:numPr>
          <w:ilvl w:val="0"/>
          <w:numId w:val="32"/>
        </w:numPr>
        <w:spacing w:line="480" w:lineRule="auto"/>
        <w:rPr>
          <w:sz w:val="24"/>
          <w:szCs w:val="24"/>
        </w:rPr>
      </w:pPr>
      <w:r>
        <w:rPr>
          <w:rFonts w:hint="cs"/>
          <w:sz w:val="24"/>
          <w:szCs w:val="24"/>
          <w:rtl/>
        </w:rPr>
        <w:t>סיורים קבועים ע"ב חודשי בתאום מול צוות הביצוע ו/או לפי דרישה ובהתאם להתקדמות הבנייה.</w:t>
      </w:r>
    </w:p>
    <w:p w14:paraId="133A6A81" w14:textId="77777777" w:rsidR="0041563C" w:rsidRDefault="0041563C" w:rsidP="0041563C">
      <w:pPr>
        <w:pStyle w:val="ListParagraph"/>
        <w:numPr>
          <w:ilvl w:val="0"/>
          <w:numId w:val="32"/>
        </w:numPr>
        <w:spacing w:line="480" w:lineRule="auto"/>
        <w:rPr>
          <w:sz w:val="24"/>
          <w:szCs w:val="24"/>
        </w:rPr>
      </w:pPr>
      <w:r>
        <w:rPr>
          <w:rFonts w:hint="cs"/>
          <w:sz w:val="24"/>
          <w:szCs w:val="24"/>
          <w:rtl/>
        </w:rPr>
        <w:t>השתתפות בדיונים עם המזמין ככל ויידרשו.</w:t>
      </w:r>
    </w:p>
    <w:p w14:paraId="4314A012" w14:textId="159346EA" w:rsidR="0041563C" w:rsidRDefault="0041563C" w:rsidP="0041563C">
      <w:pPr>
        <w:pStyle w:val="ListParagraph"/>
        <w:numPr>
          <w:ilvl w:val="0"/>
          <w:numId w:val="32"/>
        </w:numPr>
        <w:spacing w:line="480" w:lineRule="auto"/>
        <w:rPr>
          <w:ins w:id="92" w:author="Meryl Etman [2]" w:date="2022-02-15T16:11:00Z"/>
          <w:sz w:val="24"/>
          <w:szCs w:val="24"/>
        </w:rPr>
      </w:pPr>
      <w:r>
        <w:rPr>
          <w:rFonts w:hint="cs"/>
          <w:sz w:val="24"/>
          <w:szCs w:val="24"/>
          <w:rtl/>
        </w:rPr>
        <w:t xml:space="preserve">השתתפות בסיורי קבלה לפי צרכי המזמין ומנהל הפרויקט, בדיקת ספר המתקן, בדיקת מעבדה חיצונית, אישור גמר ביצוע, הכל לטובת </w:t>
      </w:r>
      <w:del w:id="93" w:author="Meryl Etman [2]" w:date="2022-02-15T16:11:00Z">
        <w:r w:rsidDel="001951D1">
          <w:rPr>
            <w:rFonts w:hint="cs"/>
            <w:sz w:val="24"/>
            <w:szCs w:val="24"/>
            <w:rtl/>
          </w:rPr>
          <w:delText xml:space="preserve">קבלן </w:delText>
        </w:r>
      </w:del>
      <w:ins w:id="94" w:author="Meryl Etman [2]" w:date="2022-02-15T16:11:00Z">
        <w:r w:rsidR="001951D1">
          <w:rPr>
            <w:rFonts w:hint="cs"/>
            <w:sz w:val="24"/>
            <w:szCs w:val="24"/>
            <w:rtl/>
          </w:rPr>
          <w:t xml:space="preserve">קבלת </w:t>
        </w:r>
      </w:ins>
      <w:r>
        <w:rPr>
          <w:rFonts w:hint="cs"/>
          <w:sz w:val="24"/>
          <w:szCs w:val="24"/>
          <w:rtl/>
        </w:rPr>
        <w:t>טופס 4 ע"י הקבלן המבצע.</w:t>
      </w:r>
    </w:p>
    <w:p w14:paraId="4E142A9E" w14:textId="3CC71043" w:rsidR="001951D1" w:rsidRDefault="001951D1" w:rsidP="0041563C">
      <w:pPr>
        <w:pStyle w:val="ListParagraph"/>
        <w:numPr>
          <w:ilvl w:val="0"/>
          <w:numId w:val="32"/>
        </w:numPr>
        <w:spacing w:line="480" w:lineRule="auto"/>
        <w:rPr>
          <w:ins w:id="95" w:author="Meryl Etman [2]" w:date="2022-02-15T16:11:00Z"/>
          <w:sz w:val="24"/>
          <w:szCs w:val="24"/>
        </w:rPr>
      </w:pPr>
      <w:ins w:id="96" w:author="Meryl Etman [2]" w:date="2022-02-15T16:11:00Z">
        <w:r>
          <w:rPr>
            <w:rFonts w:hint="cs"/>
            <w:sz w:val="24"/>
            <w:szCs w:val="24"/>
            <w:rtl/>
          </w:rPr>
          <w:t>אחראי לתיאום מול מכון הבקרה (במידה וקיים).</w:t>
        </w:r>
      </w:ins>
    </w:p>
    <w:p w14:paraId="3BC79CBA" w14:textId="5E208810" w:rsidR="001951D1" w:rsidRDefault="001951D1" w:rsidP="0041563C">
      <w:pPr>
        <w:pStyle w:val="ListParagraph"/>
        <w:numPr>
          <w:ilvl w:val="0"/>
          <w:numId w:val="32"/>
        </w:numPr>
        <w:spacing w:line="480" w:lineRule="auto"/>
        <w:rPr>
          <w:sz w:val="24"/>
          <w:szCs w:val="24"/>
        </w:rPr>
      </w:pPr>
      <w:ins w:id="97" w:author="Meryl Etman [2]" w:date="2022-02-15T16:11:00Z">
        <w:r>
          <w:rPr>
            <w:rFonts w:hint="cs"/>
            <w:sz w:val="24"/>
            <w:szCs w:val="24"/>
            <w:rtl/>
          </w:rPr>
          <w:t>בדיקה ואישור כי העבודות המבוצעות תואמות את היתר הבניה.</w:t>
        </w:r>
      </w:ins>
    </w:p>
    <w:p w14:paraId="094D97C7" w14:textId="77777777" w:rsidR="0041563C" w:rsidRPr="00426F74" w:rsidRDefault="0041563C" w:rsidP="0041563C">
      <w:pPr>
        <w:pStyle w:val="ListParagraph"/>
        <w:spacing w:line="240" w:lineRule="auto"/>
        <w:ind w:left="1080"/>
        <w:rPr>
          <w:sz w:val="24"/>
          <w:szCs w:val="24"/>
          <w:rtl/>
        </w:rPr>
      </w:pPr>
    </w:p>
    <w:p w14:paraId="00C45A7B" w14:textId="77777777" w:rsidR="0041563C" w:rsidRDefault="0041563C" w:rsidP="0041563C">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07CFC21B" w14:textId="77777777" w:rsidR="0041563C" w:rsidRPr="00776496" w:rsidRDefault="0041563C" w:rsidP="0041563C">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lastRenderedPageBreak/>
        <w:t xml:space="preserve">נספח </w:t>
      </w:r>
      <w:r>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Pr>
          <w:rFonts w:ascii="Times New Roman" w:eastAsia="Times New Roman" w:hAnsi="Times New Roman" w:cs="David" w:hint="cs"/>
          <w:bCs/>
          <w:sz w:val="24"/>
          <w:szCs w:val="24"/>
          <w:u w:val="single"/>
          <w:rtl/>
          <w:lang w:eastAsia="he-IL"/>
        </w:rPr>
        <w:t>'</w:t>
      </w:r>
    </w:p>
    <w:p w14:paraId="485639BC"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F1C1E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0BA923A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C9518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04960B1" w14:textId="77777777" w:rsidR="0041563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w:t>
      </w:r>
      <w:r>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 xml:space="preserve">כל אחד מהשלבים של הפרויקט יהיה כפי שייקבע מעת לעת ע"י המנהל. </w:t>
      </w:r>
    </w:p>
    <w:p w14:paraId="0A0F2612"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023423C2"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4C8B31"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048495BF"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717AAE"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על </w:t>
      </w:r>
      <w:r w:rsidRPr="00776496">
        <w:rPr>
          <w:rFonts w:ascii="Times New Roman" w:eastAsia="Times New Roman" w:hAnsi="Times New Roman" w:cs="David"/>
          <w:sz w:val="24"/>
          <w:szCs w:val="24"/>
          <w:rtl/>
          <w:lang w:eastAsia="he-IL"/>
        </w:rPr>
        <w:t>היועץ</w:t>
      </w:r>
      <w:r>
        <w:rPr>
          <w:rFonts w:ascii="Times New Roman" w:eastAsia="Times New Roman" w:hAnsi="Times New Roman" w:cs="David" w:hint="cs"/>
          <w:sz w:val="24"/>
          <w:szCs w:val="24"/>
          <w:rtl/>
          <w:lang w:eastAsia="he-IL"/>
        </w:rPr>
        <w:t xml:space="preserve"> לעמוד בלוח הזמנים אשר הוגדר לו ולמלא את כל דרישות הרשויות וחוק התכנון והבניה.</w:t>
      </w:r>
      <w:r>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על היועץ להיות זמין למילוי מחויבויותיו באופן שלא יעכב את אישורי הרשויות (היתר בניה, טופס 4, תעודת גמר וכו') </w:t>
      </w:r>
    </w:p>
    <w:p w14:paraId="357C4B30"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5D5284"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העביר המזמין ליועץ הערות או הנחיות נוספות לגבי </w:t>
      </w:r>
      <w:r>
        <w:rPr>
          <w:rFonts w:ascii="Times New Roman" w:eastAsia="Times New Roman" w:hAnsi="Times New Roman" w:cs="David" w:hint="cs"/>
          <w:sz w:val="24"/>
          <w:szCs w:val="24"/>
          <w:rtl/>
          <w:lang w:eastAsia="he-IL"/>
        </w:rPr>
        <w:t>עבודתו</w:t>
      </w:r>
      <w:r w:rsidRPr="00776496">
        <w:rPr>
          <w:rFonts w:ascii="Times New Roman" w:eastAsia="Times New Roman" w:hAnsi="Times New Roman" w:cs="David"/>
          <w:sz w:val="24"/>
          <w:szCs w:val="24"/>
          <w:rtl/>
          <w:lang w:eastAsia="he-IL"/>
        </w:rPr>
        <w:t>, י</w:t>
      </w:r>
      <w:r>
        <w:rPr>
          <w:rFonts w:ascii="Times New Roman" w:eastAsia="Times New Roman" w:hAnsi="Times New Roman" w:cs="David" w:hint="cs"/>
          <w:sz w:val="24"/>
          <w:szCs w:val="24"/>
          <w:rtl/>
          <w:lang w:eastAsia="he-IL"/>
        </w:rPr>
        <w:t xml:space="preserve">טפל </w:t>
      </w:r>
      <w:r w:rsidRPr="00776496">
        <w:rPr>
          <w:rFonts w:ascii="Times New Roman" w:eastAsia="Times New Roman" w:hAnsi="Times New Roman" w:cs="David"/>
          <w:sz w:val="24"/>
          <w:szCs w:val="24"/>
          <w:rtl/>
          <w:lang w:eastAsia="he-IL"/>
        </w:rPr>
        <w:t xml:space="preserve">היועץ </w:t>
      </w:r>
      <w:r>
        <w:rPr>
          <w:rFonts w:ascii="Times New Roman" w:eastAsia="Times New Roman" w:hAnsi="Times New Roman" w:cs="David" w:hint="cs"/>
          <w:sz w:val="24"/>
          <w:szCs w:val="24"/>
          <w:rtl/>
          <w:lang w:eastAsia="he-IL"/>
        </w:rPr>
        <w:t xml:space="preserve">בדבר </w:t>
      </w:r>
      <w:r w:rsidRPr="00776496">
        <w:rPr>
          <w:rFonts w:ascii="Times New Roman" w:eastAsia="Times New Roman" w:hAnsi="Times New Roman" w:cs="David"/>
          <w:sz w:val="24"/>
          <w:szCs w:val="24"/>
          <w:rtl/>
          <w:lang w:eastAsia="he-IL"/>
        </w:rPr>
        <w:t xml:space="preserve">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w:t>
      </w:r>
      <w:r>
        <w:rPr>
          <w:rFonts w:ascii="Times New Roman" w:eastAsia="Times New Roman" w:hAnsi="Times New Roman" w:cs="David" w:hint="cs"/>
          <w:sz w:val="24"/>
          <w:szCs w:val="24"/>
          <w:rtl/>
          <w:lang w:eastAsia="he-IL"/>
        </w:rPr>
        <w:t>עבודתו</w:t>
      </w:r>
      <w:r>
        <w:rPr>
          <w:rFonts w:ascii="Times New Roman" w:eastAsia="Times New Roman" w:hAnsi="Times New Roman" w:cs="David"/>
          <w:sz w:val="24"/>
          <w:szCs w:val="24"/>
          <w:rtl/>
          <w:lang w:eastAsia="he-IL"/>
        </w:rPr>
        <w:t xml:space="preserve"> של</w:t>
      </w:r>
      <w:r w:rsidRPr="00776496">
        <w:rPr>
          <w:rFonts w:ascii="Times New Roman" w:eastAsia="Times New Roman" w:hAnsi="Times New Roman" w:cs="David"/>
          <w:sz w:val="24"/>
          <w:szCs w:val="24"/>
          <w:rtl/>
          <w:lang w:eastAsia="he-IL"/>
        </w:rPr>
        <w:t xml:space="preserve"> היועץ בתוך 30 יום ממועד הגשתן למזמין.</w:t>
      </w:r>
    </w:p>
    <w:p w14:paraId="2333893E"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24C999"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1D569D4B" w14:textId="77777777" w:rsidR="0041563C" w:rsidRPr="00DE118F"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Pr="00DE118F">
        <w:rPr>
          <w:rFonts w:ascii="Times New Roman" w:eastAsia="Times New Roman" w:hAnsi="Times New Roman" w:cs="David"/>
          <w:b/>
          <w:bCs/>
          <w:sz w:val="24"/>
          <w:szCs w:val="24"/>
          <w:u w:val="single"/>
          <w:rtl/>
          <w:lang w:eastAsia="he-IL"/>
        </w:rPr>
        <w:lastRenderedPageBreak/>
        <w:t xml:space="preserve">נספח </w:t>
      </w:r>
      <w:r w:rsidRPr="00DE118F">
        <w:rPr>
          <w:rFonts w:ascii="Times New Roman" w:eastAsia="Times New Roman" w:hAnsi="Times New Roman" w:cs="David" w:hint="cs"/>
          <w:b/>
          <w:bCs/>
          <w:sz w:val="24"/>
          <w:szCs w:val="24"/>
          <w:u w:val="single"/>
          <w:rtl/>
          <w:lang w:eastAsia="he-IL"/>
        </w:rPr>
        <w:t>"</w:t>
      </w:r>
      <w:r w:rsidRPr="00DE118F">
        <w:rPr>
          <w:rFonts w:ascii="Times New Roman" w:eastAsia="Times New Roman" w:hAnsi="Times New Roman" w:cs="David"/>
          <w:b/>
          <w:bCs/>
          <w:sz w:val="24"/>
          <w:szCs w:val="24"/>
          <w:u w:val="single"/>
          <w:rtl/>
          <w:lang w:eastAsia="he-IL"/>
        </w:rPr>
        <w:t>ד</w:t>
      </w:r>
      <w:r w:rsidRPr="00DE118F">
        <w:rPr>
          <w:rFonts w:ascii="Times New Roman" w:eastAsia="Times New Roman" w:hAnsi="Times New Roman" w:cs="David" w:hint="cs"/>
          <w:b/>
          <w:bCs/>
          <w:sz w:val="24"/>
          <w:szCs w:val="24"/>
          <w:u w:val="single"/>
          <w:rtl/>
          <w:lang w:eastAsia="he-IL"/>
        </w:rPr>
        <w:t>'</w:t>
      </w:r>
      <w:r w:rsidRPr="00DE118F">
        <w:rPr>
          <w:rFonts w:ascii="Times New Roman" w:eastAsia="Times New Roman" w:hAnsi="Times New Roman" w:cs="David"/>
          <w:b/>
          <w:bCs/>
          <w:sz w:val="24"/>
          <w:szCs w:val="24"/>
          <w:u w:val="single"/>
          <w:rtl/>
          <w:lang w:eastAsia="he-IL"/>
        </w:rPr>
        <w:t>'</w:t>
      </w:r>
    </w:p>
    <w:p w14:paraId="1EDD0E41" w14:textId="77777777" w:rsidR="0041563C" w:rsidRPr="00DE118F" w:rsidRDefault="0041563C" w:rsidP="0041563C">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21789C72" w14:textId="77777777" w:rsidR="0041563C" w:rsidRPr="00DE118F" w:rsidRDefault="0041563C" w:rsidP="0041563C">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B168A2C" w14:textId="77777777" w:rsidR="0041563C" w:rsidRPr="00DE118F" w:rsidRDefault="0041563C" w:rsidP="0041563C">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ABF7BC6" w14:textId="48AFA748" w:rsidR="0041563C" w:rsidRPr="003F2FE4" w:rsidRDefault="0041563C" w:rsidP="0041563C">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3F2FE4">
        <w:rPr>
          <w:rFonts w:ascii="Times New Roman" w:eastAsia="Times New Roman" w:hAnsi="Times New Roman" w:cs="David"/>
          <w:sz w:val="24"/>
          <w:szCs w:val="24"/>
          <w:rtl/>
          <w:lang w:eastAsia="he-IL"/>
        </w:rPr>
        <w:t>1.1</w:t>
      </w:r>
      <w:r w:rsidRPr="003F2FE4">
        <w:rPr>
          <w:rFonts w:ascii="Times New Roman" w:eastAsia="Times New Roman" w:hAnsi="Times New Roman" w:cs="David"/>
          <w:sz w:val="24"/>
          <w:szCs w:val="24"/>
          <w:rtl/>
          <w:lang w:eastAsia="he-IL"/>
        </w:rPr>
        <w:tab/>
      </w:r>
      <w:r w:rsidRPr="003F2FE4">
        <w:rPr>
          <w:rFonts w:ascii="Times New Roman" w:eastAsia="Times New Roman" w:hAnsi="Times New Roman" w:cs="David" w:hint="eastAsia"/>
          <w:sz w:val="24"/>
          <w:szCs w:val="24"/>
          <w:rtl/>
          <w:lang w:eastAsia="he-IL"/>
        </w:rPr>
        <w:t>תמורת</w:t>
      </w:r>
      <w:r w:rsidRPr="003F2FE4">
        <w:rPr>
          <w:rFonts w:ascii="Times New Roman" w:eastAsia="Times New Roman" w:hAnsi="Times New Roman" w:cs="David"/>
          <w:sz w:val="24"/>
          <w:szCs w:val="24"/>
          <w:rtl/>
          <w:lang w:eastAsia="he-IL"/>
        </w:rPr>
        <w:t xml:space="preserve"> ביצוע שירותי היועץ ישולם סכום קבוע ומוחלט של </w:t>
      </w:r>
      <w:del w:id="98" w:author="Meryl Etman [2]" w:date="2022-02-15T12:42:00Z">
        <w:r w:rsidRPr="003F2FE4" w:rsidDel="00F03EBF">
          <w:rPr>
            <w:rFonts w:ascii="Times New Roman" w:eastAsia="Times New Roman" w:hAnsi="Times New Roman" w:cs="David"/>
            <w:sz w:val="24"/>
            <w:szCs w:val="24"/>
            <w:rtl/>
            <w:lang w:eastAsia="he-IL"/>
          </w:rPr>
          <w:delText xml:space="preserve">_________ </w:delText>
        </w:r>
      </w:del>
      <w:ins w:id="99" w:author="Meryl Etman [2]" w:date="2022-02-15T12:42:00Z">
        <w:r w:rsidR="00F03EBF">
          <w:rPr>
            <w:rFonts w:ascii="Times New Roman" w:eastAsia="Times New Roman" w:hAnsi="Times New Roman" w:cs="David" w:hint="cs"/>
            <w:sz w:val="24"/>
            <w:szCs w:val="24"/>
            <w:rtl/>
            <w:lang w:eastAsia="he-IL"/>
          </w:rPr>
          <w:t xml:space="preserve">49,600 </w:t>
        </w:r>
        <w:r w:rsidR="00F03EBF" w:rsidRPr="003F2FE4">
          <w:rPr>
            <w:rFonts w:ascii="Times New Roman" w:eastAsia="Times New Roman" w:hAnsi="Times New Roman" w:cs="David"/>
            <w:sz w:val="24"/>
            <w:szCs w:val="24"/>
            <w:rtl/>
            <w:lang w:eastAsia="he-IL"/>
          </w:rPr>
          <w:t xml:space="preserve"> </w:t>
        </w:r>
      </w:ins>
      <w:r w:rsidRPr="003F2FE4">
        <w:rPr>
          <w:rFonts w:ascii="Times New Roman" w:eastAsia="Times New Roman" w:hAnsi="Times New Roman" w:cs="David"/>
          <w:sz w:val="24"/>
          <w:szCs w:val="24"/>
          <w:rtl/>
          <w:lang w:eastAsia="he-IL"/>
        </w:rPr>
        <w:t xml:space="preserve">ש"ח (במילים </w:t>
      </w:r>
      <w:del w:id="100" w:author="Meryl Etman [2]" w:date="2022-02-15T12:42:00Z">
        <w:r w:rsidRPr="003F2FE4" w:rsidDel="00F03EBF">
          <w:rPr>
            <w:rFonts w:ascii="Times New Roman" w:eastAsia="Times New Roman" w:hAnsi="Times New Roman" w:cs="David"/>
            <w:sz w:val="24"/>
            <w:szCs w:val="24"/>
            <w:rtl/>
            <w:lang w:eastAsia="he-IL"/>
          </w:rPr>
          <w:delText xml:space="preserve">______________  </w:delText>
        </w:r>
      </w:del>
      <w:ins w:id="101" w:author="Meryl Etman [2]" w:date="2022-02-15T12:42:00Z">
        <w:r w:rsidR="00F03EBF">
          <w:rPr>
            <w:rFonts w:ascii="Times New Roman" w:eastAsia="Times New Roman" w:hAnsi="Times New Roman" w:cs="David" w:hint="cs"/>
            <w:sz w:val="24"/>
            <w:szCs w:val="24"/>
            <w:rtl/>
            <w:lang w:eastAsia="he-IL"/>
          </w:rPr>
          <w:t>ארבעים ותשעה אלף, שש מאות</w:t>
        </w:r>
        <w:r w:rsidR="00F03EBF" w:rsidRPr="003F2FE4">
          <w:rPr>
            <w:rFonts w:ascii="Times New Roman" w:eastAsia="Times New Roman" w:hAnsi="Times New Roman" w:cs="David"/>
            <w:sz w:val="24"/>
            <w:szCs w:val="24"/>
            <w:rtl/>
            <w:lang w:eastAsia="he-IL"/>
          </w:rPr>
          <w:t xml:space="preserve"> </w:t>
        </w:r>
      </w:ins>
      <w:r w:rsidRPr="003F2FE4">
        <w:rPr>
          <w:rFonts w:ascii="Times New Roman" w:eastAsia="Times New Roman" w:hAnsi="Times New Roman" w:cs="David"/>
          <w:sz w:val="24"/>
          <w:szCs w:val="24"/>
          <w:rtl/>
          <w:lang w:eastAsia="he-IL"/>
        </w:rPr>
        <w:t xml:space="preserve">ש"ח). </w:t>
      </w:r>
    </w:p>
    <w:p w14:paraId="3EFC20D7" w14:textId="77777777" w:rsidR="0041563C" w:rsidRPr="00DE118F" w:rsidRDefault="0041563C" w:rsidP="0041563C">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3F2FE4" w:rsidDel="00841EA9">
        <w:rPr>
          <w:rFonts w:ascii="Times New Roman" w:eastAsia="Times New Roman" w:hAnsi="Times New Roman" w:cs="David"/>
          <w:sz w:val="24"/>
          <w:szCs w:val="24"/>
          <w:rtl/>
          <w:lang w:eastAsia="he-IL"/>
        </w:rPr>
        <w:t xml:space="preserve"> </w:t>
      </w:r>
    </w:p>
    <w:p w14:paraId="69849DA3" w14:textId="22E483D4" w:rsidR="0041563C" w:rsidRPr="00DE118F" w:rsidRDefault="0041563C" w:rsidP="0041563C">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D63BD619802948309A75431CE5A036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02" w:author="Meryl Etman" w:date="2022-02-14T17:57:00Z">
            <w:r w:rsidR="00231687">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EC0E6C44D9B5420BBFC85C17F4087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03" w:author="Meryl Etman" w:date="2022-02-20T14:44:00Z">
            <w:r w:rsidR="00352807">
              <w:rPr>
                <w:rFonts w:ascii="Times New Roman" w:eastAsia="Times New Roman" w:hAnsi="Times New Roman" w:cs="David" w:hint="cs"/>
                <w:color w:val="008000"/>
                <w:sz w:val="24"/>
                <w:szCs w:val="24"/>
                <w:rtl/>
              </w:rPr>
              <w:t>בגין</w:t>
            </w:r>
          </w:ins>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655D47B45F264B21960AA65A30171B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11T00:00:00Z">
            <w:dateFormat w:val="dd/MM/yyyy"/>
            <w:lid w:val="he-IL"/>
            <w:storeMappedDataAs w:val="dateTime"/>
            <w:calendar w:val="gregorian"/>
          </w:date>
        </w:sdtPr>
        <w:sdtEndPr/>
        <w:sdtContent>
          <w:ins w:id="104" w:author="Meryl Etman" w:date="2022-02-14T17:57:00Z">
            <w:r w:rsidR="00231687">
              <w:rPr>
                <w:rFonts w:ascii="Times New Roman" w:eastAsia="Times New Roman" w:hAnsi="Times New Roman" w:cs="David" w:hint="cs"/>
                <w:color w:val="008000"/>
                <w:sz w:val="24"/>
                <w:szCs w:val="24"/>
                <w:rtl/>
              </w:rPr>
              <w:t>‏11/01/2022</w:t>
            </w:r>
          </w:ins>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E91F5547633449A9FA6EDC3CC6F52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05" w:author="Meryl Etman" w:date="2022-02-20T14:44:00Z">
            <w:r w:rsidR="00352807">
              <w:rPr>
                <w:rFonts w:ascii="Times New Roman" w:eastAsia="Times New Roman" w:hAnsi="Times New Roman" w:cs="David" w:hint="cs"/>
                <w:color w:val="008000"/>
                <w:sz w:val="24"/>
                <w:szCs w:val="24"/>
                <w:rtl/>
              </w:rPr>
              <w:t>229.82</w:t>
            </w:r>
          </w:ins>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1FA065A3" w14:textId="77777777" w:rsidR="0041563C" w:rsidRPr="00DE118F" w:rsidRDefault="0041563C" w:rsidP="0041563C">
      <w:pPr>
        <w:widowControl w:val="0"/>
        <w:spacing w:before="120" w:beforeAutospacing="0" w:after="60" w:afterAutospacing="0" w:line="240" w:lineRule="auto"/>
        <w:ind w:right="-181"/>
        <w:rPr>
          <w:rFonts w:ascii="Times New Roman" w:eastAsia="Times New Roman" w:hAnsi="Times New Roman" w:cs="David"/>
          <w:sz w:val="24"/>
          <w:szCs w:val="24"/>
          <w:rtl/>
          <w:lang w:eastAsia="he-IL"/>
        </w:rPr>
      </w:pPr>
    </w:p>
    <w:p w14:paraId="6767D583" w14:textId="77777777" w:rsidR="0041563C" w:rsidRPr="00DE118F" w:rsidRDefault="0041563C" w:rsidP="0041563C">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t>בנוסף לכל תשלום ישולם ל</w:t>
      </w:r>
      <w:r>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1576DE61" w14:textId="77777777" w:rsidR="0041563C" w:rsidRPr="00DE118F" w:rsidRDefault="0041563C" w:rsidP="0041563C">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0C3DF646"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01D9666"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A1F9F05"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A246619"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16D9A69"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04C97302"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F4DC46E"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5758C59" w14:textId="77777777" w:rsidR="0041563C" w:rsidRPr="00776496"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29960AC0"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C27281C"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053ABB81" w14:textId="77777777" w:rsidR="0041563C" w:rsidRPr="00776496" w:rsidRDefault="0041563C" w:rsidP="0041563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937E4C2"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p>
    <w:p w14:paraId="304FB65A" w14:textId="77777777" w:rsidR="0041563C" w:rsidRPr="00B27B4C" w:rsidRDefault="0041563C" w:rsidP="0041563C">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7D13664B" w14:textId="77777777" w:rsidR="0041563C" w:rsidRPr="00776496"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rPr>
      </w:pPr>
    </w:p>
    <w:p w14:paraId="6C485603"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r>
      <w:r>
        <w:rPr>
          <w:rFonts w:ascii="Times New Roman" w:eastAsia="Times New Roman" w:hAnsi="Times New Roman" w:cs="David" w:hint="cs"/>
          <w:sz w:val="24"/>
          <w:szCs w:val="24"/>
          <w:rtl/>
        </w:rPr>
        <w:t>אבני דרך ואחוזי תשלום:</w:t>
      </w:r>
    </w:p>
    <w:p w14:paraId="392289AD" w14:textId="77777777" w:rsidR="006F6D67" w:rsidRDefault="0041563C" w:rsidP="006F6D67">
      <w:pPr>
        <w:spacing w:before="0" w:beforeAutospacing="0" w:after="0" w:afterAutospacing="0" w:line="360" w:lineRule="auto"/>
        <w:ind w:left="2160" w:hanging="720"/>
        <w:rPr>
          <w:ins w:id="106" w:author="Meryl Etman [2]" w:date="2022-02-15T12:38:00Z"/>
          <w:rFonts w:ascii="David" w:eastAsia="Times New Roman" w:hAnsi="David" w:cs="David"/>
          <w:color w:val="000000"/>
          <w:rtl/>
        </w:rPr>
      </w:pPr>
      <w:del w:id="107" w:author="Meryl Etman [2]" w:date="2022-02-15T12:38:00Z">
        <w:r w:rsidRPr="00776496" w:rsidDel="006F6D67">
          <w:rPr>
            <w:rFonts w:ascii="Times New Roman" w:eastAsia="Times New Roman" w:hAnsi="Times New Roman" w:cs="David"/>
            <w:sz w:val="24"/>
            <w:szCs w:val="24"/>
            <w:rtl/>
          </w:rPr>
          <w:tab/>
        </w:r>
      </w:del>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r>
      <w:ins w:id="108" w:author="Meryl Etman [2]" w:date="2022-02-15T12:35:00Z">
        <w:r w:rsidR="009614F3" w:rsidRPr="009614F3">
          <w:rPr>
            <w:rFonts w:ascii="David" w:eastAsia="Times New Roman" w:hAnsi="David" w:cs="David"/>
            <w:color w:val="000000"/>
            <w:rtl/>
            <w:rPrChange w:id="109" w:author="Meryl Etman [2]" w:date="2022-02-15T12:35:00Z">
              <w:rPr>
                <w:rFonts w:ascii="Arial" w:eastAsia="Times New Roman" w:hAnsi="Arial" w:cs="Arial"/>
                <w:color w:val="000000"/>
                <w:rtl/>
              </w:rPr>
            </w:rPrChange>
          </w:rPr>
          <w:t xml:space="preserve">תחילת ביצוע העבודות, דיווח לרשויות (חתימה ע"ג המסמכים </w:t>
        </w:r>
      </w:ins>
    </w:p>
    <w:p w14:paraId="2E189A37" w14:textId="723A73E1" w:rsidR="0041563C" w:rsidRPr="00776496" w:rsidRDefault="006F6D67">
      <w:pPr>
        <w:spacing w:before="0" w:beforeAutospacing="0" w:after="0" w:afterAutospacing="0" w:line="360" w:lineRule="auto"/>
        <w:ind w:left="2160"/>
        <w:rPr>
          <w:rFonts w:ascii="Times New Roman" w:eastAsia="Times New Roman" w:hAnsi="Times New Roman" w:cs="David"/>
          <w:sz w:val="24"/>
          <w:szCs w:val="24"/>
          <w:rtl/>
        </w:rPr>
        <w:pPrChange w:id="110" w:author="Meryl Etman [2]" w:date="2022-02-15T12:39:00Z">
          <w:pPr>
            <w:spacing w:before="0" w:beforeAutospacing="0" w:after="0" w:afterAutospacing="0" w:line="360" w:lineRule="auto"/>
            <w:ind w:left="720"/>
          </w:pPr>
        </w:pPrChange>
      </w:pPr>
      <w:ins w:id="111" w:author="Meryl Etman [2]" w:date="2022-02-15T12:38:00Z">
        <w:r>
          <w:rPr>
            <w:rFonts w:ascii="David" w:eastAsia="Times New Roman" w:hAnsi="David" w:cs="David" w:hint="cs"/>
            <w:color w:val="000000"/>
            <w:rtl/>
          </w:rPr>
          <w:t xml:space="preserve">הנדרשים </w:t>
        </w:r>
      </w:ins>
      <w:ins w:id="112" w:author="Meryl Etman [2]" w:date="2022-02-15T12:35:00Z">
        <w:r w:rsidR="009614F3">
          <w:rPr>
            <w:rFonts w:ascii="David" w:eastAsia="Times New Roman" w:hAnsi="David" w:cs="David" w:hint="cs"/>
            <w:color w:val="000000"/>
            <w:rtl/>
          </w:rPr>
          <w:t xml:space="preserve">ברשויות </w:t>
        </w:r>
        <w:r w:rsidR="009614F3" w:rsidRPr="009614F3">
          <w:rPr>
            <w:rFonts w:ascii="David" w:eastAsia="Times New Roman" w:hAnsi="David" w:cs="David"/>
            <w:color w:val="000000"/>
            <w:rtl/>
            <w:rPrChange w:id="113" w:author="Meryl Etman [2]" w:date="2022-02-15T12:35:00Z">
              <w:rPr>
                <w:rFonts w:ascii="Arial" w:eastAsia="Times New Roman" w:hAnsi="Arial" w:cs="Arial"/>
                <w:color w:val="000000"/>
                <w:rtl/>
              </w:rPr>
            </w:rPrChange>
          </w:rPr>
          <w:t>)</w:t>
        </w:r>
      </w:ins>
      <w:del w:id="114" w:author="Meryl Etman [2]" w:date="2022-02-15T12:35:00Z">
        <w:r w:rsidR="0041563C" w:rsidDel="009614F3">
          <w:rPr>
            <w:rFonts w:ascii="Times New Roman" w:eastAsia="Times New Roman" w:hAnsi="Times New Roman" w:cs="David" w:hint="cs"/>
            <w:sz w:val="24"/>
            <w:szCs w:val="24"/>
            <w:rtl/>
          </w:rPr>
          <w:delText xml:space="preserve">חתימה כאחראי ביקורת ברשויות </w:delText>
        </w:r>
        <w:r w:rsidR="0041563C" w:rsidRPr="00776496" w:rsidDel="009614F3">
          <w:rPr>
            <w:rFonts w:ascii="Times New Roman" w:eastAsia="Times New Roman" w:hAnsi="Times New Roman" w:cs="David"/>
            <w:sz w:val="24"/>
            <w:szCs w:val="24"/>
            <w:rtl/>
          </w:rPr>
          <w:delText xml:space="preserve"> </w:delText>
        </w:r>
      </w:del>
      <w:r w:rsidR="0041563C" w:rsidRPr="006503BD">
        <w:rPr>
          <w:rFonts w:ascii="Times New Roman" w:eastAsia="Times New Roman" w:hAnsi="Times New Roman" w:cs="David" w:hint="cs"/>
          <w:sz w:val="24"/>
          <w:szCs w:val="24"/>
          <w:u w:val="dotted"/>
          <w:rtl/>
        </w:rPr>
        <w:tab/>
      </w:r>
      <w:r w:rsidR="0041563C" w:rsidRPr="006503BD">
        <w:rPr>
          <w:rFonts w:ascii="Times New Roman" w:eastAsia="Times New Roman" w:hAnsi="Times New Roman" w:cs="David"/>
          <w:sz w:val="24"/>
          <w:szCs w:val="24"/>
          <w:u w:val="dotted"/>
          <w:rtl/>
        </w:rPr>
        <w:tab/>
      </w:r>
      <w:r w:rsidR="0041563C" w:rsidRPr="006503BD">
        <w:rPr>
          <w:rFonts w:ascii="Times New Roman" w:eastAsia="Times New Roman" w:hAnsi="Times New Roman" w:cs="David"/>
          <w:sz w:val="24"/>
          <w:szCs w:val="24"/>
          <w:u w:val="dotted"/>
          <w:rtl/>
        </w:rPr>
        <w:tab/>
      </w:r>
      <w:ins w:id="115" w:author="Meryl Etman [2]" w:date="2022-02-15T12:39:00Z">
        <w:r>
          <w:rPr>
            <w:rFonts w:ascii="Times New Roman" w:eastAsia="Times New Roman" w:hAnsi="Times New Roman" w:cs="David"/>
            <w:sz w:val="24"/>
            <w:szCs w:val="24"/>
            <w:u w:val="dotted"/>
            <w:rtl/>
          </w:rPr>
          <w:tab/>
        </w:r>
        <w:r>
          <w:rPr>
            <w:rFonts w:ascii="Times New Roman" w:eastAsia="Times New Roman" w:hAnsi="Times New Roman" w:cs="David"/>
            <w:sz w:val="24"/>
            <w:szCs w:val="24"/>
            <w:u w:val="dotted"/>
            <w:rtl/>
          </w:rPr>
          <w:tab/>
        </w:r>
      </w:ins>
      <w:del w:id="116" w:author="Meryl Etman [2]" w:date="2022-02-15T12:36:00Z">
        <w:r w:rsidR="0041563C" w:rsidDel="009614F3">
          <w:rPr>
            <w:rFonts w:ascii="Times New Roman" w:eastAsia="Times New Roman" w:hAnsi="Times New Roman" w:cs="David" w:hint="cs"/>
            <w:sz w:val="24"/>
            <w:szCs w:val="24"/>
            <w:rtl/>
          </w:rPr>
          <w:delText>5</w:delText>
        </w:r>
      </w:del>
      <w:ins w:id="117" w:author="Meryl Etman [2]" w:date="2022-02-15T12:36:00Z">
        <w:r w:rsidR="009614F3">
          <w:rPr>
            <w:rFonts w:ascii="Times New Roman" w:eastAsia="Times New Roman" w:hAnsi="Times New Roman" w:cs="David" w:hint="cs"/>
            <w:sz w:val="24"/>
            <w:szCs w:val="24"/>
            <w:rtl/>
          </w:rPr>
          <w:t>10</w:t>
        </w:r>
      </w:ins>
      <w:r w:rsidR="0041563C" w:rsidRPr="00776496">
        <w:rPr>
          <w:rFonts w:ascii="Times New Roman" w:eastAsia="Times New Roman" w:hAnsi="Times New Roman" w:cs="David"/>
          <w:sz w:val="24"/>
          <w:szCs w:val="24"/>
          <w:rtl/>
        </w:rPr>
        <w:t>%</w:t>
      </w:r>
    </w:p>
    <w:p w14:paraId="00E103D4" w14:textId="1580921E" w:rsidR="0041563C" w:rsidRDefault="0041563C" w:rsidP="0041563C">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r>
      <w:ins w:id="118" w:author="Meryl Etman [2]" w:date="2022-02-15T12:36:00Z">
        <w:r w:rsidR="009614F3" w:rsidRPr="00171531">
          <w:rPr>
            <w:rFonts w:ascii="David" w:eastAsia="Times New Roman" w:hAnsi="David" w:cs="David"/>
            <w:color w:val="000000"/>
            <w:rtl/>
          </w:rPr>
          <w:t>דיווח בגין סימון קווי הבניין</w:t>
        </w:r>
      </w:ins>
      <w:del w:id="119" w:author="Meryl Etman [2]" w:date="2022-02-15T12:36:00Z">
        <w:r w:rsidDel="009614F3">
          <w:rPr>
            <w:rFonts w:ascii="Times New Roman" w:eastAsia="Times New Roman" w:hAnsi="Times New Roman" w:cs="David" w:hint="cs"/>
            <w:sz w:val="24"/>
            <w:szCs w:val="24"/>
            <w:rtl/>
          </w:rPr>
          <w:delText>גמר יסודות ואישור מיקומם</w:delText>
        </w:r>
      </w:del>
      <w:r>
        <w:rPr>
          <w:rFonts w:ascii="Times New Roman" w:eastAsia="Times New Roman" w:hAnsi="Times New Roman" w:cs="David" w:hint="cs"/>
          <w:sz w:val="24"/>
          <w:szCs w:val="24"/>
          <w:rtl/>
        </w:rPr>
        <w:t xml:space="preserve"> </w:t>
      </w:r>
      <w:r w:rsidRPr="00646FA7">
        <w:rPr>
          <w:rFonts w:ascii="Times New Roman" w:eastAsia="Times New Roman" w:hAnsi="Times New Roman" w:cs="David" w:hint="cs"/>
          <w:sz w:val="24"/>
          <w:szCs w:val="24"/>
          <w:u w:val="dotted"/>
          <w:rtl/>
        </w:rPr>
        <w:t xml:space="preserve">                                                 </w:t>
      </w:r>
      <w:ins w:id="120" w:author="Meryl Etman [2]" w:date="2022-02-15T12:39:00Z">
        <w:r w:rsidR="006F6D67">
          <w:rPr>
            <w:rFonts w:ascii="Times New Roman" w:eastAsia="Times New Roman" w:hAnsi="Times New Roman" w:cs="David"/>
            <w:sz w:val="24"/>
            <w:szCs w:val="24"/>
            <w:u w:val="dotted"/>
            <w:rtl/>
          </w:rPr>
          <w:tab/>
        </w:r>
      </w:ins>
      <w:del w:id="121" w:author="Meryl Etman [2]" w:date="2022-02-15T12:36:00Z">
        <w:r w:rsidDel="009614F3">
          <w:rPr>
            <w:rFonts w:ascii="Times New Roman" w:eastAsia="Times New Roman" w:hAnsi="Times New Roman" w:cs="David" w:hint="cs"/>
            <w:sz w:val="24"/>
            <w:szCs w:val="24"/>
            <w:rtl/>
          </w:rPr>
          <w:delText>20</w:delText>
        </w:r>
      </w:del>
      <w:ins w:id="122" w:author="Meryl Etman [2]" w:date="2022-02-15T12:36:00Z">
        <w:r w:rsidR="009614F3">
          <w:rPr>
            <w:rFonts w:ascii="Times New Roman" w:eastAsia="Times New Roman" w:hAnsi="Times New Roman" w:cs="David" w:hint="cs"/>
            <w:sz w:val="24"/>
            <w:szCs w:val="24"/>
            <w:rtl/>
          </w:rPr>
          <w:t>10</w:t>
        </w:r>
      </w:ins>
      <w:r>
        <w:rPr>
          <w:rFonts w:ascii="Times New Roman" w:eastAsia="Times New Roman" w:hAnsi="Times New Roman" w:cs="David" w:hint="cs"/>
          <w:sz w:val="24"/>
          <w:szCs w:val="24"/>
          <w:rtl/>
        </w:rPr>
        <w:t>%</w:t>
      </w:r>
    </w:p>
    <w:p w14:paraId="535C994E" w14:textId="3C0EBFED" w:rsidR="0041563C"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ג.           </w:t>
      </w:r>
      <w:ins w:id="123" w:author="Meryl Etman [2]" w:date="2022-02-15T12:36:00Z">
        <w:r w:rsidR="009614F3" w:rsidRPr="00171531">
          <w:rPr>
            <w:rFonts w:ascii="David" w:eastAsia="Times New Roman" w:hAnsi="David" w:cs="David"/>
            <w:color w:val="000000"/>
            <w:rtl/>
          </w:rPr>
          <w:t xml:space="preserve">דיווח בגין גמר יסודות וביסוס </w:t>
        </w:r>
      </w:ins>
      <w:del w:id="124" w:author="Meryl Etman [2]" w:date="2022-02-15T12:36:00Z">
        <w:r w:rsidDel="009614F3">
          <w:rPr>
            <w:rFonts w:ascii="Times New Roman" w:eastAsia="Times New Roman" w:hAnsi="Times New Roman" w:cs="David" w:hint="cs"/>
            <w:sz w:val="24"/>
            <w:szCs w:val="24"/>
            <w:rtl/>
          </w:rPr>
          <w:delText>עם אישור מיקום ומפלס יציקת רצפת 0.</w:delText>
        </w:r>
      </w:del>
      <w:del w:id="125" w:author="Meryl Etman [2]" w:date="2022-02-15T12:37:00Z">
        <w:r w:rsidDel="009614F3">
          <w:rPr>
            <w:rFonts w:ascii="Times New Roman" w:eastAsia="Times New Roman" w:hAnsi="Times New Roman" w:cs="David" w:hint="cs"/>
            <w:sz w:val="24"/>
            <w:szCs w:val="24"/>
            <w:rtl/>
          </w:rPr>
          <w:delText>0</w:delText>
        </w:r>
      </w:del>
      <w:r>
        <w:rPr>
          <w:rFonts w:ascii="Times New Roman" w:eastAsia="Times New Roman" w:hAnsi="Times New Roman" w:cs="David" w:hint="cs"/>
          <w:sz w:val="24"/>
          <w:szCs w:val="24"/>
          <w:rtl/>
        </w:rPr>
        <w:t xml:space="preserve"> </w:t>
      </w:r>
      <w:r w:rsidRPr="00646FA7">
        <w:rPr>
          <w:rFonts w:ascii="Times New Roman" w:eastAsia="Times New Roman" w:hAnsi="Times New Roman" w:cs="David" w:hint="cs"/>
          <w:sz w:val="24"/>
          <w:szCs w:val="24"/>
          <w:u w:val="dotted"/>
          <w:rtl/>
        </w:rPr>
        <w:t xml:space="preserve"> </w:t>
      </w:r>
      <w:r w:rsidRPr="00646FA7">
        <w:rPr>
          <w:rFonts w:ascii="Times New Roman" w:eastAsia="Times New Roman" w:hAnsi="Times New Roman" w:cs="David"/>
          <w:sz w:val="24"/>
          <w:szCs w:val="24"/>
          <w:u w:val="dotted"/>
          <w:rtl/>
        </w:rPr>
        <w:t xml:space="preserve"> </w:t>
      </w:r>
      <w:r>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ins w:id="126" w:author="Meryl Etman [2]" w:date="2022-02-15T12:39:00Z">
        <w:r w:rsidR="006F6D67">
          <w:rPr>
            <w:rFonts w:ascii="Times New Roman" w:eastAsia="Times New Roman" w:hAnsi="Times New Roman" w:cs="David"/>
            <w:sz w:val="24"/>
            <w:szCs w:val="24"/>
            <w:u w:val="dotted"/>
            <w:rtl/>
          </w:rPr>
          <w:tab/>
        </w:r>
        <w:r w:rsidR="006F6D67">
          <w:rPr>
            <w:rFonts w:ascii="Times New Roman" w:eastAsia="Times New Roman" w:hAnsi="Times New Roman" w:cs="David"/>
            <w:sz w:val="24"/>
            <w:szCs w:val="24"/>
            <w:u w:val="dotted"/>
            <w:rtl/>
          </w:rPr>
          <w:tab/>
        </w:r>
      </w:ins>
      <w:del w:id="127" w:author="Meryl Etman [2]" w:date="2022-02-15T12:37:00Z">
        <w:r w:rsidDel="009614F3">
          <w:rPr>
            <w:rFonts w:ascii="Times New Roman" w:eastAsia="Times New Roman" w:hAnsi="Times New Roman" w:cs="David" w:hint="cs"/>
            <w:sz w:val="24"/>
            <w:szCs w:val="24"/>
            <w:u w:val="dotted"/>
            <w:rtl/>
          </w:rPr>
          <w:delText>20</w:delText>
        </w:r>
      </w:del>
      <w:ins w:id="128" w:author="Meryl Etman [2]" w:date="2022-02-15T12:37:00Z">
        <w:r w:rsidR="009614F3">
          <w:rPr>
            <w:rFonts w:ascii="Times New Roman" w:eastAsia="Times New Roman" w:hAnsi="Times New Roman" w:cs="David" w:hint="cs"/>
            <w:sz w:val="24"/>
            <w:szCs w:val="24"/>
            <w:u w:val="dotted"/>
            <w:rtl/>
          </w:rPr>
          <w:t>10</w:t>
        </w:r>
      </w:ins>
      <w:r>
        <w:rPr>
          <w:rFonts w:ascii="Times New Roman" w:eastAsia="Times New Roman" w:hAnsi="Times New Roman" w:cs="David" w:hint="cs"/>
          <w:sz w:val="24"/>
          <w:szCs w:val="24"/>
          <w:rtl/>
        </w:rPr>
        <w:t>%</w:t>
      </w:r>
      <w:ins w:id="129" w:author="Meryl Etman [2]" w:date="2022-02-15T12:39:00Z">
        <w:r w:rsidR="006F6D67">
          <w:rPr>
            <w:rFonts w:ascii="Times New Roman" w:eastAsia="Times New Roman" w:hAnsi="Times New Roman" w:cs="David"/>
            <w:sz w:val="24"/>
            <w:szCs w:val="24"/>
            <w:rtl/>
          </w:rPr>
          <w:tab/>
        </w:r>
      </w:ins>
    </w:p>
    <w:p w14:paraId="22723582" w14:textId="12A85A0A" w:rsidR="0041563C"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ד.          </w:t>
      </w:r>
      <w:ins w:id="130" w:author="Meryl Etman [2]" w:date="2022-02-15T12:37:00Z">
        <w:r w:rsidR="009614F3" w:rsidRPr="00171531">
          <w:rPr>
            <w:rFonts w:ascii="David" w:eastAsia="Times New Roman" w:hAnsi="David" w:cs="David"/>
            <w:color w:val="000000"/>
            <w:rtl/>
          </w:rPr>
          <w:t>דיווח בגין גמר ביצוע עבודות השלד</w:t>
        </w:r>
      </w:ins>
      <w:del w:id="131" w:author="Meryl Etman [2]" w:date="2022-02-15T12:37:00Z">
        <w:r w:rsidDel="009614F3">
          <w:rPr>
            <w:rFonts w:ascii="Times New Roman" w:eastAsia="Times New Roman" w:hAnsi="Times New Roman" w:cs="David" w:hint="cs"/>
            <w:sz w:val="24"/>
            <w:szCs w:val="24"/>
            <w:rtl/>
          </w:rPr>
          <w:delText>עם גמר שלד ואישורו</w:delText>
        </w:r>
      </w:del>
      <w:r>
        <w:rPr>
          <w:rFonts w:ascii="Times New Roman" w:eastAsia="Times New Roman" w:hAnsi="Times New Roman" w:cs="David" w:hint="cs"/>
          <w:sz w:val="24"/>
          <w:szCs w:val="24"/>
          <w:rtl/>
        </w:rPr>
        <w:t xml:space="preserve"> </w:t>
      </w:r>
      <w:ins w:id="132" w:author="Meryl Etman [2]" w:date="2022-02-15T12:39:00Z">
        <w:r w:rsidR="006F6D67">
          <w:rPr>
            <w:rFonts w:ascii="Times New Roman" w:eastAsia="Times New Roman" w:hAnsi="Times New Roman" w:cs="David"/>
            <w:sz w:val="24"/>
            <w:szCs w:val="24"/>
            <w:rtl/>
          </w:rPr>
          <w:tab/>
        </w:r>
        <w:r w:rsidR="006F6D67">
          <w:rPr>
            <w:rFonts w:ascii="Times New Roman" w:eastAsia="Times New Roman" w:hAnsi="Times New Roman" w:cs="David" w:hint="cs"/>
            <w:sz w:val="24"/>
            <w:szCs w:val="24"/>
            <w:u w:val="dotted"/>
            <w:rtl/>
          </w:rPr>
          <w:t xml:space="preserve">             </w:t>
        </w:r>
        <w:r w:rsidR="006F6D67" w:rsidRPr="006503BD">
          <w:rPr>
            <w:rFonts w:ascii="Times New Roman" w:eastAsia="Times New Roman" w:hAnsi="Times New Roman" w:cs="David"/>
            <w:sz w:val="24"/>
            <w:szCs w:val="24"/>
            <w:u w:val="dotted"/>
            <w:rtl/>
          </w:rPr>
          <w:tab/>
        </w:r>
        <w:r w:rsidR="006F6D67">
          <w:rPr>
            <w:rFonts w:ascii="Times New Roman" w:eastAsia="Times New Roman" w:hAnsi="Times New Roman" w:cs="David"/>
            <w:sz w:val="24"/>
            <w:szCs w:val="24"/>
            <w:u w:val="dotted"/>
            <w:rtl/>
          </w:rPr>
          <w:tab/>
        </w:r>
        <w:r w:rsidR="006F6D67">
          <w:rPr>
            <w:rFonts w:ascii="Times New Roman" w:eastAsia="Times New Roman" w:hAnsi="Times New Roman" w:cs="David"/>
            <w:sz w:val="24"/>
            <w:szCs w:val="24"/>
            <w:u w:val="dotted"/>
            <w:rtl/>
          </w:rPr>
          <w:tab/>
        </w:r>
      </w:ins>
      <w:ins w:id="133" w:author="Meryl Etman [2]" w:date="2022-02-15T12:40:00Z">
        <w:r w:rsidR="006F6D67">
          <w:rPr>
            <w:rFonts w:ascii="Times New Roman" w:eastAsia="Times New Roman" w:hAnsi="Times New Roman" w:cs="David" w:hint="cs"/>
            <w:sz w:val="24"/>
            <w:szCs w:val="24"/>
            <w:u w:val="dotted"/>
            <w:rtl/>
          </w:rPr>
          <w:t>3</w:t>
        </w:r>
      </w:ins>
      <w:ins w:id="134" w:author="Meryl Etman [2]" w:date="2022-02-15T12:39:00Z">
        <w:r w:rsidR="006F6D67">
          <w:rPr>
            <w:rFonts w:ascii="Times New Roman" w:eastAsia="Times New Roman" w:hAnsi="Times New Roman" w:cs="David" w:hint="cs"/>
            <w:sz w:val="24"/>
            <w:szCs w:val="24"/>
            <w:u w:val="dotted"/>
            <w:rtl/>
          </w:rPr>
          <w:t>0</w:t>
        </w:r>
        <w:r w:rsidR="006F6D67">
          <w:rPr>
            <w:rFonts w:ascii="Times New Roman" w:eastAsia="Times New Roman" w:hAnsi="Times New Roman" w:cs="David" w:hint="cs"/>
            <w:sz w:val="24"/>
            <w:szCs w:val="24"/>
            <w:rtl/>
          </w:rPr>
          <w:t>%</w:t>
        </w:r>
        <w:r w:rsidR="006F6D67">
          <w:rPr>
            <w:rFonts w:ascii="Times New Roman" w:eastAsia="Times New Roman" w:hAnsi="Times New Roman" w:cs="David"/>
            <w:sz w:val="24"/>
            <w:szCs w:val="24"/>
            <w:rtl/>
          </w:rPr>
          <w:tab/>
        </w:r>
      </w:ins>
      <w:del w:id="135" w:author="Meryl Etman [2]" w:date="2022-02-15T12:39:00Z">
        <w:r w:rsidRPr="00646FA7" w:rsidDel="006F6D67">
          <w:rPr>
            <w:rFonts w:ascii="Times New Roman" w:eastAsia="Times New Roman" w:hAnsi="Times New Roman" w:cs="David" w:hint="cs"/>
            <w:sz w:val="24"/>
            <w:szCs w:val="24"/>
            <w:u w:val="dotted"/>
            <w:rtl/>
          </w:rPr>
          <w:delText xml:space="preserve"> </w:delText>
        </w:r>
      </w:del>
      <w:r w:rsidRPr="00646FA7">
        <w:rPr>
          <w:rFonts w:ascii="Times New Roman" w:eastAsia="Times New Roman" w:hAnsi="Times New Roman" w:cs="David" w:hint="cs"/>
          <w:sz w:val="24"/>
          <w:szCs w:val="24"/>
          <w:u w:val="dotted"/>
          <w:rtl/>
        </w:rPr>
        <w:t xml:space="preserve">                                                            </w:t>
      </w:r>
      <w:del w:id="136" w:author="Meryl Etman [2]" w:date="2022-02-15T12:37:00Z">
        <w:r w:rsidDel="009614F3">
          <w:rPr>
            <w:rFonts w:ascii="Times New Roman" w:eastAsia="Times New Roman" w:hAnsi="Times New Roman" w:cs="David" w:hint="cs"/>
            <w:sz w:val="24"/>
            <w:szCs w:val="24"/>
            <w:u w:val="dotted"/>
            <w:rtl/>
          </w:rPr>
          <w:delText>20</w:delText>
        </w:r>
      </w:del>
      <w:del w:id="137" w:author="Meryl Etman [2]" w:date="2022-02-15T12:40:00Z">
        <w:r w:rsidDel="006F6D67">
          <w:rPr>
            <w:rFonts w:ascii="Times New Roman" w:eastAsia="Times New Roman" w:hAnsi="Times New Roman" w:cs="David" w:hint="cs"/>
            <w:sz w:val="24"/>
            <w:szCs w:val="24"/>
            <w:rtl/>
          </w:rPr>
          <w:delText>%</w:delText>
        </w:r>
      </w:del>
    </w:p>
    <w:p w14:paraId="127B77F3" w14:textId="77777777" w:rsidR="0041563C"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ה.          גמר בניה וחתימה על טפסים נדרשים לטופס 4 </w:t>
      </w:r>
      <w:r w:rsidRPr="00646FA7">
        <w:rPr>
          <w:rFonts w:ascii="Times New Roman" w:eastAsia="Times New Roman" w:hAnsi="Times New Roman" w:cs="David" w:hint="cs"/>
          <w:sz w:val="24"/>
          <w:szCs w:val="24"/>
          <w:u w:val="dotted"/>
          <w:rtl/>
        </w:rPr>
        <w:t xml:space="preserve">                    </w:t>
      </w:r>
      <w:r>
        <w:rPr>
          <w:rFonts w:ascii="Times New Roman" w:eastAsia="Times New Roman" w:hAnsi="Times New Roman" w:cs="David" w:hint="cs"/>
          <w:sz w:val="24"/>
          <w:szCs w:val="24"/>
          <w:u w:val="dotted"/>
          <w:rtl/>
        </w:rPr>
        <w:t>20</w:t>
      </w:r>
      <w:r>
        <w:rPr>
          <w:rFonts w:ascii="Times New Roman" w:eastAsia="Times New Roman" w:hAnsi="Times New Roman" w:cs="David" w:hint="cs"/>
          <w:sz w:val="24"/>
          <w:szCs w:val="24"/>
          <w:rtl/>
        </w:rPr>
        <w:t>%</w:t>
      </w:r>
    </w:p>
    <w:p w14:paraId="692DF41F" w14:textId="5E7C3300" w:rsidR="006F6D67" w:rsidRDefault="0041563C" w:rsidP="006F6D67">
      <w:pPr>
        <w:spacing w:before="0" w:beforeAutospacing="0" w:after="0" w:afterAutospacing="0" w:line="360" w:lineRule="auto"/>
        <w:ind w:left="1440"/>
        <w:rPr>
          <w:ins w:id="138" w:author="Meryl Etman [2]" w:date="2022-02-15T12:40:00Z"/>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ו.           קבלת טופס </w:t>
      </w:r>
      <w:del w:id="139" w:author="Meryl Etman [2]" w:date="2022-02-15T12:37:00Z">
        <w:r w:rsidDel="006F6D67">
          <w:rPr>
            <w:rFonts w:ascii="Times New Roman" w:eastAsia="Times New Roman" w:hAnsi="Times New Roman" w:cs="David" w:hint="cs"/>
            <w:sz w:val="24"/>
            <w:szCs w:val="24"/>
            <w:rtl/>
          </w:rPr>
          <w:delText>5</w:delText>
        </w:r>
        <w:r w:rsidDel="006F6D67">
          <w:rPr>
            <w:rFonts w:ascii="Times New Roman" w:eastAsia="Times New Roman" w:hAnsi="Times New Roman" w:cs="David" w:hint="cs"/>
            <w:sz w:val="24"/>
            <w:szCs w:val="24"/>
            <w:u w:val="dotted"/>
            <w:rtl/>
          </w:rPr>
          <w:delText xml:space="preserve">                                                            </w:delText>
        </w:r>
      </w:del>
      <w:ins w:id="140" w:author="Meryl Etman [2]" w:date="2022-02-15T12:37:00Z">
        <w:r w:rsidR="006F6D67">
          <w:rPr>
            <w:rFonts w:ascii="Times New Roman" w:eastAsia="Times New Roman" w:hAnsi="Times New Roman" w:cs="David" w:hint="cs"/>
            <w:sz w:val="24"/>
            <w:szCs w:val="24"/>
            <w:rtl/>
          </w:rPr>
          <w:t>4 לאכלוס ותעודת גמ</w:t>
        </w:r>
      </w:ins>
      <w:ins w:id="141" w:author="Meryl Etman [2]" w:date="2022-02-15T12:38:00Z">
        <w:r w:rsidR="006F6D67">
          <w:rPr>
            <w:rFonts w:ascii="Times New Roman" w:eastAsia="Times New Roman" w:hAnsi="Times New Roman" w:cs="David" w:hint="cs"/>
            <w:sz w:val="24"/>
            <w:szCs w:val="24"/>
            <w:rtl/>
          </w:rPr>
          <w:t>ר</w:t>
        </w:r>
      </w:ins>
      <w:ins w:id="142" w:author="Meryl Etman [2]" w:date="2022-02-15T12:37:00Z">
        <w:r w:rsidR="006F6D67">
          <w:rPr>
            <w:rFonts w:ascii="Times New Roman" w:eastAsia="Times New Roman" w:hAnsi="Times New Roman" w:cs="David" w:hint="cs"/>
            <w:sz w:val="24"/>
            <w:szCs w:val="24"/>
            <w:u w:val="dotted"/>
            <w:rtl/>
          </w:rPr>
          <w:t xml:space="preserve">   </w:t>
        </w:r>
      </w:ins>
      <w:ins w:id="143" w:author="Meryl Etman [2]" w:date="2022-02-15T12:40:00Z">
        <w:r w:rsidR="006F6D67" w:rsidRPr="00646FA7">
          <w:rPr>
            <w:rFonts w:ascii="Times New Roman" w:eastAsia="Times New Roman" w:hAnsi="Times New Roman" w:cs="David" w:hint="cs"/>
            <w:sz w:val="24"/>
            <w:szCs w:val="24"/>
            <w:u w:val="dotted"/>
            <w:rtl/>
          </w:rPr>
          <w:t xml:space="preserve">         </w:t>
        </w:r>
        <w:r w:rsidR="006F6D67">
          <w:rPr>
            <w:rFonts w:ascii="Times New Roman" w:eastAsia="Times New Roman" w:hAnsi="Times New Roman" w:cs="David"/>
            <w:sz w:val="24"/>
            <w:szCs w:val="24"/>
            <w:u w:val="dotted"/>
            <w:rtl/>
          </w:rPr>
          <w:tab/>
        </w:r>
        <w:r w:rsidR="006F6D67">
          <w:rPr>
            <w:rFonts w:ascii="Times New Roman" w:eastAsia="Times New Roman" w:hAnsi="Times New Roman" w:cs="David" w:hint="cs"/>
            <w:sz w:val="24"/>
            <w:szCs w:val="24"/>
            <w:u w:val="dotted"/>
            <w:rtl/>
          </w:rPr>
          <w:t xml:space="preserve">    </w:t>
        </w:r>
        <w:r w:rsidR="006F6D67" w:rsidRPr="00646FA7">
          <w:rPr>
            <w:rFonts w:ascii="Times New Roman" w:eastAsia="Times New Roman" w:hAnsi="Times New Roman" w:cs="David" w:hint="cs"/>
            <w:sz w:val="24"/>
            <w:szCs w:val="24"/>
            <w:u w:val="dotted"/>
            <w:rtl/>
          </w:rPr>
          <w:t xml:space="preserve">          </w:t>
        </w:r>
        <w:r w:rsidR="006F6D67">
          <w:rPr>
            <w:rFonts w:ascii="Times New Roman" w:eastAsia="Times New Roman" w:hAnsi="Times New Roman" w:cs="David" w:hint="cs"/>
            <w:sz w:val="24"/>
            <w:szCs w:val="24"/>
            <w:u w:val="dotted"/>
            <w:rtl/>
          </w:rPr>
          <w:t>20</w:t>
        </w:r>
        <w:r w:rsidR="006F6D67">
          <w:rPr>
            <w:rFonts w:ascii="Times New Roman" w:eastAsia="Times New Roman" w:hAnsi="Times New Roman" w:cs="David" w:hint="cs"/>
            <w:sz w:val="24"/>
            <w:szCs w:val="24"/>
            <w:rtl/>
          </w:rPr>
          <w:t>%</w:t>
        </w:r>
      </w:ins>
    </w:p>
    <w:p w14:paraId="25B54FD7" w14:textId="22FB2CD8" w:rsidR="0041563C" w:rsidRPr="00776496" w:rsidRDefault="006F6D67" w:rsidP="0041563C">
      <w:pPr>
        <w:spacing w:before="0" w:beforeAutospacing="0" w:after="0" w:afterAutospacing="0" w:line="360" w:lineRule="auto"/>
        <w:ind w:left="1440"/>
        <w:rPr>
          <w:rFonts w:ascii="Times New Roman" w:eastAsia="Times New Roman" w:hAnsi="Times New Roman" w:cs="David"/>
          <w:sz w:val="24"/>
          <w:szCs w:val="24"/>
          <w:rtl/>
        </w:rPr>
      </w:pPr>
      <w:ins w:id="144" w:author="Meryl Etman [2]" w:date="2022-02-15T12:37:00Z">
        <w:r>
          <w:rPr>
            <w:rFonts w:ascii="Times New Roman" w:eastAsia="Times New Roman" w:hAnsi="Times New Roman" w:cs="David" w:hint="cs"/>
            <w:sz w:val="24"/>
            <w:szCs w:val="24"/>
            <w:u w:val="dotted"/>
            <w:rtl/>
          </w:rPr>
          <w:t xml:space="preserve">                                                         </w:t>
        </w:r>
      </w:ins>
      <w:del w:id="145" w:author="Meryl Etman [2]" w:date="2022-02-15T12:40:00Z">
        <w:r w:rsidR="0041563C" w:rsidRPr="006503BD" w:rsidDel="006F6D67">
          <w:rPr>
            <w:rFonts w:ascii="Times New Roman" w:eastAsia="Times New Roman" w:hAnsi="Times New Roman" w:cs="David" w:hint="cs"/>
            <w:sz w:val="24"/>
            <w:szCs w:val="24"/>
            <w:u w:val="dotted"/>
            <w:rtl/>
          </w:rPr>
          <w:tab/>
        </w:r>
      </w:del>
      <w:del w:id="146" w:author="Meryl Etman [2]" w:date="2022-02-15T12:38:00Z">
        <w:r w:rsidR="0041563C" w:rsidDel="006F6D67">
          <w:rPr>
            <w:rFonts w:ascii="Times New Roman" w:eastAsia="Times New Roman" w:hAnsi="Times New Roman" w:cs="David" w:hint="cs"/>
            <w:sz w:val="24"/>
            <w:szCs w:val="24"/>
            <w:rtl/>
          </w:rPr>
          <w:delText>15</w:delText>
        </w:r>
      </w:del>
      <w:del w:id="147" w:author="Meryl Etman [2]" w:date="2022-02-15T12:40:00Z">
        <w:r w:rsidR="0041563C" w:rsidRPr="00776496" w:rsidDel="006F6D67">
          <w:rPr>
            <w:rFonts w:ascii="Times New Roman" w:eastAsia="Times New Roman" w:hAnsi="Times New Roman" w:cs="David"/>
            <w:sz w:val="24"/>
            <w:szCs w:val="24"/>
            <w:rtl/>
          </w:rPr>
          <w:delText>%</w:delText>
        </w:r>
      </w:del>
    </w:p>
    <w:p w14:paraId="37C4A52D" w14:textId="6E71C312" w:rsidR="0041563C" w:rsidRPr="00776496" w:rsidDel="009614F3" w:rsidRDefault="0041563C" w:rsidP="0041563C">
      <w:pPr>
        <w:spacing w:before="0" w:beforeAutospacing="0" w:after="0" w:afterAutospacing="0" w:line="360" w:lineRule="auto"/>
        <w:ind w:left="720" w:right="360"/>
        <w:rPr>
          <w:del w:id="148" w:author="Meryl Etman [2]" w:date="2022-02-15T12:34:00Z"/>
          <w:rFonts w:ascii="Times New Roman" w:eastAsia="Times New Roman" w:hAnsi="Times New Roman" w:cs="David"/>
          <w:color w:val="008000"/>
          <w:sz w:val="24"/>
          <w:szCs w:val="24"/>
        </w:rPr>
      </w:pPr>
    </w:p>
    <w:p w14:paraId="510D4382" w14:textId="77777777" w:rsidR="009614F3" w:rsidRPr="00776496" w:rsidRDefault="009614F3" w:rsidP="0041563C">
      <w:pPr>
        <w:spacing w:before="0" w:beforeAutospacing="0" w:after="0" w:afterAutospacing="0" w:line="360" w:lineRule="auto"/>
        <w:rPr>
          <w:rFonts w:ascii="Times New Roman" w:eastAsia="Times New Roman" w:hAnsi="Times New Roman" w:cs="David"/>
          <w:sz w:val="24"/>
          <w:szCs w:val="24"/>
          <w:rtl/>
        </w:rPr>
      </w:pPr>
    </w:p>
    <w:p w14:paraId="6AA8773D" w14:textId="77777777" w:rsidR="0041563C" w:rsidRDefault="0041563C" w:rsidP="0041563C">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Pr>
      </w:pPr>
      <w:r>
        <w:rPr>
          <w:rFonts w:ascii="Times New Roman" w:eastAsia="Times New Roman" w:hAnsi="Times New Roman" w:cs="David" w:hint="cs"/>
          <w:sz w:val="24"/>
          <w:szCs w:val="24"/>
          <w:rtl/>
        </w:rPr>
        <w:t>כל המפורט בסעיף 1 יעמוד בדרישות הרשויות המקומיות ובהתאם לחוק התכנון והבניה.</w:t>
      </w:r>
    </w:p>
    <w:p w14:paraId="5BF34E5A" w14:textId="77777777" w:rsidR="0041563C" w:rsidRDefault="0041563C" w:rsidP="0041563C">
      <w:pPr>
        <w:pStyle w:val="ListParagraph"/>
        <w:rPr>
          <w:sz w:val="24"/>
          <w:szCs w:val="24"/>
          <w:rtl/>
        </w:rPr>
      </w:pPr>
    </w:p>
    <w:p w14:paraId="2011C1D1" w14:textId="77777777" w:rsidR="0041563C" w:rsidRPr="00776496" w:rsidRDefault="0041563C" w:rsidP="0041563C">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644530B6"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p>
    <w:p w14:paraId="4D6AA263" w14:textId="77777777" w:rsidR="0041563C" w:rsidRPr="00776496" w:rsidRDefault="0041563C" w:rsidP="0041563C">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0EE49BDD" w14:textId="77777777" w:rsidR="0041563C" w:rsidRPr="00776496" w:rsidRDefault="0041563C" w:rsidP="0041563C">
      <w:pPr>
        <w:spacing w:before="0" w:beforeAutospacing="0" w:after="0" w:afterAutospacing="0" w:line="360" w:lineRule="auto"/>
        <w:rPr>
          <w:rFonts w:ascii="Times New Roman" w:eastAsia="Times New Roman" w:hAnsi="Times New Roman" w:cs="David"/>
          <w:sz w:val="24"/>
          <w:szCs w:val="24"/>
          <w:rtl/>
        </w:rPr>
      </w:pPr>
    </w:p>
    <w:p w14:paraId="733C3656" w14:textId="77777777" w:rsidR="0041563C" w:rsidRPr="00672C76" w:rsidRDefault="0041563C" w:rsidP="0041563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7FD8544" w14:textId="77777777" w:rsidR="0041563C" w:rsidRPr="00B27B4C" w:rsidRDefault="0041563C" w:rsidP="0041563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CA983FEFF164563B136A028D8A58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3EE5DA5"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FD2C88A1E7814FB68431A8087E6DD0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A8B318B" w14:textId="1B3E0292" w:rsidR="0041563C" w:rsidRPr="00B27B4C" w:rsidRDefault="00231687">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49" w:author="Meryl Etman [2]" w:date="2022-02-14T18:07:00Z">
              <w:pPr>
                <w:widowControl w:val="0"/>
                <w:spacing w:before="0" w:beforeAutospacing="0" w:after="0" w:afterAutospacing="0" w:line="240" w:lineRule="auto"/>
                <w:jc w:val="both"/>
              </w:pPr>
            </w:pPrChange>
          </w:pPr>
          <w:ins w:id="150" w:author="Meryl Etman" w:date="2022-02-14T17:51: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 xml:space="preserve">אקונה ריט למגורים בע"מ </w:t>
            </w:r>
            <w:r>
              <w:rPr>
                <w:rFonts w:ascii="Times New Roman" w:eastAsia="Times New Roman" w:hAnsi="Times New Roman" w:cs="David"/>
                <w:color w:val="008000"/>
                <w:sz w:val="24"/>
                <w:szCs w:val="24"/>
                <w:rtl/>
                <w:lang w:eastAsia="he-IL"/>
              </w:rPr>
              <w:br/>
              <w:t xml:space="preserve">רחוב דרך מנחם בגין 146 תל אביב </w:t>
            </w:r>
            <w:r>
              <w:rPr>
                <w:rFonts w:ascii="Times New Roman" w:eastAsia="Times New Roman" w:hAnsi="Times New Roman" w:cs="David"/>
                <w:color w:val="008000"/>
                <w:sz w:val="24"/>
                <w:szCs w:val="24"/>
                <w:rtl/>
                <w:lang w:eastAsia="he-IL"/>
              </w:rPr>
              <w:br/>
              <w:t>516438462</w:t>
            </w:r>
            <w:r>
              <w:rPr>
                <w:rFonts w:ascii="Times New Roman" w:eastAsia="Times New Roman" w:hAnsi="Times New Roman" w:cs="David"/>
                <w:color w:val="008000"/>
                <w:sz w:val="24"/>
                <w:szCs w:val="24"/>
                <w:rtl/>
                <w:lang w:eastAsia="he-IL"/>
              </w:rPr>
              <w:br/>
            </w:r>
          </w:ins>
        </w:p>
      </w:sdtContent>
    </w:sdt>
    <w:p w14:paraId="78F8A0F2"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54362FD"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5398683"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AEA1A24" w14:textId="77777777" w:rsidR="0041563C" w:rsidRPr="00B27B4C" w:rsidRDefault="0041563C" w:rsidP="0041563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1F9CD05"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3AE8B2" w14:textId="6CBBBB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5C503440F5AA40B4B836A4C976B9E9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1" w:author="Meryl Etman" w:date="2022-02-14T17:56:00Z">
            <w:r w:rsidR="00231687">
              <w:rPr>
                <w:rFonts w:ascii="Times New Roman" w:eastAsia="Times New Roman" w:hAnsi="Times New Roman" w:cs="David"/>
                <w:color w:val="008000"/>
                <w:sz w:val="24"/>
                <w:szCs w:val="24"/>
                <w:rtl/>
                <w:lang w:eastAsia="he-IL"/>
              </w:rPr>
              <w:t>טופהאוס ניהול פרויקטים ובינוי</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7941323DEFD4F92A83A3E18C4911E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2" w:author="Meryl Etman" w:date="2022-02-14T17:56:00Z">
            <w:r w:rsidR="00231687">
              <w:rPr>
                <w:rFonts w:ascii="Times New Roman" w:eastAsia="Times New Roman" w:hAnsi="Times New Roman" w:cs="David"/>
                <w:color w:val="008000"/>
                <w:sz w:val="24"/>
                <w:szCs w:val="24"/>
                <w:rtl/>
                <w:lang w:eastAsia="he-IL"/>
              </w:rPr>
              <w:t>טופהאוס ניהול פרויקטים ובינוי</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1288A751A1B42E492CC6E35A7D226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3" w:author="Meryl Etman" w:date="2022-02-14T17:56:00Z">
            <w:r w:rsidR="00231687">
              <w:rPr>
                <w:rFonts w:ascii="Times New Roman" w:eastAsia="Times New Roman" w:hAnsi="Times New Roman" w:cs="David"/>
                <w:color w:val="008000"/>
                <w:sz w:val="24"/>
                <w:szCs w:val="24"/>
                <w:rtl/>
                <w:lang w:eastAsia="he-IL"/>
              </w:rPr>
              <w:t>טופהאוס ניהול פרויקטים ובינוי</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9FDD120"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4CAF02" w14:textId="70852B5D"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AA8338AFD6CE4E3488EB082369CFD6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4" w:author="Meryl Etman" w:date="2022-02-14T17:56:00Z">
            <w:r w:rsidR="00231687">
              <w:rPr>
                <w:rFonts w:ascii="Times New Roman" w:eastAsia="Times New Roman" w:hAnsi="Times New Roman" w:cs="David"/>
                <w:color w:val="008000"/>
                <w:sz w:val="24"/>
                <w:szCs w:val="24"/>
                <w:rtl/>
                <w:lang w:eastAsia="he-IL"/>
              </w:rPr>
              <w:t>טופהאוס ניהול פרויקטים ובינוי</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4A41921E2A4F4F3E849721F0AE68670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235FB0">
            <w:rPr>
              <w:rFonts w:ascii="Times New Roman" w:eastAsia="Times New Roman" w:hAnsi="Times New Roman" w:cs="David" w:hint="cs"/>
              <w:bCs/>
              <w:color w:val="00B0F0"/>
              <w:sz w:val="24"/>
              <w:szCs w:val="24"/>
              <w:rtl/>
              <w:lang w:eastAsia="he-IL"/>
            </w:rPr>
            <w:t>אחראי לביקורת פרויקטים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7FA15F8B4F954D1CA2FEB5E14B2DAB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55" w:author="Meryl Etman" w:date="2022-02-14T17:50:00Z">
            <w:r w:rsidR="00231687">
              <w:rPr>
                <w:rFonts w:ascii="Times New Roman" w:eastAsia="Times New Roman" w:hAnsi="Times New Roman" w:cs="David" w:hint="cs"/>
                <w:bCs/>
                <w:color w:val="008000"/>
                <w:sz w:val="24"/>
                <w:szCs w:val="24"/>
                <w:rtl/>
                <w:lang w:eastAsia="he-IL"/>
              </w:rPr>
              <w:t>סביוני גבעת שמואל - מגרשים 1001, 1005</w:t>
            </w:r>
          </w:ins>
        </w:sdtContent>
      </w:sdt>
      <w:r w:rsidRPr="00B27B4C">
        <w:rPr>
          <w:rFonts w:ascii="Times New Roman" w:eastAsia="Times New Roman" w:hAnsi="Times New Roman" w:cs="David" w:hint="cs"/>
          <w:color w:val="008000"/>
          <w:sz w:val="24"/>
          <w:szCs w:val="24"/>
          <w:rtl/>
          <w:lang w:eastAsia="he-IL"/>
        </w:rPr>
        <w:t>.</w:t>
      </w:r>
    </w:p>
    <w:p w14:paraId="0DE2DFA2"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A9FFB9" w14:textId="25885AD5"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28820BF26174F6A88CE06B24BD7D1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6" w:author="Meryl Etman" w:date="2022-02-14T17:56:00Z">
            <w:r w:rsidR="00231687">
              <w:rPr>
                <w:rFonts w:ascii="Times New Roman" w:eastAsia="Times New Roman" w:hAnsi="Times New Roman" w:cs="David"/>
                <w:color w:val="008000"/>
                <w:sz w:val="24"/>
                <w:szCs w:val="24"/>
                <w:rtl/>
                <w:lang w:eastAsia="he-IL"/>
              </w:rPr>
              <w:t>טופהאוס ניהול פרויקטים ובינוי</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BC44D0D" w14:textId="77777777" w:rsidR="0041563C" w:rsidRPr="00B27B4C" w:rsidRDefault="0041563C" w:rsidP="0041563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4CCB453" w14:textId="6F8C2398" w:rsidR="0041563C" w:rsidRPr="00B27B4C" w:rsidRDefault="0041563C" w:rsidP="0041563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C344F02150848F3A292CBD216D8A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7" w:author="Meryl Etman" w:date="2022-02-14T17:56:00Z">
            <w:r w:rsidR="00231687">
              <w:rPr>
                <w:rFonts w:ascii="Times New Roman" w:eastAsia="Times New Roman" w:hAnsi="Times New Roman" w:cs="David"/>
                <w:color w:val="008000"/>
                <w:sz w:val="24"/>
                <w:szCs w:val="24"/>
                <w:rtl/>
                <w:lang w:eastAsia="he-IL"/>
              </w:rPr>
              <w:t>טופהאוס ניהול פרויקטים ובינוי</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C2ED4BA" w14:textId="77777777" w:rsidR="0041563C" w:rsidRPr="00B27B4C" w:rsidRDefault="0041563C" w:rsidP="0041563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BA3D815"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7A588DA"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7FEA43"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אני מתחייב לנקוט בכל אמצעי הזהירות כדי למנוע אפשרות כי מידע חסוי יצא מרשותכם ו/או מרשותי ויגיע למי שלא הוסמך על ידכם בכתב.</w:t>
      </w:r>
    </w:p>
    <w:p w14:paraId="1A4AE8BB"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CEFFFC"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E3F4D47"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D845165"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83356CC" w14:textId="77777777" w:rsidR="0041563C" w:rsidRPr="00435A20" w:rsidRDefault="0041563C" w:rsidP="0041563C">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495B868" w14:textId="77777777" w:rsidR="0041563C" w:rsidRPr="009130F0"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ED067FE" w14:textId="31F42F62" w:rsidR="0041563C" w:rsidRPr="000525E5" w:rsidRDefault="0041563C" w:rsidP="0041563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99BC6C60D98D4DF3A36E296D36E619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8" w:author="Meryl Etman" w:date="2022-02-14T17:56:00Z">
            <w:r w:rsidR="00231687">
              <w:rPr>
                <w:rFonts w:ascii="Times New Roman" w:eastAsia="Times New Roman" w:hAnsi="Times New Roman" w:cs="David" w:hint="cs"/>
                <w:color w:val="00B0F0"/>
                <w:sz w:val="24"/>
                <w:szCs w:val="24"/>
                <w:u w:val="single"/>
                <w:rtl/>
                <w:lang w:eastAsia="he-IL"/>
              </w:rPr>
              <w:t>טופהאוס ניהול פרויקטים ובינוי</w:t>
            </w:r>
          </w:ins>
        </w:sdtContent>
      </w:sdt>
    </w:p>
    <w:p w14:paraId="0C3238A5" w14:textId="77777777" w:rsidR="0041563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DB3BC59"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34D9B30"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3478032"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90DA619" w14:textId="77777777" w:rsidR="0041563C" w:rsidRPr="00B27B4C" w:rsidRDefault="0041563C" w:rsidP="0041563C">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BAA062B"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54BB7E7B"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F00CE0" w14:textId="3BAA337A" w:rsidR="00B26EBF" w:rsidRPr="00232692" w:rsidDel="006948DA" w:rsidRDefault="00B26EBF">
      <w:pPr>
        <w:bidi w:val="0"/>
        <w:spacing w:before="0" w:beforeAutospacing="0" w:after="0" w:afterAutospacing="0" w:line="240" w:lineRule="auto"/>
        <w:rPr>
          <w:del w:id="159" w:author="Meryl Etman [2]" w:date="2022-02-14T18:09:00Z"/>
          <w:rFonts w:ascii="Times New Roman" w:eastAsia="Times New Roman" w:hAnsi="Times New Roman" w:cs="David"/>
          <w:sz w:val="20"/>
          <w:szCs w:val="24"/>
          <w:rtl/>
          <w:lang w:eastAsia="he-IL"/>
        </w:rPr>
        <w:pPrChange w:id="160" w:author="Meryl Etman [2]" w:date="2022-02-14T18:09:00Z">
          <w:pPr>
            <w:bidi w:val="0"/>
            <w:spacing w:before="0" w:beforeAutospacing="0" w:after="0" w:afterAutospacing="0" w:line="240" w:lineRule="auto"/>
            <w:jc w:val="center"/>
          </w:pPr>
        </w:pPrChange>
      </w:pPr>
    </w:p>
    <w:p w14:paraId="0F2ABF33" w14:textId="77777777" w:rsidR="00B26EBF" w:rsidRPr="0009511C" w:rsidRDefault="00B26EBF">
      <w:pPr>
        <w:widowControl w:val="0"/>
        <w:spacing w:before="0" w:beforeAutospacing="0" w:after="0" w:afterAutospacing="0" w:line="240" w:lineRule="auto"/>
        <w:rPr>
          <w:rFonts w:ascii="David" w:eastAsia="Times New Roman" w:hAnsi="David" w:cs="David"/>
          <w:sz w:val="24"/>
          <w:szCs w:val="24"/>
          <w:lang w:eastAsia="he-IL"/>
        </w:rPr>
        <w:pPrChange w:id="161" w:author="Meryl Etman [2]" w:date="2022-02-14T18:09:00Z">
          <w:pPr>
            <w:widowControl w:val="0"/>
            <w:spacing w:before="0" w:beforeAutospacing="0" w:after="0" w:afterAutospacing="0" w:line="240" w:lineRule="auto"/>
            <w:jc w:val="center"/>
          </w:pPr>
        </w:pPrChange>
      </w:pPr>
    </w:p>
    <w:p w14:paraId="6FA97075" w14:textId="77777777" w:rsidR="006948DA" w:rsidRDefault="006948DA" w:rsidP="00B26EBF">
      <w:pPr>
        <w:widowControl w:val="0"/>
        <w:bidi w:val="0"/>
        <w:spacing w:before="0" w:beforeAutospacing="0" w:after="0" w:afterAutospacing="0" w:line="240" w:lineRule="auto"/>
        <w:jc w:val="center"/>
        <w:rPr>
          <w:ins w:id="162" w:author="Meryl Etman [2]" w:date="2022-02-14T18:10:00Z"/>
          <w:rFonts w:ascii="David" w:eastAsia="Times New Roman" w:hAnsi="David" w:cs="David"/>
          <w:bCs/>
          <w:sz w:val="24"/>
          <w:szCs w:val="24"/>
          <w:u w:val="single"/>
          <w:rtl/>
          <w:lang w:eastAsia="he-IL"/>
        </w:rPr>
      </w:pPr>
      <w:ins w:id="163" w:author="Meryl Etman [2]" w:date="2022-02-14T18:10:00Z">
        <w:r>
          <w:rPr>
            <w:rFonts w:ascii="David" w:eastAsia="Times New Roman" w:hAnsi="David" w:cs="David" w:hint="cs"/>
            <w:bCs/>
            <w:sz w:val="24"/>
            <w:szCs w:val="24"/>
            <w:u w:val="single"/>
            <w:rtl/>
            <w:lang w:eastAsia="he-IL"/>
          </w:rPr>
          <w:t>נספח "ז"</w:t>
        </w:r>
      </w:ins>
    </w:p>
    <w:p w14:paraId="75F5C87D" w14:textId="63EBFF2E" w:rsidR="00B26EBF" w:rsidRPr="002419E5" w:rsidRDefault="00B26EBF" w:rsidP="006948DA">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71194FC1" w14:textId="77777777" w:rsidR="00B26EBF" w:rsidRPr="0009511C" w:rsidRDefault="00B26EBF" w:rsidP="00B26EB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3159220"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1D93CEF0"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A7683A9"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FA5C642"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55B39FFA"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70D1707"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C39663E"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וזאת בכפוף </w:t>
      </w:r>
      <w:r w:rsidRPr="0009511C">
        <w:rPr>
          <w:rFonts w:ascii="David" w:eastAsia="Calibri" w:hAnsi="David" w:cs="David" w:hint="cs"/>
          <w:sz w:val="24"/>
          <w:szCs w:val="24"/>
          <w:rtl/>
        </w:rPr>
        <w:lastRenderedPageBreak/>
        <w:t>לסעיף אחריות צולבת לפי נחשב הביטוח כאילו נערך בנפרד עבור כל אחד מיחידי המבוטח.  רכוש המזמין ייחשב כרכוש צד שלישי.</w:t>
      </w:r>
    </w:p>
    <w:p w14:paraId="41145EA5"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57FBF2D"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0D5F604"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B4BDB09"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81EAB1A" w14:textId="77777777" w:rsidR="00B26EBF" w:rsidRPr="0009511C" w:rsidRDefault="00B26EBF" w:rsidP="00B26EBF">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7B97058B" w14:textId="77777777" w:rsidR="00B26EBF" w:rsidRPr="0009511C" w:rsidRDefault="00B26EBF" w:rsidP="00B26EBF">
      <w:pPr>
        <w:ind w:left="364"/>
        <w:contextualSpacing/>
        <w:rPr>
          <w:rFonts w:ascii="Times New Roman" w:eastAsia="Calibri" w:hAnsi="Times New Roman" w:cs="Arial"/>
          <w:rtl/>
        </w:rPr>
      </w:pPr>
    </w:p>
    <w:p w14:paraId="6BBCA46C"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FCB80C"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02D8519"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D57B04C"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81357DC"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91E6BB5"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170853"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1A71E82"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34A5093"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501C7BC"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05830D7"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569520"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EA3D17B"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A821E4"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29093D"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5421BB"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9EE218"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54806A"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CF7092"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1E79DE"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35F18B"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804EAB"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56C28C"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725930"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D46899"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BD671D"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29797C"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265B7F"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90DB9F"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463D5A"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AC7052"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5DF6B1"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CDDCB5"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9907FD"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D42EAF"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0FA4C7"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31186B"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82AE91"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6FC785"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4600CD"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9976E4"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72C811"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7219B5"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2437BE" w14:textId="77777777" w:rsidR="006948DA" w:rsidRDefault="006948DA">
      <w:pPr>
        <w:bidi w:val="0"/>
        <w:spacing w:before="0" w:beforeAutospacing="0" w:after="160" w:afterAutospacing="0" w:line="259" w:lineRule="auto"/>
        <w:rPr>
          <w:ins w:id="164" w:author="Meryl Etman [2]" w:date="2022-02-14T18:09:00Z"/>
          <w:rFonts w:ascii="Times New Roman" w:eastAsia="Times New Roman" w:hAnsi="Times New Roman" w:cs="David"/>
          <w:bCs/>
          <w:sz w:val="20"/>
          <w:szCs w:val="24"/>
          <w:u w:val="single"/>
          <w:rtl/>
          <w:lang w:eastAsia="he-IL"/>
        </w:rPr>
      </w:pPr>
      <w:ins w:id="165" w:author="Meryl Etman [2]" w:date="2022-02-14T18:09:00Z">
        <w:r>
          <w:rPr>
            <w:rFonts w:ascii="Times New Roman" w:eastAsia="Times New Roman" w:hAnsi="Times New Roman" w:cs="David"/>
            <w:bCs/>
            <w:sz w:val="20"/>
            <w:szCs w:val="24"/>
            <w:u w:val="single"/>
            <w:rtl/>
            <w:lang w:eastAsia="he-IL"/>
          </w:rPr>
          <w:br w:type="page"/>
        </w:r>
      </w:ins>
    </w:p>
    <w:p w14:paraId="0F50ECF4" w14:textId="3CADA585" w:rsidR="00B26EBF" w:rsidDel="006948DA" w:rsidRDefault="006948DA" w:rsidP="00B26EBF">
      <w:pPr>
        <w:widowControl w:val="0"/>
        <w:spacing w:before="0" w:beforeAutospacing="0" w:after="0" w:afterAutospacing="0" w:line="240" w:lineRule="auto"/>
        <w:jc w:val="center"/>
        <w:rPr>
          <w:del w:id="166" w:author="Meryl Etman [2]" w:date="2022-02-14T18:07:00Z"/>
          <w:rFonts w:ascii="Times New Roman" w:eastAsia="Times New Roman" w:hAnsi="Times New Roman" w:cs="David"/>
          <w:bCs/>
          <w:sz w:val="20"/>
          <w:szCs w:val="24"/>
          <w:u w:val="single"/>
          <w:rtl/>
          <w:lang w:eastAsia="he-IL"/>
        </w:rPr>
      </w:pPr>
      <w:ins w:id="167" w:author="Meryl Etman [2]" w:date="2022-02-14T18:09:00Z">
        <w:r>
          <w:rPr>
            <w:rFonts w:ascii="Times New Roman" w:eastAsia="Times New Roman" w:hAnsi="Times New Roman" w:cs="David" w:hint="cs"/>
            <w:bCs/>
            <w:sz w:val="20"/>
            <w:szCs w:val="24"/>
            <w:u w:val="single"/>
            <w:rtl/>
            <w:lang w:eastAsia="he-IL"/>
          </w:rPr>
          <w:lastRenderedPageBreak/>
          <w:t>נ</w:t>
        </w:r>
      </w:ins>
      <w:del w:id="168" w:author="Meryl Etman [2]" w:date="2022-02-14T18:07:00Z">
        <w:r w:rsidR="00B26EBF" w:rsidDel="006948DA">
          <w:rPr>
            <w:rFonts w:ascii="Times New Roman" w:eastAsia="Times New Roman" w:hAnsi="Times New Roman" w:cs="David"/>
            <w:bCs/>
            <w:sz w:val="20"/>
            <w:szCs w:val="24"/>
            <w:u w:val="single"/>
            <w:rtl/>
            <w:lang w:eastAsia="he-IL"/>
          </w:rPr>
          <w:br w:type="page"/>
        </w:r>
      </w:del>
    </w:p>
    <w:p w14:paraId="2E9F08F6" w14:textId="6AB86A94" w:rsidR="00B26EBF" w:rsidRPr="002419E5" w:rsidRDefault="00B26EBF" w:rsidP="00B26EB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del w:id="169" w:author="Meryl Etman [2]" w:date="2022-02-14T18:08:00Z">
        <w:r w:rsidRPr="0009511C" w:rsidDel="006948DA">
          <w:rPr>
            <w:rFonts w:ascii="Times New Roman" w:eastAsia="Times New Roman" w:hAnsi="Times New Roman" w:cs="David" w:hint="cs"/>
            <w:bCs/>
            <w:sz w:val="20"/>
            <w:szCs w:val="24"/>
            <w:u w:val="single"/>
            <w:rtl/>
            <w:lang w:eastAsia="he-IL"/>
          </w:rPr>
          <w:delText>נ</w:delText>
        </w:r>
      </w:del>
      <w:r w:rsidRPr="0009511C">
        <w:rPr>
          <w:rFonts w:ascii="Times New Roman" w:eastAsia="Times New Roman" w:hAnsi="Times New Roman" w:cs="David" w:hint="cs"/>
          <w:bCs/>
          <w:sz w:val="20"/>
          <w:szCs w:val="24"/>
          <w:u w:val="single"/>
          <w:rtl/>
          <w:lang w:eastAsia="he-IL"/>
        </w:rPr>
        <w:t>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6278150" w14:textId="77777777" w:rsidR="00B26EBF" w:rsidRDefault="00B26EBF" w:rsidP="00B26EB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4989987" w14:textId="77777777" w:rsidR="00B26EBF" w:rsidRPr="00400B84" w:rsidRDefault="00B26EBF" w:rsidP="00B26EB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6EBF" w:rsidRPr="0009511C" w14:paraId="5C2BEFD0"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D46A41C"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A12BEBC"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B26EBF" w:rsidRPr="0009511C" w14:paraId="228490B0"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C9BDD46"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6EBF" w:rsidRPr="0009511C" w14:paraId="58A6A458"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2AF63A3"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D8E4ACB"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6D81AC6"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B87ED47"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B26EBF" w:rsidRPr="0009511C" w14:paraId="658F125B"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0BFB9F03"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F0FDDCD"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EBCE5A7"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FC30BE4"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p>
          <w:p w14:paraId="18ABE39A"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5474026"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974A3EE"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p>
          <w:p w14:paraId="3AC1CF28"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38350860"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p>
        </w:tc>
      </w:tr>
      <w:tr w:rsidR="00B26EBF" w:rsidRPr="0009511C" w14:paraId="00D96847"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3CC011D6"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F792459"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574297F"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68CBB2" w14:textId="77777777" w:rsidR="00B26EBF" w:rsidRPr="0009511C" w:rsidRDefault="00B26EBF"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5B4E59" w14:textId="77777777" w:rsidR="00B26EBF" w:rsidRPr="0009511C" w:rsidRDefault="00B26EBF" w:rsidP="007F75C0">
            <w:pPr>
              <w:spacing w:before="0" w:beforeAutospacing="0" w:after="0" w:afterAutospacing="0" w:line="256" w:lineRule="auto"/>
              <w:rPr>
                <w:rFonts w:ascii="David" w:eastAsia="Calibri" w:hAnsi="David" w:cs="David"/>
                <w:b/>
                <w:sz w:val="24"/>
                <w:szCs w:val="24"/>
                <w:lang w:eastAsia="he-IL"/>
              </w:rPr>
            </w:pPr>
          </w:p>
        </w:tc>
      </w:tr>
      <w:tr w:rsidR="00B26EBF" w:rsidRPr="0009511C" w14:paraId="27DA0C1B"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2F822B42"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FC2570C"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D92450F" w14:textId="77777777" w:rsidR="00B26EBF" w:rsidRPr="0009511C" w:rsidRDefault="00B26EBF"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701C89" w14:textId="77777777" w:rsidR="00B26EBF" w:rsidRPr="0009511C" w:rsidRDefault="00B26EBF"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03B241" w14:textId="77777777" w:rsidR="00B26EBF" w:rsidRPr="0009511C" w:rsidRDefault="00B26EBF" w:rsidP="007F75C0">
            <w:pPr>
              <w:spacing w:before="0" w:beforeAutospacing="0" w:after="0" w:afterAutospacing="0" w:line="256" w:lineRule="auto"/>
              <w:rPr>
                <w:rFonts w:ascii="David" w:eastAsia="Calibri" w:hAnsi="David" w:cs="David"/>
                <w:b/>
                <w:sz w:val="24"/>
                <w:szCs w:val="24"/>
                <w:lang w:eastAsia="he-IL"/>
              </w:rPr>
            </w:pPr>
          </w:p>
        </w:tc>
      </w:tr>
    </w:tbl>
    <w:p w14:paraId="730F2CE4" w14:textId="77777777" w:rsidR="00B26EBF" w:rsidRPr="0009511C" w:rsidRDefault="00B26EBF" w:rsidP="00B26EB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6EBF" w:rsidRPr="0009511C" w14:paraId="56F01292"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83A12CD"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B26EBF" w:rsidRPr="0009511C" w14:paraId="2ACDBAD2"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3054B8C"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D3011E7"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p w14:paraId="082B8ECF"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A123E0B"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8E2F13A"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54D37FB"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E69600A"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B9640E3"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443BFA"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ABDB4CC"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B26EBF" w:rsidRPr="0009511C" w14:paraId="36ED5227"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184D36C"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FAF9480"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DE0CA2B"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3B89B07"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C20395A"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B451B6C"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539BD1A"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3185121" w14:textId="77777777" w:rsidR="00B26EBF" w:rsidRPr="0009511C" w:rsidRDefault="00B26EBF" w:rsidP="007F75C0">
            <w:pPr>
              <w:spacing w:before="0" w:beforeAutospacing="0" w:after="0" w:afterAutospacing="0" w:line="256" w:lineRule="auto"/>
              <w:rPr>
                <w:rFonts w:ascii="David" w:eastAsia="Calibri" w:hAnsi="David" w:cs="David"/>
                <w:sz w:val="24"/>
                <w:szCs w:val="24"/>
                <w:lang w:eastAsia="he-IL"/>
              </w:rPr>
            </w:pPr>
          </w:p>
        </w:tc>
      </w:tr>
      <w:tr w:rsidR="00B26EBF" w:rsidRPr="0009511C" w14:paraId="644756C5"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97582FA"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C2E7E5F"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EB2DC46"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EB95A80"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7D197A5"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EB38928"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8A192E2"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98CA94A" w14:textId="77777777" w:rsidR="00B26EBF" w:rsidRPr="0009511C" w:rsidRDefault="00B26EBF"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B26EBF" w:rsidRPr="0009511C" w14:paraId="209136AA"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FD8AA12"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6013A99"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831D30E"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A7A80E5"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8AFD5F7"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CB0397A"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F99C182"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8A156F1" w14:textId="77777777" w:rsidR="00B26EBF" w:rsidRPr="0009511C" w:rsidRDefault="00B26EBF"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B26EBF" w:rsidRPr="0009511C" w14:paraId="40F1A1EF"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DEAECCC"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88B5488" w14:textId="77777777" w:rsidR="00B26EBF" w:rsidRPr="0009511C" w:rsidRDefault="00B26EBF"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436BA26" w14:textId="77777777" w:rsidR="00B26EBF" w:rsidRPr="0009511C" w:rsidRDefault="00B26EBF"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2902E5A" w14:textId="77777777" w:rsidR="00B26EBF" w:rsidRPr="0009511C" w:rsidRDefault="00B26EBF"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04F17C7" w14:textId="77777777" w:rsidR="00B26EBF" w:rsidRPr="0009511C" w:rsidRDefault="00B26EBF"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54FE20A" w14:textId="77777777" w:rsidR="00B26EBF" w:rsidRPr="0009511C" w:rsidRDefault="00B26EBF"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49F950B" w14:textId="77777777" w:rsidR="00B26EBF" w:rsidRPr="0009511C" w:rsidRDefault="00B26EB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9258F27" w14:textId="77777777" w:rsidR="00B26EBF" w:rsidRPr="0009511C" w:rsidRDefault="00B26EBF"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0DE34B4" w14:textId="77777777" w:rsidR="00B26EBF" w:rsidRPr="0009511C" w:rsidRDefault="00B26EBF" w:rsidP="00B26EB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26EBF" w:rsidRPr="0009511C" w14:paraId="753C2C53"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7989FEE"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B26EBF" w:rsidRPr="0009511C" w14:paraId="033A78D9"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07D5534"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753ABED9" w14:textId="77777777" w:rsidR="00B26EBF" w:rsidRPr="0009511C" w:rsidRDefault="00B26EBF" w:rsidP="00B26EB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26EBF" w:rsidRPr="0009511C" w14:paraId="64A72461"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9B87681" w14:textId="77777777" w:rsidR="00B26EBF" w:rsidRPr="0009511C" w:rsidRDefault="00B26EBF"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B26EBF" w:rsidRPr="0009511C" w14:paraId="49EC1B44"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B2B7E31" w14:textId="77777777" w:rsidR="00B26EBF" w:rsidRDefault="00B26EBF" w:rsidP="007F75C0">
            <w:pPr>
              <w:spacing w:before="0" w:beforeAutospacing="0" w:after="0" w:afterAutospacing="0" w:line="240" w:lineRule="auto"/>
              <w:ind w:left="50" w:right="78"/>
              <w:rPr>
                <w:ins w:id="170" w:author="רינת הראל" w:date="2020-05-19T11:35:00Z"/>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p w14:paraId="4E951FA7" w14:textId="77777777" w:rsidR="00DD0D91" w:rsidRPr="0009511C" w:rsidRDefault="00DD0D91" w:rsidP="007F75C0">
            <w:pPr>
              <w:spacing w:before="0" w:beforeAutospacing="0" w:after="0" w:afterAutospacing="0" w:line="240" w:lineRule="auto"/>
              <w:ind w:left="50" w:right="78"/>
              <w:rPr>
                <w:rFonts w:ascii="David" w:eastAsia="Calibri" w:hAnsi="David" w:cs="David"/>
                <w:b/>
                <w:sz w:val="24"/>
                <w:szCs w:val="24"/>
                <w:rtl/>
                <w:lang w:eastAsia="he-IL"/>
              </w:rPr>
            </w:pPr>
          </w:p>
        </w:tc>
      </w:tr>
    </w:tbl>
    <w:p w14:paraId="01DED221" w14:textId="77777777" w:rsidR="00DD0D91" w:rsidRDefault="00DD0D91" w:rsidP="00B26EBF">
      <w:pPr>
        <w:spacing w:before="0" w:beforeAutospacing="0" w:after="200" w:afterAutospacing="0" w:line="276" w:lineRule="auto"/>
        <w:rPr>
          <w:ins w:id="171" w:author="רינת הראל" w:date="2020-05-19T11:35:00Z"/>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D0D91" w:rsidRPr="0009511C" w14:paraId="34E306D7" w14:textId="77777777" w:rsidTr="00786BFA">
        <w:trPr>
          <w:trHeight w:val="227"/>
          <w:tblHeader/>
          <w:ins w:id="172" w:author="רינת הראל" w:date="2020-05-19T11:35:00Z"/>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C2FE7F8" w14:textId="77777777" w:rsidR="00DD0D91" w:rsidRPr="0009511C" w:rsidRDefault="00DD0D91" w:rsidP="00786BFA">
            <w:pPr>
              <w:spacing w:before="0" w:beforeAutospacing="0" w:after="0" w:afterAutospacing="0" w:line="240" w:lineRule="auto"/>
              <w:ind w:left="50" w:right="78"/>
              <w:rPr>
                <w:ins w:id="173" w:author="רינת הראל" w:date="2020-05-19T11:35:00Z"/>
                <w:rFonts w:ascii="David" w:eastAsia="Calibri" w:hAnsi="David" w:cs="David"/>
                <w:b/>
                <w:sz w:val="24"/>
                <w:szCs w:val="24"/>
                <w:rtl/>
                <w:lang w:eastAsia="he-IL"/>
              </w:rPr>
            </w:pPr>
            <w:ins w:id="174" w:author="רינת הראל" w:date="2020-05-19T11:35:00Z">
              <w:r w:rsidRPr="0009511C">
                <w:rPr>
                  <w:rFonts w:ascii="David" w:eastAsia="Calibri" w:hAnsi="David" w:cs="David" w:hint="cs"/>
                  <w:b/>
                  <w:sz w:val="24"/>
                  <w:szCs w:val="24"/>
                  <w:rtl/>
                  <w:lang w:eastAsia="he-IL"/>
                </w:rPr>
                <w:t>ביטול/שינוי הפוליסה *</w:t>
              </w:r>
            </w:ins>
          </w:p>
        </w:tc>
      </w:tr>
      <w:tr w:rsidR="00DD0D91" w:rsidRPr="0009511C" w14:paraId="42EA04F2" w14:textId="77777777" w:rsidTr="00786BFA">
        <w:trPr>
          <w:trHeight w:val="334"/>
          <w:ins w:id="175" w:author="רינת הראל" w:date="2020-05-19T11:35:00Z"/>
        </w:trPr>
        <w:tc>
          <w:tcPr>
            <w:tcW w:w="11530" w:type="dxa"/>
            <w:tcBorders>
              <w:top w:val="single" w:sz="4" w:space="0" w:color="auto"/>
              <w:left w:val="single" w:sz="4" w:space="0" w:color="auto"/>
              <w:bottom w:val="single" w:sz="4" w:space="0" w:color="auto"/>
              <w:right w:val="single" w:sz="4" w:space="0" w:color="auto"/>
            </w:tcBorders>
            <w:vAlign w:val="center"/>
            <w:hideMark/>
          </w:tcPr>
          <w:p w14:paraId="048A263F" w14:textId="77777777" w:rsidR="00DD0D91" w:rsidRPr="0009511C" w:rsidRDefault="00DD0D91" w:rsidP="00786BFA">
            <w:pPr>
              <w:spacing w:before="0" w:beforeAutospacing="0" w:after="0" w:afterAutospacing="0" w:line="240" w:lineRule="auto"/>
              <w:rPr>
                <w:ins w:id="176" w:author="רינת הראל" w:date="2020-05-19T11:35:00Z"/>
                <w:rFonts w:ascii="David" w:eastAsia="Calibri" w:hAnsi="David" w:cs="David"/>
                <w:bCs/>
                <w:sz w:val="24"/>
                <w:szCs w:val="24"/>
                <w:rtl/>
                <w:lang w:eastAsia="he-IL"/>
              </w:rPr>
            </w:pPr>
            <w:ins w:id="177" w:author="רינת הראל" w:date="2020-05-19T11:35:00Z">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ins>
          </w:p>
        </w:tc>
      </w:tr>
    </w:tbl>
    <w:p w14:paraId="26CC8B63" w14:textId="77777777" w:rsidR="00DD0D91" w:rsidRDefault="00DD0D91" w:rsidP="00B26EBF">
      <w:pPr>
        <w:spacing w:before="0" w:beforeAutospacing="0" w:after="200" w:afterAutospacing="0" w:line="276" w:lineRule="auto"/>
        <w:rPr>
          <w:ins w:id="178" w:author="רינת הראל" w:date="2020-05-19T11:35:00Z"/>
          <w:rFonts w:ascii="David" w:eastAsia="Calibri" w:hAnsi="David" w:cs="David"/>
          <w:b/>
          <w:bCs/>
          <w:sz w:val="24"/>
          <w:szCs w:val="24"/>
          <w:u w:val="single"/>
          <w:rtl/>
          <w:lang w:eastAsia="he-IL"/>
        </w:rPr>
      </w:pPr>
    </w:p>
    <w:p w14:paraId="100C15C8" w14:textId="77777777" w:rsidR="00B26EBF" w:rsidRPr="0009511C" w:rsidRDefault="00B26EBF" w:rsidP="00B26EB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3AAC51B4" w14:textId="77777777" w:rsidR="0041563C" w:rsidRPr="00BD794C" w:rsidRDefault="0041563C" w:rsidP="0041563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FC73B22"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93471E7"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C0269C9"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3A106B4" w14:textId="77777777" w:rsidR="0041563C" w:rsidRPr="00776496" w:rsidRDefault="0041563C" w:rsidP="0041563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8B1A8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869A6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8DDE23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3D3E4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F8B679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211C30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E72E23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85D448F"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D1BCDA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AC95B8"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F893D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44BF9A4" w14:textId="77777777" w:rsidR="00DD0D91" w:rsidRDefault="00DD0D91" w:rsidP="00066F27">
      <w:pPr>
        <w:widowControl w:val="0"/>
        <w:spacing w:before="0" w:beforeAutospacing="0" w:after="0" w:afterAutospacing="0" w:line="240" w:lineRule="auto"/>
        <w:jc w:val="center"/>
        <w:rPr>
          <w:ins w:id="179" w:author="רינת הראל" w:date="2020-05-19T11:38:00Z"/>
          <w:rFonts w:ascii="Times New Roman" w:eastAsia="Times New Roman" w:hAnsi="Times New Roman" w:cs="David"/>
          <w:b/>
          <w:bCs/>
          <w:sz w:val="24"/>
          <w:szCs w:val="24"/>
          <w:u w:val="single"/>
          <w:rtl/>
        </w:rPr>
      </w:pPr>
      <w:ins w:id="180" w:author="רינת הראל" w:date="2020-05-19T11:38:00Z">
        <w:r>
          <w:rPr>
            <w:rFonts w:ascii="Times New Roman" w:eastAsia="Times New Roman" w:hAnsi="Times New Roman" w:cs="David"/>
            <w:b/>
            <w:bCs/>
            <w:sz w:val="24"/>
            <w:szCs w:val="24"/>
            <w:u w:val="single"/>
            <w:rtl/>
          </w:rPr>
          <w:br w:type="page"/>
        </w:r>
      </w:ins>
    </w:p>
    <w:p w14:paraId="31B4E950" w14:textId="77777777" w:rsidR="0041563C" w:rsidRPr="00776496" w:rsidRDefault="00066F27" w:rsidP="00066F2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hint="cs"/>
          <w:b/>
          <w:bCs/>
          <w:sz w:val="24"/>
          <w:szCs w:val="24"/>
          <w:u w:val="single"/>
          <w:rtl/>
        </w:rPr>
        <w:lastRenderedPageBreak/>
        <w:t>נספח "ח"</w:t>
      </w:r>
      <w:r w:rsidR="0041563C">
        <w:rPr>
          <w:rFonts w:ascii="Times New Roman" w:eastAsia="Times New Roman" w:hAnsi="Times New Roman" w:cs="David" w:hint="cs"/>
          <w:b/>
          <w:bCs/>
          <w:sz w:val="24"/>
          <w:szCs w:val="24"/>
          <w:u w:val="single"/>
          <w:rtl/>
        </w:rPr>
        <w:t xml:space="preserve"> - מבוטל</w:t>
      </w:r>
    </w:p>
    <w:p w14:paraId="046768A6"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E265FD4"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1371258"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8C79B00"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C923188"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8302C7"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00E5401"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0B95752"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157BE08"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E2206D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A6CEF9F"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031833A"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6840118"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12AB1F7"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DFA1414"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DE11187" w14:textId="77777777" w:rsidR="0041563C"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E6A4A7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EB76E00"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E03EDCF" w14:textId="77777777" w:rsidR="0041563C" w:rsidRPr="00B27B4C" w:rsidRDefault="0041563C" w:rsidP="0041563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7C7091F"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9B5CBD2"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E58FDCD"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0D5206"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10A4FE"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9684EE"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B768470" w14:textId="70F83E2F" w:rsidR="0041563C" w:rsidRPr="00B27B4C" w:rsidRDefault="00352807" w:rsidP="0041563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A6AE50428E047E0832841E0E8BFD1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81" w:author="Meryl Etman" w:date="2022-02-14T17:51:00Z">
            <w:r w:rsidR="00231687">
              <w:rPr>
                <w:rFonts w:ascii="Times New Roman" w:eastAsia="Times New Roman" w:hAnsi="Times New Roman" w:cs="David" w:hint="cs"/>
                <w:color w:val="008000"/>
                <w:sz w:val="24"/>
                <w:szCs w:val="24"/>
                <w:rtl/>
                <w:lang w:eastAsia="he-IL"/>
              </w:rPr>
              <w:br/>
              <w:t>גבעת שמואל החדשה בע"מ</w:t>
            </w:r>
            <w:r w:rsidR="00231687">
              <w:rPr>
                <w:rFonts w:ascii="Times New Roman" w:eastAsia="Times New Roman" w:hAnsi="Times New Roman" w:cs="David" w:hint="cs"/>
                <w:color w:val="008000"/>
                <w:sz w:val="24"/>
                <w:szCs w:val="24"/>
                <w:rtl/>
                <w:lang w:eastAsia="he-IL"/>
              </w:rPr>
              <w:br/>
              <w:t>יהונתן נתניהו 1ג', אור יהודה</w:t>
            </w:r>
            <w:r w:rsidR="00231687">
              <w:rPr>
                <w:rFonts w:ascii="Times New Roman" w:eastAsia="Times New Roman" w:hAnsi="Times New Roman" w:cs="David" w:hint="cs"/>
                <w:color w:val="008000"/>
                <w:sz w:val="24"/>
                <w:szCs w:val="24"/>
                <w:rtl/>
                <w:lang w:eastAsia="he-IL"/>
              </w:rPr>
              <w:br/>
              <w:t>514677533</w:t>
            </w:r>
            <w:r w:rsidR="00231687">
              <w:rPr>
                <w:rFonts w:ascii="Times New Roman" w:eastAsia="Times New Roman" w:hAnsi="Times New Roman" w:cs="David" w:hint="cs"/>
                <w:color w:val="008000"/>
                <w:sz w:val="24"/>
                <w:szCs w:val="24"/>
                <w:rtl/>
                <w:lang w:eastAsia="he-IL"/>
              </w:rPr>
              <w:br/>
            </w:r>
            <w:r w:rsidR="00231687">
              <w:rPr>
                <w:rFonts w:ascii="Times New Roman" w:eastAsia="Times New Roman" w:hAnsi="Times New Roman" w:cs="David" w:hint="cs"/>
                <w:color w:val="008000"/>
                <w:sz w:val="24"/>
                <w:szCs w:val="24"/>
                <w:rtl/>
                <w:lang w:eastAsia="he-IL"/>
              </w:rPr>
              <w:br/>
              <w:t xml:space="preserve">אקונה ריט למגורים בע"מ </w:t>
            </w:r>
            <w:r w:rsidR="00231687">
              <w:rPr>
                <w:rFonts w:ascii="Times New Roman" w:eastAsia="Times New Roman" w:hAnsi="Times New Roman" w:cs="David" w:hint="cs"/>
                <w:color w:val="008000"/>
                <w:sz w:val="24"/>
                <w:szCs w:val="24"/>
                <w:rtl/>
                <w:lang w:eastAsia="he-IL"/>
              </w:rPr>
              <w:br/>
              <w:t xml:space="preserve">רחוב דרך מנחם בגין 146 תל אביב </w:t>
            </w:r>
            <w:r w:rsidR="00231687">
              <w:rPr>
                <w:rFonts w:ascii="Times New Roman" w:eastAsia="Times New Roman" w:hAnsi="Times New Roman" w:cs="David" w:hint="cs"/>
                <w:color w:val="008000"/>
                <w:sz w:val="24"/>
                <w:szCs w:val="24"/>
                <w:rtl/>
                <w:lang w:eastAsia="he-IL"/>
              </w:rPr>
              <w:br/>
              <w:t>516438462</w:t>
            </w:r>
            <w:r w:rsidR="00231687">
              <w:rPr>
                <w:rFonts w:ascii="Times New Roman" w:eastAsia="Times New Roman" w:hAnsi="Times New Roman" w:cs="David" w:hint="cs"/>
                <w:color w:val="008000"/>
                <w:sz w:val="24"/>
                <w:szCs w:val="24"/>
                <w:rtl/>
                <w:lang w:eastAsia="he-IL"/>
              </w:rPr>
              <w:br/>
            </w:r>
          </w:ins>
        </w:sdtContent>
      </w:sdt>
      <w:r w:rsidR="0041563C" w:rsidRPr="00B27B4C">
        <w:rPr>
          <w:rFonts w:ascii="Times New Roman" w:eastAsia="Times New Roman" w:hAnsi="Times New Roman" w:cs="David" w:hint="cs"/>
          <w:color w:val="008000"/>
          <w:sz w:val="24"/>
          <w:szCs w:val="24"/>
          <w:rtl/>
          <w:lang w:eastAsia="he-IL"/>
        </w:rPr>
        <w:br/>
      </w:r>
      <w:r w:rsidR="0041563C" w:rsidRPr="00B27B4C">
        <w:rPr>
          <w:rFonts w:ascii="Times New Roman" w:eastAsia="Times New Roman" w:hAnsi="Times New Roman" w:cs="David" w:hint="cs"/>
          <w:sz w:val="24"/>
          <w:szCs w:val="24"/>
          <w:rtl/>
          <w:lang w:eastAsia="he-IL"/>
        </w:rPr>
        <w:t>(</w:t>
      </w:r>
      <w:r w:rsidR="0041563C" w:rsidRPr="009E0EE6">
        <w:rPr>
          <w:rFonts w:ascii="Times New Roman" w:eastAsia="Times New Roman" w:hAnsi="Times New Roman" w:cs="David" w:hint="cs"/>
          <w:sz w:val="24"/>
          <w:szCs w:val="24"/>
          <w:rtl/>
          <w:lang w:eastAsia="he-IL"/>
        </w:rPr>
        <w:t>המזמין)</w:t>
      </w:r>
    </w:p>
    <w:p w14:paraId="6CC39EB1"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ABDC9F"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3B7E08"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05EAA36"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AB4A107" w14:textId="59351E2A" w:rsidR="0041563C" w:rsidRPr="00B27B4C" w:rsidRDefault="0041563C" w:rsidP="0041563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228600D4C04A4090AC0C27865923EB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2" w:author="Meryl Etman" w:date="2022-02-14T17:56:00Z">
            <w:r w:rsidR="00231687">
              <w:rPr>
                <w:rFonts w:ascii="Times New Roman" w:eastAsia="Times New Roman" w:hAnsi="Times New Roman" w:cs="David"/>
                <w:color w:val="008000"/>
                <w:sz w:val="24"/>
                <w:szCs w:val="24"/>
                <w:rtl/>
                <w:lang w:eastAsia="he-IL"/>
              </w:rPr>
              <w:t>טופהאוס ניהול פרויקטים ובינוי</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065EE55C27E49C3B775278642EC9B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83" w:author="Meryl Etman" w:date="2022-02-14T17:50:00Z">
            <w:r w:rsidR="00231687">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86FF6335AC65444C80145587C7FAEA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84" w:author="Meryl Etman" w:date="2022-02-14T17:50:00Z">
            <w:r w:rsidR="00231687">
              <w:rPr>
                <w:rFonts w:ascii="Times New Roman" w:eastAsia="Times New Roman" w:hAnsi="Times New Roman" w:cs="David" w:hint="cs"/>
                <w:color w:val="008000"/>
                <w:sz w:val="24"/>
                <w:szCs w:val="24"/>
                <w:rtl/>
              </w:rPr>
              <w:t>אחראי לבקורת</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E9240FE"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BD413A2"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021301"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9FEF98"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B77913"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ACCC75"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B2C7654"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C4357A"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4475AA"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62ED9F" w14:textId="77777777" w:rsidR="0041563C" w:rsidRPr="00B27B4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842D822" w14:textId="6A41FF73" w:rsidR="0041563C" w:rsidRPr="00B27B4C" w:rsidRDefault="00352807" w:rsidP="0041563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AEC348B56CF94D9C89A7AC7FE8F02C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5" w:author="Meryl Etman" w:date="2022-02-14T17:56:00Z">
            <w:r w:rsidR="00231687">
              <w:rPr>
                <w:rFonts w:ascii="Times New Roman" w:eastAsia="Times New Roman" w:hAnsi="Times New Roman" w:cs="David" w:hint="cs"/>
                <w:color w:val="00B0F0"/>
                <w:sz w:val="24"/>
                <w:szCs w:val="24"/>
                <w:u w:val="single"/>
                <w:rtl/>
                <w:lang w:eastAsia="he-IL"/>
              </w:rPr>
              <w:t>טופהאוס ניהול פרויקטים ובינוי</w:t>
            </w:r>
          </w:ins>
        </w:sdtContent>
      </w:sdt>
    </w:p>
    <w:p w14:paraId="776A755A"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A24F834"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752BC22"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C0824A5"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F727B93"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5FB81A1" w14:textId="77777777" w:rsidR="0041563C" w:rsidRPr="00B27B4C" w:rsidRDefault="0041563C" w:rsidP="0041563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CA8E56A" w14:textId="744F5718"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A12AB4122014926832C4EC4D13C684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86" w:author="Meryl Etman" w:date="2022-02-14T17:51:00Z">
            <w:r w:rsidR="00231687">
              <w:rPr>
                <w:rFonts w:ascii="Times New Roman" w:eastAsia="Times New Roman" w:hAnsi="Times New Roman" w:cs="David" w:hint="cs"/>
                <w:color w:val="008000"/>
                <w:sz w:val="24"/>
                <w:szCs w:val="24"/>
                <w:rtl/>
                <w:lang w:eastAsia="he-IL"/>
              </w:rPr>
              <w:br/>
              <w:t>גבעת שמואל החדשה בע"מ</w:t>
            </w:r>
            <w:r w:rsidR="00231687">
              <w:rPr>
                <w:rFonts w:ascii="Times New Roman" w:eastAsia="Times New Roman" w:hAnsi="Times New Roman" w:cs="David" w:hint="cs"/>
                <w:color w:val="008000"/>
                <w:sz w:val="24"/>
                <w:szCs w:val="24"/>
                <w:rtl/>
                <w:lang w:eastAsia="he-IL"/>
              </w:rPr>
              <w:br/>
              <w:t>יהונתן נתניהו 1ג', אור יהודה</w:t>
            </w:r>
            <w:r w:rsidR="00231687">
              <w:rPr>
                <w:rFonts w:ascii="Times New Roman" w:eastAsia="Times New Roman" w:hAnsi="Times New Roman" w:cs="David" w:hint="cs"/>
                <w:color w:val="008000"/>
                <w:sz w:val="24"/>
                <w:szCs w:val="24"/>
                <w:rtl/>
                <w:lang w:eastAsia="he-IL"/>
              </w:rPr>
              <w:br/>
              <w:t>514677533</w:t>
            </w:r>
            <w:r w:rsidR="00231687">
              <w:rPr>
                <w:rFonts w:ascii="Times New Roman" w:eastAsia="Times New Roman" w:hAnsi="Times New Roman" w:cs="David" w:hint="cs"/>
                <w:color w:val="008000"/>
                <w:sz w:val="24"/>
                <w:szCs w:val="24"/>
                <w:rtl/>
                <w:lang w:eastAsia="he-IL"/>
              </w:rPr>
              <w:br/>
            </w:r>
            <w:r w:rsidR="00231687">
              <w:rPr>
                <w:rFonts w:ascii="Times New Roman" w:eastAsia="Times New Roman" w:hAnsi="Times New Roman" w:cs="David" w:hint="cs"/>
                <w:color w:val="008000"/>
                <w:sz w:val="24"/>
                <w:szCs w:val="24"/>
                <w:rtl/>
                <w:lang w:eastAsia="he-IL"/>
              </w:rPr>
              <w:br/>
              <w:t xml:space="preserve">אקונה ריט למגורים בע"מ </w:t>
            </w:r>
            <w:r w:rsidR="00231687">
              <w:rPr>
                <w:rFonts w:ascii="Times New Roman" w:eastAsia="Times New Roman" w:hAnsi="Times New Roman" w:cs="David" w:hint="cs"/>
                <w:color w:val="008000"/>
                <w:sz w:val="24"/>
                <w:szCs w:val="24"/>
                <w:rtl/>
                <w:lang w:eastAsia="he-IL"/>
              </w:rPr>
              <w:br/>
              <w:t xml:space="preserve">רחוב דרך מנחם בגין 146 תל אביב </w:t>
            </w:r>
            <w:r w:rsidR="00231687">
              <w:rPr>
                <w:rFonts w:ascii="Times New Roman" w:eastAsia="Times New Roman" w:hAnsi="Times New Roman" w:cs="David" w:hint="cs"/>
                <w:color w:val="008000"/>
                <w:sz w:val="24"/>
                <w:szCs w:val="24"/>
                <w:rtl/>
                <w:lang w:eastAsia="he-IL"/>
              </w:rPr>
              <w:br/>
              <w:t>516438462</w:t>
            </w:r>
            <w:r w:rsidR="00231687">
              <w:rPr>
                <w:rFonts w:ascii="Times New Roman" w:eastAsia="Times New Roman" w:hAnsi="Times New Roman" w:cs="David" w:hint="cs"/>
                <w:color w:val="008000"/>
                <w:sz w:val="24"/>
                <w:szCs w:val="24"/>
                <w:rtl/>
                <w:lang w:eastAsia="he-IL"/>
              </w:rPr>
              <w:br/>
            </w:r>
          </w:ins>
        </w:sdtContent>
      </w:sdt>
    </w:p>
    <w:p w14:paraId="6675EADF"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C06545"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3F9F65C"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6D0FA5" w14:textId="57D2ABCC"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2B86BFB4F6AE4AD88B92E2D717D049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87" w:author="Meryl Etman" w:date="2022-02-14T17:50:00Z">
            <w:r w:rsidR="00231687">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F2C5E63C9D9467591E39D8631E272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DFE2042"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9284C5B"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062ABB"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9A22272"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C105971"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43F859"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C9B664B"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B01DAC"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F6EFB77"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B1F5F9"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9362C7F"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E55D236"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6E45CB"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A787755" w14:textId="77777777" w:rsidR="0041563C" w:rsidRPr="00B27B4C" w:rsidRDefault="0041563C" w:rsidP="0041563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A86B1A6" w14:textId="77777777" w:rsidR="0041563C"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C5A08DE" w14:textId="77777777" w:rsidR="0041563C" w:rsidDel="006948DA" w:rsidRDefault="0041563C" w:rsidP="0041563C">
      <w:pPr>
        <w:widowControl w:val="0"/>
        <w:spacing w:before="0" w:beforeAutospacing="0" w:after="0" w:afterAutospacing="0" w:line="240" w:lineRule="auto"/>
        <w:ind w:left="4435" w:hanging="71"/>
        <w:rPr>
          <w:del w:id="188" w:author="Meryl Etman [2]" w:date="2022-02-14T18:09:00Z"/>
          <w:rFonts w:ascii="Times New Roman" w:eastAsia="Times New Roman" w:hAnsi="Times New Roman" w:cs="David"/>
          <w:sz w:val="24"/>
          <w:szCs w:val="24"/>
          <w:rtl/>
          <w:lang w:eastAsia="he-IL"/>
        </w:rPr>
      </w:pPr>
    </w:p>
    <w:p w14:paraId="15130524" w14:textId="77777777" w:rsidR="0041563C" w:rsidRDefault="0041563C">
      <w:pPr>
        <w:widowControl w:val="0"/>
        <w:spacing w:before="0" w:beforeAutospacing="0" w:after="0" w:afterAutospacing="0" w:line="240" w:lineRule="auto"/>
        <w:rPr>
          <w:rFonts w:ascii="Times New Roman" w:eastAsia="Times New Roman" w:hAnsi="Times New Roman" w:cs="David"/>
          <w:color w:val="00B0F0"/>
          <w:sz w:val="24"/>
          <w:szCs w:val="24"/>
          <w:u w:val="single"/>
          <w:rtl/>
          <w:lang w:eastAsia="he-IL"/>
        </w:rPr>
        <w:pPrChange w:id="189" w:author="Meryl Etman [2]" w:date="2022-02-14T18:09:00Z">
          <w:pPr>
            <w:widowControl w:val="0"/>
            <w:spacing w:before="0" w:beforeAutospacing="0" w:after="0" w:afterAutospacing="0" w:line="240" w:lineRule="auto"/>
            <w:ind w:left="4435" w:hanging="71"/>
          </w:pPr>
        </w:pPrChange>
      </w:pPr>
      <w:del w:id="190" w:author="Meryl Etman [2]" w:date="2022-02-14T18:09:00Z">
        <w:r w:rsidDel="006948DA">
          <w:rPr>
            <w:rFonts w:ascii="Times New Roman" w:eastAsia="Times New Roman" w:hAnsi="Times New Roman" w:cs="David" w:hint="cs"/>
            <w:color w:val="00B0F0"/>
            <w:sz w:val="24"/>
            <w:szCs w:val="24"/>
            <w:u w:val="single"/>
            <w:rtl/>
            <w:lang w:eastAsia="he-IL"/>
          </w:rPr>
          <w:delText xml:space="preserve"> </w:delText>
        </w:r>
      </w:del>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5B8FD6A" w14:textId="77777777" w:rsidR="0041563C" w:rsidRPr="009130F0"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4DE7BFC" w14:textId="1368215D" w:rsidR="0041563C" w:rsidRPr="009130F0" w:rsidRDefault="0041563C" w:rsidP="0041563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91" w:author="Meryl Etman [2]" w:date="2022-02-14T18:08:00Z">
        <w:r w:rsidRPr="009130F0" w:rsidDel="006948DA">
          <w:rPr>
            <w:rFonts w:ascii="Times New Roman" w:eastAsia="Times New Roman" w:hAnsi="Times New Roman" w:cs="David" w:hint="cs"/>
            <w:color w:val="00B0F0"/>
            <w:sz w:val="24"/>
            <w:szCs w:val="24"/>
            <w:rtl/>
            <w:lang w:eastAsia="he-IL"/>
          </w:rPr>
          <w:lastRenderedPageBreak/>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5FDE60AF45B44AEF94EE04628D9F13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2" w:author="Meryl Etman" w:date="2022-02-14T17:56:00Z">
            <w:r w:rsidR="00231687">
              <w:rPr>
                <w:rFonts w:ascii="Times New Roman" w:eastAsia="Times New Roman" w:hAnsi="Times New Roman" w:cs="David" w:hint="cs"/>
                <w:color w:val="00B0F0"/>
                <w:sz w:val="24"/>
                <w:szCs w:val="24"/>
                <w:u w:val="single"/>
                <w:rtl/>
                <w:lang w:eastAsia="he-IL"/>
              </w:rPr>
              <w:t>טופהאוס ניהול פרויקטים ובינוי</w:t>
            </w:r>
          </w:ins>
        </w:sdtContent>
      </w:sdt>
    </w:p>
    <w:p w14:paraId="16476065" w14:textId="77777777" w:rsidR="0041563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B49C142"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787CE27" w14:textId="73A47C79" w:rsidR="0041563C" w:rsidRPr="00B27B4C" w:rsidDel="006948DA" w:rsidRDefault="0041563C">
      <w:pPr>
        <w:widowControl w:val="0"/>
        <w:spacing w:before="0" w:beforeAutospacing="0" w:after="0" w:afterAutospacing="0" w:line="240" w:lineRule="auto"/>
        <w:rPr>
          <w:del w:id="193" w:author="Meryl Etman [2]" w:date="2022-02-14T18:08:00Z"/>
          <w:rFonts w:ascii="Times New Roman" w:eastAsia="Times New Roman" w:hAnsi="Times New Roman" w:cs="David"/>
          <w:b/>
          <w:bCs/>
          <w:sz w:val="24"/>
          <w:szCs w:val="24"/>
          <w:rtl/>
          <w:lang w:eastAsia="he-IL"/>
        </w:rPr>
        <w:pPrChange w:id="194" w:author="Meryl Etman [2]" w:date="2022-02-14T18:08:00Z">
          <w:pPr>
            <w:widowControl w:val="0"/>
            <w:spacing w:before="0" w:beforeAutospacing="0" w:after="0" w:afterAutospacing="0" w:line="240" w:lineRule="auto"/>
            <w:ind w:left="180"/>
          </w:pPr>
        </w:pPrChange>
      </w:pPr>
    </w:p>
    <w:p w14:paraId="5FFC8B74"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67EC072"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7A9D769" w14:textId="77777777" w:rsidR="0041563C" w:rsidRPr="00B27B4C" w:rsidRDefault="0041563C" w:rsidP="0041563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9B9DD0B" w14:textId="77777777" w:rsidR="0041563C" w:rsidRPr="00B27B4C" w:rsidRDefault="0041563C" w:rsidP="0041563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A61B93F" w14:textId="77777777" w:rsidR="0041563C" w:rsidRPr="00B27B4C" w:rsidRDefault="0041563C" w:rsidP="0041563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20CA651" w14:textId="77777777" w:rsidR="0041563C" w:rsidRPr="00B27B4C" w:rsidRDefault="0041563C" w:rsidP="0041563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A5531CB"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163ED5A" w14:textId="15655FEB" w:rsidR="0041563C" w:rsidRPr="00B27B4C" w:rsidDel="006948DA" w:rsidRDefault="0041563C" w:rsidP="0041563C">
      <w:pPr>
        <w:spacing w:before="0" w:beforeAutospacing="0" w:after="0" w:afterAutospacing="0" w:line="240" w:lineRule="auto"/>
        <w:rPr>
          <w:del w:id="195" w:author="Meryl Etman [2]" w:date="2022-02-14T18:08:00Z"/>
          <w:rFonts w:ascii="Times New Roman" w:eastAsia="Times New Roman" w:hAnsi="Times New Roman" w:cs="David"/>
          <w:sz w:val="20"/>
          <w:szCs w:val="24"/>
          <w:rtl/>
        </w:rPr>
      </w:pPr>
    </w:p>
    <w:p w14:paraId="71953670" w14:textId="2650891F" w:rsidR="0041563C" w:rsidRPr="00B27B4C" w:rsidDel="006948DA" w:rsidRDefault="0041563C" w:rsidP="0041563C">
      <w:pPr>
        <w:spacing w:before="0" w:beforeAutospacing="0" w:after="0" w:afterAutospacing="0" w:line="240" w:lineRule="auto"/>
        <w:rPr>
          <w:del w:id="196" w:author="Meryl Etman [2]" w:date="2022-02-14T18:08:00Z"/>
          <w:rFonts w:ascii="Times New Roman" w:eastAsia="Times New Roman" w:hAnsi="Times New Roman" w:cs="David"/>
          <w:sz w:val="20"/>
          <w:szCs w:val="24"/>
          <w:rtl/>
        </w:rPr>
      </w:pPr>
    </w:p>
    <w:p w14:paraId="04564EFE" w14:textId="77777777" w:rsidR="0041563C" w:rsidRPr="00B27B4C" w:rsidDel="006948DA" w:rsidRDefault="0041563C" w:rsidP="0041563C">
      <w:pPr>
        <w:widowControl w:val="0"/>
        <w:bidi w:val="0"/>
        <w:spacing w:before="0" w:beforeAutospacing="0" w:after="0" w:afterAutospacing="0" w:line="240" w:lineRule="auto"/>
        <w:jc w:val="right"/>
        <w:rPr>
          <w:del w:id="197" w:author="Meryl Etman [2]" w:date="2022-02-14T18:09:00Z"/>
          <w:rFonts w:ascii="Times New Roman" w:eastAsia="Times New Roman" w:hAnsi="Times New Roman" w:cs="David"/>
          <w:sz w:val="20"/>
          <w:szCs w:val="20"/>
          <w:rtl/>
          <w:lang w:eastAsia="he-IL"/>
        </w:rPr>
      </w:pPr>
    </w:p>
    <w:p w14:paraId="7E211F4A" w14:textId="0222FA22" w:rsidR="0041563C" w:rsidRPr="0047052D" w:rsidDel="006948DA" w:rsidRDefault="0041563C" w:rsidP="0041563C">
      <w:pPr>
        <w:widowControl w:val="0"/>
        <w:spacing w:before="0" w:beforeAutospacing="0" w:after="0" w:afterAutospacing="0" w:line="240" w:lineRule="auto"/>
        <w:jc w:val="both"/>
        <w:rPr>
          <w:del w:id="198" w:author="Meryl Etman [2]" w:date="2022-02-14T18:08:00Z"/>
        </w:rPr>
      </w:pPr>
    </w:p>
    <w:p w14:paraId="57BA62DA" w14:textId="28009DAE" w:rsidR="00B26EBF" w:rsidDel="006948DA" w:rsidRDefault="00B26EBF" w:rsidP="0047052D">
      <w:pPr>
        <w:widowControl w:val="0"/>
        <w:spacing w:before="0" w:beforeAutospacing="0" w:after="0" w:afterAutospacing="0" w:line="240" w:lineRule="auto"/>
        <w:jc w:val="both"/>
        <w:rPr>
          <w:ins w:id="199" w:author="רינת הראל" w:date="2020-05-13T09:30:00Z"/>
          <w:del w:id="200" w:author="Meryl Etman [2]" w:date="2022-02-14T18:08:00Z"/>
        </w:rPr>
      </w:pPr>
    </w:p>
    <w:p w14:paraId="246F2089" w14:textId="77777777" w:rsidR="001A69D5" w:rsidRPr="00B26EBF" w:rsidRDefault="001A69D5" w:rsidP="00B26EBF">
      <w:pPr>
        <w:widowControl w:val="0"/>
        <w:spacing w:before="0" w:beforeAutospacing="0" w:after="0" w:afterAutospacing="0" w:line="240" w:lineRule="auto"/>
        <w:jc w:val="both"/>
      </w:pPr>
    </w:p>
    <w:sectPr w:rsidR="001A69D5" w:rsidRPr="00B26EBF"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0A6486" w14:textId="77777777" w:rsidR="00E5088D" w:rsidRDefault="00E5088D" w:rsidP="00AF234B">
      <w:pPr>
        <w:spacing w:before="0" w:after="0" w:line="240" w:lineRule="auto"/>
      </w:pPr>
      <w:r>
        <w:separator/>
      </w:r>
    </w:p>
  </w:endnote>
  <w:endnote w:type="continuationSeparator" w:id="0">
    <w:p w14:paraId="43769BDF" w14:textId="77777777" w:rsidR="00E5088D" w:rsidRDefault="00E5088D" w:rsidP="00AF234B">
      <w:pPr>
        <w:spacing w:before="0" w:after="0" w:line="240" w:lineRule="auto"/>
      </w:pPr>
      <w:r>
        <w:continuationSeparator/>
      </w:r>
    </w:p>
  </w:endnote>
  <w:endnote w:type="continuationNotice" w:id="1">
    <w:p w14:paraId="07665B14" w14:textId="77777777" w:rsidR="00E5088D" w:rsidRDefault="00E5088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1563C" w:rsidRPr="003D5B2E" w14:paraId="49D8596F" w14:textId="77777777" w:rsidTr="003D5B2E">
      <w:tc>
        <w:tcPr>
          <w:tcW w:w="810" w:type="dxa"/>
        </w:tcPr>
        <w:p w14:paraId="5E9CB376"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3C9DA30A" w14:textId="4E5AA1D0" w:rsidR="0041563C" w:rsidRPr="003D5B2E" w:rsidRDefault="00231687" w:rsidP="003D5B2E">
              <w:pPr>
                <w:tabs>
                  <w:tab w:val="center" w:pos="4153"/>
                  <w:tab w:val="right" w:pos="8306"/>
                </w:tabs>
                <w:spacing w:before="0" w:after="0" w:line="240" w:lineRule="auto"/>
                <w:rPr>
                  <w:rFonts w:ascii="David" w:hAnsi="David"/>
                  <w:color w:val="00B0F0"/>
                  <w:sz w:val="20"/>
                  <w:szCs w:val="20"/>
                  <w:rtl/>
                </w:rPr>
              </w:pPr>
              <w:ins w:id="201" w:author="Meryl Etman" w:date="2022-02-14T17:50:00Z">
                <w:r>
                  <w:rPr>
                    <w:rFonts w:ascii="David" w:hAnsi="David"/>
                    <w:color w:val="00B0F0"/>
                    <w:sz w:val="20"/>
                    <w:szCs w:val="20"/>
                    <w:rtl/>
                  </w:rPr>
                  <w:t>סביוני גבעת שמואל - מגרשים 1001, 1005</w:t>
                </w:r>
              </w:ins>
            </w:p>
          </w:tc>
        </w:sdtContent>
      </w:sdt>
      <w:tc>
        <w:tcPr>
          <w:tcW w:w="2810" w:type="dxa"/>
        </w:tcPr>
        <w:p w14:paraId="06848310"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235FB0">
                <w:rPr>
                  <w:rFonts w:ascii="David" w:hAnsi="David" w:hint="cs"/>
                  <w:sz w:val="20"/>
                  <w:szCs w:val="20"/>
                  <w:rtl/>
                </w:rPr>
                <w:t>אחראי לביקורת פרויקטים</w:t>
              </w:r>
            </w:sdtContent>
          </w:sdt>
        </w:p>
      </w:tc>
      <w:tc>
        <w:tcPr>
          <w:tcW w:w="233" w:type="dxa"/>
        </w:tcPr>
        <w:p w14:paraId="24A4BAC8" w14:textId="77777777" w:rsidR="0041563C" w:rsidRPr="003D5B2E" w:rsidRDefault="0041563C" w:rsidP="003D5B2E">
          <w:pPr>
            <w:tabs>
              <w:tab w:val="center" w:pos="4153"/>
              <w:tab w:val="right" w:pos="8306"/>
            </w:tabs>
            <w:spacing w:before="0" w:after="0" w:line="240" w:lineRule="auto"/>
            <w:rPr>
              <w:rFonts w:ascii="David" w:hAnsi="David"/>
              <w:sz w:val="16"/>
              <w:szCs w:val="16"/>
              <w:rtl/>
            </w:rPr>
          </w:pPr>
        </w:p>
      </w:tc>
      <w:tc>
        <w:tcPr>
          <w:tcW w:w="1044" w:type="dxa"/>
        </w:tcPr>
        <w:p w14:paraId="5E9E4673"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790181AA" w14:textId="7C86934C" w:rsidR="0041563C" w:rsidRPr="003D5B2E" w:rsidRDefault="0041563C" w:rsidP="003D5B2E">
              <w:pPr>
                <w:tabs>
                  <w:tab w:val="center" w:pos="4153"/>
                  <w:tab w:val="right" w:pos="8306"/>
                </w:tabs>
                <w:spacing w:before="0" w:after="0" w:line="240" w:lineRule="auto"/>
                <w:rPr>
                  <w:rFonts w:ascii="David" w:hAnsi="David"/>
                  <w:sz w:val="20"/>
                  <w:szCs w:val="20"/>
                  <w:rtl/>
                </w:rPr>
              </w:pPr>
              <w:del w:id="202" w:author="Meryl Etman [2]" w:date="2022-02-14T18:00:00Z">
                <w:r w:rsidDel="006948DA">
                  <w:rPr>
                    <w:rFonts w:ascii="David" w:hAnsi="David" w:hint="cs"/>
                    <w:sz w:val="20"/>
                    <w:szCs w:val="20"/>
                  </w:rPr>
                  <w:delText>CONT-5-657</w:delText>
                </w:r>
              </w:del>
              <w:ins w:id="203" w:author="רינת הראל" w:date="2019-08-08T13:02:00Z">
                <w:del w:id="204" w:author="Meryl Etman [2]" w:date="2022-02-14T18:00:00Z">
                  <w:r w:rsidR="00235FB0" w:rsidDel="006948DA">
                    <w:rPr>
                      <w:rFonts w:ascii="David" w:hAnsi="David" w:hint="cs"/>
                      <w:sz w:val="20"/>
                      <w:szCs w:val="20"/>
                    </w:rPr>
                    <w:delText>CO</w:delText>
                  </w:r>
                  <w:r w:rsidR="00235FB0" w:rsidDel="006948DA">
                    <w:rPr>
                      <w:rFonts w:ascii="David" w:hAnsi="David" w:hint="cs"/>
                      <w:sz w:val="20"/>
                      <w:szCs w:val="20"/>
                      <w:rtl/>
                    </w:rPr>
                    <w:delText>NT-5-715</w:delText>
                  </w:r>
                </w:del>
              </w:ins>
              <w:ins w:id="205" w:author="Meryl Etman [2]" w:date="2022-02-14T18:00:00Z">
                <w:r w:rsidR="006948DA">
                  <w:rPr>
                    <w:rFonts w:ascii="David" w:hAnsi="David" w:hint="cs"/>
                    <w:sz w:val="20"/>
                    <w:szCs w:val="20"/>
                    <w:rtl/>
                  </w:rPr>
                  <w:t>CONT-10-2167</w:t>
                </w:r>
              </w:ins>
            </w:p>
          </w:tc>
        </w:sdtContent>
      </w:sdt>
    </w:tr>
    <w:tr w:rsidR="0041563C" w:rsidRPr="003D5B2E" w14:paraId="6D4C7237" w14:textId="77777777" w:rsidTr="003D5B2E">
      <w:tc>
        <w:tcPr>
          <w:tcW w:w="810" w:type="dxa"/>
        </w:tcPr>
        <w:p w14:paraId="0BEBC8C6"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F821869" w14:textId="2666A37A" w:rsidR="0041563C" w:rsidRPr="003D5B2E" w:rsidRDefault="00231687" w:rsidP="003D5B2E">
              <w:pPr>
                <w:tabs>
                  <w:tab w:val="center" w:pos="4153"/>
                  <w:tab w:val="right" w:pos="8306"/>
                </w:tabs>
                <w:spacing w:before="0" w:after="0" w:line="240" w:lineRule="auto"/>
                <w:rPr>
                  <w:rFonts w:ascii="David" w:hAnsi="David"/>
                  <w:color w:val="00B0F0"/>
                  <w:sz w:val="20"/>
                  <w:szCs w:val="20"/>
                  <w:rtl/>
                </w:rPr>
              </w:pPr>
              <w:ins w:id="206" w:author="Meryl Etman" w:date="2022-02-14T17:56:00Z">
                <w:r>
                  <w:rPr>
                    <w:rFonts w:ascii="David" w:hAnsi="David"/>
                    <w:color w:val="00B0F0"/>
                    <w:sz w:val="20"/>
                    <w:szCs w:val="20"/>
                    <w:rtl/>
                  </w:rPr>
                  <w:t>טופהאוס ניהול פרויקטים ובינוי</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1563C" w:rsidRPr="003D5B2E" w14:paraId="00E69E9C" w14:textId="77777777" w:rsidTr="0041563C">
            <w:trPr>
              <w:trHeight w:val="201"/>
            </w:trPr>
            <w:tc>
              <w:tcPr>
                <w:tcW w:w="926" w:type="dxa"/>
              </w:tcPr>
              <w:p w14:paraId="6CEF7518"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96C0AC9" w14:textId="7856812E" w:rsidR="0041563C" w:rsidRPr="003D5B2E" w:rsidRDefault="00352807" w:rsidP="003D5B2E">
                    <w:pPr>
                      <w:tabs>
                        <w:tab w:val="center" w:pos="4153"/>
                        <w:tab w:val="right" w:pos="8306"/>
                      </w:tabs>
                      <w:spacing w:before="0" w:after="0" w:line="240" w:lineRule="auto"/>
                      <w:ind w:left="1" w:hanging="1"/>
                      <w:rPr>
                        <w:rFonts w:ascii="David" w:hAnsi="David"/>
                        <w:color w:val="00B0F0"/>
                        <w:sz w:val="20"/>
                        <w:szCs w:val="20"/>
                        <w:rtl/>
                      </w:rPr>
                    </w:pPr>
                    <w:ins w:id="207" w:author="Meryl Etman" w:date="2022-02-20T14:44:00Z">
                      <w:r>
                        <w:rPr>
                          <w:rFonts w:ascii="David" w:hAnsi="David"/>
                          <w:color w:val="00B0F0"/>
                          <w:sz w:val="20"/>
                          <w:szCs w:val="20"/>
                          <w:rtl/>
                        </w:rPr>
                        <w:t>0.4</w:t>
                      </w:r>
                    </w:ins>
                  </w:p>
                </w:tc>
              </w:sdtContent>
            </w:sdt>
          </w:tr>
        </w:tbl>
        <w:p w14:paraId="2A5F7521"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233" w:type="dxa"/>
        </w:tcPr>
        <w:p w14:paraId="2B1D3E25"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1044" w:type="dxa"/>
        </w:tcPr>
        <w:p w14:paraId="1BE5D78A"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5B8A8CE7" w14:textId="63FB5D78" w:rsidR="0041563C" w:rsidRPr="003D5B2E" w:rsidRDefault="00352807"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208" w:author="Meryl Etman" w:date="2022-02-20T14:44:00Z">
                <w:r>
                  <w:rPr>
                    <w:rFonts w:ascii="David" w:hAnsi="David"/>
                    <w:sz w:val="20"/>
                    <w:szCs w:val="20"/>
                    <w:rtl/>
                  </w:rPr>
                  <w:t>3;#</w:t>
                </w:r>
                <w:r>
                  <w:rPr>
                    <w:rFonts w:ascii="David" w:hAnsi="David"/>
                    <w:sz w:val="20"/>
                    <w:szCs w:val="20"/>
                  </w:rPr>
                  <w:t>Draft</w:t>
                </w:r>
              </w:ins>
            </w:sdtContent>
          </w:sdt>
        </w:p>
      </w:tc>
    </w:tr>
    <w:tr w:rsidR="0041563C" w:rsidRPr="003D5B2E" w14:paraId="1769F183" w14:textId="77777777" w:rsidTr="003D5B2E">
      <w:trPr>
        <w:trHeight w:val="80"/>
      </w:trPr>
      <w:tc>
        <w:tcPr>
          <w:tcW w:w="810" w:type="dxa"/>
        </w:tcPr>
        <w:p w14:paraId="28C6868B"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1646" w:type="dxa"/>
        </w:tcPr>
        <w:p w14:paraId="63243EF6" w14:textId="77777777" w:rsidR="0041563C" w:rsidRPr="003D5B2E" w:rsidRDefault="0041563C"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0090539D"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233" w:type="dxa"/>
        </w:tcPr>
        <w:p w14:paraId="3BE46542"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1044" w:type="dxa"/>
        </w:tcPr>
        <w:p w14:paraId="440D69CC"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c>
        <w:tcPr>
          <w:tcW w:w="1763" w:type="dxa"/>
        </w:tcPr>
        <w:p w14:paraId="51A08DBA" w14:textId="77777777" w:rsidR="0041563C" w:rsidRPr="003D5B2E" w:rsidRDefault="0041563C" w:rsidP="003D5B2E">
          <w:pPr>
            <w:tabs>
              <w:tab w:val="center" w:pos="4153"/>
              <w:tab w:val="right" w:pos="8306"/>
            </w:tabs>
            <w:spacing w:before="0" w:after="0" w:line="240" w:lineRule="auto"/>
            <w:rPr>
              <w:rFonts w:ascii="David" w:hAnsi="David"/>
              <w:sz w:val="20"/>
              <w:szCs w:val="20"/>
              <w:rtl/>
            </w:rPr>
          </w:pPr>
        </w:p>
      </w:tc>
    </w:tr>
  </w:tbl>
  <w:p w14:paraId="5662F95E" w14:textId="77777777" w:rsidR="0041563C" w:rsidRPr="003D5B2E" w:rsidRDefault="0041563C" w:rsidP="003D5B2E">
    <w:pPr>
      <w:spacing w:before="0" w:beforeAutospacing="0" w:after="0" w:afterAutospacing="0" w:line="240" w:lineRule="auto"/>
      <w:rPr>
        <w:rFonts w:ascii="Arial" w:hAnsi="Arial" w:cs="Arial"/>
        <w:sz w:val="16"/>
        <w:szCs w:val="16"/>
        <w:rtl/>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BA176D" w14:textId="77777777" w:rsidR="00E5088D" w:rsidRDefault="00E5088D" w:rsidP="00AF234B">
      <w:pPr>
        <w:spacing w:before="0" w:after="0" w:line="240" w:lineRule="auto"/>
      </w:pPr>
      <w:r>
        <w:separator/>
      </w:r>
    </w:p>
  </w:footnote>
  <w:footnote w:type="continuationSeparator" w:id="0">
    <w:p w14:paraId="6D306336" w14:textId="77777777" w:rsidR="00E5088D" w:rsidRDefault="00E5088D" w:rsidP="00AF234B">
      <w:pPr>
        <w:spacing w:before="0" w:after="0" w:line="240" w:lineRule="auto"/>
      </w:pPr>
      <w:r>
        <w:continuationSeparator/>
      </w:r>
    </w:p>
  </w:footnote>
  <w:footnote w:type="continuationNotice" w:id="1">
    <w:p w14:paraId="627FD50A" w14:textId="77777777" w:rsidR="00E5088D" w:rsidRDefault="00E5088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0803BCA6" w14:textId="77777777" w:rsidR="0041563C" w:rsidRDefault="0041563C" w:rsidP="00CF334C">
        <w:pPr>
          <w:pStyle w:val="Header"/>
          <w:jc w:val="center"/>
        </w:pPr>
        <w:r>
          <w:fldChar w:fldCharType="begin"/>
        </w:r>
        <w:r>
          <w:instrText xml:space="preserve"> PAGE   \* MERGEFORMAT </w:instrText>
        </w:r>
        <w:r>
          <w:fldChar w:fldCharType="separate"/>
        </w:r>
        <w:r w:rsidR="00352807">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B2733C5"/>
    <w:multiLevelType w:val="hybridMultilevel"/>
    <w:tmpl w:val="DA069BF4"/>
    <w:lvl w:ilvl="0" w:tplc="2D6E58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6DA8230E"/>
    <w:multiLevelType w:val="hybridMultilevel"/>
    <w:tmpl w:val="C2247914"/>
    <w:lvl w:ilvl="0" w:tplc="87B00FB4">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6"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5"/>
  </w:num>
  <w:num w:numId="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
  </w:num>
  <w:num w:numId="14">
    <w:abstractNumId w:val="11"/>
  </w:num>
  <w:num w:numId="15">
    <w:abstractNumId w:val="21"/>
  </w:num>
  <w:num w:numId="16">
    <w:abstractNumId w:val="27"/>
  </w:num>
  <w:num w:numId="17">
    <w:abstractNumId w:val="4"/>
  </w:num>
  <w:num w:numId="18">
    <w:abstractNumId w:val="9"/>
  </w:num>
  <w:num w:numId="19">
    <w:abstractNumId w:val="13"/>
  </w:num>
  <w:num w:numId="20">
    <w:abstractNumId w:val="12"/>
  </w:num>
  <w:num w:numId="21">
    <w:abstractNumId w:val="16"/>
  </w:num>
  <w:num w:numId="22">
    <w:abstractNumId w:val="15"/>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num>
  <w:num w:numId="29">
    <w:abstractNumId w:val="3"/>
  </w:num>
  <w:num w:numId="30">
    <w:abstractNumId w:val="6"/>
  </w:num>
  <w:num w:numId="31">
    <w:abstractNumId w:val="20"/>
  </w:num>
  <w:num w:numId="32">
    <w:abstractNumId w:val="10"/>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66F27"/>
    <w:rsid w:val="00087931"/>
    <w:rsid w:val="000B0645"/>
    <w:rsid w:val="000C729C"/>
    <w:rsid w:val="000F5BD1"/>
    <w:rsid w:val="00134C85"/>
    <w:rsid w:val="001607C8"/>
    <w:rsid w:val="0016188F"/>
    <w:rsid w:val="00165E87"/>
    <w:rsid w:val="001951D1"/>
    <w:rsid w:val="001A0C3C"/>
    <w:rsid w:val="001A69D5"/>
    <w:rsid w:val="001B14FD"/>
    <w:rsid w:val="00201F06"/>
    <w:rsid w:val="00214ACF"/>
    <w:rsid w:val="00231687"/>
    <w:rsid w:val="00235FB0"/>
    <w:rsid w:val="00326EBE"/>
    <w:rsid w:val="00352807"/>
    <w:rsid w:val="003C30D7"/>
    <w:rsid w:val="003D5B2E"/>
    <w:rsid w:val="0041563C"/>
    <w:rsid w:val="00450CD1"/>
    <w:rsid w:val="0047052D"/>
    <w:rsid w:val="005047EF"/>
    <w:rsid w:val="00552E11"/>
    <w:rsid w:val="006503BD"/>
    <w:rsid w:val="00666119"/>
    <w:rsid w:val="006948DA"/>
    <w:rsid w:val="006F6D67"/>
    <w:rsid w:val="0072103C"/>
    <w:rsid w:val="00776496"/>
    <w:rsid w:val="007E46A2"/>
    <w:rsid w:val="008640B5"/>
    <w:rsid w:val="008C64C6"/>
    <w:rsid w:val="00942177"/>
    <w:rsid w:val="009614F3"/>
    <w:rsid w:val="00A06D7B"/>
    <w:rsid w:val="00A42271"/>
    <w:rsid w:val="00A87F99"/>
    <w:rsid w:val="00AC04FE"/>
    <w:rsid w:val="00AF234B"/>
    <w:rsid w:val="00B26EBF"/>
    <w:rsid w:val="00BD72C4"/>
    <w:rsid w:val="00BE17B4"/>
    <w:rsid w:val="00CA65CB"/>
    <w:rsid w:val="00CF334C"/>
    <w:rsid w:val="00CF7A18"/>
    <w:rsid w:val="00DC5FD7"/>
    <w:rsid w:val="00DD0D91"/>
    <w:rsid w:val="00DE118F"/>
    <w:rsid w:val="00E5088D"/>
    <w:rsid w:val="00E679C7"/>
    <w:rsid w:val="00EC37B6"/>
    <w:rsid w:val="00ED380F"/>
    <w:rsid w:val="00F03EBF"/>
    <w:rsid w:val="00F865A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009595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76496"/>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776496"/>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776496"/>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776496"/>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776496"/>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776496"/>
    <w:rPr>
      <w:rFonts w:ascii="Calibri" w:eastAsia="Times New Roman" w:hAnsi="Calibri" w:cs="Arial"/>
      <w:i/>
      <w:iCs/>
      <w:sz w:val="24"/>
      <w:szCs w:val="24"/>
      <w:lang w:eastAsia="he-IL"/>
    </w:rPr>
  </w:style>
  <w:style w:type="numbering" w:customStyle="1" w:styleId="NoList1">
    <w:name w:val="No List1"/>
    <w:next w:val="NoList"/>
    <w:semiHidden/>
    <w:rsid w:val="00776496"/>
  </w:style>
  <w:style w:type="paragraph" w:customStyle="1" w:styleId="Heading11">
    <w:name w:val="Heading 11"/>
    <w:basedOn w:val="Normal"/>
    <w:next w:val="Normal"/>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76496"/>
    <w:rPr>
      <w:rFonts w:ascii="Times New Roman" w:eastAsia="Times New Roman" w:hAnsi="Times New Roman" w:cs="David"/>
      <w:sz w:val="20"/>
      <w:szCs w:val="24"/>
      <w:lang w:eastAsia="he-IL"/>
    </w:rPr>
  </w:style>
  <w:style w:type="paragraph" w:styleId="Title">
    <w:name w:val="Title"/>
    <w:basedOn w:val="Normal"/>
    <w:link w:val="TitleChar"/>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BlockText">
    <w:name w:val="Block Text"/>
    <w:basedOn w:val="Normal"/>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76496"/>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76496"/>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76496"/>
    <w:rPr>
      <w:rFonts w:ascii="Tahoma" w:eastAsia="Times New Roman" w:hAnsi="Tahoma" w:cs="Tahoma"/>
      <w:sz w:val="16"/>
      <w:szCs w:val="16"/>
      <w:lang w:eastAsia="he-IL"/>
    </w:rPr>
  </w:style>
  <w:style w:type="paragraph" w:customStyle="1" w:styleId="a">
    <w:name w:val="סגנון"/>
    <w:basedOn w:val="Normal"/>
    <w:next w:val="BlockText"/>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776496"/>
    <w:rPr>
      <w:rFonts w:cs="Times New Roman"/>
    </w:rPr>
  </w:style>
  <w:style w:type="paragraph" w:styleId="DocumentMap">
    <w:name w:val="Document Map"/>
    <w:basedOn w:val="Normal"/>
    <w:link w:val="DocumentMapChar"/>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776496"/>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776496"/>
    <w:pPr>
      <w:tabs>
        <w:tab w:val="left" w:pos="2880"/>
        <w:tab w:val="left" w:pos="5220"/>
        <w:tab w:val="left" w:pos="7740"/>
      </w:tabs>
      <w:ind w:left="360"/>
    </w:pPr>
    <w:rPr>
      <w:sz w:val="22"/>
      <w:szCs w:val="22"/>
    </w:rPr>
  </w:style>
  <w:style w:type="paragraph" w:customStyle="1" w:styleId="10">
    <w:name w:val="חתימה קו 1 נקודות"/>
    <w:basedOn w:val="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0B064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6948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120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FB6B81FCCA14F9883C452A6CFFED81E"/>
        <w:category>
          <w:name w:val="כללי"/>
          <w:gallery w:val="placeholder"/>
        </w:category>
        <w:types>
          <w:type w:val="bbPlcHdr"/>
        </w:types>
        <w:behaviors>
          <w:behavior w:val="content"/>
        </w:behaviors>
        <w:guid w:val="{128DC73A-50F9-4AF9-8B91-E97471970368}"/>
      </w:docPartPr>
      <w:docPartBody>
        <w:p w:rsidR="00446C9D" w:rsidRDefault="00446C9D" w:rsidP="00446C9D">
          <w:pPr>
            <w:pStyle w:val="CFB6B81FCCA14F9883C452A6CFFED81E"/>
          </w:pPr>
          <w:r w:rsidRPr="00F11BAF">
            <w:rPr>
              <w:rStyle w:val="PlaceholderText"/>
              <w:rtl/>
            </w:rPr>
            <w:t>[שם הפרויקט]</w:t>
          </w:r>
        </w:p>
      </w:docPartBody>
    </w:docPart>
    <w:docPart>
      <w:docPartPr>
        <w:name w:val="2416404A20654346A6E18C3CE653B353"/>
        <w:category>
          <w:name w:val="כללי"/>
          <w:gallery w:val="placeholder"/>
        </w:category>
        <w:types>
          <w:type w:val="bbPlcHdr"/>
        </w:types>
        <w:behaviors>
          <w:behavior w:val="content"/>
        </w:behaviors>
        <w:guid w:val="{E5192D2C-7432-4A39-9A11-5934F16898AF}"/>
      </w:docPartPr>
      <w:docPartBody>
        <w:p w:rsidR="00446C9D" w:rsidRDefault="00446C9D" w:rsidP="00446C9D">
          <w:pPr>
            <w:pStyle w:val="2416404A20654346A6E18C3CE653B353"/>
          </w:pPr>
          <w:r w:rsidRPr="00F11BAF">
            <w:rPr>
              <w:rStyle w:val="PlaceholderText"/>
              <w:rtl/>
            </w:rPr>
            <w:t>[שם אתר]</w:t>
          </w:r>
        </w:p>
      </w:docPartBody>
    </w:docPart>
    <w:docPart>
      <w:docPartPr>
        <w:name w:val="5BC4E6C6DCBC4B1A83EE8E46E4829F33"/>
        <w:category>
          <w:name w:val="כללי"/>
          <w:gallery w:val="placeholder"/>
        </w:category>
        <w:types>
          <w:type w:val="bbPlcHdr"/>
        </w:types>
        <w:behaviors>
          <w:behavior w:val="content"/>
        </w:behaviors>
        <w:guid w:val="{25EDCA9A-3585-4F7C-A561-68E13B0EA6A4}"/>
      </w:docPartPr>
      <w:docPartBody>
        <w:p w:rsidR="00446C9D" w:rsidRDefault="00446C9D" w:rsidP="00446C9D">
          <w:pPr>
            <w:pStyle w:val="5BC4E6C6DCBC4B1A83EE8E46E4829F33"/>
          </w:pPr>
          <w:r w:rsidRPr="00852C72">
            <w:rPr>
              <w:rStyle w:val="PlaceholderText"/>
              <w:rtl/>
            </w:rPr>
            <w:t>[תאריך חתימת חוזה]</w:t>
          </w:r>
        </w:p>
      </w:docPartBody>
    </w:docPart>
    <w:docPart>
      <w:docPartPr>
        <w:name w:val="1F3502C19F06402D85F80613DFC46F90"/>
        <w:category>
          <w:name w:val="כללי"/>
          <w:gallery w:val="placeholder"/>
        </w:category>
        <w:types>
          <w:type w:val="bbPlcHdr"/>
        </w:types>
        <w:behaviors>
          <w:behavior w:val="content"/>
        </w:behaviors>
        <w:guid w:val="{6388676E-9B7F-4B33-B1CF-95D157B3E4CE}"/>
      </w:docPartPr>
      <w:docPartBody>
        <w:p w:rsidR="00446C9D" w:rsidRDefault="00446C9D" w:rsidP="00446C9D">
          <w:pPr>
            <w:pStyle w:val="1F3502C19F06402D85F80613DFC46F90"/>
          </w:pPr>
          <w:r w:rsidRPr="00852C72">
            <w:rPr>
              <w:rStyle w:val="PlaceholderText"/>
              <w:rtl/>
            </w:rPr>
            <w:t>[צד א בחוזה]</w:t>
          </w:r>
        </w:p>
      </w:docPartBody>
    </w:docPart>
    <w:docPart>
      <w:docPartPr>
        <w:name w:val="3457D8D4DC374DD492A7398A2DDE0859"/>
        <w:category>
          <w:name w:val="כללי"/>
          <w:gallery w:val="placeholder"/>
        </w:category>
        <w:types>
          <w:type w:val="bbPlcHdr"/>
        </w:types>
        <w:behaviors>
          <w:behavior w:val="content"/>
        </w:behaviors>
        <w:guid w:val="{B1146B21-34E9-441C-8C4D-FEA87145007B}"/>
      </w:docPartPr>
      <w:docPartBody>
        <w:p w:rsidR="00446C9D" w:rsidRDefault="00446C9D" w:rsidP="00446C9D">
          <w:pPr>
            <w:pStyle w:val="3457D8D4DC374DD492A7398A2DDE0859"/>
          </w:pPr>
          <w:r w:rsidRPr="00852C72">
            <w:rPr>
              <w:rStyle w:val="PlaceholderText"/>
              <w:rtl/>
            </w:rPr>
            <w:t>[צדדים נוספים]</w:t>
          </w:r>
        </w:p>
      </w:docPartBody>
    </w:docPart>
    <w:docPart>
      <w:docPartPr>
        <w:name w:val="1D410E59338C4AE1A8ABAA4441FC5DA4"/>
        <w:category>
          <w:name w:val="כללי"/>
          <w:gallery w:val="placeholder"/>
        </w:category>
        <w:types>
          <w:type w:val="bbPlcHdr"/>
        </w:types>
        <w:behaviors>
          <w:behavior w:val="content"/>
        </w:behaviors>
        <w:guid w:val="{49B7C1B1-B2E8-40A5-92AB-F2C97205D32F}"/>
      </w:docPartPr>
      <w:docPartBody>
        <w:p w:rsidR="00446C9D" w:rsidRDefault="00446C9D" w:rsidP="00446C9D">
          <w:pPr>
            <w:pStyle w:val="1D410E59338C4AE1A8ABAA4441FC5DA4"/>
          </w:pPr>
          <w:r w:rsidRPr="000E16FF">
            <w:rPr>
              <w:rStyle w:val="PlaceholderText"/>
              <w:rtl/>
            </w:rPr>
            <w:t>[שם ספק]</w:t>
          </w:r>
        </w:p>
      </w:docPartBody>
    </w:docPart>
    <w:docPart>
      <w:docPartPr>
        <w:name w:val="2DE350D24F2D4264AF616067E4815989"/>
        <w:category>
          <w:name w:val="כללי"/>
          <w:gallery w:val="placeholder"/>
        </w:category>
        <w:types>
          <w:type w:val="bbPlcHdr"/>
        </w:types>
        <w:behaviors>
          <w:behavior w:val="content"/>
        </w:behaviors>
        <w:guid w:val="{E6B284E6-6981-4B96-B0BD-7D670378EFB4}"/>
      </w:docPartPr>
      <w:docPartBody>
        <w:p w:rsidR="00446C9D" w:rsidRDefault="00446C9D" w:rsidP="00446C9D">
          <w:pPr>
            <w:pStyle w:val="2DE350D24F2D4264AF616067E4815989"/>
          </w:pPr>
          <w:r w:rsidRPr="000E16FF">
            <w:rPr>
              <w:rStyle w:val="PlaceholderText"/>
              <w:rtl/>
            </w:rPr>
            <w:t>[שם צד א]</w:t>
          </w:r>
        </w:p>
      </w:docPartBody>
    </w:docPart>
    <w:docPart>
      <w:docPartPr>
        <w:name w:val="BD44B283CDCD48C5AC9F1FE9CEA9962E"/>
        <w:category>
          <w:name w:val="כללי"/>
          <w:gallery w:val="placeholder"/>
        </w:category>
        <w:types>
          <w:type w:val="bbPlcHdr"/>
        </w:types>
        <w:behaviors>
          <w:behavior w:val="content"/>
        </w:behaviors>
        <w:guid w:val="{5ACAD873-6E09-45FF-9AC8-DF5B6EE5FB8A}"/>
      </w:docPartPr>
      <w:docPartBody>
        <w:p w:rsidR="00446C9D" w:rsidRDefault="00446C9D" w:rsidP="00446C9D">
          <w:pPr>
            <w:pStyle w:val="BD44B283CDCD48C5AC9F1FE9CEA9962E"/>
          </w:pPr>
          <w:r w:rsidRPr="003059F5">
            <w:rPr>
              <w:rStyle w:val="PlaceholderText"/>
              <w:rtl/>
            </w:rPr>
            <w:t>[רשות מקומית]</w:t>
          </w:r>
        </w:p>
      </w:docPartBody>
    </w:docPart>
    <w:docPart>
      <w:docPartPr>
        <w:name w:val="4591BD98F04A4703AB79303E1EE188E8"/>
        <w:category>
          <w:name w:val="כללי"/>
          <w:gallery w:val="placeholder"/>
        </w:category>
        <w:types>
          <w:type w:val="bbPlcHdr"/>
        </w:types>
        <w:behaviors>
          <w:behavior w:val="content"/>
        </w:behaviors>
        <w:guid w:val="{DB6C32A7-B88B-416F-BD87-743C45FFDD21}"/>
      </w:docPartPr>
      <w:docPartBody>
        <w:p w:rsidR="00446C9D" w:rsidRDefault="00446C9D" w:rsidP="00446C9D">
          <w:pPr>
            <w:pStyle w:val="4591BD98F04A4703AB79303E1EE188E8"/>
          </w:pPr>
          <w:r w:rsidRPr="003059F5">
            <w:rPr>
              <w:rStyle w:val="PlaceholderText"/>
              <w:rtl/>
            </w:rPr>
            <w:t>[שם אתר]</w:t>
          </w:r>
        </w:p>
      </w:docPartBody>
    </w:docPart>
    <w:docPart>
      <w:docPartPr>
        <w:name w:val="454F602408FF42ABA15D206792508E98"/>
        <w:category>
          <w:name w:val="כללי"/>
          <w:gallery w:val="placeholder"/>
        </w:category>
        <w:types>
          <w:type w:val="bbPlcHdr"/>
        </w:types>
        <w:behaviors>
          <w:behavior w:val="content"/>
        </w:behaviors>
        <w:guid w:val="{827D590F-75EF-42D9-A796-546D8C52287D}"/>
      </w:docPartPr>
      <w:docPartBody>
        <w:p w:rsidR="00446C9D" w:rsidRDefault="00446C9D" w:rsidP="00446C9D">
          <w:pPr>
            <w:pStyle w:val="454F602408FF42ABA15D206792508E98"/>
          </w:pPr>
          <w:r w:rsidRPr="003059F5">
            <w:rPr>
              <w:rStyle w:val="PlaceholderText"/>
              <w:rtl/>
            </w:rPr>
            <w:t>[שם הפרויקט]</w:t>
          </w:r>
        </w:p>
      </w:docPartBody>
    </w:docPart>
    <w:docPart>
      <w:docPartPr>
        <w:name w:val="6160928A92284C87A71C337F1E8A208B"/>
        <w:category>
          <w:name w:val="כללי"/>
          <w:gallery w:val="placeholder"/>
        </w:category>
        <w:types>
          <w:type w:val="bbPlcHdr"/>
        </w:types>
        <w:behaviors>
          <w:behavior w:val="content"/>
        </w:behaviors>
        <w:guid w:val="{9C8884E3-96B2-42C4-9D05-6B5D1E1F75F4}"/>
      </w:docPartPr>
      <w:docPartBody>
        <w:p w:rsidR="00446C9D" w:rsidRDefault="00446C9D" w:rsidP="00446C9D">
          <w:pPr>
            <w:pStyle w:val="6160928A92284C87A71C337F1E8A208B"/>
          </w:pPr>
          <w:r w:rsidRPr="003059F5">
            <w:rPr>
              <w:rStyle w:val="PlaceholderText"/>
              <w:rtl/>
            </w:rPr>
            <w:t>[שדה נוסף 2]</w:t>
          </w:r>
        </w:p>
      </w:docPartBody>
    </w:docPart>
    <w:docPart>
      <w:docPartPr>
        <w:name w:val="C532FAC2AFB54261B7C2C2AD282AE4BA"/>
        <w:category>
          <w:name w:val="כללי"/>
          <w:gallery w:val="placeholder"/>
        </w:category>
        <w:types>
          <w:type w:val="bbPlcHdr"/>
        </w:types>
        <w:behaviors>
          <w:behavior w:val="content"/>
        </w:behaviors>
        <w:guid w:val="{F6AFB422-7701-4165-800A-4E70D926CCDC}"/>
      </w:docPartPr>
      <w:docPartBody>
        <w:p w:rsidR="00446C9D" w:rsidRDefault="00446C9D" w:rsidP="00446C9D">
          <w:pPr>
            <w:pStyle w:val="C532FAC2AFB54261B7C2C2AD282AE4BA"/>
          </w:pPr>
          <w:r w:rsidRPr="003059F5">
            <w:rPr>
              <w:rStyle w:val="PlaceholderText"/>
              <w:rtl/>
            </w:rPr>
            <w:t>[שדה נוסף 1]</w:t>
          </w:r>
        </w:p>
      </w:docPartBody>
    </w:docPart>
    <w:docPart>
      <w:docPartPr>
        <w:name w:val="2ACFB74736AB43F68E1ECB3308132DC0"/>
        <w:category>
          <w:name w:val="כללי"/>
          <w:gallery w:val="placeholder"/>
        </w:category>
        <w:types>
          <w:type w:val="bbPlcHdr"/>
        </w:types>
        <w:behaviors>
          <w:behavior w:val="content"/>
        </w:behaviors>
        <w:guid w:val="{59946063-7418-4EF4-83EA-69C08EAFF42F}"/>
      </w:docPartPr>
      <w:docPartBody>
        <w:p w:rsidR="00446C9D" w:rsidRDefault="00446C9D" w:rsidP="00446C9D">
          <w:pPr>
            <w:pStyle w:val="2ACFB74736AB43F68E1ECB3308132DC0"/>
          </w:pPr>
          <w:r w:rsidRPr="003059F5">
            <w:rPr>
              <w:rStyle w:val="PlaceholderText"/>
              <w:rtl/>
            </w:rPr>
            <w:t>[רשות מקומית]</w:t>
          </w:r>
        </w:p>
      </w:docPartBody>
    </w:docPart>
    <w:docPart>
      <w:docPartPr>
        <w:name w:val="A59A68B70EB045CCA37AA94B3B9ACCDE"/>
        <w:category>
          <w:name w:val="כללי"/>
          <w:gallery w:val="placeholder"/>
        </w:category>
        <w:types>
          <w:type w:val="bbPlcHdr"/>
        </w:types>
        <w:behaviors>
          <w:behavior w:val="content"/>
        </w:behaviors>
        <w:guid w:val="{E589AF8B-181F-43B5-A56F-C4F48311A3D0}"/>
      </w:docPartPr>
      <w:docPartBody>
        <w:p w:rsidR="00446C9D" w:rsidRDefault="00446C9D" w:rsidP="00446C9D">
          <w:pPr>
            <w:pStyle w:val="A59A68B70EB045CCA37AA94B3B9ACCDE"/>
          </w:pPr>
          <w:r w:rsidRPr="003059F5">
            <w:rPr>
              <w:rStyle w:val="PlaceholderText"/>
              <w:rtl/>
            </w:rPr>
            <w:t>[שדה נוסף 3]</w:t>
          </w:r>
        </w:p>
      </w:docPartBody>
    </w:docPart>
    <w:docPart>
      <w:docPartPr>
        <w:name w:val="296E86C399CE40D28DD0DAFDF7F0789A"/>
        <w:category>
          <w:name w:val="כללי"/>
          <w:gallery w:val="placeholder"/>
        </w:category>
        <w:types>
          <w:type w:val="bbPlcHdr"/>
        </w:types>
        <w:behaviors>
          <w:behavior w:val="content"/>
        </w:behaviors>
        <w:guid w:val="{96D9403E-7A7F-4582-BF7C-803CE03A9771}"/>
      </w:docPartPr>
      <w:docPartBody>
        <w:p w:rsidR="00446C9D" w:rsidRDefault="00446C9D" w:rsidP="00446C9D">
          <w:pPr>
            <w:pStyle w:val="296E86C399CE40D28DD0DAFDF7F0789A"/>
          </w:pPr>
          <w:r w:rsidRPr="003059F5">
            <w:rPr>
              <w:rStyle w:val="PlaceholderText"/>
              <w:rtl/>
            </w:rPr>
            <w:t>[שדה נוסף 4]</w:t>
          </w:r>
        </w:p>
      </w:docPartBody>
    </w:docPart>
    <w:docPart>
      <w:docPartPr>
        <w:name w:val="3024F3F523C346C8B8FF8B0058CA8611"/>
        <w:category>
          <w:name w:val="כללי"/>
          <w:gallery w:val="placeholder"/>
        </w:category>
        <w:types>
          <w:type w:val="bbPlcHdr"/>
        </w:types>
        <w:behaviors>
          <w:behavior w:val="content"/>
        </w:behaviors>
        <w:guid w:val="{13D59778-65E2-40A9-B2EC-D3CC74ED77BD}"/>
      </w:docPartPr>
      <w:docPartBody>
        <w:p w:rsidR="00446C9D" w:rsidRDefault="00446C9D" w:rsidP="00446C9D">
          <w:pPr>
            <w:pStyle w:val="3024F3F523C346C8B8FF8B0058CA8611"/>
          </w:pPr>
          <w:r w:rsidRPr="003059F5">
            <w:rPr>
              <w:rStyle w:val="PlaceholderText"/>
              <w:rtl/>
            </w:rPr>
            <w:t>[שדה נוסף 5]</w:t>
          </w:r>
        </w:p>
      </w:docPartBody>
    </w:docPart>
    <w:docPart>
      <w:docPartPr>
        <w:name w:val="973820A439754F279AA62996650D94FA"/>
        <w:category>
          <w:name w:val="כללי"/>
          <w:gallery w:val="placeholder"/>
        </w:category>
        <w:types>
          <w:type w:val="bbPlcHdr"/>
        </w:types>
        <w:behaviors>
          <w:behavior w:val="content"/>
        </w:behaviors>
        <w:guid w:val="{7CC97DC2-E46B-4851-8D29-916E394A01C7}"/>
      </w:docPartPr>
      <w:docPartBody>
        <w:p w:rsidR="00446C9D" w:rsidRDefault="00446C9D" w:rsidP="00446C9D">
          <w:pPr>
            <w:pStyle w:val="973820A439754F279AA62996650D94FA"/>
          </w:pPr>
          <w:r w:rsidRPr="003059F5">
            <w:rPr>
              <w:rStyle w:val="PlaceholderText"/>
              <w:rtl/>
            </w:rPr>
            <w:t>[שדה נוסף 6]</w:t>
          </w:r>
        </w:p>
      </w:docPartBody>
    </w:docPart>
    <w:docPart>
      <w:docPartPr>
        <w:name w:val="B33FE5C228CB4578A22DAEA7EE6925B5"/>
        <w:category>
          <w:name w:val="כללי"/>
          <w:gallery w:val="placeholder"/>
        </w:category>
        <w:types>
          <w:type w:val="bbPlcHdr"/>
        </w:types>
        <w:behaviors>
          <w:behavior w:val="content"/>
        </w:behaviors>
        <w:guid w:val="{719ECB2B-CAE3-4188-B816-5B71412A6B56}"/>
      </w:docPartPr>
      <w:docPartBody>
        <w:p w:rsidR="00446C9D" w:rsidRDefault="00446C9D" w:rsidP="00446C9D">
          <w:pPr>
            <w:pStyle w:val="B33FE5C228CB4578A22DAEA7EE6925B5"/>
          </w:pPr>
          <w:r w:rsidRPr="003059F5">
            <w:rPr>
              <w:rStyle w:val="PlaceholderText"/>
              <w:rtl/>
            </w:rPr>
            <w:t>[אחוז השתתפות צד א]</w:t>
          </w:r>
        </w:p>
      </w:docPartBody>
    </w:docPart>
    <w:docPart>
      <w:docPartPr>
        <w:name w:val="D63BD619802948309A75431CE5A03612"/>
        <w:category>
          <w:name w:val="כללי"/>
          <w:gallery w:val="placeholder"/>
        </w:category>
        <w:types>
          <w:type w:val="bbPlcHdr"/>
        </w:types>
        <w:behaviors>
          <w:behavior w:val="content"/>
        </w:behaviors>
        <w:guid w:val="{C434CB66-506F-4F05-B21F-79C6A49A0148}"/>
      </w:docPartPr>
      <w:docPartBody>
        <w:p w:rsidR="00446C9D" w:rsidRDefault="00446C9D" w:rsidP="00446C9D">
          <w:pPr>
            <w:pStyle w:val="D63BD619802948309A75431CE5A03612"/>
          </w:pPr>
          <w:r w:rsidRPr="00064388">
            <w:rPr>
              <w:rStyle w:val="PlaceholderText"/>
              <w:rtl/>
            </w:rPr>
            <w:t>[סוג מדד כותרת]</w:t>
          </w:r>
        </w:p>
      </w:docPartBody>
    </w:docPart>
    <w:docPart>
      <w:docPartPr>
        <w:name w:val="EC0E6C44D9B5420BBFC85C17F40877F2"/>
        <w:category>
          <w:name w:val="כללי"/>
          <w:gallery w:val="placeholder"/>
        </w:category>
        <w:types>
          <w:type w:val="bbPlcHdr"/>
        </w:types>
        <w:behaviors>
          <w:behavior w:val="content"/>
        </w:behaviors>
        <w:guid w:val="{296B3383-A9E0-48B8-9695-FC585AA291C3}"/>
      </w:docPartPr>
      <w:docPartBody>
        <w:p w:rsidR="00446C9D" w:rsidRDefault="00446C9D" w:rsidP="00446C9D">
          <w:pPr>
            <w:pStyle w:val="EC0E6C44D9B5420BBFC85C17F40877F2"/>
          </w:pPr>
          <w:r w:rsidRPr="00033B28">
            <w:rPr>
              <w:rStyle w:val="PlaceholderText"/>
              <w:rtl/>
            </w:rPr>
            <w:t>[מדד בגין/ידוע - כותרת]</w:t>
          </w:r>
        </w:p>
      </w:docPartBody>
    </w:docPart>
    <w:docPart>
      <w:docPartPr>
        <w:name w:val="655D47B45F264B21960AA65A30171B0D"/>
        <w:category>
          <w:name w:val="כללי"/>
          <w:gallery w:val="placeholder"/>
        </w:category>
        <w:types>
          <w:type w:val="bbPlcHdr"/>
        </w:types>
        <w:behaviors>
          <w:behavior w:val="content"/>
        </w:behaviors>
        <w:guid w:val="{1A4BDCBF-FA20-47B1-ADD2-8EE20045E326}"/>
      </w:docPartPr>
      <w:docPartBody>
        <w:p w:rsidR="00446C9D" w:rsidRDefault="00446C9D" w:rsidP="00446C9D">
          <w:pPr>
            <w:pStyle w:val="655D47B45F264B21960AA65A30171B0D"/>
          </w:pPr>
          <w:r w:rsidRPr="003059F5">
            <w:rPr>
              <w:rStyle w:val="PlaceholderText"/>
              <w:rtl/>
            </w:rPr>
            <w:t>[מדד בסיס]</w:t>
          </w:r>
        </w:p>
      </w:docPartBody>
    </w:docPart>
    <w:docPart>
      <w:docPartPr>
        <w:name w:val="4E91F5547633449A9FA6EDC3CC6F522A"/>
        <w:category>
          <w:name w:val="כללי"/>
          <w:gallery w:val="placeholder"/>
        </w:category>
        <w:types>
          <w:type w:val="bbPlcHdr"/>
        </w:types>
        <w:behaviors>
          <w:behavior w:val="content"/>
        </w:behaviors>
        <w:guid w:val="{C48A32AC-C9E2-4A2C-9E32-919AB191A2F9}"/>
      </w:docPartPr>
      <w:docPartBody>
        <w:p w:rsidR="00446C9D" w:rsidRDefault="00446C9D" w:rsidP="00446C9D">
          <w:pPr>
            <w:pStyle w:val="4E91F5547633449A9FA6EDC3CC6F522A"/>
          </w:pPr>
          <w:r w:rsidRPr="003059F5">
            <w:rPr>
              <w:rStyle w:val="PlaceholderText"/>
              <w:rtl/>
            </w:rPr>
            <w:t>[נקודות מדד]</w:t>
          </w:r>
        </w:p>
      </w:docPartBody>
    </w:docPart>
    <w:docPart>
      <w:docPartPr>
        <w:name w:val="1CA983FEFF164563B136A028D8A58BF2"/>
        <w:category>
          <w:name w:val="כללי"/>
          <w:gallery w:val="placeholder"/>
        </w:category>
        <w:types>
          <w:type w:val="bbPlcHdr"/>
        </w:types>
        <w:behaviors>
          <w:behavior w:val="content"/>
        </w:behaviors>
        <w:guid w:val="{470DA2CB-869D-4E6C-AA95-6ACFEF174734}"/>
      </w:docPartPr>
      <w:docPartBody>
        <w:p w:rsidR="00446C9D" w:rsidRDefault="00446C9D" w:rsidP="00446C9D">
          <w:pPr>
            <w:pStyle w:val="1CA983FEFF164563B136A028D8A58BF2"/>
          </w:pPr>
          <w:r w:rsidRPr="003059F5">
            <w:rPr>
              <w:rStyle w:val="PlaceholderText"/>
              <w:rtl/>
            </w:rPr>
            <w:t>[תאריך חתימת חוזה]</w:t>
          </w:r>
        </w:p>
      </w:docPartBody>
    </w:docPart>
    <w:docPart>
      <w:docPartPr>
        <w:name w:val="FD2C88A1E7814FB68431A8087E6DD00B"/>
        <w:category>
          <w:name w:val="כללי"/>
          <w:gallery w:val="placeholder"/>
        </w:category>
        <w:types>
          <w:type w:val="bbPlcHdr"/>
        </w:types>
        <w:behaviors>
          <w:behavior w:val="content"/>
        </w:behaviors>
        <w:guid w:val="{5BEC03B5-7362-44E3-8EC2-0C41575C2EA3}"/>
      </w:docPartPr>
      <w:docPartBody>
        <w:p w:rsidR="00446C9D" w:rsidRDefault="00446C9D" w:rsidP="00446C9D">
          <w:pPr>
            <w:pStyle w:val="FD2C88A1E7814FB68431A8087E6DD00B"/>
          </w:pPr>
          <w:r w:rsidRPr="0027244C">
            <w:rPr>
              <w:rStyle w:val="PlaceholderText"/>
              <w:rtl/>
            </w:rPr>
            <w:t>[צד א בחוזה]</w:t>
          </w:r>
        </w:p>
      </w:docPartBody>
    </w:docPart>
    <w:docPart>
      <w:docPartPr>
        <w:name w:val="5C503440F5AA40B4B836A4C976B9E9C8"/>
        <w:category>
          <w:name w:val="כללי"/>
          <w:gallery w:val="placeholder"/>
        </w:category>
        <w:types>
          <w:type w:val="bbPlcHdr"/>
        </w:types>
        <w:behaviors>
          <w:behavior w:val="content"/>
        </w:behaviors>
        <w:guid w:val="{6A7F8728-4086-4021-888B-6478A6FC893F}"/>
      </w:docPartPr>
      <w:docPartBody>
        <w:p w:rsidR="00446C9D" w:rsidRDefault="00446C9D" w:rsidP="00446C9D">
          <w:pPr>
            <w:pStyle w:val="5C503440F5AA40B4B836A4C976B9E9C8"/>
          </w:pPr>
          <w:r w:rsidRPr="003059F5">
            <w:rPr>
              <w:rStyle w:val="PlaceholderText"/>
              <w:rtl/>
            </w:rPr>
            <w:t>[שם ספק]</w:t>
          </w:r>
        </w:p>
      </w:docPartBody>
    </w:docPart>
    <w:docPart>
      <w:docPartPr>
        <w:name w:val="17941323DEFD4F92A83A3E18C4911E46"/>
        <w:category>
          <w:name w:val="כללי"/>
          <w:gallery w:val="placeholder"/>
        </w:category>
        <w:types>
          <w:type w:val="bbPlcHdr"/>
        </w:types>
        <w:behaviors>
          <w:behavior w:val="content"/>
        </w:behaviors>
        <w:guid w:val="{CE5C99A2-0C6D-43EE-978A-4B011D775A22}"/>
      </w:docPartPr>
      <w:docPartBody>
        <w:p w:rsidR="00446C9D" w:rsidRDefault="00446C9D" w:rsidP="00446C9D">
          <w:pPr>
            <w:pStyle w:val="17941323DEFD4F92A83A3E18C4911E46"/>
          </w:pPr>
          <w:r w:rsidRPr="003059F5">
            <w:rPr>
              <w:rStyle w:val="PlaceholderText"/>
              <w:rtl/>
            </w:rPr>
            <w:t>[שם ספק]</w:t>
          </w:r>
        </w:p>
      </w:docPartBody>
    </w:docPart>
    <w:docPart>
      <w:docPartPr>
        <w:name w:val="51288A751A1B42E492CC6E35A7D226A3"/>
        <w:category>
          <w:name w:val="כללי"/>
          <w:gallery w:val="placeholder"/>
        </w:category>
        <w:types>
          <w:type w:val="bbPlcHdr"/>
        </w:types>
        <w:behaviors>
          <w:behavior w:val="content"/>
        </w:behaviors>
        <w:guid w:val="{FAD5CB4B-3CC5-4B3C-A4C4-03DB44AD4CFD}"/>
      </w:docPartPr>
      <w:docPartBody>
        <w:p w:rsidR="00446C9D" w:rsidRDefault="00446C9D" w:rsidP="00446C9D">
          <w:pPr>
            <w:pStyle w:val="51288A751A1B42E492CC6E35A7D226A3"/>
          </w:pPr>
          <w:r w:rsidRPr="003059F5">
            <w:rPr>
              <w:rStyle w:val="PlaceholderText"/>
              <w:rtl/>
            </w:rPr>
            <w:t>[שם ספק]</w:t>
          </w:r>
        </w:p>
      </w:docPartBody>
    </w:docPart>
    <w:docPart>
      <w:docPartPr>
        <w:name w:val="AA8338AFD6CE4E3488EB082369CFD6FF"/>
        <w:category>
          <w:name w:val="כללי"/>
          <w:gallery w:val="placeholder"/>
        </w:category>
        <w:types>
          <w:type w:val="bbPlcHdr"/>
        </w:types>
        <w:behaviors>
          <w:behavior w:val="content"/>
        </w:behaviors>
        <w:guid w:val="{655793E0-B907-461E-AD2A-290CE25D1967}"/>
      </w:docPartPr>
      <w:docPartBody>
        <w:p w:rsidR="00446C9D" w:rsidRDefault="00446C9D" w:rsidP="00446C9D">
          <w:pPr>
            <w:pStyle w:val="AA8338AFD6CE4E3488EB082369CFD6FF"/>
          </w:pPr>
          <w:r w:rsidRPr="003059F5">
            <w:rPr>
              <w:rStyle w:val="PlaceholderText"/>
              <w:rtl/>
            </w:rPr>
            <w:t>[שם ספק]</w:t>
          </w:r>
        </w:p>
      </w:docPartBody>
    </w:docPart>
    <w:docPart>
      <w:docPartPr>
        <w:name w:val="4A41921E2A4F4F3E849721F0AE68670F"/>
        <w:category>
          <w:name w:val="כללי"/>
          <w:gallery w:val="placeholder"/>
        </w:category>
        <w:types>
          <w:type w:val="bbPlcHdr"/>
        </w:types>
        <w:behaviors>
          <w:behavior w:val="content"/>
        </w:behaviors>
        <w:guid w:val="{B5B229FA-D007-4226-9EAB-9DA4E68FAA29}"/>
      </w:docPartPr>
      <w:docPartBody>
        <w:p w:rsidR="00446C9D" w:rsidRDefault="00446C9D" w:rsidP="00446C9D">
          <w:pPr>
            <w:pStyle w:val="4A41921E2A4F4F3E849721F0AE68670F"/>
          </w:pPr>
          <w:r w:rsidRPr="003059F5">
            <w:rPr>
              <w:rStyle w:val="PlaceholderText"/>
              <w:rtl/>
            </w:rPr>
            <w:t>[תבנית חוזה]</w:t>
          </w:r>
        </w:p>
      </w:docPartBody>
    </w:docPart>
    <w:docPart>
      <w:docPartPr>
        <w:name w:val="7FA15F8B4F954D1CA2FEB5E14B2DAB00"/>
        <w:category>
          <w:name w:val="כללי"/>
          <w:gallery w:val="placeholder"/>
        </w:category>
        <w:types>
          <w:type w:val="bbPlcHdr"/>
        </w:types>
        <w:behaviors>
          <w:behavior w:val="content"/>
        </w:behaviors>
        <w:guid w:val="{2B2CA238-5B6E-4408-88F9-0DFB988093CC}"/>
      </w:docPartPr>
      <w:docPartBody>
        <w:p w:rsidR="00446C9D" w:rsidRDefault="00446C9D" w:rsidP="00446C9D">
          <w:pPr>
            <w:pStyle w:val="7FA15F8B4F954D1CA2FEB5E14B2DAB00"/>
          </w:pPr>
          <w:r w:rsidRPr="009D00D7">
            <w:rPr>
              <w:rStyle w:val="PlaceholderText"/>
              <w:rtl/>
            </w:rPr>
            <w:t>[שם הפרויקט]</w:t>
          </w:r>
        </w:p>
      </w:docPartBody>
    </w:docPart>
    <w:docPart>
      <w:docPartPr>
        <w:name w:val="428820BF26174F6A88CE06B24BD7D116"/>
        <w:category>
          <w:name w:val="כללי"/>
          <w:gallery w:val="placeholder"/>
        </w:category>
        <w:types>
          <w:type w:val="bbPlcHdr"/>
        </w:types>
        <w:behaviors>
          <w:behavior w:val="content"/>
        </w:behaviors>
        <w:guid w:val="{151A68D1-48A0-471C-8605-CEE9BEB61B49}"/>
      </w:docPartPr>
      <w:docPartBody>
        <w:p w:rsidR="00446C9D" w:rsidRDefault="00446C9D" w:rsidP="00446C9D">
          <w:pPr>
            <w:pStyle w:val="428820BF26174F6A88CE06B24BD7D116"/>
          </w:pPr>
          <w:r w:rsidRPr="003059F5">
            <w:rPr>
              <w:rStyle w:val="PlaceholderText"/>
              <w:rtl/>
            </w:rPr>
            <w:t>[שם ספק]</w:t>
          </w:r>
        </w:p>
      </w:docPartBody>
    </w:docPart>
    <w:docPart>
      <w:docPartPr>
        <w:name w:val="FC344F02150848F3A292CBD216D8AE77"/>
        <w:category>
          <w:name w:val="כללי"/>
          <w:gallery w:val="placeholder"/>
        </w:category>
        <w:types>
          <w:type w:val="bbPlcHdr"/>
        </w:types>
        <w:behaviors>
          <w:behavior w:val="content"/>
        </w:behaviors>
        <w:guid w:val="{2C203BDB-485D-491F-8249-E7D6595DEB25}"/>
      </w:docPartPr>
      <w:docPartBody>
        <w:p w:rsidR="00446C9D" w:rsidRDefault="00446C9D" w:rsidP="00446C9D">
          <w:pPr>
            <w:pStyle w:val="FC344F02150848F3A292CBD216D8AE77"/>
          </w:pPr>
          <w:r w:rsidRPr="003059F5">
            <w:rPr>
              <w:rStyle w:val="PlaceholderText"/>
              <w:rtl/>
            </w:rPr>
            <w:t>[שם ספק]</w:t>
          </w:r>
        </w:p>
      </w:docPartBody>
    </w:docPart>
    <w:docPart>
      <w:docPartPr>
        <w:name w:val="99BC6C60D98D4DF3A36E296D36E61997"/>
        <w:category>
          <w:name w:val="כללי"/>
          <w:gallery w:val="placeholder"/>
        </w:category>
        <w:types>
          <w:type w:val="bbPlcHdr"/>
        </w:types>
        <w:behaviors>
          <w:behavior w:val="content"/>
        </w:behaviors>
        <w:guid w:val="{1AE2D311-BC0C-4A90-AE6B-6DDD71D7DAEA}"/>
      </w:docPartPr>
      <w:docPartBody>
        <w:p w:rsidR="00446C9D" w:rsidRDefault="00446C9D" w:rsidP="00446C9D">
          <w:pPr>
            <w:pStyle w:val="99BC6C60D98D4DF3A36E296D36E61997"/>
          </w:pPr>
          <w:r w:rsidRPr="000E16FF">
            <w:rPr>
              <w:rStyle w:val="PlaceholderText"/>
              <w:rtl/>
            </w:rPr>
            <w:t>[שם ספק]</w:t>
          </w:r>
        </w:p>
      </w:docPartBody>
    </w:docPart>
    <w:docPart>
      <w:docPartPr>
        <w:name w:val="BA6AE50428E047E0832841E0E8BFD1DD"/>
        <w:category>
          <w:name w:val="כללי"/>
          <w:gallery w:val="placeholder"/>
        </w:category>
        <w:types>
          <w:type w:val="bbPlcHdr"/>
        </w:types>
        <w:behaviors>
          <w:behavior w:val="content"/>
        </w:behaviors>
        <w:guid w:val="{DF539332-B157-4228-AD01-00BBA15A3596}"/>
      </w:docPartPr>
      <w:docPartBody>
        <w:p w:rsidR="00446C9D" w:rsidRDefault="00446C9D" w:rsidP="00446C9D">
          <w:pPr>
            <w:pStyle w:val="BA6AE50428E047E0832841E0E8BFD1DD"/>
          </w:pPr>
          <w:r w:rsidRPr="00C5438E">
            <w:rPr>
              <w:rStyle w:val="PlaceholderText"/>
              <w:rtl/>
            </w:rPr>
            <w:t>[צד א בחוזה]</w:t>
          </w:r>
        </w:p>
      </w:docPartBody>
    </w:docPart>
    <w:docPart>
      <w:docPartPr>
        <w:name w:val="228600D4C04A4090AC0C27865923EB88"/>
        <w:category>
          <w:name w:val="כללי"/>
          <w:gallery w:val="placeholder"/>
        </w:category>
        <w:types>
          <w:type w:val="bbPlcHdr"/>
        </w:types>
        <w:behaviors>
          <w:behavior w:val="content"/>
        </w:behaviors>
        <w:guid w:val="{9B00BEFE-293F-4437-ACCB-D89BBC99A6D8}"/>
      </w:docPartPr>
      <w:docPartBody>
        <w:p w:rsidR="00446C9D" w:rsidRDefault="00446C9D" w:rsidP="00446C9D">
          <w:pPr>
            <w:pStyle w:val="228600D4C04A4090AC0C27865923EB88"/>
          </w:pPr>
          <w:r w:rsidRPr="003059F5">
            <w:rPr>
              <w:rStyle w:val="PlaceholderText"/>
              <w:rtl/>
            </w:rPr>
            <w:t>[שם ספק]</w:t>
          </w:r>
        </w:p>
      </w:docPartBody>
    </w:docPart>
    <w:docPart>
      <w:docPartPr>
        <w:name w:val="1065EE55C27E49C3B775278642EC9BB1"/>
        <w:category>
          <w:name w:val="כללי"/>
          <w:gallery w:val="placeholder"/>
        </w:category>
        <w:types>
          <w:type w:val="bbPlcHdr"/>
        </w:types>
        <w:behaviors>
          <w:behavior w:val="content"/>
        </w:behaviors>
        <w:guid w:val="{0D5F74AA-8DD2-42AA-8B34-1BD68DEFD128}"/>
      </w:docPartPr>
      <w:docPartBody>
        <w:p w:rsidR="00446C9D" w:rsidRDefault="00446C9D" w:rsidP="00446C9D">
          <w:pPr>
            <w:pStyle w:val="1065EE55C27E49C3B775278642EC9BB1"/>
          </w:pPr>
          <w:r w:rsidRPr="003059F5">
            <w:rPr>
              <w:rStyle w:val="PlaceholderText"/>
              <w:rtl/>
            </w:rPr>
            <w:t>[שם אתר]</w:t>
          </w:r>
        </w:p>
      </w:docPartBody>
    </w:docPart>
    <w:docPart>
      <w:docPartPr>
        <w:name w:val="86FF6335AC65444C80145587C7FAEA48"/>
        <w:category>
          <w:name w:val="כללי"/>
          <w:gallery w:val="placeholder"/>
        </w:category>
        <w:types>
          <w:type w:val="bbPlcHdr"/>
        </w:types>
        <w:behaviors>
          <w:behavior w:val="content"/>
        </w:behaviors>
        <w:guid w:val="{80688703-E1B5-4494-874F-23E866485183}"/>
      </w:docPartPr>
      <w:docPartBody>
        <w:p w:rsidR="00446C9D" w:rsidRDefault="00446C9D" w:rsidP="00446C9D">
          <w:pPr>
            <w:pStyle w:val="86FF6335AC65444C80145587C7FAEA48"/>
          </w:pPr>
          <w:r w:rsidRPr="003059F5">
            <w:rPr>
              <w:rStyle w:val="PlaceholderText"/>
              <w:rtl/>
            </w:rPr>
            <w:t>[תיאור עבודה]</w:t>
          </w:r>
        </w:p>
      </w:docPartBody>
    </w:docPart>
    <w:docPart>
      <w:docPartPr>
        <w:name w:val="AEC348B56CF94D9C89A7AC7FE8F02CED"/>
        <w:category>
          <w:name w:val="כללי"/>
          <w:gallery w:val="placeholder"/>
        </w:category>
        <w:types>
          <w:type w:val="bbPlcHdr"/>
        </w:types>
        <w:behaviors>
          <w:behavior w:val="content"/>
        </w:behaviors>
        <w:guid w:val="{1736A215-8DC5-49EC-BDC0-79BFDF3BA936}"/>
      </w:docPartPr>
      <w:docPartBody>
        <w:p w:rsidR="00446C9D" w:rsidRDefault="00446C9D" w:rsidP="00446C9D">
          <w:pPr>
            <w:pStyle w:val="AEC348B56CF94D9C89A7AC7FE8F02CED"/>
          </w:pPr>
          <w:r w:rsidRPr="000E16FF">
            <w:rPr>
              <w:rStyle w:val="PlaceholderText"/>
              <w:rtl/>
            </w:rPr>
            <w:t>[שם ספק]</w:t>
          </w:r>
        </w:p>
      </w:docPartBody>
    </w:docPart>
    <w:docPart>
      <w:docPartPr>
        <w:name w:val="FA12AB4122014926832C4EC4D13C684A"/>
        <w:category>
          <w:name w:val="כללי"/>
          <w:gallery w:val="placeholder"/>
        </w:category>
        <w:types>
          <w:type w:val="bbPlcHdr"/>
        </w:types>
        <w:behaviors>
          <w:behavior w:val="content"/>
        </w:behaviors>
        <w:guid w:val="{08514B64-8A05-4EB9-8F9E-05541631AEFD}"/>
      </w:docPartPr>
      <w:docPartBody>
        <w:p w:rsidR="00446C9D" w:rsidRDefault="00446C9D" w:rsidP="00446C9D">
          <w:pPr>
            <w:pStyle w:val="FA12AB4122014926832C4EC4D13C684A"/>
          </w:pPr>
          <w:r w:rsidRPr="00C5438E">
            <w:rPr>
              <w:rStyle w:val="PlaceholderText"/>
              <w:rtl/>
            </w:rPr>
            <w:t>[צד א בחוזה]</w:t>
          </w:r>
        </w:p>
      </w:docPartBody>
    </w:docPart>
    <w:docPart>
      <w:docPartPr>
        <w:name w:val="2B86BFB4F6AE4AD88B92E2D717D0499D"/>
        <w:category>
          <w:name w:val="כללי"/>
          <w:gallery w:val="placeholder"/>
        </w:category>
        <w:types>
          <w:type w:val="bbPlcHdr"/>
        </w:types>
        <w:behaviors>
          <w:behavior w:val="content"/>
        </w:behaviors>
        <w:guid w:val="{02BB8064-73C5-4DF2-80BC-7B6B32F230DD}"/>
      </w:docPartPr>
      <w:docPartBody>
        <w:p w:rsidR="00446C9D" w:rsidRDefault="00446C9D" w:rsidP="00446C9D">
          <w:pPr>
            <w:pStyle w:val="2B86BFB4F6AE4AD88B92E2D717D0499D"/>
          </w:pPr>
          <w:r w:rsidRPr="003059F5">
            <w:rPr>
              <w:rStyle w:val="PlaceholderText"/>
              <w:rtl/>
            </w:rPr>
            <w:t>[שם אתר]</w:t>
          </w:r>
        </w:p>
      </w:docPartBody>
    </w:docPart>
    <w:docPart>
      <w:docPartPr>
        <w:name w:val="0F2C5E63C9D9467591E39D8631E272D3"/>
        <w:category>
          <w:name w:val="כללי"/>
          <w:gallery w:val="placeholder"/>
        </w:category>
        <w:types>
          <w:type w:val="bbPlcHdr"/>
        </w:types>
        <w:behaviors>
          <w:behavior w:val="content"/>
        </w:behaviors>
        <w:guid w:val="{AA6C0B87-DE6E-4C58-B5B8-4248666ADF82}"/>
      </w:docPartPr>
      <w:docPartBody>
        <w:p w:rsidR="00446C9D" w:rsidRDefault="00446C9D" w:rsidP="00446C9D">
          <w:pPr>
            <w:pStyle w:val="0F2C5E63C9D9467591E39D8631E272D3"/>
          </w:pPr>
          <w:r w:rsidRPr="003059F5">
            <w:rPr>
              <w:rStyle w:val="PlaceholderText"/>
              <w:rtl/>
            </w:rPr>
            <w:t>[תאריך חתימת חוזה]</w:t>
          </w:r>
        </w:p>
      </w:docPartBody>
    </w:docPart>
    <w:docPart>
      <w:docPartPr>
        <w:name w:val="5FDE60AF45B44AEF94EE04628D9F1392"/>
        <w:category>
          <w:name w:val="כללי"/>
          <w:gallery w:val="placeholder"/>
        </w:category>
        <w:types>
          <w:type w:val="bbPlcHdr"/>
        </w:types>
        <w:behaviors>
          <w:behavior w:val="content"/>
        </w:behaviors>
        <w:guid w:val="{C8D89CB0-5B4F-4D80-8796-3D797AE351E7}"/>
      </w:docPartPr>
      <w:docPartBody>
        <w:p w:rsidR="00446C9D" w:rsidRDefault="00446C9D" w:rsidP="00446C9D">
          <w:pPr>
            <w:pStyle w:val="5FDE60AF45B44AEF94EE04628D9F1392"/>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446C9D"/>
    <w:rsid w:val="006865A5"/>
    <w:rsid w:val="006F4F3E"/>
    <w:rsid w:val="007401A6"/>
    <w:rsid w:val="009837A9"/>
    <w:rsid w:val="00B03E2E"/>
    <w:rsid w:val="00BB6840"/>
    <w:rsid w:val="00CF2645"/>
    <w:rsid w:val="00D74028"/>
    <w:rsid w:val="00FB5913"/>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6C9D"/>
    <w:rPr>
      <w:color w:val="808080"/>
    </w:rPr>
  </w:style>
  <w:style w:type="paragraph" w:customStyle="1" w:styleId="CFB6B81FCCA14F9883C452A6CFFED81E">
    <w:name w:val="CFB6B81FCCA14F9883C452A6CFFED81E"/>
    <w:rsid w:val="00446C9D"/>
    <w:pPr>
      <w:bidi/>
    </w:pPr>
  </w:style>
  <w:style w:type="paragraph" w:customStyle="1" w:styleId="2416404A20654346A6E18C3CE653B353">
    <w:name w:val="2416404A20654346A6E18C3CE653B353"/>
    <w:rsid w:val="00446C9D"/>
    <w:pPr>
      <w:bidi/>
    </w:pPr>
  </w:style>
  <w:style w:type="paragraph" w:customStyle="1" w:styleId="5BC4E6C6DCBC4B1A83EE8E46E4829F33">
    <w:name w:val="5BC4E6C6DCBC4B1A83EE8E46E4829F33"/>
    <w:rsid w:val="00446C9D"/>
    <w:pPr>
      <w:bidi/>
    </w:pPr>
  </w:style>
  <w:style w:type="paragraph" w:customStyle="1" w:styleId="1F3502C19F06402D85F80613DFC46F90">
    <w:name w:val="1F3502C19F06402D85F80613DFC46F90"/>
    <w:rsid w:val="00446C9D"/>
    <w:pPr>
      <w:bidi/>
    </w:pPr>
  </w:style>
  <w:style w:type="paragraph" w:customStyle="1" w:styleId="3457D8D4DC374DD492A7398A2DDE0859">
    <w:name w:val="3457D8D4DC374DD492A7398A2DDE0859"/>
    <w:rsid w:val="00446C9D"/>
    <w:pPr>
      <w:bidi/>
    </w:pPr>
  </w:style>
  <w:style w:type="paragraph" w:customStyle="1" w:styleId="1D410E59338C4AE1A8ABAA4441FC5DA4">
    <w:name w:val="1D410E59338C4AE1A8ABAA4441FC5DA4"/>
    <w:rsid w:val="00446C9D"/>
    <w:pPr>
      <w:bidi/>
    </w:pPr>
  </w:style>
  <w:style w:type="paragraph" w:customStyle="1" w:styleId="2DE350D24F2D4264AF616067E4815989">
    <w:name w:val="2DE350D24F2D4264AF616067E4815989"/>
    <w:rsid w:val="00446C9D"/>
    <w:pPr>
      <w:bidi/>
    </w:pPr>
  </w:style>
  <w:style w:type="paragraph" w:customStyle="1" w:styleId="BD44B283CDCD48C5AC9F1FE9CEA9962E">
    <w:name w:val="BD44B283CDCD48C5AC9F1FE9CEA9962E"/>
    <w:rsid w:val="00446C9D"/>
    <w:pPr>
      <w:bidi/>
    </w:pPr>
  </w:style>
  <w:style w:type="paragraph" w:customStyle="1" w:styleId="4591BD98F04A4703AB79303E1EE188E8">
    <w:name w:val="4591BD98F04A4703AB79303E1EE188E8"/>
    <w:rsid w:val="00446C9D"/>
    <w:pPr>
      <w:bidi/>
    </w:pPr>
  </w:style>
  <w:style w:type="paragraph" w:customStyle="1" w:styleId="454F602408FF42ABA15D206792508E98">
    <w:name w:val="454F602408FF42ABA15D206792508E98"/>
    <w:rsid w:val="00446C9D"/>
    <w:pPr>
      <w:bidi/>
    </w:pPr>
  </w:style>
  <w:style w:type="paragraph" w:customStyle="1" w:styleId="6160928A92284C87A71C337F1E8A208B">
    <w:name w:val="6160928A92284C87A71C337F1E8A208B"/>
    <w:rsid w:val="00446C9D"/>
    <w:pPr>
      <w:bidi/>
    </w:pPr>
  </w:style>
  <w:style w:type="paragraph" w:customStyle="1" w:styleId="C532FAC2AFB54261B7C2C2AD282AE4BA">
    <w:name w:val="C532FAC2AFB54261B7C2C2AD282AE4BA"/>
    <w:rsid w:val="00446C9D"/>
    <w:pPr>
      <w:bidi/>
    </w:pPr>
  </w:style>
  <w:style w:type="paragraph" w:customStyle="1" w:styleId="2ACFB74736AB43F68E1ECB3308132DC0">
    <w:name w:val="2ACFB74736AB43F68E1ECB3308132DC0"/>
    <w:rsid w:val="00446C9D"/>
    <w:pPr>
      <w:bidi/>
    </w:pPr>
  </w:style>
  <w:style w:type="paragraph" w:customStyle="1" w:styleId="A59A68B70EB045CCA37AA94B3B9ACCDE">
    <w:name w:val="A59A68B70EB045CCA37AA94B3B9ACCDE"/>
    <w:rsid w:val="00446C9D"/>
    <w:pPr>
      <w:bidi/>
    </w:pPr>
  </w:style>
  <w:style w:type="paragraph" w:customStyle="1" w:styleId="296E86C399CE40D28DD0DAFDF7F0789A">
    <w:name w:val="296E86C399CE40D28DD0DAFDF7F0789A"/>
    <w:rsid w:val="00446C9D"/>
    <w:pPr>
      <w:bidi/>
    </w:pPr>
  </w:style>
  <w:style w:type="paragraph" w:customStyle="1" w:styleId="3024F3F523C346C8B8FF8B0058CA8611">
    <w:name w:val="3024F3F523C346C8B8FF8B0058CA8611"/>
    <w:rsid w:val="00446C9D"/>
    <w:pPr>
      <w:bidi/>
    </w:pPr>
  </w:style>
  <w:style w:type="paragraph" w:customStyle="1" w:styleId="973820A439754F279AA62996650D94FA">
    <w:name w:val="973820A439754F279AA62996650D94FA"/>
    <w:rsid w:val="00446C9D"/>
    <w:pPr>
      <w:bidi/>
    </w:pPr>
  </w:style>
  <w:style w:type="paragraph" w:customStyle="1" w:styleId="B33FE5C228CB4578A22DAEA7EE6925B5">
    <w:name w:val="B33FE5C228CB4578A22DAEA7EE6925B5"/>
    <w:rsid w:val="00446C9D"/>
    <w:pPr>
      <w:bidi/>
    </w:pPr>
  </w:style>
  <w:style w:type="paragraph" w:customStyle="1" w:styleId="D63BD619802948309A75431CE5A03612">
    <w:name w:val="D63BD619802948309A75431CE5A03612"/>
    <w:rsid w:val="00446C9D"/>
    <w:pPr>
      <w:bidi/>
    </w:pPr>
  </w:style>
  <w:style w:type="paragraph" w:customStyle="1" w:styleId="EC0E6C44D9B5420BBFC85C17F40877F2">
    <w:name w:val="EC0E6C44D9B5420BBFC85C17F40877F2"/>
    <w:rsid w:val="00446C9D"/>
    <w:pPr>
      <w:bidi/>
    </w:pPr>
  </w:style>
  <w:style w:type="paragraph" w:customStyle="1" w:styleId="655D47B45F264B21960AA65A30171B0D">
    <w:name w:val="655D47B45F264B21960AA65A30171B0D"/>
    <w:rsid w:val="00446C9D"/>
    <w:pPr>
      <w:bidi/>
    </w:pPr>
  </w:style>
  <w:style w:type="paragraph" w:customStyle="1" w:styleId="4E91F5547633449A9FA6EDC3CC6F522A">
    <w:name w:val="4E91F5547633449A9FA6EDC3CC6F522A"/>
    <w:rsid w:val="00446C9D"/>
    <w:pPr>
      <w:bidi/>
    </w:pPr>
  </w:style>
  <w:style w:type="paragraph" w:customStyle="1" w:styleId="1CA983FEFF164563B136A028D8A58BF2">
    <w:name w:val="1CA983FEFF164563B136A028D8A58BF2"/>
    <w:rsid w:val="00446C9D"/>
    <w:pPr>
      <w:bidi/>
    </w:pPr>
  </w:style>
  <w:style w:type="paragraph" w:customStyle="1" w:styleId="FD2C88A1E7814FB68431A8087E6DD00B">
    <w:name w:val="FD2C88A1E7814FB68431A8087E6DD00B"/>
    <w:rsid w:val="00446C9D"/>
    <w:pPr>
      <w:bidi/>
    </w:pPr>
  </w:style>
  <w:style w:type="paragraph" w:customStyle="1" w:styleId="5C503440F5AA40B4B836A4C976B9E9C8">
    <w:name w:val="5C503440F5AA40B4B836A4C976B9E9C8"/>
    <w:rsid w:val="00446C9D"/>
    <w:pPr>
      <w:bidi/>
    </w:pPr>
  </w:style>
  <w:style w:type="paragraph" w:customStyle="1" w:styleId="17941323DEFD4F92A83A3E18C4911E46">
    <w:name w:val="17941323DEFD4F92A83A3E18C4911E46"/>
    <w:rsid w:val="00446C9D"/>
    <w:pPr>
      <w:bidi/>
    </w:pPr>
  </w:style>
  <w:style w:type="paragraph" w:customStyle="1" w:styleId="51288A751A1B42E492CC6E35A7D226A3">
    <w:name w:val="51288A751A1B42E492CC6E35A7D226A3"/>
    <w:rsid w:val="00446C9D"/>
    <w:pPr>
      <w:bidi/>
    </w:pPr>
  </w:style>
  <w:style w:type="paragraph" w:customStyle="1" w:styleId="AA8338AFD6CE4E3488EB082369CFD6FF">
    <w:name w:val="AA8338AFD6CE4E3488EB082369CFD6FF"/>
    <w:rsid w:val="00446C9D"/>
    <w:pPr>
      <w:bidi/>
    </w:pPr>
  </w:style>
  <w:style w:type="paragraph" w:customStyle="1" w:styleId="4A41921E2A4F4F3E849721F0AE68670F">
    <w:name w:val="4A41921E2A4F4F3E849721F0AE68670F"/>
    <w:rsid w:val="00446C9D"/>
    <w:pPr>
      <w:bidi/>
    </w:pPr>
  </w:style>
  <w:style w:type="paragraph" w:customStyle="1" w:styleId="7FA15F8B4F954D1CA2FEB5E14B2DAB00">
    <w:name w:val="7FA15F8B4F954D1CA2FEB5E14B2DAB00"/>
    <w:rsid w:val="00446C9D"/>
    <w:pPr>
      <w:bidi/>
    </w:pPr>
  </w:style>
  <w:style w:type="paragraph" w:customStyle="1" w:styleId="428820BF26174F6A88CE06B24BD7D116">
    <w:name w:val="428820BF26174F6A88CE06B24BD7D116"/>
    <w:rsid w:val="00446C9D"/>
    <w:pPr>
      <w:bidi/>
    </w:pPr>
  </w:style>
  <w:style w:type="paragraph" w:customStyle="1" w:styleId="FC344F02150848F3A292CBD216D8AE77">
    <w:name w:val="FC344F02150848F3A292CBD216D8AE77"/>
    <w:rsid w:val="00446C9D"/>
    <w:pPr>
      <w:bidi/>
    </w:pPr>
  </w:style>
  <w:style w:type="paragraph" w:customStyle="1" w:styleId="99BC6C60D98D4DF3A36E296D36E61997">
    <w:name w:val="99BC6C60D98D4DF3A36E296D36E61997"/>
    <w:rsid w:val="00446C9D"/>
    <w:pPr>
      <w:bidi/>
    </w:pPr>
  </w:style>
  <w:style w:type="paragraph" w:customStyle="1" w:styleId="BA6AE50428E047E0832841E0E8BFD1DD">
    <w:name w:val="BA6AE50428E047E0832841E0E8BFD1DD"/>
    <w:rsid w:val="00446C9D"/>
    <w:pPr>
      <w:bidi/>
    </w:pPr>
  </w:style>
  <w:style w:type="paragraph" w:customStyle="1" w:styleId="228600D4C04A4090AC0C27865923EB88">
    <w:name w:val="228600D4C04A4090AC0C27865923EB88"/>
    <w:rsid w:val="00446C9D"/>
    <w:pPr>
      <w:bidi/>
    </w:pPr>
  </w:style>
  <w:style w:type="paragraph" w:customStyle="1" w:styleId="1065EE55C27E49C3B775278642EC9BB1">
    <w:name w:val="1065EE55C27E49C3B775278642EC9BB1"/>
    <w:rsid w:val="00446C9D"/>
    <w:pPr>
      <w:bidi/>
    </w:pPr>
  </w:style>
  <w:style w:type="paragraph" w:customStyle="1" w:styleId="86FF6335AC65444C80145587C7FAEA48">
    <w:name w:val="86FF6335AC65444C80145587C7FAEA48"/>
    <w:rsid w:val="00446C9D"/>
    <w:pPr>
      <w:bidi/>
    </w:pPr>
  </w:style>
  <w:style w:type="paragraph" w:customStyle="1" w:styleId="AEC348B56CF94D9C89A7AC7FE8F02CED">
    <w:name w:val="AEC348B56CF94D9C89A7AC7FE8F02CED"/>
    <w:rsid w:val="00446C9D"/>
    <w:pPr>
      <w:bidi/>
    </w:pPr>
  </w:style>
  <w:style w:type="paragraph" w:customStyle="1" w:styleId="FA12AB4122014926832C4EC4D13C684A">
    <w:name w:val="FA12AB4122014926832C4EC4D13C684A"/>
    <w:rsid w:val="00446C9D"/>
    <w:pPr>
      <w:bidi/>
    </w:pPr>
  </w:style>
  <w:style w:type="paragraph" w:customStyle="1" w:styleId="2B86BFB4F6AE4AD88B92E2D717D0499D">
    <w:name w:val="2B86BFB4F6AE4AD88B92E2D717D0499D"/>
    <w:rsid w:val="00446C9D"/>
    <w:pPr>
      <w:bidi/>
    </w:pPr>
  </w:style>
  <w:style w:type="paragraph" w:customStyle="1" w:styleId="0F2C5E63C9D9467591E39D8631E272D3">
    <w:name w:val="0F2C5E63C9D9467591E39D8631E272D3"/>
    <w:rsid w:val="00446C9D"/>
    <w:pPr>
      <w:bidi/>
    </w:pPr>
  </w:style>
  <w:style w:type="paragraph" w:customStyle="1" w:styleId="5FDE60AF45B44AEF94EE04628D9F1392">
    <w:name w:val="5FDE60AF45B44AEF94EE04628D9F1392"/>
    <w:rsid w:val="00446C9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B3AC83D9-F642-4AF3-B2DE-EE897FAFA482}"/>
</file>

<file path=customXml/itemProps3.xml><?xml version="1.0" encoding="utf-8"?>
<ds:datastoreItem xmlns:ds="http://schemas.openxmlformats.org/officeDocument/2006/customXml" ds:itemID="{81709D4C-33DC-48CC-AC7E-130A245806EE}">
  <ds:schemaRefs>
    <ds:schemaRef ds:uri="http://schemas.microsoft.com/office/2006/metadata/properties"/>
    <ds:schemaRef ds:uri="http://schemas.microsoft.com/sharepoint/v3"/>
    <ds:schemaRef ds:uri="http://schemas.microsoft.com/office/2006/documentManagement/types"/>
    <ds:schemaRef ds:uri="http://purl.org/dc/terms/"/>
    <ds:schemaRef ds:uri="http://schemas.openxmlformats.org/package/2006/metadata/core-properties"/>
    <ds:schemaRef ds:uri="http://purl.org/dc/dcmitype/"/>
    <ds:schemaRef ds:uri="e82e0497-401b-493b-ab66-61f85c09ed30"/>
    <ds:schemaRef ds:uri="http://purl.org/dc/elements/1.1/"/>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9F9581AF-C766-4CFD-BA19-46EFD6BDA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34</Pages>
  <Words>8305</Words>
  <Characters>41526</Characters>
  <Application>Microsoft Office Word</Application>
  <DocSecurity>0</DocSecurity>
  <Lines>346</Lines>
  <Paragraphs>99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10</cp:revision>
  <dcterms:created xsi:type="dcterms:W3CDTF">2022-02-14T15:46:00Z</dcterms:created>
  <dcterms:modified xsi:type="dcterms:W3CDTF">2022-02-20T12:44:00Z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1cbd028a-4bf5-4e04-b63a-f401a967a763</vt:lpwstr>
  </property>
</Properties>
</file>