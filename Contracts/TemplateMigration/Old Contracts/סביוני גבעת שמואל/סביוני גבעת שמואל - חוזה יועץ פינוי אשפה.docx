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CFC17E" w14:textId="77777777" w:rsidR="00232692" w:rsidRPr="00232692" w:rsidRDefault="00232692" w:rsidP="00663022">
      <w:pPr>
        <w:spacing w:before="0" w:beforeAutospacing="0" w:after="0" w:afterAutospacing="0" w:line="240" w:lineRule="auto"/>
        <w:rPr>
          <w:rFonts w:ascii="Times New Roman" w:eastAsia="Times New Roman" w:hAnsi="Times New Roman" w:cs="David" w:hint="cs"/>
          <w:b/>
          <w:bCs/>
          <w:i/>
          <w:iCs/>
          <w:sz w:val="42"/>
          <w:szCs w:val="30"/>
          <w:u w:val="single"/>
          <w:rtl/>
          <w:lang w:eastAsia="he-IL"/>
        </w:rPr>
      </w:pPr>
    </w:p>
    <w:p w14:paraId="003EC6A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356EFC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3938436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3E7DFC6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r w:rsidRPr="00232692">
        <w:rPr>
          <w:rFonts w:ascii="Times New Roman" w:eastAsia="Times New Roman" w:hAnsi="Times New Roman" w:cs="David"/>
          <w:b/>
          <w:bCs/>
          <w:noProof/>
          <w:sz w:val="42"/>
          <w:szCs w:val="30"/>
        </w:rPr>
        <w:drawing>
          <wp:inline distT="0" distB="0" distL="0" distR="0" wp14:anchorId="096ED9E9" wp14:editId="7CAA6495">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247C68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p>
    <w:p w14:paraId="169889E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4EF40BA"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993204D"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C4ADFD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hint="cs"/>
          <w:b/>
          <w:bCs/>
          <w:sz w:val="42"/>
          <w:szCs w:val="30"/>
          <w:u w:val="single"/>
          <w:rtl/>
          <w:lang w:eastAsia="he-IL"/>
        </w:rPr>
        <w:t xml:space="preserve">חוזה </w:t>
      </w:r>
      <w:r w:rsidR="00380332">
        <w:rPr>
          <w:rFonts w:ascii="Times New Roman" w:eastAsia="Times New Roman" w:hAnsi="Times New Roman" w:cs="David" w:hint="cs"/>
          <w:b/>
          <w:bCs/>
          <w:sz w:val="42"/>
          <w:szCs w:val="30"/>
          <w:u w:val="single"/>
          <w:rtl/>
          <w:lang w:eastAsia="he-IL"/>
        </w:rPr>
        <w:t xml:space="preserve">יועץ </w:t>
      </w:r>
      <w:r w:rsidRPr="00232692">
        <w:rPr>
          <w:rFonts w:ascii="Times New Roman" w:eastAsia="Times New Roman" w:hAnsi="Times New Roman" w:cs="David" w:hint="cs"/>
          <w:b/>
          <w:bCs/>
          <w:sz w:val="42"/>
          <w:szCs w:val="30"/>
          <w:u w:val="single"/>
          <w:rtl/>
          <w:lang w:eastAsia="he-IL"/>
        </w:rPr>
        <w:t>פינוי אשפה</w:t>
      </w:r>
    </w:p>
    <w:p w14:paraId="1F7A525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2B48FA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3F86D55" w14:textId="77777777" w:rsidR="00811209" w:rsidRPr="00776496" w:rsidRDefault="00811209" w:rsidP="0081120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874A64"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380E707B5014AE8994A54E47D30C4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D3DC979" w14:textId="783B47DC" w:rsidR="00811209" w:rsidRPr="00B27B4C" w:rsidRDefault="00BE5CF1"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0-10-19T09:45:00Z">
            <w:r>
              <w:rPr>
                <w:rFonts w:ascii="Times New Roman" w:eastAsia="Times New Roman" w:hAnsi="Times New Roman" w:cs="David" w:hint="cs"/>
                <w:bCs/>
                <w:sz w:val="32"/>
                <w:szCs w:val="32"/>
                <w:u w:val="single"/>
                <w:rtl/>
                <w:lang w:eastAsia="he-IL"/>
              </w:rPr>
              <w:t>סביוני גבעת שמואל</w:t>
            </w:r>
          </w:ins>
        </w:p>
      </w:sdtContent>
    </w:sdt>
    <w:p w14:paraId="76671D91"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B7886B97CB1401DB32408C15B12DA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CE63231" w14:textId="09149F3B" w:rsidR="00811209" w:rsidRPr="00B27B4C" w:rsidRDefault="00BE5CF1"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0-10-19T09:45:00Z">
            <w:r>
              <w:rPr>
                <w:rFonts w:ascii="Times New Roman" w:eastAsia="Times New Roman" w:hAnsi="Times New Roman" w:cs="David" w:hint="cs"/>
                <w:bCs/>
                <w:sz w:val="32"/>
                <w:szCs w:val="32"/>
                <w:u w:val="single"/>
                <w:rtl/>
                <w:lang w:eastAsia="he-IL"/>
              </w:rPr>
              <w:t>גבעת שמואל</w:t>
            </w:r>
          </w:ins>
        </w:p>
      </w:sdtContent>
    </w:sdt>
    <w:p w14:paraId="56207F01"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B53749"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16B0E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78D6F6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7F781F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D416F0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24DC71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CDAE1B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412241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6FE59F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6CD747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2FA44D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62EA6F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6C855E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E9468A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E7F40B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2E3280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F82F26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D992D4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86C00C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266741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F8046C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727675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DB4D09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CB33C73" w14:textId="77777777" w:rsid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322CA8A" w14:textId="77777777" w:rsidR="00811209" w:rsidRPr="00232692"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8C0E3E8" w14:textId="77777777" w:rsidR="00811209" w:rsidRDefault="00811209" w:rsidP="00811209">
      <w:pPr>
        <w:spacing w:before="0" w:beforeAutospacing="0" w:after="0" w:afterAutospacing="0" w:line="240" w:lineRule="auto"/>
        <w:rPr>
          <w:rFonts w:ascii="Times New Roman" w:eastAsia="Times New Roman" w:hAnsi="Times New Roman" w:cs="David"/>
          <w:b/>
          <w:bCs/>
          <w:sz w:val="42"/>
          <w:szCs w:val="30"/>
          <w:u w:val="single"/>
          <w:rtl/>
          <w:lang w:eastAsia="he-IL"/>
        </w:rPr>
      </w:pPr>
    </w:p>
    <w:p w14:paraId="6AF3F19A" w14:textId="77777777" w:rsidR="00232692" w:rsidRPr="00232692" w:rsidRDefault="00232692" w:rsidP="00811209">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b/>
          <w:bCs/>
          <w:sz w:val="42"/>
          <w:szCs w:val="30"/>
          <w:u w:val="single"/>
          <w:rtl/>
          <w:lang w:eastAsia="he-IL"/>
        </w:rPr>
        <w:t>ח ו ז ה</w:t>
      </w:r>
      <w:r w:rsidR="00811209">
        <w:rPr>
          <w:rFonts w:ascii="Times New Roman" w:eastAsia="Times New Roman" w:hAnsi="Times New Roman" w:cs="David" w:hint="cs"/>
          <w:b/>
          <w:bCs/>
          <w:sz w:val="42"/>
          <w:szCs w:val="30"/>
          <w:u w:val="single"/>
          <w:rtl/>
          <w:lang w:eastAsia="he-IL"/>
        </w:rPr>
        <w:t xml:space="preserve"> יועץ פינוי אפה</w:t>
      </w:r>
    </w:p>
    <w:p w14:paraId="2B88953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1D1F50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שנערך ונחתם בתאריך </w:t>
      </w:r>
      <w:sdt>
        <w:sdtPr>
          <w:rPr>
            <w:rFonts w:ascii="Times New Roman" w:eastAsia="Times New Roman" w:hAnsi="Times New Roman" w:cs="David"/>
            <w:color w:val="0000FF"/>
            <w:sz w:val="26"/>
            <w:szCs w:val="24"/>
            <w:rtl/>
          </w:rPr>
          <w:alias w:val="תאריך חתימת חוזה"/>
          <w:tag w:val="cntSignDate"/>
          <w:id w:val="989608301"/>
          <w:placeholder>
            <w:docPart w:val="A878AB63E8C94DC69CC73EA54AACCA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8318E5" w:rsidRPr="00811209">
            <w:rPr>
              <w:rStyle w:val="AutoFieldChar"/>
              <w:rFonts w:hint="cs"/>
              <w:color w:val="00B0F0"/>
              <w:rtl/>
            </w:rPr>
            <w:t>[תאריך</w:t>
          </w:r>
          <w:r w:rsidR="008318E5" w:rsidRPr="00811209">
            <w:rPr>
              <w:rStyle w:val="AutoFieldChar"/>
              <w:color w:val="00B0F0"/>
              <w:rtl/>
            </w:rPr>
            <w:t xml:space="preserve"> </w:t>
          </w:r>
          <w:r w:rsidR="008318E5" w:rsidRPr="00811209">
            <w:rPr>
              <w:rStyle w:val="AutoFieldChar"/>
              <w:rFonts w:hint="cs"/>
              <w:color w:val="00B0F0"/>
              <w:rtl/>
            </w:rPr>
            <w:t>חתימת</w:t>
          </w:r>
          <w:r w:rsidR="008318E5" w:rsidRPr="00811209">
            <w:rPr>
              <w:rStyle w:val="AutoFieldChar"/>
              <w:color w:val="00B0F0"/>
              <w:rtl/>
            </w:rPr>
            <w:t xml:space="preserve"> </w:t>
          </w:r>
          <w:r w:rsidR="008318E5" w:rsidRPr="00811209">
            <w:rPr>
              <w:rStyle w:val="AutoFieldChar"/>
              <w:rFonts w:hint="cs"/>
              <w:color w:val="00B0F0"/>
              <w:rtl/>
            </w:rPr>
            <w:t>חוזה]</w:t>
          </w:r>
        </w:sdtContent>
      </w:sdt>
    </w:p>
    <w:p w14:paraId="5EB25D1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p>
    <w:p w14:paraId="7BAA4119"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p>
    <w:p w14:paraId="4D90650D"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r w:rsidRPr="00232692">
        <w:rPr>
          <w:rFonts w:ascii="Times New Roman" w:eastAsia="Times New Roman" w:hAnsi="Times New Roman" w:cs="David"/>
          <w:b/>
          <w:bCs/>
          <w:sz w:val="26"/>
          <w:szCs w:val="24"/>
          <w:rtl/>
          <w:lang w:eastAsia="he-IL"/>
        </w:rPr>
        <w:t>ב  י  ן</w:t>
      </w:r>
    </w:p>
    <w:sdt>
      <w:sdtPr>
        <w:rPr>
          <w:rFonts w:ascii="Times New Roman" w:eastAsia="Times New Roman" w:hAnsi="Times New Roman" w:cs="David"/>
          <w:sz w:val="24"/>
          <w:szCs w:val="24"/>
          <w:lang w:eastAsia="he-IL"/>
        </w:rPr>
        <w:alias w:val="צד א בחוזה"/>
        <w:tag w:val="cntTzadA"/>
        <w:id w:val="198597740"/>
        <w:placeholder>
          <w:docPart w:val="45F3D2453BFC496F9B97BECFDBAFA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7817F10" w14:textId="538CF240" w:rsidR="00232692" w:rsidRPr="00F0453C" w:rsidRDefault="00BE5CF1" w:rsidP="00811209">
          <w:pPr>
            <w:bidi w:val="0"/>
            <w:spacing w:before="0" w:beforeAutospacing="0" w:after="0" w:afterAutospacing="0" w:line="240" w:lineRule="auto"/>
            <w:jc w:val="center"/>
            <w:rPr>
              <w:rFonts w:ascii="Times New Roman" w:eastAsia="Times New Roman" w:hAnsi="Times New Roman" w:cs="David"/>
              <w:sz w:val="24"/>
              <w:szCs w:val="24"/>
              <w:rtl/>
              <w:lang w:eastAsia="he-IL"/>
              <w:rPrChange w:id="2" w:author="Meryl Etman" w:date="2020-10-19T10:04:00Z">
                <w:rPr>
                  <w:rFonts w:ascii="Times New Roman" w:eastAsia="Times New Roman" w:hAnsi="Times New Roman" w:cs="David"/>
                  <w:sz w:val="20"/>
                  <w:szCs w:val="20"/>
                  <w:rtl/>
                  <w:lang w:eastAsia="he-IL"/>
                </w:rPr>
              </w:rPrChange>
            </w:rPr>
          </w:pPr>
          <w:ins w:id="3" w:author="Meryl Etman" w:date="2020-10-19T09:47:00Z">
            <w:r w:rsidRPr="00F0453C">
              <w:rPr>
                <w:rFonts w:ascii="Times New Roman" w:eastAsia="Times New Roman" w:hAnsi="Times New Roman" w:cs="David"/>
                <w:sz w:val="24"/>
                <w:szCs w:val="24"/>
                <w:rtl/>
                <w:lang w:eastAsia="he-IL"/>
                <w:rPrChange w:id="4" w:author="Meryl Etman" w:date="2020-10-19T10:04:00Z">
                  <w:rPr>
                    <w:rFonts w:ascii="Times New Roman" w:eastAsia="Times New Roman" w:hAnsi="Times New Roman" w:cs="David"/>
                    <w:sz w:val="20"/>
                    <w:szCs w:val="20"/>
                    <w:rtl/>
                    <w:lang w:eastAsia="he-IL"/>
                  </w:rPr>
                </w:rPrChange>
              </w:rPr>
              <w:br/>
            </w:r>
            <w:r w:rsidRPr="00F0453C">
              <w:rPr>
                <w:rFonts w:ascii="Times New Roman" w:eastAsia="Times New Roman" w:hAnsi="Times New Roman" w:cs="David" w:hint="eastAsia"/>
                <w:sz w:val="24"/>
                <w:szCs w:val="24"/>
                <w:rtl/>
                <w:lang w:eastAsia="he-IL"/>
                <w:rPrChange w:id="5" w:author="Meryl Etman" w:date="2020-10-19T10:04:00Z">
                  <w:rPr>
                    <w:rFonts w:ascii="Times New Roman" w:eastAsia="Times New Roman" w:hAnsi="Times New Roman" w:cs="David" w:hint="eastAsia"/>
                    <w:sz w:val="20"/>
                    <w:szCs w:val="20"/>
                    <w:rtl/>
                    <w:lang w:eastAsia="he-IL"/>
                  </w:rPr>
                </w:rPrChange>
              </w:rPr>
              <w:t>גבעת</w:t>
            </w:r>
            <w:r w:rsidRPr="00F0453C">
              <w:rPr>
                <w:rFonts w:ascii="Times New Roman" w:eastAsia="Times New Roman" w:hAnsi="Times New Roman" w:cs="David"/>
                <w:sz w:val="24"/>
                <w:szCs w:val="24"/>
                <w:rtl/>
                <w:lang w:eastAsia="he-IL"/>
                <w:rPrChange w:id="6" w:author="Meryl Etman" w:date="2020-10-19T10:04:00Z">
                  <w:rPr>
                    <w:rFonts w:ascii="Times New Roman" w:eastAsia="Times New Roman" w:hAnsi="Times New Roman" w:cs="David"/>
                    <w:sz w:val="20"/>
                    <w:szCs w:val="20"/>
                    <w:rtl/>
                    <w:lang w:eastAsia="he-IL"/>
                  </w:rPr>
                </w:rPrChange>
              </w:rPr>
              <w:t xml:space="preserve"> </w:t>
            </w:r>
            <w:r w:rsidRPr="00F0453C">
              <w:rPr>
                <w:rFonts w:ascii="Times New Roman" w:eastAsia="Times New Roman" w:hAnsi="Times New Roman" w:cs="David" w:hint="eastAsia"/>
                <w:sz w:val="24"/>
                <w:szCs w:val="24"/>
                <w:rtl/>
                <w:lang w:eastAsia="he-IL"/>
                <w:rPrChange w:id="7" w:author="Meryl Etman" w:date="2020-10-19T10:04:00Z">
                  <w:rPr>
                    <w:rFonts w:ascii="Times New Roman" w:eastAsia="Times New Roman" w:hAnsi="Times New Roman" w:cs="David" w:hint="eastAsia"/>
                    <w:sz w:val="20"/>
                    <w:szCs w:val="20"/>
                    <w:rtl/>
                    <w:lang w:eastAsia="he-IL"/>
                  </w:rPr>
                </w:rPrChange>
              </w:rPr>
              <w:t>שמואל</w:t>
            </w:r>
            <w:r w:rsidRPr="00F0453C">
              <w:rPr>
                <w:rFonts w:ascii="Times New Roman" w:eastAsia="Times New Roman" w:hAnsi="Times New Roman" w:cs="David"/>
                <w:sz w:val="24"/>
                <w:szCs w:val="24"/>
                <w:rtl/>
                <w:lang w:eastAsia="he-IL"/>
                <w:rPrChange w:id="8" w:author="Meryl Etman" w:date="2020-10-19T10:04:00Z">
                  <w:rPr>
                    <w:rFonts w:ascii="Times New Roman" w:eastAsia="Times New Roman" w:hAnsi="Times New Roman" w:cs="David"/>
                    <w:sz w:val="20"/>
                    <w:szCs w:val="20"/>
                    <w:rtl/>
                    <w:lang w:eastAsia="he-IL"/>
                  </w:rPr>
                </w:rPrChange>
              </w:rPr>
              <w:t xml:space="preserve"> </w:t>
            </w:r>
            <w:r w:rsidRPr="00F0453C">
              <w:rPr>
                <w:rFonts w:ascii="Times New Roman" w:eastAsia="Times New Roman" w:hAnsi="Times New Roman" w:cs="David" w:hint="eastAsia"/>
                <w:sz w:val="24"/>
                <w:szCs w:val="24"/>
                <w:rtl/>
                <w:lang w:eastAsia="he-IL"/>
                <w:rPrChange w:id="9" w:author="Meryl Etman" w:date="2020-10-19T10:04:00Z">
                  <w:rPr>
                    <w:rFonts w:ascii="Times New Roman" w:eastAsia="Times New Roman" w:hAnsi="Times New Roman" w:cs="David" w:hint="eastAsia"/>
                    <w:sz w:val="20"/>
                    <w:szCs w:val="20"/>
                    <w:rtl/>
                    <w:lang w:eastAsia="he-IL"/>
                  </w:rPr>
                </w:rPrChange>
              </w:rPr>
              <w:t>החדשה</w:t>
            </w:r>
            <w:r w:rsidRPr="00F0453C">
              <w:rPr>
                <w:rFonts w:ascii="Times New Roman" w:eastAsia="Times New Roman" w:hAnsi="Times New Roman" w:cs="David"/>
                <w:sz w:val="24"/>
                <w:szCs w:val="24"/>
                <w:rtl/>
                <w:lang w:eastAsia="he-IL"/>
                <w:rPrChange w:id="10" w:author="Meryl Etman" w:date="2020-10-19T10:04:00Z">
                  <w:rPr>
                    <w:rFonts w:ascii="Times New Roman" w:eastAsia="Times New Roman" w:hAnsi="Times New Roman" w:cs="David"/>
                    <w:sz w:val="20"/>
                    <w:szCs w:val="20"/>
                    <w:rtl/>
                    <w:lang w:eastAsia="he-IL"/>
                  </w:rPr>
                </w:rPrChange>
              </w:rPr>
              <w:t xml:space="preserve"> </w:t>
            </w:r>
            <w:r w:rsidRPr="00F0453C">
              <w:rPr>
                <w:rFonts w:ascii="Times New Roman" w:eastAsia="Times New Roman" w:hAnsi="Times New Roman" w:cs="David" w:hint="eastAsia"/>
                <w:sz w:val="24"/>
                <w:szCs w:val="24"/>
                <w:rtl/>
                <w:lang w:eastAsia="he-IL"/>
                <w:rPrChange w:id="11" w:author="Meryl Etman" w:date="2020-10-19T10:04:00Z">
                  <w:rPr>
                    <w:rFonts w:ascii="Times New Roman" w:eastAsia="Times New Roman" w:hAnsi="Times New Roman" w:cs="David" w:hint="eastAsia"/>
                    <w:sz w:val="20"/>
                    <w:szCs w:val="20"/>
                    <w:rtl/>
                    <w:lang w:eastAsia="he-IL"/>
                  </w:rPr>
                </w:rPrChange>
              </w:rPr>
              <w:t>בע</w:t>
            </w:r>
            <w:r w:rsidRPr="00F0453C">
              <w:rPr>
                <w:rFonts w:ascii="Times New Roman" w:eastAsia="Times New Roman" w:hAnsi="Times New Roman" w:cs="David"/>
                <w:sz w:val="24"/>
                <w:szCs w:val="24"/>
                <w:rtl/>
                <w:lang w:eastAsia="he-IL"/>
                <w:rPrChange w:id="12" w:author="Meryl Etman" w:date="2020-10-19T10:04:00Z">
                  <w:rPr>
                    <w:rFonts w:ascii="Times New Roman" w:eastAsia="Times New Roman" w:hAnsi="Times New Roman" w:cs="David"/>
                    <w:sz w:val="20"/>
                    <w:szCs w:val="20"/>
                    <w:rtl/>
                    <w:lang w:eastAsia="he-IL"/>
                  </w:rPr>
                </w:rPrChange>
              </w:rPr>
              <w:t>"מ</w:t>
            </w:r>
            <w:r w:rsidRPr="00F0453C">
              <w:rPr>
                <w:rFonts w:ascii="Times New Roman" w:eastAsia="Times New Roman" w:hAnsi="Times New Roman" w:cs="David"/>
                <w:sz w:val="24"/>
                <w:szCs w:val="24"/>
                <w:rtl/>
                <w:lang w:eastAsia="he-IL"/>
                <w:rPrChange w:id="13" w:author="Meryl Etman" w:date="2020-10-19T10:04:00Z">
                  <w:rPr>
                    <w:rFonts w:ascii="Times New Roman" w:eastAsia="Times New Roman" w:hAnsi="Times New Roman" w:cs="David"/>
                    <w:sz w:val="20"/>
                    <w:szCs w:val="20"/>
                    <w:rtl/>
                    <w:lang w:eastAsia="he-IL"/>
                  </w:rPr>
                </w:rPrChange>
              </w:rPr>
              <w:br/>
            </w:r>
            <w:r w:rsidRPr="00F0453C">
              <w:rPr>
                <w:rFonts w:ascii="Times New Roman" w:eastAsia="Times New Roman" w:hAnsi="Times New Roman" w:cs="David" w:hint="eastAsia"/>
                <w:sz w:val="24"/>
                <w:szCs w:val="24"/>
                <w:rtl/>
                <w:lang w:eastAsia="he-IL"/>
                <w:rPrChange w:id="14" w:author="Meryl Etman" w:date="2020-10-19T10:04:00Z">
                  <w:rPr>
                    <w:rFonts w:ascii="Times New Roman" w:eastAsia="Times New Roman" w:hAnsi="Times New Roman" w:cs="David" w:hint="eastAsia"/>
                    <w:sz w:val="20"/>
                    <w:szCs w:val="20"/>
                    <w:rtl/>
                    <w:lang w:eastAsia="he-IL"/>
                  </w:rPr>
                </w:rPrChange>
              </w:rPr>
              <w:t>יהונתן</w:t>
            </w:r>
            <w:r w:rsidRPr="00F0453C">
              <w:rPr>
                <w:rFonts w:ascii="Times New Roman" w:eastAsia="Times New Roman" w:hAnsi="Times New Roman" w:cs="David"/>
                <w:sz w:val="24"/>
                <w:szCs w:val="24"/>
                <w:rtl/>
                <w:lang w:eastAsia="he-IL"/>
                <w:rPrChange w:id="15" w:author="Meryl Etman" w:date="2020-10-19T10:04:00Z">
                  <w:rPr>
                    <w:rFonts w:ascii="Times New Roman" w:eastAsia="Times New Roman" w:hAnsi="Times New Roman" w:cs="David"/>
                    <w:sz w:val="20"/>
                    <w:szCs w:val="20"/>
                    <w:rtl/>
                    <w:lang w:eastAsia="he-IL"/>
                  </w:rPr>
                </w:rPrChange>
              </w:rPr>
              <w:t xml:space="preserve"> </w:t>
            </w:r>
            <w:r w:rsidRPr="00F0453C">
              <w:rPr>
                <w:rFonts w:ascii="Times New Roman" w:eastAsia="Times New Roman" w:hAnsi="Times New Roman" w:cs="David" w:hint="eastAsia"/>
                <w:sz w:val="24"/>
                <w:szCs w:val="24"/>
                <w:rtl/>
                <w:lang w:eastAsia="he-IL"/>
                <w:rPrChange w:id="16" w:author="Meryl Etman" w:date="2020-10-19T10:04:00Z">
                  <w:rPr>
                    <w:rFonts w:ascii="Times New Roman" w:eastAsia="Times New Roman" w:hAnsi="Times New Roman" w:cs="David" w:hint="eastAsia"/>
                    <w:sz w:val="20"/>
                    <w:szCs w:val="20"/>
                    <w:rtl/>
                    <w:lang w:eastAsia="he-IL"/>
                  </w:rPr>
                </w:rPrChange>
              </w:rPr>
              <w:t>נתניהו</w:t>
            </w:r>
            <w:r w:rsidRPr="00F0453C">
              <w:rPr>
                <w:rFonts w:ascii="Times New Roman" w:eastAsia="Times New Roman" w:hAnsi="Times New Roman" w:cs="David"/>
                <w:sz w:val="24"/>
                <w:szCs w:val="24"/>
                <w:rtl/>
                <w:lang w:eastAsia="he-IL"/>
                <w:rPrChange w:id="17" w:author="Meryl Etman" w:date="2020-10-19T10:04:00Z">
                  <w:rPr>
                    <w:rFonts w:ascii="Times New Roman" w:eastAsia="Times New Roman" w:hAnsi="Times New Roman" w:cs="David"/>
                    <w:sz w:val="20"/>
                    <w:szCs w:val="20"/>
                    <w:rtl/>
                    <w:lang w:eastAsia="he-IL"/>
                  </w:rPr>
                </w:rPrChange>
              </w:rPr>
              <w:t xml:space="preserve"> 1ג', </w:t>
            </w:r>
            <w:r w:rsidRPr="00F0453C">
              <w:rPr>
                <w:rFonts w:ascii="Times New Roman" w:eastAsia="Times New Roman" w:hAnsi="Times New Roman" w:cs="David" w:hint="eastAsia"/>
                <w:sz w:val="24"/>
                <w:szCs w:val="24"/>
                <w:rtl/>
                <w:lang w:eastAsia="he-IL"/>
                <w:rPrChange w:id="18" w:author="Meryl Etman" w:date="2020-10-19T10:04:00Z">
                  <w:rPr>
                    <w:rFonts w:ascii="Times New Roman" w:eastAsia="Times New Roman" w:hAnsi="Times New Roman" w:cs="David" w:hint="eastAsia"/>
                    <w:sz w:val="20"/>
                    <w:szCs w:val="20"/>
                    <w:rtl/>
                    <w:lang w:eastAsia="he-IL"/>
                  </w:rPr>
                </w:rPrChange>
              </w:rPr>
              <w:t>אור</w:t>
            </w:r>
            <w:r w:rsidRPr="00F0453C">
              <w:rPr>
                <w:rFonts w:ascii="Times New Roman" w:eastAsia="Times New Roman" w:hAnsi="Times New Roman" w:cs="David"/>
                <w:sz w:val="24"/>
                <w:szCs w:val="24"/>
                <w:rtl/>
                <w:lang w:eastAsia="he-IL"/>
                <w:rPrChange w:id="19" w:author="Meryl Etman" w:date="2020-10-19T10:04:00Z">
                  <w:rPr>
                    <w:rFonts w:ascii="Times New Roman" w:eastAsia="Times New Roman" w:hAnsi="Times New Roman" w:cs="David"/>
                    <w:sz w:val="20"/>
                    <w:szCs w:val="20"/>
                    <w:rtl/>
                    <w:lang w:eastAsia="he-IL"/>
                  </w:rPr>
                </w:rPrChange>
              </w:rPr>
              <w:t xml:space="preserve"> </w:t>
            </w:r>
            <w:r w:rsidRPr="00F0453C">
              <w:rPr>
                <w:rFonts w:ascii="Times New Roman" w:eastAsia="Times New Roman" w:hAnsi="Times New Roman" w:cs="David" w:hint="eastAsia"/>
                <w:sz w:val="24"/>
                <w:szCs w:val="24"/>
                <w:rtl/>
                <w:lang w:eastAsia="he-IL"/>
                <w:rPrChange w:id="20" w:author="Meryl Etman" w:date="2020-10-19T10:04:00Z">
                  <w:rPr>
                    <w:rFonts w:ascii="Times New Roman" w:eastAsia="Times New Roman" w:hAnsi="Times New Roman" w:cs="David" w:hint="eastAsia"/>
                    <w:sz w:val="20"/>
                    <w:szCs w:val="20"/>
                    <w:rtl/>
                    <w:lang w:eastAsia="he-IL"/>
                  </w:rPr>
                </w:rPrChange>
              </w:rPr>
              <w:t>יהודה</w:t>
            </w:r>
            <w:r w:rsidRPr="00F0453C">
              <w:rPr>
                <w:rFonts w:ascii="Times New Roman" w:eastAsia="Times New Roman" w:hAnsi="Times New Roman" w:cs="David"/>
                <w:sz w:val="24"/>
                <w:szCs w:val="24"/>
                <w:rtl/>
                <w:lang w:eastAsia="he-IL"/>
                <w:rPrChange w:id="21" w:author="Meryl Etman" w:date="2020-10-19T10:04:00Z">
                  <w:rPr>
                    <w:rFonts w:ascii="Times New Roman" w:eastAsia="Times New Roman" w:hAnsi="Times New Roman" w:cs="David"/>
                    <w:sz w:val="20"/>
                    <w:szCs w:val="20"/>
                    <w:rtl/>
                    <w:lang w:eastAsia="he-IL"/>
                  </w:rPr>
                </w:rPrChange>
              </w:rPr>
              <w:br/>
              <w:t>514677533</w:t>
            </w:r>
            <w:r w:rsidRPr="00F0453C">
              <w:rPr>
                <w:rFonts w:ascii="Times New Roman" w:eastAsia="Times New Roman" w:hAnsi="Times New Roman" w:cs="David"/>
                <w:sz w:val="24"/>
                <w:szCs w:val="24"/>
                <w:rtl/>
                <w:lang w:eastAsia="he-IL"/>
                <w:rPrChange w:id="22" w:author="Meryl Etman" w:date="2020-10-19T10:04:00Z">
                  <w:rPr>
                    <w:rFonts w:ascii="Times New Roman" w:eastAsia="Times New Roman" w:hAnsi="Times New Roman" w:cs="David"/>
                    <w:sz w:val="20"/>
                    <w:szCs w:val="20"/>
                    <w:rtl/>
                    <w:lang w:eastAsia="he-IL"/>
                  </w:rPr>
                </w:rPrChange>
              </w:rPr>
              <w:br/>
            </w:r>
          </w:ins>
        </w:p>
      </w:sdtContent>
    </w:sdt>
    <w:p w14:paraId="7DF44C65" w14:textId="77777777" w:rsidR="00232692" w:rsidRPr="00232692" w:rsidRDefault="00232692" w:rsidP="00232692">
      <w:pPr>
        <w:spacing w:before="0" w:beforeAutospacing="0" w:after="0" w:afterAutospacing="0" w:line="240" w:lineRule="auto"/>
        <w:rPr>
          <w:rFonts w:ascii="Times New Roman" w:eastAsia="Times New Roman" w:hAnsi="Times New Roman" w:cs="David"/>
          <w:b/>
          <w:bCs/>
          <w:color w:val="0000FF"/>
          <w:sz w:val="26"/>
          <w:szCs w:val="24"/>
          <w:rtl/>
        </w:rPr>
      </w:pPr>
    </w:p>
    <w:p w14:paraId="2023B8C0" w14:textId="77777777" w:rsidR="00232692" w:rsidRPr="00232692" w:rsidRDefault="00232692" w:rsidP="00232692">
      <w:pPr>
        <w:tabs>
          <w:tab w:val="left" w:pos="2552"/>
        </w:tabs>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(להלן:</w:t>
      </w:r>
      <w:r w:rsidRPr="00232692">
        <w:rPr>
          <w:rFonts w:ascii="Times New Roman" w:eastAsia="Times New Roman" w:hAnsi="Times New Roman" w:cs="David"/>
          <w:b/>
          <w:bCs/>
          <w:sz w:val="26"/>
          <w:szCs w:val="24"/>
          <w:rtl/>
          <w:lang w:eastAsia="he-IL"/>
        </w:rPr>
        <w:t xml:space="preserve"> "המזמינה"</w:t>
      </w:r>
      <w:r w:rsidRPr="00232692">
        <w:rPr>
          <w:rFonts w:ascii="Times New Roman" w:eastAsia="Times New Roman" w:hAnsi="Times New Roman" w:cs="David"/>
          <w:sz w:val="26"/>
          <w:szCs w:val="24"/>
          <w:rtl/>
          <w:lang w:eastAsia="he-IL"/>
        </w:rPr>
        <w:t>)</w:t>
      </w:r>
    </w:p>
    <w:p w14:paraId="1573738C"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0924748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אחד</w:t>
      </w:r>
      <w:r w:rsidRPr="00232692">
        <w:rPr>
          <w:rFonts w:ascii="Times New Roman" w:eastAsia="Times New Roman" w:hAnsi="Times New Roman" w:cs="David"/>
          <w:sz w:val="26"/>
          <w:szCs w:val="24"/>
          <w:rtl/>
          <w:lang w:eastAsia="he-IL"/>
        </w:rPr>
        <w:t>;</w:t>
      </w:r>
    </w:p>
    <w:p w14:paraId="56969756"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6A389E99" w14:textId="77777777" w:rsid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  ב  י  ן</w:t>
      </w:r>
    </w:p>
    <w:p w14:paraId="1929440D" w14:textId="77777777" w:rsidR="00B44D6B"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p>
    <w:sdt>
      <w:sdtPr>
        <w:rPr>
          <w:rStyle w:val="a7"/>
          <w:rFonts w:cs="David"/>
          <w:color w:val="00B0F0"/>
          <w:sz w:val="24"/>
          <w:szCs w:val="24"/>
          <w:rtl/>
        </w:rPr>
        <w:alias w:val="צדדים נוספים"/>
        <w:tag w:val="cntTzadB_x002C__x0020_cntTzadC_x002C__x0020_cntTzadD"/>
        <w:id w:val="-1976448273"/>
        <w:placeholder>
          <w:docPart w:val="DBB06B05FBE544BF999028943BA3AB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p w14:paraId="5F2472D9" w14:textId="0427A5CC" w:rsidR="00B44D6B" w:rsidRPr="00A61EFF" w:rsidRDefault="00B44D6B" w:rsidP="00BE5CF1">
          <w:pPr>
            <w:spacing w:before="0" w:beforeAutospacing="0" w:after="0" w:afterAutospacing="0" w:line="240" w:lineRule="auto"/>
            <w:jc w:val="center"/>
            <w:rPr>
              <w:rFonts w:ascii="Times New Roman" w:eastAsia="Times New Roman" w:hAnsi="Times New Roman" w:cs="David"/>
              <w:sz w:val="26"/>
              <w:szCs w:val="24"/>
              <w:rtl/>
              <w:lang w:eastAsia="he-IL"/>
            </w:rPr>
          </w:pPr>
          <w:del w:id="23" w:author="Meryl Etman" w:date="2020-10-19T09:52:00Z">
            <w:r w:rsidRPr="00A61EFF" w:rsidDel="00BE5CF1">
              <w:rPr>
                <w:rStyle w:val="a7"/>
                <w:rFonts w:cs="David"/>
                <w:color w:val="00B0F0"/>
                <w:sz w:val="24"/>
                <w:szCs w:val="24"/>
                <w:rtl/>
                <w:rPrChange w:id="24" w:author="Meryl Etman" w:date="2020-10-19T10:05:00Z">
                  <w:rPr>
                    <w:rStyle w:val="a7"/>
                    <w:color w:val="00B0F0"/>
                    <w:rtl/>
                  </w:rPr>
                </w:rPrChange>
              </w:rPr>
              <w:delText>[</w:delText>
            </w:r>
            <w:r w:rsidRPr="00A61EFF" w:rsidDel="00BE5CF1">
              <w:rPr>
                <w:rStyle w:val="a7"/>
                <w:rFonts w:cs="David" w:hint="cs"/>
                <w:color w:val="00B0F0"/>
                <w:sz w:val="24"/>
                <w:szCs w:val="24"/>
                <w:rtl/>
                <w:rPrChange w:id="25" w:author="Meryl Etman" w:date="2020-10-19T10:05:00Z">
                  <w:rPr>
                    <w:rStyle w:val="a7"/>
                    <w:rFonts w:hint="cs"/>
                    <w:color w:val="00B0F0"/>
                    <w:rtl/>
                  </w:rPr>
                </w:rPrChange>
              </w:rPr>
              <w:delText>צדדים</w:delText>
            </w:r>
            <w:r w:rsidRPr="00A61EFF" w:rsidDel="00BE5CF1">
              <w:rPr>
                <w:rStyle w:val="a7"/>
                <w:rFonts w:cs="David"/>
                <w:color w:val="00B0F0"/>
                <w:sz w:val="24"/>
                <w:szCs w:val="24"/>
                <w:rtl/>
                <w:rPrChange w:id="26" w:author="Meryl Etman" w:date="2020-10-19T10:05:00Z">
                  <w:rPr>
                    <w:rStyle w:val="a7"/>
                    <w:color w:val="00B0F0"/>
                    <w:rtl/>
                  </w:rPr>
                </w:rPrChange>
              </w:rPr>
              <w:delText xml:space="preserve"> </w:delText>
            </w:r>
            <w:r w:rsidRPr="00A61EFF" w:rsidDel="00BE5CF1">
              <w:rPr>
                <w:rStyle w:val="a7"/>
                <w:rFonts w:cs="David" w:hint="cs"/>
                <w:color w:val="00B0F0"/>
                <w:sz w:val="24"/>
                <w:szCs w:val="24"/>
                <w:rtl/>
                <w:rPrChange w:id="27" w:author="Meryl Etman" w:date="2020-10-19T10:05:00Z">
                  <w:rPr>
                    <w:rStyle w:val="a7"/>
                    <w:rFonts w:hint="cs"/>
                    <w:color w:val="00B0F0"/>
                    <w:rtl/>
                  </w:rPr>
                </w:rPrChange>
              </w:rPr>
              <w:delText>נוספים</w:delText>
            </w:r>
            <w:r w:rsidRPr="00A61EFF" w:rsidDel="00BE5CF1">
              <w:rPr>
                <w:rStyle w:val="a7"/>
                <w:rFonts w:cs="David"/>
                <w:color w:val="00B0F0"/>
                <w:sz w:val="24"/>
                <w:szCs w:val="24"/>
                <w:rtl/>
                <w:rPrChange w:id="28" w:author="Meryl Etman" w:date="2020-10-19T10:05:00Z">
                  <w:rPr>
                    <w:rStyle w:val="a7"/>
                    <w:color w:val="00B0F0"/>
                    <w:rtl/>
                  </w:rPr>
                </w:rPrChange>
              </w:rPr>
              <w:delText>]</w:delText>
            </w:r>
          </w:del>
          <w:ins w:id="29" w:author="Meryl Etman" w:date="2020-10-19T09:52:00Z">
            <w:r w:rsidR="00BE5CF1" w:rsidRPr="00A61EFF">
              <w:rPr>
                <w:rStyle w:val="a7"/>
                <w:rFonts w:cs="David"/>
                <w:color w:val="00B0F0"/>
                <w:sz w:val="24"/>
                <w:szCs w:val="24"/>
                <w:rtl/>
                <w:rPrChange w:id="30" w:author="Meryl Etman" w:date="2020-10-19T10:05:00Z">
                  <w:rPr>
                    <w:rStyle w:val="a7"/>
                    <w:color w:val="00B0F0"/>
                    <w:rtl/>
                  </w:rPr>
                </w:rPrChange>
              </w:rPr>
              <w:br/>
            </w:r>
            <w:r w:rsidR="00BE5CF1" w:rsidRPr="00A61EFF">
              <w:rPr>
                <w:rStyle w:val="a7"/>
                <w:rFonts w:cs="David" w:hint="cs"/>
                <w:color w:val="00B0F0"/>
                <w:sz w:val="24"/>
                <w:szCs w:val="24"/>
                <w:rtl/>
                <w:rPrChange w:id="31" w:author="Meryl Etman" w:date="2020-10-19T10:05:00Z">
                  <w:rPr>
                    <w:rStyle w:val="a7"/>
                    <w:rFonts w:hint="cs"/>
                    <w:color w:val="00B0F0"/>
                    <w:rtl/>
                  </w:rPr>
                </w:rPrChange>
              </w:rPr>
              <w:t>סיסטמה</w:t>
            </w:r>
            <w:r w:rsidR="00BE5CF1" w:rsidRPr="00A61EFF">
              <w:rPr>
                <w:rStyle w:val="a7"/>
                <w:rFonts w:cs="David"/>
                <w:color w:val="00B0F0"/>
                <w:sz w:val="24"/>
                <w:szCs w:val="24"/>
                <w:rtl/>
                <w:rPrChange w:id="32" w:author="Meryl Etman" w:date="2020-10-19T10:05:00Z">
                  <w:rPr>
                    <w:rStyle w:val="a7"/>
                    <w:color w:val="00B0F0"/>
                    <w:rtl/>
                  </w:rPr>
                </w:rPrChange>
              </w:rPr>
              <w:t xml:space="preserve"> </w:t>
            </w:r>
            <w:r w:rsidR="00BE5CF1" w:rsidRPr="00A61EFF">
              <w:rPr>
                <w:rStyle w:val="a7"/>
                <w:rFonts w:cs="David" w:hint="cs"/>
                <w:color w:val="00B0F0"/>
                <w:sz w:val="24"/>
                <w:szCs w:val="24"/>
                <w:rtl/>
                <w:rPrChange w:id="33" w:author="Meryl Etman" w:date="2020-10-19T10:05:00Z">
                  <w:rPr>
                    <w:rStyle w:val="a7"/>
                    <w:rFonts w:hint="cs"/>
                    <w:color w:val="00B0F0"/>
                    <w:rtl/>
                  </w:rPr>
                </w:rPrChange>
              </w:rPr>
              <w:t>הנדסת</w:t>
            </w:r>
            <w:r w:rsidR="00BE5CF1" w:rsidRPr="00A61EFF">
              <w:rPr>
                <w:rStyle w:val="a7"/>
                <w:rFonts w:cs="David"/>
                <w:color w:val="00B0F0"/>
                <w:sz w:val="24"/>
                <w:szCs w:val="24"/>
                <w:rtl/>
                <w:rPrChange w:id="34" w:author="Meryl Etman" w:date="2020-10-19T10:05:00Z">
                  <w:rPr>
                    <w:rStyle w:val="a7"/>
                    <w:color w:val="00B0F0"/>
                    <w:rtl/>
                  </w:rPr>
                </w:rPrChange>
              </w:rPr>
              <w:t xml:space="preserve"> </w:t>
            </w:r>
            <w:r w:rsidR="00BE5CF1" w:rsidRPr="00A61EFF">
              <w:rPr>
                <w:rStyle w:val="a7"/>
                <w:rFonts w:cs="David" w:hint="cs"/>
                <w:color w:val="00B0F0"/>
                <w:sz w:val="24"/>
                <w:szCs w:val="24"/>
                <w:rtl/>
                <w:rPrChange w:id="35" w:author="Meryl Etman" w:date="2020-10-19T10:05:00Z">
                  <w:rPr>
                    <w:rStyle w:val="a7"/>
                    <w:rFonts w:hint="cs"/>
                    <w:color w:val="00B0F0"/>
                    <w:rtl/>
                  </w:rPr>
                </w:rPrChange>
              </w:rPr>
              <w:t>הסביבה</w:t>
            </w:r>
            <w:r w:rsidR="00BE5CF1" w:rsidRPr="00A61EFF">
              <w:rPr>
                <w:rStyle w:val="a7"/>
                <w:rFonts w:cs="David"/>
                <w:color w:val="00B0F0"/>
                <w:sz w:val="24"/>
                <w:szCs w:val="24"/>
                <w:rtl/>
                <w:rPrChange w:id="36" w:author="Meryl Etman" w:date="2020-10-19T10:05:00Z">
                  <w:rPr>
                    <w:rStyle w:val="a7"/>
                    <w:color w:val="00B0F0"/>
                    <w:rtl/>
                  </w:rPr>
                </w:rPrChange>
              </w:rPr>
              <w:t xml:space="preserve"> </w:t>
            </w:r>
            <w:r w:rsidR="00BE5CF1" w:rsidRPr="00A61EFF">
              <w:rPr>
                <w:rStyle w:val="a7"/>
                <w:rFonts w:cs="David" w:hint="cs"/>
                <w:color w:val="00B0F0"/>
                <w:sz w:val="24"/>
                <w:szCs w:val="24"/>
                <w:rtl/>
                <w:rPrChange w:id="37" w:author="Meryl Etman" w:date="2020-10-19T10:05:00Z">
                  <w:rPr>
                    <w:rStyle w:val="a7"/>
                    <w:rFonts w:hint="cs"/>
                    <w:color w:val="00B0F0"/>
                    <w:rtl/>
                  </w:rPr>
                </w:rPrChange>
              </w:rPr>
              <w:t>בע</w:t>
            </w:r>
            <w:r w:rsidR="00BE5CF1" w:rsidRPr="00A61EFF">
              <w:rPr>
                <w:rStyle w:val="a7"/>
                <w:rFonts w:cs="David"/>
                <w:color w:val="00B0F0"/>
                <w:sz w:val="24"/>
                <w:szCs w:val="24"/>
                <w:rtl/>
                <w:rPrChange w:id="38" w:author="Meryl Etman" w:date="2020-10-19T10:05:00Z">
                  <w:rPr>
                    <w:rStyle w:val="a7"/>
                    <w:color w:val="00B0F0"/>
                    <w:rtl/>
                  </w:rPr>
                </w:rPrChange>
              </w:rPr>
              <w:t>"</w:t>
            </w:r>
            <w:r w:rsidR="00BE5CF1" w:rsidRPr="00A61EFF">
              <w:rPr>
                <w:rStyle w:val="a7"/>
                <w:rFonts w:cs="David" w:hint="cs"/>
                <w:color w:val="00B0F0"/>
                <w:sz w:val="24"/>
                <w:szCs w:val="24"/>
                <w:rtl/>
                <w:rPrChange w:id="39" w:author="Meryl Etman" w:date="2020-10-19T10:05:00Z">
                  <w:rPr>
                    <w:rStyle w:val="a7"/>
                    <w:rFonts w:hint="cs"/>
                    <w:color w:val="00B0F0"/>
                    <w:rtl/>
                  </w:rPr>
                </w:rPrChange>
              </w:rPr>
              <w:t>מ</w:t>
            </w:r>
            <w:r w:rsidR="00BE5CF1" w:rsidRPr="00A61EFF">
              <w:rPr>
                <w:rStyle w:val="a7"/>
                <w:rFonts w:cs="David"/>
                <w:color w:val="00B0F0"/>
                <w:sz w:val="24"/>
                <w:szCs w:val="24"/>
                <w:rtl/>
                <w:rPrChange w:id="40" w:author="Meryl Etman" w:date="2020-10-19T10:05:00Z">
                  <w:rPr>
                    <w:rStyle w:val="a7"/>
                    <w:color w:val="00B0F0"/>
                    <w:rtl/>
                  </w:rPr>
                </w:rPrChange>
              </w:rPr>
              <w:br/>
            </w:r>
            <w:r w:rsidR="00BE5CF1" w:rsidRPr="00A61EFF">
              <w:rPr>
                <w:rStyle w:val="a7"/>
                <w:rFonts w:cs="David" w:hint="cs"/>
                <w:color w:val="00B0F0"/>
                <w:sz w:val="24"/>
                <w:szCs w:val="24"/>
                <w:rtl/>
                <w:rPrChange w:id="41" w:author="Meryl Etman" w:date="2020-10-19T10:05:00Z">
                  <w:rPr>
                    <w:rStyle w:val="a7"/>
                    <w:rFonts w:hint="cs"/>
                    <w:color w:val="00B0F0"/>
                    <w:rtl/>
                  </w:rPr>
                </w:rPrChange>
              </w:rPr>
              <w:t>ברנשטיין</w:t>
            </w:r>
            <w:r w:rsidR="00BE5CF1" w:rsidRPr="00A61EFF">
              <w:rPr>
                <w:rStyle w:val="a7"/>
                <w:rFonts w:cs="David"/>
                <w:color w:val="00B0F0"/>
                <w:sz w:val="24"/>
                <w:szCs w:val="24"/>
                <w:rtl/>
                <w:rPrChange w:id="42" w:author="Meryl Etman" w:date="2020-10-19T10:05:00Z">
                  <w:rPr>
                    <w:rStyle w:val="a7"/>
                    <w:color w:val="00B0F0"/>
                    <w:rtl/>
                  </w:rPr>
                </w:rPrChange>
              </w:rPr>
              <w:t xml:space="preserve"> 31/1, </w:t>
            </w:r>
            <w:r w:rsidR="00BE5CF1" w:rsidRPr="00A61EFF">
              <w:rPr>
                <w:rStyle w:val="a7"/>
                <w:rFonts w:cs="David" w:hint="cs"/>
                <w:color w:val="00B0F0"/>
                <w:sz w:val="24"/>
                <w:szCs w:val="24"/>
                <w:rtl/>
                <w:rPrChange w:id="43" w:author="Meryl Etman" w:date="2020-10-19T10:05:00Z">
                  <w:rPr>
                    <w:rStyle w:val="a7"/>
                    <w:rFonts w:hint="cs"/>
                    <w:color w:val="00B0F0"/>
                    <w:rtl/>
                  </w:rPr>
                </w:rPrChange>
              </w:rPr>
              <w:t>ראשון</w:t>
            </w:r>
            <w:r w:rsidR="00BE5CF1" w:rsidRPr="00A61EFF">
              <w:rPr>
                <w:rStyle w:val="a7"/>
                <w:rFonts w:cs="David"/>
                <w:color w:val="00B0F0"/>
                <w:sz w:val="24"/>
                <w:szCs w:val="24"/>
                <w:rtl/>
                <w:rPrChange w:id="44" w:author="Meryl Etman" w:date="2020-10-19T10:05:00Z">
                  <w:rPr>
                    <w:rStyle w:val="a7"/>
                    <w:color w:val="00B0F0"/>
                    <w:rtl/>
                  </w:rPr>
                </w:rPrChange>
              </w:rPr>
              <w:t xml:space="preserve"> </w:t>
            </w:r>
            <w:r w:rsidR="00BE5CF1" w:rsidRPr="00A61EFF">
              <w:rPr>
                <w:rStyle w:val="a7"/>
                <w:rFonts w:cs="David" w:hint="cs"/>
                <w:color w:val="00B0F0"/>
                <w:sz w:val="24"/>
                <w:szCs w:val="24"/>
                <w:rtl/>
                <w:rPrChange w:id="45" w:author="Meryl Etman" w:date="2020-10-19T10:05:00Z">
                  <w:rPr>
                    <w:rStyle w:val="a7"/>
                    <w:rFonts w:hint="cs"/>
                    <w:color w:val="00B0F0"/>
                    <w:rtl/>
                  </w:rPr>
                </w:rPrChange>
              </w:rPr>
              <w:t>לציון</w:t>
            </w:r>
            <w:r w:rsidR="00BE5CF1" w:rsidRPr="00A61EFF">
              <w:rPr>
                <w:rStyle w:val="a7"/>
                <w:rFonts w:cs="David"/>
                <w:color w:val="00B0F0"/>
                <w:sz w:val="24"/>
                <w:szCs w:val="24"/>
                <w:rtl/>
                <w:rPrChange w:id="46" w:author="Meryl Etman" w:date="2020-10-19T10:05:00Z">
                  <w:rPr>
                    <w:rStyle w:val="a7"/>
                    <w:color w:val="00B0F0"/>
                    <w:rtl/>
                  </w:rPr>
                </w:rPrChange>
              </w:rPr>
              <w:br/>
            </w:r>
            <w:r w:rsidR="00BE5CF1" w:rsidRPr="00A61EFF">
              <w:rPr>
                <w:rStyle w:val="a7"/>
                <w:rFonts w:cs="David" w:hint="cs"/>
                <w:color w:val="00B0F0"/>
                <w:sz w:val="24"/>
                <w:szCs w:val="24"/>
                <w:rtl/>
                <w:rPrChange w:id="47" w:author="Meryl Etman" w:date="2020-10-19T10:05:00Z">
                  <w:rPr>
                    <w:rStyle w:val="a7"/>
                    <w:rFonts w:hint="cs"/>
                    <w:color w:val="00B0F0"/>
                    <w:rtl/>
                  </w:rPr>
                </w:rPrChange>
              </w:rPr>
              <w:t>ח</w:t>
            </w:r>
            <w:r w:rsidR="00BE5CF1" w:rsidRPr="00A61EFF">
              <w:rPr>
                <w:rStyle w:val="a7"/>
                <w:rFonts w:cs="David"/>
                <w:color w:val="00B0F0"/>
                <w:sz w:val="24"/>
                <w:szCs w:val="24"/>
                <w:rtl/>
                <w:rPrChange w:id="48" w:author="Meryl Etman" w:date="2020-10-19T10:05:00Z">
                  <w:rPr>
                    <w:rStyle w:val="a7"/>
                    <w:color w:val="00B0F0"/>
                    <w:rtl/>
                  </w:rPr>
                </w:rPrChange>
              </w:rPr>
              <w:t>.</w:t>
            </w:r>
            <w:r w:rsidR="00BE5CF1" w:rsidRPr="00A61EFF">
              <w:rPr>
                <w:rStyle w:val="a7"/>
                <w:rFonts w:cs="David" w:hint="cs"/>
                <w:color w:val="00B0F0"/>
                <w:sz w:val="24"/>
                <w:szCs w:val="24"/>
                <w:rtl/>
                <w:rPrChange w:id="49" w:author="Meryl Etman" w:date="2020-10-19T10:05:00Z">
                  <w:rPr>
                    <w:rStyle w:val="a7"/>
                    <w:rFonts w:hint="cs"/>
                    <w:color w:val="00B0F0"/>
                    <w:rtl/>
                  </w:rPr>
                </w:rPrChange>
              </w:rPr>
              <w:t>פ</w:t>
            </w:r>
            <w:r w:rsidR="00BE5CF1" w:rsidRPr="00A61EFF">
              <w:rPr>
                <w:rStyle w:val="a7"/>
                <w:rFonts w:cs="David"/>
                <w:color w:val="00B0F0"/>
                <w:sz w:val="24"/>
                <w:szCs w:val="24"/>
                <w:rtl/>
                <w:rPrChange w:id="50" w:author="Meryl Etman" w:date="2020-10-19T10:05:00Z">
                  <w:rPr>
                    <w:rStyle w:val="a7"/>
                    <w:color w:val="00B0F0"/>
                    <w:rtl/>
                  </w:rPr>
                </w:rPrChange>
              </w:rPr>
              <w:t>. 514775741</w:t>
            </w:r>
            <w:r w:rsidR="00BE5CF1" w:rsidRPr="00A61EFF">
              <w:rPr>
                <w:rStyle w:val="a7"/>
                <w:rFonts w:cs="David"/>
                <w:color w:val="00B0F0"/>
                <w:sz w:val="24"/>
                <w:szCs w:val="24"/>
                <w:rtl/>
                <w:rPrChange w:id="51" w:author="Meryl Etman" w:date="2020-10-19T10:05:00Z">
                  <w:rPr>
                    <w:rStyle w:val="a7"/>
                    <w:color w:val="00B0F0"/>
                    <w:rtl/>
                  </w:rPr>
                </w:rPrChange>
              </w:rPr>
              <w:br/>
            </w:r>
          </w:ins>
        </w:p>
      </w:sdtContent>
    </w:sdt>
    <w:p w14:paraId="1456DDA7" w14:textId="77777777" w:rsidR="00232692" w:rsidRPr="00232692" w:rsidRDefault="00B44D6B" w:rsidP="00232692">
      <w:pPr>
        <w:tabs>
          <w:tab w:val="left" w:pos="2552"/>
        </w:tabs>
        <w:spacing w:before="0" w:beforeAutospacing="0" w:after="0" w:afterAutospacing="0" w:line="240" w:lineRule="auto"/>
        <w:jc w:val="center"/>
        <w:rPr>
          <w:rFonts w:ascii="Times New Roman" w:eastAsia="Times New Roman" w:hAnsi="Times New Roman" w:cs="David"/>
          <w:sz w:val="20"/>
          <w:szCs w:val="24"/>
          <w:rtl/>
          <w:lang w:eastAsia="he-IL"/>
        </w:rPr>
      </w:pPr>
      <w:r w:rsidRPr="00232692" w:rsidDel="00B44D6B">
        <w:rPr>
          <w:rFonts w:ascii="Times New Roman" w:eastAsia="Times New Roman" w:hAnsi="Times New Roman" w:cs="David"/>
          <w:b/>
          <w:bCs/>
          <w:sz w:val="26"/>
          <w:szCs w:val="24"/>
          <w:rtl/>
        </w:rPr>
        <w:t xml:space="preserve"> </w:t>
      </w:r>
      <w:r w:rsidR="00232692" w:rsidRPr="00232692">
        <w:rPr>
          <w:rFonts w:ascii="Times New Roman" w:eastAsia="Times New Roman" w:hAnsi="Times New Roman" w:cs="David"/>
          <w:sz w:val="26"/>
          <w:szCs w:val="24"/>
          <w:rtl/>
          <w:lang w:eastAsia="he-IL"/>
        </w:rPr>
        <w:t xml:space="preserve">(להלן: </w:t>
      </w:r>
      <w:r w:rsidR="00232692" w:rsidRPr="00232692">
        <w:rPr>
          <w:rFonts w:ascii="Times New Roman" w:eastAsia="Times New Roman" w:hAnsi="Times New Roman" w:cs="David"/>
          <w:b/>
          <w:bCs/>
          <w:sz w:val="26"/>
          <w:szCs w:val="24"/>
          <w:rtl/>
          <w:lang w:eastAsia="he-IL"/>
        </w:rPr>
        <w:t>"היועץ"</w:t>
      </w:r>
      <w:r w:rsidR="00232692" w:rsidRPr="00232692">
        <w:rPr>
          <w:rFonts w:ascii="Times New Roman" w:eastAsia="Times New Roman" w:hAnsi="Times New Roman" w:cs="David"/>
          <w:sz w:val="26"/>
          <w:szCs w:val="24"/>
          <w:rtl/>
          <w:lang w:eastAsia="he-IL"/>
        </w:rPr>
        <w:t>)</w:t>
      </w:r>
    </w:p>
    <w:p w14:paraId="63821BF1"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1176E94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שני</w:t>
      </w:r>
      <w:r w:rsidRPr="00232692">
        <w:rPr>
          <w:rFonts w:ascii="Times New Roman" w:eastAsia="Times New Roman" w:hAnsi="Times New Roman" w:cs="David"/>
          <w:sz w:val="26"/>
          <w:szCs w:val="24"/>
          <w:rtl/>
          <w:lang w:eastAsia="he-IL"/>
        </w:rPr>
        <w:t>;</w:t>
      </w:r>
    </w:p>
    <w:p w14:paraId="19E13FBD"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7156E670"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הואיל</w:t>
      </w:r>
      <w:r w:rsidRPr="00232692">
        <w:rPr>
          <w:rFonts w:ascii="Times New Roman" w:eastAsia="Times New Roman" w:hAnsi="Times New Roman" w:cs="David"/>
          <w:sz w:val="26"/>
          <w:szCs w:val="24"/>
          <w:rtl/>
          <w:lang w:eastAsia="he-IL"/>
        </w:rPr>
        <w:tab/>
        <w:t xml:space="preserve">והמזמינה מעוניינת לקבל שירותים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ב</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(להלן: </w:t>
      </w:r>
      <w:r w:rsidRPr="00232692">
        <w:rPr>
          <w:rFonts w:ascii="Times New Roman" w:eastAsia="Times New Roman" w:hAnsi="Times New Roman" w:cs="David"/>
          <w:b/>
          <w:bCs/>
          <w:sz w:val="26"/>
          <w:szCs w:val="24"/>
          <w:rtl/>
          <w:lang w:eastAsia="he-IL"/>
        </w:rPr>
        <w:t>"השירותים"</w:t>
      </w:r>
      <w:r w:rsidRPr="00232692">
        <w:rPr>
          <w:rFonts w:ascii="Times New Roman" w:eastAsia="Times New Roman" w:hAnsi="Times New Roman" w:cs="David"/>
          <w:sz w:val="26"/>
          <w:szCs w:val="24"/>
          <w:rtl/>
          <w:lang w:eastAsia="he-IL"/>
        </w:rPr>
        <w:t>);</w:t>
      </w:r>
    </w:p>
    <w:p w14:paraId="2DD33A0B"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1B668C71"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והיועץ מצהיר כי הינו בעל הידע המקצועי, המומחיות והניסיון הדרושים לשם אספקת השירותים;</w:t>
      </w:r>
    </w:p>
    <w:p w14:paraId="482699BA"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0BE443C6"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והמזמינה מעוניינת לקבל את השירותים מהיועץ והיועץ מעוניין לספקם למזמינה בתנאים המפורטים בהוראות חוזה זה להלן;</w:t>
      </w:r>
    </w:p>
    <w:p w14:paraId="4F08B62E"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1C41E5D8" w14:textId="77777777" w:rsidR="00232692" w:rsidRPr="00232692" w:rsidRDefault="00232692" w:rsidP="00232692">
      <w:pPr>
        <w:spacing w:before="0" w:beforeAutospacing="0" w:after="0" w:afterAutospacing="0" w:line="240" w:lineRule="auto"/>
        <w:ind w:left="900" w:hanging="900"/>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לפיכך הוסכם הותנה והוצהר בין הצדדים כדלקמן:</w:t>
      </w:r>
    </w:p>
    <w:p w14:paraId="271B4EDC"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5DAD1B06"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מבוא</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המבוא לחוזה זה מהווה חלק בלתי נפרד ממנו.</w:t>
      </w:r>
    </w:p>
    <w:p w14:paraId="54F28B7F" w14:textId="77777777" w:rsidR="00232692" w:rsidRPr="00232692" w:rsidRDefault="00232692" w:rsidP="00232692">
      <w:pPr>
        <w:spacing w:before="0" w:beforeAutospacing="0" w:after="0" w:afterAutospacing="0" w:line="240" w:lineRule="auto"/>
        <w:ind w:left="540"/>
        <w:jc w:val="both"/>
        <w:rPr>
          <w:rFonts w:ascii="Times New Roman" w:eastAsia="Times New Roman" w:hAnsi="Times New Roman" w:cs="David"/>
          <w:sz w:val="26"/>
          <w:szCs w:val="24"/>
          <w:rtl/>
          <w:lang w:eastAsia="he-IL"/>
        </w:rPr>
      </w:pPr>
    </w:p>
    <w:p w14:paraId="77DE6A90"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הצהרות היועץ</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t>היועץ מצהיר כדלקמן:</w:t>
      </w:r>
    </w:p>
    <w:p w14:paraId="2AAB17F1"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6"/>
          <w:szCs w:val="24"/>
          <w:lang w:eastAsia="he-IL"/>
        </w:rPr>
      </w:pPr>
    </w:p>
    <w:p w14:paraId="00C23552"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כי הוא מכיר ויודע את כל הנדרש למטרת בצוע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רותים  וכי </w:t>
      </w:r>
      <w:r w:rsidRPr="00232692">
        <w:rPr>
          <w:rFonts w:ascii="Times New Roman" w:eastAsia="Times New Roman" w:hAnsi="Times New Roman" w:cs="David"/>
          <w:sz w:val="26"/>
          <w:szCs w:val="24"/>
          <w:rtl/>
          <w:lang w:eastAsia="he-IL"/>
        </w:rPr>
        <w:t>הינו בעל הידע, הנ</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סיון, הכישורים, האמצעים והר</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שיונות הנדרשים על פי כל דין וכ</w:t>
      </w:r>
      <w:r w:rsidRPr="00232692">
        <w:rPr>
          <w:rFonts w:ascii="Times New Roman" w:eastAsia="Times New Roman" w:hAnsi="Times New Roman" w:cs="David" w:hint="cs"/>
          <w:sz w:val="26"/>
          <w:szCs w:val="24"/>
          <w:rtl/>
          <w:lang w:eastAsia="he-IL"/>
        </w:rPr>
        <w:t>ו</w:t>
      </w:r>
      <w:r w:rsidRPr="00232692">
        <w:rPr>
          <w:rFonts w:ascii="Times New Roman" w:eastAsia="Times New Roman" w:hAnsi="Times New Roman" w:cs="David"/>
          <w:sz w:val="26"/>
          <w:szCs w:val="24"/>
          <w:rtl/>
          <w:lang w:eastAsia="he-IL"/>
        </w:rPr>
        <w:t xml:space="preserve">ח האדם המתאים, </w:t>
      </w:r>
      <w:r w:rsidRPr="00232692">
        <w:rPr>
          <w:rFonts w:ascii="Times New Roman" w:eastAsia="Times New Roman" w:hAnsi="Times New Roman" w:cs="David"/>
          <w:sz w:val="20"/>
          <w:szCs w:val="24"/>
          <w:rtl/>
          <w:lang w:eastAsia="he-IL"/>
        </w:rPr>
        <w:t>המאפשרים לו לבצע השירותים ברמה מקצועית גבוהה ובהתאם למותנה בחוזה זה</w:t>
      </w:r>
      <w:r w:rsidRPr="00232692">
        <w:rPr>
          <w:rFonts w:ascii="Times New Roman" w:eastAsia="Times New Roman" w:hAnsi="Times New Roman" w:cs="David"/>
          <w:sz w:val="26"/>
          <w:szCs w:val="24"/>
          <w:rtl/>
          <w:lang w:eastAsia="he-IL"/>
        </w:rPr>
        <w:t>.</w:t>
      </w:r>
    </w:p>
    <w:p w14:paraId="35844A2E"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lang w:eastAsia="he-IL"/>
        </w:rPr>
      </w:pPr>
    </w:p>
    <w:p w14:paraId="2F1E93D1"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יספק את השירותים באופן אישי ורצוף, בצורה היעילה ובמיומנות מקצועית גבוהה ויקדיש כל הזמן שיידרש לשם כך  - הכל לשביעות רצון המזמינה.</w:t>
      </w:r>
    </w:p>
    <w:p w14:paraId="43197458"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2912F62"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כי לא יגבה שכר ו/או עמלה ו/או תשלום כלשהו, בין באופן ישיר ובין באופן עקיף, מצד שלישי אחר כלשהו שיש לו נגיעה למושא השירותים. </w:t>
      </w:r>
    </w:p>
    <w:p w14:paraId="56D38D27"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lang w:eastAsia="he-IL"/>
        </w:rPr>
      </w:pPr>
    </w:p>
    <w:p w14:paraId="0CDB071C"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אין כל מניעה בין בדין ובין בחוזה, המונעת או מגבילה את התקשרותו בחוזה זה.</w:t>
      </w:r>
    </w:p>
    <w:p w14:paraId="49AC6CE7"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76DAA871"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b/>
          <w:bCs/>
          <w:sz w:val="26"/>
          <w:szCs w:val="24"/>
          <w:u w:val="single"/>
          <w:rtl/>
          <w:lang w:eastAsia="he-IL"/>
        </w:rPr>
      </w:pPr>
      <w:r w:rsidRPr="00232692">
        <w:rPr>
          <w:rFonts w:ascii="Times New Roman" w:eastAsia="Times New Roman" w:hAnsi="Times New Roman" w:cs="David"/>
          <w:b/>
          <w:bCs/>
          <w:sz w:val="26"/>
          <w:szCs w:val="24"/>
          <w:u w:val="single"/>
          <w:rtl/>
          <w:lang w:eastAsia="he-IL"/>
        </w:rPr>
        <w:lastRenderedPageBreak/>
        <w:t>לוחות זמנים</w:t>
      </w:r>
    </w:p>
    <w:p w14:paraId="3D7CDEAD" w14:textId="77777777" w:rsidR="00232692" w:rsidRPr="00232692" w:rsidRDefault="00232692" w:rsidP="00232692">
      <w:pPr>
        <w:spacing w:before="0" w:beforeAutospacing="0" w:after="0" w:afterAutospacing="0" w:line="240" w:lineRule="auto"/>
        <w:ind w:left="567" w:right="567"/>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מתחייב להשלים את שרותי היועץ במועדים כמפורט בנספח </w:t>
      </w:r>
      <w:r w:rsidRPr="00232692">
        <w:rPr>
          <w:rFonts w:ascii="Times New Roman" w:eastAsia="Times New Roman" w:hAnsi="Times New Roman" w:cs="David" w:hint="cs"/>
          <w:sz w:val="26"/>
          <w:szCs w:val="24"/>
          <w:rtl/>
          <w:lang w:eastAsia="he-IL"/>
        </w:rPr>
        <w:t>ג</w:t>
      </w:r>
      <w:r w:rsidRPr="00232692">
        <w:rPr>
          <w:rFonts w:ascii="Times New Roman" w:eastAsia="Times New Roman" w:hAnsi="Times New Roman" w:cs="David"/>
          <w:sz w:val="26"/>
          <w:szCs w:val="24"/>
          <w:rtl/>
          <w:lang w:eastAsia="he-IL"/>
        </w:rPr>
        <w:t>'.</w:t>
      </w:r>
    </w:p>
    <w:p w14:paraId="7A7774C7"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53C7DFA4" w14:textId="77777777" w:rsidR="00B44D6B" w:rsidDel="00A61EFF" w:rsidRDefault="00B44D6B" w:rsidP="00232692">
      <w:pPr>
        <w:spacing w:before="0" w:beforeAutospacing="0" w:after="0" w:afterAutospacing="0" w:line="240" w:lineRule="auto"/>
        <w:ind w:right="567"/>
        <w:jc w:val="both"/>
        <w:rPr>
          <w:del w:id="52" w:author="Meryl Etman" w:date="2020-10-19T10:06:00Z"/>
          <w:rFonts w:ascii="Times New Roman" w:eastAsia="Times New Roman" w:hAnsi="Times New Roman" w:cs="David"/>
          <w:sz w:val="26"/>
          <w:szCs w:val="24"/>
          <w:rtl/>
          <w:lang w:eastAsia="he-IL"/>
        </w:rPr>
      </w:pPr>
    </w:p>
    <w:p w14:paraId="35DB7F67" w14:textId="77777777" w:rsidR="00B44D6B" w:rsidRPr="00232692" w:rsidDel="00A61EFF" w:rsidRDefault="00B44D6B" w:rsidP="00232692">
      <w:pPr>
        <w:spacing w:before="0" w:beforeAutospacing="0" w:after="0" w:afterAutospacing="0" w:line="240" w:lineRule="auto"/>
        <w:ind w:right="567"/>
        <w:jc w:val="both"/>
        <w:rPr>
          <w:del w:id="53" w:author="Meryl Etman" w:date="2020-10-19T10:06:00Z"/>
          <w:rFonts w:ascii="Times New Roman" w:eastAsia="Times New Roman" w:hAnsi="Times New Roman" w:cs="David"/>
          <w:sz w:val="26"/>
          <w:szCs w:val="24"/>
          <w:rtl/>
          <w:lang w:eastAsia="he-IL"/>
        </w:rPr>
      </w:pPr>
    </w:p>
    <w:p w14:paraId="40B370AE"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3EF68A05" w14:textId="77777777" w:rsidR="00811209" w:rsidRPr="00232692" w:rsidRDefault="00811209"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1319AE3F"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התמורה</w:t>
      </w:r>
    </w:p>
    <w:p w14:paraId="5B3E64DA"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בתמורה למתן הש</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ד</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לחוזה זה (להלן: </w:t>
      </w:r>
      <w:r w:rsidRPr="00232692">
        <w:rPr>
          <w:rFonts w:ascii="Times New Roman" w:eastAsia="Times New Roman" w:hAnsi="Times New Roman" w:cs="David"/>
          <w:b/>
          <w:bCs/>
          <w:sz w:val="26"/>
          <w:szCs w:val="24"/>
          <w:rtl/>
          <w:lang w:eastAsia="he-IL"/>
        </w:rPr>
        <w:t>"התמורה"</w:t>
      </w:r>
      <w:r w:rsidRPr="00232692">
        <w:rPr>
          <w:rFonts w:ascii="Times New Roman" w:eastAsia="Times New Roman" w:hAnsi="Times New Roman" w:cs="David"/>
          <w:sz w:val="26"/>
          <w:szCs w:val="24"/>
          <w:rtl/>
          <w:lang w:eastAsia="he-IL"/>
        </w:rPr>
        <w:t>).</w:t>
      </w:r>
    </w:p>
    <w:p w14:paraId="03AFE15B"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lang w:eastAsia="he-IL"/>
        </w:rPr>
      </w:pPr>
    </w:p>
    <w:p w14:paraId="0D651197"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0"/>
          <w:szCs w:val="24"/>
          <w:rtl/>
          <w:lang w:eastAsia="he-IL"/>
        </w:rPr>
        <w:t xml:space="preserve">אין באישור ו/או בתשלום התמורה עפ"י חוזה זה או כל חלק ממנה, משום אישור כלשהו מצד המזמינה לגבי עצם בצוע שירותי היועץ ו/או טיבם ו/או הסכום המגיע ליועץ. </w:t>
      </w:r>
    </w:p>
    <w:p w14:paraId="796083CD"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06AD4749"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 xml:space="preserve">מוסכם במפורש כי התמורה המפורטת והמוגדרת במפורש בנספח </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hint="cs"/>
          <w:b/>
          <w:bCs/>
          <w:sz w:val="20"/>
          <w:szCs w:val="24"/>
          <w:rtl/>
          <w:lang w:eastAsia="he-IL"/>
        </w:rPr>
        <w:t>ד</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14:paraId="40948014"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1C0260D3"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המע"מ בגין התמורה ישולם ליועץ כנגד המצאת חשבונית מס כדין ערוכה על שם המזמינה.</w:t>
      </w:r>
    </w:p>
    <w:p w14:paraId="22494529"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6FEF0CCF"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14:paraId="40CB5603"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53AF91D2"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מעמד היועץ כקבלן בלבד</w:t>
      </w:r>
    </w:p>
    <w:p w14:paraId="117A123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232692">
        <w:rPr>
          <w:rFonts w:ascii="Times New Roman" w:eastAsia="Times New Roman" w:hAnsi="Times New Roman" w:cs="David"/>
          <w:sz w:val="24"/>
          <w:szCs w:val="24"/>
          <w:rtl/>
          <w:lang w:eastAsia="he-IL"/>
        </w:rPr>
        <w:t xml:space="preserve">. </w:t>
      </w:r>
    </w:p>
    <w:p w14:paraId="131A65AF" w14:textId="77777777" w:rsidR="00232692" w:rsidRPr="00232692" w:rsidRDefault="00232692" w:rsidP="00232692">
      <w:pPr>
        <w:spacing w:before="0" w:beforeAutospacing="0" w:after="0" w:afterAutospacing="0" w:line="240" w:lineRule="auto"/>
        <w:ind w:left="567"/>
        <w:rPr>
          <w:rFonts w:ascii="Times New Roman" w:eastAsia="Times New Roman" w:hAnsi="Times New Roman" w:cs="David"/>
          <w:sz w:val="26"/>
          <w:szCs w:val="24"/>
          <w:rtl/>
          <w:lang w:eastAsia="he-IL"/>
        </w:rPr>
      </w:pPr>
    </w:p>
    <w:p w14:paraId="76BBB4E6"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היועץ מצהיר ומתחייב כי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שא לבדו </w:t>
      </w:r>
      <w:r w:rsidRPr="00232692">
        <w:rPr>
          <w:rFonts w:ascii="Times New Roman" w:eastAsia="Times New Roman" w:hAnsi="Times New Roman" w:cs="David"/>
          <w:sz w:val="24"/>
          <w:szCs w:val="24"/>
          <w:rtl/>
          <w:lang w:eastAsia="he-IL"/>
        </w:rPr>
        <w:t xml:space="preserve">בכל התשלומים ו/או המסים ו/או תשלומי חובה אחרים, החלים ו/או שיחולו על היועץ ו/או עובדי היועץ בגין מתן השירותים </w:t>
      </w:r>
      <w:r w:rsidRPr="00232692">
        <w:rPr>
          <w:rFonts w:ascii="Times New Roman" w:eastAsia="Times New Roman" w:hAnsi="Times New Roman" w:cs="David"/>
          <w:sz w:val="24"/>
          <w:szCs w:val="24"/>
          <w:rtl/>
          <w:lang w:eastAsia="he-IL"/>
        </w:rPr>
        <w:lastRenderedPageBreak/>
        <w:t xml:space="preserve">ו/או בגין התמורה שיקבל עפ"י חוזה זה ובכלל זה </w:t>
      </w:r>
      <w:r w:rsidRPr="00232692">
        <w:rPr>
          <w:rFonts w:ascii="Times New Roman" w:eastAsia="Times New Roman" w:hAnsi="Times New Roman" w:cs="David"/>
          <w:sz w:val="20"/>
          <w:szCs w:val="24"/>
          <w:rtl/>
          <w:lang w:eastAsia="he-IL"/>
        </w:rPr>
        <w:t xml:space="preserve"> - תשלומי מס הכנסה והבטוח הלאומי שהוא חב בגין מתן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רותים והיועץ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שא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14:paraId="1A17E2F4"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216A66CF"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4"/>
          <w:szCs w:val="24"/>
          <w:rtl/>
          <w:lang w:eastAsia="he-IL"/>
        </w:rPr>
        <w:t>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ו/או בגין כל נזק שיגרם למזמינה בשל דרישה או תביעה כאמור, לרבות הוצאות משפט ושכ"ט עו"ד. סכום השיפוי כאמור ייחשב חוב המגיע למזמינה מאת היועץ על פי הוראות חוזה זה, אשר המזמינה רשאית לקזז בגינו סכומים ע"ח התמורה המגיעה ליועץ, כאמור בסעיף 12.1 להלן.</w:t>
      </w:r>
    </w:p>
    <w:p w14:paraId="09F6E792"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601E93BE" w14:textId="77777777" w:rsidR="007D2FAF" w:rsidRPr="00781DE8" w:rsidRDefault="00232692" w:rsidP="007D2FAF">
      <w:pPr>
        <w:keepNext/>
        <w:keepLines/>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אחריות</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r>
    </w:p>
    <w:p w14:paraId="1016D9B6" w14:textId="77777777" w:rsidR="007D2FAF" w:rsidRPr="007D2FAF" w:rsidRDefault="007D2FAF" w:rsidP="00781DE8">
      <w:pPr>
        <w:keepNext/>
        <w:keepLines/>
        <w:tabs>
          <w:tab w:val="right" w:pos="5960"/>
        </w:tab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6.1 </w:t>
      </w:r>
      <w:r w:rsidR="00781DE8">
        <w:rPr>
          <w:rFonts w:ascii="Times New Roman" w:eastAsia="Times New Roman" w:hAnsi="Times New Roman" w:cs="David" w:hint="cs"/>
          <w:sz w:val="20"/>
          <w:szCs w:val="24"/>
          <w:rtl/>
          <w:lang w:eastAsia="he-IL"/>
        </w:rPr>
        <w:t xml:space="preserve">     </w:t>
      </w:r>
      <w:r w:rsidRPr="007D2FAF">
        <w:rPr>
          <w:rFonts w:ascii="Times New Roman" w:eastAsia="Times New Roman" w:hAnsi="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7AACDFE" w14:textId="77777777" w:rsid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7D2FAF" w:rsidRPr="007D2FAF">
        <w:rPr>
          <w:rFonts w:ascii="Times New Roman" w:eastAsia="Times New Roman" w:hAnsi="Times New Roman" w:cs="David"/>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EAD6FED" w14:textId="77777777" w:rsidR="00232692" w:rsidRP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6.2      </w:t>
      </w:r>
      <w:r w:rsidR="007D2FAF" w:rsidRPr="007D2FAF">
        <w:rPr>
          <w:rFonts w:ascii="Times New Roman" w:eastAsia="Times New Roman" w:hAnsi="Times New Roman" w:cs="David"/>
          <w:sz w:val="20"/>
          <w:szCs w:val="24"/>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r w:rsidR="007D2FAF" w:rsidRPr="007D2FAF" w:rsidDel="007D2FAF">
        <w:rPr>
          <w:rFonts w:ascii="Times New Roman" w:eastAsia="Times New Roman" w:hAnsi="Times New Roman" w:cs="David"/>
          <w:sz w:val="20"/>
          <w:szCs w:val="24"/>
          <w:rtl/>
          <w:lang w:eastAsia="he-IL"/>
        </w:rPr>
        <w:t xml:space="preserve"> </w:t>
      </w:r>
    </w:p>
    <w:p w14:paraId="6EABAB17"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ACF82F2"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lang w:eastAsia="he-IL"/>
        </w:rPr>
      </w:pPr>
    </w:p>
    <w:p w14:paraId="15DF65D8"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0"/>
          <w:szCs w:val="24"/>
          <w:u w:val="single"/>
          <w:rtl/>
          <w:lang w:eastAsia="he-IL"/>
        </w:rPr>
        <w:t>ביטוח</w:t>
      </w:r>
      <w:r w:rsidRPr="00232692">
        <w:rPr>
          <w:rFonts w:ascii="Times New Roman" w:eastAsia="Times New Roman" w:hAnsi="Times New Roman" w:cs="David"/>
          <w:sz w:val="20"/>
          <w:szCs w:val="24"/>
          <w:rtl/>
          <w:lang w:eastAsia="he-IL"/>
        </w:rPr>
        <w:t xml:space="preserve"> </w:t>
      </w:r>
    </w:p>
    <w:p w14:paraId="3652C079"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1FAEB3DB"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0C36A07E"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26B7C3A3"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72D91117"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0C718722"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7A59ECDA"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66E06EAA" w14:textId="77777777" w:rsidR="001A00DE" w:rsidRDefault="001A00DE" w:rsidP="00663022">
      <w:pPr>
        <w:widowControl w:val="0"/>
        <w:numPr>
          <w:ilvl w:val="1"/>
          <w:numId w:val="2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מבלי לגרוע מאחריות היועץ על פי הסכם זה או על פי כל דין, על היועץ לערוך ולקיים, על חשבון היועץ, למשך כל תקופת ההסכם וכל עוד אחריות היועץ קיימת, את הביטוחים המפורטים במפרט ביטוחי היועץ המצורף להסכם זה כ</w:t>
      </w:r>
      <w:r>
        <w:rPr>
          <w:rFonts w:ascii="Times New Roman" w:eastAsia="Times New Roman" w:hAnsi="Times New Roman" w:cs="David" w:hint="cs"/>
          <w:b/>
          <w:bCs/>
          <w:sz w:val="20"/>
          <w:szCs w:val="24"/>
          <w:u w:val="single"/>
          <w:rtl/>
          <w:lang w:eastAsia="he-IL"/>
        </w:rPr>
        <w:t>נספח</w:t>
      </w:r>
      <w:r w:rsidR="0009511C">
        <w:rPr>
          <w:rFonts w:ascii="Times New Roman" w:eastAsia="Times New Roman" w:hAnsi="Times New Roman" w:cs="David" w:hint="cs"/>
          <w:b/>
          <w:bCs/>
          <w:sz w:val="20"/>
          <w:szCs w:val="24"/>
          <w:u w:val="single"/>
          <w:rtl/>
          <w:lang w:eastAsia="he-IL"/>
        </w:rPr>
        <w:t xml:space="preserve"> ו</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09511C">
        <w:rPr>
          <w:rFonts w:ascii="Times New Roman" w:eastAsia="Times New Roman" w:hAnsi="Times New Roman" w:cs="David" w:hint="cs"/>
          <w:b/>
          <w:bCs/>
          <w:sz w:val="20"/>
          <w:szCs w:val="24"/>
          <w:u w:val="single"/>
          <w:rtl/>
          <w:lang w:eastAsia="he-IL"/>
        </w:rPr>
        <w:t>ו1</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היועץ עובדים במסגרת ההסכם, יהיה רשאי היועץ שלא לערוך את הביטוח המצוין בסעיף א' לאישור עריכת הביטוח.</w:t>
      </w:r>
    </w:p>
    <w:p w14:paraId="4B02592E"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424295B" w14:textId="77777777" w:rsidR="001A00DE"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t>
      </w:r>
    </w:p>
    <w:p w14:paraId="6A535442"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19D45DC4"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31DF05D"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2E9AD031"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0431A852"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001304F8"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אם לדעת היועץ יש צורך בעריכת ביטוחים נוספים או משלימים לביטוחי היועץ, על היועץ לערוך ולקיים את הביטוחים הנוספים או המשלימים כאמור. </w:t>
      </w:r>
    </w:p>
    <w:p w14:paraId="74B253E4"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8493BB3"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2C8442D5"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904A225"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71CD4B31" w14:textId="77777777" w:rsidR="00663022"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BCA8A43" w14:textId="77777777" w:rsidR="00663022" w:rsidRPr="000B12C4" w:rsidRDefault="00663022" w:rsidP="00663022">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54272918" w14:textId="77777777" w:rsidR="00663022" w:rsidRPr="00663022" w:rsidRDefault="00663022" w:rsidP="00663022">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p>
    <w:p w14:paraId="7D606830"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7689FDE8"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העברת זכויות והתחייבויות</w:t>
      </w:r>
    </w:p>
    <w:p w14:paraId="26DEB2E1"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אין </w:t>
      </w:r>
      <w:r w:rsidRPr="00232692">
        <w:rPr>
          <w:rFonts w:ascii="Times New Roman" w:eastAsia="Times New Roman" w:hAnsi="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14:paraId="4881367B"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2013F73C"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המזמינה רשאית להעביר בכל עת כל זכות מזכויותיה וכל חובה מחובותיה לפי חוזה זה, כפי שיראה בעיניה, בלא צורך בהסכמה כלשהי מצד היועץ.</w:t>
      </w:r>
    </w:p>
    <w:p w14:paraId="39007783"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61F5B7B3"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סודיות </w:t>
      </w:r>
      <w:r w:rsidRPr="00232692">
        <w:rPr>
          <w:rFonts w:ascii="Times New Roman" w:eastAsia="Times New Roman" w:hAnsi="Times New Roman" w:cs="David"/>
          <w:sz w:val="26"/>
          <w:szCs w:val="24"/>
          <w:rtl/>
          <w:lang w:eastAsia="he-IL"/>
        </w:rPr>
        <w:br/>
        <w:t>היועץ מתחייב לשמור בסודיות מוחלטת, כל מידע סודי אשר י</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מסר לו ע"י המזמינה ו/או אשר יובא לידיעתו לגבי המזמינה לרבות תכניות, שיטות ואסטרטגיות, רעיונות מסחריים, רשימת לקוחות, מחירונים וכל מידע פנימי אחר בנוגע למושא השירותים וכל הכרוך בכך (להלן: </w:t>
      </w:r>
      <w:r w:rsidRPr="00232692">
        <w:rPr>
          <w:rFonts w:ascii="Times New Roman" w:eastAsia="Times New Roman" w:hAnsi="Times New Roman" w:cs="David"/>
          <w:b/>
          <w:bCs/>
          <w:sz w:val="26"/>
          <w:szCs w:val="24"/>
          <w:rtl/>
          <w:lang w:eastAsia="he-IL"/>
        </w:rPr>
        <w:t>"המידע"</w:t>
      </w:r>
      <w:r w:rsidRPr="00232692">
        <w:rPr>
          <w:rFonts w:ascii="Times New Roman" w:eastAsia="Times New Roman" w:hAnsi="Times New Roman" w:cs="David"/>
          <w:sz w:val="26"/>
          <w:szCs w:val="24"/>
          <w:rtl/>
          <w:lang w:eastAsia="he-IL"/>
        </w:rPr>
        <w:t>) וזאת גם לאחר תום ביצוע השירותים ו/או הפסקת ביצועם.</w:t>
      </w:r>
    </w:p>
    <w:p w14:paraId="2A954970" w14:textId="77777777" w:rsid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3C2F0762" w14:textId="77777777" w:rsidR="00663022" w:rsidRPr="00232692" w:rsidRDefault="0066302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733B0F31"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ניגוד עניינים</w:t>
      </w:r>
      <w:r w:rsidRPr="00232692">
        <w:rPr>
          <w:rFonts w:ascii="Times New Roman" w:eastAsia="Times New Roman" w:hAnsi="Times New Roman" w:cs="David"/>
          <w:sz w:val="26"/>
          <w:szCs w:val="24"/>
          <w:rtl/>
          <w:lang w:eastAsia="he-IL"/>
        </w:rPr>
        <w:t xml:space="preserve"> </w:t>
      </w:r>
    </w:p>
    <w:p w14:paraId="3BC2CDC7"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3B5D1240"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היועץ מתחייב להימנע מכל פעולה שיש בה ניגוד עניינים בין מתן שירותי היועץ עפ"י חוזה זה לבין עיסוקים אחרים שלו ו/או של מי מטעמו. היועץ מתחייב להודיע למזמינה, </w:t>
      </w:r>
      <w:r w:rsidR="00426E44" w:rsidRPr="00232692">
        <w:rPr>
          <w:rFonts w:ascii="Times New Roman" w:eastAsia="Times New Roman" w:hAnsi="Times New Roman" w:cs="David" w:hint="cs"/>
          <w:sz w:val="26"/>
          <w:szCs w:val="24"/>
          <w:rtl/>
          <w:lang w:eastAsia="he-IL"/>
        </w:rPr>
        <w:t>מיד</w:t>
      </w:r>
      <w:r w:rsidRPr="00232692">
        <w:rPr>
          <w:rFonts w:ascii="Times New Roman" w:eastAsia="Times New Roman" w:hAnsi="Times New Roman" w:cs="David"/>
          <w:sz w:val="26"/>
          <w:szCs w:val="24"/>
          <w:rtl/>
          <w:lang w:eastAsia="he-IL"/>
        </w:rPr>
        <w:t xml:space="preserve">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7C91FB9C"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076E9220"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37E8923E"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סיום החוזה </w:t>
      </w:r>
    </w:p>
    <w:p w14:paraId="703F2C56"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המזמינה רשאית להפסיק את ההתקשרות מושא חוזה זה בכל עת, ובלבד שתודיע על כך ליועץ לפחות 30 יום מראש ובכתב, ובמקרה כאמור, לא תחול עליה כל חובת פיצוי ו/או שיפוי ו/או החזר הוצאות כלשהן בגין בטול החוזה, למעט אותו חלק מהתמורה עבור השירותים שבוצעו עד למועד קבלת ההודעה הנ"ל, בהתאם למפורט בנספח א' לחוזה זה. </w:t>
      </w:r>
    </w:p>
    <w:p w14:paraId="4294DAF3"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63A071EB"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מצהיר כי לא תהיה כל טענה או תביעה בגין ביטול חוזה זה מסיבה כלשהי ע"י המזמינה, לרבות בקשר עם רווחים צפויים.</w:t>
      </w:r>
    </w:p>
    <w:p w14:paraId="1D3F35D1"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1D00468E"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על אף האמור</w:t>
      </w:r>
      <w:r w:rsidRPr="00232692">
        <w:rPr>
          <w:rFonts w:ascii="Times New Roman" w:eastAsia="Times New Roman" w:hAnsi="Times New Roman" w:cs="David"/>
          <w:sz w:val="20"/>
          <w:szCs w:val="24"/>
          <w:rtl/>
          <w:lang w:eastAsia="he-IL"/>
        </w:rPr>
        <w:t xml:space="preserve"> בסעיף 11.1 לעיל זכאית המזמינה לבטל החוזה, לפי שקול דעתה הבלעדי - בלא צורך בהודעה מוקדמת ומבלי שתחול עליה חובה לשלם ליועץ חלק כלשהו מן התמורה בכל אחד מהמקרים הבאים:</w:t>
      </w:r>
    </w:p>
    <w:p w14:paraId="2E9F6ED5"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356BB287"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w:t>
      </w:r>
      <w:r w:rsidRPr="00232692">
        <w:rPr>
          <w:rFonts w:ascii="Times New Roman" w:eastAsia="Times New Roman" w:hAnsi="Times New Roman" w:cs="David"/>
          <w:sz w:val="20"/>
          <w:szCs w:val="24"/>
          <w:rtl/>
          <w:lang w:eastAsia="he-IL"/>
        </w:rPr>
        <w:t>הפר הפרה יסודית אחת מהתחייבויותיו עפ"י החוזה.</w:t>
      </w:r>
    </w:p>
    <w:p w14:paraId="7FACB404" w14:textId="77777777" w:rsidR="00232692" w:rsidRPr="00232692" w:rsidRDefault="00232692" w:rsidP="00232692">
      <w:pPr>
        <w:tabs>
          <w:tab w:val="right" w:pos="1843"/>
        </w:tabs>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1F82E887"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14:paraId="7C1F4C3F" w14:textId="77777777" w:rsidR="00232692" w:rsidRPr="00232692" w:rsidRDefault="00232692" w:rsidP="00232692">
      <w:pPr>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57BCF87C"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נבצר מהיועץ </w:t>
      </w:r>
      <w:r w:rsidRPr="00232692">
        <w:rPr>
          <w:rFonts w:ascii="Times New Roman" w:eastAsia="Times New Roman" w:hAnsi="Times New Roman" w:cs="David"/>
          <w:sz w:val="20"/>
          <w:szCs w:val="24"/>
          <w:rtl/>
          <w:lang w:eastAsia="he-IL"/>
        </w:rPr>
        <w:t>לקיים את החוזה מסיבת מחלה חו"ח או מכל סיבה אחרת שהיא. מבלי לפגוע בכלליות האמור לעיל - יחול הסעיף אם היועץ או מנהלו הראשי של היועץ נפטר, פשט רגל, או נעשה בלתי כשר לפעולה משפטית או בלתי כשר למתן שירותי היועץ או אם ארע אירוע דומה.</w:t>
      </w:r>
    </w:p>
    <w:p w14:paraId="07958098"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0D730F01"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שונות</w:t>
      </w:r>
    </w:p>
    <w:p w14:paraId="12134D4B"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14:paraId="0988E501"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63C61806"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תהא כל זכות בהם, ולא ישמע בכל טענה באשר לקדימות בשימוש באיזה מאלה או בעריכת שינויים להם.</w:t>
      </w:r>
    </w:p>
    <w:p w14:paraId="41949504"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7C259770"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14:paraId="492F8D7C"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4053BA2B"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כל שינוי ו/או תוספת לחוזה זה יהיה חסר תוקף אלא אם כן ייערך בכתב וייחתם ע"י שני הצדדים.  </w:t>
      </w:r>
    </w:p>
    <w:p w14:paraId="6719E194"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66EFE26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סמכות</w:t>
      </w:r>
      <w:r w:rsidRPr="00232692">
        <w:rPr>
          <w:rFonts w:ascii="Times New Roman" w:eastAsia="Times New Roman" w:hAnsi="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14:paraId="1BCE4C83"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459FA0E"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w:t>
      </w:r>
      <w:r w:rsidRPr="00232692">
        <w:rPr>
          <w:rFonts w:ascii="Times New Roman" w:eastAsia="Times New Roman" w:hAnsi="Times New Roman" w:cs="David"/>
          <w:sz w:val="20"/>
          <w:szCs w:val="24"/>
          <w:rtl/>
          <w:lang w:eastAsia="he-IL"/>
        </w:rPr>
        <w:t xml:space="preserve"> זה על נספחיו יחייב את המזמינה אך ורק בכפוף לחתימתו כדין ע"י מורשי החתימה של המזמינה.</w:t>
      </w:r>
    </w:p>
    <w:p w14:paraId="1ADADB55"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91D031A" w14:textId="77777777" w:rsidR="00232692" w:rsidRPr="00232692" w:rsidRDefault="00232692" w:rsidP="00232692">
      <w:pPr>
        <w:keepNext/>
        <w:keepLines/>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lastRenderedPageBreak/>
        <w:t>כתובות</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כתובות הצדדים הן כמפורט בכותרתו, וכל הודעה שתשלח ע"י אחד הצדדים למשנהו לפי הכתובות דלעיל, תחשב כמתקבלת בתום 72 שעות מיום השל</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חה בדואר רשום </w:t>
      </w:r>
      <w:r w:rsidRPr="00232692">
        <w:rPr>
          <w:rFonts w:ascii="Times New Roman" w:eastAsia="Times New Roman" w:hAnsi="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14:paraId="490CD144"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0BC4E8DC"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1C25FA85"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78087570" w14:textId="77777777" w:rsidR="00380332" w:rsidRPr="00716AAE" w:rsidRDefault="00380332" w:rsidP="0038033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bookmarkStart w:id="54" w:name="pathname"/>
      <w:r w:rsidRPr="00716AAE">
        <w:rPr>
          <w:rFonts w:ascii="Times New Roman" w:eastAsia="Times New Roman" w:hAnsi="Times New Roman" w:cs="David"/>
          <w:bCs/>
          <w:sz w:val="24"/>
          <w:szCs w:val="24"/>
          <w:rtl/>
          <w:lang w:eastAsia="he-IL"/>
        </w:rPr>
        <w:t>ולראיה באו הצדדים על החתום:</w:t>
      </w:r>
    </w:p>
    <w:p w14:paraId="778E4192" w14:textId="77777777" w:rsidR="00380332" w:rsidRPr="00716AAE"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7766FDB"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5ADFB1B"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E86E66A" w14:textId="63CB65D0" w:rsidR="00380332" w:rsidRPr="00B27B4C" w:rsidRDefault="00380332" w:rsidP="00357F1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DA13D61898B24F3BAD0E7ACBC5902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5" w:author="Meryl Etman" w:date="2020-10-19T09:52:00Z">
            <w:r w:rsidR="00BE5CF1">
              <w:rPr>
                <w:rFonts w:ascii="Times New Roman" w:eastAsia="Times New Roman" w:hAnsi="Times New Roman" w:cs="David" w:hint="cs"/>
                <w:sz w:val="20"/>
                <w:szCs w:val="24"/>
                <w:rtl/>
                <w:lang w:eastAsia="he-IL"/>
              </w:rPr>
              <w:t>סיסטמה הנדסת הסביבה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12452F783D814FBF950E5C1E9849F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56" w:author="Meryl Etman" w:date="2020-10-19T10:09:00Z">
            <w:r w:rsidR="00A61EFF">
              <w:rPr>
                <w:rFonts w:ascii="Times New Roman" w:eastAsia="Times New Roman" w:hAnsi="Times New Roman" w:cs="David" w:hint="cs"/>
                <w:color w:val="00B0F0"/>
                <w:sz w:val="20"/>
                <w:szCs w:val="24"/>
                <w:u w:val="single"/>
                <w:rtl/>
                <w:lang w:eastAsia="he-IL"/>
              </w:rPr>
              <w:t>גבעת שמואל החדשה בע"מ</w:t>
            </w:r>
          </w:ins>
        </w:sdtContent>
      </w:sdt>
    </w:p>
    <w:p w14:paraId="184265C6" w14:textId="77777777" w:rsidR="00380332" w:rsidRPr="00B27B4C" w:rsidRDefault="00380332" w:rsidP="0038033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6471ABF"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D9E59B"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4A4B71"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73D099C"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A6A487" w14:textId="77777777" w:rsidR="00380332"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3029660"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54FB7B9"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47D553" w14:textId="77777777" w:rsidR="001A00DE" w:rsidRDefault="001A00DE" w:rsidP="00380332">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4CFB5EF" w14:textId="3AB84C53" w:rsidR="001A00DE" w:rsidDel="002557C7" w:rsidRDefault="001A00DE">
      <w:pPr>
        <w:widowControl w:val="0"/>
        <w:bidi w:val="0"/>
        <w:spacing w:before="0" w:beforeAutospacing="0" w:after="0" w:afterAutospacing="0" w:line="240" w:lineRule="auto"/>
        <w:rPr>
          <w:del w:id="57" w:author="Meryl Etman" w:date="2020-11-15T14:28:00Z"/>
          <w:rFonts w:ascii="Times New Roman" w:eastAsia="Times New Roman" w:hAnsi="Times New Roman" w:cs="David"/>
          <w:sz w:val="24"/>
          <w:szCs w:val="24"/>
          <w:rtl/>
          <w:lang w:eastAsia="he-IL"/>
        </w:rPr>
      </w:pPr>
    </w:p>
    <w:p w14:paraId="2F835111" w14:textId="5345EBF2" w:rsidR="001A00DE" w:rsidDel="002557C7" w:rsidRDefault="001A00DE">
      <w:pPr>
        <w:widowControl w:val="0"/>
        <w:bidi w:val="0"/>
        <w:spacing w:before="0" w:beforeAutospacing="0" w:after="0" w:afterAutospacing="0" w:line="240" w:lineRule="auto"/>
        <w:rPr>
          <w:del w:id="58" w:author="Meryl Etman" w:date="2020-11-15T14:28:00Z"/>
          <w:rFonts w:ascii="Times New Roman" w:eastAsia="Times New Roman" w:hAnsi="Times New Roman" w:cs="David"/>
          <w:sz w:val="24"/>
          <w:szCs w:val="24"/>
          <w:rtl/>
          <w:lang w:eastAsia="he-IL"/>
        </w:rPr>
      </w:pPr>
    </w:p>
    <w:p w14:paraId="5BC9B857" w14:textId="3C79837F" w:rsidR="001A00DE" w:rsidDel="002557C7" w:rsidRDefault="001A00DE">
      <w:pPr>
        <w:widowControl w:val="0"/>
        <w:bidi w:val="0"/>
        <w:spacing w:before="0" w:beforeAutospacing="0" w:after="0" w:afterAutospacing="0" w:line="240" w:lineRule="auto"/>
        <w:rPr>
          <w:del w:id="59" w:author="Meryl Etman" w:date="2020-11-15T14:28:00Z"/>
          <w:rFonts w:ascii="Times New Roman" w:eastAsia="Times New Roman" w:hAnsi="Times New Roman" w:cs="David"/>
          <w:sz w:val="24"/>
          <w:szCs w:val="24"/>
          <w:rtl/>
          <w:lang w:eastAsia="he-IL"/>
        </w:rPr>
      </w:pPr>
    </w:p>
    <w:p w14:paraId="64B1C02A" w14:textId="1CB67E26" w:rsidR="001A00DE" w:rsidDel="002557C7" w:rsidRDefault="001A00DE">
      <w:pPr>
        <w:widowControl w:val="0"/>
        <w:bidi w:val="0"/>
        <w:spacing w:before="0" w:beforeAutospacing="0" w:after="0" w:afterAutospacing="0" w:line="240" w:lineRule="auto"/>
        <w:rPr>
          <w:del w:id="60" w:author="Meryl Etman" w:date="2020-11-15T14:28:00Z"/>
          <w:rFonts w:ascii="Times New Roman" w:eastAsia="Times New Roman" w:hAnsi="Times New Roman" w:cs="David"/>
          <w:sz w:val="24"/>
          <w:szCs w:val="24"/>
          <w:rtl/>
          <w:lang w:eastAsia="he-IL"/>
        </w:rPr>
      </w:pPr>
    </w:p>
    <w:p w14:paraId="1225EDF1" w14:textId="20123792" w:rsidR="001A00DE" w:rsidDel="002557C7" w:rsidRDefault="001A00DE">
      <w:pPr>
        <w:widowControl w:val="0"/>
        <w:bidi w:val="0"/>
        <w:spacing w:before="0" w:beforeAutospacing="0" w:after="0" w:afterAutospacing="0" w:line="240" w:lineRule="auto"/>
        <w:rPr>
          <w:del w:id="61" w:author="Meryl Etman" w:date="2020-11-15T14:28:00Z"/>
          <w:rFonts w:ascii="Times New Roman" w:eastAsia="Times New Roman" w:hAnsi="Times New Roman" w:cs="David"/>
          <w:sz w:val="24"/>
          <w:szCs w:val="24"/>
          <w:rtl/>
          <w:lang w:eastAsia="he-IL"/>
        </w:rPr>
      </w:pPr>
    </w:p>
    <w:p w14:paraId="5425F27E" w14:textId="75EAA59E" w:rsidR="001A00DE" w:rsidDel="002557C7" w:rsidRDefault="001A00DE">
      <w:pPr>
        <w:widowControl w:val="0"/>
        <w:bidi w:val="0"/>
        <w:spacing w:before="0" w:beforeAutospacing="0" w:after="0" w:afterAutospacing="0" w:line="240" w:lineRule="auto"/>
        <w:rPr>
          <w:del w:id="62" w:author="Meryl Etman" w:date="2020-11-15T14:28:00Z"/>
          <w:rFonts w:ascii="Times New Roman" w:eastAsia="Times New Roman" w:hAnsi="Times New Roman" w:cs="David"/>
          <w:sz w:val="24"/>
          <w:szCs w:val="24"/>
          <w:rtl/>
          <w:lang w:eastAsia="he-IL"/>
        </w:rPr>
      </w:pPr>
    </w:p>
    <w:p w14:paraId="4ED4B19A" w14:textId="45E08679" w:rsidR="001A00DE" w:rsidDel="002557C7" w:rsidRDefault="001A00DE">
      <w:pPr>
        <w:widowControl w:val="0"/>
        <w:bidi w:val="0"/>
        <w:spacing w:before="0" w:beforeAutospacing="0" w:after="0" w:afterAutospacing="0" w:line="240" w:lineRule="auto"/>
        <w:rPr>
          <w:del w:id="63" w:author="Meryl Etman" w:date="2020-11-15T14:28:00Z"/>
          <w:rFonts w:ascii="Times New Roman" w:eastAsia="Times New Roman" w:hAnsi="Times New Roman" w:cs="David"/>
          <w:sz w:val="24"/>
          <w:szCs w:val="24"/>
          <w:rtl/>
          <w:lang w:eastAsia="he-IL"/>
        </w:rPr>
      </w:pPr>
    </w:p>
    <w:p w14:paraId="50AE3504" w14:textId="5193B556" w:rsidR="001A00DE" w:rsidDel="002557C7" w:rsidRDefault="001A00DE">
      <w:pPr>
        <w:widowControl w:val="0"/>
        <w:bidi w:val="0"/>
        <w:spacing w:before="0" w:beforeAutospacing="0" w:after="0" w:afterAutospacing="0" w:line="240" w:lineRule="auto"/>
        <w:rPr>
          <w:del w:id="64" w:author="Meryl Etman" w:date="2020-11-15T14:28:00Z"/>
          <w:rFonts w:ascii="Times New Roman" w:eastAsia="Times New Roman" w:hAnsi="Times New Roman" w:cs="David"/>
          <w:sz w:val="24"/>
          <w:szCs w:val="24"/>
          <w:rtl/>
          <w:lang w:eastAsia="he-IL"/>
        </w:rPr>
      </w:pPr>
    </w:p>
    <w:p w14:paraId="4634ACA6" w14:textId="2AA074DE" w:rsidR="001A00DE" w:rsidDel="002557C7" w:rsidRDefault="001A00DE">
      <w:pPr>
        <w:widowControl w:val="0"/>
        <w:bidi w:val="0"/>
        <w:spacing w:before="0" w:beforeAutospacing="0" w:after="0" w:afterAutospacing="0" w:line="240" w:lineRule="auto"/>
        <w:rPr>
          <w:del w:id="65" w:author="Meryl Etman" w:date="2020-11-15T14:28:00Z"/>
          <w:rFonts w:ascii="Times New Roman" w:eastAsia="Times New Roman" w:hAnsi="Times New Roman" w:cs="David"/>
          <w:sz w:val="24"/>
          <w:szCs w:val="24"/>
          <w:rtl/>
          <w:lang w:eastAsia="he-IL"/>
        </w:rPr>
      </w:pPr>
    </w:p>
    <w:p w14:paraId="6DD0401B" w14:textId="68B02D35" w:rsidR="001A00DE" w:rsidDel="002557C7" w:rsidRDefault="001A00DE">
      <w:pPr>
        <w:widowControl w:val="0"/>
        <w:bidi w:val="0"/>
        <w:spacing w:before="0" w:beforeAutospacing="0" w:after="0" w:afterAutospacing="0" w:line="240" w:lineRule="auto"/>
        <w:rPr>
          <w:del w:id="66" w:author="Meryl Etman" w:date="2020-11-15T14:28:00Z"/>
          <w:rFonts w:ascii="Times New Roman" w:eastAsia="Times New Roman" w:hAnsi="Times New Roman" w:cs="David"/>
          <w:sz w:val="24"/>
          <w:szCs w:val="24"/>
          <w:rtl/>
          <w:lang w:eastAsia="he-IL"/>
        </w:rPr>
      </w:pPr>
    </w:p>
    <w:p w14:paraId="693849E9" w14:textId="49C32BCF" w:rsidR="001A00DE" w:rsidDel="002557C7" w:rsidRDefault="001A00DE">
      <w:pPr>
        <w:widowControl w:val="0"/>
        <w:bidi w:val="0"/>
        <w:spacing w:before="0" w:beforeAutospacing="0" w:after="0" w:afterAutospacing="0" w:line="240" w:lineRule="auto"/>
        <w:rPr>
          <w:del w:id="67" w:author="Meryl Etman" w:date="2020-11-15T14:28:00Z"/>
          <w:rFonts w:ascii="Times New Roman" w:eastAsia="Times New Roman" w:hAnsi="Times New Roman" w:cs="David"/>
          <w:sz w:val="24"/>
          <w:szCs w:val="24"/>
          <w:rtl/>
          <w:lang w:eastAsia="he-IL"/>
        </w:rPr>
      </w:pPr>
    </w:p>
    <w:p w14:paraId="2F786476" w14:textId="5F749112" w:rsidR="001A00DE" w:rsidDel="002557C7" w:rsidRDefault="001A00DE">
      <w:pPr>
        <w:widowControl w:val="0"/>
        <w:bidi w:val="0"/>
        <w:spacing w:before="0" w:beforeAutospacing="0" w:after="0" w:afterAutospacing="0" w:line="240" w:lineRule="auto"/>
        <w:rPr>
          <w:del w:id="68" w:author="Meryl Etman" w:date="2020-11-15T14:28:00Z"/>
          <w:rFonts w:ascii="Times New Roman" w:eastAsia="Times New Roman" w:hAnsi="Times New Roman" w:cs="David"/>
          <w:sz w:val="24"/>
          <w:szCs w:val="24"/>
          <w:rtl/>
          <w:lang w:eastAsia="he-IL"/>
        </w:rPr>
      </w:pPr>
    </w:p>
    <w:p w14:paraId="38B2BD2A" w14:textId="15EE3675" w:rsidR="001A00DE" w:rsidDel="002557C7" w:rsidRDefault="001A00DE">
      <w:pPr>
        <w:widowControl w:val="0"/>
        <w:bidi w:val="0"/>
        <w:spacing w:before="0" w:beforeAutospacing="0" w:after="0" w:afterAutospacing="0" w:line="240" w:lineRule="auto"/>
        <w:rPr>
          <w:del w:id="69" w:author="Meryl Etman" w:date="2020-11-15T14:28:00Z"/>
          <w:rFonts w:ascii="Times New Roman" w:eastAsia="Times New Roman" w:hAnsi="Times New Roman" w:cs="David"/>
          <w:sz w:val="24"/>
          <w:szCs w:val="24"/>
          <w:rtl/>
          <w:lang w:eastAsia="he-IL"/>
        </w:rPr>
      </w:pPr>
    </w:p>
    <w:p w14:paraId="3C0FB3DF" w14:textId="6EABF4F4" w:rsidR="001A00DE" w:rsidDel="002557C7" w:rsidRDefault="001A00DE">
      <w:pPr>
        <w:widowControl w:val="0"/>
        <w:bidi w:val="0"/>
        <w:spacing w:before="0" w:beforeAutospacing="0" w:after="0" w:afterAutospacing="0" w:line="240" w:lineRule="auto"/>
        <w:rPr>
          <w:del w:id="70" w:author="Meryl Etman" w:date="2020-11-15T14:28:00Z"/>
          <w:rFonts w:ascii="Times New Roman" w:eastAsia="Times New Roman" w:hAnsi="Times New Roman" w:cs="David"/>
          <w:sz w:val="24"/>
          <w:szCs w:val="24"/>
          <w:rtl/>
          <w:lang w:eastAsia="he-IL"/>
        </w:rPr>
      </w:pPr>
    </w:p>
    <w:p w14:paraId="4174540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6C80DC6" w14:textId="2FEC468B" w:rsidR="002557C7" w:rsidRDefault="002557C7">
      <w:pPr>
        <w:bidi w:val="0"/>
        <w:spacing w:before="0" w:beforeAutospacing="0" w:after="160" w:afterAutospacing="0" w:line="259" w:lineRule="auto"/>
        <w:rPr>
          <w:ins w:id="71" w:author="Meryl Etman" w:date="2020-11-15T14:28:00Z"/>
          <w:rFonts w:ascii="Times New Roman" w:eastAsia="Times New Roman" w:hAnsi="Times New Roman" w:cs="David"/>
          <w:sz w:val="24"/>
          <w:szCs w:val="24"/>
          <w:rtl/>
          <w:lang w:eastAsia="he-IL"/>
        </w:rPr>
      </w:pPr>
      <w:ins w:id="72" w:author="Meryl Etman" w:date="2020-11-15T14:28:00Z">
        <w:r>
          <w:rPr>
            <w:rFonts w:ascii="Times New Roman" w:eastAsia="Times New Roman" w:hAnsi="Times New Roman" w:cs="David"/>
            <w:sz w:val="24"/>
            <w:szCs w:val="24"/>
            <w:rtl/>
            <w:lang w:eastAsia="he-IL"/>
          </w:rPr>
          <w:br w:type="page"/>
        </w:r>
      </w:ins>
    </w:p>
    <w:p w14:paraId="165B003D" w14:textId="77777777" w:rsidR="001A00DE" w:rsidDel="00A61EFF" w:rsidRDefault="001A00DE">
      <w:pPr>
        <w:widowControl w:val="0"/>
        <w:bidi w:val="0"/>
        <w:spacing w:before="0" w:beforeAutospacing="0" w:after="0" w:afterAutospacing="0" w:line="240" w:lineRule="auto"/>
        <w:rPr>
          <w:del w:id="73" w:author="Meryl Etman" w:date="2020-10-19T10:06:00Z"/>
          <w:rFonts w:ascii="Times New Roman" w:eastAsia="Times New Roman" w:hAnsi="Times New Roman" w:cs="David"/>
          <w:sz w:val="24"/>
          <w:szCs w:val="24"/>
          <w:rtl/>
          <w:lang w:eastAsia="he-IL"/>
        </w:rPr>
      </w:pPr>
    </w:p>
    <w:p w14:paraId="63C5231E" w14:textId="5174B685" w:rsidR="001A00DE" w:rsidDel="00A61EFF" w:rsidRDefault="001A00DE">
      <w:pPr>
        <w:widowControl w:val="0"/>
        <w:bidi w:val="0"/>
        <w:spacing w:before="0" w:beforeAutospacing="0" w:after="0" w:afterAutospacing="0" w:line="240" w:lineRule="auto"/>
        <w:rPr>
          <w:del w:id="74" w:author="Meryl Etman" w:date="2020-10-19T10:06:00Z"/>
          <w:rFonts w:ascii="Times New Roman" w:eastAsia="Times New Roman" w:hAnsi="Times New Roman" w:cs="David"/>
          <w:sz w:val="24"/>
          <w:szCs w:val="24"/>
          <w:rtl/>
          <w:lang w:eastAsia="he-IL"/>
        </w:rPr>
      </w:pPr>
    </w:p>
    <w:p w14:paraId="1CE12CF6" w14:textId="058AEEA0" w:rsidR="001A00DE" w:rsidDel="00A61EFF" w:rsidRDefault="001A00DE">
      <w:pPr>
        <w:widowControl w:val="0"/>
        <w:bidi w:val="0"/>
        <w:spacing w:before="0" w:beforeAutospacing="0" w:after="0" w:afterAutospacing="0" w:line="240" w:lineRule="auto"/>
        <w:rPr>
          <w:del w:id="75" w:author="Meryl Etman" w:date="2020-10-19T10:06:00Z"/>
          <w:rFonts w:ascii="Times New Roman" w:eastAsia="Times New Roman" w:hAnsi="Times New Roman" w:cs="David"/>
          <w:sz w:val="24"/>
          <w:szCs w:val="24"/>
          <w:rtl/>
          <w:lang w:eastAsia="he-IL"/>
        </w:rPr>
      </w:pPr>
    </w:p>
    <w:p w14:paraId="0586A4E6" w14:textId="3DF12F97" w:rsidR="001A00DE" w:rsidDel="00A61EFF" w:rsidRDefault="001A00DE">
      <w:pPr>
        <w:widowControl w:val="0"/>
        <w:bidi w:val="0"/>
        <w:spacing w:before="0" w:beforeAutospacing="0" w:after="0" w:afterAutospacing="0" w:line="240" w:lineRule="auto"/>
        <w:rPr>
          <w:del w:id="76" w:author="Meryl Etman" w:date="2020-10-19T10:06:00Z"/>
          <w:rFonts w:ascii="Times New Roman" w:eastAsia="Times New Roman" w:hAnsi="Times New Roman" w:cs="David"/>
          <w:sz w:val="24"/>
          <w:szCs w:val="24"/>
          <w:rtl/>
          <w:lang w:eastAsia="he-IL"/>
        </w:rPr>
      </w:pPr>
    </w:p>
    <w:p w14:paraId="1970C2A1" w14:textId="68BB87EC" w:rsidR="001A00DE" w:rsidDel="00A61EFF" w:rsidRDefault="001A00DE">
      <w:pPr>
        <w:widowControl w:val="0"/>
        <w:bidi w:val="0"/>
        <w:spacing w:before="0" w:beforeAutospacing="0" w:after="0" w:afterAutospacing="0" w:line="240" w:lineRule="auto"/>
        <w:rPr>
          <w:del w:id="77" w:author="Meryl Etman" w:date="2020-10-19T10:06:00Z"/>
          <w:rFonts w:ascii="Times New Roman" w:eastAsia="Times New Roman" w:hAnsi="Times New Roman" w:cs="David"/>
          <w:sz w:val="24"/>
          <w:szCs w:val="24"/>
          <w:rtl/>
          <w:lang w:eastAsia="he-IL"/>
        </w:rPr>
      </w:pPr>
    </w:p>
    <w:p w14:paraId="15E76160" w14:textId="7D5A614A" w:rsidR="001A00DE" w:rsidDel="00A61EFF" w:rsidRDefault="001A00DE">
      <w:pPr>
        <w:widowControl w:val="0"/>
        <w:bidi w:val="0"/>
        <w:spacing w:before="0" w:beforeAutospacing="0" w:after="0" w:afterAutospacing="0" w:line="240" w:lineRule="auto"/>
        <w:rPr>
          <w:del w:id="78" w:author="Meryl Etman" w:date="2020-10-19T10:06:00Z"/>
          <w:rFonts w:ascii="Times New Roman" w:eastAsia="Times New Roman" w:hAnsi="Times New Roman" w:cs="David"/>
          <w:sz w:val="24"/>
          <w:szCs w:val="24"/>
          <w:rtl/>
          <w:lang w:eastAsia="he-IL"/>
        </w:rPr>
      </w:pPr>
    </w:p>
    <w:p w14:paraId="688F4CE8" w14:textId="0F535E0E" w:rsidR="001A00DE" w:rsidDel="00A61EFF" w:rsidRDefault="001A00DE">
      <w:pPr>
        <w:widowControl w:val="0"/>
        <w:bidi w:val="0"/>
        <w:spacing w:before="0" w:beforeAutospacing="0" w:after="0" w:afterAutospacing="0" w:line="240" w:lineRule="auto"/>
        <w:rPr>
          <w:del w:id="79" w:author="Meryl Etman" w:date="2020-10-19T10:06:00Z"/>
          <w:rFonts w:ascii="Times New Roman" w:eastAsia="Times New Roman" w:hAnsi="Times New Roman" w:cs="David"/>
          <w:sz w:val="24"/>
          <w:szCs w:val="24"/>
          <w:rtl/>
          <w:lang w:eastAsia="he-IL"/>
        </w:rPr>
      </w:pPr>
    </w:p>
    <w:p w14:paraId="5C86407D" w14:textId="0AAD4046" w:rsidR="001A00DE" w:rsidDel="000D1356" w:rsidRDefault="001A00DE">
      <w:pPr>
        <w:widowControl w:val="0"/>
        <w:bidi w:val="0"/>
        <w:spacing w:before="0" w:beforeAutospacing="0" w:after="0" w:afterAutospacing="0" w:line="240" w:lineRule="auto"/>
        <w:rPr>
          <w:del w:id="80" w:author="Meryl Etman" w:date="2020-10-19T10:16:00Z"/>
          <w:rFonts w:ascii="Times New Roman" w:eastAsia="Times New Roman" w:hAnsi="Times New Roman" w:cs="David"/>
          <w:sz w:val="24"/>
          <w:szCs w:val="24"/>
          <w:rtl/>
          <w:lang w:eastAsia="he-IL"/>
        </w:rPr>
      </w:pPr>
    </w:p>
    <w:p w14:paraId="2564DDF1" w14:textId="729226BF" w:rsidR="001A00DE" w:rsidDel="000D1356" w:rsidRDefault="001A00DE">
      <w:pPr>
        <w:widowControl w:val="0"/>
        <w:bidi w:val="0"/>
        <w:spacing w:before="0" w:beforeAutospacing="0" w:after="0" w:afterAutospacing="0" w:line="240" w:lineRule="auto"/>
        <w:rPr>
          <w:del w:id="81" w:author="Meryl Etman" w:date="2020-10-19T10:16:00Z"/>
          <w:rFonts w:ascii="Times New Roman" w:eastAsia="Times New Roman" w:hAnsi="Times New Roman" w:cs="David"/>
          <w:sz w:val="24"/>
          <w:szCs w:val="24"/>
          <w:rtl/>
          <w:lang w:eastAsia="he-IL"/>
        </w:rPr>
      </w:pPr>
    </w:p>
    <w:p w14:paraId="29A33AEC" w14:textId="77777777" w:rsidR="00573980"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6183770" w14:textId="77777777" w:rsidR="00573980" w:rsidRPr="00B27B4C"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A13BD60"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bookmarkStart w:id="82" w:name="_GoBack"/>
      <w:bookmarkEnd w:id="82"/>
    </w:p>
    <w:p w14:paraId="0254BEC1"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26B268" w14:textId="325C7B9B" w:rsidR="00573980" w:rsidRPr="00B27B4C" w:rsidRDefault="00573980" w:rsidP="00357F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w:t>
      </w:r>
      <w:ins w:id="83" w:author="Meryl Etman" w:date="2020-10-19T10:08:00Z">
        <w:r w:rsidR="00A61EFF">
          <w:rPr>
            <w:rFonts w:ascii="Times New Roman" w:eastAsia="Times New Roman" w:hAnsi="Times New Roman" w:cs="David" w:hint="cs"/>
            <w:sz w:val="24"/>
            <w:szCs w:val="24"/>
            <w:rtl/>
            <w:lang w:eastAsia="he-IL"/>
          </w:rPr>
          <w:t xml:space="preserve">3 מגדלים ובהם סה"כ 287 </w:t>
        </w:r>
      </w:ins>
      <w:r w:rsidRPr="00B27B4C">
        <w:rPr>
          <w:rFonts w:ascii="Times New Roman" w:eastAsia="Times New Roman" w:hAnsi="Times New Roman" w:cs="David" w:hint="cs"/>
          <w:sz w:val="24"/>
          <w:szCs w:val="24"/>
          <w:rtl/>
          <w:lang w:eastAsia="he-IL"/>
        </w:rPr>
        <w:t>יחידות דיור</w:t>
      </w:r>
      <w:del w:id="84" w:author="Meryl Etman" w:date="2020-10-19T10:06:00Z">
        <w:r w:rsidRPr="00B27B4C" w:rsidDel="00A61EFF">
          <w:rPr>
            <w:rFonts w:ascii="Times New Roman" w:eastAsia="Times New Roman" w:hAnsi="Times New Roman" w:cs="David" w:hint="cs"/>
            <w:sz w:val="24"/>
            <w:szCs w:val="24"/>
            <w:rtl/>
            <w:lang w:eastAsia="he-IL"/>
          </w:rPr>
          <w:delText>, שטחי מסחר ומשרדים</w:delText>
        </w:r>
      </w:del>
      <w:r w:rsidRPr="00B27B4C">
        <w:rPr>
          <w:rFonts w:ascii="Times New Roman" w:eastAsia="Times New Roman" w:hAnsi="Times New Roman" w:cs="David" w:hint="cs"/>
          <w:sz w:val="24"/>
          <w:szCs w:val="24"/>
          <w:rtl/>
          <w:lang w:eastAsia="he-IL"/>
        </w:rPr>
        <w:t>, חניונים</w:t>
      </w:r>
      <w:ins w:id="85" w:author="Meryl Etman" w:date="2020-10-19T10:08:00Z">
        <w:r w:rsidR="00A61EFF">
          <w:rPr>
            <w:rFonts w:ascii="Times New Roman" w:eastAsia="Times New Roman" w:hAnsi="Times New Roman" w:cs="David" w:hint="cs"/>
            <w:sz w:val="24"/>
            <w:szCs w:val="24"/>
            <w:rtl/>
            <w:lang w:eastAsia="he-IL"/>
          </w:rPr>
          <w:t xml:space="preserve"> תת-קרקעיים</w:t>
        </w:r>
      </w:ins>
      <w:r w:rsidRPr="00B27B4C">
        <w:rPr>
          <w:rFonts w:ascii="Times New Roman" w:eastAsia="Times New Roman" w:hAnsi="Times New Roman" w:cs="David" w:hint="cs"/>
          <w:sz w:val="24"/>
          <w:szCs w:val="24"/>
          <w:rtl/>
          <w:lang w:eastAsia="he-IL"/>
        </w:rPr>
        <w:t xml:space="preserve"> ועבודות פיתוח ב</w:t>
      </w:r>
      <w:customXmlDelRangeStart w:id="86" w:author="Meryl Etman" w:date="2020-10-19T10:07: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6205DD54914C0291495A9EDD41CD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86"/>
          <w:customXmlDelRangeStart w:id="87" w:author="Meryl Etman" w:date="2020-10-19T10:07:00Z"/>
        </w:sdtContent>
      </w:sdt>
      <w:customXmlDelRangeEnd w:id="87"/>
      <w:del w:id="88" w:author="Meryl Etman" w:date="2020-10-19T10:07:00Z">
        <w:r w:rsidRPr="00E95AE9" w:rsidDel="00A61EFF">
          <w:rPr>
            <w:rFonts w:ascii="Times New Roman" w:eastAsia="Times New Roman" w:hAnsi="Times New Roman" w:cs="David" w:hint="cs"/>
            <w:color w:val="00B0F0"/>
            <w:sz w:val="24"/>
            <w:szCs w:val="24"/>
            <w:rtl/>
            <w:lang w:eastAsia="he-IL"/>
          </w:rPr>
          <w:delText xml:space="preserve"> - </w:delText>
        </w:r>
      </w:del>
      <w:customXmlDelRangeStart w:id="89" w:author="Meryl Etman" w:date="2020-10-19T10:07:00Z"/>
      <w:sdt>
        <w:sdtPr>
          <w:rPr>
            <w:rFonts w:ascii="Times New Roman" w:eastAsia="Times New Roman" w:hAnsi="Times New Roman" w:cs="David" w:hint="cs"/>
            <w:color w:val="00B0F0"/>
            <w:sz w:val="24"/>
            <w:szCs w:val="24"/>
            <w:rtl/>
          </w:rPr>
          <w:alias w:val="שם אתר"/>
          <w:tag w:val="cntSite"/>
          <w:id w:val="-1682512962"/>
          <w:placeholder>
            <w:docPart w:val="D05065CC9EDE47AB9A340294C48045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89"/>
          <w:customXmlDelRangeStart w:id="90" w:author="Meryl Etman" w:date="2020-10-19T10:07:00Z"/>
        </w:sdtContent>
      </w:sdt>
      <w:customXmlDelRangeEnd w:id="90"/>
      <w:del w:id="91" w:author="Meryl Etman" w:date="2020-10-19T10:07:00Z">
        <w:r w:rsidRPr="00E95AE9" w:rsidDel="00A61EFF">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18A45BBF1BDA44BFA8B7E50A27B0A2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92" w:author="Meryl Etman" w:date="2020-10-19T09:45:00Z">
            <w:r w:rsidR="00BE5CF1">
              <w:rPr>
                <w:rFonts w:ascii="Times New Roman" w:eastAsia="Times New Roman" w:hAnsi="Times New Roman" w:cs="David" w:hint="cs"/>
                <w:color w:val="00B0F0"/>
                <w:sz w:val="24"/>
                <w:szCs w:val="24"/>
                <w:rtl/>
              </w:rPr>
              <w:t>סביוני גבעת שמואל</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F96ED6A"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1EDDBA" w14:textId="2267D412"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8F736EE79B854250B3E582D55ACC250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93" w:author="Meryl Etman" w:date="2020-10-19T09:57:00Z">
            <w:r w:rsidR="00984539">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90A50341728E45D490A9CD4437F01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94" w:author="Meryl Etman" w:date="2020-10-19T09:54:00Z">
            <w:r w:rsidR="00984539">
              <w:rPr>
                <w:rFonts w:ascii="Times New Roman" w:eastAsia="Times New Roman" w:hAnsi="Times New Roman" w:cs="David" w:hint="cs"/>
                <w:sz w:val="24"/>
                <w:szCs w:val="24"/>
                <w:rtl/>
                <w:lang w:eastAsia="he-IL"/>
              </w:rPr>
              <w:t>6191</w:t>
            </w:r>
          </w:ins>
        </w:sdtContent>
      </w:sdt>
      <w:ins w:id="95" w:author="Meryl Etman" w:date="2020-10-19T10:07:00Z">
        <w:r w:rsidR="00A61EFF">
          <w:rPr>
            <w:rFonts w:ascii="Times New Roman" w:eastAsia="Times New Roman" w:hAnsi="Times New Roman" w:cs="David" w:hint="cs"/>
            <w:sz w:val="24"/>
            <w:szCs w:val="24"/>
            <w:rtl/>
            <w:lang w:eastAsia="he-IL"/>
          </w:rPr>
          <w:t>, מגרשים 1001, 1004, 1005</w:t>
        </w:r>
      </w:ins>
      <w:del w:id="96" w:author="Meryl Etman" w:date="2020-10-19T10:07:00Z">
        <w:r w:rsidRPr="00B27B4C" w:rsidDel="00A61EFF">
          <w:rPr>
            <w:rFonts w:ascii="Times New Roman" w:eastAsia="Times New Roman" w:hAnsi="Times New Roman" w:cs="David" w:hint="cs"/>
            <w:sz w:val="24"/>
            <w:szCs w:val="24"/>
            <w:rtl/>
            <w:lang w:eastAsia="he-IL"/>
          </w:rPr>
          <w:delText>.</w:delText>
        </w:r>
      </w:del>
    </w:p>
    <w:p w14:paraId="772D1E81" w14:textId="77777777" w:rsidR="00573980" w:rsidRPr="00B27B4C" w:rsidRDefault="00573980" w:rsidP="00B44D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8F83779"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574D322" w14:textId="5F73352F" w:rsidR="00573980" w:rsidRPr="00B27B4C" w:rsidRDefault="00573980" w:rsidP="0057398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F274CB2C9CC41F7AF67407D727080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97" w:author="Meryl Etman" w:date="2020-10-19T09:46:00Z">
            <w:r w:rsidR="00BE5CF1">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6DD47F56"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FF0000"/>
          <w:sz w:val="24"/>
          <w:szCs w:val="24"/>
          <w:rtl/>
        </w:rPr>
      </w:pPr>
    </w:p>
    <w:p w14:paraId="0C260B18"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A844D25"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904B7A" w14:textId="44142322"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6C281039AEF4B1DB209FEC7A0E031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98" w:author="Meryl Etman" w:date="2020-10-19T09:57:00Z">
            <w:r w:rsidR="00984539">
              <w:rPr>
                <w:rFonts w:ascii="Times New Roman" w:eastAsia="Times New Roman" w:hAnsi="Times New Roman" w:cs="David" w:hint="cs"/>
                <w:sz w:val="24"/>
                <w:szCs w:val="24"/>
                <w:rtl/>
                <w:lang w:eastAsia="he-IL"/>
              </w:rPr>
              <w:t>מרול אטמן</w:t>
            </w:r>
          </w:ins>
        </w:sdtContent>
      </w:sdt>
    </w:p>
    <w:p w14:paraId="2AAC424A"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D77E8DA" w14:textId="77777777" w:rsidR="00573980" w:rsidRPr="00DE0948"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C2CB01C" w14:textId="77777777" w:rsidR="00573980" w:rsidRPr="00B27B4C"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96D15DD"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38EC8425"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965682" w14:textId="4A5FB9F3"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DB32532EE834442795024C7A035F5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99" w:author="Meryl Etman" w:date="2020-10-19T09:57:00Z">
            <w:r w:rsidR="00984539">
              <w:rPr>
                <w:rFonts w:ascii="Times New Roman" w:eastAsia="Times New Roman" w:hAnsi="Times New Roman" w:cs="David" w:hint="cs"/>
                <w:color w:val="008000"/>
                <w:sz w:val="24"/>
                <w:szCs w:val="24"/>
                <w:rtl/>
                <w:lang w:eastAsia="he-IL"/>
              </w:rPr>
              <w:t>ירוחם איש-גור</w:t>
            </w:r>
          </w:ins>
        </w:sdtContent>
      </w:sdt>
    </w:p>
    <w:p w14:paraId="7681959C" w14:textId="77777777" w:rsidR="00573980" w:rsidRPr="00B27B4C" w:rsidRDefault="00573980" w:rsidP="00B44D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ED58420C00C4B37B4659290F4CE25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64558073"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DA281" w14:textId="09FD6DFC"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F15A78EA0EA4C8A8AD0EABBA4B0360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100" w:author="Meryl Etman" w:date="2020-10-19T09:57:00Z">
            <w:r w:rsidR="00984539">
              <w:rPr>
                <w:rFonts w:ascii="Times New Roman" w:eastAsia="Times New Roman" w:hAnsi="Times New Roman" w:cs="David" w:hint="cs"/>
                <w:color w:val="008000"/>
                <w:sz w:val="24"/>
                <w:szCs w:val="24"/>
                <w:rtl/>
                <w:lang w:eastAsia="he-IL"/>
              </w:rPr>
              <w:t>ירוחם איש-גור</w:t>
            </w:r>
          </w:ins>
        </w:sdtContent>
      </w:sdt>
    </w:p>
    <w:p w14:paraId="54C009D3"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45D11F"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F747A90"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8EBA28" w14:textId="77777777" w:rsidR="00573980" w:rsidRPr="00B27B4C" w:rsidRDefault="00573980" w:rsidP="00B44D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w:t>
      </w:r>
      <w:r w:rsidRPr="00B27B4C">
        <w:rPr>
          <w:rFonts w:ascii="Times New Roman" w:eastAsia="Times New Roman" w:hAnsi="Times New Roman" w:cs="David" w:hint="cs"/>
          <w:sz w:val="24"/>
          <w:szCs w:val="24"/>
          <w:rtl/>
          <w:lang w:eastAsia="he-IL"/>
        </w:rPr>
        <w:tab/>
        <w:t xml:space="preserve">התקדמות שרותי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8887430"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35DE1F3E"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5616424"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44B9205"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22D9499" w14:textId="77777777" w:rsidR="00573980" w:rsidRPr="00B27B4C" w:rsidRDefault="00573980" w:rsidP="0057398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9AA6FB3" w14:textId="77777777" w:rsidR="00573980" w:rsidRDefault="00573980" w:rsidP="0057398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3980" w14:paraId="2EC1D2DB" w14:textId="77777777" w:rsidTr="00BE5CF1">
        <w:trPr>
          <w:trHeight w:val="80"/>
        </w:trPr>
        <w:tc>
          <w:tcPr>
            <w:tcW w:w="3366" w:type="dxa"/>
          </w:tcPr>
          <w:p w14:paraId="0A8BEFC3" w14:textId="6B03C814" w:rsidR="00573980" w:rsidRDefault="002557C7" w:rsidP="00BE5CF1">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1B90575A7C94BC1BFAD370782C39B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01" w:author="Meryl Etman" w:date="2020-10-19T09:47:00Z">
                  <w:r w:rsidR="00BE5CF1">
                    <w:rPr>
                      <w:rFonts w:ascii="Times New Roman" w:eastAsia="Times New Roman" w:hAnsi="Times New Roman" w:cs="David" w:hint="cs"/>
                      <w:color w:val="008000"/>
                      <w:sz w:val="24"/>
                      <w:szCs w:val="24"/>
                      <w:rtl/>
                      <w:lang w:eastAsia="he-IL"/>
                    </w:rPr>
                    <w:t>100%</w:t>
                  </w:r>
                </w:ins>
              </w:sdtContent>
            </w:sdt>
          </w:p>
          <w:p w14:paraId="3579CC21" w14:textId="77777777" w:rsidR="00573980" w:rsidRDefault="00573980" w:rsidP="00BE5CF1">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C98E1FC" w14:textId="77777777" w:rsidR="00573980" w:rsidRDefault="00573980" w:rsidP="00BE5CF1">
            <w:pPr>
              <w:widowControl w:val="0"/>
              <w:spacing w:before="0" w:beforeAutospacing="0" w:after="0" w:afterAutospacing="0" w:line="240" w:lineRule="auto"/>
              <w:ind w:left="720"/>
              <w:outlineLvl w:val="2"/>
            </w:pPr>
          </w:p>
          <w:p w14:paraId="30224BC7" w14:textId="77777777" w:rsidR="00573980" w:rsidRDefault="00573980" w:rsidP="00BE5CF1">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CC2F2EC" w14:textId="15ADE55B" w:rsidR="000D1356" w:rsidRDefault="000D1356" w:rsidP="00232692">
      <w:pPr>
        <w:spacing w:before="0" w:beforeAutospacing="0" w:after="0" w:afterAutospacing="0" w:line="240" w:lineRule="auto"/>
        <w:jc w:val="center"/>
        <w:rPr>
          <w:ins w:id="102" w:author="Meryl Etman" w:date="2020-10-19T10:17:00Z"/>
          <w:rFonts w:ascii="Times New Roman" w:eastAsia="Times New Roman" w:hAnsi="Times New Roman" w:cs="David"/>
          <w:b/>
          <w:bCs/>
          <w:sz w:val="24"/>
          <w:szCs w:val="24"/>
          <w:u w:val="single"/>
        </w:rPr>
      </w:pPr>
    </w:p>
    <w:p w14:paraId="4B44A0DC" w14:textId="77777777" w:rsidR="000D1356" w:rsidRDefault="000D1356">
      <w:pPr>
        <w:bidi w:val="0"/>
        <w:spacing w:before="0" w:beforeAutospacing="0" w:after="160" w:afterAutospacing="0" w:line="259" w:lineRule="auto"/>
        <w:rPr>
          <w:ins w:id="103" w:author="Meryl Etman" w:date="2020-10-19T10:17:00Z"/>
          <w:rFonts w:ascii="Times New Roman" w:eastAsia="Times New Roman" w:hAnsi="Times New Roman" w:cs="David"/>
          <w:b/>
          <w:bCs/>
          <w:sz w:val="24"/>
          <w:szCs w:val="24"/>
          <w:u w:val="single"/>
        </w:rPr>
      </w:pPr>
      <w:ins w:id="104" w:author="Meryl Etman" w:date="2020-10-19T10:17:00Z">
        <w:r>
          <w:rPr>
            <w:rFonts w:ascii="Times New Roman" w:eastAsia="Times New Roman" w:hAnsi="Times New Roman" w:cs="David"/>
            <w:b/>
            <w:bCs/>
            <w:sz w:val="24"/>
            <w:szCs w:val="24"/>
            <w:u w:val="single"/>
          </w:rPr>
          <w:br w:type="page"/>
        </w:r>
      </w:ins>
    </w:p>
    <w:p w14:paraId="606ECCA6" w14:textId="77777777" w:rsidR="00573980" w:rsidRPr="00776496" w:rsidDel="00A61EFF" w:rsidRDefault="00573980" w:rsidP="00573980">
      <w:pPr>
        <w:widowControl w:val="0"/>
        <w:bidi w:val="0"/>
        <w:spacing w:before="60" w:beforeAutospacing="0" w:after="60" w:afterAutospacing="0" w:line="300" w:lineRule="atLeast"/>
        <w:jc w:val="center"/>
        <w:rPr>
          <w:del w:id="105" w:author="Meryl Etman" w:date="2020-10-19T10:07:00Z"/>
          <w:rFonts w:ascii="Times New Roman" w:eastAsia="Times New Roman" w:hAnsi="Times New Roman" w:cs="David"/>
          <w:b/>
          <w:bCs/>
          <w:sz w:val="24"/>
          <w:szCs w:val="24"/>
          <w:u w:val="single"/>
        </w:rPr>
      </w:pPr>
    </w:p>
    <w:p w14:paraId="3DEE3FFF" w14:textId="13DDBE92" w:rsidR="00573980" w:rsidDel="00A61EFF" w:rsidRDefault="00573980" w:rsidP="00573980">
      <w:pPr>
        <w:widowControl w:val="0"/>
        <w:bidi w:val="0"/>
        <w:spacing w:before="60" w:beforeAutospacing="0" w:after="60" w:afterAutospacing="0" w:line="300" w:lineRule="atLeast"/>
        <w:jc w:val="center"/>
        <w:rPr>
          <w:del w:id="106" w:author="Meryl Etman" w:date="2020-10-19T10:07:00Z"/>
          <w:rFonts w:ascii="Times New Roman" w:eastAsia="Times New Roman" w:hAnsi="Times New Roman" w:cs="David"/>
          <w:b/>
          <w:bCs/>
          <w:sz w:val="24"/>
          <w:szCs w:val="24"/>
          <w:u w:val="single"/>
          <w:rtl/>
        </w:rPr>
      </w:pPr>
    </w:p>
    <w:p w14:paraId="7819E191" w14:textId="3CE4A6A7" w:rsidR="001A00DE" w:rsidDel="00A61EFF" w:rsidRDefault="001A00DE" w:rsidP="00573980">
      <w:pPr>
        <w:widowControl w:val="0"/>
        <w:bidi w:val="0"/>
        <w:spacing w:before="60" w:beforeAutospacing="0" w:after="60" w:afterAutospacing="0" w:line="300" w:lineRule="atLeast"/>
        <w:jc w:val="center"/>
        <w:rPr>
          <w:del w:id="107" w:author="Meryl Etman" w:date="2020-10-19T10:07:00Z"/>
          <w:rFonts w:ascii="Times New Roman" w:eastAsia="Times New Roman" w:hAnsi="Times New Roman" w:cs="David"/>
          <w:b/>
          <w:bCs/>
          <w:sz w:val="24"/>
          <w:szCs w:val="24"/>
          <w:u w:val="single"/>
          <w:rtl/>
        </w:rPr>
      </w:pPr>
    </w:p>
    <w:p w14:paraId="13EF5FE7" w14:textId="2ADA36AD" w:rsidR="001A00DE" w:rsidDel="00A61EFF" w:rsidRDefault="001A00DE">
      <w:pPr>
        <w:widowControl w:val="0"/>
        <w:bidi w:val="0"/>
        <w:spacing w:before="60" w:beforeAutospacing="0" w:after="60" w:afterAutospacing="0" w:line="300" w:lineRule="atLeast"/>
        <w:jc w:val="center"/>
        <w:rPr>
          <w:del w:id="108" w:author="Meryl Etman" w:date="2020-10-19T10:07:00Z"/>
          <w:rFonts w:ascii="Times New Roman" w:eastAsia="Times New Roman" w:hAnsi="Times New Roman" w:cs="David"/>
          <w:b/>
          <w:bCs/>
          <w:sz w:val="24"/>
          <w:szCs w:val="24"/>
          <w:u w:val="single"/>
          <w:rtl/>
        </w:rPr>
      </w:pPr>
    </w:p>
    <w:p w14:paraId="613EEDDE" w14:textId="107054CE" w:rsidR="001A00DE" w:rsidDel="00A61EFF" w:rsidRDefault="001A00DE">
      <w:pPr>
        <w:widowControl w:val="0"/>
        <w:bidi w:val="0"/>
        <w:spacing w:before="60" w:beforeAutospacing="0" w:after="60" w:afterAutospacing="0" w:line="300" w:lineRule="atLeast"/>
        <w:jc w:val="center"/>
        <w:rPr>
          <w:del w:id="109" w:author="Meryl Etman" w:date="2020-10-19T10:07:00Z"/>
          <w:rFonts w:ascii="Times New Roman" w:eastAsia="Times New Roman" w:hAnsi="Times New Roman" w:cs="David"/>
          <w:b/>
          <w:bCs/>
          <w:sz w:val="24"/>
          <w:szCs w:val="24"/>
          <w:u w:val="single"/>
          <w:rtl/>
        </w:rPr>
      </w:pPr>
    </w:p>
    <w:p w14:paraId="46384C64" w14:textId="40722107" w:rsidR="001A00DE" w:rsidDel="00A61EFF" w:rsidRDefault="001A00DE">
      <w:pPr>
        <w:widowControl w:val="0"/>
        <w:bidi w:val="0"/>
        <w:spacing w:before="60" w:beforeAutospacing="0" w:after="60" w:afterAutospacing="0" w:line="300" w:lineRule="atLeast"/>
        <w:jc w:val="center"/>
        <w:rPr>
          <w:del w:id="110" w:author="Meryl Etman" w:date="2020-10-19T10:07:00Z"/>
          <w:rFonts w:ascii="Times New Roman" w:eastAsia="Times New Roman" w:hAnsi="Times New Roman" w:cs="David"/>
          <w:b/>
          <w:bCs/>
          <w:sz w:val="24"/>
          <w:szCs w:val="24"/>
          <w:u w:val="single"/>
          <w:rtl/>
        </w:rPr>
      </w:pPr>
    </w:p>
    <w:p w14:paraId="78D783F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ב</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7EEFCE83"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50D2619D"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שירותי היועץ</w:t>
      </w:r>
    </w:p>
    <w:p w14:paraId="31F79EC6" w14:textId="77777777" w:rsidR="00232692" w:rsidRPr="00232692" w:rsidRDefault="00232692" w:rsidP="00232692">
      <w:pPr>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rtl/>
          <w:lang w:eastAsia="he-IL"/>
        </w:rPr>
      </w:pPr>
    </w:p>
    <w:p w14:paraId="0392EA80"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363AD870"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1.</w:t>
      </w:r>
      <w:r w:rsidRPr="00232692">
        <w:rPr>
          <w:rFonts w:ascii="Times New Roman" w:eastAsia="Times New Roman" w:hAnsi="Times New Roman" w:cs="David" w:hint="cs"/>
          <w:sz w:val="24"/>
          <w:szCs w:val="24"/>
          <w:rtl/>
          <w:lang w:eastAsia="he-IL"/>
        </w:rPr>
        <w:tab/>
        <w:t>יעוץ לתכנון מערך פינוי האשפה.</w:t>
      </w:r>
    </w:p>
    <w:p w14:paraId="0A8E1369"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078B6B01" w14:textId="77777777" w:rsidR="00232692" w:rsidRPr="00232692" w:rsidRDefault="00232692" w:rsidP="00232692">
      <w:pPr>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2.</w:t>
      </w:r>
      <w:r w:rsidRPr="00232692">
        <w:rPr>
          <w:rFonts w:ascii="Times New Roman" w:eastAsia="Times New Roman" w:hAnsi="Times New Roman" w:cs="David" w:hint="cs"/>
          <w:sz w:val="24"/>
          <w:szCs w:val="24"/>
          <w:rtl/>
          <w:lang w:eastAsia="he-IL"/>
        </w:rPr>
        <w:tab/>
        <w:t>על היועץ לקבל אישור בכתב מאת המנהל לפני התחלת ביצוע כל קטע וכל שלב ולפני הספקת כל שרות חלקי.</w:t>
      </w:r>
    </w:p>
    <w:p w14:paraId="0A94C043"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w:t>
      </w:r>
    </w:p>
    <w:p w14:paraId="07A074FA"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3.</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b/>
          <w:bCs/>
          <w:sz w:val="24"/>
          <w:szCs w:val="24"/>
          <w:u w:val="single"/>
          <w:rtl/>
          <w:lang w:eastAsia="he-IL"/>
        </w:rPr>
        <w:t>פרוט השירותים</w:t>
      </w:r>
      <w:r w:rsidRPr="00232692">
        <w:rPr>
          <w:rFonts w:ascii="Times New Roman" w:eastAsia="Times New Roman" w:hAnsi="Times New Roman" w:cs="David" w:hint="cs"/>
          <w:sz w:val="24"/>
          <w:szCs w:val="24"/>
          <w:rtl/>
          <w:lang w:eastAsia="he-IL"/>
        </w:rPr>
        <w:t>:</w:t>
      </w:r>
    </w:p>
    <w:p w14:paraId="31B45BDC"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r>
    </w:p>
    <w:p w14:paraId="6F34D3DF"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 xml:space="preserve">3.1 </w:t>
      </w:r>
      <w:r w:rsidRPr="00232692">
        <w:rPr>
          <w:rFonts w:ascii="Times New Roman" w:eastAsia="Times New Roman" w:hAnsi="Times New Roman" w:cs="David" w:hint="cs"/>
          <w:sz w:val="24"/>
          <w:szCs w:val="24"/>
          <w:u w:val="single"/>
          <w:rtl/>
          <w:lang w:eastAsia="he-IL"/>
        </w:rPr>
        <w:t>תכנון</w:t>
      </w:r>
      <w:r w:rsidRPr="00232692">
        <w:rPr>
          <w:rFonts w:ascii="Times New Roman" w:eastAsia="Times New Roman" w:hAnsi="Times New Roman" w:cs="David" w:hint="cs"/>
          <w:sz w:val="24"/>
          <w:szCs w:val="24"/>
          <w:rtl/>
          <w:lang w:eastAsia="he-IL"/>
        </w:rPr>
        <w:t>:</w:t>
      </w:r>
    </w:p>
    <w:p w14:paraId="58B100C1"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1976D7F0"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בירור וליבון דרישות הרשות, האדריכל והמזמין ביחס למערך פינוי האשפה.</w:t>
      </w:r>
    </w:p>
    <w:p w14:paraId="7F46D445"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גיבוש האפיון של מערכת פינוי האשפה.</w:t>
      </w:r>
    </w:p>
    <w:p w14:paraId="5B4A6336"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תכנון מערך האשפה בשיתוף אדריכל הפרויקט.</w:t>
      </w:r>
    </w:p>
    <w:p w14:paraId="4FCCEA1B"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הפצת הנחיות לתכנון/ביצוע המערכות הקשורות למערך פינוי האשפה: אוורור, אינסטלציה סניטרית, הזנות חשמל וכד'.</w:t>
      </w:r>
    </w:p>
    <w:p w14:paraId="033DDF56"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הכנת מפרט וכתב כמויות לכל פריטי מערך פינוי האשפה, ועריכתו כנדרש לצרכי המכרזים בין הקבלנים. </w:t>
      </w:r>
    </w:p>
    <w:p w14:paraId="77AD8B54"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הכנסת שינויים במפרט ככל שיתחייב להתאמת התכנון למסגרת התקציבית אשר תיקבע ע"י המזמין.</w:t>
      </w:r>
    </w:p>
    <w:p w14:paraId="57C71259"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מתן חוות דעת ויעוץ בכל הקשור בהכנת המכרזים ופרסומם.</w:t>
      </w:r>
    </w:p>
    <w:p w14:paraId="0B17C26B"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טיפול בקבלת אישור תברואתי של הרשות להיתר הבניה וככל ונדרש בטופס 4.</w:t>
      </w:r>
    </w:p>
    <w:p w14:paraId="298A2D6F"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p>
    <w:p w14:paraId="34FDB565"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ab/>
        <w:t xml:space="preserve">3.2 </w:t>
      </w:r>
      <w:r w:rsidRPr="00232692">
        <w:rPr>
          <w:rFonts w:ascii="Times New Roman" w:eastAsia="Times New Roman" w:hAnsi="Times New Roman" w:cs="David" w:hint="cs"/>
          <w:sz w:val="24"/>
          <w:szCs w:val="24"/>
          <w:u w:val="single"/>
          <w:rtl/>
          <w:lang w:eastAsia="he-IL"/>
        </w:rPr>
        <w:t>הצעות קבלנים</w:t>
      </w:r>
      <w:r w:rsidRPr="00232692">
        <w:rPr>
          <w:rFonts w:ascii="Times New Roman" w:eastAsia="Times New Roman" w:hAnsi="Times New Roman" w:cs="David" w:hint="cs"/>
          <w:sz w:val="24"/>
          <w:szCs w:val="24"/>
          <w:rtl/>
          <w:lang w:eastAsia="he-IL"/>
        </w:rPr>
        <w:t>:</w:t>
      </w:r>
    </w:p>
    <w:p w14:paraId="0424B4C5"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F378B36"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 xml:space="preserve">           השתתפות בסיורי קבלנים, הכנת תשובות לשאלות הקבלנים והגשתן</w:t>
      </w:r>
    </w:p>
    <w:p w14:paraId="60E45F72"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למנהל.</w:t>
      </w:r>
    </w:p>
    <w:p w14:paraId="342E8789"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מתן חוות דעת בכל הקשור להצעות הקבלנים.</w:t>
      </w:r>
    </w:p>
    <w:p w14:paraId="7812548E" w14:textId="77777777" w:rsidR="00232692" w:rsidRPr="00232692" w:rsidRDefault="00232692" w:rsidP="00232692">
      <w:pPr>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7242B7DB" w14:textId="77777777" w:rsidR="00232692" w:rsidRPr="00232692" w:rsidRDefault="00232692" w:rsidP="00232692">
      <w:pPr>
        <w:tabs>
          <w:tab w:val="left" w:pos="720"/>
          <w:tab w:val="center" w:pos="4153"/>
          <w:tab w:val="right" w:pos="8306"/>
        </w:tabs>
        <w:spacing w:before="0" w:beforeAutospacing="0" w:after="0" w:afterAutospacing="0" w:line="240" w:lineRule="auto"/>
        <w:ind w:left="72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3.3 </w:t>
      </w:r>
      <w:r w:rsidRPr="00232692">
        <w:rPr>
          <w:rFonts w:ascii="Times New Roman" w:eastAsia="Times New Roman" w:hAnsi="Times New Roman" w:cs="David" w:hint="cs"/>
          <w:sz w:val="24"/>
          <w:szCs w:val="24"/>
          <w:u w:val="single"/>
          <w:rtl/>
          <w:lang w:eastAsia="he-IL"/>
        </w:rPr>
        <w:t>פיקוח עליון</w:t>
      </w:r>
      <w:r w:rsidRPr="00232692">
        <w:rPr>
          <w:rFonts w:ascii="Times New Roman" w:eastAsia="Times New Roman" w:hAnsi="Times New Roman" w:cs="David" w:hint="cs"/>
          <w:sz w:val="24"/>
          <w:szCs w:val="24"/>
          <w:rtl/>
          <w:lang w:eastAsia="he-IL"/>
        </w:rPr>
        <w:t>:</w:t>
      </w:r>
    </w:p>
    <w:p w14:paraId="04943889"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45498981"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פקוח עליון על עבודות התקנת מערכת פינוי האשפה הן באתר והן בבתי </w:t>
      </w:r>
      <w:r w:rsidRPr="00232692">
        <w:rPr>
          <w:rFonts w:ascii="Times New Roman" w:eastAsia="Times New Roman" w:hAnsi="Times New Roman" w:cs="David" w:hint="cs"/>
          <w:sz w:val="24"/>
          <w:szCs w:val="24"/>
          <w:rtl/>
          <w:lang w:eastAsia="he-IL"/>
        </w:rPr>
        <w:lastRenderedPageBreak/>
        <w:t>מלאכה מחוץ לאתר.</w:t>
      </w:r>
    </w:p>
    <w:p w14:paraId="312CFA5F"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בחינת תכניות העבודה של הקבלנים אשר זכו בעבודות, עד אישור תכניותיהם לייצור.</w:t>
      </w:r>
    </w:p>
    <w:p w14:paraId="258DE68E"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השתתפות בקבלת העבודות ואישור גמר ביצוע העבודות. דיווח על ליקויים הטעונים השלמה או תיקון.</w:t>
      </w:r>
    </w:p>
    <w:p w14:paraId="4FD29978"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למנהל והשתתפות בדיונים ובבירורים עם הקבלנים בקשר עם בצוע העבודות והתאמתן לתנאי החוזים עם קבלני העבודות, הן לפני מסירת העבודות והן בתקופת הבדק.</w:t>
      </w:r>
    </w:p>
    <w:p w14:paraId="5D568029"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לפתרונות במקרים בהם יתגלו כשלים בביצוע לעומת התכנון.</w:t>
      </w:r>
    </w:p>
    <w:p w14:paraId="5A7F907E"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אין היועץ רשאי לתת הוראות לקבלנים ו/או לנהל משא ומתן עם הקבלנים אלא באמצעות נציג המזמין.</w:t>
      </w:r>
    </w:p>
    <w:p w14:paraId="6AD70551"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השתתפות בקבלת אישור תברואתי של הרשות לאכלוס / טופס 4 ותעודת גמר.</w:t>
      </w:r>
    </w:p>
    <w:p w14:paraId="55F3E292"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ג</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0847D57B"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לוח זמנים ושלבי ביצוע</w:t>
      </w:r>
    </w:p>
    <w:p w14:paraId="46D58C60"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09771DAA"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39B9AD9E"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לוח הזמנים ליעוץ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23465C58"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5D515C8E"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היועץ ימסור את התכניות ו/או המסמכים לאישור המזמין בהתאם ללוח הזמנים והתכניות ו/או המסמכים לא יחשבו כמושלמים עד לקבלת אישור המזמין.</w:t>
      </w:r>
    </w:p>
    <w:p w14:paraId="1558A375"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04837A40"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העביר המזמין ליועץ הערות או הנחיות נוספות לגבי התכניות ו/או המסמכים, יעדכן היועץ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ליועץ הערותיו ו/או הנחיותיו לגבי תכניות ו/או מסמכים שהוגשו לו על ידי היועץ בתוך 30 יום ממועד הגשתן למזמין.</w:t>
      </w:r>
    </w:p>
    <w:p w14:paraId="42F5AC50"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65E04257"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אם לא יקבע לוח זמנים במעמד חתימת החוזה יעביר היועץ לוח זמנים ראשוני לאישור המנהל תוך 7 ימים ממועד החתימה.</w:t>
      </w:r>
    </w:p>
    <w:p w14:paraId="675DF62B"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1AB9C569"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63D7154C"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color w:val="008000"/>
          <w:sz w:val="24"/>
          <w:szCs w:val="24"/>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ד'</w:t>
      </w:r>
      <w:r w:rsidR="00573980">
        <w:rPr>
          <w:rFonts w:ascii="Times New Roman" w:eastAsia="Times New Roman" w:hAnsi="Times New Roman" w:cs="David" w:hint="cs"/>
          <w:b/>
          <w:bCs/>
          <w:sz w:val="24"/>
          <w:szCs w:val="24"/>
          <w:u w:val="single"/>
          <w:rtl/>
          <w:lang w:eastAsia="he-IL"/>
        </w:rPr>
        <w:t>'</w:t>
      </w:r>
    </w:p>
    <w:p w14:paraId="4D5901BD"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שכר ותשלומי היועץ</w:t>
      </w:r>
    </w:p>
    <w:p w14:paraId="6AA49689" w14:textId="77777777" w:rsidR="00232692" w:rsidRPr="00232692" w:rsidRDefault="00232692" w:rsidP="00232692">
      <w:pPr>
        <w:widowControl w:val="0"/>
        <w:spacing w:before="60" w:beforeAutospacing="0" w:after="60" w:afterAutospacing="0" w:line="300" w:lineRule="atLeast"/>
        <w:ind w:left="540" w:hanging="540"/>
        <w:rPr>
          <w:rFonts w:ascii="Times New Roman" w:eastAsia="Times New Roman" w:hAnsi="Times New Roman" w:cs="David"/>
          <w:sz w:val="24"/>
          <w:szCs w:val="24"/>
          <w:u w:val="single"/>
          <w:rtl/>
          <w:lang w:eastAsia="he-IL"/>
        </w:rPr>
      </w:pPr>
    </w:p>
    <w:p w14:paraId="472FEEAB" w14:textId="77777777" w:rsidR="00232692" w:rsidRPr="00232692" w:rsidRDefault="00232692" w:rsidP="00232692">
      <w:pPr>
        <w:numPr>
          <w:ilvl w:val="0"/>
          <w:numId w:val="18"/>
        </w:numPr>
        <w:tabs>
          <w:tab w:val="right" w:pos="5960"/>
        </w:tabs>
        <w:snapToGrid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תמורת ביצוע מלוא שירותי היועץ, כמפורט בנספח ב', ישלם המזמין ליועץ את שכר היועץ בשיעורים כדלקמן:</w:t>
      </w:r>
    </w:p>
    <w:p w14:paraId="14E3FB5A" w14:textId="481FB3AD" w:rsidR="00232692" w:rsidRDefault="00232692" w:rsidP="00357F1C">
      <w:pPr>
        <w:tabs>
          <w:tab w:val="right" w:pos="5960"/>
        </w:tabs>
        <w:spacing w:before="0" w:beforeAutospacing="0" w:after="0" w:afterAutospacing="0" w:line="240" w:lineRule="auto"/>
        <w:ind w:left="714" w:hanging="630"/>
        <w:jc w:val="both"/>
        <w:rPr>
          <w:ins w:id="111" w:author="Meryl Etman" w:date="2020-10-19T10:13:00Z"/>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 xml:space="preserve">סכום קבוע ומוחלט </w:t>
      </w:r>
      <w:del w:id="112" w:author="Meryl Etman" w:date="2020-10-19T10:10:00Z">
        <w:r w:rsidRPr="00232692" w:rsidDel="00A61EFF">
          <w:rPr>
            <w:rFonts w:ascii="Times New Roman" w:eastAsia="Times New Roman" w:hAnsi="Times New Roman" w:cs="David" w:hint="cs"/>
            <w:sz w:val="24"/>
            <w:szCs w:val="24"/>
            <w:rtl/>
            <w:lang w:eastAsia="he-IL"/>
          </w:rPr>
          <w:delText xml:space="preserve">של </w:delText>
        </w:r>
        <w:r w:rsidR="00573980" w:rsidRPr="00573980" w:rsidDel="00A61EFF">
          <w:rPr>
            <w:rFonts w:ascii="Times New Roman" w:eastAsia="Times New Roman" w:hAnsi="Times New Roman" w:cs="David" w:hint="cs"/>
            <w:b/>
            <w:bCs/>
            <w:sz w:val="24"/>
            <w:szCs w:val="24"/>
            <w:u w:val="single"/>
            <w:rtl/>
            <w:lang w:eastAsia="he-IL"/>
          </w:rPr>
          <w:delText xml:space="preserve">        </w:delText>
        </w:r>
        <w:r w:rsidR="00573980" w:rsidDel="00A61EFF">
          <w:rPr>
            <w:rFonts w:ascii="Times New Roman" w:eastAsia="Times New Roman" w:hAnsi="Times New Roman" w:cs="David" w:hint="cs"/>
            <w:b/>
            <w:bCs/>
            <w:sz w:val="24"/>
            <w:szCs w:val="24"/>
            <w:u w:val="single"/>
            <w:rtl/>
            <w:lang w:eastAsia="he-IL"/>
          </w:rPr>
          <w:delText xml:space="preserve">        </w:delText>
        </w:r>
        <w:r w:rsidR="00573980" w:rsidRPr="00573980" w:rsidDel="00A61EFF">
          <w:rPr>
            <w:rFonts w:ascii="Times New Roman" w:eastAsia="Times New Roman" w:hAnsi="Times New Roman" w:cs="David" w:hint="cs"/>
            <w:b/>
            <w:bCs/>
            <w:sz w:val="24"/>
            <w:szCs w:val="24"/>
            <w:u w:val="single"/>
            <w:rtl/>
            <w:lang w:eastAsia="he-IL"/>
          </w:rPr>
          <w:delText xml:space="preserve">          </w:delText>
        </w:r>
        <w:r w:rsidRPr="00573980" w:rsidDel="00A61EFF">
          <w:rPr>
            <w:rFonts w:ascii="Times New Roman" w:eastAsia="Times New Roman" w:hAnsi="Times New Roman" w:cs="David" w:hint="cs"/>
            <w:b/>
            <w:bCs/>
            <w:sz w:val="24"/>
            <w:szCs w:val="24"/>
            <w:rtl/>
            <w:lang w:eastAsia="he-IL"/>
          </w:rPr>
          <w:delText xml:space="preserve"> </w:delText>
        </w:r>
      </w:del>
      <w:ins w:id="113" w:author="Meryl Etman" w:date="2020-10-19T10:10:00Z">
        <w:r w:rsidR="00A61EFF" w:rsidRPr="00232692">
          <w:rPr>
            <w:rFonts w:ascii="Times New Roman" w:eastAsia="Times New Roman" w:hAnsi="Times New Roman" w:cs="David" w:hint="cs"/>
            <w:sz w:val="24"/>
            <w:szCs w:val="24"/>
            <w:rtl/>
            <w:lang w:eastAsia="he-IL"/>
          </w:rPr>
          <w:t xml:space="preserve">של </w:t>
        </w:r>
        <w:r w:rsidR="00A61EFF">
          <w:rPr>
            <w:rFonts w:ascii="Times New Roman" w:eastAsia="Times New Roman" w:hAnsi="Times New Roman" w:cs="David" w:hint="cs"/>
            <w:b/>
            <w:bCs/>
            <w:sz w:val="24"/>
            <w:szCs w:val="24"/>
            <w:u w:val="single"/>
            <w:rtl/>
            <w:lang w:eastAsia="he-IL"/>
          </w:rPr>
          <w:t>54,000</w:t>
        </w:r>
        <w:r w:rsidR="00A61EFF" w:rsidRPr="00573980">
          <w:rPr>
            <w:rFonts w:ascii="Times New Roman" w:eastAsia="Times New Roman" w:hAnsi="Times New Roman" w:cs="David" w:hint="cs"/>
            <w:b/>
            <w:bCs/>
            <w:sz w:val="24"/>
            <w:szCs w:val="24"/>
            <w:rtl/>
            <w:lang w:eastAsia="he-IL"/>
          </w:rPr>
          <w:t xml:space="preserve"> </w:t>
        </w:r>
      </w:ins>
      <w:r w:rsidRPr="00232692">
        <w:rPr>
          <w:rFonts w:ascii="Times New Roman" w:eastAsia="Times New Roman" w:hAnsi="Times New Roman" w:cs="David" w:hint="cs"/>
          <w:b/>
          <w:bCs/>
          <w:sz w:val="24"/>
          <w:szCs w:val="24"/>
          <w:rtl/>
          <w:lang w:eastAsia="he-IL"/>
        </w:rPr>
        <w:t xml:space="preserve">ש"ח </w:t>
      </w:r>
      <w:r w:rsidRPr="00232692">
        <w:rPr>
          <w:rFonts w:ascii="Times New Roman" w:eastAsia="Times New Roman" w:hAnsi="Times New Roman" w:cs="David" w:hint="cs"/>
          <w:sz w:val="24"/>
          <w:szCs w:val="24"/>
          <w:rtl/>
          <w:lang w:eastAsia="he-IL"/>
        </w:rPr>
        <w:t>(במילים</w:t>
      </w:r>
      <w:del w:id="114" w:author="Meryl Etman" w:date="2020-10-19T10:10:00Z">
        <w:r w:rsidRPr="00232692" w:rsidDel="00A61EFF">
          <w:rPr>
            <w:rFonts w:ascii="Times New Roman" w:eastAsia="Times New Roman" w:hAnsi="Times New Roman" w:cs="David" w:hint="cs"/>
            <w:sz w:val="24"/>
            <w:szCs w:val="24"/>
            <w:rtl/>
            <w:lang w:eastAsia="he-IL"/>
          </w:rPr>
          <w:delText>:</w:delText>
        </w:r>
        <w:r w:rsidRPr="00573980" w:rsidDel="00A61EFF">
          <w:rPr>
            <w:rFonts w:ascii="Times New Roman" w:eastAsia="Times New Roman" w:hAnsi="Times New Roman" w:cs="David" w:hint="cs"/>
            <w:sz w:val="24"/>
            <w:szCs w:val="24"/>
            <w:u w:val="single"/>
            <w:rtl/>
            <w:lang w:eastAsia="he-IL"/>
          </w:rPr>
          <w:delText xml:space="preserve"> </w:delText>
        </w:r>
        <w:r w:rsidR="00573980" w:rsidRPr="00573980" w:rsidDel="00A61EFF">
          <w:rPr>
            <w:rFonts w:ascii="Times New Roman" w:eastAsia="Times New Roman" w:hAnsi="Times New Roman" w:cs="David" w:hint="cs"/>
            <w:b/>
            <w:bCs/>
            <w:sz w:val="24"/>
            <w:szCs w:val="24"/>
            <w:u w:val="single"/>
            <w:rtl/>
            <w:lang w:eastAsia="he-IL"/>
          </w:rPr>
          <w:delText xml:space="preserve">                                        </w:delText>
        </w:r>
        <w:r w:rsidR="00573980" w:rsidDel="00A61EFF">
          <w:rPr>
            <w:rFonts w:ascii="Times New Roman" w:eastAsia="Times New Roman" w:hAnsi="Times New Roman" w:cs="David" w:hint="cs"/>
            <w:b/>
            <w:bCs/>
            <w:sz w:val="24"/>
            <w:szCs w:val="24"/>
            <w:rtl/>
            <w:lang w:eastAsia="he-IL"/>
          </w:rPr>
          <w:delText xml:space="preserve"> </w:delText>
        </w:r>
      </w:del>
      <w:ins w:id="115" w:author="Meryl Etman" w:date="2020-10-19T10:10:00Z">
        <w:r w:rsidR="00A61EFF" w:rsidRPr="00232692">
          <w:rPr>
            <w:rFonts w:ascii="Times New Roman" w:eastAsia="Times New Roman" w:hAnsi="Times New Roman" w:cs="David" w:hint="cs"/>
            <w:sz w:val="24"/>
            <w:szCs w:val="24"/>
            <w:rtl/>
            <w:lang w:eastAsia="he-IL"/>
          </w:rPr>
          <w:t>:</w:t>
        </w:r>
      </w:ins>
      <w:ins w:id="116" w:author="Meryl Etman" w:date="2020-10-19T10:11:00Z">
        <w:r w:rsidR="00A61EFF">
          <w:rPr>
            <w:rFonts w:ascii="Times New Roman" w:eastAsia="Times New Roman" w:hAnsi="Times New Roman" w:cs="David" w:hint="cs"/>
            <w:sz w:val="24"/>
            <w:szCs w:val="24"/>
            <w:u w:val="single"/>
            <w:rtl/>
            <w:lang w:eastAsia="he-IL"/>
          </w:rPr>
          <w:t xml:space="preserve"> </w:t>
        </w:r>
      </w:ins>
      <w:ins w:id="117" w:author="Meryl Etman" w:date="2020-10-19T10:10:00Z">
        <w:r w:rsidR="00A61EFF" w:rsidRPr="000D1356">
          <w:rPr>
            <w:rFonts w:ascii="Times New Roman" w:eastAsia="Times New Roman" w:hAnsi="Times New Roman" w:cs="David" w:hint="eastAsia"/>
            <w:b/>
            <w:bCs/>
            <w:sz w:val="24"/>
            <w:szCs w:val="24"/>
            <w:u w:val="single"/>
            <w:rtl/>
            <w:lang w:eastAsia="he-IL"/>
            <w:rPrChange w:id="118" w:author="Meryl Etman" w:date="2020-10-19T10:17:00Z">
              <w:rPr>
                <w:rFonts w:ascii="Times New Roman" w:eastAsia="Times New Roman" w:hAnsi="Times New Roman" w:cs="David" w:hint="eastAsia"/>
                <w:sz w:val="24"/>
                <w:szCs w:val="24"/>
                <w:u w:val="single"/>
                <w:rtl/>
                <w:lang w:eastAsia="he-IL"/>
              </w:rPr>
            </w:rPrChange>
          </w:rPr>
          <w:t>חמישים</w:t>
        </w:r>
        <w:r w:rsidR="00A61EFF" w:rsidRPr="000D1356">
          <w:rPr>
            <w:rFonts w:ascii="Times New Roman" w:eastAsia="Times New Roman" w:hAnsi="Times New Roman" w:cs="David"/>
            <w:b/>
            <w:bCs/>
            <w:sz w:val="24"/>
            <w:szCs w:val="24"/>
            <w:u w:val="single"/>
            <w:rtl/>
            <w:lang w:eastAsia="he-IL"/>
            <w:rPrChange w:id="119" w:author="Meryl Etman" w:date="2020-10-19T10:17:00Z">
              <w:rPr>
                <w:rFonts w:ascii="Times New Roman" w:eastAsia="Times New Roman" w:hAnsi="Times New Roman" w:cs="David"/>
                <w:sz w:val="24"/>
                <w:szCs w:val="24"/>
                <w:u w:val="single"/>
                <w:rtl/>
                <w:lang w:eastAsia="he-IL"/>
              </w:rPr>
            </w:rPrChange>
          </w:rPr>
          <w:t xml:space="preserve"> </w:t>
        </w:r>
        <w:r w:rsidR="00A61EFF" w:rsidRPr="000D1356">
          <w:rPr>
            <w:rFonts w:ascii="Times New Roman" w:eastAsia="Times New Roman" w:hAnsi="Times New Roman" w:cs="David" w:hint="eastAsia"/>
            <w:b/>
            <w:bCs/>
            <w:sz w:val="24"/>
            <w:szCs w:val="24"/>
            <w:u w:val="single"/>
            <w:rtl/>
            <w:lang w:eastAsia="he-IL"/>
            <w:rPrChange w:id="120" w:author="Meryl Etman" w:date="2020-10-19T10:17:00Z">
              <w:rPr>
                <w:rFonts w:ascii="Times New Roman" w:eastAsia="Times New Roman" w:hAnsi="Times New Roman" w:cs="David" w:hint="eastAsia"/>
                <w:sz w:val="24"/>
                <w:szCs w:val="24"/>
                <w:u w:val="single"/>
                <w:rtl/>
                <w:lang w:eastAsia="he-IL"/>
              </w:rPr>
            </w:rPrChange>
          </w:rPr>
          <w:t>וארבעה</w:t>
        </w:r>
        <w:r w:rsidR="00A61EFF" w:rsidRPr="000D1356">
          <w:rPr>
            <w:rFonts w:ascii="Times New Roman" w:eastAsia="Times New Roman" w:hAnsi="Times New Roman" w:cs="David"/>
            <w:b/>
            <w:bCs/>
            <w:sz w:val="24"/>
            <w:szCs w:val="24"/>
            <w:u w:val="single"/>
            <w:rtl/>
            <w:lang w:eastAsia="he-IL"/>
            <w:rPrChange w:id="121" w:author="Meryl Etman" w:date="2020-10-19T10:17:00Z">
              <w:rPr>
                <w:rFonts w:ascii="Times New Roman" w:eastAsia="Times New Roman" w:hAnsi="Times New Roman" w:cs="David"/>
                <w:sz w:val="24"/>
                <w:szCs w:val="24"/>
                <w:u w:val="single"/>
                <w:rtl/>
                <w:lang w:eastAsia="he-IL"/>
              </w:rPr>
            </w:rPrChange>
          </w:rPr>
          <w:t xml:space="preserve"> </w:t>
        </w:r>
        <w:r w:rsidR="00A61EFF" w:rsidRPr="000D1356">
          <w:rPr>
            <w:rFonts w:ascii="Times New Roman" w:eastAsia="Times New Roman" w:hAnsi="Times New Roman" w:cs="David" w:hint="eastAsia"/>
            <w:b/>
            <w:bCs/>
            <w:sz w:val="24"/>
            <w:szCs w:val="24"/>
            <w:u w:val="single"/>
            <w:rtl/>
            <w:lang w:eastAsia="he-IL"/>
            <w:rPrChange w:id="122" w:author="Meryl Etman" w:date="2020-10-19T10:17:00Z">
              <w:rPr>
                <w:rFonts w:ascii="Times New Roman" w:eastAsia="Times New Roman" w:hAnsi="Times New Roman" w:cs="David" w:hint="eastAsia"/>
                <w:sz w:val="24"/>
                <w:szCs w:val="24"/>
                <w:u w:val="single"/>
                <w:rtl/>
                <w:lang w:eastAsia="he-IL"/>
              </w:rPr>
            </w:rPrChange>
          </w:rPr>
          <w:t>אלף</w:t>
        </w:r>
        <w:r w:rsidR="00A61EFF">
          <w:rPr>
            <w:rFonts w:ascii="Times New Roman" w:eastAsia="Times New Roman" w:hAnsi="Times New Roman" w:cs="David" w:hint="cs"/>
            <w:b/>
            <w:bCs/>
            <w:sz w:val="24"/>
            <w:szCs w:val="24"/>
            <w:rtl/>
            <w:lang w:eastAsia="he-IL"/>
          </w:rPr>
          <w:t xml:space="preserve"> </w:t>
        </w:r>
      </w:ins>
      <w:r w:rsidRPr="00232692">
        <w:rPr>
          <w:rFonts w:ascii="Times New Roman" w:eastAsia="Times New Roman" w:hAnsi="Times New Roman" w:cs="David" w:hint="cs"/>
          <w:b/>
          <w:bCs/>
          <w:sz w:val="24"/>
          <w:szCs w:val="24"/>
          <w:rtl/>
          <w:lang w:eastAsia="he-IL"/>
        </w:rPr>
        <w:t>ש"ח</w:t>
      </w:r>
      <w:r w:rsidRPr="00232692">
        <w:rPr>
          <w:rFonts w:ascii="Times New Roman" w:eastAsia="Times New Roman" w:hAnsi="Times New Roman" w:cs="David" w:hint="cs"/>
          <w:sz w:val="24"/>
          <w:szCs w:val="24"/>
          <w:rtl/>
          <w:lang w:eastAsia="he-IL"/>
        </w:rPr>
        <w:t>).</w:t>
      </w:r>
      <w:ins w:id="123" w:author="Meryl Etman" w:date="2020-10-19T10:10:00Z">
        <w:r w:rsidR="00A61EFF">
          <w:rPr>
            <w:rFonts w:ascii="Times New Roman" w:eastAsia="Times New Roman" w:hAnsi="Times New Roman" w:cs="David" w:hint="cs"/>
            <w:sz w:val="24"/>
            <w:szCs w:val="24"/>
            <w:rtl/>
            <w:lang w:eastAsia="he-IL"/>
          </w:rPr>
          <w:t xml:space="preserve"> הסכום חושב לפי 18,000 ₪ לכל בניין.</w:t>
        </w:r>
      </w:ins>
    </w:p>
    <w:p w14:paraId="41807625" w14:textId="77777777" w:rsidR="00A61EFF" w:rsidRDefault="00A61EFF" w:rsidP="00357F1C">
      <w:pPr>
        <w:tabs>
          <w:tab w:val="right" w:pos="5960"/>
        </w:tabs>
        <w:spacing w:before="0" w:beforeAutospacing="0" w:after="0" w:afterAutospacing="0" w:line="240" w:lineRule="auto"/>
        <w:ind w:left="714" w:hanging="630"/>
        <w:jc w:val="both"/>
        <w:rPr>
          <w:ins w:id="124" w:author="Meryl Etman" w:date="2020-10-19T10:11:00Z"/>
          <w:rFonts w:ascii="Times New Roman" w:eastAsia="Times New Roman" w:hAnsi="Times New Roman" w:cs="David"/>
          <w:sz w:val="24"/>
          <w:szCs w:val="24"/>
          <w:rtl/>
          <w:lang w:eastAsia="he-IL"/>
        </w:rPr>
      </w:pPr>
    </w:p>
    <w:p w14:paraId="5115B077" w14:textId="1EB1790A" w:rsidR="00A61EFF" w:rsidRPr="00232692" w:rsidRDefault="00A61EFF" w:rsidP="00357F1C">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ins w:id="125" w:author="Meryl Etman" w:date="2020-10-19T10:13:00Z">
        <w:r>
          <w:rPr>
            <w:rFonts w:ascii="Times New Roman" w:eastAsia="Times New Roman" w:hAnsi="Times New Roman" w:cs="David" w:hint="cs"/>
            <w:sz w:val="26"/>
            <w:szCs w:val="24"/>
            <w:rtl/>
            <w:lang w:eastAsia="he-IL"/>
          </w:rPr>
          <w:t xml:space="preserve">            </w:t>
        </w:r>
      </w:ins>
      <w:ins w:id="126" w:author="Meryl Etman" w:date="2020-10-19T10:11:00Z">
        <w:r>
          <w:rPr>
            <w:rFonts w:ascii="Times New Roman" w:eastAsia="Times New Roman" w:hAnsi="Times New Roman" w:cs="David" w:hint="cs"/>
            <w:sz w:val="26"/>
            <w:szCs w:val="24"/>
            <w:rtl/>
            <w:lang w:eastAsia="he-IL"/>
          </w:rPr>
          <w:t>ככל ובבניינים לא יתוכננו מקטיני נפח, שכ</w:t>
        </w:r>
      </w:ins>
      <w:ins w:id="127" w:author="Meryl Etman" w:date="2020-10-19T10:12:00Z">
        <w:r>
          <w:rPr>
            <w:rFonts w:ascii="Times New Roman" w:eastAsia="Times New Roman" w:hAnsi="Times New Roman" w:cs="David" w:hint="cs"/>
            <w:sz w:val="26"/>
            <w:szCs w:val="24"/>
            <w:rtl/>
            <w:lang w:eastAsia="he-IL"/>
          </w:rPr>
          <w:t xml:space="preserve">"ט יחושב לפי 16,000 ₪ לכל בניין ובסה"כ </w:t>
        </w:r>
        <w:r w:rsidRPr="000D1356">
          <w:rPr>
            <w:rFonts w:ascii="Times New Roman" w:eastAsia="Times New Roman" w:hAnsi="Times New Roman" w:cs="David"/>
            <w:b/>
            <w:bCs/>
            <w:sz w:val="26"/>
            <w:szCs w:val="24"/>
            <w:rtl/>
            <w:lang w:eastAsia="he-IL"/>
            <w:rPrChange w:id="128" w:author="Meryl Etman" w:date="2020-10-19T10:17:00Z">
              <w:rPr>
                <w:rFonts w:ascii="Times New Roman" w:eastAsia="Times New Roman" w:hAnsi="Times New Roman" w:cs="David"/>
                <w:sz w:val="26"/>
                <w:szCs w:val="24"/>
                <w:rtl/>
                <w:lang w:eastAsia="he-IL"/>
              </w:rPr>
            </w:rPrChange>
          </w:rPr>
          <w:t xml:space="preserve">48,000 </w:t>
        </w:r>
        <w:r w:rsidRPr="000D1356">
          <w:rPr>
            <w:rFonts w:ascii="Times New Roman" w:eastAsia="Times New Roman" w:hAnsi="Times New Roman" w:cs="David" w:hint="eastAsia"/>
            <w:b/>
            <w:bCs/>
            <w:sz w:val="26"/>
            <w:szCs w:val="24"/>
            <w:rtl/>
            <w:lang w:eastAsia="he-IL"/>
            <w:rPrChange w:id="129" w:author="Meryl Etman" w:date="2020-10-19T10:17:00Z">
              <w:rPr>
                <w:rFonts w:ascii="Times New Roman" w:eastAsia="Times New Roman" w:hAnsi="Times New Roman" w:cs="David" w:hint="eastAsia"/>
                <w:sz w:val="26"/>
                <w:szCs w:val="24"/>
                <w:rtl/>
                <w:lang w:eastAsia="he-IL"/>
              </w:rPr>
            </w:rPrChange>
          </w:rPr>
          <w:t>₪</w:t>
        </w:r>
      </w:ins>
      <w:ins w:id="130" w:author="Meryl Etman" w:date="2020-10-19T10:18:00Z">
        <w:r w:rsidR="000D1356">
          <w:rPr>
            <w:rFonts w:ascii="Times New Roman" w:eastAsia="Times New Roman" w:hAnsi="Times New Roman" w:cs="David" w:hint="cs"/>
            <w:b/>
            <w:bCs/>
            <w:sz w:val="26"/>
            <w:szCs w:val="24"/>
            <w:rtl/>
            <w:lang w:eastAsia="he-IL"/>
          </w:rPr>
          <w:t xml:space="preserve"> </w:t>
        </w:r>
        <w:r w:rsidR="000D1356" w:rsidRPr="000D1356">
          <w:rPr>
            <w:rFonts w:ascii="Times New Roman" w:eastAsia="Times New Roman" w:hAnsi="Times New Roman" w:cs="David"/>
            <w:sz w:val="26"/>
            <w:szCs w:val="24"/>
            <w:rtl/>
            <w:lang w:eastAsia="he-IL"/>
            <w:rPrChange w:id="131" w:author="Meryl Etman" w:date="2020-10-19T10:18:00Z">
              <w:rPr>
                <w:rFonts w:ascii="Times New Roman" w:eastAsia="Times New Roman" w:hAnsi="Times New Roman" w:cs="David"/>
                <w:b/>
                <w:bCs/>
                <w:sz w:val="26"/>
                <w:szCs w:val="24"/>
                <w:rtl/>
                <w:lang w:eastAsia="he-IL"/>
              </w:rPr>
            </w:rPrChange>
          </w:rPr>
          <w:t>(במילים:</w:t>
        </w:r>
        <w:r w:rsidR="000D1356">
          <w:rPr>
            <w:rFonts w:ascii="Times New Roman" w:eastAsia="Times New Roman" w:hAnsi="Times New Roman" w:cs="David" w:hint="cs"/>
            <w:b/>
            <w:bCs/>
            <w:sz w:val="26"/>
            <w:szCs w:val="24"/>
            <w:rtl/>
            <w:lang w:eastAsia="he-IL"/>
          </w:rPr>
          <w:t xml:space="preserve"> ארבעים ושמונה אלף ₪</w:t>
        </w:r>
        <w:r w:rsidR="000D1356" w:rsidRPr="000D1356">
          <w:rPr>
            <w:rFonts w:ascii="Times New Roman" w:eastAsia="Times New Roman" w:hAnsi="Times New Roman" w:cs="David"/>
            <w:sz w:val="26"/>
            <w:szCs w:val="24"/>
            <w:rtl/>
            <w:lang w:eastAsia="he-IL"/>
            <w:rPrChange w:id="132" w:author="Meryl Etman" w:date="2020-10-19T10:18:00Z">
              <w:rPr>
                <w:rFonts w:ascii="Times New Roman" w:eastAsia="Times New Roman" w:hAnsi="Times New Roman" w:cs="David"/>
                <w:b/>
                <w:bCs/>
                <w:sz w:val="26"/>
                <w:szCs w:val="24"/>
                <w:rtl/>
                <w:lang w:eastAsia="he-IL"/>
              </w:rPr>
            </w:rPrChange>
          </w:rPr>
          <w:t>).</w:t>
        </w:r>
      </w:ins>
    </w:p>
    <w:p w14:paraId="092E6E63"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554D7267" w14:textId="27C91631" w:rsidR="00232692" w:rsidRPr="00232692" w:rsidRDefault="00232692">
      <w:pPr>
        <w:numPr>
          <w:ilvl w:val="0"/>
          <w:numId w:val="18"/>
        </w:numPr>
        <w:tabs>
          <w:tab w:val="right" w:pos="5960"/>
        </w:tabs>
        <w:snapToGrid w:val="0"/>
        <w:spacing w:before="60" w:beforeAutospacing="0" w:after="60" w:afterAutospacing="0" w:line="300" w:lineRule="atLeast"/>
        <w:rPr>
          <w:rFonts w:ascii="Times New Roman" w:eastAsia="Times New Roman" w:hAnsi="Times New Roman" w:cs="David"/>
          <w:sz w:val="24"/>
          <w:szCs w:val="24"/>
          <w:lang w:eastAsia="he-IL"/>
        </w:rPr>
        <w:pPrChange w:id="133" w:author="Meryl Etman" w:date="2020-10-19T10:13:00Z">
          <w:pPr>
            <w:widowControl w:val="0"/>
            <w:numPr>
              <w:numId w:val="20"/>
            </w:numPr>
            <w:tabs>
              <w:tab w:val="num" w:pos="360"/>
            </w:tabs>
            <w:spacing w:before="0" w:beforeAutospacing="0" w:after="0" w:afterAutospacing="0" w:line="240" w:lineRule="auto"/>
            <w:ind w:left="360" w:hanging="360"/>
            <w:jc w:val="both"/>
          </w:pPr>
        </w:pPrChange>
      </w:pPr>
      <w:r w:rsidRPr="00A61EFF">
        <w:rPr>
          <w:rFonts w:ascii="Times New Roman" w:eastAsia="Times New Roman" w:hAnsi="Times New Roman" w:cs="David" w:hint="eastAsia"/>
          <w:sz w:val="24"/>
          <w:szCs w:val="24"/>
          <w:rtl/>
          <w:lang w:eastAsia="he-IL"/>
          <w:rPrChange w:id="134" w:author="Meryl Etman" w:date="2020-10-19T10:13:00Z">
            <w:rPr>
              <w:rFonts w:ascii="Times New Roman" w:eastAsia="Times New Roman" w:hAnsi="Times New Roman" w:cs="David" w:hint="eastAsia"/>
              <w:sz w:val="20"/>
              <w:szCs w:val="24"/>
              <w:rtl/>
              <w:lang w:eastAsia="he-IL"/>
            </w:rPr>
          </w:rPrChange>
        </w:rPr>
        <w:t>הסכום</w:t>
      </w:r>
      <w:r w:rsidRPr="00232692">
        <w:rPr>
          <w:rFonts w:ascii="Times New Roman" w:eastAsia="Times New Roman" w:hAnsi="Times New Roman" w:cs="David" w:hint="cs"/>
          <w:sz w:val="20"/>
          <w:szCs w:val="24"/>
          <w:rtl/>
          <w:lang w:eastAsia="he-IL"/>
        </w:rPr>
        <w:t xml:space="preserve"> המפורט בסעיף 1.1 לעיל יהיה </w:t>
      </w:r>
      <w:del w:id="135" w:author="Meryl Etman" w:date="2020-10-19T10:10:00Z">
        <w:r w:rsidRPr="00232692" w:rsidDel="00A61EFF">
          <w:rPr>
            <w:rFonts w:ascii="Times New Roman" w:eastAsia="Times New Roman" w:hAnsi="Times New Roman" w:cs="David" w:hint="cs"/>
            <w:sz w:val="20"/>
            <w:szCs w:val="24"/>
            <w:rtl/>
            <w:lang w:eastAsia="he-IL"/>
          </w:rPr>
          <w:delText>צמוד ל</w:delText>
        </w:r>
      </w:del>
      <w:customXmlDelRangeStart w:id="136" w:author="Meryl Etman" w:date="2020-10-19T10:10:00Z"/>
      <w:sdt>
        <w:sdtPr>
          <w:rPr>
            <w:rFonts w:ascii="Times New Roman" w:eastAsia="Times New Roman" w:hAnsi="Times New Roman" w:cs="David" w:hint="cs"/>
            <w:color w:val="008000"/>
            <w:sz w:val="24"/>
            <w:szCs w:val="24"/>
            <w:rtl/>
          </w:rPr>
          <w:alias w:val="סוג מדד כותרת"/>
          <w:tag w:val="cntMadadTypeTitle"/>
          <w:id w:val="125210011"/>
          <w:placeholder>
            <w:docPart w:val="16673AED862F47B1BC8D97215DDBAF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customXmlDelRangeEnd w:id="136"/>
          <w:customXmlDelRangeStart w:id="137" w:author="Meryl Etman" w:date="2020-10-19T10:10:00Z"/>
        </w:sdtContent>
      </w:sdt>
      <w:customXmlDelRangeEnd w:id="137"/>
      <w:del w:id="138" w:author="Meryl Etman" w:date="2020-10-19T10:10:00Z">
        <w:r w:rsidRPr="00573980" w:rsidDel="00A61EFF">
          <w:rPr>
            <w:rFonts w:ascii="Times New Roman" w:eastAsia="Times New Roman" w:hAnsi="Times New Roman" w:cs="David" w:hint="cs"/>
            <w:color w:val="00B0F0"/>
            <w:sz w:val="24"/>
            <w:szCs w:val="24"/>
            <w:rtl/>
          </w:rPr>
          <w:br/>
        </w:r>
      </w:del>
      <w:customXmlDelRangeStart w:id="139" w:author="Meryl Etman" w:date="2020-10-19T10:10:00Z"/>
      <w:sdt>
        <w:sdtPr>
          <w:rPr>
            <w:rFonts w:ascii="Times New Roman" w:eastAsia="Times New Roman" w:hAnsi="Times New Roman" w:cs="David" w:hint="cs"/>
            <w:color w:val="00B0F0"/>
            <w:sz w:val="24"/>
            <w:szCs w:val="24"/>
            <w:rtl/>
          </w:rPr>
          <w:alias w:val="מדד בגין/ידוע - כותרת"/>
          <w:tag w:val="cntIsKnownTitle"/>
          <w:id w:val="-2127994526"/>
          <w:placeholder>
            <w:docPart w:val="F3BA149CEA7E49768E627A7E979C0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customXmlDelRangeEnd w:id="139"/>
          <w:customXmlDelRangeStart w:id="140" w:author="Meryl Etman" w:date="2020-10-19T10:10:00Z"/>
        </w:sdtContent>
      </w:sdt>
      <w:customXmlDelRangeEnd w:id="140"/>
      <w:del w:id="141" w:author="Meryl Etman" w:date="2020-10-19T10:10:00Z">
        <w:r w:rsidRPr="00573980" w:rsidDel="00A61EFF">
          <w:rPr>
            <w:rFonts w:ascii="Times New Roman" w:eastAsia="Times New Roman" w:hAnsi="Times New Roman" w:cs="David" w:hint="cs"/>
            <w:color w:val="00B0F0"/>
            <w:sz w:val="24"/>
            <w:szCs w:val="24"/>
            <w:rtl/>
          </w:rPr>
          <w:delText xml:space="preserve"> </w:delText>
        </w:r>
      </w:del>
      <w:customXmlDelRangeStart w:id="142" w:author="Meryl Etman" w:date="2020-10-19T10:10:00Z"/>
      <w:sdt>
        <w:sdtPr>
          <w:rPr>
            <w:rFonts w:ascii="Times New Roman" w:eastAsia="Times New Roman" w:hAnsi="Times New Roman" w:cs="David" w:hint="cs"/>
            <w:color w:val="00B0F0"/>
            <w:sz w:val="24"/>
            <w:szCs w:val="24"/>
            <w:rtl/>
          </w:rPr>
          <w:alias w:val="מדד בסיס"/>
          <w:tag w:val="cntMadadBase"/>
          <w:id w:val="1762786105"/>
          <w:placeholder>
            <w:docPart w:val="A63B2DBBCDCE405FA3FD299B6F85D5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8-19T00:00:00Z">
            <w:dateFormat w:val="dd/MM/yyyy"/>
            <w:lid w:val="he-IL"/>
            <w:storeMappedDataAs w:val="dateTime"/>
            <w:calendar w:val="gregorian"/>
          </w:date>
        </w:sdtPr>
        <w:sdtEndPr/>
        <w:sdtContent>
          <w:customXmlDelRangeEnd w:id="142"/>
          <w:customXmlDelRangeStart w:id="143" w:author="Meryl Etman" w:date="2020-10-19T10:10:00Z"/>
        </w:sdtContent>
      </w:sdt>
      <w:customXmlDelRangeEnd w:id="143"/>
      <w:del w:id="144" w:author="Meryl Etman" w:date="2020-10-19T10:10:00Z">
        <w:r w:rsidRPr="00573980" w:rsidDel="00A61EFF">
          <w:rPr>
            <w:rFonts w:ascii="Times New Roman" w:eastAsia="Times New Roman" w:hAnsi="Times New Roman" w:cs="David" w:hint="cs"/>
            <w:color w:val="00B0F0"/>
            <w:sz w:val="24"/>
            <w:szCs w:val="24"/>
            <w:rtl/>
          </w:rPr>
          <w:delText xml:space="preserve"> (העומד על </w:delText>
        </w:r>
      </w:del>
      <w:customXmlDelRangeStart w:id="145" w:author="Meryl Etman" w:date="2020-10-19T10:10:00Z"/>
      <w:sdt>
        <w:sdtPr>
          <w:rPr>
            <w:rFonts w:ascii="Times New Roman" w:eastAsia="Times New Roman" w:hAnsi="Times New Roman" w:cs="David" w:hint="cs"/>
            <w:color w:val="00B0F0"/>
            <w:sz w:val="24"/>
            <w:szCs w:val="24"/>
            <w:rtl/>
          </w:rPr>
          <w:alias w:val="נקודות מדד"/>
          <w:tag w:val="cntMadadPoints"/>
          <w:id w:val="1813912319"/>
          <w:placeholder>
            <w:docPart w:val="EE4A0A1832654DA3B2BBB2536A54E3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customXmlDelRangeEnd w:id="145"/>
          <w:customXmlDelRangeStart w:id="146" w:author="Meryl Etman" w:date="2020-10-19T10:10:00Z"/>
        </w:sdtContent>
      </w:sdt>
      <w:customXmlDelRangeEnd w:id="146"/>
      <w:del w:id="147" w:author="Meryl Etman" w:date="2020-10-19T10:10:00Z">
        <w:r w:rsidRPr="00232692" w:rsidDel="00A61EFF">
          <w:rPr>
            <w:rFonts w:ascii="Times New Roman" w:eastAsia="Times New Roman" w:hAnsi="Times New Roman" w:cs="David" w:hint="cs"/>
            <w:sz w:val="24"/>
            <w:szCs w:val="24"/>
            <w:rtl/>
          </w:rPr>
          <w:delText xml:space="preserve"> נקודות) </w:delText>
        </w:r>
        <w:r w:rsidRPr="00232692" w:rsidDel="00A61EFF">
          <w:rPr>
            <w:rFonts w:ascii="Times New Roman" w:eastAsia="Times New Roman" w:hAnsi="Times New Roman" w:cs="David" w:hint="cs"/>
            <w:sz w:val="24"/>
            <w:szCs w:val="24"/>
            <w:rtl/>
            <w:lang w:eastAsia="he-IL"/>
          </w:rPr>
          <w:delText xml:space="preserve"> עד למדד הידוע ביום הגשת כל חשבון</w:delText>
        </w:r>
      </w:del>
      <w:ins w:id="148" w:author="Meryl Etman" w:date="2020-10-19T10:10:00Z">
        <w:r w:rsidR="00A61EFF">
          <w:rPr>
            <w:rFonts w:ascii="Times New Roman" w:eastAsia="Times New Roman" w:hAnsi="Times New Roman" w:cs="David" w:hint="cs"/>
            <w:sz w:val="20"/>
            <w:szCs w:val="24"/>
            <w:rtl/>
            <w:lang w:eastAsia="he-IL"/>
          </w:rPr>
          <w:t>ללא הצמדה</w:t>
        </w:r>
      </w:ins>
      <w:r w:rsidRPr="00232692">
        <w:rPr>
          <w:rFonts w:ascii="Times New Roman" w:eastAsia="Times New Roman" w:hAnsi="Times New Roman" w:cs="David" w:hint="cs"/>
          <w:sz w:val="24"/>
          <w:szCs w:val="24"/>
          <w:rtl/>
          <w:lang w:eastAsia="he-IL"/>
        </w:rPr>
        <w:t>.</w:t>
      </w:r>
    </w:p>
    <w:p w14:paraId="172ABA3A"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5D37109F" w14:textId="77777777" w:rsidR="00232692" w:rsidRPr="00232692" w:rsidRDefault="00232692" w:rsidP="00232692">
      <w:pPr>
        <w:tabs>
          <w:tab w:val="right" w:pos="5960"/>
        </w:tabs>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6"/>
          <w:szCs w:val="24"/>
          <w:rtl/>
          <w:lang w:eastAsia="he-IL"/>
        </w:rPr>
        <w:t>3.   למען הסר ספק:</w:t>
      </w:r>
    </w:p>
    <w:p w14:paraId="24857D87"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302D6EB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3.1 מובהר כי שכר היועץ ומועדי התשלום הינם סופיים ומוחלטים, והם לא ישתנו מכל גורם שהוא, לרבות ומבלי לפגוע בכלליות האמור לעיל,</w:t>
      </w:r>
      <w:r w:rsidRPr="00232692">
        <w:rPr>
          <w:rFonts w:ascii="Times New Roman" w:eastAsia="Times New Roman" w:hAnsi="Times New Roman" w:cs="David" w:hint="cs"/>
          <w:sz w:val="26"/>
          <w:szCs w:val="24"/>
          <w:lang w:eastAsia="he-IL"/>
        </w:rPr>
        <w:t xml:space="preserve"> </w:t>
      </w:r>
      <w:r w:rsidRPr="00232692">
        <w:rPr>
          <w:rFonts w:ascii="Times New Roman" w:eastAsia="Times New Roman" w:hAnsi="Times New Roman" w:cs="David" w:hint="cs"/>
          <w:sz w:val="26"/>
          <w:szCs w:val="24"/>
          <w:rtl/>
          <w:lang w:eastAsia="he-IL"/>
        </w:rPr>
        <w:t>קצב הבניה, צורת ביצוע הבניה (קונבנציונלי ו/או טרומי ו/או מתועש) ו/או מידת, אופי וסוג השינויים שידרשו ע"י המזמין.</w:t>
      </w:r>
    </w:p>
    <w:p w14:paraId="59FE72E5"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118AAF69"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3.2 שכר התכנון כולל את כל המפורט בחוזה על כל נספחיו, לרבות נספח ב'.</w:t>
      </w:r>
    </w:p>
    <w:p w14:paraId="1077F80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657411AB"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בנוסף לכל תשלום ישולם ליועץ מע"מ כשיעורו בחוק וזאת כנגד המצאת חשבונית מס כדין, למועד תשלום המע"מ ע"י היועץ והמצאת כל אישור נוסף ע"פ כל דין, לרבות אישור על ינהלו ספרים ואישור על ניכוי מס במקור.</w:t>
      </w:r>
    </w:p>
    <w:p w14:paraId="30D6AC22" w14:textId="77777777" w:rsidR="00232692" w:rsidRPr="00232692" w:rsidRDefault="00232692" w:rsidP="00232692">
      <w:pPr>
        <w:tabs>
          <w:tab w:val="right" w:pos="5960"/>
        </w:tabs>
        <w:spacing w:before="0" w:beforeAutospacing="0" w:after="0" w:afterAutospacing="0" w:line="240" w:lineRule="auto"/>
        <w:ind w:left="1134" w:firstLine="306"/>
        <w:jc w:val="both"/>
        <w:rPr>
          <w:rFonts w:ascii="Times New Roman" w:eastAsia="Times New Roman" w:hAnsi="Times New Roman" w:cs="David"/>
          <w:sz w:val="26"/>
          <w:szCs w:val="24"/>
          <w:rtl/>
          <w:lang w:eastAsia="he-IL"/>
        </w:rPr>
      </w:pPr>
    </w:p>
    <w:p w14:paraId="3696541E"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p>
    <w:p w14:paraId="4025CC7A"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05224C66" w14:textId="77777777" w:rsidR="00232692" w:rsidRPr="00232692" w:rsidRDefault="00232692" w:rsidP="00232692">
      <w:pPr>
        <w:tabs>
          <w:tab w:val="right" w:pos="5960"/>
        </w:tabs>
        <w:spacing w:before="0" w:beforeAutospacing="0" w:after="0" w:afterAutospacing="0" w:line="240" w:lineRule="auto"/>
        <w:ind w:left="705" w:right="84" w:hanging="70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4.</w:t>
      </w:r>
      <w:r w:rsidRPr="00232692">
        <w:rPr>
          <w:rFonts w:ascii="Times New Roman" w:eastAsia="Times New Roman" w:hAnsi="Times New Roman" w:cs="David" w:hint="cs"/>
          <w:sz w:val="24"/>
          <w:szCs w:val="24"/>
          <w:rtl/>
          <w:lang w:eastAsia="he-IL"/>
        </w:rPr>
        <w:tab/>
        <w:t>שכר היועץ ישולם לשיעורין כנגד גמר כל שלב ושלב של שרותי היועץ כמוגדר בחוזה כדלקמן:</w:t>
      </w:r>
      <w:r w:rsidRPr="00232692">
        <w:rPr>
          <w:rFonts w:ascii="Times New Roman" w:eastAsia="Times New Roman" w:hAnsi="Times New Roman" w:cs="David" w:hint="cs"/>
          <w:sz w:val="24"/>
          <w:szCs w:val="24"/>
          <w:rtl/>
          <w:lang w:eastAsia="he-IL"/>
        </w:rPr>
        <w:br/>
      </w:r>
    </w:p>
    <w:p w14:paraId="0FD9A3FF"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עם הגשת התכנית לאישור העירייה</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2B75374B" w14:textId="27B53CFC" w:rsidR="00232692" w:rsidRDefault="00232692" w:rsidP="00357F1C">
      <w:pPr>
        <w:spacing w:before="0" w:beforeAutospacing="0" w:after="0" w:afterAutospacing="0" w:line="240" w:lineRule="auto"/>
        <w:ind w:left="720"/>
        <w:rPr>
          <w:ins w:id="149" w:author="Meryl Etman" w:date="2020-10-19T10:14:00Z"/>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עם קבלת אישור העירייה</w:t>
      </w:r>
      <w:r w:rsidRPr="00232692">
        <w:rPr>
          <w:rFonts w:ascii="Times New Roman" w:eastAsia="Times New Roman" w:hAnsi="Times New Roman" w:cs="David" w:hint="cs"/>
          <w:sz w:val="24"/>
          <w:szCs w:val="24"/>
          <w:rtl/>
          <w:lang w:eastAsia="he-IL"/>
        </w:rPr>
        <w:tab/>
        <w:t xml:space="preserve"> לתכנית</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del w:id="150" w:author="Meryl Etman" w:date="2020-10-19T10:14:00Z">
        <w:r w:rsidRPr="00232692" w:rsidDel="00A61EFF">
          <w:rPr>
            <w:rFonts w:ascii="Times New Roman" w:eastAsia="Times New Roman" w:hAnsi="Times New Roman" w:cs="David" w:hint="cs"/>
            <w:sz w:val="24"/>
            <w:szCs w:val="24"/>
            <w:rtl/>
            <w:lang w:eastAsia="he-IL"/>
          </w:rPr>
          <w:delText>30</w:delText>
        </w:r>
      </w:del>
      <w:ins w:id="151" w:author="Meryl Etman" w:date="2020-11-15T14:19:00Z">
        <w:r w:rsidR="00357F1C">
          <w:rPr>
            <w:rFonts w:ascii="Times New Roman" w:eastAsia="Times New Roman" w:hAnsi="Times New Roman" w:cs="David" w:hint="cs"/>
            <w:sz w:val="24"/>
            <w:szCs w:val="24"/>
            <w:rtl/>
            <w:lang w:eastAsia="he-IL"/>
          </w:rPr>
          <w:t>6</w:t>
        </w:r>
      </w:ins>
      <w:ins w:id="152" w:author="Meryl Etman" w:date="2020-10-19T10:14:00Z">
        <w:r w:rsidR="00A61EFF" w:rsidRPr="00232692">
          <w:rPr>
            <w:rFonts w:ascii="Times New Roman" w:eastAsia="Times New Roman" w:hAnsi="Times New Roman" w:cs="David" w:hint="cs"/>
            <w:sz w:val="24"/>
            <w:szCs w:val="24"/>
            <w:rtl/>
            <w:lang w:eastAsia="he-IL"/>
          </w:rPr>
          <w:t>0</w:t>
        </w:r>
      </w:ins>
      <w:r w:rsidRPr="00232692">
        <w:rPr>
          <w:rFonts w:ascii="Times New Roman" w:eastAsia="Times New Roman" w:hAnsi="Times New Roman" w:cs="David" w:hint="cs"/>
          <w:sz w:val="24"/>
          <w:szCs w:val="24"/>
          <w:rtl/>
          <w:lang w:eastAsia="he-IL"/>
        </w:rPr>
        <w:t>%</w:t>
      </w:r>
    </w:p>
    <w:p w14:paraId="1CFEF0D8" w14:textId="24B3DB41" w:rsidR="00A61EFF" w:rsidRPr="00232692" w:rsidRDefault="00A61EFF" w:rsidP="00357F1C">
      <w:pPr>
        <w:spacing w:before="0" w:beforeAutospacing="0" w:after="0" w:afterAutospacing="0" w:line="240" w:lineRule="auto"/>
        <w:ind w:left="720"/>
        <w:rPr>
          <w:rFonts w:ascii="Times New Roman" w:eastAsia="Times New Roman" w:hAnsi="Times New Roman" w:cs="David"/>
          <w:sz w:val="24"/>
          <w:szCs w:val="24"/>
          <w:rtl/>
          <w:lang w:eastAsia="he-IL"/>
        </w:rPr>
      </w:pPr>
      <w:ins w:id="153" w:author="Meryl Etman" w:date="2020-10-19T10:14:00Z">
        <w:r>
          <w:rPr>
            <w:rFonts w:ascii="Times New Roman" w:eastAsia="Times New Roman" w:hAnsi="Times New Roman" w:cs="David" w:hint="cs"/>
            <w:sz w:val="24"/>
            <w:szCs w:val="24"/>
            <w:rtl/>
            <w:lang w:eastAsia="he-IL"/>
          </w:rPr>
          <w:t>ג.</w:t>
        </w:r>
        <w:r>
          <w:rPr>
            <w:rFonts w:ascii="Times New Roman" w:eastAsia="Times New Roman" w:hAnsi="Times New Roman" w:cs="David" w:hint="cs"/>
            <w:sz w:val="24"/>
            <w:szCs w:val="24"/>
            <w:rtl/>
            <w:lang w:eastAsia="he-IL"/>
          </w:rPr>
          <w:tab/>
          <w:t>במהלך הפיקוח העליון</w:t>
        </w:r>
      </w:ins>
      <w:ins w:id="154" w:author="Meryl Etman" w:date="2020-10-19T10:15:00Z">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ins>
      <w:ins w:id="155" w:author="Meryl Etman" w:date="2020-11-15T14:20:00Z">
        <w:r w:rsidR="00357F1C">
          <w:rPr>
            <w:rFonts w:ascii="Times New Roman" w:eastAsia="Times New Roman" w:hAnsi="Times New Roman" w:cs="David" w:hint="cs"/>
            <w:sz w:val="24"/>
            <w:szCs w:val="24"/>
            <w:rtl/>
            <w:lang w:eastAsia="he-IL"/>
          </w:rPr>
          <w:t>5</w:t>
        </w:r>
      </w:ins>
      <w:ins w:id="156" w:author="Meryl Etman" w:date="2020-10-19T10:15:00Z">
        <w:r>
          <w:rPr>
            <w:rFonts w:ascii="Times New Roman" w:eastAsia="Times New Roman" w:hAnsi="Times New Roman" w:cs="David" w:hint="cs"/>
            <w:sz w:val="24"/>
            <w:szCs w:val="24"/>
            <w:rtl/>
            <w:lang w:eastAsia="he-IL"/>
          </w:rPr>
          <w:t>%</w:t>
        </w:r>
      </w:ins>
    </w:p>
    <w:p w14:paraId="4AD700ED" w14:textId="570B7F50" w:rsidR="00232692" w:rsidRPr="00232692" w:rsidRDefault="00232692" w:rsidP="00357F1C">
      <w:pPr>
        <w:spacing w:before="0" w:beforeAutospacing="0" w:after="0" w:afterAutospacing="0" w:line="240" w:lineRule="auto"/>
        <w:ind w:firstLine="720"/>
        <w:rPr>
          <w:rFonts w:ascii="Times New Roman" w:eastAsia="Times New Roman" w:hAnsi="Times New Roman" w:cs="David"/>
          <w:sz w:val="24"/>
          <w:szCs w:val="24"/>
          <w:u w:val="single"/>
          <w:rtl/>
          <w:lang w:eastAsia="he-IL"/>
        </w:rPr>
      </w:pPr>
      <w:del w:id="157" w:author="Meryl Etman" w:date="2020-10-19T10:15:00Z">
        <w:r w:rsidRPr="00232692" w:rsidDel="006777C1">
          <w:rPr>
            <w:rFonts w:ascii="Times New Roman" w:eastAsia="Times New Roman" w:hAnsi="Times New Roman" w:cs="David" w:hint="cs"/>
            <w:sz w:val="24"/>
            <w:szCs w:val="24"/>
            <w:rtl/>
            <w:lang w:eastAsia="he-IL"/>
          </w:rPr>
          <w:delText>ג.</w:delText>
        </w:r>
      </w:del>
      <w:ins w:id="158" w:author="Meryl Etman" w:date="2020-10-19T10:15:00Z">
        <w:r w:rsidR="006777C1">
          <w:rPr>
            <w:rFonts w:ascii="Times New Roman" w:eastAsia="Times New Roman" w:hAnsi="Times New Roman" w:cs="David" w:hint="cs"/>
            <w:sz w:val="24"/>
            <w:szCs w:val="24"/>
            <w:rtl/>
            <w:lang w:eastAsia="he-IL"/>
          </w:rPr>
          <w:t>ד</w:t>
        </w:r>
      </w:ins>
      <w:r w:rsidRPr="00232692">
        <w:rPr>
          <w:rFonts w:ascii="Times New Roman" w:eastAsia="Times New Roman" w:hAnsi="Times New Roman" w:cs="David" w:hint="cs"/>
          <w:sz w:val="24"/>
          <w:szCs w:val="24"/>
          <w:rtl/>
          <w:lang w:eastAsia="he-IL"/>
        </w:rPr>
        <w:tab/>
        <w:t>לאחר קבלת אישור תברואתי של הרשות לאכלוס /טופס 4</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del w:id="159" w:author="Meryl Etman" w:date="2020-10-19T10:15:00Z">
        <w:r w:rsidRPr="00232692" w:rsidDel="006777C1">
          <w:rPr>
            <w:rFonts w:ascii="Times New Roman" w:eastAsia="Times New Roman" w:hAnsi="Times New Roman" w:cs="David" w:hint="cs"/>
            <w:sz w:val="24"/>
            <w:szCs w:val="24"/>
            <w:u w:val="single"/>
            <w:rtl/>
            <w:lang w:eastAsia="he-IL"/>
          </w:rPr>
          <w:delText>40</w:delText>
        </w:r>
      </w:del>
      <w:ins w:id="160" w:author="Meryl Etman" w:date="2020-11-15T14:20:00Z">
        <w:r w:rsidR="00357F1C">
          <w:rPr>
            <w:rFonts w:ascii="Times New Roman" w:eastAsia="Times New Roman" w:hAnsi="Times New Roman" w:cs="David" w:hint="cs"/>
            <w:sz w:val="24"/>
            <w:szCs w:val="24"/>
            <w:u w:val="single"/>
            <w:rtl/>
            <w:lang w:eastAsia="he-IL"/>
          </w:rPr>
          <w:t>5</w:t>
        </w:r>
      </w:ins>
      <w:r w:rsidRPr="00232692">
        <w:rPr>
          <w:rFonts w:ascii="Times New Roman" w:eastAsia="Times New Roman" w:hAnsi="Times New Roman" w:cs="David" w:hint="cs"/>
          <w:sz w:val="24"/>
          <w:szCs w:val="24"/>
          <w:u w:val="single"/>
          <w:rtl/>
          <w:lang w:eastAsia="he-IL"/>
        </w:rPr>
        <w:t>%</w:t>
      </w:r>
    </w:p>
    <w:p w14:paraId="354B6548" w14:textId="75D3EC9B"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rtl/>
          <w:lang w:eastAsia="he-IL"/>
        </w:rPr>
      </w:pPr>
      <w:del w:id="161" w:author="Meryl Etman" w:date="2020-10-19T10:15:00Z">
        <w:r w:rsidRPr="00232692" w:rsidDel="006777C1">
          <w:rPr>
            <w:rFonts w:ascii="Times New Roman" w:eastAsia="Times New Roman" w:hAnsi="Times New Roman" w:cs="David" w:hint="cs"/>
            <w:sz w:val="24"/>
            <w:szCs w:val="24"/>
            <w:rtl/>
            <w:lang w:eastAsia="he-IL"/>
          </w:rPr>
          <w:delText>ד</w:delText>
        </w:r>
      </w:del>
      <w:ins w:id="162" w:author="Meryl Etman" w:date="2020-10-19T10:15:00Z">
        <w:r w:rsidR="006777C1">
          <w:rPr>
            <w:rFonts w:ascii="Times New Roman" w:eastAsia="Times New Roman" w:hAnsi="Times New Roman" w:cs="David" w:hint="cs"/>
            <w:sz w:val="24"/>
            <w:szCs w:val="24"/>
            <w:rtl/>
            <w:lang w:eastAsia="he-IL"/>
          </w:rPr>
          <w:t>ה</w:t>
        </w:r>
      </w:ins>
      <w:r w:rsidRPr="00232692">
        <w:rPr>
          <w:rFonts w:ascii="Times New Roman" w:eastAsia="Times New Roman" w:hAnsi="Times New Roman" w:cs="David" w:hint="cs"/>
          <w:sz w:val="24"/>
          <w:szCs w:val="24"/>
          <w:rtl/>
          <w:lang w:eastAsia="he-IL"/>
        </w:rPr>
        <w:t>.</w:t>
      </w:r>
      <w:r w:rsidRPr="00232692">
        <w:rPr>
          <w:rFonts w:ascii="Times New Roman" w:eastAsia="Times New Roman" w:hAnsi="Times New Roman" w:cs="David" w:hint="cs"/>
          <w:sz w:val="24"/>
          <w:szCs w:val="24"/>
          <w:rtl/>
          <w:lang w:eastAsia="he-IL"/>
        </w:rPr>
        <w:tab/>
        <w:t>סה"כ</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100%</w:t>
      </w:r>
    </w:p>
    <w:p w14:paraId="28794530"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4F600798"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rPr>
      </w:pPr>
      <w:r w:rsidRPr="00232692">
        <w:rPr>
          <w:rFonts w:ascii="Times New Roman" w:eastAsia="Times New Roman" w:hAnsi="Times New Roman" w:cs="David" w:hint="cs"/>
          <w:sz w:val="24"/>
          <w:szCs w:val="24"/>
          <w:rtl/>
          <w:lang w:eastAsia="he-IL"/>
        </w:rPr>
        <w:t xml:space="preserve"> 5.          למרות האמור בסעיף 4 לעיל רשאי המזמין לשלם ליועץ מקדמות בגין קידום התכנון אשר יקוזזו משלבי התשלום עפ"י קביעתו הבלעדית של המזמין.</w:t>
      </w:r>
    </w:p>
    <w:p w14:paraId="32104529"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353A01CC"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6.</w:t>
      </w:r>
      <w:r w:rsidRPr="00232692">
        <w:rPr>
          <w:rFonts w:ascii="Times New Roman" w:eastAsia="Times New Roman" w:hAnsi="Times New Roman" w:cs="David" w:hint="cs"/>
          <w:sz w:val="24"/>
          <w:szCs w:val="24"/>
          <w:rtl/>
          <w:lang w:eastAsia="he-IL"/>
        </w:rPr>
        <w:tab/>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0D63C907"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4823C3D2"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7.</w:t>
      </w:r>
      <w:r w:rsidRPr="00232692">
        <w:rPr>
          <w:rFonts w:ascii="Times New Roman" w:eastAsia="Times New Roman" w:hAnsi="Times New Roman" w:cs="David" w:hint="cs"/>
          <w:sz w:val="24"/>
          <w:szCs w:val="24"/>
          <w:rtl/>
          <w:lang w:eastAsia="he-IL"/>
        </w:rPr>
        <w:tab/>
        <w:t>המזמין ישלם את שכר היועץ בתוך 60 יום מתאריך אישור החשבון ע"י המנהל.</w:t>
      </w:r>
    </w:p>
    <w:p w14:paraId="1F1C248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15B3508D"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1B25F975"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1ADFB4E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132AD822"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DB25343"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D31130B"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0EB487CF"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3ECAB896"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021828AA"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3DCB0E3"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47AD7F8" w14:textId="77777777" w:rsidR="00663022" w:rsidRDefault="00663022" w:rsidP="00232692">
      <w:pPr>
        <w:spacing w:before="0" w:beforeAutospacing="0" w:after="0" w:afterAutospacing="0" w:line="240" w:lineRule="auto"/>
        <w:ind w:left="746"/>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7BC3E68"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BB2D240"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ה'</w:t>
      </w:r>
      <w:r w:rsidR="00573980">
        <w:rPr>
          <w:rFonts w:ascii="Times New Roman" w:eastAsia="Times New Roman" w:hAnsi="Times New Roman" w:cs="David" w:hint="cs"/>
          <w:bCs/>
          <w:sz w:val="20"/>
          <w:szCs w:val="24"/>
          <w:u w:val="single"/>
          <w:rtl/>
          <w:lang w:eastAsia="he-IL"/>
        </w:rPr>
        <w:t>'</w:t>
      </w:r>
    </w:p>
    <w:p w14:paraId="1638E37A" w14:textId="77777777" w:rsidR="00232692" w:rsidRPr="00232692" w:rsidRDefault="00232692" w:rsidP="00232692">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506437468"/>
          <w:placeholder>
            <w:docPart w:val="B4A59D529C8D43A7B576B23FDB79E3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876BA" w:rsidRPr="00573980">
            <w:rPr>
              <w:rStyle w:val="AutoFieldChar"/>
              <w:rFonts w:hint="cs"/>
              <w:color w:val="00B0F0"/>
              <w:rtl/>
            </w:rPr>
            <w:t>[תאריך</w:t>
          </w:r>
          <w:r w:rsidR="000876BA" w:rsidRPr="00573980">
            <w:rPr>
              <w:rStyle w:val="AutoFieldChar"/>
              <w:color w:val="00B0F0"/>
              <w:rtl/>
            </w:rPr>
            <w:t xml:space="preserve"> </w:t>
          </w:r>
          <w:r w:rsidR="000876BA" w:rsidRPr="00573980">
            <w:rPr>
              <w:rStyle w:val="AutoFieldChar"/>
              <w:rFonts w:hint="cs"/>
              <w:color w:val="00B0F0"/>
              <w:rtl/>
            </w:rPr>
            <w:t>חתימת</w:t>
          </w:r>
          <w:r w:rsidR="000876BA" w:rsidRPr="00573980">
            <w:rPr>
              <w:rStyle w:val="AutoFieldChar"/>
              <w:color w:val="00B0F0"/>
              <w:rtl/>
            </w:rPr>
            <w:t xml:space="preserve"> </w:t>
          </w:r>
          <w:r w:rsidR="000876BA" w:rsidRPr="00573980">
            <w:rPr>
              <w:rStyle w:val="AutoFieldChar"/>
              <w:rFonts w:hint="cs"/>
              <w:color w:val="00B0F0"/>
              <w:rtl/>
            </w:rPr>
            <w:t>חוזה]</w:t>
          </w:r>
        </w:sdtContent>
      </w:sdt>
      <w:r w:rsidRPr="00232692">
        <w:rPr>
          <w:rFonts w:ascii="Times New Roman" w:eastAsia="Times New Roman" w:hAnsi="Times New Roman" w:cs="David" w:hint="cs"/>
          <w:bCs/>
          <w:color w:val="FF0000"/>
          <w:sz w:val="24"/>
          <w:szCs w:val="24"/>
          <w:rtl/>
          <w:lang w:eastAsia="he-IL"/>
        </w:rPr>
        <w:br/>
      </w:r>
    </w:p>
    <w:p w14:paraId="1F7B8D79"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לכבוד</w:t>
      </w:r>
      <w:r w:rsidRPr="00232692">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B0F0"/>
          <w:sz w:val="24"/>
          <w:szCs w:val="24"/>
          <w:rtl/>
          <w:lang w:eastAsia="he-IL"/>
        </w:rPr>
        <w:alias w:val="שם צד א"/>
        <w:tag w:val="cmtTzadAName"/>
        <w:id w:val="-112286715"/>
        <w:placeholder>
          <w:docPart w:val="EC4BC2C46F3147598F40F78F340E15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61EF1FBD" w14:textId="241679E3" w:rsidR="00232692" w:rsidRPr="00232692" w:rsidRDefault="00A61EFF"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63" w:author="Meryl Etman" w:date="2020-10-19T10:09:00Z">
            <w:r>
              <w:rPr>
                <w:rFonts w:ascii="Times New Roman" w:eastAsia="Times New Roman" w:hAnsi="Times New Roman" w:cs="David" w:hint="cs"/>
                <w:color w:val="00B0F0"/>
                <w:sz w:val="24"/>
                <w:szCs w:val="24"/>
                <w:rtl/>
                <w:lang w:eastAsia="he-IL"/>
              </w:rPr>
              <w:t>גבעת שמואל החדשה בע"מ</w:t>
            </w:r>
          </w:ins>
        </w:p>
      </w:sdtContent>
    </w:sdt>
    <w:p w14:paraId="2DA18C20"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98961C5"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w:t>
      </w:r>
    </w:p>
    <w:p w14:paraId="16789A9C" w14:textId="77777777" w:rsidR="00232692" w:rsidRPr="00232692" w:rsidDel="000D1356" w:rsidRDefault="00232692" w:rsidP="00232692">
      <w:pPr>
        <w:widowControl w:val="0"/>
        <w:spacing w:before="0" w:beforeAutospacing="0" w:after="0" w:afterAutospacing="0" w:line="240" w:lineRule="auto"/>
        <w:jc w:val="both"/>
        <w:rPr>
          <w:del w:id="164" w:author="Meryl Etman" w:date="2020-10-19T10:18:00Z"/>
          <w:rFonts w:ascii="Times New Roman" w:eastAsia="Times New Roman" w:hAnsi="Times New Roman" w:cs="David"/>
          <w:bCs/>
          <w:sz w:val="24"/>
          <w:szCs w:val="24"/>
          <w:u w:val="single"/>
          <w:rtl/>
          <w:lang w:eastAsia="he-IL"/>
        </w:rPr>
      </w:pPr>
    </w:p>
    <w:p w14:paraId="2BD0168F"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8FE3527"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4"/>
          <w:szCs w:val="24"/>
          <w:u w:val="single"/>
          <w:rtl/>
          <w:lang w:eastAsia="he-IL"/>
        </w:rPr>
        <w:t>הצהרה והתחייבות לשמירת סודיות</w:t>
      </w:r>
    </w:p>
    <w:p w14:paraId="7B4A04C3"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A5A6BF" w14:textId="70824344" w:rsidR="00232692" w:rsidRPr="00232692" w:rsidDel="000D1356" w:rsidRDefault="00232692" w:rsidP="00232692">
      <w:pPr>
        <w:widowControl w:val="0"/>
        <w:spacing w:before="0" w:beforeAutospacing="0" w:after="0" w:afterAutospacing="0" w:line="360" w:lineRule="auto"/>
        <w:jc w:val="both"/>
        <w:rPr>
          <w:del w:id="165" w:author="Meryl Etman" w:date="2020-10-19T10:20:00Z"/>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496689386"/>
          <w:placeholder>
            <w:docPart w:val="399DB63BB04F4D0D857B05976506F1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6" w:author="Meryl Etman" w:date="2020-10-19T09:52:00Z">
            <w:r w:rsidR="00BE5CF1">
              <w:rPr>
                <w:rFonts w:ascii="Times New Roman" w:eastAsia="Times New Roman" w:hAnsi="Times New Roman" w:cs="David" w:hint="cs"/>
                <w:color w:val="008000"/>
                <w:sz w:val="24"/>
                <w:szCs w:val="24"/>
                <w:rtl/>
                <w:lang w:eastAsia="he-IL"/>
              </w:rPr>
              <w:t>סיסטמה הנדסת הסביבה בע"מ</w:t>
            </w:r>
          </w:ins>
        </w:sdtContent>
      </w:sdt>
      <w:r w:rsidR="000876BA">
        <w:rPr>
          <w:rFonts w:ascii="Times New Roman" w:eastAsia="Times New Roman" w:hAnsi="Times New Roman" w:cs="David" w:hint="cs"/>
          <w:sz w:val="24"/>
          <w:szCs w:val="24"/>
          <w:rtl/>
          <w:lang w:eastAsia="he-IL"/>
        </w:rPr>
        <w:t xml:space="preserve"> </w:t>
      </w:r>
      <w:r w:rsidRPr="00232692">
        <w:rPr>
          <w:rFonts w:ascii="Times New Roman" w:eastAsia="Times New Roman" w:hAnsi="Times New Roman" w:cs="David" w:hint="cs"/>
          <w:sz w:val="24"/>
          <w:szCs w:val="24"/>
          <w:rtl/>
          <w:lang w:eastAsia="he-IL"/>
        </w:rPr>
        <w:t xml:space="preserve">הפועל בשם חברת </w:t>
      </w:r>
      <w:sdt>
        <w:sdtPr>
          <w:rPr>
            <w:rFonts w:ascii="Times New Roman" w:eastAsia="Times New Roman" w:hAnsi="Times New Roman" w:cs="David" w:hint="cs"/>
            <w:sz w:val="24"/>
            <w:szCs w:val="24"/>
            <w:rtl/>
            <w:lang w:eastAsia="he-IL"/>
          </w:rPr>
          <w:alias w:val="שם ספק"/>
          <w:tag w:val="cntSupllierName"/>
          <w:id w:val="-1826116551"/>
          <w:placeholder>
            <w:docPart w:val="DAF37EAA559148F6B99CA004111DE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7" w:author="Meryl Etman" w:date="2020-10-19T09:52:00Z">
            <w:r w:rsidR="00BE5CF1">
              <w:rPr>
                <w:rFonts w:ascii="Times New Roman" w:eastAsia="Times New Roman" w:hAnsi="Times New Roman" w:cs="David" w:hint="cs"/>
                <w:sz w:val="24"/>
                <w:szCs w:val="24"/>
                <w:rtl/>
                <w:lang w:eastAsia="he-IL"/>
              </w:rPr>
              <w:t>סיסטמה הנדסת הסביבה בע"מ</w:t>
            </w:r>
          </w:ins>
        </w:sdtContent>
      </w:sdt>
      <w:r w:rsidR="000876BA">
        <w:rPr>
          <w:rFonts w:ascii="Times New Roman" w:eastAsia="Times New Roman" w:hAnsi="Times New Roman" w:cs="David" w:hint="cs"/>
          <w:bCs/>
          <w:sz w:val="24"/>
          <w:szCs w:val="24"/>
          <w:rtl/>
          <w:lang w:eastAsia="he-IL"/>
        </w:rPr>
        <w:t xml:space="preserve"> </w:t>
      </w:r>
      <w:r w:rsidRPr="00232692">
        <w:rPr>
          <w:rFonts w:ascii="Times New Roman" w:eastAsia="Times New Roman" w:hAnsi="Times New Roman" w:cs="David" w:hint="cs"/>
          <w:sz w:val="24"/>
          <w:szCs w:val="24"/>
          <w:rtl/>
          <w:lang w:eastAsia="he-IL"/>
        </w:rPr>
        <w:t xml:space="preserve">המספק שירותים לחברת </w:t>
      </w:r>
      <w:sdt>
        <w:sdtPr>
          <w:rPr>
            <w:rFonts w:ascii="Times New Roman" w:eastAsia="Times New Roman" w:hAnsi="Times New Roman" w:cs="David"/>
            <w:color w:val="008000"/>
            <w:sz w:val="24"/>
            <w:szCs w:val="24"/>
            <w:rtl/>
            <w:lang w:eastAsia="he-IL"/>
          </w:rPr>
          <w:alias w:val="שם ספק"/>
          <w:tag w:val="cntSupllierName"/>
          <w:id w:val="1076091430"/>
          <w:placeholder>
            <w:docPart w:val="6DBFFBFCA9044523AD2870BA8766AB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8" w:author="Meryl Etman" w:date="2020-10-19T09:52:00Z">
            <w:r w:rsidR="00BE5CF1">
              <w:rPr>
                <w:rFonts w:ascii="Times New Roman" w:eastAsia="Times New Roman" w:hAnsi="Times New Roman" w:cs="David" w:hint="cs"/>
                <w:color w:val="008000"/>
                <w:sz w:val="24"/>
                <w:szCs w:val="24"/>
                <w:rtl/>
                <w:lang w:eastAsia="he-IL"/>
              </w:rPr>
              <w:t>סיסטמה הנדסת הסביבה בע"מ</w:t>
            </w:r>
          </w:ins>
        </w:sdtContent>
      </w:sdt>
      <w:r w:rsidRPr="00232692">
        <w:rPr>
          <w:rFonts w:ascii="Times New Roman" w:eastAsia="Times New Roman" w:hAnsi="Times New Roman" w:cs="David" w:hint="cs"/>
          <w:sz w:val="24"/>
          <w:szCs w:val="24"/>
          <w:rtl/>
          <w:lang w:eastAsia="he-IL"/>
        </w:rPr>
        <w:t xml:space="preserve"> *,מצהיר בזאת ומתחייב כלפיכם כדלקמן:</w:t>
      </w:r>
    </w:p>
    <w:p w14:paraId="2AFADB9C" w14:textId="77777777" w:rsidR="00232692" w:rsidRPr="00232692" w:rsidRDefault="00232692" w:rsidP="00357F1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C7AA90" w14:textId="53089DC5" w:rsidR="00232692" w:rsidRPr="00232692" w:rsidDel="000D1356" w:rsidRDefault="00232692">
      <w:pPr>
        <w:widowControl w:val="0"/>
        <w:numPr>
          <w:ilvl w:val="0"/>
          <w:numId w:val="19"/>
        </w:numPr>
        <w:tabs>
          <w:tab w:val="num" w:pos="515"/>
        </w:tabs>
        <w:spacing w:before="0" w:beforeAutospacing="0" w:after="0" w:afterAutospacing="0" w:line="360" w:lineRule="auto"/>
        <w:ind w:left="515" w:right="0" w:hanging="515"/>
        <w:jc w:val="both"/>
        <w:rPr>
          <w:del w:id="169" w:author="Meryl Etman" w:date="2020-10-19T10:20:00Z"/>
          <w:rFonts w:ascii="Times New Roman" w:eastAsia="Times New Roman" w:hAnsi="Times New Roman" w:cs="David"/>
          <w:sz w:val="24"/>
          <w:szCs w:val="24"/>
          <w:rtl/>
          <w:lang w:eastAsia="he-IL"/>
        </w:rPr>
        <w:pPrChange w:id="170" w:author="Meryl Etman" w:date="2020-10-19T10:19:00Z">
          <w:pPr>
            <w:widowControl w:val="0"/>
            <w:numPr>
              <w:numId w:val="19"/>
            </w:numPr>
            <w:tabs>
              <w:tab w:val="num" w:pos="515"/>
              <w:tab w:val="num" w:pos="1440"/>
            </w:tabs>
            <w:spacing w:before="0" w:beforeAutospacing="0" w:after="0" w:afterAutospacing="0" w:line="360" w:lineRule="auto"/>
            <w:ind w:left="515" w:right="1440" w:hanging="515"/>
            <w:jc w:val="both"/>
          </w:pPr>
        </w:pPrChange>
      </w:pPr>
      <w:r w:rsidRPr="0023269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28918964"/>
          <w:placeholder>
            <w:docPart w:val="C92C3F8804EA49D5A864FA7378C21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1" w:author="Meryl Etman" w:date="2020-10-19T09:52:00Z">
            <w:r w:rsidR="00BE5CF1">
              <w:rPr>
                <w:rFonts w:ascii="Times New Roman" w:eastAsia="Times New Roman" w:hAnsi="Times New Roman" w:cs="David" w:hint="cs"/>
                <w:color w:val="008000"/>
                <w:sz w:val="24"/>
                <w:szCs w:val="24"/>
                <w:rtl/>
                <w:lang w:eastAsia="he-IL"/>
              </w:rPr>
              <w:t>סיסטמה הנדסת הסביבה בע"מ</w:t>
            </w:r>
          </w:ins>
        </w:sdtContent>
      </w:sdt>
      <w:r w:rsidRPr="0023269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color w:val="00B0F0"/>
            <w:sz w:val="24"/>
            <w:szCs w:val="24"/>
            <w:rtl/>
            <w:lang w:eastAsia="he-IL"/>
          </w:rPr>
          <w:alias w:val="תבנית חוזה"/>
          <w:tag w:val="cntContractType"/>
          <w:id w:val="1071394424"/>
          <w:placeholder>
            <w:docPart w:val="286520CD2C2047659DDD662C0D7E9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default"/>
          </w:rPr>
        </w:sdtEndPr>
        <w:sdtContent>
          <w:r w:rsidR="000876BA" w:rsidRPr="00573980">
            <w:rPr>
              <w:rFonts w:ascii="Times New Roman" w:eastAsia="Times New Roman" w:hAnsi="Times New Roman" w:cs="David" w:hint="cs"/>
              <w:color w:val="00B0F0"/>
              <w:sz w:val="24"/>
              <w:szCs w:val="24"/>
              <w:rtl/>
              <w:lang w:eastAsia="he-IL"/>
            </w:rPr>
            <w:t>יועץ פינוי אשפה</w:t>
          </w:r>
        </w:sdtContent>
      </w:sdt>
      <w:r w:rsidRPr="00232692">
        <w:rPr>
          <w:rFonts w:ascii="Times New Roman" w:eastAsia="Times New Roman" w:hAnsi="Times New Roman" w:cs="David" w:hint="cs"/>
          <w:bCs/>
          <w:color w:val="008000"/>
          <w:sz w:val="24"/>
          <w:szCs w:val="24"/>
          <w:rtl/>
          <w:lang w:eastAsia="he-IL"/>
        </w:rPr>
        <w:t xml:space="preserve"> </w:t>
      </w:r>
      <w:r w:rsidR="00573980">
        <w:rPr>
          <w:rFonts w:ascii="Times New Roman" w:eastAsia="Times New Roman" w:hAnsi="Times New Roman" w:cs="David" w:hint="cs"/>
          <w:sz w:val="24"/>
          <w:szCs w:val="24"/>
          <w:rtl/>
          <w:lang w:eastAsia="he-IL"/>
        </w:rPr>
        <w:t>בפרוי</w:t>
      </w:r>
      <w:r w:rsidRPr="00232692">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color w:val="008000"/>
            <w:sz w:val="24"/>
            <w:szCs w:val="24"/>
            <w:rtl/>
            <w:lang w:eastAsia="he-IL"/>
          </w:rPr>
          <w:alias w:val="שם הפרויקט"/>
          <w:tag w:val="cntProjectName"/>
          <w:id w:val="-949856519"/>
          <w:placeholder>
            <w:docPart w:val="95F85CBD32124A36821064F59CB0A2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172" w:author="Meryl Etman" w:date="2020-10-19T09:45:00Z">
            <w:r w:rsidR="00BE5CF1">
              <w:rPr>
                <w:rFonts w:ascii="Times New Roman" w:eastAsia="Times New Roman" w:hAnsi="Times New Roman" w:cs="David" w:hint="cs"/>
                <w:color w:val="008000"/>
                <w:sz w:val="24"/>
                <w:szCs w:val="24"/>
                <w:rtl/>
                <w:lang w:eastAsia="he-IL"/>
              </w:rPr>
              <w:t>סביוני גבעת שמואל</w:t>
            </w:r>
          </w:ins>
        </w:sdtContent>
      </w:sdt>
      <w:r w:rsidRPr="00232692">
        <w:rPr>
          <w:rFonts w:ascii="Times New Roman" w:eastAsia="Times New Roman" w:hAnsi="Times New Roman" w:cs="David" w:hint="cs"/>
          <w:bCs/>
          <w:color w:val="008000"/>
          <w:sz w:val="24"/>
          <w:szCs w:val="24"/>
          <w:rtl/>
          <w:lang w:eastAsia="he-IL"/>
        </w:rPr>
        <w:t xml:space="preserve"> </w:t>
      </w:r>
      <w:ins w:id="173" w:author="Meryl Etman" w:date="2020-10-19T10:19:00Z">
        <w:r w:rsidR="000D1356">
          <w:rPr>
            <w:rFonts w:ascii="Times New Roman" w:eastAsia="Times New Roman" w:hAnsi="Times New Roman" w:cs="David" w:hint="cs"/>
            <w:bCs/>
            <w:color w:val="008000"/>
            <w:sz w:val="24"/>
            <w:szCs w:val="24"/>
            <w:rtl/>
            <w:lang w:eastAsia="he-IL"/>
          </w:rPr>
          <w:t>.</w:t>
        </w:r>
      </w:ins>
      <w:del w:id="174" w:author="Meryl Etman" w:date="2020-10-19T10:19:00Z">
        <w:r w:rsidRPr="00232692" w:rsidDel="000D1356">
          <w:rPr>
            <w:rFonts w:ascii="Times New Roman" w:eastAsia="Times New Roman" w:hAnsi="Times New Roman" w:cs="David" w:hint="cs"/>
            <w:color w:val="008000"/>
            <w:sz w:val="24"/>
            <w:szCs w:val="24"/>
            <w:rtl/>
            <w:lang w:eastAsia="he-IL"/>
          </w:rPr>
          <w:delText>.</w:delText>
        </w:r>
      </w:del>
    </w:p>
    <w:p w14:paraId="2AE74DAD" w14:textId="77777777" w:rsidR="00232692" w:rsidRPr="000D1356" w:rsidRDefault="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Change w:id="175" w:author="Meryl Etman" w:date="2020-10-19T10:20:00Z">
          <w:pPr>
            <w:widowControl w:val="0"/>
            <w:spacing w:before="0" w:beforeAutospacing="0" w:after="0" w:afterAutospacing="0" w:line="360" w:lineRule="auto"/>
            <w:jc w:val="both"/>
          </w:pPr>
        </w:pPrChange>
      </w:pPr>
    </w:p>
    <w:p w14:paraId="069BA6F7" w14:textId="786323C4" w:rsidR="00232692" w:rsidRPr="00232692" w:rsidDel="000D1356" w:rsidRDefault="00232692" w:rsidP="00232692">
      <w:pPr>
        <w:widowControl w:val="0"/>
        <w:numPr>
          <w:ilvl w:val="0"/>
          <w:numId w:val="19"/>
        </w:numPr>
        <w:tabs>
          <w:tab w:val="num" w:pos="515"/>
        </w:tabs>
        <w:spacing w:before="0" w:beforeAutospacing="0" w:after="0" w:afterAutospacing="0" w:line="360" w:lineRule="auto"/>
        <w:ind w:left="515" w:right="0" w:hanging="515"/>
        <w:jc w:val="both"/>
        <w:rPr>
          <w:del w:id="176" w:author="Meryl Etman" w:date="2020-10-19T10:20:00Z"/>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307304963"/>
          <w:placeholder>
            <w:docPart w:val="40D3E839E3C64A45995951CA5BD5300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7" w:author="Meryl Etman" w:date="2020-10-19T09:52:00Z">
            <w:r w:rsidR="00BE5CF1">
              <w:rPr>
                <w:rFonts w:ascii="Times New Roman" w:eastAsia="Times New Roman" w:hAnsi="Times New Roman" w:cs="David" w:hint="cs"/>
                <w:color w:val="008000"/>
                <w:sz w:val="24"/>
                <w:szCs w:val="24"/>
                <w:rtl/>
                <w:lang w:eastAsia="he-IL"/>
              </w:rPr>
              <w:t>סיסטמה הנדסת הסביבה בע"מ</w:t>
            </w:r>
          </w:ins>
        </w:sdtContent>
      </w:sdt>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sz w:val="24"/>
          <w:szCs w:val="24"/>
          <w:rtl/>
          <w:lang w:eastAsia="he-IL"/>
        </w:rPr>
        <w:t>עשוי להגיע לרשותי מידע חסוי כמוגדר להלן:</w:t>
      </w:r>
    </w:p>
    <w:p w14:paraId="1C60FF4A" w14:textId="77777777" w:rsidR="00232692" w:rsidRPr="000D1356" w:rsidRDefault="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Change w:id="178" w:author="Meryl Etman" w:date="2020-10-19T10:20:00Z">
          <w:pPr>
            <w:widowControl w:val="0"/>
            <w:tabs>
              <w:tab w:val="right" w:pos="2216"/>
            </w:tabs>
            <w:spacing w:before="0" w:beforeAutospacing="0" w:after="0" w:afterAutospacing="0" w:line="360" w:lineRule="auto"/>
            <w:jc w:val="both"/>
          </w:pPr>
        </w:pPrChange>
      </w:pPr>
    </w:p>
    <w:p w14:paraId="502E7E24" w14:textId="4233FAC2" w:rsidR="00232692" w:rsidRPr="00232692" w:rsidDel="000D1356" w:rsidRDefault="00232692" w:rsidP="00232692">
      <w:pPr>
        <w:widowControl w:val="0"/>
        <w:tabs>
          <w:tab w:val="left" w:pos="515"/>
        </w:tabs>
        <w:spacing w:before="0" w:beforeAutospacing="0" w:after="0" w:afterAutospacing="0" w:line="360" w:lineRule="auto"/>
        <w:ind w:left="1790" w:hanging="1790"/>
        <w:jc w:val="both"/>
        <w:rPr>
          <w:del w:id="179" w:author="Meryl Etman" w:date="2020-10-19T10:20:00Z"/>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w:t>
      </w:r>
      <w:r w:rsidRPr="00232692">
        <w:rPr>
          <w:rFonts w:ascii="Times New Roman" w:eastAsia="Times New Roman" w:hAnsi="Times New Roman" w:cs="David" w:hint="cs"/>
          <w:b/>
          <w:bCs/>
          <w:sz w:val="24"/>
          <w:szCs w:val="24"/>
          <w:rtl/>
          <w:lang w:eastAsia="he-IL"/>
        </w:rPr>
        <w:t>מידע חסוי</w:t>
      </w:r>
      <w:r w:rsidRPr="00232692">
        <w:rPr>
          <w:rFonts w:ascii="Times New Roman" w:eastAsia="Times New Roman" w:hAnsi="Times New Roman" w:cs="David" w:hint="cs"/>
          <w:sz w:val="24"/>
          <w:szCs w:val="24"/>
          <w:rtl/>
          <w:lang w:eastAsia="he-IL"/>
        </w:rPr>
        <w:t>"-</w:t>
      </w:r>
      <w:r w:rsidRPr="0023269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440219653"/>
          <w:placeholder>
            <w:docPart w:val="360466BFB285448FA9A75133361031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0" w:author="Meryl Etman" w:date="2020-10-19T09:52:00Z">
            <w:r w:rsidR="00BE5CF1">
              <w:rPr>
                <w:rFonts w:ascii="Times New Roman" w:eastAsia="Times New Roman" w:hAnsi="Times New Roman" w:cs="David" w:hint="cs"/>
                <w:color w:val="008000"/>
                <w:sz w:val="24"/>
                <w:szCs w:val="24"/>
                <w:rtl/>
                <w:lang w:eastAsia="he-IL"/>
              </w:rPr>
              <w:t>סיסטמה הנדסת הסביבה בע"מ</w:t>
            </w:r>
          </w:ins>
        </w:sdtContent>
      </w:sdt>
      <w:r w:rsidRPr="00232692">
        <w:rPr>
          <w:rFonts w:ascii="Times New Roman" w:eastAsia="Times New Roman" w:hAnsi="Times New Roman" w:cs="David"/>
          <w:bCs/>
          <w:color w:val="008000"/>
          <w:sz w:val="24"/>
          <w:szCs w:val="24"/>
          <w:lang w:eastAsia="he-IL"/>
        </w:rPr>
        <w:t xml:space="preserve"> </w:t>
      </w:r>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color w:val="008000"/>
          <w:sz w:val="24"/>
          <w:szCs w:val="24"/>
          <w:rtl/>
          <w:lang w:eastAsia="he-IL"/>
        </w:rPr>
        <w:t>.</w:t>
      </w:r>
    </w:p>
    <w:p w14:paraId="22AA1720" w14:textId="77777777" w:rsidR="00232692" w:rsidRPr="00232692" w:rsidRDefault="00232692">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Change w:id="181" w:author="Meryl Etman" w:date="2020-10-19T10:20:00Z">
          <w:pPr>
            <w:widowControl w:val="0"/>
            <w:tabs>
              <w:tab w:val="right" w:pos="2216"/>
            </w:tabs>
            <w:spacing w:before="0" w:beforeAutospacing="0" w:after="0" w:afterAutospacing="0" w:line="360" w:lineRule="auto"/>
            <w:jc w:val="both"/>
          </w:pPr>
        </w:pPrChange>
      </w:pPr>
    </w:p>
    <w:p w14:paraId="7245FD9D" w14:textId="77777777" w:rsidR="00232692" w:rsidRPr="00232692" w:rsidDel="000D1356" w:rsidRDefault="00232692" w:rsidP="00232692">
      <w:pPr>
        <w:widowControl w:val="0"/>
        <w:numPr>
          <w:ilvl w:val="0"/>
          <w:numId w:val="19"/>
        </w:numPr>
        <w:tabs>
          <w:tab w:val="num" w:pos="515"/>
        </w:tabs>
        <w:spacing w:before="0" w:beforeAutospacing="0" w:after="0" w:afterAutospacing="0" w:line="360" w:lineRule="auto"/>
        <w:ind w:left="515" w:right="0" w:hanging="515"/>
        <w:jc w:val="both"/>
        <w:rPr>
          <w:del w:id="182" w:author="Meryl Etman" w:date="2020-10-19T10:20:00Z"/>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21F6BD2" w14:textId="77777777" w:rsidR="00232692" w:rsidRPr="000D1356" w:rsidRDefault="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Change w:id="183" w:author="Meryl Etman" w:date="2020-10-19T10:20:00Z">
          <w:pPr>
            <w:widowControl w:val="0"/>
            <w:spacing w:before="0" w:beforeAutospacing="0" w:after="0" w:afterAutospacing="0" w:line="360" w:lineRule="auto"/>
            <w:jc w:val="both"/>
          </w:pPr>
        </w:pPrChange>
      </w:pPr>
    </w:p>
    <w:p w14:paraId="0A780D77" w14:textId="77777777" w:rsidR="00232692" w:rsidRPr="00232692" w:rsidDel="000D1356" w:rsidRDefault="00232692" w:rsidP="00232692">
      <w:pPr>
        <w:widowControl w:val="0"/>
        <w:numPr>
          <w:ilvl w:val="0"/>
          <w:numId w:val="19"/>
        </w:numPr>
        <w:tabs>
          <w:tab w:val="num" w:pos="515"/>
        </w:tabs>
        <w:spacing w:before="0" w:beforeAutospacing="0" w:after="0" w:afterAutospacing="0" w:line="360" w:lineRule="auto"/>
        <w:ind w:left="515" w:right="0" w:hanging="515"/>
        <w:jc w:val="both"/>
        <w:rPr>
          <w:del w:id="184" w:author="Meryl Etman" w:date="2020-10-19T10:20:00Z"/>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AA94E39" w14:textId="77777777" w:rsidR="00232692" w:rsidRPr="000D1356" w:rsidRDefault="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Change w:id="185" w:author="Meryl Etman" w:date="2020-10-19T10:20:00Z">
          <w:pPr>
            <w:widowControl w:val="0"/>
            <w:spacing w:before="0" w:beforeAutospacing="0" w:after="0" w:afterAutospacing="0" w:line="360" w:lineRule="auto"/>
            <w:jc w:val="both"/>
          </w:pPr>
        </w:pPrChange>
      </w:pPr>
    </w:p>
    <w:p w14:paraId="0C2AAFD3"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5CA7F503"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26F593F" w14:textId="77777777" w:rsidR="00573980"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בכבוד רב,</w:t>
      </w:r>
    </w:p>
    <w:p w14:paraId="74BF819A" w14:textId="77777777" w:rsidR="00573980" w:rsidRDefault="00573980" w:rsidP="00573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__________________________</w:t>
      </w:r>
    </w:p>
    <w:p w14:paraId="71DBE83A" w14:textId="18726E30" w:rsidR="00573980" w:rsidRDefault="000D1356">
      <w:pPr>
        <w:widowControl w:val="0"/>
        <w:spacing w:before="0" w:beforeAutospacing="0" w:after="0" w:afterAutospacing="0" w:line="360" w:lineRule="auto"/>
        <w:jc w:val="both"/>
        <w:rPr>
          <w:rFonts w:ascii="Times New Roman" w:eastAsia="Times New Roman" w:hAnsi="Times New Roman" w:cs="David"/>
          <w:sz w:val="24"/>
          <w:szCs w:val="24"/>
          <w:rtl/>
          <w:lang w:eastAsia="he-IL"/>
        </w:rPr>
        <w:pPrChange w:id="186" w:author="Meryl Etman" w:date="2020-10-19T10:19:00Z">
          <w:pPr>
            <w:widowControl w:val="0"/>
            <w:spacing w:before="0" w:beforeAutospacing="0" w:after="0" w:afterAutospacing="0" w:line="360" w:lineRule="auto"/>
            <w:ind w:left="6038"/>
            <w:jc w:val="both"/>
          </w:pPr>
        </w:pPrChange>
      </w:pPr>
      <w:ins w:id="187" w:author="Meryl Etman" w:date="2020-10-19T10:19:00Z">
        <w:r>
          <w:rPr>
            <w:rFonts w:ascii="Times New Roman" w:eastAsia="Times New Roman" w:hAnsi="Times New Roman" w:cs="David" w:hint="cs"/>
            <w:color w:val="008000"/>
            <w:sz w:val="24"/>
            <w:szCs w:val="24"/>
            <w:rtl/>
            <w:lang w:eastAsia="he-IL"/>
          </w:rPr>
          <w:t xml:space="preserve">                                                                                                 </w:t>
        </w:r>
      </w:ins>
      <w:del w:id="188" w:author="Meryl Etman" w:date="2020-10-19T10:19:00Z">
        <w:r w:rsidR="00380332" w:rsidDel="000D1356">
          <w:rPr>
            <w:rFonts w:ascii="Times New Roman" w:eastAsia="Times New Roman" w:hAnsi="Times New Roman" w:cs="David" w:hint="cs"/>
            <w:color w:val="008000"/>
            <w:sz w:val="24"/>
            <w:szCs w:val="24"/>
            <w:rtl/>
            <w:lang w:eastAsia="he-IL"/>
          </w:rPr>
          <w:delText xml:space="preserve"> </w:delText>
        </w:r>
      </w:del>
      <w:r w:rsidR="00380332">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96339834"/>
          <w:placeholder>
            <w:docPart w:val="EBD748366A7B4C468201762CD026BF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9" w:author="Meryl Etman" w:date="2020-10-19T09:52:00Z">
            <w:r w:rsidR="00BE5CF1">
              <w:rPr>
                <w:rFonts w:ascii="Times New Roman" w:eastAsia="Times New Roman" w:hAnsi="Times New Roman" w:cs="David" w:hint="cs"/>
                <w:color w:val="008000"/>
                <w:sz w:val="24"/>
                <w:szCs w:val="24"/>
                <w:rtl/>
                <w:lang w:eastAsia="he-IL"/>
              </w:rPr>
              <w:t>סיסטמה הנדסת הסביבה בע"מ</w:t>
            </w:r>
          </w:ins>
        </w:sdtContent>
      </w:sdt>
    </w:p>
    <w:p w14:paraId="1C68FFDE" w14:textId="77777777" w:rsidR="00232692" w:rsidRPr="00232692"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שם:____________</w:t>
      </w:r>
    </w:p>
    <w:p w14:paraId="032CB8CD"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ת.ז:____________</w:t>
      </w:r>
    </w:p>
    <w:p w14:paraId="65BA3915"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כתובת:__________</w:t>
      </w:r>
    </w:p>
    <w:p w14:paraId="342CC5B4" w14:textId="77777777" w:rsidR="00232692" w:rsidRPr="00232692" w:rsidRDefault="00232692" w:rsidP="00573980">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573980">
        <w:rPr>
          <w:rFonts w:ascii="Times New Roman" w:eastAsia="Times New Roman" w:hAnsi="Times New Roman" w:cs="David" w:hint="cs"/>
          <w:sz w:val="24"/>
          <w:szCs w:val="24"/>
          <w:highlight w:val="yellow"/>
          <w:rtl/>
          <w:lang w:eastAsia="he-IL"/>
        </w:rPr>
        <w:t>*מחק את המיותר</w:t>
      </w:r>
    </w:p>
    <w:p w14:paraId="34A96A86"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r w:rsidRPr="00232692">
        <w:rPr>
          <w:rFonts w:ascii="Times New Roman" w:eastAsia="Times New Roman" w:hAnsi="Times New Roman" w:cs="David" w:hint="cs"/>
          <w:bCs/>
          <w:sz w:val="24"/>
          <w:szCs w:val="24"/>
          <w:u w:val="single"/>
          <w:rtl/>
          <w:lang w:eastAsia="he-IL"/>
        </w:rPr>
        <w:br w:type="page"/>
      </w:r>
    </w:p>
    <w:p w14:paraId="6268723E" w14:textId="77777777" w:rsidR="00232692" w:rsidRPr="00232692" w:rsidRDefault="00232692" w:rsidP="00232692">
      <w:pPr>
        <w:bidi w:val="0"/>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ו</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BF38D03" w14:textId="77777777" w:rsidR="0009511C" w:rsidRPr="0009511C" w:rsidRDefault="0009511C" w:rsidP="0009511C">
      <w:pPr>
        <w:widowControl w:val="0"/>
        <w:spacing w:before="0" w:beforeAutospacing="0" w:after="0" w:afterAutospacing="0" w:line="240" w:lineRule="auto"/>
        <w:jc w:val="center"/>
        <w:rPr>
          <w:rFonts w:ascii="David" w:eastAsia="Times New Roman" w:hAnsi="David" w:cs="David"/>
          <w:sz w:val="24"/>
          <w:szCs w:val="24"/>
          <w:lang w:eastAsia="he-IL"/>
        </w:rPr>
      </w:pPr>
    </w:p>
    <w:p w14:paraId="297599C9" w14:textId="77777777" w:rsidR="0009511C" w:rsidRPr="0009511C" w:rsidRDefault="0009511C" w:rsidP="0009511C">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 היועץ</w:t>
      </w:r>
    </w:p>
    <w:p w14:paraId="1F998ADD" w14:textId="77777777" w:rsidR="0009511C" w:rsidRPr="0009511C" w:rsidRDefault="0009511C" w:rsidP="0009511C">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07107C4"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6B43CEFB"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36858CA"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522FC8B"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5A3F656B"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D229CB3"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3E26F45"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60D387A6"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E07E67D"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0221491"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367BB945"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37F678E" w14:textId="77777777" w:rsidR="0009511C" w:rsidRPr="0009511C" w:rsidRDefault="0009511C" w:rsidP="0009511C">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09B4927F" w14:textId="77777777" w:rsidR="0009511C" w:rsidRPr="0009511C" w:rsidRDefault="0009511C" w:rsidP="0009511C">
      <w:pPr>
        <w:ind w:left="364"/>
        <w:contextualSpacing/>
        <w:rPr>
          <w:rFonts w:ascii="Times New Roman" w:eastAsia="Calibri" w:hAnsi="Times New Roman" w:cs="Arial"/>
          <w:rtl/>
        </w:rPr>
      </w:pPr>
    </w:p>
    <w:p w14:paraId="6F64D8C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ADDC89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65824D"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44B351"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4A00144"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5D7B8D"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2598EA4"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C1E8D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0D7F75"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DF63B4"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00ACB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7EE7E0F"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366EB48"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5CD6EF"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AAE8E59"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97F288"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1400B2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F9609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FA5C6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B732C5"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2387D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1ECF2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FE87D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AD966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6EA9D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770D4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443029"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F85B8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DD1513"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7E667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2E115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5CFBB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31A10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FA711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D05A83"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2D3C6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738CC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EC285F"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D5B74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E5E94D"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34112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81F6E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E8F20E"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9AAE2C" w14:textId="136AEDAB" w:rsidR="00663022" w:rsidDel="000D1356" w:rsidRDefault="00663022" w:rsidP="00663022">
      <w:pPr>
        <w:widowControl w:val="0"/>
        <w:spacing w:before="0" w:beforeAutospacing="0" w:after="0" w:afterAutospacing="0" w:line="240" w:lineRule="auto"/>
        <w:jc w:val="center"/>
        <w:rPr>
          <w:del w:id="190" w:author="Meryl Etman" w:date="2020-10-19T10:20:00Z"/>
          <w:rFonts w:ascii="Times New Roman" w:eastAsia="Times New Roman" w:hAnsi="Times New Roman" w:cs="David"/>
          <w:bCs/>
          <w:sz w:val="20"/>
          <w:szCs w:val="24"/>
          <w:u w:val="single"/>
          <w:rtl/>
          <w:lang w:eastAsia="he-IL"/>
        </w:rPr>
      </w:pPr>
      <w:del w:id="191" w:author="Meryl Etman" w:date="2020-10-19T10:20:00Z">
        <w:r w:rsidDel="000D1356">
          <w:rPr>
            <w:rFonts w:ascii="Times New Roman" w:eastAsia="Times New Roman" w:hAnsi="Times New Roman" w:cs="David"/>
            <w:bCs/>
            <w:sz w:val="20"/>
            <w:szCs w:val="24"/>
            <w:u w:val="single"/>
            <w:rtl/>
            <w:lang w:eastAsia="he-IL"/>
          </w:rPr>
          <w:br w:type="page"/>
        </w:r>
      </w:del>
    </w:p>
    <w:p w14:paraId="03189279" w14:textId="77777777" w:rsidR="0009511C" w:rsidRPr="0009511C"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Cs/>
          <w:sz w:val="20"/>
          <w:szCs w:val="24"/>
          <w:u w:val="single"/>
          <w:rtl/>
          <w:lang w:eastAsia="he-IL"/>
        </w:rPr>
        <w:t>נספח "</w:t>
      </w:r>
      <w:r>
        <w:rPr>
          <w:rFonts w:ascii="Times New Roman" w:eastAsia="Times New Roman" w:hAnsi="Times New Roman" w:cs="David" w:hint="cs"/>
          <w:bCs/>
          <w:sz w:val="20"/>
          <w:szCs w:val="24"/>
          <w:u w:val="single"/>
          <w:rtl/>
          <w:lang w:eastAsia="he-IL"/>
        </w:rPr>
        <w:t>ו</w:t>
      </w:r>
      <w:r w:rsidRPr="0009511C">
        <w:rPr>
          <w:rFonts w:ascii="Times New Roman" w:eastAsia="Times New Roman" w:hAnsi="Times New Roman" w:cs="David" w:hint="cs"/>
          <w:bCs/>
          <w:sz w:val="20"/>
          <w:szCs w:val="24"/>
          <w:u w:val="single"/>
          <w:rtl/>
          <w:lang w:eastAsia="he-IL"/>
        </w:rPr>
        <w:t>1'"</w:t>
      </w:r>
    </w:p>
    <w:p w14:paraId="60B7E02F" w14:textId="77777777" w:rsidR="0009511C" w:rsidRPr="00663022"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9511C" w:rsidRPr="0009511C" w14:paraId="15577EA3" w14:textId="77777777" w:rsidTr="0009511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9204CB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72B5B3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09511C" w:rsidRPr="0009511C" w14:paraId="59F5D99D" w14:textId="77777777" w:rsidTr="0009511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8A2006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9511C" w:rsidRPr="0009511C" w14:paraId="2DD4D483" w14:textId="77777777" w:rsidTr="0009511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7AA3B5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68B37A9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8736BC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EFA27C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09511C" w:rsidRPr="0009511C" w14:paraId="65F079EF" w14:textId="77777777" w:rsidTr="0009511C">
        <w:trPr>
          <w:trHeight w:val="551"/>
        </w:trPr>
        <w:tc>
          <w:tcPr>
            <w:tcW w:w="4068" w:type="dxa"/>
            <w:tcBorders>
              <w:top w:val="single" w:sz="4" w:space="0" w:color="auto"/>
              <w:left w:val="single" w:sz="4" w:space="0" w:color="auto"/>
              <w:bottom w:val="single" w:sz="4" w:space="0" w:color="auto"/>
              <w:right w:val="single" w:sz="4" w:space="0" w:color="auto"/>
            </w:tcBorders>
            <w:hideMark/>
          </w:tcPr>
          <w:p w14:paraId="58E9698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D83166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8FF082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AE92D8A"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p w14:paraId="0E84F1C2"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D3B653D"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AA78CC3"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p w14:paraId="58CFBFC6"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4FCEBD7"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tc>
      </w:tr>
      <w:tr w:rsidR="0009511C" w:rsidRPr="0009511C" w14:paraId="3386C290" w14:textId="77777777" w:rsidTr="0009511C">
        <w:trPr>
          <w:trHeight w:val="571"/>
        </w:trPr>
        <w:tc>
          <w:tcPr>
            <w:tcW w:w="4068" w:type="dxa"/>
            <w:tcBorders>
              <w:top w:val="single" w:sz="4" w:space="0" w:color="auto"/>
              <w:left w:val="single" w:sz="4" w:space="0" w:color="auto"/>
              <w:bottom w:val="single" w:sz="4" w:space="0" w:color="auto"/>
              <w:right w:val="single" w:sz="4" w:space="0" w:color="auto"/>
            </w:tcBorders>
            <w:hideMark/>
          </w:tcPr>
          <w:p w14:paraId="5582B61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28F87C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75818A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B6D68B"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5199D0"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r>
      <w:tr w:rsidR="0009511C" w:rsidRPr="0009511C" w14:paraId="58C76200" w14:textId="77777777" w:rsidTr="0009511C">
        <w:trPr>
          <w:trHeight w:val="391"/>
        </w:trPr>
        <w:tc>
          <w:tcPr>
            <w:tcW w:w="4068" w:type="dxa"/>
            <w:tcBorders>
              <w:top w:val="single" w:sz="4" w:space="0" w:color="auto"/>
              <w:left w:val="single" w:sz="4" w:space="0" w:color="auto"/>
              <w:bottom w:val="single" w:sz="4" w:space="0" w:color="auto"/>
              <w:right w:val="single" w:sz="4" w:space="0" w:color="auto"/>
            </w:tcBorders>
            <w:hideMark/>
          </w:tcPr>
          <w:p w14:paraId="53E2EDD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3CB680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D620E2F" w14:textId="77777777" w:rsidR="0009511C" w:rsidRPr="0009511C" w:rsidRDefault="0009511C" w:rsidP="0009511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C70BC5"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1B7795"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r>
    </w:tbl>
    <w:p w14:paraId="74076FCA" w14:textId="77777777" w:rsidR="0009511C" w:rsidRPr="0009511C" w:rsidRDefault="0009511C" w:rsidP="0009511C">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9511C" w:rsidRPr="0009511C" w14:paraId="4DC2E596" w14:textId="77777777" w:rsidTr="0009511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C5897C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09511C" w:rsidRPr="0009511C" w14:paraId="08D558A8" w14:textId="77777777" w:rsidTr="0009511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8EE8BD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277F44E"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p w14:paraId="4EE3FA1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AFE7FE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7DA43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F1105D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B1A676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EFE4AF0"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C8DB59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37BA0D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09511C" w:rsidRPr="0009511C" w14:paraId="6E6ED54D" w14:textId="77777777" w:rsidTr="0009511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BB6D9A1"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0C7E2F6"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F5AB960"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686990D"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4AA6743"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848192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0F9E6A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E1172D3"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r>
      <w:tr w:rsidR="0009511C" w:rsidRPr="0009511C" w14:paraId="0E4B59E5"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CF9E435"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9B49B3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0B2B41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2B4AC6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846CC9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F23F9F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239B0F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A4759C3" w14:textId="77777777" w:rsidR="0009511C" w:rsidRPr="0009511C" w:rsidRDefault="0009511C" w:rsidP="000951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09511C" w:rsidRPr="0009511C" w14:paraId="1BDF5D85"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BC467A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8CA4E9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4368CC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BC309B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4590C3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735BC1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37DCE1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C574AD9" w14:textId="77777777" w:rsidR="0009511C" w:rsidRPr="0009511C" w:rsidRDefault="0009511C" w:rsidP="000951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09511C" w:rsidRPr="0009511C" w14:paraId="22E58E58"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313865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F168FD3"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F987D07"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8013442"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13EA317"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B037E65"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014EF1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E260047" w14:textId="77777777" w:rsidR="0009511C" w:rsidRPr="0009511C" w:rsidRDefault="0009511C" w:rsidP="0009511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5B9284AF" w14:textId="77777777" w:rsidR="0009511C" w:rsidRPr="0009511C" w:rsidRDefault="0009511C" w:rsidP="0009511C">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52CF1CFB" w14:textId="77777777" w:rsidTr="0009511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EF908B0"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09511C" w:rsidRPr="0009511C" w14:paraId="4B44841E" w14:textId="77777777" w:rsidTr="0009511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E97A93D"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E8D4F96" w14:textId="77777777" w:rsidR="0009511C" w:rsidRPr="0009511C" w:rsidRDefault="0009511C" w:rsidP="0009511C">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74E40E1C" w14:textId="77777777" w:rsidTr="000951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E32FB6B"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09511C" w:rsidRPr="0009511C" w14:paraId="158FF82C" w14:textId="77777777" w:rsidTr="0009511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BFE4AFF"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F307A3D" w14:textId="77777777" w:rsidR="0009511C" w:rsidRPr="0009511C" w:rsidRDefault="0009511C" w:rsidP="0009511C">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32E88149" w14:textId="77777777" w:rsidTr="000951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1CE503A"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09511C" w:rsidRPr="0009511C" w14:paraId="5799BC35" w14:textId="77777777" w:rsidTr="0009511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CB49A8C" w14:textId="77777777" w:rsidR="0009511C" w:rsidRPr="0009511C" w:rsidRDefault="0009511C" w:rsidP="0009511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FD624CE" w14:textId="77777777" w:rsidR="0009511C" w:rsidRPr="0009511C" w:rsidRDefault="0009511C" w:rsidP="0009511C">
      <w:pPr>
        <w:spacing w:before="0" w:beforeAutospacing="0" w:after="200" w:afterAutospacing="0" w:line="276" w:lineRule="auto"/>
        <w:rPr>
          <w:rFonts w:ascii="David" w:eastAsia="Calibri" w:hAnsi="David" w:cs="David"/>
          <w:sz w:val="24"/>
          <w:szCs w:val="24"/>
          <w:rtl/>
          <w:lang w:eastAsia="he-IL"/>
        </w:rPr>
      </w:pPr>
    </w:p>
    <w:p w14:paraId="154ECDB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sz w:val="20"/>
          <w:szCs w:val="24"/>
          <w:lang w:eastAsia="he-IL"/>
        </w:rPr>
      </w:pPr>
    </w:p>
    <w:p w14:paraId="0B3718B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BBBC42C"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61C5D1"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EECA1A"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CC25DA"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3D5174E"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EBCF9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87E644"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9995B3"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10A315"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94D392A"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96E69D"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19CD2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E0533E"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E66F0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3E42E5"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9945D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197D01"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DD9424"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88D776"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BE8E0E"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5C6DC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ED2C96"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D4628B"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D51F46"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1DA3C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212A4F"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612629" w14:textId="77777777" w:rsidR="001A00DE" w:rsidRDefault="001A00DE">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3601F0B3" w14:textId="77777777" w:rsidR="00232692" w:rsidRPr="00232692" w:rsidRDefault="00232692" w:rsidP="0023269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lastRenderedPageBreak/>
        <w:t xml:space="preserve">נספח </w:t>
      </w:r>
      <w:r w:rsidR="00150FD5">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ז'</w:t>
      </w:r>
      <w:r w:rsidR="00150FD5">
        <w:rPr>
          <w:rFonts w:ascii="Times New Roman" w:eastAsia="Times New Roman" w:hAnsi="Times New Roman" w:cs="David" w:hint="cs"/>
          <w:b/>
          <w:bCs/>
          <w:sz w:val="20"/>
          <w:szCs w:val="24"/>
          <w:u w:val="single"/>
          <w:rtl/>
          <w:lang w:eastAsia="he-IL"/>
        </w:rPr>
        <w:t>'</w:t>
      </w:r>
    </w:p>
    <w:p w14:paraId="037BDBF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1B283D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b/>
          <w:bCs/>
          <w:sz w:val="24"/>
          <w:szCs w:val="24"/>
          <w:u w:val="single"/>
          <w:rtl/>
          <w:lang w:eastAsia="he-IL"/>
        </w:rPr>
        <w:t xml:space="preserve">רשימת התוכניות והמסמכים שעל </w:t>
      </w:r>
      <w:r w:rsidR="0068779F">
        <w:rPr>
          <w:rFonts w:ascii="Times New Roman" w:eastAsia="Times New Roman" w:hAnsi="Times New Roman" w:cs="David"/>
          <w:b/>
          <w:bCs/>
          <w:sz w:val="24"/>
          <w:szCs w:val="24"/>
          <w:u w:val="single"/>
          <w:rtl/>
          <w:lang w:eastAsia="he-IL"/>
        </w:rPr>
        <w:t>היועץ</w:t>
      </w:r>
      <w:r w:rsidRPr="00232692">
        <w:rPr>
          <w:rFonts w:ascii="Times New Roman" w:eastAsia="Times New Roman" w:hAnsi="Times New Roman" w:cs="David"/>
          <w:b/>
          <w:bCs/>
          <w:sz w:val="24"/>
          <w:szCs w:val="24"/>
          <w:u w:val="single"/>
          <w:rtl/>
          <w:lang w:eastAsia="he-IL"/>
        </w:rPr>
        <w:t xml:space="preserve"> להנפיק</w:t>
      </w:r>
    </w:p>
    <w:p w14:paraId="7879E67D" w14:textId="77777777" w:rsidR="00232692" w:rsidRPr="00232692" w:rsidRDefault="00232692" w:rsidP="00232692">
      <w:pPr>
        <w:tabs>
          <w:tab w:val="right" w:pos="5960"/>
        </w:tabs>
        <w:spacing w:before="0" w:beforeAutospacing="0" w:after="0" w:afterAutospacing="0" w:line="240" w:lineRule="auto"/>
        <w:ind w:left="84" w:right="84" w:firstLine="306"/>
        <w:jc w:val="both"/>
        <w:rPr>
          <w:rFonts w:ascii="Times New Roman" w:eastAsia="Times New Roman" w:hAnsi="Times New Roman" w:cs="David"/>
          <w:sz w:val="26"/>
          <w:szCs w:val="24"/>
          <w:rtl/>
          <w:lang w:eastAsia="he-IL"/>
        </w:rPr>
      </w:pPr>
    </w:p>
    <w:p w14:paraId="778C3980" w14:textId="77777777" w:rsidR="00232692" w:rsidRDefault="00232692" w:rsidP="00232692">
      <w:pPr>
        <w:tabs>
          <w:tab w:val="right" w:pos="5960"/>
        </w:tabs>
        <w:spacing w:before="0" w:beforeAutospacing="0" w:after="0" w:afterAutospacing="0" w:line="240" w:lineRule="auto"/>
        <w:ind w:left="84" w:right="84" w:firstLine="5"/>
        <w:jc w:val="both"/>
        <w:rPr>
          <w:ins w:id="192" w:author="Meryl Etman" w:date="2020-10-19T10:21:00Z"/>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למען הסר ספק יובהר כי מסמך זה מהווה השלמה והבהרה לנספח ב' ובכל מקרה אינו גורע ממנו.</w:t>
      </w:r>
    </w:p>
    <w:p w14:paraId="3E5C772F" w14:textId="7C0C819E" w:rsidR="000D1356" w:rsidRDefault="000D1356" w:rsidP="00232692">
      <w:pPr>
        <w:tabs>
          <w:tab w:val="right" w:pos="5960"/>
        </w:tabs>
        <w:spacing w:before="0" w:beforeAutospacing="0" w:after="0" w:afterAutospacing="0" w:line="240" w:lineRule="auto"/>
        <w:ind w:left="84" w:right="84" w:firstLine="5"/>
        <w:jc w:val="both"/>
        <w:rPr>
          <w:ins w:id="193" w:author="Meryl Etman" w:date="2020-10-19T10:21:00Z"/>
          <w:rFonts w:ascii="Times New Roman" w:eastAsia="Times New Roman" w:hAnsi="Times New Roman" w:cs="David"/>
          <w:sz w:val="26"/>
          <w:szCs w:val="24"/>
          <w:rtl/>
          <w:lang w:eastAsia="he-IL"/>
        </w:rPr>
      </w:pPr>
    </w:p>
    <w:p w14:paraId="6D9EB181" w14:textId="164D2722" w:rsidR="000D1356" w:rsidRDefault="000D1356">
      <w:pPr>
        <w:tabs>
          <w:tab w:val="right" w:pos="5960"/>
        </w:tabs>
        <w:spacing w:before="0" w:beforeAutospacing="0" w:after="0" w:afterAutospacing="0" w:line="240" w:lineRule="auto"/>
        <w:ind w:left="84" w:right="84" w:firstLine="5"/>
        <w:rPr>
          <w:ins w:id="194" w:author="Meryl Etman" w:date="2020-10-19T10:23:00Z"/>
          <w:rFonts w:ascii="Times New Roman" w:eastAsia="Times New Roman" w:hAnsi="Times New Roman" w:cs="David"/>
          <w:sz w:val="26"/>
          <w:szCs w:val="24"/>
          <w:rtl/>
          <w:lang w:eastAsia="he-IL"/>
        </w:rPr>
        <w:pPrChange w:id="195" w:author="Meryl Etman" w:date="2020-10-19T10:21:00Z">
          <w:pPr>
            <w:tabs>
              <w:tab w:val="right" w:pos="5960"/>
            </w:tabs>
            <w:spacing w:before="0" w:beforeAutospacing="0" w:after="0" w:afterAutospacing="0" w:line="240" w:lineRule="auto"/>
            <w:ind w:left="84" w:right="84" w:firstLine="5"/>
            <w:jc w:val="both"/>
          </w:pPr>
        </w:pPrChange>
      </w:pPr>
      <w:ins w:id="196" w:author="Meryl Etman" w:date="2020-10-19T10:22:00Z">
        <w:r>
          <w:rPr>
            <w:rFonts w:ascii="Times New Roman" w:eastAsia="Times New Roman" w:hAnsi="Times New Roman" w:cs="David" w:hint="cs"/>
            <w:sz w:val="26"/>
            <w:szCs w:val="24"/>
            <w:rtl/>
            <w:lang w:eastAsia="he-IL"/>
          </w:rPr>
          <w:t>נספח תברואתי (פסולת ומיחזור ו/או הפרדת זרמים</w:t>
        </w:r>
      </w:ins>
      <w:ins w:id="197" w:author="Meryl Etman" w:date="2020-10-19T10:23:00Z">
        <w:r>
          <w:rPr>
            <w:rFonts w:ascii="Times New Roman" w:eastAsia="Times New Roman" w:hAnsi="Times New Roman" w:cs="David" w:hint="cs"/>
            <w:sz w:val="26"/>
            <w:szCs w:val="24"/>
            <w:rtl/>
            <w:lang w:eastAsia="he-IL"/>
          </w:rPr>
          <w:t xml:space="preserve">) אשר יכלול תכנון הנדסי פרטני של כל המערך המוצע </w:t>
        </w:r>
      </w:ins>
      <w:ins w:id="198" w:author="Meryl Etman" w:date="2020-10-19T10:25:00Z">
        <w:r>
          <w:rPr>
            <w:rFonts w:ascii="Times New Roman" w:eastAsia="Times New Roman" w:hAnsi="Times New Roman" w:cs="David" w:hint="cs"/>
            <w:sz w:val="26"/>
            <w:szCs w:val="24"/>
            <w:rtl/>
            <w:lang w:eastAsia="he-IL"/>
          </w:rPr>
          <w:t xml:space="preserve">בכל בניין </w:t>
        </w:r>
      </w:ins>
      <w:ins w:id="199" w:author="Meryl Etman" w:date="2020-10-19T10:23:00Z">
        <w:r>
          <w:rPr>
            <w:rFonts w:ascii="Times New Roman" w:eastAsia="Times New Roman" w:hAnsi="Times New Roman" w:cs="David" w:hint="cs"/>
            <w:sz w:val="26"/>
            <w:szCs w:val="24"/>
            <w:rtl/>
            <w:lang w:eastAsia="he-IL"/>
          </w:rPr>
          <w:t>כולל תשריטי החדרים השונים</w:t>
        </w:r>
      </w:ins>
      <w:ins w:id="200" w:author="Meryl Etman" w:date="2020-10-19T10:25:00Z">
        <w:r>
          <w:rPr>
            <w:rFonts w:ascii="Times New Roman" w:eastAsia="Times New Roman" w:hAnsi="Times New Roman" w:cs="David" w:hint="cs"/>
            <w:sz w:val="26"/>
            <w:szCs w:val="24"/>
            <w:rtl/>
            <w:lang w:eastAsia="he-IL"/>
          </w:rPr>
          <w:t xml:space="preserve"> בכל בניין </w:t>
        </w:r>
      </w:ins>
      <w:ins w:id="201" w:author="Meryl Etman" w:date="2020-10-19T10:23:00Z">
        <w:r>
          <w:rPr>
            <w:rFonts w:ascii="Times New Roman" w:eastAsia="Times New Roman" w:hAnsi="Times New Roman" w:cs="David" w:hint="cs"/>
            <w:sz w:val="26"/>
            <w:szCs w:val="24"/>
            <w:rtl/>
            <w:lang w:eastAsia="he-IL"/>
          </w:rPr>
          <w:t xml:space="preserve"> ופרשה טכנית (פרטים ומפרטים)</w:t>
        </w:r>
      </w:ins>
    </w:p>
    <w:p w14:paraId="68A497BB" w14:textId="77777777" w:rsidR="000D1356" w:rsidRPr="00232692" w:rsidRDefault="000D1356">
      <w:pPr>
        <w:tabs>
          <w:tab w:val="right" w:pos="5960"/>
        </w:tabs>
        <w:spacing w:before="0" w:beforeAutospacing="0" w:after="0" w:afterAutospacing="0" w:line="240" w:lineRule="auto"/>
        <w:ind w:left="84" w:right="84" w:firstLine="5"/>
        <w:rPr>
          <w:rFonts w:ascii="Times New Roman" w:eastAsia="Times New Roman" w:hAnsi="Times New Roman" w:cs="David"/>
          <w:sz w:val="26"/>
          <w:szCs w:val="24"/>
          <w:rtl/>
          <w:lang w:eastAsia="he-IL"/>
        </w:rPr>
        <w:pPrChange w:id="202" w:author="Meryl Etman" w:date="2020-10-19T10:21:00Z">
          <w:pPr>
            <w:tabs>
              <w:tab w:val="right" w:pos="5960"/>
            </w:tabs>
            <w:spacing w:before="0" w:beforeAutospacing="0" w:after="0" w:afterAutospacing="0" w:line="240" w:lineRule="auto"/>
            <w:ind w:left="84" w:right="84" w:firstLine="5"/>
            <w:jc w:val="both"/>
          </w:pPr>
        </w:pPrChange>
      </w:pPr>
    </w:p>
    <w:p w14:paraId="5986D98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55353B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8BFD7F2" w14:textId="77777777" w:rsidR="00232692" w:rsidRPr="00232692" w:rsidRDefault="00232692">
      <w:pPr>
        <w:widowControl w:val="0"/>
        <w:spacing w:before="0" w:beforeAutospacing="0" w:after="0" w:afterAutospacing="0" w:line="240" w:lineRule="auto"/>
        <w:outlineLvl w:val="7"/>
        <w:rPr>
          <w:rFonts w:ascii="Times New Roman" w:eastAsia="Times New Roman" w:hAnsi="Times New Roman" w:cs="David"/>
          <w:b/>
          <w:bCs/>
          <w:sz w:val="20"/>
          <w:szCs w:val="24"/>
          <w:highlight w:val="yellow"/>
          <w:u w:val="single"/>
          <w:rtl/>
          <w:lang w:eastAsia="he-IL"/>
        </w:rPr>
        <w:pPrChange w:id="203" w:author="Meryl Etman" w:date="2020-10-19T10:21:00Z">
          <w:pPr>
            <w:widowControl w:val="0"/>
            <w:spacing w:before="0" w:beforeAutospacing="0" w:after="0" w:afterAutospacing="0" w:line="240" w:lineRule="auto"/>
            <w:jc w:val="center"/>
            <w:outlineLvl w:val="7"/>
          </w:pPr>
        </w:pPrChange>
      </w:pPr>
    </w:p>
    <w:p w14:paraId="42CC1C6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B6B86A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71A3EB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4E5B2B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B0649C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B49710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B82A8B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E8F0F4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14AFE3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507B73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40C58A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8B2B85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B55E29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8E30C5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95DD3C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F934A1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08E66C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209443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88A079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251BBA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4994F1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87CC3A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56AF6B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388DAC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43CB7A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85ECC4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7CF794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D6BE56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F4C167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50633F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A052E3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3CA4AB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2A0654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E5A541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A590DD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575958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AF719E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4A9073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38766B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C7B11E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86AABF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F536BC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E5BB891" w14:textId="77777777" w:rsidR="00B44D6B" w:rsidRDefault="00B44D6B"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r>
        <w:rPr>
          <w:rFonts w:ascii="Times New Roman" w:eastAsia="Times New Roman" w:hAnsi="Times New Roman" w:cs="David"/>
          <w:b/>
          <w:bCs/>
          <w:sz w:val="20"/>
          <w:szCs w:val="24"/>
          <w:highlight w:val="yellow"/>
          <w:u w:val="single"/>
          <w:rtl/>
          <w:lang w:eastAsia="he-IL"/>
        </w:rPr>
        <w:br w:type="page"/>
      </w:r>
    </w:p>
    <w:p w14:paraId="2FC480B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08BF2B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t xml:space="preserve">נספח </w:t>
      </w:r>
      <w:r w:rsidR="00573980">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ח'</w:t>
      </w:r>
      <w:r w:rsidR="00573980">
        <w:rPr>
          <w:rFonts w:ascii="Times New Roman" w:eastAsia="Times New Roman" w:hAnsi="Times New Roman" w:cs="David" w:hint="cs"/>
          <w:b/>
          <w:bCs/>
          <w:sz w:val="20"/>
          <w:szCs w:val="24"/>
          <w:u w:val="single"/>
          <w:rtl/>
          <w:lang w:eastAsia="he-IL"/>
        </w:rPr>
        <w:t>'</w:t>
      </w:r>
    </w:p>
    <w:p w14:paraId="33EAE2FF"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51310ED"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3269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77D2817"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77EBF2"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A38AD7"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12318B"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C03A0BA" w14:textId="37A460EF" w:rsidR="00573980" w:rsidRPr="00B27B4C" w:rsidRDefault="002557C7" w:rsidP="00573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D052253E77A48AD8644B6751A245A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04" w:author="Meryl Etman" w:date="2020-10-19T09:47:00Z">
            <w:r w:rsidR="00BE5CF1">
              <w:rPr>
                <w:rFonts w:ascii="Times New Roman" w:eastAsia="Times New Roman" w:hAnsi="Times New Roman" w:cs="David" w:hint="cs"/>
                <w:color w:val="008000"/>
                <w:sz w:val="24"/>
                <w:szCs w:val="24"/>
                <w:rtl/>
                <w:lang w:eastAsia="he-IL"/>
              </w:rPr>
              <w:br/>
              <w:t>גבעת שמואל החדשה בע"מ</w:t>
            </w:r>
            <w:r w:rsidR="00BE5CF1">
              <w:rPr>
                <w:rFonts w:ascii="Times New Roman" w:eastAsia="Times New Roman" w:hAnsi="Times New Roman" w:cs="David" w:hint="cs"/>
                <w:color w:val="008000"/>
                <w:sz w:val="24"/>
                <w:szCs w:val="24"/>
                <w:rtl/>
                <w:lang w:eastAsia="he-IL"/>
              </w:rPr>
              <w:br/>
              <w:t>יהונתן נתניהו 1ג', אור יהודה</w:t>
            </w:r>
            <w:r w:rsidR="00BE5CF1">
              <w:rPr>
                <w:rFonts w:ascii="Times New Roman" w:eastAsia="Times New Roman" w:hAnsi="Times New Roman" w:cs="David" w:hint="cs"/>
                <w:color w:val="008000"/>
                <w:sz w:val="24"/>
                <w:szCs w:val="24"/>
                <w:rtl/>
                <w:lang w:eastAsia="he-IL"/>
              </w:rPr>
              <w:br/>
              <w:t>514677533</w:t>
            </w:r>
            <w:r w:rsidR="00BE5CF1">
              <w:rPr>
                <w:rFonts w:ascii="Times New Roman" w:eastAsia="Times New Roman" w:hAnsi="Times New Roman" w:cs="David" w:hint="cs"/>
                <w:color w:val="008000"/>
                <w:sz w:val="24"/>
                <w:szCs w:val="24"/>
                <w:rtl/>
                <w:lang w:eastAsia="he-IL"/>
              </w:rPr>
              <w:br/>
            </w:r>
          </w:ins>
        </w:sdtContent>
      </w:sdt>
      <w:r w:rsidR="00573980" w:rsidRPr="00B27B4C">
        <w:rPr>
          <w:rFonts w:ascii="Times New Roman" w:eastAsia="Times New Roman" w:hAnsi="Times New Roman" w:cs="David" w:hint="cs"/>
          <w:color w:val="008000"/>
          <w:sz w:val="24"/>
          <w:szCs w:val="24"/>
          <w:rtl/>
          <w:lang w:eastAsia="he-IL"/>
        </w:rPr>
        <w:br/>
      </w:r>
      <w:r w:rsidR="00573980" w:rsidRPr="00B27B4C">
        <w:rPr>
          <w:rFonts w:ascii="Times New Roman" w:eastAsia="Times New Roman" w:hAnsi="Times New Roman" w:cs="David" w:hint="cs"/>
          <w:sz w:val="24"/>
          <w:szCs w:val="24"/>
          <w:rtl/>
          <w:lang w:eastAsia="he-IL"/>
        </w:rPr>
        <w:t>(</w:t>
      </w:r>
      <w:r w:rsidR="00573980" w:rsidRPr="009E0EE6">
        <w:rPr>
          <w:rFonts w:ascii="Times New Roman" w:eastAsia="Times New Roman" w:hAnsi="Times New Roman" w:cs="David" w:hint="cs"/>
          <w:sz w:val="24"/>
          <w:szCs w:val="24"/>
          <w:rtl/>
          <w:lang w:eastAsia="he-IL"/>
        </w:rPr>
        <w:t>המזמין)</w:t>
      </w:r>
    </w:p>
    <w:p w14:paraId="5239C388"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0F0895"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C8FD3F"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DA80771"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23264AD" w14:textId="5CB31CC9" w:rsidR="00573980" w:rsidRPr="00B27B4C" w:rsidRDefault="00573980" w:rsidP="00573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78813011"/>
          <w:placeholder>
            <w:docPart w:val="8BF4C69D8D6440D191697207663327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5" w:author="Meryl Etman" w:date="2020-10-19T09:52:00Z">
            <w:r w:rsidR="00BE5CF1">
              <w:rPr>
                <w:rFonts w:ascii="Times New Roman" w:eastAsia="Times New Roman" w:hAnsi="Times New Roman" w:cs="David" w:hint="cs"/>
                <w:bCs/>
                <w:color w:val="008000"/>
                <w:sz w:val="24"/>
                <w:szCs w:val="24"/>
                <w:rtl/>
                <w:lang w:eastAsia="he-IL"/>
              </w:rPr>
              <w:t>סיסטמה הנדסת הסביבה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771C1B277284018BD053071C6C190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06" w:author="Meryl Etman" w:date="2020-10-19T09:45:00Z">
            <w:r w:rsidR="00BE5CF1">
              <w:rPr>
                <w:rFonts w:ascii="Times New Roman" w:eastAsia="Times New Roman" w:hAnsi="Times New Roman" w:cs="David" w:hint="cs"/>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6D74F11B704502A54BC714C3EDC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07" w:author="Meryl Etman" w:date="2020-10-19T09:46:00Z">
            <w:r w:rsidR="00BE5CF1">
              <w:rPr>
                <w:rFonts w:ascii="Times New Roman" w:eastAsia="Times New Roman" w:hAnsi="Times New Roman" w:cs="David" w:hint="cs"/>
                <w:color w:val="008000"/>
                <w:sz w:val="24"/>
                <w:szCs w:val="24"/>
                <w:rtl/>
              </w:rPr>
              <w:t>ייעץ בתחום התברואה (פינוי פסולת ומיחזור)</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24D069B"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034644"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AB965D"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B44AC5"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A5515E" w14:textId="77777777" w:rsidR="00232692" w:rsidRDefault="00232692"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0"/>
          <w:szCs w:val="24"/>
          <w:rtl/>
          <w:lang w:eastAsia="he-IL"/>
        </w:rPr>
        <w:t xml:space="preserve">                                                                                      בכבוד רב,</w:t>
      </w:r>
    </w:p>
    <w:p w14:paraId="252F48E9"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0CCA3E"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B77DD2"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62BE34" w14:textId="77777777" w:rsidR="00573980" w:rsidRDefault="00573980" w:rsidP="00573980">
      <w:pPr>
        <w:widowControl w:val="0"/>
        <w:tabs>
          <w:tab w:val="center" w:pos="6920"/>
        </w:tabs>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70278D5B" w14:textId="77777777" w:rsidR="00573980" w:rsidRPr="00232692" w:rsidRDefault="00573980" w:rsidP="00573980">
      <w:pPr>
        <w:widowControl w:val="0"/>
        <w:tabs>
          <w:tab w:val="center" w:pos="6920"/>
        </w:tabs>
        <w:spacing w:before="0" w:beforeAutospacing="0" w:after="0" w:afterAutospacing="0" w:line="240" w:lineRule="auto"/>
        <w:ind w:left="5040" w:right="8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______________________</w:t>
      </w:r>
    </w:p>
    <w:p w14:paraId="3866CC4D" w14:textId="72D338BE" w:rsidR="00232692" w:rsidRPr="00232692" w:rsidRDefault="002557C7" w:rsidP="0038033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191193898"/>
          <w:placeholder>
            <w:docPart w:val="C46DF9B135F5483BBC57500D8301B6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8" w:author="Meryl Etman" w:date="2020-10-19T09:52:00Z">
            <w:r w:rsidR="00BE5CF1">
              <w:rPr>
                <w:rFonts w:ascii="Times New Roman" w:eastAsia="Times New Roman" w:hAnsi="Times New Roman" w:cs="David" w:hint="cs"/>
                <w:color w:val="008000"/>
                <w:sz w:val="24"/>
                <w:szCs w:val="24"/>
                <w:rtl/>
                <w:lang w:eastAsia="he-IL"/>
              </w:rPr>
              <w:t>סיסטמה הנדסת הסביבה בע"מ</w:t>
            </w:r>
          </w:ins>
        </w:sdtContent>
      </w:sdt>
    </w:p>
    <w:p w14:paraId="5AB883B5"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232692">
        <w:rPr>
          <w:rFonts w:ascii="Times New Roman" w:eastAsia="Times New Roman" w:hAnsi="Times New Roman" w:cs="David" w:hint="cs"/>
          <w:sz w:val="20"/>
          <w:szCs w:val="20"/>
          <w:rtl/>
          <w:lang w:eastAsia="he-IL"/>
        </w:rPr>
        <w:t xml:space="preserve">                </w:t>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t xml:space="preserve">   </w:t>
      </w:r>
    </w:p>
    <w:p w14:paraId="73A19982"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98AF981"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r w:rsidRPr="00232692">
        <w:rPr>
          <w:rFonts w:ascii="Times New Roman" w:eastAsia="Times New Roman" w:hAnsi="Times New Roman" w:cs="David" w:hint="cs"/>
          <w:sz w:val="20"/>
          <w:szCs w:val="20"/>
          <w:rtl/>
          <w:lang w:eastAsia="he-IL"/>
        </w:rPr>
        <w:br w:type="page"/>
      </w:r>
    </w:p>
    <w:p w14:paraId="03928549"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270FF692"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2A73099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1A43DBCC"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 xml:space="preserve">נספח </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ט'</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 xml:space="preserve"> </w:t>
      </w:r>
    </w:p>
    <w:p w14:paraId="3853D0D7"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27F96A2" w14:textId="77777777" w:rsidR="00573980" w:rsidRPr="00B27B4C" w:rsidRDefault="00573980" w:rsidP="00573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68779F">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3C2861C" w14:textId="77777777" w:rsidR="00573980" w:rsidRPr="00B27B4C" w:rsidRDefault="00573980" w:rsidP="00573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89FE866" w14:textId="7AB38F25"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322B5C7E3A847A78FA6BDB1138D7C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09" w:author="Meryl Etman" w:date="2020-10-19T09:47:00Z">
            <w:r w:rsidR="00BE5CF1">
              <w:rPr>
                <w:rFonts w:ascii="Times New Roman" w:eastAsia="Times New Roman" w:hAnsi="Times New Roman" w:cs="David" w:hint="cs"/>
                <w:color w:val="008000"/>
                <w:sz w:val="24"/>
                <w:szCs w:val="24"/>
                <w:rtl/>
                <w:lang w:eastAsia="he-IL"/>
              </w:rPr>
              <w:br/>
              <w:t>גבעת שמואל החדשה בע"מ</w:t>
            </w:r>
            <w:r w:rsidR="00BE5CF1">
              <w:rPr>
                <w:rFonts w:ascii="Times New Roman" w:eastAsia="Times New Roman" w:hAnsi="Times New Roman" w:cs="David" w:hint="cs"/>
                <w:color w:val="008000"/>
                <w:sz w:val="24"/>
                <w:szCs w:val="24"/>
                <w:rtl/>
                <w:lang w:eastAsia="he-IL"/>
              </w:rPr>
              <w:br/>
              <w:t>יהונתן נתניהו 1ג', אור יהודה</w:t>
            </w:r>
            <w:r w:rsidR="00BE5CF1">
              <w:rPr>
                <w:rFonts w:ascii="Times New Roman" w:eastAsia="Times New Roman" w:hAnsi="Times New Roman" w:cs="David" w:hint="cs"/>
                <w:color w:val="008000"/>
                <w:sz w:val="24"/>
                <w:szCs w:val="24"/>
                <w:rtl/>
                <w:lang w:eastAsia="he-IL"/>
              </w:rPr>
              <w:br/>
              <w:t>514677533</w:t>
            </w:r>
            <w:r w:rsidR="00BE5CF1">
              <w:rPr>
                <w:rFonts w:ascii="Times New Roman" w:eastAsia="Times New Roman" w:hAnsi="Times New Roman" w:cs="David" w:hint="cs"/>
                <w:color w:val="008000"/>
                <w:sz w:val="24"/>
                <w:szCs w:val="24"/>
                <w:rtl/>
                <w:lang w:eastAsia="he-IL"/>
              </w:rPr>
              <w:br/>
            </w:r>
          </w:ins>
        </w:sdtContent>
      </w:sdt>
    </w:p>
    <w:p w14:paraId="79A33DC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8632B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554897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2BA001" w14:textId="6ECDA952"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D1062415D87444BAEB9A4AF02DD04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10" w:author="Meryl Etman" w:date="2020-10-19T09:45:00Z">
            <w:r w:rsidR="00BE5CF1">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D865E51C35B74FFBAABAA890ACA92A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FA6428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852C16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D28B7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D3E635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D77245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BA7FA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3C0770C"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A3DC7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E4E1B5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57BF5C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91BCD2"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505AE16"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F46E1C"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D312C92" w14:textId="77777777" w:rsidR="00573980" w:rsidRPr="00B27B4C" w:rsidRDefault="00573980" w:rsidP="00573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287B562"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4B4629FF"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5DC5FAB8"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F3051F1" w14:textId="77777777" w:rsidR="00573980" w:rsidRPr="009130F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BC45002" w14:textId="47F5606E" w:rsidR="00573980" w:rsidRPr="009130F0" w:rsidRDefault="00573980" w:rsidP="00380332">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7172593"/>
          <w:placeholder>
            <w:docPart w:val="F761491380D749FDAF62771303413A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11" w:author="Meryl Etman" w:date="2020-10-19T09:52:00Z">
            <w:r w:rsidR="00BE5CF1">
              <w:rPr>
                <w:rFonts w:ascii="Times New Roman" w:eastAsia="Times New Roman" w:hAnsi="Times New Roman" w:cs="David" w:hint="cs"/>
                <w:color w:val="008000"/>
                <w:sz w:val="24"/>
                <w:szCs w:val="24"/>
                <w:rtl/>
                <w:lang w:eastAsia="he-IL"/>
              </w:rPr>
              <w:t>סיסטמה הנדסת הסביבה בע"מ</w:t>
            </w:r>
          </w:ins>
        </w:sdtContent>
      </w:sdt>
    </w:p>
    <w:p w14:paraId="453E452D" w14:textId="77777777" w:rsidR="00573980"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0F0B122" w14:textId="77777777" w:rsidR="00573980" w:rsidRPr="00B27B4C" w:rsidDel="005F2D49" w:rsidRDefault="00573980" w:rsidP="00573980">
      <w:pPr>
        <w:widowControl w:val="0"/>
        <w:spacing w:before="0" w:beforeAutospacing="0" w:after="0" w:afterAutospacing="0" w:line="240" w:lineRule="auto"/>
        <w:ind w:left="180"/>
        <w:rPr>
          <w:del w:id="212" w:author="Meryl Etman" w:date="2020-10-19T10:25:00Z"/>
          <w:rFonts w:ascii="Times New Roman" w:eastAsia="Times New Roman" w:hAnsi="Times New Roman" w:cs="David"/>
          <w:b/>
          <w:bCs/>
          <w:sz w:val="24"/>
          <w:szCs w:val="24"/>
          <w:rtl/>
          <w:lang w:eastAsia="he-IL"/>
        </w:rPr>
      </w:pPr>
    </w:p>
    <w:p w14:paraId="2CC81A67" w14:textId="77777777" w:rsidR="00573980" w:rsidRPr="00B27B4C" w:rsidRDefault="00573980">
      <w:pPr>
        <w:widowControl w:val="0"/>
        <w:spacing w:before="0" w:beforeAutospacing="0" w:after="0" w:afterAutospacing="0" w:line="240" w:lineRule="auto"/>
        <w:rPr>
          <w:rFonts w:ascii="Times New Roman" w:eastAsia="Times New Roman" w:hAnsi="Times New Roman" w:cs="David"/>
          <w:b/>
          <w:bCs/>
          <w:sz w:val="24"/>
          <w:szCs w:val="24"/>
          <w:rtl/>
          <w:lang w:eastAsia="he-IL"/>
        </w:rPr>
        <w:pPrChange w:id="213" w:author="Meryl Etman" w:date="2020-10-19T10:25:00Z">
          <w:pPr>
            <w:widowControl w:val="0"/>
            <w:spacing w:before="0" w:beforeAutospacing="0" w:after="0" w:afterAutospacing="0" w:line="240" w:lineRule="auto"/>
            <w:ind w:left="180"/>
          </w:pPr>
        </w:pPrChange>
      </w:pPr>
    </w:p>
    <w:p w14:paraId="13A9ABF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F374A88"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7332826" w14:textId="77777777" w:rsidR="00573980" w:rsidRPr="00B27B4C" w:rsidRDefault="00573980" w:rsidP="00573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09808DB" w14:textId="77777777" w:rsidR="00573980" w:rsidRPr="00B27B4C" w:rsidRDefault="00573980" w:rsidP="00573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398853D" w14:textId="77777777" w:rsidR="00573980" w:rsidRPr="00B27B4C" w:rsidDel="005F2D49" w:rsidRDefault="00573980" w:rsidP="00573980">
      <w:pPr>
        <w:widowControl w:val="0"/>
        <w:spacing w:before="0" w:beforeAutospacing="0" w:after="0" w:afterAutospacing="0" w:line="240" w:lineRule="auto"/>
        <w:rPr>
          <w:del w:id="214" w:author="Meryl Etman" w:date="2020-10-19T10:26:00Z"/>
          <w:rFonts w:ascii="Times New Roman" w:eastAsia="Times New Roman" w:hAnsi="Times New Roman" w:cs="David"/>
          <w:sz w:val="20"/>
          <w:szCs w:val="20"/>
          <w:rtl/>
          <w:lang w:eastAsia="he-IL"/>
        </w:rPr>
      </w:pPr>
    </w:p>
    <w:p w14:paraId="2D3C3A2C" w14:textId="77777777" w:rsidR="00573980" w:rsidRPr="00B27B4C" w:rsidRDefault="00573980" w:rsidP="0057398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A90689F" w14:textId="77777777" w:rsidR="00573980" w:rsidRPr="00B27B4C" w:rsidDel="005F2D49" w:rsidRDefault="00573980" w:rsidP="00573980">
      <w:pPr>
        <w:widowControl w:val="0"/>
        <w:spacing w:before="0" w:beforeAutospacing="0" w:after="0" w:afterAutospacing="0" w:line="240" w:lineRule="auto"/>
        <w:jc w:val="both"/>
        <w:rPr>
          <w:del w:id="215" w:author="Meryl Etman" w:date="2020-10-19T10:26:00Z"/>
          <w:rFonts w:ascii="Times New Roman" w:eastAsia="Times New Roman" w:hAnsi="Times New Roman" w:cs="David"/>
          <w:color w:val="999999"/>
          <w:sz w:val="18"/>
          <w:szCs w:val="18"/>
          <w:rtl/>
          <w:lang w:eastAsia="he-IL"/>
        </w:rPr>
      </w:pPr>
    </w:p>
    <w:p w14:paraId="110A9646" w14:textId="77777777" w:rsidR="00573980" w:rsidRPr="00B27B4C" w:rsidDel="005F2D49" w:rsidRDefault="00573980" w:rsidP="00573980">
      <w:pPr>
        <w:spacing w:before="0" w:beforeAutospacing="0" w:after="0" w:afterAutospacing="0" w:line="240" w:lineRule="auto"/>
        <w:rPr>
          <w:del w:id="216" w:author="Meryl Etman" w:date="2020-10-19T10:25:00Z"/>
          <w:rFonts w:ascii="Times New Roman" w:eastAsia="Times New Roman" w:hAnsi="Times New Roman" w:cs="David"/>
          <w:sz w:val="20"/>
          <w:szCs w:val="24"/>
          <w:rtl/>
        </w:rPr>
      </w:pPr>
    </w:p>
    <w:p w14:paraId="5E33AE4E" w14:textId="77777777" w:rsidR="00232692" w:rsidRPr="00232692" w:rsidDel="005F2D49" w:rsidRDefault="00232692" w:rsidP="00232692">
      <w:pPr>
        <w:spacing w:before="0" w:beforeAutospacing="0" w:after="0" w:afterAutospacing="0" w:line="240" w:lineRule="auto"/>
        <w:rPr>
          <w:del w:id="217" w:author="Meryl Etman" w:date="2020-10-19T10:25:00Z"/>
          <w:rFonts w:ascii="Times New Roman" w:eastAsia="Times New Roman" w:hAnsi="Times New Roman" w:cs="David"/>
          <w:sz w:val="20"/>
          <w:szCs w:val="24"/>
          <w:rtl/>
        </w:rPr>
      </w:pPr>
    </w:p>
    <w:bookmarkEnd w:id="54"/>
    <w:p w14:paraId="7FB2CCFC" w14:textId="77777777" w:rsidR="001A69D5" w:rsidRPr="00232692" w:rsidRDefault="001A69D5" w:rsidP="00232692"/>
    <w:sectPr w:rsidR="001A69D5" w:rsidRPr="00232692"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EFAC16" w14:textId="77777777" w:rsidR="00BE5CF1" w:rsidRDefault="00BE5CF1" w:rsidP="00AF234B">
      <w:pPr>
        <w:spacing w:before="0" w:after="0" w:line="240" w:lineRule="auto"/>
      </w:pPr>
      <w:r>
        <w:separator/>
      </w:r>
    </w:p>
  </w:endnote>
  <w:endnote w:type="continuationSeparator" w:id="0">
    <w:p w14:paraId="0401DCE2" w14:textId="77777777" w:rsidR="00BE5CF1" w:rsidRDefault="00BE5CF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4"/>
      <w:gridCol w:w="2810"/>
      <w:gridCol w:w="232"/>
      <w:gridCol w:w="1036"/>
      <w:gridCol w:w="1814"/>
    </w:tblGrid>
    <w:tr w:rsidR="00BE5CF1" w:rsidRPr="00F9528C" w14:paraId="73E5EC19" w14:textId="77777777" w:rsidTr="00BE5CF1">
      <w:tc>
        <w:tcPr>
          <w:tcW w:w="753" w:type="dxa"/>
        </w:tcPr>
        <w:p w14:paraId="60E0EF1A"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041AF82" w14:textId="6A7D769A" w:rsidR="00BE5CF1" w:rsidRPr="00F9528C" w:rsidRDefault="00BE5CF1" w:rsidP="00BE5CF1">
              <w:pPr>
                <w:tabs>
                  <w:tab w:val="center" w:pos="4153"/>
                  <w:tab w:val="right" w:pos="8306"/>
                </w:tabs>
                <w:spacing w:before="0" w:after="0" w:line="240" w:lineRule="auto"/>
                <w:rPr>
                  <w:rFonts w:ascii="David" w:hAnsi="David"/>
                  <w:color w:val="00B0F0"/>
                  <w:sz w:val="20"/>
                  <w:szCs w:val="20"/>
                  <w:rtl/>
                </w:rPr>
              </w:pPr>
              <w:ins w:id="218" w:author="Meryl Etman" w:date="2020-10-19T09:45:00Z">
                <w:r>
                  <w:rPr>
                    <w:rFonts w:ascii="David" w:hAnsi="David" w:hint="cs"/>
                    <w:color w:val="00B0F0"/>
                    <w:sz w:val="20"/>
                    <w:szCs w:val="20"/>
                    <w:rtl/>
                  </w:rPr>
                  <w:t>סביוני גבעת שמואל</w:t>
                </w:r>
              </w:ins>
            </w:p>
          </w:tc>
        </w:sdtContent>
      </w:sdt>
      <w:tc>
        <w:tcPr>
          <w:tcW w:w="2232" w:type="dxa"/>
        </w:tcPr>
        <w:p w14:paraId="62F6D9C1" w14:textId="77777777" w:rsidR="00BE5CF1" w:rsidRPr="00EA2DA6" w:rsidRDefault="00BE5CF1" w:rsidP="00BE5CF1">
          <w:pPr>
            <w:tabs>
              <w:tab w:val="center" w:pos="4153"/>
              <w:tab w:val="right" w:pos="8306"/>
            </w:tabs>
            <w:spacing w:before="0" w:after="0" w:line="240" w:lineRule="auto"/>
            <w:rPr>
              <w:rFonts w:asciiTheme="minorBidi" w:hAnsiTheme="minorBidi"/>
              <w:sz w:val="20"/>
              <w:szCs w:val="20"/>
              <w:rtl/>
            </w:rPr>
          </w:pPr>
          <w:r w:rsidRPr="00EA2DA6">
            <w:rPr>
              <w:rFonts w:asciiTheme="minorBidi" w:hAnsiTheme="minorBidi"/>
              <w:sz w:val="20"/>
              <w:szCs w:val="20"/>
              <w:rtl/>
            </w:rPr>
            <w:t xml:space="preserve">תבנית: </w:t>
          </w:r>
          <w:sdt>
            <w:sdtPr>
              <w:rPr>
                <w:rFonts w:asciiTheme="minorBidi" w:hAnsiTheme="minorBidi"/>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EA2DA6">
                <w:rPr>
                  <w:rFonts w:asciiTheme="minorBidi" w:hAnsiTheme="minorBidi"/>
                  <w:sz w:val="20"/>
                  <w:szCs w:val="20"/>
                  <w:rtl/>
                </w:rPr>
                <w:t>יועץ פינוי אשפה</w:t>
              </w:r>
            </w:sdtContent>
          </w:sdt>
        </w:p>
      </w:tc>
      <w:tc>
        <w:tcPr>
          <w:tcW w:w="236" w:type="dxa"/>
        </w:tcPr>
        <w:p w14:paraId="330C9E8D" w14:textId="77777777" w:rsidR="00BE5CF1" w:rsidRPr="00F9528C" w:rsidRDefault="00BE5CF1" w:rsidP="00BE5CF1">
          <w:pPr>
            <w:tabs>
              <w:tab w:val="center" w:pos="4153"/>
              <w:tab w:val="right" w:pos="8306"/>
            </w:tabs>
            <w:spacing w:before="0" w:after="0" w:line="240" w:lineRule="auto"/>
            <w:rPr>
              <w:rFonts w:ascii="David" w:hAnsi="David"/>
              <w:sz w:val="16"/>
              <w:szCs w:val="16"/>
              <w:rtl/>
            </w:rPr>
          </w:pPr>
        </w:p>
      </w:tc>
      <w:tc>
        <w:tcPr>
          <w:tcW w:w="1129" w:type="dxa"/>
        </w:tcPr>
        <w:p w14:paraId="062B4E1C"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46603534" w14:textId="20B206C8" w:rsidR="00BE5CF1" w:rsidRPr="00F9528C" w:rsidRDefault="00BE5CF1" w:rsidP="00BE5CF1">
              <w:pPr>
                <w:tabs>
                  <w:tab w:val="center" w:pos="4153"/>
                  <w:tab w:val="right" w:pos="8306"/>
                </w:tabs>
                <w:spacing w:before="0" w:after="0" w:line="240" w:lineRule="auto"/>
                <w:rPr>
                  <w:rFonts w:ascii="David" w:hAnsi="David"/>
                  <w:sz w:val="20"/>
                  <w:szCs w:val="20"/>
                  <w:rtl/>
                </w:rPr>
              </w:pPr>
              <w:del w:id="219" w:author="Meryl Etman" w:date="2020-11-15T14:19:00Z">
                <w:r w:rsidDel="00357F1C">
                  <w:rPr>
                    <w:rFonts w:ascii="David" w:hAnsi="David" w:hint="cs"/>
                  </w:rPr>
                  <w:delText>CONT-5-670</w:delText>
                </w:r>
              </w:del>
              <w:ins w:id="220" w:author="Meryl Etman" w:date="2020-11-15T14:19:00Z">
                <w:r w:rsidR="00357F1C">
                  <w:rPr>
                    <w:rFonts w:ascii="David" w:hAnsi="David" w:hint="cs"/>
                    <w:sz w:val="20"/>
                    <w:szCs w:val="20"/>
                  </w:rPr>
                  <w:t>CO</w:t>
                </w:r>
                <w:r w:rsidR="00357F1C">
                  <w:rPr>
                    <w:rFonts w:ascii="David" w:hAnsi="David" w:hint="cs"/>
                    <w:sz w:val="20"/>
                    <w:szCs w:val="20"/>
                    <w:rtl/>
                  </w:rPr>
                  <w:t>NT-10-1962</w:t>
                </w:r>
              </w:ins>
            </w:p>
          </w:tc>
        </w:sdtContent>
      </w:sdt>
    </w:tr>
    <w:tr w:rsidR="00BE5CF1" w:rsidRPr="00F9528C" w14:paraId="4F7078DB" w14:textId="77777777" w:rsidTr="00BE5CF1">
      <w:tc>
        <w:tcPr>
          <w:tcW w:w="753" w:type="dxa"/>
        </w:tcPr>
        <w:p w14:paraId="569F5D9D"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AD7247B" w14:textId="1157A711" w:rsidR="00BE5CF1" w:rsidRPr="00F9528C" w:rsidRDefault="00BE5CF1" w:rsidP="00BE5CF1">
              <w:pPr>
                <w:tabs>
                  <w:tab w:val="center" w:pos="4153"/>
                  <w:tab w:val="right" w:pos="8306"/>
                </w:tabs>
                <w:spacing w:before="0" w:after="0" w:line="240" w:lineRule="auto"/>
                <w:rPr>
                  <w:rFonts w:ascii="David" w:hAnsi="David"/>
                  <w:color w:val="00B0F0"/>
                  <w:sz w:val="20"/>
                  <w:szCs w:val="20"/>
                  <w:rtl/>
                </w:rPr>
              </w:pPr>
              <w:ins w:id="221" w:author="Meryl Etman" w:date="2020-10-19T09:52:00Z">
                <w:r>
                  <w:rPr>
                    <w:rFonts w:ascii="David" w:hAnsi="David" w:hint="cs"/>
                    <w:color w:val="00B0F0"/>
                    <w:sz w:val="20"/>
                    <w:szCs w:val="20"/>
                    <w:rtl/>
                  </w:rPr>
                  <w:t>סיסטמה הנדסת הסביבה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E5CF1" w:rsidRPr="00F9528C" w14:paraId="2B417E61" w14:textId="77777777" w:rsidTr="00BE5CF1">
            <w:trPr>
              <w:trHeight w:val="201"/>
            </w:trPr>
            <w:tc>
              <w:tcPr>
                <w:tcW w:w="926" w:type="dxa"/>
              </w:tcPr>
              <w:p w14:paraId="6A9F515B"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D01059E" w14:textId="77777777" w:rsidR="00BE5CF1" w:rsidRPr="00F9528C" w:rsidRDefault="00BE5CF1" w:rsidP="00BE5CF1">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A9A0C02"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p>
      </w:tc>
      <w:tc>
        <w:tcPr>
          <w:tcW w:w="236" w:type="dxa"/>
        </w:tcPr>
        <w:p w14:paraId="52CB681D"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p>
      </w:tc>
      <w:tc>
        <w:tcPr>
          <w:tcW w:w="1129" w:type="dxa"/>
        </w:tcPr>
        <w:p w14:paraId="606613FF"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71A1A51" w14:textId="77777777" w:rsidR="00BE5CF1" w:rsidRPr="00F9528C" w:rsidRDefault="002557C7" w:rsidP="00BE5CF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E5CF1" w:rsidRPr="00F9528C">
                <w:rPr>
                  <w:rFonts w:ascii="David" w:hAnsi="David"/>
                  <w:color w:val="00B0F0"/>
                  <w:sz w:val="20"/>
                  <w:szCs w:val="20"/>
                  <w:rtl/>
                </w:rPr>
                <w:t>[סטטוס חוזה]</w:t>
              </w:r>
            </w:sdtContent>
          </w:sdt>
        </w:p>
      </w:tc>
    </w:tr>
    <w:tr w:rsidR="00BE5CF1" w:rsidRPr="00F9528C" w14:paraId="1E5B7FE3" w14:textId="77777777" w:rsidTr="00BE5CF1">
      <w:trPr>
        <w:trHeight w:val="80"/>
      </w:trPr>
      <w:tc>
        <w:tcPr>
          <w:tcW w:w="753" w:type="dxa"/>
        </w:tcPr>
        <w:p w14:paraId="28D944D3"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p>
      </w:tc>
      <w:tc>
        <w:tcPr>
          <w:tcW w:w="1883" w:type="dxa"/>
        </w:tcPr>
        <w:p w14:paraId="32320F45" w14:textId="77777777" w:rsidR="00BE5CF1" w:rsidRPr="00F9528C" w:rsidRDefault="00BE5CF1" w:rsidP="00BE5CF1">
          <w:pPr>
            <w:tabs>
              <w:tab w:val="center" w:pos="4153"/>
              <w:tab w:val="right" w:pos="8306"/>
            </w:tabs>
            <w:spacing w:before="0" w:after="0" w:line="240" w:lineRule="auto"/>
            <w:rPr>
              <w:rFonts w:ascii="David" w:hAnsi="David"/>
              <w:color w:val="00B0F0"/>
              <w:sz w:val="20"/>
              <w:szCs w:val="20"/>
              <w:rtl/>
            </w:rPr>
          </w:pPr>
        </w:p>
      </w:tc>
      <w:tc>
        <w:tcPr>
          <w:tcW w:w="2232" w:type="dxa"/>
        </w:tcPr>
        <w:p w14:paraId="4580A1E2"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p>
      </w:tc>
      <w:tc>
        <w:tcPr>
          <w:tcW w:w="236" w:type="dxa"/>
        </w:tcPr>
        <w:p w14:paraId="72CF3071"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p>
      </w:tc>
      <w:tc>
        <w:tcPr>
          <w:tcW w:w="1129" w:type="dxa"/>
        </w:tcPr>
        <w:p w14:paraId="11825AFC"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p>
      </w:tc>
      <w:tc>
        <w:tcPr>
          <w:tcW w:w="2073" w:type="dxa"/>
        </w:tcPr>
        <w:p w14:paraId="50E939CE" w14:textId="77777777" w:rsidR="00BE5CF1" w:rsidRPr="00F9528C" w:rsidRDefault="00BE5CF1" w:rsidP="00BE5CF1">
          <w:pPr>
            <w:tabs>
              <w:tab w:val="center" w:pos="4153"/>
              <w:tab w:val="right" w:pos="8306"/>
            </w:tabs>
            <w:spacing w:before="0" w:after="0" w:line="240" w:lineRule="auto"/>
            <w:rPr>
              <w:rFonts w:ascii="David" w:hAnsi="David"/>
              <w:sz w:val="20"/>
              <w:szCs w:val="20"/>
              <w:rtl/>
            </w:rPr>
          </w:pPr>
        </w:p>
      </w:tc>
    </w:tr>
  </w:tbl>
  <w:p w14:paraId="3745D818" w14:textId="77777777" w:rsidR="00BE5CF1" w:rsidRDefault="00BE5CF1" w:rsidP="00904418">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0D7FE624" w14:textId="77777777" w:rsidR="00BE5CF1" w:rsidRPr="00904418" w:rsidRDefault="00BE5CF1" w:rsidP="00904418">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6B946C" w14:textId="77777777" w:rsidR="00BE5CF1" w:rsidRDefault="00BE5CF1" w:rsidP="00AF234B">
      <w:pPr>
        <w:spacing w:before="0" w:after="0" w:line="240" w:lineRule="auto"/>
      </w:pPr>
      <w:r>
        <w:separator/>
      </w:r>
    </w:p>
  </w:footnote>
  <w:footnote w:type="continuationSeparator" w:id="0">
    <w:p w14:paraId="514A8E92" w14:textId="77777777" w:rsidR="00BE5CF1" w:rsidRDefault="00BE5CF1"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E7AFCAC" w14:textId="77777777" w:rsidR="00BE5CF1" w:rsidRDefault="00BE5CF1">
        <w:pPr>
          <w:pStyle w:val="a3"/>
          <w:jc w:val="center"/>
        </w:pPr>
        <w:r>
          <w:fldChar w:fldCharType="begin"/>
        </w:r>
        <w:r>
          <w:instrText xml:space="preserve"> PAGE   \* MERGEFORMAT </w:instrText>
        </w:r>
        <w:r>
          <w:fldChar w:fldCharType="separate"/>
        </w:r>
        <w:r w:rsidR="002557C7">
          <w:rPr>
            <w:noProof/>
            <w:rtl/>
          </w:rPr>
          <w:t>10</w:t>
        </w:r>
        <w:r>
          <w:rPr>
            <w:noProof/>
          </w:rPr>
          <w:fldChar w:fldCharType="end"/>
        </w:r>
      </w:p>
    </w:sdtContent>
  </w:sdt>
  <w:p w14:paraId="1F3C0E21" w14:textId="77777777" w:rsidR="00BE5CF1" w:rsidRDefault="00BE5CF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30DC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9">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3">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5">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7">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8">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19">
    <w:nsid w:val="7DE51440"/>
    <w:multiLevelType w:val="multilevel"/>
    <w:tmpl w:val="75801948"/>
    <w:lvl w:ilvl="0">
      <w:start w:val="1"/>
      <w:numFmt w:val="decimal"/>
      <w:lvlText w:val="%1."/>
      <w:lvlJc w:val="left"/>
      <w:pPr>
        <w:tabs>
          <w:tab w:val="num" w:pos="567"/>
        </w:tabs>
        <w:ind w:left="567" w:hanging="567"/>
      </w:pPr>
      <w:rPr>
        <w:rFonts w:cs="Times New Roman" w:hint="default"/>
        <w:b w:val="0"/>
        <w:bCs w:val="0"/>
        <w:i w:val="0"/>
        <w:iCs w:val="0"/>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226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num w:numId="1">
    <w:abstractNumId w:val="17"/>
  </w:num>
  <w:num w:numId="2">
    <w:abstractNumId w:val="12"/>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num>
  <w:num w:numId="10">
    <w:abstractNumId w:val="3"/>
  </w:num>
  <w:num w:numId="11">
    <w:abstractNumId w:val="6"/>
  </w:num>
  <w:num w:numId="12">
    <w:abstractNumId w:val="13"/>
  </w:num>
  <w:num w:numId="13">
    <w:abstractNumId w:val="10"/>
  </w:num>
  <w:num w:numId="14">
    <w:abstractNumId w:val="9"/>
  </w:num>
  <w:num w:numId="15">
    <w:abstractNumId w:val="19"/>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ocumentProtection w:edit="trackedChanges" w:enforcement="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554EF"/>
    <w:rsid w:val="000876BA"/>
    <w:rsid w:val="0009511C"/>
    <w:rsid w:val="000D1356"/>
    <w:rsid w:val="000E2532"/>
    <w:rsid w:val="00134C85"/>
    <w:rsid w:val="00150FD5"/>
    <w:rsid w:val="001A00DE"/>
    <w:rsid w:val="001A0C3C"/>
    <w:rsid w:val="001A69D5"/>
    <w:rsid w:val="00214ACF"/>
    <w:rsid w:val="00232692"/>
    <w:rsid w:val="00237034"/>
    <w:rsid w:val="002557C7"/>
    <w:rsid w:val="00345D6C"/>
    <w:rsid w:val="00357F1C"/>
    <w:rsid w:val="00380332"/>
    <w:rsid w:val="00426E44"/>
    <w:rsid w:val="00477F7B"/>
    <w:rsid w:val="004E30B9"/>
    <w:rsid w:val="0054041D"/>
    <w:rsid w:val="00552E11"/>
    <w:rsid w:val="00573980"/>
    <w:rsid w:val="005F2D49"/>
    <w:rsid w:val="00636A8F"/>
    <w:rsid w:val="00663022"/>
    <w:rsid w:val="006777C1"/>
    <w:rsid w:val="0068779F"/>
    <w:rsid w:val="0072103C"/>
    <w:rsid w:val="007778AD"/>
    <w:rsid w:val="00781DE8"/>
    <w:rsid w:val="007D2FAF"/>
    <w:rsid w:val="007E752F"/>
    <w:rsid w:val="00804F0B"/>
    <w:rsid w:val="00811209"/>
    <w:rsid w:val="008318E5"/>
    <w:rsid w:val="008C64C6"/>
    <w:rsid w:val="008F7CE5"/>
    <w:rsid w:val="00904418"/>
    <w:rsid w:val="00942177"/>
    <w:rsid w:val="00942B6A"/>
    <w:rsid w:val="00984539"/>
    <w:rsid w:val="00A61EFF"/>
    <w:rsid w:val="00AF234B"/>
    <w:rsid w:val="00B44D6B"/>
    <w:rsid w:val="00B7402C"/>
    <w:rsid w:val="00BE17B4"/>
    <w:rsid w:val="00BE5CF1"/>
    <w:rsid w:val="00C3675F"/>
    <w:rsid w:val="00C90434"/>
    <w:rsid w:val="00CB099C"/>
    <w:rsid w:val="00CD089E"/>
    <w:rsid w:val="00DA7212"/>
    <w:rsid w:val="00E05F9F"/>
    <w:rsid w:val="00E679C7"/>
    <w:rsid w:val="00EA2DA6"/>
    <w:rsid w:val="00EC37B6"/>
    <w:rsid w:val="00EE6F8E"/>
    <w:rsid w:val="00F045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776736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90441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88252">
      <w:bodyDiv w:val="1"/>
      <w:marLeft w:val="0"/>
      <w:marRight w:val="0"/>
      <w:marTop w:val="0"/>
      <w:marBottom w:val="0"/>
      <w:divBdr>
        <w:top w:val="none" w:sz="0" w:space="0" w:color="auto"/>
        <w:left w:val="none" w:sz="0" w:space="0" w:color="auto"/>
        <w:bottom w:val="none" w:sz="0" w:space="0" w:color="auto"/>
        <w:right w:val="none" w:sz="0" w:space="0" w:color="auto"/>
      </w:divBdr>
    </w:div>
    <w:div w:id="394668477">
      <w:bodyDiv w:val="1"/>
      <w:marLeft w:val="0"/>
      <w:marRight w:val="0"/>
      <w:marTop w:val="0"/>
      <w:marBottom w:val="0"/>
      <w:divBdr>
        <w:top w:val="none" w:sz="0" w:space="0" w:color="auto"/>
        <w:left w:val="none" w:sz="0" w:space="0" w:color="auto"/>
        <w:bottom w:val="none" w:sz="0" w:space="0" w:color="auto"/>
        <w:right w:val="none" w:sz="0" w:space="0" w:color="auto"/>
      </w:divBdr>
    </w:div>
    <w:div w:id="12996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878AB63E8C94DC69CC73EA54AACCA45"/>
        <w:category>
          <w:name w:val="כללי"/>
          <w:gallery w:val="placeholder"/>
        </w:category>
        <w:types>
          <w:type w:val="bbPlcHdr"/>
        </w:types>
        <w:behaviors>
          <w:behavior w:val="content"/>
        </w:behaviors>
        <w:guid w:val="{8CB46773-B862-4BEC-88FA-BDB0F1E3D680}"/>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16673AED862F47B1BC8D97215DDBAF93"/>
        <w:category>
          <w:name w:val="כללי"/>
          <w:gallery w:val="placeholder"/>
        </w:category>
        <w:types>
          <w:type w:val="bbPlcHdr"/>
        </w:types>
        <w:behaviors>
          <w:behavior w:val="content"/>
        </w:behaviors>
        <w:guid w:val="{8B1CFF76-1FE5-4E53-B47D-A11850A1EEFF}"/>
      </w:docPartPr>
      <w:docPartBody>
        <w:p w:rsidR="00FD7D47" w:rsidRDefault="002C0969">
          <w:r w:rsidRPr="008B6381">
            <w:rPr>
              <w:rStyle w:val="a3"/>
              <w:rFonts w:hint="cs"/>
              <w:rtl/>
            </w:rPr>
            <w:t>[סוג</w:t>
          </w:r>
          <w:r w:rsidRPr="008B6381">
            <w:rPr>
              <w:rStyle w:val="a3"/>
              <w:rtl/>
            </w:rPr>
            <w:t xml:space="preserve"> </w:t>
          </w:r>
          <w:r w:rsidRPr="008B6381">
            <w:rPr>
              <w:rStyle w:val="a3"/>
              <w:rFonts w:hint="cs"/>
              <w:rtl/>
            </w:rPr>
            <w:t>מדד</w:t>
          </w:r>
          <w:r w:rsidRPr="008B6381">
            <w:rPr>
              <w:rStyle w:val="a3"/>
              <w:rtl/>
            </w:rPr>
            <w:t xml:space="preserve"> </w:t>
          </w:r>
          <w:r w:rsidRPr="008B6381">
            <w:rPr>
              <w:rStyle w:val="a3"/>
              <w:rFonts w:hint="cs"/>
              <w:rtl/>
            </w:rPr>
            <w:t>כותרת]</w:t>
          </w:r>
        </w:p>
      </w:docPartBody>
    </w:docPart>
    <w:docPart>
      <w:docPartPr>
        <w:name w:val="F3BA149CEA7E49768E627A7E979C0189"/>
        <w:category>
          <w:name w:val="כללי"/>
          <w:gallery w:val="placeholder"/>
        </w:category>
        <w:types>
          <w:type w:val="bbPlcHdr"/>
        </w:types>
        <w:behaviors>
          <w:behavior w:val="content"/>
        </w:behaviors>
        <w:guid w:val="{C3BCC86E-F4F7-4B29-BF23-5FDE67F11710}"/>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בגין</w:t>
          </w:r>
          <w:r w:rsidRPr="008B6381">
            <w:rPr>
              <w:rStyle w:val="a3"/>
              <w:rtl/>
            </w:rPr>
            <w:t>/</w:t>
          </w:r>
          <w:r w:rsidRPr="008B6381">
            <w:rPr>
              <w:rStyle w:val="a3"/>
              <w:rFonts w:hint="cs"/>
              <w:rtl/>
            </w:rPr>
            <w:t>ידוע</w:t>
          </w:r>
          <w:r w:rsidRPr="008B6381">
            <w:rPr>
              <w:rStyle w:val="a3"/>
              <w:rtl/>
            </w:rPr>
            <w:t xml:space="preserve"> - </w:t>
          </w:r>
          <w:r w:rsidRPr="008B6381">
            <w:rPr>
              <w:rStyle w:val="a3"/>
              <w:rFonts w:hint="cs"/>
              <w:rtl/>
            </w:rPr>
            <w:t>כותרת]</w:t>
          </w:r>
        </w:p>
      </w:docPartBody>
    </w:docPart>
    <w:docPart>
      <w:docPartPr>
        <w:name w:val="A63B2DBBCDCE405FA3FD299B6F85D536"/>
        <w:category>
          <w:name w:val="כללי"/>
          <w:gallery w:val="placeholder"/>
        </w:category>
        <w:types>
          <w:type w:val="bbPlcHdr"/>
        </w:types>
        <w:behaviors>
          <w:behavior w:val="content"/>
        </w:behaviors>
        <w:guid w:val="{6DBFD636-1596-42B5-85E2-335035FE10D7}"/>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בסיס]</w:t>
          </w:r>
        </w:p>
      </w:docPartBody>
    </w:docPart>
    <w:docPart>
      <w:docPartPr>
        <w:name w:val="EE4A0A1832654DA3B2BBB2536A54E36A"/>
        <w:category>
          <w:name w:val="כללי"/>
          <w:gallery w:val="placeholder"/>
        </w:category>
        <w:types>
          <w:type w:val="bbPlcHdr"/>
        </w:types>
        <w:behaviors>
          <w:behavior w:val="content"/>
        </w:behaviors>
        <w:guid w:val="{D2478CE0-30FA-45D8-B5F1-022ADAD0CD76}"/>
      </w:docPartPr>
      <w:docPartBody>
        <w:p w:rsidR="00FD7D47" w:rsidRDefault="002C0969">
          <w:r w:rsidRPr="008B6381">
            <w:rPr>
              <w:rStyle w:val="a3"/>
              <w:rFonts w:hint="cs"/>
              <w:rtl/>
            </w:rPr>
            <w:t>[נקודות</w:t>
          </w:r>
          <w:r w:rsidRPr="008B6381">
            <w:rPr>
              <w:rStyle w:val="a3"/>
              <w:rtl/>
            </w:rPr>
            <w:t xml:space="preserve"> </w:t>
          </w:r>
          <w:r w:rsidRPr="008B6381">
            <w:rPr>
              <w:rStyle w:val="a3"/>
              <w:rFonts w:hint="cs"/>
              <w:rtl/>
            </w:rPr>
            <w:t>מדד]</w:t>
          </w:r>
        </w:p>
      </w:docPartBody>
    </w:docPart>
    <w:docPart>
      <w:docPartPr>
        <w:name w:val="B4A59D529C8D43A7B576B23FDB79E3A5"/>
        <w:category>
          <w:name w:val="כללי"/>
          <w:gallery w:val="placeholder"/>
        </w:category>
        <w:types>
          <w:type w:val="bbPlcHdr"/>
        </w:types>
        <w:behaviors>
          <w:behavior w:val="content"/>
        </w:behaviors>
        <w:guid w:val="{1BB31F92-DE68-4554-8A81-7F2EF92DEDD2}"/>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EC4BC2C46F3147598F40F78F340E1583"/>
        <w:category>
          <w:name w:val="כללי"/>
          <w:gallery w:val="placeholder"/>
        </w:category>
        <w:types>
          <w:type w:val="bbPlcHdr"/>
        </w:types>
        <w:behaviors>
          <w:behavior w:val="content"/>
        </w:behaviors>
        <w:guid w:val="{A3D8A4D6-8323-4956-8396-3240AD28475D}"/>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צד</w:t>
          </w:r>
          <w:r w:rsidRPr="008B6381">
            <w:rPr>
              <w:rStyle w:val="a3"/>
              <w:rtl/>
            </w:rPr>
            <w:t xml:space="preserve"> </w:t>
          </w:r>
          <w:r w:rsidRPr="008B6381">
            <w:rPr>
              <w:rStyle w:val="a3"/>
              <w:rFonts w:hint="cs"/>
              <w:rtl/>
            </w:rPr>
            <w:t>א]</w:t>
          </w:r>
        </w:p>
      </w:docPartBody>
    </w:docPart>
    <w:docPart>
      <w:docPartPr>
        <w:name w:val="399DB63BB04F4D0D857B05976506F190"/>
        <w:category>
          <w:name w:val="כללי"/>
          <w:gallery w:val="placeholder"/>
        </w:category>
        <w:types>
          <w:type w:val="bbPlcHdr"/>
        </w:types>
        <w:behaviors>
          <w:behavior w:val="content"/>
        </w:behaviors>
        <w:guid w:val="{250DF28D-00D2-4514-A7DE-E896AA8127DB}"/>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6DBFFBFCA9044523AD2870BA8766ABC1"/>
        <w:category>
          <w:name w:val="כללי"/>
          <w:gallery w:val="placeholder"/>
        </w:category>
        <w:types>
          <w:type w:val="bbPlcHdr"/>
        </w:types>
        <w:behaviors>
          <w:behavior w:val="content"/>
        </w:behaviors>
        <w:guid w:val="{6BE6FA3E-C938-4035-BC45-6E95A6FBB7A8}"/>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AF37EAA559148F6B99CA004111DEBA9"/>
        <w:category>
          <w:name w:val="כללי"/>
          <w:gallery w:val="placeholder"/>
        </w:category>
        <w:types>
          <w:type w:val="bbPlcHdr"/>
        </w:types>
        <w:behaviors>
          <w:behavior w:val="content"/>
        </w:behaviors>
        <w:guid w:val="{51CFBB6F-9830-49C6-BB4C-36B2E20A2551}"/>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92C3F8804EA49D5A864FA7378C21B3D"/>
        <w:category>
          <w:name w:val="כללי"/>
          <w:gallery w:val="placeholder"/>
        </w:category>
        <w:types>
          <w:type w:val="bbPlcHdr"/>
        </w:types>
        <w:behaviors>
          <w:behavior w:val="content"/>
        </w:behaviors>
        <w:guid w:val="{39C0832C-C4E9-4C9F-BCF3-A7BFA71F2002}"/>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286520CD2C2047659DDD662C0D7E95BC"/>
        <w:category>
          <w:name w:val="כללי"/>
          <w:gallery w:val="placeholder"/>
        </w:category>
        <w:types>
          <w:type w:val="bbPlcHdr"/>
        </w:types>
        <w:behaviors>
          <w:behavior w:val="content"/>
        </w:behaviors>
        <w:guid w:val="{76DD766B-6551-460F-8426-8846FC6760F6}"/>
      </w:docPartPr>
      <w:docPartBody>
        <w:p w:rsidR="00FD7D47" w:rsidRDefault="002C0969">
          <w:r w:rsidRPr="008B6381">
            <w:rPr>
              <w:rStyle w:val="a3"/>
              <w:rFonts w:hint="cs"/>
              <w:rtl/>
            </w:rPr>
            <w:t>[תבנית</w:t>
          </w:r>
          <w:r w:rsidRPr="008B6381">
            <w:rPr>
              <w:rStyle w:val="a3"/>
              <w:rtl/>
            </w:rPr>
            <w:t xml:space="preserve"> </w:t>
          </w:r>
          <w:r w:rsidRPr="008B6381">
            <w:rPr>
              <w:rStyle w:val="a3"/>
              <w:rFonts w:hint="cs"/>
              <w:rtl/>
            </w:rPr>
            <w:t>חוזה]</w:t>
          </w:r>
        </w:p>
      </w:docPartBody>
    </w:docPart>
    <w:docPart>
      <w:docPartPr>
        <w:name w:val="95F85CBD32124A36821064F59CB0A290"/>
        <w:category>
          <w:name w:val="כללי"/>
          <w:gallery w:val="placeholder"/>
        </w:category>
        <w:types>
          <w:type w:val="bbPlcHdr"/>
        </w:types>
        <w:behaviors>
          <w:behavior w:val="content"/>
        </w:behaviors>
        <w:guid w:val="{C4BAB560-A12D-4AB1-ACAC-14E457F8DE0C}"/>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הפרויקט]</w:t>
          </w:r>
        </w:p>
      </w:docPartBody>
    </w:docPart>
    <w:docPart>
      <w:docPartPr>
        <w:name w:val="40D3E839E3C64A45995951CA5BD5300A"/>
        <w:category>
          <w:name w:val="כללי"/>
          <w:gallery w:val="placeholder"/>
        </w:category>
        <w:types>
          <w:type w:val="bbPlcHdr"/>
        </w:types>
        <w:behaviors>
          <w:behavior w:val="content"/>
        </w:behaviors>
        <w:guid w:val="{91EE5885-A69D-4BC8-96A5-EA7E50EFA627}"/>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360466BFB285448FA9A7513336103157"/>
        <w:category>
          <w:name w:val="כללי"/>
          <w:gallery w:val="placeholder"/>
        </w:category>
        <w:types>
          <w:type w:val="bbPlcHdr"/>
        </w:types>
        <w:behaviors>
          <w:behavior w:val="content"/>
        </w:behaviors>
        <w:guid w:val="{9A3BBCAD-4890-4082-8D9A-65AF500A5134}"/>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380E707B5014AE8994A54E47D30C424"/>
        <w:category>
          <w:name w:val="כללי"/>
          <w:gallery w:val="placeholder"/>
        </w:category>
        <w:types>
          <w:type w:val="bbPlcHdr"/>
        </w:types>
        <w:behaviors>
          <w:behavior w:val="content"/>
        </w:behaviors>
        <w:guid w:val="{25356308-4CE9-4B95-B5AD-A6766FBF385C}"/>
      </w:docPartPr>
      <w:docPartBody>
        <w:p w:rsidR="00910C3D" w:rsidRDefault="00FD7D47" w:rsidP="00FD7D47">
          <w:pPr>
            <w:pStyle w:val="F380E707B5014AE8994A54E47D30C424"/>
          </w:pPr>
          <w:r w:rsidRPr="00F11BAF">
            <w:rPr>
              <w:rStyle w:val="a3"/>
              <w:rtl/>
            </w:rPr>
            <w:t>[שם הפרויקט]</w:t>
          </w:r>
        </w:p>
      </w:docPartBody>
    </w:docPart>
    <w:docPart>
      <w:docPartPr>
        <w:name w:val="AB7886B97CB1401DB32408C15B12DAE3"/>
        <w:category>
          <w:name w:val="כללי"/>
          <w:gallery w:val="placeholder"/>
        </w:category>
        <w:types>
          <w:type w:val="bbPlcHdr"/>
        </w:types>
        <w:behaviors>
          <w:behavior w:val="content"/>
        </w:behaviors>
        <w:guid w:val="{6F176FA4-0638-4C45-87B2-098B6A0449E3}"/>
      </w:docPartPr>
      <w:docPartBody>
        <w:p w:rsidR="00910C3D" w:rsidRDefault="00FD7D47" w:rsidP="00FD7D47">
          <w:pPr>
            <w:pStyle w:val="AB7886B97CB1401DB32408C15B12DAE3"/>
          </w:pPr>
          <w:r w:rsidRPr="00F11BAF">
            <w:rPr>
              <w:rStyle w:val="a3"/>
              <w:rtl/>
            </w:rPr>
            <w:t>[שם אתר]</w:t>
          </w:r>
        </w:p>
      </w:docPartBody>
    </w:docPart>
    <w:docPart>
      <w:docPartPr>
        <w:name w:val="45F3D2453BFC496F9B97BECFDBAFA996"/>
        <w:category>
          <w:name w:val="כללי"/>
          <w:gallery w:val="placeholder"/>
        </w:category>
        <w:types>
          <w:type w:val="bbPlcHdr"/>
        </w:types>
        <w:behaviors>
          <w:behavior w:val="content"/>
        </w:behaviors>
        <w:guid w:val="{EEEB7E08-8C7F-41F7-BAF2-5B4CD18FB3D7}"/>
      </w:docPartPr>
      <w:docPartBody>
        <w:p w:rsidR="00910C3D" w:rsidRDefault="00FD7D47">
          <w:r w:rsidRPr="009C7D3E">
            <w:rPr>
              <w:rStyle w:val="a3"/>
              <w:rtl/>
            </w:rPr>
            <w:t>[צד א בחוזה]</w:t>
          </w:r>
        </w:p>
      </w:docPartBody>
    </w:docPart>
    <w:docPart>
      <w:docPartPr>
        <w:name w:val="DC6205DD54914C0291495A9EDD41CD38"/>
        <w:category>
          <w:name w:val="כללי"/>
          <w:gallery w:val="placeholder"/>
        </w:category>
        <w:types>
          <w:type w:val="bbPlcHdr"/>
        </w:types>
        <w:behaviors>
          <w:behavior w:val="content"/>
        </w:behaviors>
        <w:guid w:val="{33DA2E28-5B8A-4C27-93A0-BEBCA774D8CA}"/>
      </w:docPartPr>
      <w:docPartBody>
        <w:p w:rsidR="00910C3D" w:rsidRDefault="00FD7D47" w:rsidP="00FD7D47">
          <w:pPr>
            <w:pStyle w:val="DC6205DD54914C0291495A9EDD41CD38"/>
          </w:pPr>
          <w:r w:rsidRPr="003059F5">
            <w:rPr>
              <w:rStyle w:val="a3"/>
              <w:rtl/>
            </w:rPr>
            <w:t>[רשות מקומית]</w:t>
          </w:r>
        </w:p>
      </w:docPartBody>
    </w:docPart>
    <w:docPart>
      <w:docPartPr>
        <w:name w:val="D05065CC9EDE47AB9A340294C4804576"/>
        <w:category>
          <w:name w:val="כללי"/>
          <w:gallery w:val="placeholder"/>
        </w:category>
        <w:types>
          <w:type w:val="bbPlcHdr"/>
        </w:types>
        <w:behaviors>
          <w:behavior w:val="content"/>
        </w:behaviors>
        <w:guid w:val="{E85705F4-8810-470D-A6C2-6F42C8142E3F}"/>
      </w:docPartPr>
      <w:docPartBody>
        <w:p w:rsidR="00910C3D" w:rsidRDefault="00FD7D47" w:rsidP="00FD7D47">
          <w:pPr>
            <w:pStyle w:val="D05065CC9EDE47AB9A340294C4804576"/>
          </w:pPr>
          <w:r w:rsidRPr="003059F5">
            <w:rPr>
              <w:rStyle w:val="a3"/>
              <w:rtl/>
            </w:rPr>
            <w:t>[שם אתר]</w:t>
          </w:r>
        </w:p>
      </w:docPartBody>
    </w:docPart>
    <w:docPart>
      <w:docPartPr>
        <w:name w:val="18A45BBF1BDA44BFA8B7E50A27B0A2A5"/>
        <w:category>
          <w:name w:val="כללי"/>
          <w:gallery w:val="placeholder"/>
        </w:category>
        <w:types>
          <w:type w:val="bbPlcHdr"/>
        </w:types>
        <w:behaviors>
          <w:behavior w:val="content"/>
        </w:behaviors>
        <w:guid w:val="{C117D618-435C-4DBB-B424-3BBA1CC872AD}"/>
      </w:docPartPr>
      <w:docPartBody>
        <w:p w:rsidR="00910C3D" w:rsidRDefault="00FD7D47" w:rsidP="00FD7D47">
          <w:pPr>
            <w:pStyle w:val="18A45BBF1BDA44BFA8B7E50A27B0A2A5"/>
          </w:pPr>
          <w:r w:rsidRPr="003059F5">
            <w:rPr>
              <w:rStyle w:val="a3"/>
              <w:rtl/>
            </w:rPr>
            <w:t>[שם הפרויקט]</w:t>
          </w:r>
        </w:p>
      </w:docPartBody>
    </w:docPart>
    <w:docPart>
      <w:docPartPr>
        <w:name w:val="8F736EE79B854250B3E582D55ACC250F"/>
        <w:category>
          <w:name w:val="כללי"/>
          <w:gallery w:val="placeholder"/>
        </w:category>
        <w:types>
          <w:type w:val="bbPlcHdr"/>
        </w:types>
        <w:behaviors>
          <w:behavior w:val="content"/>
        </w:behaviors>
        <w:guid w:val="{5CD779B1-9B8E-431D-984E-F63D7BF61D33}"/>
      </w:docPartPr>
      <w:docPartBody>
        <w:p w:rsidR="00910C3D" w:rsidRDefault="00FD7D47" w:rsidP="00FD7D47">
          <w:pPr>
            <w:pStyle w:val="8F736EE79B854250B3E582D55ACC250F"/>
          </w:pPr>
          <w:r w:rsidRPr="003059F5">
            <w:rPr>
              <w:rStyle w:val="a3"/>
              <w:rtl/>
            </w:rPr>
            <w:t>[שדה נוסף 2]</w:t>
          </w:r>
        </w:p>
      </w:docPartBody>
    </w:docPart>
    <w:docPart>
      <w:docPartPr>
        <w:name w:val="90A50341728E45D490A9CD4437F011C1"/>
        <w:category>
          <w:name w:val="כללי"/>
          <w:gallery w:val="placeholder"/>
        </w:category>
        <w:types>
          <w:type w:val="bbPlcHdr"/>
        </w:types>
        <w:behaviors>
          <w:behavior w:val="content"/>
        </w:behaviors>
        <w:guid w:val="{EA4D44F5-9229-4679-8555-A520FAF4F130}"/>
      </w:docPartPr>
      <w:docPartBody>
        <w:p w:rsidR="00910C3D" w:rsidRDefault="00FD7D47" w:rsidP="00FD7D47">
          <w:pPr>
            <w:pStyle w:val="90A50341728E45D490A9CD4437F011C1"/>
          </w:pPr>
          <w:r w:rsidRPr="003059F5">
            <w:rPr>
              <w:rStyle w:val="a3"/>
              <w:rtl/>
            </w:rPr>
            <w:t>[שדה נוסף 1]</w:t>
          </w:r>
        </w:p>
      </w:docPartBody>
    </w:docPart>
    <w:docPart>
      <w:docPartPr>
        <w:name w:val="DF274CB2C9CC41F7AF67407D72708088"/>
        <w:category>
          <w:name w:val="כללי"/>
          <w:gallery w:val="placeholder"/>
        </w:category>
        <w:types>
          <w:type w:val="bbPlcHdr"/>
        </w:types>
        <w:behaviors>
          <w:behavior w:val="content"/>
        </w:behaviors>
        <w:guid w:val="{4CC0717D-318E-4BD9-89FC-D012D3E44ECB}"/>
      </w:docPartPr>
      <w:docPartBody>
        <w:p w:rsidR="00910C3D" w:rsidRDefault="00FD7D47" w:rsidP="00FD7D47">
          <w:pPr>
            <w:pStyle w:val="DF274CB2C9CC41F7AF67407D72708088"/>
          </w:pPr>
          <w:r w:rsidRPr="003059F5">
            <w:rPr>
              <w:rStyle w:val="a3"/>
              <w:rtl/>
            </w:rPr>
            <w:t>[רשות מקומית]</w:t>
          </w:r>
        </w:p>
      </w:docPartBody>
    </w:docPart>
    <w:docPart>
      <w:docPartPr>
        <w:name w:val="56C281039AEF4B1DB209FEC7A0E0314B"/>
        <w:category>
          <w:name w:val="כללי"/>
          <w:gallery w:val="placeholder"/>
        </w:category>
        <w:types>
          <w:type w:val="bbPlcHdr"/>
        </w:types>
        <w:behaviors>
          <w:behavior w:val="content"/>
        </w:behaviors>
        <w:guid w:val="{F26BEF6A-B3ED-4532-A53C-295AE4611962}"/>
      </w:docPartPr>
      <w:docPartBody>
        <w:p w:rsidR="00910C3D" w:rsidRDefault="00FD7D47" w:rsidP="00FD7D47">
          <w:pPr>
            <w:pStyle w:val="56C281039AEF4B1DB209FEC7A0E0314B"/>
          </w:pPr>
          <w:r w:rsidRPr="003059F5">
            <w:rPr>
              <w:rStyle w:val="a3"/>
              <w:rtl/>
            </w:rPr>
            <w:t>[שדה נוסף 3]</w:t>
          </w:r>
        </w:p>
      </w:docPartBody>
    </w:docPart>
    <w:docPart>
      <w:docPartPr>
        <w:name w:val="DB32532EE834442795024C7A035F5A13"/>
        <w:category>
          <w:name w:val="כללי"/>
          <w:gallery w:val="placeholder"/>
        </w:category>
        <w:types>
          <w:type w:val="bbPlcHdr"/>
        </w:types>
        <w:behaviors>
          <w:behavior w:val="content"/>
        </w:behaviors>
        <w:guid w:val="{E4EBB2D4-64C3-4B1C-91C1-260626BCE725}"/>
      </w:docPartPr>
      <w:docPartBody>
        <w:p w:rsidR="00910C3D" w:rsidRDefault="00FD7D47" w:rsidP="00FD7D47">
          <w:pPr>
            <w:pStyle w:val="DB32532EE834442795024C7A035F5A13"/>
          </w:pPr>
          <w:r w:rsidRPr="003059F5">
            <w:rPr>
              <w:rStyle w:val="a3"/>
              <w:rtl/>
            </w:rPr>
            <w:t>[שדה נוסף 4]</w:t>
          </w:r>
        </w:p>
      </w:docPartBody>
    </w:docPart>
    <w:docPart>
      <w:docPartPr>
        <w:name w:val="DED58420C00C4B37B4659290F4CE2506"/>
        <w:category>
          <w:name w:val="כללי"/>
          <w:gallery w:val="placeholder"/>
        </w:category>
        <w:types>
          <w:type w:val="bbPlcHdr"/>
        </w:types>
        <w:behaviors>
          <w:behavior w:val="content"/>
        </w:behaviors>
        <w:guid w:val="{755B25C3-3B39-4D9F-9FA3-3BF366C9E009}"/>
      </w:docPartPr>
      <w:docPartBody>
        <w:p w:rsidR="00910C3D" w:rsidRDefault="00FD7D47" w:rsidP="00FD7D47">
          <w:pPr>
            <w:pStyle w:val="DED58420C00C4B37B4659290F4CE2506"/>
          </w:pPr>
          <w:r w:rsidRPr="003059F5">
            <w:rPr>
              <w:rStyle w:val="a3"/>
              <w:rtl/>
            </w:rPr>
            <w:t>[שדה נוסף 5]</w:t>
          </w:r>
        </w:p>
      </w:docPartBody>
    </w:docPart>
    <w:docPart>
      <w:docPartPr>
        <w:name w:val="FF15A78EA0EA4C8A8AD0EABBA4B03608"/>
        <w:category>
          <w:name w:val="כללי"/>
          <w:gallery w:val="placeholder"/>
        </w:category>
        <w:types>
          <w:type w:val="bbPlcHdr"/>
        </w:types>
        <w:behaviors>
          <w:behavior w:val="content"/>
        </w:behaviors>
        <w:guid w:val="{8994442D-CAC4-4D01-A2AD-B27F42C63DF2}"/>
      </w:docPartPr>
      <w:docPartBody>
        <w:p w:rsidR="00910C3D" w:rsidRDefault="00FD7D47" w:rsidP="00FD7D47">
          <w:pPr>
            <w:pStyle w:val="FF15A78EA0EA4C8A8AD0EABBA4B03608"/>
          </w:pPr>
          <w:r w:rsidRPr="003059F5">
            <w:rPr>
              <w:rStyle w:val="a3"/>
              <w:rtl/>
            </w:rPr>
            <w:t>[שדה נוסף 6]</w:t>
          </w:r>
        </w:p>
      </w:docPartBody>
    </w:docPart>
    <w:docPart>
      <w:docPartPr>
        <w:name w:val="81B90575A7C94BC1BFAD370782C39B19"/>
        <w:category>
          <w:name w:val="כללי"/>
          <w:gallery w:val="placeholder"/>
        </w:category>
        <w:types>
          <w:type w:val="bbPlcHdr"/>
        </w:types>
        <w:behaviors>
          <w:behavior w:val="content"/>
        </w:behaviors>
        <w:guid w:val="{68E4D2C5-3D4A-4E0D-9581-F65A4D6B61E6}"/>
      </w:docPartPr>
      <w:docPartBody>
        <w:p w:rsidR="00910C3D" w:rsidRDefault="00FD7D47" w:rsidP="00FD7D47">
          <w:pPr>
            <w:pStyle w:val="81B90575A7C94BC1BFAD370782C39B19"/>
          </w:pPr>
          <w:r w:rsidRPr="003059F5">
            <w:rPr>
              <w:rStyle w:val="a3"/>
              <w:rtl/>
            </w:rPr>
            <w:t>[אחוז השתתפות צד א]</w:t>
          </w:r>
        </w:p>
      </w:docPartBody>
    </w:docPart>
    <w:docPart>
      <w:docPartPr>
        <w:name w:val="5D052253E77A48AD8644B6751A245AB4"/>
        <w:category>
          <w:name w:val="כללי"/>
          <w:gallery w:val="placeholder"/>
        </w:category>
        <w:types>
          <w:type w:val="bbPlcHdr"/>
        </w:types>
        <w:behaviors>
          <w:behavior w:val="content"/>
        </w:behaviors>
        <w:guid w:val="{9B5A325C-8415-4E1C-A5E9-3BF314091DFF}"/>
      </w:docPartPr>
      <w:docPartBody>
        <w:p w:rsidR="00910C3D" w:rsidRDefault="00FD7D47" w:rsidP="00FD7D47">
          <w:pPr>
            <w:pStyle w:val="5D052253E77A48AD8644B6751A245AB4"/>
          </w:pPr>
          <w:r w:rsidRPr="00C5438E">
            <w:rPr>
              <w:rStyle w:val="a3"/>
              <w:rtl/>
            </w:rPr>
            <w:t>[צד א בחוזה]</w:t>
          </w:r>
        </w:p>
      </w:docPartBody>
    </w:docPart>
    <w:docPart>
      <w:docPartPr>
        <w:name w:val="1771C1B277284018BD053071C6C1906D"/>
        <w:category>
          <w:name w:val="כללי"/>
          <w:gallery w:val="placeholder"/>
        </w:category>
        <w:types>
          <w:type w:val="bbPlcHdr"/>
        </w:types>
        <w:behaviors>
          <w:behavior w:val="content"/>
        </w:behaviors>
        <w:guid w:val="{5E75225F-AC5C-4BC5-991B-E662D0765B2D}"/>
      </w:docPartPr>
      <w:docPartBody>
        <w:p w:rsidR="00910C3D" w:rsidRDefault="00FD7D47" w:rsidP="00FD7D47">
          <w:pPr>
            <w:pStyle w:val="1771C1B277284018BD053071C6C1906D"/>
          </w:pPr>
          <w:r w:rsidRPr="003059F5">
            <w:rPr>
              <w:rStyle w:val="a3"/>
              <w:rtl/>
            </w:rPr>
            <w:t>[שם אתר]</w:t>
          </w:r>
        </w:p>
      </w:docPartBody>
    </w:docPart>
    <w:docPart>
      <w:docPartPr>
        <w:name w:val="866D74F11B704502A54BC714C3EDC017"/>
        <w:category>
          <w:name w:val="כללי"/>
          <w:gallery w:val="placeholder"/>
        </w:category>
        <w:types>
          <w:type w:val="bbPlcHdr"/>
        </w:types>
        <w:behaviors>
          <w:behavior w:val="content"/>
        </w:behaviors>
        <w:guid w:val="{850F0BB2-F61A-4D3A-8210-A9761390BDA8}"/>
      </w:docPartPr>
      <w:docPartBody>
        <w:p w:rsidR="00910C3D" w:rsidRDefault="00FD7D47" w:rsidP="00FD7D47">
          <w:pPr>
            <w:pStyle w:val="866D74F11B704502A54BC714C3EDC017"/>
          </w:pPr>
          <w:r w:rsidRPr="003059F5">
            <w:rPr>
              <w:rStyle w:val="a3"/>
              <w:rtl/>
            </w:rPr>
            <w:t>[תיאור עבודה]</w:t>
          </w:r>
        </w:p>
      </w:docPartBody>
    </w:docPart>
    <w:docPart>
      <w:docPartPr>
        <w:name w:val="2322B5C7E3A847A78FA6BDB1138D7C14"/>
        <w:category>
          <w:name w:val="כללי"/>
          <w:gallery w:val="placeholder"/>
        </w:category>
        <w:types>
          <w:type w:val="bbPlcHdr"/>
        </w:types>
        <w:behaviors>
          <w:behavior w:val="content"/>
        </w:behaviors>
        <w:guid w:val="{533F06FE-B98C-4C3E-BEA0-DE9AC816C864}"/>
      </w:docPartPr>
      <w:docPartBody>
        <w:p w:rsidR="00910C3D" w:rsidRDefault="00FD7D47" w:rsidP="00FD7D47">
          <w:pPr>
            <w:pStyle w:val="2322B5C7E3A847A78FA6BDB1138D7C14"/>
          </w:pPr>
          <w:r w:rsidRPr="00C5438E">
            <w:rPr>
              <w:rStyle w:val="a3"/>
              <w:rtl/>
            </w:rPr>
            <w:t>[צד א בחוזה]</w:t>
          </w:r>
        </w:p>
      </w:docPartBody>
    </w:docPart>
    <w:docPart>
      <w:docPartPr>
        <w:name w:val="BD1062415D87444BAEB9A4AF02DD0444"/>
        <w:category>
          <w:name w:val="כללי"/>
          <w:gallery w:val="placeholder"/>
        </w:category>
        <w:types>
          <w:type w:val="bbPlcHdr"/>
        </w:types>
        <w:behaviors>
          <w:behavior w:val="content"/>
        </w:behaviors>
        <w:guid w:val="{6EF15CC0-F29D-4EA3-8982-AA218E87AC7E}"/>
      </w:docPartPr>
      <w:docPartBody>
        <w:p w:rsidR="00910C3D" w:rsidRDefault="00FD7D47" w:rsidP="00FD7D47">
          <w:pPr>
            <w:pStyle w:val="BD1062415D87444BAEB9A4AF02DD0444"/>
          </w:pPr>
          <w:r w:rsidRPr="003059F5">
            <w:rPr>
              <w:rStyle w:val="a3"/>
              <w:rtl/>
            </w:rPr>
            <w:t>[שם אתר]</w:t>
          </w:r>
        </w:p>
      </w:docPartBody>
    </w:docPart>
    <w:docPart>
      <w:docPartPr>
        <w:name w:val="D865E51C35B74FFBAABAA890ACA92AD4"/>
        <w:category>
          <w:name w:val="כללי"/>
          <w:gallery w:val="placeholder"/>
        </w:category>
        <w:types>
          <w:type w:val="bbPlcHdr"/>
        </w:types>
        <w:behaviors>
          <w:behavior w:val="content"/>
        </w:behaviors>
        <w:guid w:val="{D6D7054C-A8AD-4947-8BE4-A99BA467B84C}"/>
      </w:docPartPr>
      <w:docPartBody>
        <w:p w:rsidR="00910C3D" w:rsidRDefault="00FD7D47" w:rsidP="00FD7D47">
          <w:pPr>
            <w:pStyle w:val="D865E51C35B74FFBAABAA890ACA92AD4"/>
          </w:pPr>
          <w:r w:rsidRPr="003059F5">
            <w:rPr>
              <w:rStyle w:val="a3"/>
              <w:rtl/>
            </w:rPr>
            <w:t>[תאריך חתימת חוזה]</w:t>
          </w:r>
        </w:p>
      </w:docPartBody>
    </w:docPart>
    <w:docPart>
      <w:docPartPr>
        <w:name w:val="8BF4C69D8D6440D191697207663327F4"/>
        <w:category>
          <w:name w:val="כללי"/>
          <w:gallery w:val="placeholder"/>
        </w:category>
        <w:types>
          <w:type w:val="bbPlcHdr"/>
        </w:types>
        <w:behaviors>
          <w:behavior w:val="content"/>
        </w:behaviors>
        <w:guid w:val="{90A76BF6-42AC-4099-9D7F-8A41F353B9E4}"/>
      </w:docPartPr>
      <w:docPartBody>
        <w:p w:rsidR="00910C3D" w:rsidRDefault="00FD7D47">
          <w:r w:rsidRPr="009C7D3E">
            <w:rPr>
              <w:rStyle w:val="a3"/>
              <w:rtl/>
            </w:rPr>
            <w:t>[שם ספק]</w:t>
          </w:r>
        </w:p>
      </w:docPartBody>
    </w:docPart>
    <w:docPart>
      <w:docPartPr>
        <w:name w:val="DA13D61898B24F3BAD0E7ACBC5902E47"/>
        <w:category>
          <w:name w:val="כללי"/>
          <w:gallery w:val="placeholder"/>
        </w:category>
        <w:types>
          <w:type w:val="bbPlcHdr"/>
        </w:types>
        <w:behaviors>
          <w:behavior w:val="content"/>
        </w:behaviors>
        <w:guid w:val="{D58136DC-3B67-4541-BC35-6A09D0C1C733}"/>
      </w:docPartPr>
      <w:docPartBody>
        <w:p w:rsidR="007C5FFE" w:rsidRDefault="00910C3D" w:rsidP="00910C3D">
          <w:pPr>
            <w:pStyle w:val="DA13D61898B24F3BAD0E7ACBC5902E47"/>
          </w:pPr>
          <w:r w:rsidRPr="008E7222">
            <w:rPr>
              <w:rStyle w:val="a3"/>
              <w:rtl/>
            </w:rPr>
            <w:t>[שם ספק]</w:t>
          </w:r>
        </w:p>
      </w:docPartBody>
    </w:docPart>
    <w:docPart>
      <w:docPartPr>
        <w:name w:val="12452F783D814FBF950E5C1E9849F900"/>
        <w:category>
          <w:name w:val="כללי"/>
          <w:gallery w:val="placeholder"/>
        </w:category>
        <w:types>
          <w:type w:val="bbPlcHdr"/>
        </w:types>
        <w:behaviors>
          <w:behavior w:val="content"/>
        </w:behaviors>
        <w:guid w:val="{3D8FBE34-A997-4E6C-B012-C510F5F91410}"/>
      </w:docPartPr>
      <w:docPartBody>
        <w:p w:rsidR="007C5FFE" w:rsidRDefault="00910C3D" w:rsidP="00910C3D">
          <w:pPr>
            <w:pStyle w:val="12452F783D814FBF950E5C1E9849F900"/>
          </w:pPr>
          <w:r w:rsidRPr="008E7222">
            <w:rPr>
              <w:rStyle w:val="a3"/>
              <w:rtl/>
            </w:rPr>
            <w:t>[שם צד א]</w:t>
          </w:r>
        </w:p>
      </w:docPartBody>
    </w:docPart>
    <w:docPart>
      <w:docPartPr>
        <w:name w:val="EBD748366A7B4C468201762CD026BFDA"/>
        <w:category>
          <w:name w:val="כללי"/>
          <w:gallery w:val="placeholder"/>
        </w:category>
        <w:types>
          <w:type w:val="bbPlcHdr"/>
        </w:types>
        <w:behaviors>
          <w:behavior w:val="content"/>
        </w:behaviors>
        <w:guid w:val="{D18F204B-30DC-42BE-831D-07D13674C1DA}"/>
      </w:docPartPr>
      <w:docPartBody>
        <w:p w:rsidR="007C5FFE" w:rsidRDefault="00910C3D" w:rsidP="00910C3D">
          <w:pPr>
            <w:pStyle w:val="EBD748366A7B4C468201762CD026BFDA"/>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46DF9B135F5483BBC57500D8301B6A7"/>
        <w:category>
          <w:name w:val="כללי"/>
          <w:gallery w:val="placeholder"/>
        </w:category>
        <w:types>
          <w:type w:val="bbPlcHdr"/>
        </w:types>
        <w:behaviors>
          <w:behavior w:val="content"/>
        </w:behaviors>
        <w:guid w:val="{EA66AAC5-44C2-498B-A64C-0FB51D3D5AC0}"/>
      </w:docPartPr>
      <w:docPartBody>
        <w:p w:rsidR="007C5FFE" w:rsidRDefault="00910C3D" w:rsidP="00910C3D">
          <w:pPr>
            <w:pStyle w:val="C46DF9B135F5483BBC57500D8301B6A7"/>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761491380D749FDAF62771303413A9D"/>
        <w:category>
          <w:name w:val="כללי"/>
          <w:gallery w:val="placeholder"/>
        </w:category>
        <w:types>
          <w:type w:val="bbPlcHdr"/>
        </w:types>
        <w:behaviors>
          <w:behavior w:val="content"/>
        </w:behaviors>
        <w:guid w:val="{1F861ACD-661F-4D5C-8698-DC54282D2BD0}"/>
      </w:docPartPr>
      <w:docPartBody>
        <w:p w:rsidR="007C5FFE" w:rsidRDefault="00910C3D" w:rsidP="00910C3D">
          <w:pPr>
            <w:pStyle w:val="F761491380D749FDAF62771303413A9D"/>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BB06B05FBE544BF999028943BA3AB4F"/>
        <w:category>
          <w:name w:val="כללי"/>
          <w:gallery w:val="placeholder"/>
        </w:category>
        <w:types>
          <w:type w:val="bbPlcHdr"/>
        </w:types>
        <w:behaviors>
          <w:behavior w:val="content"/>
        </w:behaviors>
        <w:guid w:val="{CC34463A-4784-416A-BD44-0111E2957D21}"/>
      </w:docPartPr>
      <w:docPartBody>
        <w:p w:rsidR="00117E6B" w:rsidRDefault="00F06074">
          <w:r w:rsidRPr="00E06942">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17E6B"/>
    <w:rsid w:val="002C0969"/>
    <w:rsid w:val="003B10D3"/>
    <w:rsid w:val="006865A5"/>
    <w:rsid w:val="006F4A8A"/>
    <w:rsid w:val="0070190C"/>
    <w:rsid w:val="007808F6"/>
    <w:rsid w:val="007C5FFE"/>
    <w:rsid w:val="00910C3D"/>
    <w:rsid w:val="009C7EA5"/>
    <w:rsid w:val="00E119B1"/>
    <w:rsid w:val="00F06074"/>
    <w:rsid w:val="00FD7D47"/>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0607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380E707B5014AE8994A54E47D30C424">
    <w:name w:val="F380E707B5014AE8994A54E47D30C424"/>
    <w:rsid w:val="00FD7D47"/>
    <w:pPr>
      <w:bidi/>
    </w:pPr>
  </w:style>
  <w:style w:type="paragraph" w:customStyle="1" w:styleId="AB7886B97CB1401DB32408C15B12DAE3">
    <w:name w:val="AB7886B97CB1401DB32408C15B12DAE3"/>
    <w:rsid w:val="00FD7D47"/>
    <w:pPr>
      <w:bidi/>
    </w:pPr>
  </w:style>
  <w:style w:type="paragraph" w:customStyle="1" w:styleId="23EE47DCCCE9488AAF79BD252F46CCC6">
    <w:name w:val="23EE47DCCCE9488AAF79BD252F46CCC6"/>
    <w:rsid w:val="00FD7D47"/>
    <w:pPr>
      <w:bidi/>
    </w:pPr>
  </w:style>
  <w:style w:type="paragraph" w:customStyle="1" w:styleId="DC6205DD54914C0291495A9EDD41CD38">
    <w:name w:val="DC6205DD54914C0291495A9EDD41CD38"/>
    <w:rsid w:val="00FD7D47"/>
    <w:pPr>
      <w:bidi/>
    </w:pPr>
  </w:style>
  <w:style w:type="paragraph" w:customStyle="1" w:styleId="D05065CC9EDE47AB9A340294C4804576">
    <w:name w:val="D05065CC9EDE47AB9A340294C4804576"/>
    <w:rsid w:val="00FD7D47"/>
    <w:pPr>
      <w:bidi/>
    </w:pPr>
  </w:style>
  <w:style w:type="paragraph" w:customStyle="1" w:styleId="18A45BBF1BDA44BFA8B7E50A27B0A2A5">
    <w:name w:val="18A45BBF1BDA44BFA8B7E50A27B0A2A5"/>
    <w:rsid w:val="00FD7D47"/>
    <w:pPr>
      <w:bidi/>
    </w:pPr>
  </w:style>
  <w:style w:type="paragraph" w:customStyle="1" w:styleId="8F736EE79B854250B3E582D55ACC250F">
    <w:name w:val="8F736EE79B854250B3E582D55ACC250F"/>
    <w:rsid w:val="00FD7D47"/>
    <w:pPr>
      <w:bidi/>
    </w:pPr>
  </w:style>
  <w:style w:type="paragraph" w:customStyle="1" w:styleId="90A50341728E45D490A9CD4437F011C1">
    <w:name w:val="90A50341728E45D490A9CD4437F011C1"/>
    <w:rsid w:val="00FD7D47"/>
    <w:pPr>
      <w:bidi/>
    </w:pPr>
  </w:style>
  <w:style w:type="paragraph" w:customStyle="1" w:styleId="DF274CB2C9CC41F7AF67407D72708088">
    <w:name w:val="DF274CB2C9CC41F7AF67407D72708088"/>
    <w:rsid w:val="00FD7D47"/>
    <w:pPr>
      <w:bidi/>
    </w:pPr>
  </w:style>
  <w:style w:type="paragraph" w:customStyle="1" w:styleId="56C281039AEF4B1DB209FEC7A0E0314B">
    <w:name w:val="56C281039AEF4B1DB209FEC7A0E0314B"/>
    <w:rsid w:val="00FD7D47"/>
    <w:pPr>
      <w:bidi/>
    </w:pPr>
  </w:style>
  <w:style w:type="paragraph" w:customStyle="1" w:styleId="DB32532EE834442795024C7A035F5A13">
    <w:name w:val="DB32532EE834442795024C7A035F5A13"/>
    <w:rsid w:val="00FD7D47"/>
    <w:pPr>
      <w:bidi/>
    </w:pPr>
  </w:style>
  <w:style w:type="paragraph" w:customStyle="1" w:styleId="DED58420C00C4B37B4659290F4CE2506">
    <w:name w:val="DED58420C00C4B37B4659290F4CE2506"/>
    <w:rsid w:val="00FD7D47"/>
    <w:pPr>
      <w:bidi/>
    </w:pPr>
  </w:style>
  <w:style w:type="paragraph" w:customStyle="1" w:styleId="FF15A78EA0EA4C8A8AD0EABBA4B03608">
    <w:name w:val="FF15A78EA0EA4C8A8AD0EABBA4B03608"/>
    <w:rsid w:val="00FD7D47"/>
    <w:pPr>
      <w:bidi/>
    </w:pPr>
  </w:style>
  <w:style w:type="paragraph" w:customStyle="1" w:styleId="81B90575A7C94BC1BFAD370782C39B19">
    <w:name w:val="81B90575A7C94BC1BFAD370782C39B19"/>
    <w:rsid w:val="00FD7D47"/>
    <w:pPr>
      <w:bidi/>
    </w:pPr>
  </w:style>
  <w:style w:type="paragraph" w:customStyle="1" w:styleId="4548AFA1B50843C28C322369FE3A2E9E">
    <w:name w:val="4548AFA1B50843C28C322369FE3A2E9E"/>
    <w:rsid w:val="00FD7D47"/>
    <w:pPr>
      <w:bidi/>
    </w:pPr>
  </w:style>
  <w:style w:type="paragraph" w:customStyle="1" w:styleId="816B4196EC5E467D86D72CFA3C90A6CC">
    <w:name w:val="816B4196EC5E467D86D72CFA3C90A6CC"/>
    <w:rsid w:val="00FD7D47"/>
    <w:pPr>
      <w:bidi/>
    </w:pPr>
  </w:style>
  <w:style w:type="paragraph" w:customStyle="1" w:styleId="B85106F1674C40A5B90AC1CD14ACACBB">
    <w:name w:val="B85106F1674C40A5B90AC1CD14ACACBB"/>
    <w:rsid w:val="00FD7D47"/>
    <w:pPr>
      <w:bidi/>
    </w:pPr>
  </w:style>
  <w:style w:type="paragraph" w:customStyle="1" w:styleId="002D9BBDEF0B43BCBFA87DA0EA540597">
    <w:name w:val="002D9BBDEF0B43BCBFA87DA0EA540597"/>
    <w:rsid w:val="00FD7D47"/>
    <w:pPr>
      <w:bidi/>
    </w:pPr>
  </w:style>
  <w:style w:type="paragraph" w:customStyle="1" w:styleId="5D052253E77A48AD8644B6751A245AB4">
    <w:name w:val="5D052253E77A48AD8644B6751A245AB4"/>
    <w:rsid w:val="00FD7D47"/>
    <w:pPr>
      <w:bidi/>
    </w:pPr>
  </w:style>
  <w:style w:type="paragraph" w:customStyle="1" w:styleId="71C7E5C053724E768B11E6E8AD09E851">
    <w:name w:val="71C7E5C053724E768B11E6E8AD09E851"/>
    <w:rsid w:val="00FD7D47"/>
    <w:pPr>
      <w:bidi/>
    </w:pPr>
  </w:style>
  <w:style w:type="paragraph" w:customStyle="1" w:styleId="1771C1B277284018BD053071C6C1906D">
    <w:name w:val="1771C1B277284018BD053071C6C1906D"/>
    <w:rsid w:val="00FD7D47"/>
    <w:pPr>
      <w:bidi/>
    </w:pPr>
  </w:style>
  <w:style w:type="paragraph" w:customStyle="1" w:styleId="866D74F11B704502A54BC714C3EDC017">
    <w:name w:val="866D74F11B704502A54BC714C3EDC017"/>
    <w:rsid w:val="00FD7D47"/>
    <w:pPr>
      <w:bidi/>
    </w:pPr>
  </w:style>
  <w:style w:type="paragraph" w:customStyle="1" w:styleId="2322B5C7E3A847A78FA6BDB1138D7C14">
    <w:name w:val="2322B5C7E3A847A78FA6BDB1138D7C14"/>
    <w:rsid w:val="00FD7D47"/>
    <w:pPr>
      <w:bidi/>
    </w:pPr>
  </w:style>
  <w:style w:type="paragraph" w:customStyle="1" w:styleId="BD1062415D87444BAEB9A4AF02DD0444">
    <w:name w:val="BD1062415D87444BAEB9A4AF02DD0444"/>
    <w:rsid w:val="00FD7D47"/>
    <w:pPr>
      <w:bidi/>
    </w:pPr>
  </w:style>
  <w:style w:type="paragraph" w:customStyle="1" w:styleId="D865E51C35B74FFBAABAA890ACA92AD4">
    <w:name w:val="D865E51C35B74FFBAABAA890ACA92AD4"/>
    <w:rsid w:val="00FD7D47"/>
    <w:pPr>
      <w:bidi/>
    </w:pPr>
  </w:style>
  <w:style w:type="paragraph" w:customStyle="1" w:styleId="058D0493C3404A308218AAD8457F8041">
    <w:name w:val="058D0493C3404A308218AAD8457F8041"/>
    <w:rsid w:val="00FD7D47"/>
    <w:pPr>
      <w:bidi/>
    </w:pPr>
  </w:style>
  <w:style w:type="paragraph" w:customStyle="1" w:styleId="DA13D61898B24F3BAD0E7ACBC5902E47">
    <w:name w:val="DA13D61898B24F3BAD0E7ACBC5902E47"/>
    <w:rsid w:val="00910C3D"/>
    <w:pPr>
      <w:bidi/>
    </w:pPr>
  </w:style>
  <w:style w:type="paragraph" w:customStyle="1" w:styleId="12452F783D814FBF950E5C1E9849F900">
    <w:name w:val="12452F783D814FBF950E5C1E9849F900"/>
    <w:rsid w:val="00910C3D"/>
    <w:pPr>
      <w:bidi/>
    </w:pPr>
  </w:style>
  <w:style w:type="paragraph" w:customStyle="1" w:styleId="EBD748366A7B4C468201762CD026BFDA">
    <w:name w:val="EBD748366A7B4C468201762CD026BFDA"/>
    <w:rsid w:val="00910C3D"/>
    <w:pPr>
      <w:bidi/>
    </w:pPr>
  </w:style>
  <w:style w:type="paragraph" w:customStyle="1" w:styleId="A90B6D4FA5A74405833A4DD0A9F2BBD3">
    <w:name w:val="A90B6D4FA5A74405833A4DD0A9F2BBD3"/>
    <w:rsid w:val="00910C3D"/>
    <w:pPr>
      <w:bidi/>
    </w:pPr>
  </w:style>
  <w:style w:type="paragraph" w:customStyle="1" w:styleId="5E196880C5984691A076D1180BCD665C">
    <w:name w:val="5E196880C5984691A076D1180BCD665C"/>
    <w:rsid w:val="00910C3D"/>
    <w:pPr>
      <w:bidi/>
    </w:pPr>
  </w:style>
  <w:style w:type="paragraph" w:customStyle="1" w:styleId="C46DF9B135F5483BBC57500D8301B6A7">
    <w:name w:val="C46DF9B135F5483BBC57500D8301B6A7"/>
    <w:rsid w:val="00910C3D"/>
    <w:pPr>
      <w:bidi/>
    </w:pPr>
  </w:style>
  <w:style w:type="paragraph" w:customStyle="1" w:styleId="39EDCF5CCEB54E178B3B9ED90F2773A1">
    <w:name w:val="39EDCF5CCEB54E178B3B9ED90F2773A1"/>
    <w:rsid w:val="00910C3D"/>
    <w:pPr>
      <w:bidi/>
    </w:pPr>
  </w:style>
  <w:style w:type="paragraph" w:customStyle="1" w:styleId="F761491380D749FDAF62771303413A9D">
    <w:name w:val="F761491380D749FDAF62771303413A9D"/>
    <w:rsid w:val="00910C3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schemas.microsoft.com/office/2006/documentManagement/types"/>
    <ds:schemaRef ds:uri="http://purl.org/dc/terms/"/>
    <ds:schemaRef ds:uri="http://purl.org/dc/dcmitype/"/>
    <ds:schemaRef ds:uri="http://schemas.microsoft.com/office/2006/metadata/properties"/>
    <ds:schemaRef ds:uri="http://schemas.microsoft.com/office/infopath/2007/PartnerControls"/>
    <ds:schemaRef ds:uri="http://schemas.microsoft.com/sharepoint/v3"/>
    <ds:schemaRef ds:uri="e82e0497-401b-493b-ab66-61f85c09ed30"/>
    <ds:schemaRef ds:uri="http://schemas.openxmlformats.org/package/2006/metadata/core-properties"/>
    <ds:schemaRef ds:uri="http://purl.org/dc/elements/1.1/"/>
    <ds:schemaRef ds:uri="http://www.w3.org/XML/1998/namespace"/>
  </ds:schemaRefs>
</ds:datastoreItem>
</file>

<file path=customXml/itemProps3.xml><?xml version="1.0" encoding="utf-8"?>
<ds:datastoreItem xmlns:ds="http://schemas.openxmlformats.org/officeDocument/2006/customXml" ds:itemID="{BAEFC0B7-B144-42FC-A9DF-DF315D983C35}"/>
</file>

<file path=customXml/itemProps4.xml><?xml version="1.0" encoding="utf-8"?>
<ds:datastoreItem xmlns:ds="http://schemas.openxmlformats.org/officeDocument/2006/customXml" ds:itemID="{D70ADED0-FD03-4553-A666-9E1F61018D34}">
  <ds:schemaRefs>
    <ds:schemaRef ds:uri="http://schemas.microsoft.com/office/2006/metadata/customXsn"/>
  </ds:schemaRefs>
</ds:datastoreItem>
</file>

<file path=customXml/itemProps5.xml><?xml version="1.0" encoding="utf-8"?>
<ds:datastoreItem xmlns:ds="http://schemas.openxmlformats.org/officeDocument/2006/customXml" ds:itemID="{A155E6DC-0EE0-47CE-808C-35341D7557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E945D98-D39A-4CBB-B192-1D9D4B327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20</Pages>
  <Words>4585</Words>
  <Characters>22927</Characters>
  <Application>Microsoft Office Word</Application>
  <DocSecurity>0</DocSecurity>
  <Lines>191</Lines>
  <Paragraphs>54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dcterms:created xsi:type="dcterms:W3CDTF">2020-10-19T06:44:00Z</dcterms:created>
  <dcterms:modified xsi:type="dcterms:W3CDTF">2020-11-15T12:28:00Z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ce415074-8270-4377-9ad2-66e761275a49</vt:lpwstr>
  </property>
</Properties>
</file>