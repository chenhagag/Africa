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46B3B"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DE27A5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47B64FF"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DE4FF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ADD16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12482CA0"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5E4AA6C"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45396B">
        <w:rPr>
          <w:rFonts w:ascii="Times New Roman" w:eastAsia="Times New Roman" w:hAnsi="Times New Roman" w:cs="David"/>
          <w:bCs/>
          <w:i/>
          <w:iCs/>
          <w:noProof/>
          <w:sz w:val="32"/>
          <w:szCs w:val="32"/>
        </w:rPr>
        <w:drawing>
          <wp:inline distT="0" distB="0" distL="0" distR="0" wp14:anchorId="3E93C802" wp14:editId="466CC400">
            <wp:extent cx="5276850" cy="466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606AE93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080F5AA"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E5D2DB5" w14:textId="77777777" w:rsidR="009A05A4" w:rsidRDefault="009A05A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7AF6661" w14:textId="77777777" w:rsidR="009A05A4" w:rsidRDefault="009A05A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EF74C5C" w14:textId="77777777" w:rsid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45396B">
        <w:rPr>
          <w:rFonts w:ascii="Times New Roman" w:eastAsia="Times New Roman" w:hAnsi="Times New Roman" w:cs="David" w:hint="cs"/>
          <w:bCs/>
          <w:sz w:val="32"/>
          <w:szCs w:val="32"/>
          <w:u w:val="single"/>
          <w:rtl/>
          <w:lang w:eastAsia="he-IL"/>
        </w:rPr>
        <w:t>חוזה מעצב פנים</w:t>
      </w:r>
    </w:p>
    <w:p w14:paraId="20395D4F" w14:textId="77777777" w:rsidR="00CF37E4" w:rsidRDefault="00CF37E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BD6B27"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24C48DA3"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237A7138"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24963249"/>
        <w:placeholder>
          <w:docPart w:val="20AE9C025641495FAD8A6F22A552E0E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2B56445E" w14:textId="5950B10C" w:rsidR="0045396B" w:rsidRPr="009A05A4" w:rsidRDefault="0017262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0" w:author="Meryl Etman" w:date="2022-05-22T10:24:00Z">
            <w:r>
              <w:rPr>
                <w:rFonts w:ascii="Times New Roman" w:eastAsia="Times New Roman" w:hAnsi="Times New Roman" w:cs="David"/>
                <w:bCs/>
                <w:color w:val="00B0F0"/>
                <w:sz w:val="32"/>
                <w:szCs w:val="32"/>
                <w:u w:val="single"/>
                <w:rtl/>
                <w:lang w:eastAsia="he-IL"/>
              </w:rPr>
              <w:t>סביוני גבעת שמואל - מגרשים 1004-1005</w:t>
            </w:r>
          </w:ins>
        </w:p>
      </w:sdtContent>
    </w:sdt>
    <w:p w14:paraId="27898784" w14:textId="77777777" w:rsidR="0045396B" w:rsidRPr="009A05A4" w:rsidRDefault="0045396B" w:rsidP="0045396B">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1240408474"/>
        <w:placeholder>
          <w:docPart w:val="26D8EDE1EF564FB9BD899410AF8AEE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6220A3B9" w14:textId="20A61007" w:rsidR="00CF37E4" w:rsidRPr="009A05A4" w:rsidRDefault="00172624" w:rsidP="003329AC">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1" w:author="Meryl Etman" w:date="2022-05-22T10:25:00Z">
            <w:r>
              <w:rPr>
                <w:rFonts w:ascii="Times New Roman" w:eastAsia="Times New Roman" w:hAnsi="Times New Roman" w:cs="David"/>
                <w:bCs/>
                <w:color w:val="00B0F0"/>
                <w:sz w:val="32"/>
                <w:szCs w:val="32"/>
                <w:u w:val="single"/>
                <w:rtl/>
                <w:lang w:eastAsia="he-IL"/>
              </w:rPr>
              <w:t>גבעת שמואל</w:t>
            </w:r>
          </w:ins>
        </w:p>
      </w:sdtContent>
    </w:sdt>
    <w:p w14:paraId="1935E912" w14:textId="77777777" w:rsidR="00CF37E4" w:rsidRPr="009A05A4" w:rsidRDefault="00CF37E4" w:rsidP="0045396B">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443B0A7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0E4B0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6141C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25614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11056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08435C"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A0D1A8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C09646"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51C95B"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A67E4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482C6F"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DD7DB5"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2C6B5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A1F83C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0E936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3A907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C422B5" w14:textId="77777777" w:rsidR="0045396B" w:rsidRPr="009A05A4"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9A05A4">
        <w:rPr>
          <w:rFonts w:ascii="Times New Roman" w:eastAsia="Times New Roman" w:hAnsi="Times New Roman" w:cs="David"/>
          <w:bCs/>
          <w:sz w:val="32"/>
          <w:szCs w:val="32"/>
          <w:u w:val="single"/>
          <w:rtl/>
          <w:lang w:eastAsia="he-IL"/>
        </w:rPr>
        <w:br w:type="page"/>
      </w:r>
      <w:r w:rsidRPr="009A05A4">
        <w:rPr>
          <w:rFonts w:ascii="Times New Roman" w:eastAsia="Times New Roman" w:hAnsi="Times New Roman" w:cs="David" w:hint="cs"/>
          <w:bCs/>
          <w:sz w:val="32"/>
          <w:szCs w:val="32"/>
          <w:u w:val="single"/>
          <w:rtl/>
          <w:lang w:eastAsia="he-IL"/>
        </w:rPr>
        <w:lastRenderedPageBreak/>
        <w:t>חוזה</w:t>
      </w:r>
      <w:r w:rsidR="009A05A4" w:rsidRPr="009A05A4">
        <w:rPr>
          <w:rFonts w:ascii="Times New Roman" w:eastAsia="Times New Roman" w:hAnsi="Times New Roman" w:cs="David" w:hint="cs"/>
          <w:bCs/>
          <w:sz w:val="32"/>
          <w:szCs w:val="32"/>
          <w:u w:val="single"/>
          <w:rtl/>
          <w:lang w:eastAsia="he-IL"/>
        </w:rPr>
        <w:t xml:space="preserve"> מעצב פנים</w:t>
      </w:r>
    </w:p>
    <w:p w14:paraId="14744390"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B509B91" w14:textId="77777777" w:rsidR="0045396B" w:rsidRPr="0045396B" w:rsidRDefault="0045396B" w:rsidP="009A05A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5396B">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rPr>
          <w:alias w:val="תאריך חתימת חוזה"/>
          <w:tag w:val="cntSignDate"/>
          <w:id w:val="-501973257"/>
          <w:placeholder>
            <w:docPart w:val="F8655416947D45DE91524A0B010792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CF37E4" w:rsidRPr="009A05A4">
            <w:rPr>
              <w:rStyle w:val="AutoFieldsChar"/>
              <w:rFonts w:hint="cs"/>
              <w:color w:val="00B0F0"/>
              <w:rtl/>
            </w:rPr>
            <w:t>[תאריך</w:t>
          </w:r>
          <w:r w:rsidR="00CF37E4" w:rsidRPr="009A05A4">
            <w:rPr>
              <w:rStyle w:val="AutoFieldsChar"/>
              <w:color w:val="00B0F0"/>
              <w:rtl/>
            </w:rPr>
            <w:t xml:space="preserve"> </w:t>
          </w:r>
          <w:r w:rsidR="00CF37E4" w:rsidRPr="009A05A4">
            <w:rPr>
              <w:rStyle w:val="AutoFieldsChar"/>
              <w:rFonts w:hint="cs"/>
              <w:color w:val="00B0F0"/>
              <w:rtl/>
            </w:rPr>
            <w:t>חתימת</w:t>
          </w:r>
          <w:r w:rsidR="00CF37E4" w:rsidRPr="009A05A4">
            <w:rPr>
              <w:rStyle w:val="AutoFieldsChar"/>
              <w:color w:val="00B0F0"/>
              <w:rtl/>
            </w:rPr>
            <w:t xml:space="preserve"> </w:t>
          </w:r>
          <w:r w:rsidR="00CF37E4" w:rsidRPr="009A05A4">
            <w:rPr>
              <w:rStyle w:val="AutoFieldsChar"/>
              <w:rFonts w:hint="cs"/>
              <w:color w:val="00B0F0"/>
              <w:rtl/>
            </w:rPr>
            <w:t>חוזה]</w:t>
          </w:r>
        </w:sdtContent>
      </w:sdt>
    </w:p>
    <w:p w14:paraId="6E6CE29D"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Times New Roman"/>
          <w:sz w:val="20"/>
          <w:szCs w:val="20"/>
          <w:rtl/>
        </w:rPr>
      </w:pPr>
    </w:p>
    <w:p w14:paraId="623E922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57AACFB"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E4ACA7D" w14:textId="77777777" w:rsidR="0045396B" w:rsidRPr="0045396B" w:rsidRDefault="0045396B" w:rsidP="0045396B">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hint="cs"/>
          <w:bCs/>
          <w:sz w:val="20"/>
          <w:szCs w:val="24"/>
          <w:rtl/>
          <w:lang w:eastAsia="he-IL"/>
        </w:rPr>
        <w:t>ב י ן</w:t>
      </w:r>
    </w:p>
    <w:p w14:paraId="3646E4D1" w14:textId="3CC87C0E" w:rsidR="00CF37E4" w:rsidDel="00607439" w:rsidRDefault="009A05A4" w:rsidP="00D95DCC">
      <w:pPr>
        <w:widowControl w:val="0"/>
        <w:spacing w:before="0" w:beforeAutospacing="0" w:after="0" w:afterAutospacing="0" w:line="240" w:lineRule="auto"/>
        <w:ind w:left="2880" w:firstLine="720"/>
        <w:rPr>
          <w:del w:id="2" w:author="Meryl Etman [2]" w:date="2022-05-22T10:35:00Z"/>
          <w:rFonts w:ascii="Times New Roman" w:eastAsia="Times New Roman" w:hAnsi="Times New Roman" w:cs="David"/>
          <w:sz w:val="20"/>
          <w:szCs w:val="24"/>
          <w:rtl/>
          <w:lang w:eastAsia="he-IL"/>
        </w:rPr>
      </w:pPr>
      <w:del w:id="3" w:author="Meryl Etman [2]" w:date="2022-05-22T10:35:00Z">
        <w:r w:rsidDel="00607439">
          <w:rPr>
            <w:rFonts w:ascii="Times New Roman" w:eastAsia="Times New Roman" w:hAnsi="Times New Roman" w:cs="David" w:hint="cs"/>
            <w:sz w:val="20"/>
            <w:szCs w:val="24"/>
            <w:rtl/>
            <w:lang w:eastAsia="he-IL"/>
          </w:rPr>
          <w:delText xml:space="preserve">      </w:delText>
        </w:r>
      </w:del>
      <w:customXmlDelRangeStart w:id="4" w:author="Meryl Etman [2]" w:date="2022-05-22T10:35:00Z"/>
      <w:sdt>
        <w:sdtPr>
          <w:rPr>
            <w:rFonts w:ascii="Times New Roman" w:eastAsia="Times New Roman" w:hAnsi="Times New Roman" w:cs="David" w:hint="cs"/>
            <w:sz w:val="20"/>
            <w:szCs w:val="24"/>
            <w:rtl/>
            <w:lang w:eastAsia="he-IL"/>
          </w:rPr>
          <w:alias w:val="שם צד א"/>
          <w:tag w:val="cmtTzadAName"/>
          <w:id w:val="963767692"/>
          <w:placeholder>
            <w:docPart w:val="375994832DE1484AAED5F8C46BD894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customXmlDelRangeEnd w:id="4"/>
          <w:ins w:id="5" w:author="Meryl Etman [2]" w:date="2022-05-22T10:35:00Z">
            <w:r w:rsidR="00607439">
              <w:rPr>
                <w:rFonts w:ascii="Times New Roman" w:eastAsia="Times New Roman" w:hAnsi="Times New Roman" w:cs="David" w:hint="cs"/>
                <w:sz w:val="20"/>
                <w:szCs w:val="24"/>
                <w:rtl/>
                <w:lang w:eastAsia="he-IL"/>
              </w:rPr>
              <w:t>גבעת שמואל החדשה בע"מ</w:t>
            </w:r>
          </w:ins>
          <w:ins w:id="6" w:author="Meryl Etman [2]" w:date="2022-05-23T15:12:00Z">
            <w:r w:rsidR="00657EB1">
              <w:rPr>
                <w:rFonts w:ascii="Times New Roman" w:eastAsia="Times New Roman" w:hAnsi="Times New Roman" w:cs="David" w:hint="cs"/>
                <w:sz w:val="20"/>
                <w:szCs w:val="24"/>
                <w:rtl/>
                <w:lang w:eastAsia="he-IL"/>
              </w:rPr>
              <w:t xml:space="preserve"> </w:t>
            </w:r>
          </w:ins>
          <w:customXmlDelRangeStart w:id="7" w:author="Meryl Etman [2]" w:date="2022-05-22T10:35:00Z"/>
        </w:sdtContent>
      </w:sdt>
      <w:customXmlDelRangeEnd w:id="7"/>
    </w:p>
    <w:p w14:paraId="5B93EC79" w14:textId="77777777" w:rsidR="00657EB1" w:rsidRDefault="00657EB1" w:rsidP="00657EB1">
      <w:pPr>
        <w:widowControl w:val="0"/>
        <w:spacing w:before="0" w:beforeAutospacing="0" w:after="0" w:afterAutospacing="0" w:line="240" w:lineRule="auto"/>
        <w:ind w:left="2880" w:firstLine="720"/>
        <w:rPr>
          <w:ins w:id="8" w:author="Meryl Etman [2]" w:date="2022-05-23T15:12:00Z"/>
          <w:rFonts w:ascii="Times New Roman" w:eastAsia="Times New Roman" w:hAnsi="Times New Roman" w:cs="David"/>
          <w:sz w:val="20"/>
          <w:szCs w:val="24"/>
          <w:rtl/>
          <w:lang w:eastAsia="he-IL"/>
        </w:rPr>
      </w:pPr>
    </w:p>
    <w:p w14:paraId="6723C26F" w14:textId="77777777" w:rsidR="00657EB1" w:rsidRDefault="00657EB1" w:rsidP="00657EB1">
      <w:pPr>
        <w:widowControl w:val="0"/>
        <w:spacing w:before="0" w:beforeAutospacing="0" w:after="0" w:afterAutospacing="0" w:line="240" w:lineRule="auto"/>
        <w:ind w:left="2880" w:firstLine="720"/>
        <w:rPr>
          <w:ins w:id="9" w:author="Meryl Etman [2]" w:date="2022-05-23T15:12:00Z"/>
          <w:rFonts w:ascii="Times New Roman" w:eastAsia="Times New Roman" w:hAnsi="Times New Roman" w:cs="David"/>
          <w:sz w:val="20"/>
          <w:szCs w:val="24"/>
          <w:rtl/>
          <w:lang w:eastAsia="he-IL"/>
        </w:rPr>
      </w:pPr>
      <w:ins w:id="10" w:author="Meryl Etman [2]" w:date="2022-05-23T15:12:00Z">
        <w:r>
          <w:rPr>
            <w:rFonts w:ascii="Times New Roman" w:eastAsia="Times New Roman" w:hAnsi="Times New Roman" w:cs="David" w:hint="cs"/>
            <w:sz w:val="20"/>
            <w:szCs w:val="24"/>
            <w:rtl/>
            <w:lang w:eastAsia="he-IL"/>
          </w:rPr>
          <w:t>רח' יוני נתניהו 1 ג', אור יהודה</w:t>
        </w:r>
      </w:ins>
    </w:p>
    <w:p w14:paraId="42EBB24B" w14:textId="77777777" w:rsidR="00657EB1" w:rsidRDefault="00657EB1" w:rsidP="00657EB1">
      <w:pPr>
        <w:widowControl w:val="0"/>
        <w:spacing w:before="0" w:beforeAutospacing="0" w:after="0" w:afterAutospacing="0" w:line="240" w:lineRule="auto"/>
        <w:ind w:left="2880" w:firstLine="720"/>
        <w:rPr>
          <w:ins w:id="11" w:author="Meryl Etman [2]" w:date="2022-05-23T15:12:00Z"/>
          <w:rFonts w:ascii="Times New Roman" w:eastAsia="Times New Roman" w:hAnsi="Times New Roman" w:cs="David"/>
          <w:sz w:val="20"/>
          <w:szCs w:val="24"/>
          <w:rtl/>
          <w:lang w:eastAsia="he-IL"/>
        </w:rPr>
      </w:pPr>
    </w:p>
    <w:p w14:paraId="58C503BC" w14:textId="54E3D192" w:rsidR="0045396B" w:rsidRPr="0045396B" w:rsidRDefault="0045396B" w:rsidP="00657EB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Change w:id="12" w:author="Meryl Etman [2]" w:date="2022-05-23T15:12:00Z">
          <w:pPr>
            <w:widowControl w:val="0"/>
            <w:spacing w:before="0" w:beforeAutospacing="0" w:after="0" w:afterAutospacing="0" w:line="240" w:lineRule="auto"/>
            <w:ind w:left="2880" w:firstLine="720"/>
          </w:pPr>
        </w:pPrChange>
      </w:pPr>
      <w:r w:rsidRPr="0045396B">
        <w:rPr>
          <w:rFonts w:ascii="Times New Roman" w:eastAsia="Times New Roman" w:hAnsi="Times New Roman" w:cs="David" w:hint="cs"/>
          <w:sz w:val="20"/>
          <w:szCs w:val="24"/>
          <w:rtl/>
          <w:lang w:eastAsia="he-IL"/>
        </w:rPr>
        <w:t>(להלן: "</w:t>
      </w:r>
      <w:r w:rsidRPr="0045396B">
        <w:rPr>
          <w:rFonts w:ascii="Times New Roman" w:eastAsia="Times New Roman" w:hAnsi="Times New Roman" w:cs="David" w:hint="cs"/>
          <w:b/>
          <w:bCs/>
          <w:sz w:val="20"/>
          <w:szCs w:val="24"/>
          <w:rtl/>
          <w:lang w:eastAsia="he-IL"/>
        </w:rPr>
        <w:t>המזמין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Cs/>
          <w:sz w:val="20"/>
          <w:szCs w:val="24"/>
          <w:rtl/>
          <w:lang w:eastAsia="he-IL"/>
        </w:rPr>
        <w:t xml:space="preserve">       </w:t>
      </w:r>
    </w:p>
    <w:p w14:paraId="192D2D06"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5396B">
        <w:rPr>
          <w:rFonts w:ascii="Times New Roman" w:eastAsia="Times New Roman" w:hAnsi="Times New Roman" w:cs="David" w:hint="cs"/>
          <w:bCs/>
          <w:sz w:val="20"/>
          <w:szCs w:val="24"/>
          <w:rtl/>
          <w:lang w:eastAsia="he-IL"/>
        </w:rPr>
        <w:t xml:space="preserve">         מצד אחד;</w:t>
      </w:r>
    </w:p>
    <w:p w14:paraId="7524FDF7" w14:textId="77777777" w:rsidR="0045396B" w:rsidRPr="0045396B" w:rsidRDefault="0045396B" w:rsidP="004539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272FF52D" w14:textId="77777777" w:rsidR="0045396B" w:rsidRPr="0045396B" w:rsidRDefault="0045396B" w:rsidP="004539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hint="cs"/>
          <w:bCs/>
          <w:sz w:val="20"/>
          <w:szCs w:val="24"/>
          <w:rtl/>
          <w:lang w:eastAsia="he-IL"/>
        </w:rPr>
        <w:t>ל ב י ן</w:t>
      </w:r>
    </w:p>
    <w:p w14:paraId="75DD905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2145466045"/>
        <w:placeholder>
          <w:docPart w:val="EE2AE74DC1484728BD0F5AD74A2FBD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4FF7675F" w14:textId="18CA1A7E" w:rsidR="0045396B" w:rsidRPr="0045396B" w:rsidRDefault="00172624" w:rsidP="00D95DC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13" w:author="Meryl Etman" w:date="2022-05-22T10:29:00Z">
            <w:r>
              <w:rPr>
                <w:rFonts w:ascii="Times New Roman" w:eastAsia="Times New Roman" w:hAnsi="Times New Roman" w:cs="David"/>
                <w:color w:val="800080"/>
                <w:sz w:val="24"/>
                <w:szCs w:val="24"/>
                <w:rtl/>
              </w:rPr>
              <w:br/>
              <w:t xml:space="preserve">מיכל </w:t>
            </w:r>
            <w:proofErr w:type="spellStart"/>
            <w:r>
              <w:rPr>
                <w:rFonts w:ascii="Times New Roman" w:eastAsia="Times New Roman" w:hAnsi="Times New Roman" w:cs="David"/>
                <w:color w:val="800080"/>
                <w:sz w:val="24"/>
                <w:szCs w:val="24"/>
                <w:rtl/>
              </w:rPr>
              <w:t>גינזבורג</w:t>
            </w:r>
            <w:proofErr w:type="spellEnd"/>
            <w:r>
              <w:rPr>
                <w:rFonts w:ascii="Times New Roman" w:eastAsia="Times New Roman" w:hAnsi="Times New Roman" w:cs="David"/>
                <w:color w:val="800080"/>
                <w:sz w:val="24"/>
                <w:szCs w:val="24"/>
                <w:rtl/>
              </w:rPr>
              <w:br/>
            </w:r>
          </w:ins>
          <w:ins w:id="14" w:author="Meryl Etman [2]" w:date="2022-05-22T10:36:00Z">
            <w:r w:rsidR="00607439">
              <w:rPr>
                <w:rFonts w:ascii="Times New Roman" w:eastAsia="Times New Roman" w:hAnsi="Times New Roman" w:cs="David" w:hint="cs"/>
                <w:color w:val="800080"/>
                <w:sz w:val="24"/>
                <w:szCs w:val="24"/>
                <w:rtl/>
              </w:rPr>
              <w:t>רח' רש"י 8, רמת השרון</w:t>
            </w:r>
          </w:ins>
          <w:ins w:id="15" w:author="Meryl Etman" w:date="2022-05-22T10:29:00Z">
            <w:r>
              <w:rPr>
                <w:rFonts w:ascii="Times New Roman" w:eastAsia="Times New Roman" w:hAnsi="Times New Roman" w:cs="David"/>
                <w:color w:val="800080"/>
                <w:sz w:val="24"/>
                <w:szCs w:val="24"/>
                <w:rtl/>
              </w:rPr>
              <w:br/>
            </w:r>
          </w:ins>
        </w:p>
      </w:sdtContent>
    </w:sdt>
    <w:p w14:paraId="61457476"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5396B">
        <w:rPr>
          <w:rFonts w:ascii="Times New Roman" w:eastAsia="Times New Roman" w:hAnsi="Times New Roman" w:cs="David" w:hint="cs"/>
          <w:sz w:val="20"/>
          <w:szCs w:val="24"/>
          <w:rtl/>
          <w:lang w:eastAsia="he-IL"/>
        </w:rPr>
        <w:t>(להלן: "</w:t>
      </w:r>
      <w:r w:rsidRPr="0045396B">
        <w:rPr>
          <w:rFonts w:ascii="Times New Roman" w:eastAsia="Times New Roman" w:hAnsi="Times New Roman" w:cs="David" w:hint="cs"/>
          <w:b/>
          <w:bCs/>
          <w:sz w:val="20"/>
          <w:szCs w:val="24"/>
          <w:rtl/>
          <w:lang w:eastAsia="he-IL"/>
        </w:rPr>
        <w:t>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Cs/>
          <w:sz w:val="20"/>
          <w:szCs w:val="24"/>
          <w:rtl/>
          <w:lang w:eastAsia="he-IL"/>
        </w:rPr>
        <w:t xml:space="preserve">  </w:t>
      </w:r>
    </w:p>
    <w:p w14:paraId="4091C19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5396B">
        <w:rPr>
          <w:rFonts w:ascii="Times New Roman" w:eastAsia="Times New Roman" w:hAnsi="Times New Roman" w:cs="David" w:hint="cs"/>
          <w:bCs/>
          <w:sz w:val="20"/>
          <w:szCs w:val="24"/>
          <w:rtl/>
          <w:lang w:eastAsia="he-IL"/>
        </w:rPr>
        <w:t xml:space="preserve">         מצד שני;</w:t>
      </w:r>
    </w:p>
    <w:p w14:paraId="32BD695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77F2F7C" w14:textId="77777777" w:rsidR="0045396B" w:rsidRPr="0045396B" w:rsidRDefault="0045396B" w:rsidP="0045396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והואיל:</w:t>
      </w:r>
      <w:r w:rsidRPr="0045396B">
        <w:rPr>
          <w:rFonts w:ascii="Times New Roman" w:eastAsia="Times New Roman" w:hAnsi="Times New Roman" w:cs="David"/>
          <w:bCs/>
          <w:sz w:val="20"/>
          <w:szCs w:val="24"/>
          <w:rtl/>
          <w:lang w:eastAsia="he-IL"/>
        </w:rPr>
        <w:tab/>
      </w:r>
      <w:r w:rsidRPr="0045396B">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554D6BB5" w14:textId="77777777" w:rsidR="0045396B" w:rsidRPr="0045396B" w:rsidRDefault="0045396B" w:rsidP="0045396B">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bCs/>
          <w:sz w:val="20"/>
          <w:szCs w:val="24"/>
          <w:rtl/>
          <w:lang w:eastAsia="he-IL"/>
        </w:rPr>
        <w:t>לפיכך הותנה והוסכם בין הצדדים כדלקמן:</w:t>
      </w:r>
    </w:p>
    <w:p w14:paraId="1629D96C" w14:textId="77777777" w:rsidR="0045396B" w:rsidRPr="0045396B" w:rsidRDefault="0045396B" w:rsidP="0045396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u w:val="single"/>
          <w:rtl/>
          <w:lang w:eastAsia="he-IL"/>
        </w:rPr>
        <w:t>מבוא</w:t>
      </w:r>
    </w:p>
    <w:p w14:paraId="5E86AF77" w14:textId="77777777" w:rsidR="0045396B" w:rsidRPr="0045396B" w:rsidRDefault="0045396B" w:rsidP="0045396B">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למונחים הבאים יהא הפרוש הנקוב בצידם דהיינו:</w:t>
      </w:r>
    </w:p>
    <w:p w14:paraId="70066103"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3FC4A8CD"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"הפרויקט"</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w:t>
      </w:r>
      <w:proofErr w:type="spellStart"/>
      <w:r w:rsidRPr="0045396B">
        <w:rPr>
          <w:rFonts w:ascii="Times New Roman" w:eastAsia="Times New Roman" w:hAnsi="Times New Roman" w:cs="David"/>
          <w:sz w:val="20"/>
          <w:szCs w:val="24"/>
          <w:rtl/>
          <w:lang w:eastAsia="he-IL"/>
        </w:rPr>
        <w:t>המצ"ב</w:t>
      </w:r>
      <w:proofErr w:type="spellEnd"/>
      <w:r w:rsidRPr="0045396B">
        <w:rPr>
          <w:rFonts w:ascii="Times New Roman" w:eastAsia="Times New Roman" w:hAnsi="Times New Roman" w:cs="David"/>
          <w:sz w:val="20"/>
          <w:szCs w:val="24"/>
          <w:rtl/>
          <w:lang w:eastAsia="he-IL"/>
        </w:rPr>
        <w:t>.</w:t>
      </w:r>
    </w:p>
    <w:p w14:paraId="768C8BEC"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8E0D992"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w:t>
      </w:r>
      <w:proofErr w:type="spellStart"/>
      <w:r w:rsidRPr="0045396B">
        <w:rPr>
          <w:rFonts w:ascii="Times New Roman" w:eastAsia="Times New Roman" w:hAnsi="Times New Roman" w:cs="David"/>
          <w:bCs/>
          <w:sz w:val="20"/>
          <w:szCs w:val="24"/>
          <w:rtl/>
          <w:lang w:eastAsia="he-IL"/>
        </w:rPr>
        <w:t>התכנית</w:t>
      </w:r>
      <w:proofErr w:type="spellEnd"/>
      <w:r w:rsidRPr="0045396B">
        <w:rPr>
          <w:rFonts w:ascii="Times New Roman" w:eastAsia="Times New Roman" w:hAnsi="Times New Roman" w:cs="David"/>
          <w:bCs/>
          <w:sz w:val="20"/>
          <w:szCs w:val="24"/>
          <w:rtl/>
          <w:lang w:eastAsia="he-IL"/>
        </w:rPr>
        <w:t xml:space="preserve">" </w:t>
      </w:r>
      <w:r w:rsidRPr="0045396B">
        <w:rPr>
          <w:rFonts w:ascii="Times New Roman" w:eastAsia="Times New Roman" w:hAnsi="Times New Roman" w:cs="David"/>
          <w:sz w:val="20"/>
          <w:szCs w:val="24"/>
          <w:rtl/>
          <w:lang w:eastAsia="he-IL"/>
        </w:rPr>
        <w:t>/</w:t>
      </w:r>
    </w:p>
    <w:p w14:paraId="35075AD4"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"המקרקעין"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w:t>
      </w:r>
      <w:proofErr w:type="spellStart"/>
      <w:r w:rsidRPr="0045396B">
        <w:rPr>
          <w:rFonts w:ascii="Times New Roman" w:eastAsia="Times New Roman" w:hAnsi="Times New Roman" w:cs="David"/>
          <w:sz w:val="20"/>
          <w:szCs w:val="24"/>
          <w:rtl/>
          <w:lang w:eastAsia="he-IL"/>
        </w:rPr>
        <w:t>המצ"ב</w:t>
      </w:r>
      <w:proofErr w:type="spellEnd"/>
      <w:r w:rsidRPr="0045396B">
        <w:rPr>
          <w:rFonts w:ascii="Times New Roman" w:eastAsia="Times New Roman" w:hAnsi="Times New Roman" w:cs="David"/>
          <w:sz w:val="20"/>
          <w:szCs w:val="24"/>
          <w:rtl/>
          <w:lang w:eastAsia="he-IL"/>
        </w:rPr>
        <w:t>.</w:t>
      </w:r>
    </w:p>
    <w:p w14:paraId="763457F8"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11FC6F2"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"האתר"</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שטח </w:t>
      </w:r>
      <w:proofErr w:type="spellStart"/>
      <w:r w:rsidRPr="0045396B">
        <w:rPr>
          <w:rFonts w:ascii="Times New Roman" w:eastAsia="Times New Roman" w:hAnsi="Times New Roman" w:cs="David"/>
          <w:sz w:val="20"/>
          <w:szCs w:val="24"/>
          <w:rtl/>
          <w:lang w:eastAsia="he-IL"/>
        </w:rPr>
        <w:t>התכנית</w:t>
      </w:r>
      <w:proofErr w:type="spellEnd"/>
      <w:r w:rsidRPr="0045396B">
        <w:rPr>
          <w:rFonts w:ascii="Times New Roman" w:eastAsia="Times New Roman" w:hAnsi="Times New Roman" w:cs="David"/>
          <w:sz w:val="20"/>
          <w:szCs w:val="24"/>
          <w:rtl/>
          <w:lang w:eastAsia="he-IL"/>
        </w:rPr>
        <w:t>/המקרקעין לרבות כל חלק ממנו כפי שיקבע ע"י המזמין מעת לעת על פי שיקול דעתו הבלעדי.</w:t>
      </w:r>
    </w:p>
    <w:p w14:paraId="4B200383"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6338B03"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היועצים</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2268C470"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844C811"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proofErr w:type="spellStart"/>
      <w:r w:rsidRPr="0045396B">
        <w:rPr>
          <w:rFonts w:ascii="Times New Roman" w:eastAsia="Times New Roman" w:hAnsi="Times New Roman" w:cs="David"/>
          <w:b/>
          <w:bCs/>
          <w:sz w:val="20"/>
          <w:szCs w:val="24"/>
          <w:rtl/>
          <w:lang w:eastAsia="he-IL"/>
        </w:rPr>
        <w:t>התכניות</w:t>
      </w:r>
      <w:proofErr w:type="spellEnd"/>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ומסמכים המצורפת לחוזה זה במסגרת נספח </w:t>
      </w:r>
      <w:r w:rsidRPr="0045396B">
        <w:rPr>
          <w:rFonts w:ascii="Times New Roman" w:eastAsia="Times New Roman" w:hAnsi="Times New Roman" w:cs="David"/>
          <w:b/>
          <w:bCs/>
          <w:sz w:val="20"/>
          <w:szCs w:val="24"/>
          <w:rtl/>
          <w:lang w:eastAsia="he-IL"/>
        </w:rPr>
        <w:t>ח'</w:t>
      </w:r>
      <w:r w:rsidRPr="0045396B">
        <w:rPr>
          <w:rFonts w:ascii="Times New Roman" w:eastAsia="Times New Roman" w:hAnsi="Times New Roman" w:cs="David"/>
          <w:sz w:val="20"/>
          <w:szCs w:val="24"/>
          <w:rtl/>
          <w:lang w:eastAsia="he-IL"/>
        </w:rPr>
        <w:t>. כל המסמכים שיערכו ע"י המתכנן כאמור יערכו בשפה העברית.</w:t>
      </w:r>
    </w:p>
    <w:p w14:paraId="71BC03AC"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4E5D2F9"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שירותי</w:t>
      </w:r>
    </w:p>
    <w:p w14:paraId="0FDB6D1B"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המתכנן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p>
    <w:p w14:paraId="6FF565B2"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השירותים</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 xml:space="preserve">השירותים כמוגדר וכמפורט בחוזה זה ובנספח </w:t>
      </w:r>
      <w:r w:rsidRPr="0045396B">
        <w:rPr>
          <w:rFonts w:ascii="Times New Roman" w:eastAsia="Times New Roman" w:hAnsi="Times New Roman" w:cs="David"/>
          <w:b/>
          <w:bCs/>
          <w:sz w:val="20"/>
          <w:szCs w:val="24"/>
          <w:rtl/>
          <w:lang w:eastAsia="he-IL"/>
        </w:rPr>
        <w:t>ב'</w:t>
      </w:r>
      <w:r w:rsidRPr="0045396B">
        <w:rPr>
          <w:rFonts w:ascii="Times New Roman" w:eastAsia="Times New Roman" w:hAnsi="Times New Roman" w:cs="David" w:hint="cs"/>
          <w:b/>
          <w:bCs/>
          <w:sz w:val="20"/>
          <w:szCs w:val="24"/>
          <w:rtl/>
          <w:lang w:eastAsia="he-IL"/>
        </w:rPr>
        <w:t xml:space="preserve"> </w:t>
      </w:r>
      <w:proofErr w:type="spellStart"/>
      <w:r w:rsidRPr="0045396B">
        <w:rPr>
          <w:rFonts w:ascii="Times New Roman" w:eastAsia="Times New Roman" w:hAnsi="Times New Roman" w:cs="David" w:hint="cs"/>
          <w:sz w:val="20"/>
          <w:szCs w:val="24"/>
          <w:rtl/>
          <w:lang w:eastAsia="he-IL"/>
        </w:rPr>
        <w:t>המצ"ב</w:t>
      </w:r>
      <w:proofErr w:type="spellEnd"/>
      <w:r w:rsidRPr="0045396B">
        <w:rPr>
          <w:rFonts w:ascii="Times New Roman" w:eastAsia="Times New Roman" w:hAnsi="Times New Roman" w:cs="David"/>
          <w:sz w:val="20"/>
          <w:szCs w:val="24"/>
          <w:rtl/>
          <w:lang w:eastAsia="he-IL"/>
        </w:rPr>
        <w:t>.</w:t>
      </w:r>
    </w:p>
    <w:p w14:paraId="344B430B"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657CDB2"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המנהל</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מנהל הפרויקט שיקבע ע"י המזמין וכן מי שנתמנה ע"י המזמין לשמש </w:t>
      </w:r>
      <w:r w:rsidRPr="0045396B">
        <w:rPr>
          <w:rFonts w:ascii="Times New Roman" w:eastAsia="Times New Roman" w:hAnsi="Times New Roman" w:cs="David"/>
          <w:sz w:val="20"/>
          <w:szCs w:val="24"/>
          <w:rtl/>
          <w:lang w:eastAsia="he-IL"/>
        </w:rPr>
        <w:lastRenderedPageBreak/>
        <w:t>כמנהלו לצורך חוזה זה באופן כללי או למטרה מסוימת וכן כל מי שיקבע ע"י המנהל לצרכים כאמור.</w:t>
      </w:r>
    </w:p>
    <w:p w14:paraId="317AF131"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483C23C"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מקום שמדובר בחוזה זה במזמין - גם המנהל במשמע.</w:t>
      </w:r>
    </w:p>
    <w:p w14:paraId="5DBF650A"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2942A65"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החוזה</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hint="cs"/>
          <w:sz w:val="20"/>
          <w:szCs w:val="24"/>
          <w:rtl/>
          <w:lang w:eastAsia="he-IL"/>
        </w:rPr>
        <w:t>/</w:t>
      </w:r>
    </w:p>
    <w:p w14:paraId="592B1E89"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
          <w:bCs/>
          <w:sz w:val="20"/>
          <w:szCs w:val="24"/>
          <w:rtl/>
          <w:lang w:eastAsia="he-IL"/>
        </w:rPr>
        <w:t>ההסכם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חוזה זה על נספחיו.</w:t>
      </w:r>
    </w:p>
    <w:p w14:paraId="663F504C"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25F86E58"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הדין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כהגדרתו בחוק ה</w:t>
      </w:r>
      <w:r w:rsidRPr="0045396B">
        <w:rPr>
          <w:rFonts w:ascii="Times New Roman" w:eastAsia="Times New Roman" w:hAnsi="Times New Roman" w:cs="David" w:hint="cs"/>
          <w:sz w:val="20"/>
          <w:szCs w:val="24"/>
          <w:rtl/>
          <w:lang w:eastAsia="he-IL"/>
        </w:rPr>
        <w:t>פרשנות, התשמ"א-1981</w:t>
      </w:r>
      <w:r w:rsidRPr="0045396B">
        <w:rPr>
          <w:rFonts w:ascii="Times New Roman" w:eastAsia="Times New Roman" w:hAnsi="Times New Roman" w:cs="David"/>
          <w:sz w:val="20"/>
          <w:szCs w:val="24"/>
          <w:rtl/>
          <w:lang w:eastAsia="he-IL"/>
        </w:rPr>
        <w:t xml:space="preserve"> לרבות כל </w:t>
      </w:r>
      <w:r w:rsidRPr="0045396B">
        <w:rPr>
          <w:rFonts w:ascii="Times New Roman" w:eastAsia="Times New Roman" w:hAnsi="Times New Roman" w:cs="David" w:hint="cs"/>
          <w:sz w:val="20"/>
          <w:szCs w:val="24"/>
          <w:rtl/>
          <w:lang w:eastAsia="he-IL"/>
        </w:rPr>
        <w:t xml:space="preserve">תקנה ו/או </w:t>
      </w:r>
      <w:r w:rsidRPr="0045396B">
        <w:rPr>
          <w:rFonts w:ascii="Times New Roman" w:eastAsia="Times New Roman" w:hAnsi="Times New Roman" w:cs="David"/>
          <w:sz w:val="20"/>
          <w:szCs w:val="24"/>
          <w:rtl/>
          <w:lang w:eastAsia="he-IL"/>
        </w:rPr>
        <w:t>הוראה של רשות מוסמכת בתוקף סמכותה על פי הדין.</w:t>
      </w:r>
    </w:p>
    <w:p w14:paraId="46ADEDAD"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983D92C"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הרשות</w:t>
      </w:r>
    </w:p>
    <w:p w14:paraId="722F1FDC"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המקומית</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w:t>
      </w:r>
      <w:proofErr w:type="spellStart"/>
      <w:r w:rsidRPr="0045396B">
        <w:rPr>
          <w:rFonts w:ascii="Times New Roman" w:eastAsia="Times New Roman" w:hAnsi="Times New Roman" w:cs="David"/>
          <w:sz w:val="20"/>
          <w:szCs w:val="24"/>
          <w:rtl/>
          <w:lang w:eastAsia="he-IL"/>
        </w:rPr>
        <w:t>המצ"ב</w:t>
      </w:r>
      <w:proofErr w:type="spellEnd"/>
      <w:r w:rsidRPr="0045396B">
        <w:rPr>
          <w:rFonts w:ascii="Times New Roman" w:eastAsia="Times New Roman" w:hAnsi="Times New Roman" w:cs="David"/>
          <w:sz w:val="20"/>
          <w:szCs w:val="24"/>
          <w:rtl/>
          <w:lang w:eastAsia="he-IL"/>
        </w:rPr>
        <w:t>.</w:t>
      </w:r>
    </w:p>
    <w:p w14:paraId="14E62194"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BA2D88C"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חוזה</w:t>
      </w:r>
    </w:p>
    <w:p w14:paraId="115A4C07" w14:textId="77777777" w:rsidR="0045396B" w:rsidRPr="0045396B" w:rsidRDefault="0045396B" w:rsidP="004539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הפיתוח</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hint="cs"/>
          <w:sz w:val="20"/>
          <w:szCs w:val="24"/>
          <w:rtl/>
          <w:lang w:eastAsia="he-IL"/>
        </w:rPr>
        <w:t xml:space="preserve"> </w:t>
      </w:r>
      <w:proofErr w:type="spellStart"/>
      <w:r w:rsidRPr="0045396B">
        <w:rPr>
          <w:rFonts w:ascii="Times New Roman" w:eastAsia="Times New Roman" w:hAnsi="Times New Roman" w:cs="David" w:hint="cs"/>
          <w:sz w:val="20"/>
          <w:szCs w:val="24"/>
          <w:rtl/>
          <w:lang w:eastAsia="he-IL"/>
        </w:rPr>
        <w:t>המצ"ב</w:t>
      </w:r>
      <w:proofErr w:type="spellEnd"/>
      <w:r w:rsidRPr="0045396B">
        <w:rPr>
          <w:rFonts w:ascii="Times New Roman" w:eastAsia="Times New Roman" w:hAnsi="Times New Roman" w:cs="David"/>
          <w:sz w:val="20"/>
          <w:szCs w:val="24"/>
          <w:rtl/>
          <w:lang w:eastAsia="he-IL"/>
        </w:rPr>
        <w:t>.</w:t>
      </w:r>
    </w:p>
    <w:p w14:paraId="502361DD" w14:textId="77777777" w:rsidR="0045396B" w:rsidRPr="0045396B" w:rsidRDefault="0045396B" w:rsidP="004539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786E3366"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הכותרות בחוזה זה </w:t>
      </w:r>
      <w:r w:rsidRPr="0045396B">
        <w:rPr>
          <w:rFonts w:ascii="Times New Roman" w:eastAsia="Times New Roman" w:hAnsi="Times New Roman" w:cs="David" w:hint="cs"/>
          <w:sz w:val="20"/>
          <w:szCs w:val="24"/>
          <w:rtl/>
          <w:lang w:eastAsia="he-IL"/>
        </w:rPr>
        <w:t xml:space="preserve">הינן לנוחיות בלבד ובכל מקרה </w:t>
      </w:r>
      <w:r w:rsidRPr="0045396B">
        <w:rPr>
          <w:rFonts w:ascii="Times New Roman" w:eastAsia="Times New Roman" w:hAnsi="Times New Roman" w:cs="David"/>
          <w:sz w:val="20"/>
          <w:szCs w:val="24"/>
          <w:rtl/>
          <w:lang w:eastAsia="he-IL"/>
        </w:rPr>
        <w:t xml:space="preserve">לא ישמשו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פרש</w:t>
      </w:r>
      <w:r w:rsidRPr="0045396B">
        <w:rPr>
          <w:rFonts w:ascii="Times New Roman" w:eastAsia="Times New Roman" w:hAnsi="Times New Roman" w:cs="David" w:hint="cs"/>
          <w:sz w:val="20"/>
          <w:szCs w:val="24"/>
          <w:rtl/>
          <w:lang w:eastAsia="he-IL"/>
        </w:rPr>
        <w:t>נות</w:t>
      </w:r>
      <w:r w:rsidRPr="0045396B">
        <w:rPr>
          <w:rFonts w:ascii="Times New Roman" w:eastAsia="Times New Roman" w:hAnsi="Times New Roman" w:cs="David"/>
          <w:sz w:val="20"/>
          <w:szCs w:val="24"/>
          <w:rtl/>
          <w:lang w:eastAsia="he-IL"/>
        </w:rPr>
        <w:t>ו.</w:t>
      </w:r>
    </w:p>
    <w:p w14:paraId="36B6C146"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הנספחים לחוזה זה מהווים חלק בלתי נפרד הימנו ואלה הם:</w:t>
      </w:r>
    </w:p>
    <w:p w14:paraId="1C215F97"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475CF06F"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נספח א'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נספח כללי;</w:t>
      </w:r>
    </w:p>
    <w:p w14:paraId="53809E3A"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נספח 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t>שירותי המתכנן;</w:t>
      </w:r>
    </w:p>
    <w:p w14:paraId="0842F0FD"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ג'</w:t>
      </w:r>
      <w:r w:rsidRPr="0045396B">
        <w:rPr>
          <w:rFonts w:ascii="Times New Roman" w:eastAsia="Times New Roman" w:hAnsi="Times New Roman" w:cs="David"/>
          <w:color w:val="000000"/>
          <w:sz w:val="20"/>
          <w:szCs w:val="24"/>
          <w:rtl/>
          <w:lang w:eastAsia="he-IL"/>
        </w:rPr>
        <w:t xml:space="preserve"> </w:t>
      </w:r>
      <w:r w:rsidRPr="0045396B">
        <w:rPr>
          <w:rFonts w:ascii="Times New Roman" w:eastAsia="Times New Roman" w:hAnsi="Times New Roman" w:cs="David"/>
          <w:color w:val="000000"/>
          <w:sz w:val="20"/>
          <w:szCs w:val="24"/>
          <w:lang w:eastAsia="he-IL"/>
        </w:rPr>
        <w:t>–</w:t>
      </w:r>
      <w:r w:rsidRPr="0045396B">
        <w:rPr>
          <w:rFonts w:ascii="Times New Roman" w:eastAsia="Times New Roman" w:hAnsi="Times New Roman" w:cs="David"/>
          <w:color w:val="000000"/>
          <w:sz w:val="20"/>
          <w:szCs w:val="24"/>
          <w:rtl/>
          <w:lang w:eastAsia="he-IL"/>
        </w:rPr>
        <w:t xml:space="preserve"> </w:t>
      </w:r>
      <w:r w:rsidRPr="0045396B">
        <w:rPr>
          <w:rFonts w:ascii="Times New Roman" w:eastAsia="Times New Roman" w:hAnsi="Times New Roman" w:cs="David"/>
          <w:color w:val="000000"/>
          <w:sz w:val="20"/>
          <w:szCs w:val="24"/>
          <w:rtl/>
          <w:lang w:eastAsia="he-IL"/>
        </w:rPr>
        <w:tab/>
        <w:t>לוח זמנים;</w:t>
      </w:r>
    </w:p>
    <w:p w14:paraId="0B23CC31"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ד'</w:t>
      </w:r>
      <w:r w:rsidRPr="0045396B">
        <w:rPr>
          <w:rFonts w:ascii="Times New Roman" w:eastAsia="Times New Roman" w:hAnsi="Times New Roman" w:cs="David"/>
          <w:color w:val="000000"/>
          <w:sz w:val="20"/>
          <w:szCs w:val="24"/>
          <w:rtl/>
          <w:lang w:eastAsia="he-IL"/>
        </w:rPr>
        <w:t xml:space="preserve"> - </w:t>
      </w:r>
      <w:r w:rsidRPr="0045396B">
        <w:rPr>
          <w:rFonts w:ascii="Times New Roman" w:eastAsia="Times New Roman" w:hAnsi="Times New Roman" w:cs="David"/>
          <w:color w:val="000000"/>
          <w:sz w:val="20"/>
          <w:szCs w:val="24"/>
          <w:rtl/>
          <w:lang w:eastAsia="he-IL"/>
        </w:rPr>
        <w:tab/>
        <w:t>שכר המתכנן;</w:t>
      </w:r>
    </w:p>
    <w:p w14:paraId="775D22B4"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ה'</w:t>
      </w:r>
      <w:r w:rsidRPr="0045396B">
        <w:rPr>
          <w:rFonts w:ascii="Times New Roman" w:eastAsia="Times New Roman" w:hAnsi="Times New Roman" w:cs="David"/>
          <w:color w:val="000000"/>
          <w:sz w:val="20"/>
          <w:szCs w:val="24"/>
          <w:rtl/>
          <w:lang w:eastAsia="he-IL"/>
        </w:rPr>
        <w:t xml:space="preserve"> - </w:t>
      </w:r>
      <w:r w:rsidRPr="0045396B">
        <w:rPr>
          <w:rFonts w:ascii="Times New Roman" w:eastAsia="Times New Roman" w:hAnsi="Times New Roman" w:cs="David"/>
          <w:color w:val="000000"/>
          <w:sz w:val="20"/>
          <w:szCs w:val="24"/>
          <w:rtl/>
          <w:lang w:eastAsia="he-IL"/>
        </w:rPr>
        <w:tab/>
        <w:t>תשלומי שכר המתכנן;</w:t>
      </w:r>
    </w:p>
    <w:p w14:paraId="4B09485A"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נספח ו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הצהרה והתחייבות לשמירת סודיות;</w:t>
      </w:r>
    </w:p>
    <w:p w14:paraId="3E29935D" w14:textId="77777777" w:rsidR="00906AB8" w:rsidRDefault="00906AB8" w:rsidP="00906AB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5C073B7D" w14:textId="77777777" w:rsidR="00906AB8" w:rsidRDefault="00906AB8" w:rsidP="00906AB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1C82090C"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נספח ח'</w:t>
      </w:r>
      <w:r w:rsidRPr="0045396B">
        <w:rPr>
          <w:rFonts w:ascii="Times New Roman" w:eastAsia="Times New Roman" w:hAnsi="Times New Roman" w:cs="David"/>
          <w:sz w:val="20"/>
          <w:szCs w:val="24"/>
          <w:rtl/>
          <w:lang w:eastAsia="he-IL"/>
        </w:rPr>
        <w:t xml:space="preserve"> - </w:t>
      </w:r>
      <w:r w:rsidRPr="0045396B">
        <w:rPr>
          <w:rFonts w:ascii="Times New Roman" w:eastAsia="Times New Roman" w:hAnsi="Times New Roman" w:cs="David"/>
          <w:sz w:val="20"/>
          <w:szCs w:val="24"/>
          <w:rtl/>
          <w:lang w:eastAsia="he-IL"/>
        </w:rPr>
        <w:tab/>
        <w:t xml:space="preserve">רשימת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והמסמכים שעל המתכנן להנפיק</w:t>
      </w:r>
      <w:r w:rsidR="00906AB8">
        <w:rPr>
          <w:rFonts w:ascii="Times New Roman" w:eastAsia="Times New Roman" w:hAnsi="Times New Roman" w:cs="David" w:hint="cs"/>
          <w:sz w:val="20"/>
          <w:szCs w:val="24"/>
          <w:rtl/>
          <w:lang w:eastAsia="he-IL"/>
        </w:rPr>
        <w:t>;</w:t>
      </w:r>
    </w:p>
    <w:p w14:paraId="43A1D4A5"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נספח ט'</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t>אישור להשלמת הפרויקט/קטע מהפרויקט</w:t>
      </w:r>
      <w:r w:rsidR="00906AB8">
        <w:rPr>
          <w:rFonts w:ascii="Times New Roman" w:eastAsia="Times New Roman" w:hAnsi="Times New Roman" w:cs="David" w:hint="cs"/>
          <w:sz w:val="20"/>
          <w:szCs w:val="24"/>
          <w:rtl/>
          <w:lang w:eastAsia="he-IL"/>
        </w:rPr>
        <w:t>;</w:t>
      </w:r>
    </w:p>
    <w:p w14:paraId="32679C21" w14:textId="77777777" w:rsidR="0045396B" w:rsidRPr="0045396B" w:rsidRDefault="0045396B" w:rsidP="0045396B">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נספח י'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נספח היעדר תביעות</w:t>
      </w:r>
      <w:r w:rsidR="00906AB8">
        <w:rPr>
          <w:rFonts w:ascii="Times New Roman" w:eastAsia="Times New Roman" w:hAnsi="Times New Roman" w:cs="David" w:hint="cs"/>
          <w:sz w:val="20"/>
          <w:szCs w:val="24"/>
          <w:rtl/>
          <w:lang w:eastAsia="he-IL"/>
        </w:rPr>
        <w:t>;</w:t>
      </w:r>
    </w:p>
    <w:p w14:paraId="4BDD5DD4"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שירותי המתכנן</w:t>
      </w:r>
    </w:p>
    <w:p w14:paraId="06655E9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מוסר בזה למתכנן והמתכנן מקבל על עצמו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p>
    <w:p w14:paraId="79E99E4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 ומאשר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הינו מכיר ויודע את כל הנדרש למטרת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וכי הינו מורשה על פי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דין למתן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 xml:space="preserve"> המתכנן, לרבות</w:t>
      </w:r>
      <w:r w:rsidRPr="0045396B">
        <w:rPr>
          <w:rFonts w:ascii="Times New Roman" w:eastAsia="Times New Roman" w:hAnsi="Times New Roman" w:cs="David" w:hint="cs"/>
          <w:sz w:val="20"/>
          <w:szCs w:val="24"/>
          <w:rtl/>
          <w:lang w:eastAsia="he-IL"/>
        </w:rPr>
        <w:t xml:space="preserve"> אך לא רק</w:t>
      </w:r>
      <w:r w:rsidRPr="0045396B">
        <w:rPr>
          <w:rFonts w:ascii="Times New Roman" w:eastAsia="Times New Roman" w:hAnsi="Times New Roman" w:cs="David"/>
          <w:sz w:val="20"/>
          <w:szCs w:val="24"/>
          <w:rtl/>
          <w:lang w:eastAsia="he-IL"/>
        </w:rPr>
        <w:t>,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חוק המהנדסים והאדריכלים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proofErr w:type="spellStart"/>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תשי"ח</w:t>
      </w:r>
      <w:proofErr w:type="spellEnd"/>
      <w:r w:rsidRPr="0045396B">
        <w:rPr>
          <w:rFonts w:ascii="Times New Roman" w:eastAsia="Times New Roman" w:hAnsi="Times New Roman" w:cs="David"/>
          <w:sz w:val="20"/>
          <w:szCs w:val="24"/>
          <w:rtl/>
          <w:lang w:eastAsia="he-IL"/>
        </w:rPr>
        <w:t xml:space="preserve"> - 1958, כי יש בידו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שיון </w:t>
      </w:r>
      <w:r w:rsidRPr="0045396B">
        <w:rPr>
          <w:rFonts w:ascii="Times New Roman" w:eastAsia="Times New Roman" w:hAnsi="Times New Roman" w:cs="David" w:hint="cs"/>
          <w:sz w:val="20"/>
          <w:szCs w:val="24"/>
          <w:rtl/>
          <w:lang w:eastAsia="he-IL"/>
        </w:rPr>
        <w:t xml:space="preserve">בר </w:t>
      </w:r>
      <w:r w:rsidRPr="0045396B">
        <w:rPr>
          <w:rFonts w:ascii="Times New Roman" w:eastAsia="Times New Roman" w:hAnsi="Times New Roman" w:cs="David"/>
          <w:sz w:val="20"/>
          <w:szCs w:val="24"/>
          <w:rtl/>
          <w:lang w:eastAsia="he-IL"/>
        </w:rPr>
        <w:t>ת</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קף לביצוע שירותי </w:t>
      </w:r>
      <w:r w:rsidRPr="0045396B">
        <w:rPr>
          <w:rFonts w:ascii="Times New Roman" w:eastAsia="Times New Roman" w:hAnsi="Times New Roman" w:cs="David" w:hint="cs"/>
          <w:sz w:val="20"/>
          <w:szCs w:val="24"/>
          <w:rtl/>
          <w:lang w:eastAsia="he-IL"/>
        </w:rPr>
        <w:t xml:space="preserve"> המתכנן על פי הדין</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כי הוא בעל הכישורים, הר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שיונות, הידע, הניסיון והאמצעים המאפשרים לו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ביצועם ברמה מקצועית גבוהה ובהתאם למותנה בחוזה.</w:t>
      </w:r>
    </w:p>
    <w:p w14:paraId="12697C6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ידוע לו שש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שיקול דעתו</w:t>
      </w:r>
      <w:r w:rsidRPr="0045396B">
        <w:rPr>
          <w:rFonts w:ascii="Times New Roman" w:eastAsia="Times New Roman" w:hAnsi="Times New Roman" w:cs="David" w:hint="cs"/>
          <w:sz w:val="20"/>
          <w:szCs w:val="24"/>
          <w:rtl/>
          <w:lang w:eastAsia="he-IL"/>
        </w:rPr>
        <w:t xml:space="preserve"> הבלעדי</w:t>
      </w:r>
      <w:r w:rsidRPr="0045396B">
        <w:rPr>
          <w:rFonts w:ascii="Times New Roman" w:eastAsia="Times New Roman" w:hAnsi="Times New Roman" w:cs="David"/>
          <w:sz w:val="20"/>
          <w:szCs w:val="24"/>
          <w:rtl/>
          <w:lang w:eastAsia="he-IL"/>
        </w:rPr>
        <w:t xml:space="preserve"> ו</w:t>
      </w:r>
      <w:r w:rsidRPr="0045396B">
        <w:rPr>
          <w:rFonts w:ascii="Times New Roman" w:eastAsia="Times New Roman" w:hAnsi="Times New Roman" w:cs="David" w:hint="cs"/>
          <w:sz w:val="20"/>
          <w:szCs w:val="24"/>
          <w:rtl/>
          <w:lang w:eastAsia="he-IL"/>
        </w:rPr>
        <w:t xml:space="preserve">כי </w:t>
      </w:r>
      <w:r w:rsidRPr="0045396B">
        <w:rPr>
          <w:rFonts w:ascii="Times New Roman" w:eastAsia="Times New Roman" w:hAnsi="Times New Roman" w:cs="David"/>
          <w:sz w:val="20"/>
          <w:szCs w:val="24"/>
          <w:rtl/>
          <w:lang w:eastAsia="he-IL"/>
        </w:rPr>
        <w:t xml:space="preserve">הם יינתנו על ידו בשלבי עבודה כמפורט בנספח </w:t>
      </w:r>
      <w:r w:rsidRPr="0045396B">
        <w:rPr>
          <w:rFonts w:ascii="Times New Roman" w:eastAsia="Times New Roman" w:hAnsi="Times New Roman" w:cs="David"/>
          <w:bCs/>
          <w:sz w:val="20"/>
          <w:szCs w:val="24"/>
          <w:rtl/>
          <w:lang w:eastAsia="he-IL"/>
        </w:rPr>
        <w:t>ב'</w:t>
      </w:r>
      <w:r w:rsidRPr="0045396B">
        <w:rPr>
          <w:rFonts w:ascii="Times New Roman" w:eastAsia="Times New Roman" w:hAnsi="Times New Roman" w:cs="David"/>
          <w:sz w:val="20"/>
          <w:szCs w:val="24"/>
          <w:rtl/>
          <w:lang w:eastAsia="he-IL"/>
        </w:rPr>
        <w:t xml:space="preserve"> </w:t>
      </w:r>
      <w:proofErr w:type="spellStart"/>
      <w:r w:rsidRPr="0045396B">
        <w:rPr>
          <w:rFonts w:ascii="Times New Roman" w:eastAsia="Times New Roman" w:hAnsi="Times New Roman" w:cs="David" w:hint="cs"/>
          <w:sz w:val="20"/>
          <w:szCs w:val="24"/>
          <w:rtl/>
          <w:lang w:eastAsia="he-IL"/>
        </w:rPr>
        <w:t>המצ"ב</w:t>
      </w:r>
      <w:proofErr w:type="spellEnd"/>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עוד</w:t>
      </w:r>
      <w:r w:rsidRPr="0045396B">
        <w:rPr>
          <w:rFonts w:ascii="Times New Roman" w:eastAsia="Times New Roman" w:hAnsi="Times New Roman" w:cs="David"/>
          <w:sz w:val="20"/>
          <w:szCs w:val="24"/>
          <w:rtl/>
          <w:lang w:eastAsia="he-IL"/>
        </w:rPr>
        <w:t xml:space="preserve"> מוסיף ומצהיר</w:t>
      </w:r>
      <w:r w:rsidRPr="0045396B">
        <w:rPr>
          <w:rFonts w:ascii="Times New Roman" w:eastAsia="Times New Roman" w:hAnsi="Times New Roman" w:cs="David" w:hint="cs"/>
          <w:sz w:val="20"/>
          <w:szCs w:val="24"/>
          <w:rtl/>
          <w:lang w:eastAsia="he-IL"/>
        </w:rPr>
        <w:t xml:space="preserve"> המתכנן,</w:t>
      </w:r>
      <w:r w:rsidRPr="0045396B">
        <w:rPr>
          <w:rFonts w:ascii="Times New Roman" w:eastAsia="Times New Roman" w:hAnsi="Times New Roman" w:cs="David"/>
          <w:sz w:val="20"/>
          <w:szCs w:val="24"/>
          <w:rtl/>
          <w:lang w:eastAsia="he-IL"/>
        </w:rPr>
        <w:t xml:space="preserve"> כי ידוע לו שהמזמין אינו מתחייב להזמין מ</w:t>
      </w:r>
      <w:r w:rsidRPr="0045396B">
        <w:rPr>
          <w:rFonts w:ascii="Times New Roman" w:eastAsia="Times New Roman" w:hAnsi="Times New Roman" w:cs="David" w:hint="cs"/>
          <w:sz w:val="20"/>
          <w:szCs w:val="24"/>
          <w:rtl/>
          <w:lang w:eastAsia="he-IL"/>
        </w:rPr>
        <w:t>מנו</w:t>
      </w:r>
      <w:r w:rsidRPr="0045396B">
        <w:rPr>
          <w:rFonts w:ascii="Times New Roman" w:eastAsia="Times New Roman" w:hAnsi="Times New Roman" w:cs="David"/>
          <w:sz w:val="20"/>
          <w:szCs w:val="24"/>
          <w:rtl/>
          <w:lang w:eastAsia="he-IL"/>
        </w:rPr>
        <w:t xml:space="preserve"> שירותים נוספים מעבר לנקוב בחוזה זה ו</w:t>
      </w:r>
      <w:r w:rsidRPr="0045396B">
        <w:rPr>
          <w:rFonts w:ascii="Times New Roman" w:eastAsia="Times New Roman" w:hAnsi="Times New Roman" w:cs="David" w:hint="cs"/>
          <w:sz w:val="20"/>
          <w:szCs w:val="24"/>
          <w:rtl/>
          <w:lang w:eastAsia="he-IL"/>
        </w:rPr>
        <w:t xml:space="preserve">כמפורט </w:t>
      </w:r>
      <w:r w:rsidRPr="0045396B">
        <w:rPr>
          <w:rFonts w:ascii="Times New Roman" w:eastAsia="Times New Roman" w:hAnsi="Times New Roman" w:cs="David"/>
          <w:sz w:val="20"/>
          <w:szCs w:val="24"/>
          <w:rtl/>
          <w:lang w:eastAsia="he-IL"/>
        </w:rPr>
        <w:t xml:space="preserve">בנספח </w:t>
      </w:r>
      <w:r w:rsidRPr="0045396B">
        <w:rPr>
          <w:rFonts w:ascii="Times New Roman" w:eastAsia="Times New Roman" w:hAnsi="Times New Roman" w:cs="David"/>
          <w:bCs/>
          <w:sz w:val="20"/>
          <w:szCs w:val="24"/>
          <w:rtl/>
          <w:lang w:eastAsia="he-IL"/>
        </w:rPr>
        <w:t xml:space="preserve">ב' </w:t>
      </w:r>
      <w:proofErr w:type="spellStart"/>
      <w:r w:rsidRPr="0045396B">
        <w:rPr>
          <w:rFonts w:ascii="Times New Roman" w:eastAsia="Times New Roman" w:hAnsi="Times New Roman" w:cs="David" w:hint="cs"/>
          <w:sz w:val="20"/>
          <w:szCs w:val="24"/>
          <w:rtl/>
          <w:lang w:eastAsia="he-IL"/>
        </w:rPr>
        <w:t>המצ"ב</w:t>
      </w:r>
      <w:proofErr w:type="spellEnd"/>
      <w:r w:rsidRPr="0045396B">
        <w:rPr>
          <w:rFonts w:ascii="Times New Roman" w:eastAsia="Times New Roman" w:hAnsi="Times New Roman" w:cs="David"/>
          <w:sz w:val="20"/>
          <w:szCs w:val="24"/>
          <w:rtl/>
          <w:lang w:eastAsia="he-IL"/>
        </w:rPr>
        <w:t>.</w:t>
      </w:r>
    </w:p>
    <w:p w14:paraId="73D581CE"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60E1C39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כפי שיקבעו מ</w:t>
      </w:r>
      <w:r w:rsidRPr="0045396B">
        <w:rPr>
          <w:rFonts w:ascii="Times New Roman" w:eastAsia="Times New Roman" w:hAnsi="Times New Roman" w:cs="David" w:hint="cs"/>
          <w:sz w:val="20"/>
          <w:szCs w:val="24"/>
          <w:rtl/>
          <w:lang w:eastAsia="he-IL"/>
        </w:rPr>
        <w:t>עת לעת</w:t>
      </w:r>
      <w:r w:rsidRPr="0045396B">
        <w:rPr>
          <w:rFonts w:ascii="Times New Roman" w:eastAsia="Times New Roman" w:hAnsi="Times New Roman" w:cs="David"/>
          <w:sz w:val="20"/>
          <w:szCs w:val="24"/>
          <w:rtl/>
          <w:lang w:eastAsia="he-IL"/>
        </w:rPr>
        <w:t xml:space="preserve"> ע"י המזמין ויהיה חייב לנהוג לפיהם ולקיימם ללא סטייה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אם כן 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הוראה</w:t>
      </w:r>
      <w:r w:rsidRPr="0045396B">
        <w:rPr>
          <w:rFonts w:ascii="Times New Roman" w:eastAsia="Times New Roman" w:hAnsi="Times New Roman" w:cs="David" w:hint="cs"/>
          <w:sz w:val="20"/>
          <w:szCs w:val="24"/>
          <w:rtl/>
          <w:lang w:eastAsia="he-IL"/>
        </w:rPr>
        <w:t xml:space="preserve"> מפורשת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מהמזמין.</w:t>
      </w:r>
    </w:p>
    <w:p w14:paraId="5019F03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המתכנן מתחייב לבצע את שרותי המתכנן בתיאום מלא, בשיתוף פעולה ותוך קיום קשר מתמיד עם המזמין והמנהל, עם צוותו המקצועי וצוות הניהול, 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הכל כפי שיקבע ע"י המנהל. כן מתחייב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להשתתף בת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אום מראש בכל ישיבות התיאום אליהן יוזמן.</w:t>
      </w:r>
    </w:p>
    <w:p w14:paraId="0E2259B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ישמור על נוהלי קשר, תיאום,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שום וצורת המסמכים לפי דרישת המנהל.</w:t>
      </w:r>
    </w:p>
    <w:p w14:paraId="56D75C4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עוד לא יקבע אחרת ע"י המזמין, יהיה המנהל כ</w:t>
      </w:r>
      <w:r w:rsidRPr="0045396B">
        <w:rPr>
          <w:rFonts w:ascii="Times New Roman" w:eastAsia="Times New Roman" w:hAnsi="Times New Roman" w:cs="David" w:hint="cs"/>
          <w:sz w:val="20"/>
          <w:szCs w:val="24"/>
          <w:rtl/>
          <w:lang w:eastAsia="he-IL"/>
        </w:rPr>
        <w:t>הגדרתו</w:t>
      </w:r>
      <w:r w:rsidRPr="0045396B">
        <w:rPr>
          <w:rFonts w:ascii="Times New Roman" w:eastAsia="Times New Roman" w:hAnsi="Times New Roman" w:cs="David"/>
          <w:sz w:val="20"/>
          <w:szCs w:val="24"/>
          <w:rtl/>
          <w:lang w:eastAsia="he-IL"/>
        </w:rPr>
        <w:t xml:space="preserve"> בנספח </w:t>
      </w:r>
      <w:r w:rsidRPr="0045396B">
        <w:rPr>
          <w:rFonts w:ascii="Times New Roman" w:eastAsia="Times New Roman" w:hAnsi="Times New Roman" w:cs="David"/>
          <w:bCs/>
          <w:sz w:val="20"/>
          <w:szCs w:val="24"/>
          <w:rtl/>
          <w:lang w:eastAsia="he-IL"/>
        </w:rPr>
        <w:t xml:space="preserve">א' </w:t>
      </w:r>
      <w:r w:rsidRPr="0045396B">
        <w:rPr>
          <w:rFonts w:ascii="Times New Roman" w:eastAsia="Times New Roman" w:hAnsi="Times New Roman" w:cs="David"/>
          <w:sz w:val="20"/>
          <w:szCs w:val="24"/>
          <w:rtl/>
          <w:lang w:eastAsia="he-IL"/>
        </w:rPr>
        <w:t>ועל המתכנן להיות</w:t>
      </w:r>
      <w:r w:rsidRPr="0045396B">
        <w:rPr>
          <w:rFonts w:ascii="Times New Roman" w:eastAsia="Times New Roman" w:hAnsi="Times New Roman" w:cs="David" w:hint="cs"/>
          <w:sz w:val="20"/>
          <w:szCs w:val="24"/>
          <w:rtl/>
          <w:lang w:eastAsia="he-IL"/>
        </w:rPr>
        <w:t xml:space="preserve"> עמו</w:t>
      </w:r>
      <w:r w:rsidRPr="0045396B">
        <w:rPr>
          <w:rFonts w:ascii="Times New Roman" w:eastAsia="Times New Roman" w:hAnsi="Times New Roman" w:cs="David"/>
          <w:sz w:val="20"/>
          <w:szCs w:val="24"/>
          <w:rtl/>
          <w:lang w:eastAsia="he-IL"/>
        </w:rPr>
        <w:t xml:space="preserve"> בקשר מתמי</w:t>
      </w:r>
      <w:r w:rsidRPr="0045396B">
        <w:rPr>
          <w:rFonts w:ascii="Times New Roman" w:eastAsia="Times New Roman" w:hAnsi="Times New Roman" w:cs="David" w:hint="cs"/>
          <w:sz w:val="20"/>
          <w:szCs w:val="24"/>
          <w:rtl/>
          <w:lang w:eastAsia="he-IL"/>
        </w:rPr>
        <w:t>ד</w:t>
      </w:r>
      <w:r w:rsidRPr="0045396B">
        <w:rPr>
          <w:rFonts w:ascii="Times New Roman" w:eastAsia="Times New Roman" w:hAnsi="Times New Roman" w:cs="David"/>
          <w:sz w:val="20"/>
          <w:szCs w:val="24"/>
          <w:rtl/>
          <w:lang w:eastAsia="he-IL"/>
        </w:rPr>
        <w:t xml:space="preserve"> ולתאם עמו את כל פעולותיו, אלא אם נקבע </w:t>
      </w:r>
      <w:r w:rsidRPr="0045396B">
        <w:rPr>
          <w:rFonts w:ascii="Times New Roman" w:eastAsia="Times New Roman" w:hAnsi="Times New Roman" w:cs="David" w:hint="cs"/>
          <w:sz w:val="20"/>
          <w:szCs w:val="24"/>
          <w:rtl/>
          <w:lang w:eastAsia="he-IL"/>
        </w:rPr>
        <w:t xml:space="preserve">מפורשות </w:t>
      </w:r>
      <w:r w:rsidRPr="0045396B">
        <w:rPr>
          <w:rFonts w:ascii="Times New Roman" w:eastAsia="Times New Roman" w:hAnsi="Times New Roman" w:cs="David"/>
          <w:sz w:val="20"/>
          <w:szCs w:val="24"/>
          <w:rtl/>
          <w:lang w:eastAsia="he-IL"/>
        </w:rPr>
        <w:t>אחרת ע"י המזמין.</w:t>
      </w:r>
    </w:p>
    <w:p w14:paraId="1EFBD12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ידועות לו הוראות כל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הקיימות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45396B">
        <w:rPr>
          <w:rFonts w:ascii="Times New Roman" w:eastAsia="Times New Roman" w:hAnsi="Times New Roman" w:cs="David" w:hint="cs"/>
          <w:sz w:val="20"/>
          <w:szCs w:val="24"/>
          <w:rtl/>
          <w:lang w:eastAsia="he-IL"/>
        </w:rPr>
        <w:t>יהם של</w:t>
      </w:r>
      <w:r w:rsidRPr="0045396B">
        <w:rPr>
          <w:rFonts w:ascii="Times New Roman" w:eastAsia="Times New Roman" w:hAnsi="Times New Roman" w:cs="David"/>
          <w:sz w:val="20"/>
          <w:szCs w:val="24"/>
          <w:rtl/>
          <w:lang w:eastAsia="he-IL"/>
        </w:rPr>
        <w:t xml:space="preserve"> הדין</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הנהלים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התקנים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התקנות החלים בקשר עם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והוא מתחייב לפעול בהתאם לקבוע בהם.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מצהיר המתכנן כי </w:t>
      </w:r>
      <w:r w:rsidRPr="0045396B">
        <w:rPr>
          <w:rFonts w:ascii="Times New Roman" w:eastAsia="Times New Roman" w:hAnsi="Times New Roman" w:cs="David" w:hint="cs"/>
          <w:sz w:val="20"/>
          <w:szCs w:val="24"/>
          <w:rtl/>
          <w:lang w:eastAsia="he-IL"/>
        </w:rPr>
        <w:t xml:space="preserve">הוא </w:t>
      </w:r>
      <w:r w:rsidRPr="0045396B">
        <w:rPr>
          <w:rFonts w:ascii="Times New Roman" w:eastAsia="Times New Roman" w:hAnsi="Times New Roman" w:cs="David"/>
          <w:sz w:val="20"/>
          <w:szCs w:val="24"/>
          <w:rtl/>
          <w:lang w:eastAsia="he-IL"/>
        </w:rPr>
        <w:t xml:space="preserve">בדק בעצמו את כל הנושאים הרלוונטיים </w:t>
      </w:r>
      <w:r w:rsidRPr="0045396B">
        <w:rPr>
          <w:rFonts w:ascii="Times New Roman" w:eastAsia="Times New Roman" w:hAnsi="Times New Roman" w:cs="David" w:hint="cs"/>
          <w:sz w:val="20"/>
          <w:szCs w:val="24"/>
          <w:rtl/>
          <w:lang w:eastAsia="he-IL"/>
        </w:rPr>
        <w:t xml:space="preserve">ו/או </w:t>
      </w:r>
      <w:r w:rsidRPr="0045396B">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45396B">
        <w:rPr>
          <w:rFonts w:ascii="Times New Roman" w:eastAsia="Times New Roman" w:hAnsi="Times New Roman" w:cs="David"/>
          <w:sz w:val="20"/>
          <w:szCs w:val="24"/>
          <w:rtl/>
          <w:lang w:eastAsia="he-IL"/>
        </w:rPr>
        <w:t>הכל</w:t>
      </w:r>
      <w:proofErr w:type="spellEnd"/>
      <w:r w:rsidRPr="0045396B">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3D92C7D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להפיק את כל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נשוא</w:t>
      </w:r>
      <w:r w:rsidRPr="0045396B">
        <w:rPr>
          <w:rFonts w:ascii="Times New Roman" w:eastAsia="Times New Roman" w:hAnsi="Times New Roman" w:cs="David"/>
          <w:sz w:val="20"/>
          <w:szCs w:val="24"/>
          <w:rtl/>
          <w:lang w:eastAsia="he-IL"/>
        </w:rPr>
        <w:t xml:space="preserve"> חוזה זה, בכל שלבי הביצוע של שירותי המתכנן, ולרבות כל שינוי </w:t>
      </w:r>
      <w:proofErr w:type="spellStart"/>
      <w:r w:rsidRPr="0045396B">
        <w:rPr>
          <w:rFonts w:ascii="Times New Roman" w:eastAsia="Times New Roman" w:hAnsi="Times New Roman" w:cs="David"/>
          <w:sz w:val="20"/>
          <w:szCs w:val="24"/>
          <w:rtl/>
          <w:lang w:eastAsia="he-IL"/>
        </w:rPr>
        <w:t>בתכניותיו</w:t>
      </w:r>
      <w:proofErr w:type="spellEnd"/>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באמצעות מחשב בתוכנה או בקבצים במתכונת הקבועה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w:t>
      </w:r>
      <w:proofErr w:type="spellStart"/>
      <w:r w:rsidRPr="0045396B">
        <w:rPr>
          <w:rFonts w:ascii="Times New Roman" w:eastAsia="Times New Roman" w:hAnsi="Times New Roman" w:cs="David" w:hint="cs"/>
          <w:sz w:val="20"/>
          <w:szCs w:val="24"/>
          <w:rtl/>
          <w:lang w:eastAsia="he-IL"/>
        </w:rPr>
        <w:t>המצ"ב</w:t>
      </w:r>
      <w:proofErr w:type="spellEnd"/>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וע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45396B">
        <w:rPr>
          <w:rFonts w:ascii="Times New Roman" w:eastAsia="Times New Roman" w:hAnsi="Times New Roman" w:cs="David" w:hint="cs"/>
          <w:sz w:val="20"/>
          <w:szCs w:val="24"/>
          <w:rtl/>
          <w:lang w:eastAsia="he-IL"/>
        </w:rPr>
        <w:t xml:space="preserve"> בנספח </w:t>
      </w:r>
      <w:r w:rsidRPr="0045396B">
        <w:rPr>
          <w:rFonts w:ascii="Times New Roman" w:eastAsia="Times New Roman" w:hAnsi="Times New Roman" w:cs="David" w:hint="cs"/>
          <w:b/>
          <w:bCs/>
          <w:sz w:val="20"/>
          <w:szCs w:val="24"/>
          <w:rtl/>
          <w:lang w:eastAsia="he-IL"/>
        </w:rPr>
        <w:t>א'</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כאמור.</w:t>
      </w:r>
    </w:p>
    <w:p w14:paraId="430854D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לא יגיש ליועצים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לקבלנים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45396B">
        <w:rPr>
          <w:rFonts w:ascii="Times New Roman" w:eastAsia="Times New Roman" w:hAnsi="Times New Roman" w:cs="David" w:hint="cs"/>
          <w:sz w:val="20"/>
          <w:szCs w:val="24"/>
          <w:rtl/>
          <w:lang w:eastAsia="he-IL"/>
        </w:rPr>
        <w:t xml:space="preserve">מפורשות על פי </w:t>
      </w:r>
      <w:r w:rsidRPr="0045396B">
        <w:rPr>
          <w:rFonts w:ascii="Times New Roman" w:eastAsia="Times New Roman" w:hAnsi="Times New Roman" w:cs="David"/>
          <w:sz w:val="20"/>
          <w:szCs w:val="24"/>
          <w:rtl/>
          <w:lang w:eastAsia="he-IL"/>
        </w:rPr>
        <w:t>חוזה זה.</w:t>
      </w:r>
    </w:p>
    <w:p w14:paraId="31AAE97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אין לו ולא תהינה לו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תביעות ו/או טענות</w:t>
      </w:r>
      <w:r w:rsidRPr="0045396B">
        <w:rPr>
          <w:rFonts w:ascii="Times New Roman" w:eastAsia="Times New Roman" w:hAnsi="Times New Roman" w:cs="David" w:hint="cs"/>
          <w:sz w:val="20"/>
          <w:szCs w:val="24"/>
          <w:rtl/>
          <w:lang w:eastAsia="he-IL"/>
        </w:rPr>
        <w:t xml:space="preserve"> ו/או דרישות ו/או תלונות</w:t>
      </w:r>
      <w:r w:rsidRPr="0045396B">
        <w:rPr>
          <w:rFonts w:ascii="Times New Roman" w:eastAsia="Times New Roman" w:hAnsi="Times New Roman" w:cs="David"/>
          <w:sz w:val="20"/>
          <w:szCs w:val="24"/>
          <w:rtl/>
          <w:lang w:eastAsia="he-IL"/>
        </w:rPr>
        <w:t xml:space="preserve"> כלפי המזמין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כלפי המתכננים האחרים בגין מסירת העבודות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כאמור. משמסר המזמין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 xml:space="preserve">ביצוע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04CB204C"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45396B">
        <w:rPr>
          <w:rFonts w:ascii="Times New Roman" w:eastAsia="Times New Roman" w:hAnsi="Times New Roman" w:cs="David"/>
          <w:sz w:val="24"/>
          <w:szCs w:val="24"/>
          <w:lang w:eastAsia="he-IL"/>
        </w:rPr>
        <w:t>view</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hint="cs"/>
          <w:sz w:val="20"/>
          <w:szCs w:val="24"/>
          <w:rtl/>
          <w:lang w:eastAsia="he-IL"/>
        </w:rPr>
        <w:t>", "</w:t>
      </w:r>
      <w:proofErr w:type="spellStart"/>
      <w:r w:rsidRPr="0045396B">
        <w:rPr>
          <w:rFonts w:ascii="Times New Roman" w:eastAsia="Times New Roman" w:hAnsi="Times New Roman" w:cs="David" w:hint="cs"/>
          <w:sz w:val="20"/>
          <w:szCs w:val="24"/>
          <w:rtl/>
          <w:lang w:eastAsia="he-IL"/>
        </w:rPr>
        <w:t>רמדורנט</w:t>
      </w:r>
      <w:proofErr w:type="spellEnd"/>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של </w:t>
      </w:r>
      <w:proofErr w:type="spellStart"/>
      <w:r w:rsidRPr="0045396B">
        <w:rPr>
          <w:rFonts w:ascii="Times New Roman" w:eastAsia="Times New Roman" w:hAnsi="Times New Roman" w:cs="David"/>
          <w:sz w:val="20"/>
          <w:szCs w:val="24"/>
          <w:rtl/>
          <w:lang w:eastAsia="he-IL"/>
        </w:rPr>
        <w:t>רמדור</w:t>
      </w:r>
      <w:proofErr w:type="spellEnd"/>
      <w:r w:rsidRPr="0045396B">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45396B">
        <w:rPr>
          <w:rFonts w:ascii="Times New Roman" w:eastAsia="Times New Roman" w:hAnsi="Times New Roman" w:cs="David" w:hint="cs"/>
          <w:sz w:val="20"/>
          <w:szCs w:val="24"/>
          <w:rtl/>
          <w:lang w:eastAsia="he-IL"/>
        </w:rPr>
        <w:t>.</w:t>
      </w:r>
    </w:p>
    <w:p w14:paraId="7FA2C192"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צוות עובדים ואמצעים</w:t>
      </w:r>
    </w:p>
    <w:p w14:paraId="21E9069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במשך כל תקופת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יקיים משרד מאויש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מאורגן ומצויד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באופן שיאפשר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בהתאם להוראות חוזה זה.</w:t>
      </w:r>
    </w:p>
    <w:p w14:paraId="03AD73F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שהרכבם המספרי והמקצועי של צוות עובדיו, כמפורט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hint="cs"/>
          <w:bCs/>
          <w:sz w:val="20"/>
          <w:szCs w:val="24"/>
          <w:rtl/>
          <w:lang w:eastAsia="he-IL"/>
        </w:rPr>
        <w:t xml:space="preserve"> </w:t>
      </w:r>
      <w:proofErr w:type="spellStart"/>
      <w:r w:rsidRPr="0045396B">
        <w:rPr>
          <w:rFonts w:ascii="Times New Roman" w:eastAsia="Times New Roman" w:hAnsi="Times New Roman" w:cs="David" w:hint="cs"/>
          <w:b/>
          <w:sz w:val="20"/>
          <w:szCs w:val="24"/>
          <w:rtl/>
          <w:lang w:eastAsia="he-IL"/>
        </w:rPr>
        <w:t>המצ"ב</w:t>
      </w:r>
      <w:proofErr w:type="spellEnd"/>
      <w:r w:rsidRPr="0045396B">
        <w:rPr>
          <w:rFonts w:ascii="Times New Roman" w:eastAsia="Times New Roman" w:hAnsi="Times New Roman" w:cs="David" w:hint="cs"/>
          <w:b/>
          <w:sz w:val="20"/>
          <w:szCs w:val="24"/>
          <w:rtl/>
          <w:lang w:eastAsia="he-IL"/>
        </w:rPr>
        <w:t>,</w:t>
      </w:r>
      <w:r w:rsidRPr="0045396B">
        <w:rPr>
          <w:rFonts w:ascii="Times New Roman" w:eastAsia="Times New Roman" w:hAnsi="Times New Roman" w:cs="David"/>
          <w:sz w:val="20"/>
          <w:szCs w:val="24"/>
          <w:rtl/>
          <w:lang w:eastAsia="he-IL"/>
        </w:rPr>
        <w:t xml:space="preserve"> יתאים לביצוע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ברמה ובמועדים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30479B2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45396B">
        <w:rPr>
          <w:rFonts w:ascii="Times New Roman" w:eastAsia="Times New Roman" w:hAnsi="Times New Roman" w:cs="David" w:hint="cs"/>
          <w:sz w:val="20"/>
          <w:szCs w:val="24"/>
          <w:rtl/>
          <w:lang w:eastAsia="he-IL"/>
        </w:rPr>
        <w:t xml:space="preserve">המוחלט </w:t>
      </w:r>
      <w:r w:rsidRPr="0045396B">
        <w:rPr>
          <w:rFonts w:ascii="Times New Roman" w:eastAsia="Times New Roman" w:hAnsi="Times New Roman" w:cs="David"/>
          <w:sz w:val="20"/>
          <w:szCs w:val="24"/>
          <w:rtl/>
          <w:lang w:eastAsia="he-IL"/>
        </w:rPr>
        <w:t>- להורות למתכנן מ</w:t>
      </w:r>
      <w:r w:rsidRPr="0045396B">
        <w:rPr>
          <w:rFonts w:ascii="Times New Roman" w:eastAsia="Times New Roman" w:hAnsi="Times New Roman" w:cs="David" w:hint="cs"/>
          <w:sz w:val="20"/>
          <w:szCs w:val="24"/>
          <w:rtl/>
          <w:lang w:eastAsia="he-IL"/>
        </w:rPr>
        <w:t>עת לעת,</w:t>
      </w:r>
      <w:r w:rsidRPr="0045396B">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46183D1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מוסכם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sz w:val="20"/>
          <w:szCs w:val="24"/>
          <w:rtl/>
          <w:lang w:eastAsia="he-IL"/>
        </w:rPr>
        <w:t xml:space="preserve"> </w:t>
      </w:r>
      <w:proofErr w:type="spellStart"/>
      <w:r w:rsidRPr="0045396B">
        <w:rPr>
          <w:rFonts w:ascii="Times New Roman" w:eastAsia="Times New Roman" w:hAnsi="Times New Roman" w:cs="David" w:hint="cs"/>
          <w:sz w:val="20"/>
          <w:szCs w:val="24"/>
          <w:rtl/>
          <w:lang w:eastAsia="he-IL"/>
        </w:rPr>
        <w:t>המצ"ב</w:t>
      </w:r>
      <w:proofErr w:type="spellEnd"/>
      <w:r w:rsidRPr="0045396B">
        <w:rPr>
          <w:rFonts w:ascii="Times New Roman" w:eastAsia="Times New Roman" w:hAnsi="Times New Roman" w:cs="David"/>
          <w:sz w:val="20"/>
          <w:szCs w:val="24"/>
          <w:rtl/>
          <w:lang w:eastAsia="he-IL"/>
        </w:rPr>
        <w:t>, מנהלו הראשי של המתכנן למטרת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(להלן: "</w:t>
      </w:r>
      <w:r w:rsidRPr="0045396B">
        <w:rPr>
          <w:rFonts w:ascii="Times New Roman" w:eastAsia="Times New Roman" w:hAnsi="Times New Roman" w:cs="David"/>
          <w:b/>
          <w:bCs/>
          <w:sz w:val="20"/>
          <w:szCs w:val="24"/>
          <w:rtl/>
          <w:lang w:eastAsia="he-IL"/>
        </w:rPr>
        <w:t xml:space="preserve">המנהל </w:t>
      </w:r>
      <w:r w:rsidRPr="0045396B">
        <w:rPr>
          <w:rFonts w:ascii="Times New Roman" w:eastAsia="Times New Roman" w:hAnsi="Times New Roman" w:cs="David"/>
          <w:b/>
          <w:bCs/>
          <w:sz w:val="20"/>
          <w:szCs w:val="24"/>
          <w:rtl/>
          <w:lang w:eastAsia="he-IL"/>
        </w:rPr>
        <w:lastRenderedPageBreak/>
        <w:t>הראשי</w:t>
      </w:r>
      <w:r w:rsidRPr="0045396B">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45396B">
        <w:rPr>
          <w:rFonts w:ascii="Times New Roman" w:eastAsia="Times New Roman" w:hAnsi="Times New Roman" w:cs="David" w:hint="cs"/>
          <w:sz w:val="20"/>
          <w:szCs w:val="24"/>
          <w:rtl/>
          <w:lang w:eastAsia="he-IL"/>
        </w:rPr>
        <w:t xml:space="preserve"> מראש ובכתב</w:t>
      </w:r>
      <w:r w:rsidRPr="0045396B">
        <w:rPr>
          <w:rFonts w:ascii="Times New Roman" w:eastAsia="Times New Roman" w:hAnsi="Times New Roman" w:cs="David"/>
          <w:sz w:val="20"/>
          <w:szCs w:val="24"/>
          <w:rtl/>
          <w:lang w:eastAsia="he-IL"/>
        </w:rPr>
        <w:t>.</w:t>
      </w:r>
    </w:p>
    <w:p w14:paraId="2AECD3AE"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w:t>
      </w:r>
      <w:r w:rsidRPr="0045396B">
        <w:rPr>
          <w:rFonts w:ascii="Times New Roman" w:eastAsia="Times New Roman" w:hAnsi="Times New Roman" w:cs="David" w:hint="cs"/>
          <w:sz w:val="20"/>
          <w:szCs w:val="24"/>
          <w:rtl/>
          <w:lang w:eastAsia="he-IL"/>
        </w:rPr>
        <w:t>צהיר, כי ידוע לו, ש</w:t>
      </w:r>
      <w:r w:rsidRPr="0045396B">
        <w:rPr>
          <w:rFonts w:ascii="Times New Roman" w:eastAsia="Times New Roman" w:hAnsi="Times New Roman" w:cs="David"/>
          <w:sz w:val="20"/>
          <w:szCs w:val="24"/>
          <w:rtl/>
          <w:lang w:eastAsia="he-IL"/>
        </w:rPr>
        <w:t>במשך כל ת</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קפ</w:t>
      </w:r>
      <w:r w:rsidRPr="0045396B">
        <w:rPr>
          <w:rFonts w:ascii="Times New Roman" w:eastAsia="Times New Roman" w:hAnsi="Times New Roman" w:cs="David" w:hint="cs"/>
          <w:sz w:val="20"/>
          <w:szCs w:val="24"/>
          <w:rtl/>
          <w:lang w:eastAsia="he-IL"/>
        </w:rPr>
        <w:t>ו של</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יעמוד המנהל הראשי בראשו, יהיה מעורב אישית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התכנון. מבלי לגרוע מהתחייבויות המתכנן כמתחייב מ</w:t>
      </w:r>
      <w:r w:rsidRPr="0045396B">
        <w:rPr>
          <w:rFonts w:ascii="Times New Roman" w:eastAsia="Times New Roman" w:hAnsi="Times New Roman" w:cs="David" w:hint="cs"/>
          <w:sz w:val="20"/>
          <w:szCs w:val="24"/>
          <w:rtl/>
          <w:lang w:eastAsia="he-IL"/>
        </w:rPr>
        <w:t>חוזה זה,</w:t>
      </w:r>
      <w:r w:rsidRPr="0045396B">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5A818DC1"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37281342"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המזמין רשאי </w:t>
      </w:r>
      <w:r w:rsidRPr="0045396B">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45396B">
        <w:rPr>
          <w:rFonts w:ascii="Times New Roman" w:eastAsia="Times New Roman" w:hAnsi="Times New Roman" w:cs="David" w:hint="cs"/>
          <w:sz w:val="20"/>
          <w:szCs w:val="24"/>
          <w:rtl/>
          <w:lang w:eastAsia="he-IL"/>
        </w:rPr>
        <w:t xml:space="preserve">אחר </w:t>
      </w:r>
      <w:r w:rsidRPr="0045396B">
        <w:rPr>
          <w:rFonts w:ascii="Times New Roman" w:eastAsia="Times New Roman" w:hAnsi="Times New Roman" w:cs="David"/>
          <w:sz w:val="20"/>
          <w:szCs w:val="24"/>
          <w:rtl/>
          <w:lang w:eastAsia="he-IL"/>
        </w:rPr>
        <w:t>דרישת המזמין לאלתר.</w:t>
      </w:r>
    </w:p>
    <w:p w14:paraId="1777A545"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החלטות המזמין בדבר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ו/או החלפת עובד מעובדי המתכנן תינתנה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המוחלט</w:t>
      </w:r>
      <w:r w:rsidRPr="0045396B">
        <w:rPr>
          <w:rFonts w:ascii="Times New Roman" w:eastAsia="Times New Roman" w:hAnsi="Times New Roman" w:cs="David" w:hint="cs"/>
          <w:sz w:val="20"/>
          <w:szCs w:val="24"/>
          <w:rtl/>
          <w:lang w:eastAsia="he-IL"/>
        </w:rPr>
        <w:t xml:space="preserve"> של המזמין</w:t>
      </w:r>
      <w:r w:rsidRPr="0045396B">
        <w:rPr>
          <w:rFonts w:ascii="Times New Roman" w:eastAsia="Times New Roman" w:hAnsi="Times New Roman" w:cs="David"/>
          <w:sz w:val="20"/>
          <w:szCs w:val="24"/>
          <w:rtl/>
          <w:lang w:eastAsia="he-IL"/>
        </w:rPr>
        <w:t xml:space="preserve"> וללא צורך במתן נימוקים</w:t>
      </w:r>
      <w:r w:rsidRPr="0045396B">
        <w:rPr>
          <w:rFonts w:ascii="Times New Roman" w:eastAsia="Times New Roman" w:hAnsi="Times New Roman" w:cs="David" w:hint="cs"/>
          <w:sz w:val="20"/>
          <w:szCs w:val="24"/>
          <w:rtl/>
          <w:lang w:eastAsia="he-IL"/>
        </w:rPr>
        <w:t xml:space="preserve"> כאלה ואחרים</w:t>
      </w:r>
      <w:r w:rsidRPr="0045396B">
        <w:rPr>
          <w:rFonts w:ascii="Times New Roman" w:eastAsia="Times New Roman" w:hAnsi="Times New Roman" w:cs="David"/>
          <w:sz w:val="20"/>
          <w:szCs w:val="24"/>
          <w:rtl/>
          <w:lang w:eastAsia="he-IL"/>
        </w:rPr>
        <w:t>. אין בהחלטות אלה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לשחרר את המתכנן מאי</w:t>
      </w:r>
      <w:r w:rsidRPr="0045396B">
        <w:rPr>
          <w:rFonts w:ascii="Times New Roman" w:eastAsia="Times New Roman" w:hAnsi="Times New Roman" w:cs="David" w:hint="cs"/>
          <w:sz w:val="20"/>
          <w:szCs w:val="24"/>
          <w:rtl/>
          <w:lang w:eastAsia="he-IL"/>
        </w:rPr>
        <w:t>לו</w:t>
      </w:r>
      <w:r w:rsidRPr="0045396B">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45396B">
        <w:rPr>
          <w:rFonts w:ascii="Times New Roman" w:eastAsia="Times New Roman" w:hAnsi="Times New Roman" w:cs="David" w:hint="cs"/>
          <w:sz w:val="20"/>
          <w:szCs w:val="24"/>
          <w:rtl/>
          <w:lang w:eastAsia="he-IL"/>
        </w:rPr>
        <w:t xml:space="preserve"> ו/או חבות</w:t>
      </w:r>
      <w:r w:rsidRPr="0045396B">
        <w:rPr>
          <w:rFonts w:ascii="Times New Roman" w:eastAsia="Times New Roman" w:hAnsi="Times New Roman" w:cs="David"/>
          <w:sz w:val="20"/>
          <w:szCs w:val="24"/>
          <w:rtl/>
          <w:lang w:eastAsia="he-IL"/>
        </w:rPr>
        <w:t xml:space="preserve"> שהיא.</w:t>
      </w:r>
    </w:p>
    <w:p w14:paraId="640BF6D2"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לצייד על חשבונו את צוות עובדיו בכל הציוד הדרוש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w:t>
      </w:r>
      <w:r w:rsidRPr="0045396B">
        <w:rPr>
          <w:rFonts w:ascii="Times New Roman" w:eastAsia="Times New Roman" w:hAnsi="Times New Roman" w:cs="David" w:hint="cs"/>
          <w:sz w:val="20"/>
          <w:szCs w:val="24"/>
          <w:rtl/>
          <w:lang w:eastAsia="he-IL"/>
        </w:rPr>
        <w:t>האחריות בגין אחזקת</w:t>
      </w:r>
      <w:r w:rsidRPr="0045396B">
        <w:rPr>
          <w:rFonts w:ascii="Times New Roman" w:eastAsia="Times New Roman" w:hAnsi="Times New Roman" w:cs="David"/>
          <w:sz w:val="20"/>
          <w:szCs w:val="24"/>
          <w:rtl/>
          <w:lang w:eastAsia="he-IL"/>
        </w:rPr>
        <w:t xml:space="preserve"> ושמיר</w:t>
      </w:r>
      <w:r w:rsidRPr="0045396B">
        <w:rPr>
          <w:rFonts w:ascii="Times New Roman" w:eastAsia="Times New Roman" w:hAnsi="Times New Roman" w:cs="David" w:hint="cs"/>
          <w:sz w:val="20"/>
          <w:szCs w:val="24"/>
          <w:rtl/>
          <w:lang w:eastAsia="he-IL"/>
        </w:rPr>
        <w:t>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ציוד</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xml:space="preserve"> תהיה בידי המתכנן ועל חשבונו, והמזמין לא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ישא בכל אחריות </w:t>
      </w:r>
      <w:r w:rsidRPr="0045396B">
        <w:rPr>
          <w:rFonts w:ascii="Times New Roman" w:eastAsia="Times New Roman" w:hAnsi="Times New Roman" w:cs="David" w:hint="cs"/>
          <w:sz w:val="20"/>
          <w:szCs w:val="24"/>
          <w:rtl/>
          <w:lang w:eastAsia="he-IL"/>
        </w:rPr>
        <w:t xml:space="preserve">ו/או חבות </w:t>
      </w:r>
      <w:r w:rsidRPr="0045396B">
        <w:rPr>
          <w:rFonts w:ascii="Times New Roman" w:eastAsia="Times New Roman" w:hAnsi="Times New Roman" w:cs="David"/>
          <w:sz w:val="20"/>
          <w:szCs w:val="24"/>
          <w:rtl/>
          <w:lang w:eastAsia="he-IL"/>
        </w:rPr>
        <w:t>בגין א</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בדן </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או נזק</w:t>
      </w:r>
      <w:r w:rsidRPr="0045396B">
        <w:rPr>
          <w:rFonts w:ascii="Times New Roman" w:eastAsia="Times New Roman" w:hAnsi="Times New Roman" w:cs="David" w:hint="cs"/>
          <w:sz w:val="20"/>
          <w:szCs w:val="24"/>
          <w:rtl/>
          <w:lang w:eastAsia="he-IL"/>
        </w:rPr>
        <w:t xml:space="preserve"> ו/או קלקול</w:t>
      </w:r>
      <w:r w:rsidRPr="0045396B">
        <w:rPr>
          <w:rFonts w:ascii="Times New Roman" w:eastAsia="Times New Roman" w:hAnsi="Times New Roman" w:cs="David"/>
          <w:sz w:val="20"/>
          <w:szCs w:val="24"/>
          <w:rtl/>
          <w:lang w:eastAsia="he-IL"/>
        </w:rPr>
        <w:t xml:space="preserve"> כלשהו לציוד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לכל חלק ממנו מכל סיבה שהיא.</w:t>
      </w:r>
    </w:p>
    <w:p w14:paraId="3A08BD51"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סמכויות המתכנן</w:t>
      </w:r>
    </w:p>
    <w:p w14:paraId="7C539CE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במגעים עם רשויות מוסמכות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עם הרשות המקומית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הנוגע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וכל הכרוך בכך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ובלבד:</w:t>
      </w:r>
    </w:p>
    <w:p w14:paraId="2EB7008B"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שהמתכנן לא יגיש </w:t>
      </w:r>
      <w:proofErr w:type="spellStart"/>
      <w:r w:rsidRPr="0045396B">
        <w:rPr>
          <w:rFonts w:ascii="Times New Roman" w:eastAsia="Times New Roman" w:hAnsi="Times New Roman" w:cs="David"/>
          <w:sz w:val="20"/>
          <w:szCs w:val="24"/>
          <w:rtl/>
          <w:lang w:eastAsia="he-IL"/>
        </w:rPr>
        <w:t>תכניות</w:t>
      </w:r>
      <w:proofErr w:type="spellEnd"/>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תיקונים </w:t>
      </w:r>
      <w:proofErr w:type="spellStart"/>
      <w:r w:rsidRPr="0045396B">
        <w:rPr>
          <w:rFonts w:ascii="Times New Roman" w:eastAsia="Times New Roman" w:hAnsi="Times New Roman" w:cs="David"/>
          <w:sz w:val="20"/>
          <w:szCs w:val="24"/>
          <w:rtl/>
          <w:lang w:eastAsia="he-IL"/>
        </w:rPr>
        <w:t>לתכניות</w:t>
      </w:r>
      <w:proofErr w:type="spellEnd"/>
      <w:r w:rsidRPr="0045396B">
        <w:rPr>
          <w:rFonts w:ascii="Times New Roman" w:eastAsia="Times New Roman" w:hAnsi="Times New Roman" w:cs="David"/>
          <w:sz w:val="20"/>
          <w:szCs w:val="24"/>
          <w:rtl/>
          <w:lang w:eastAsia="he-IL"/>
        </w:rPr>
        <w:t xml:space="preserve"> לא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הרשויות המוסמכות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אם כן אושרו קודם לכן</w:t>
      </w:r>
      <w:r w:rsidRPr="0045396B">
        <w:rPr>
          <w:rFonts w:ascii="Times New Roman" w:eastAsia="Times New Roman" w:hAnsi="Times New Roman" w:cs="David" w:hint="cs"/>
          <w:sz w:val="20"/>
          <w:szCs w:val="24"/>
          <w:rtl/>
          <w:lang w:eastAsia="he-IL"/>
        </w:rPr>
        <w:t>, מראש ובכתב,</w:t>
      </w:r>
      <w:r w:rsidRPr="0045396B">
        <w:rPr>
          <w:rFonts w:ascii="Times New Roman" w:eastAsia="Times New Roman" w:hAnsi="Times New Roman" w:cs="David"/>
          <w:sz w:val="20"/>
          <w:szCs w:val="24"/>
          <w:rtl/>
          <w:lang w:eastAsia="he-IL"/>
        </w:rPr>
        <w:t xml:space="preserve"> ע"י המזמין.</w:t>
      </w:r>
    </w:p>
    <w:p w14:paraId="3D9C9802"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הכרוך בהתחייבות חוקית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כספית</w:t>
      </w:r>
      <w:r w:rsidRPr="0045396B">
        <w:rPr>
          <w:rFonts w:ascii="Times New Roman" w:eastAsia="Times New Roman" w:hAnsi="Times New Roman" w:cs="David" w:hint="cs"/>
          <w:sz w:val="20"/>
          <w:szCs w:val="24"/>
          <w:rtl/>
          <w:lang w:eastAsia="he-IL"/>
        </w:rPr>
        <w:t xml:space="preserve"> ו/או אחרת,</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שורו של המזמין</w:t>
      </w:r>
      <w:r w:rsidRPr="0045396B">
        <w:rPr>
          <w:rFonts w:ascii="Times New Roman" w:eastAsia="Times New Roman" w:hAnsi="Times New Roman" w:cs="David" w:hint="cs"/>
          <w:sz w:val="20"/>
          <w:szCs w:val="24"/>
          <w:rtl/>
          <w:lang w:eastAsia="he-IL"/>
        </w:rPr>
        <w:t xml:space="preserve"> מראש ובכתב</w:t>
      </w:r>
      <w:r w:rsidRPr="0045396B">
        <w:rPr>
          <w:rFonts w:ascii="Times New Roman" w:eastAsia="Times New Roman" w:hAnsi="Times New Roman" w:cs="David"/>
          <w:sz w:val="20"/>
          <w:szCs w:val="24"/>
          <w:rtl/>
          <w:lang w:eastAsia="he-IL"/>
        </w:rPr>
        <w:t>.</w:t>
      </w:r>
    </w:p>
    <w:p w14:paraId="3B805174"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זולת אם</w:t>
      </w:r>
      <w:r w:rsidRPr="0045396B">
        <w:rPr>
          <w:rFonts w:ascii="Times New Roman" w:eastAsia="Times New Roman" w:hAnsi="Times New Roman" w:cs="David"/>
          <w:sz w:val="20"/>
          <w:szCs w:val="24"/>
          <w:rtl/>
          <w:lang w:eastAsia="he-IL"/>
        </w:rPr>
        <w:t xml:space="preserve"> יוסמך לכך ע"י המזמין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יהיה המתכנן רשאי ליתן הוראות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הנחיות</w:t>
      </w:r>
      <w:r w:rsidRPr="0045396B">
        <w:rPr>
          <w:rFonts w:ascii="Times New Roman" w:eastAsia="Times New Roman" w:hAnsi="Times New Roman" w:cs="David" w:hint="cs"/>
          <w:sz w:val="20"/>
          <w:szCs w:val="24"/>
          <w:rtl/>
          <w:lang w:eastAsia="he-IL"/>
        </w:rPr>
        <w:t>, בין</w:t>
      </w:r>
      <w:r w:rsidRPr="0045396B">
        <w:rPr>
          <w:rFonts w:ascii="Times New Roman" w:eastAsia="Times New Roman" w:hAnsi="Times New Roman" w:cs="David"/>
          <w:sz w:val="20"/>
          <w:szCs w:val="24"/>
          <w:rtl/>
          <w:lang w:eastAsia="he-IL"/>
        </w:rPr>
        <w:t xml:space="preserve"> במישרין</w:t>
      </w:r>
      <w:r w:rsidRPr="0045396B">
        <w:rPr>
          <w:rFonts w:ascii="Times New Roman" w:eastAsia="Times New Roman" w:hAnsi="Times New Roman" w:cs="David" w:hint="cs"/>
          <w:sz w:val="20"/>
          <w:szCs w:val="24"/>
          <w:rtl/>
          <w:lang w:eastAsia="he-IL"/>
        </w:rPr>
        <w:t xml:space="preserve"> ובין בעקיפין,</w:t>
      </w:r>
      <w:r w:rsidRPr="0045396B">
        <w:rPr>
          <w:rFonts w:ascii="Times New Roman" w:eastAsia="Times New Roman" w:hAnsi="Times New Roman" w:cs="David"/>
          <w:sz w:val="20"/>
          <w:szCs w:val="24"/>
          <w:rtl/>
          <w:lang w:eastAsia="he-IL"/>
        </w:rPr>
        <w:t xml:space="preserve"> לקבלן הראשי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לקבלן העבודות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לנהל עמם מו"מ ביחס למחירים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דרכי ביצוע הכרוכים בש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 מחירים</w:t>
      </w:r>
      <w:r w:rsidRPr="0045396B">
        <w:rPr>
          <w:rFonts w:ascii="Times New Roman" w:eastAsia="Times New Roman" w:hAnsi="Times New Roman" w:cs="David" w:hint="cs"/>
          <w:sz w:val="20"/>
          <w:szCs w:val="24"/>
          <w:rtl/>
          <w:lang w:eastAsia="he-IL"/>
        </w:rPr>
        <w:t xml:space="preserve"> ו/או כמויות</w:t>
      </w:r>
      <w:r w:rsidRPr="0045396B">
        <w:rPr>
          <w:rFonts w:ascii="Times New Roman" w:eastAsia="Times New Roman" w:hAnsi="Times New Roman" w:cs="David"/>
          <w:sz w:val="20"/>
          <w:szCs w:val="24"/>
          <w:rtl/>
          <w:lang w:eastAsia="he-IL"/>
        </w:rPr>
        <w:t>, אלא באמצעות המזמין או המנהל.</w:t>
      </w:r>
    </w:p>
    <w:p w14:paraId="44C1A8FB"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סמכויות המנהל</w:t>
      </w:r>
    </w:p>
    <w:p w14:paraId="547C76D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רשאי לבדוק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עת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את שרותי המתכנן כולם או </w:t>
      </w:r>
      <w:r w:rsidRPr="0045396B">
        <w:rPr>
          <w:rFonts w:ascii="Times New Roman" w:eastAsia="Times New Roman" w:hAnsi="Times New Roman" w:cs="David" w:hint="cs"/>
          <w:sz w:val="20"/>
          <w:szCs w:val="24"/>
          <w:rtl/>
          <w:lang w:eastAsia="he-IL"/>
        </w:rPr>
        <w:t>מקצתם</w:t>
      </w:r>
      <w:r w:rsidRPr="0045396B">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על ידי מי </w:t>
      </w:r>
      <w:r w:rsidRPr="0045396B">
        <w:rPr>
          <w:rFonts w:ascii="Times New Roman" w:eastAsia="Times New Roman" w:hAnsi="Times New Roman" w:cs="David"/>
          <w:sz w:val="20"/>
          <w:szCs w:val="24"/>
          <w:rtl/>
          <w:lang w:eastAsia="he-IL"/>
        </w:rPr>
        <w:t>מטעמו. כן רשאי המנהל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45E888F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hint="cs"/>
          <w:b/>
          <w:sz w:val="20"/>
          <w:szCs w:val="24"/>
          <w:rtl/>
          <w:lang w:eastAsia="he-IL"/>
        </w:rPr>
        <w:t xml:space="preserve"> </w:t>
      </w:r>
      <w:proofErr w:type="spellStart"/>
      <w:r w:rsidRPr="0045396B">
        <w:rPr>
          <w:rFonts w:ascii="Times New Roman" w:eastAsia="Times New Roman" w:hAnsi="Times New Roman" w:cs="David" w:hint="cs"/>
          <w:b/>
          <w:sz w:val="20"/>
          <w:szCs w:val="24"/>
          <w:rtl/>
          <w:lang w:eastAsia="he-IL"/>
        </w:rPr>
        <w:t>המצ"ב</w:t>
      </w:r>
      <w:proofErr w:type="spellEnd"/>
      <w:r w:rsidRPr="0045396B">
        <w:rPr>
          <w:rFonts w:ascii="Times New Roman" w:eastAsia="Times New Roman" w:hAnsi="Times New Roman" w:cs="David"/>
          <w:sz w:val="20"/>
          <w:szCs w:val="24"/>
          <w:rtl/>
          <w:lang w:eastAsia="he-IL"/>
        </w:rPr>
        <w:t>.</w:t>
      </w:r>
    </w:p>
    <w:p w14:paraId="04DAA08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לצורך הפעלת סמכויותיו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רשאי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מי מטעמו לבקר במשרד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בכל מקום אחר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45396B">
        <w:rPr>
          <w:rFonts w:ascii="Times New Roman" w:eastAsia="Times New Roman" w:hAnsi="Times New Roman" w:cs="David" w:hint="cs"/>
          <w:sz w:val="20"/>
          <w:szCs w:val="24"/>
          <w:rtl/>
          <w:lang w:eastAsia="he-IL"/>
        </w:rPr>
        <w:t>י המנהל 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על ידי מי </w:t>
      </w:r>
      <w:r w:rsidRPr="0045396B">
        <w:rPr>
          <w:rFonts w:ascii="Times New Roman" w:eastAsia="Times New Roman" w:hAnsi="Times New Roman" w:cs="David"/>
          <w:sz w:val="20"/>
          <w:szCs w:val="24"/>
          <w:rtl/>
          <w:lang w:eastAsia="he-IL"/>
        </w:rPr>
        <w:t>מטעמו.</w:t>
      </w:r>
    </w:p>
    <w:p w14:paraId="524C409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אין בהפעלת סמכויות המנהל על פי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לגרוע </w:t>
      </w:r>
      <w:r w:rsidRPr="0045396B">
        <w:rPr>
          <w:rFonts w:ascii="Times New Roman" w:eastAsia="Times New Roman" w:hAnsi="Times New Roman" w:cs="David" w:hint="cs"/>
          <w:sz w:val="20"/>
          <w:szCs w:val="24"/>
          <w:rtl/>
          <w:lang w:eastAsia="he-IL"/>
        </w:rPr>
        <w:t xml:space="preserve">ו/או לשחרר </w:t>
      </w:r>
      <w:r w:rsidRPr="0045396B">
        <w:rPr>
          <w:rFonts w:ascii="Times New Roman" w:eastAsia="Times New Roman" w:hAnsi="Times New Roman" w:cs="David"/>
          <w:sz w:val="20"/>
          <w:szCs w:val="24"/>
          <w:rtl/>
          <w:lang w:eastAsia="he-IL"/>
        </w:rPr>
        <w:t xml:space="preserve">מאחריות </w:t>
      </w:r>
      <w:r w:rsidRPr="0045396B">
        <w:rPr>
          <w:rFonts w:ascii="Times New Roman" w:eastAsia="Times New Roman" w:hAnsi="Times New Roman" w:cs="David" w:hint="cs"/>
          <w:sz w:val="20"/>
          <w:szCs w:val="24"/>
          <w:rtl/>
          <w:lang w:eastAsia="he-IL"/>
        </w:rPr>
        <w:t>המתכנן על פי חוזה זה ו/או על פי כל דין.</w:t>
      </w:r>
      <w:r w:rsidRPr="0045396B">
        <w:rPr>
          <w:rFonts w:ascii="Times New Roman" w:eastAsia="Times New Roman" w:hAnsi="Times New Roman" w:cs="David"/>
          <w:sz w:val="20"/>
          <w:szCs w:val="24"/>
          <w:rtl/>
          <w:lang w:eastAsia="he-IL"/>
        </w:rPr>
        <w:t xml:space="preserve"> בהקשר זה מובהר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אישור המנהל </w:t>
      </w:r>
      <w:proofErr w:type="spellStart"/>
      <w:r w:rsidRPr="0045396B">
        <w:rPr>
          <w:rFonts w:ascii="Times New Roman" w:eastAsia="Times New Roman" w:hAnsi="Times New Roman" w:cs="David"/>
          <w:sz w:val="20"/>
          <w:szCs w:val="24"/>
          <w:rtl/>
          <w:lang w:eastAsia="he-IL"/>
        </w:rPr>
        <w:t>לתכניות</w:t>
      </w:r>
      <w:proofErr w:type="spellEnd"/>
      <w:r w:rsidRPr="0045396B">
        <w:rPr>
          <w:rFonts w:ascii="Times New Roman" w:eastAsia="Times New Roman" w:hAnsi="Times New Roman" w:cs="David"/>
          <w:sz w:val="20"/>
          <w:szCs w:val="24"/>
          <w:rtl/>
          <w:lang w:eastAsia="he-IL"/>
        </w:rPr>
        <w:t xml:space="preserve">, בין לתכנון מוקדם ובין לתכנון סופי, לא יפטור את המתכנן מחובת ביצוע שינויים ו/או התאמות ו/או תכנון מחדש של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ככל שהדבר יידרש.</w:t>
      </w:r>
    </w:p>
    <w:p w14:paraId="5257B960"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אישר המנהל </w:t>
      </w:r>
      <w:proofErr w:type="spellStart"/>
      <w:r w:rsidRPr="0045396B">
        <w:rPr>
          <w:rFonts w:ascii="Times New Roman" w:eastAsia="Times New Roman" w:hAnsi="Times New Roman" w:cs="David"/>
          <w:sz w:val="20"/>
          <w:szCs w:val="24"/>
          <w:rtl/>
          <w:lang w:eastAsia="he-IL"/>
        </w:rPr>
        <w:t>תכניות</w:t>
      </w:r>
      <w:proofErr w:type="spellEnd"/>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45396B">
        <w:rPr>
          <w:rFonts w:ascii="Times New Roman" w:eastAsia="Times New Roman" w:hAnsi="Times New Roman" w:cs="David" w:hint="cs"/>
          <w:sz w:val="20"/>
          <w:szCs w:val="24"/>
          <w:rtl/>
          <w:lang w:eastAsia="he-IL"/>
        </w:rPr>
        <w:t>חוזה</w:t>
      </w:r>
      <w:r w:rsidRPr="0045396B">
        <w:rPr>
          <w:rFonts w:ascii="Times New Roman" w:eastAsia="Times New Roman" w:hAnsi="Times New Roman" w:cs="David"/>
          <w:sz w:val="20"/>
          <w:szCs w:val="24"/>
          <w:rtl/>
          <w:lang w:eastAsia="he-IL"/>
        </w:rPr>
        <w:t xml:space="preserve"> זה, </w:t>
      </w:r>
      <w:r w:rsidRPr="0045396B">
        <w:rPr>
          <w:rFonts w:ascii="Times New Roman" w:eastAsia="Times New Roman" w:hAnsi="Times New Roman" w:cs="David" w:hint="cs"/>
          <w:sz w:val="20"/>
          <w:szCs w:val="24"/>
          <w:rtl/>
          <w:lang w:eastAsia="he-IL"/>
        </w:rPr>
        <w:t>לא יהא</w:t>
      </w:r>
      <w:r w:rsidRPr="0045396B">
        <w:rPr>
          <w:rFonts w:ascii="Times New Roman" w:eastAsia="Times New Roman" w:hAnsi="Times New Roman" w:cs="David"/>
          <w:sz w:val="20"/>
          <w:szCs w:val="24"/>
          <w:rtl/>
          <w:lang w:eastAsia="he-IL"/>
        </w:rPr>
        <w:t xml:space="preserve"> בכך כדי לשחרר את המתכנן מאחריותו המקצועית המלאה ו</w:t>
      </w:r>
      <w:r w:rsidRPr="0045396B">
        <w:rPr>
          <w:rFonts w:ascii="Times New Roman" w:eastAsia="Times New Roman" w:hAnsi="Times New Roman" w:cs="David" w:hint="cs"/>
          <w:sz w:val="20"/>
          <w:szCs w:val="24"/>
          <w:rtl/>
          <w:lang w:eastAsia="he-IL"/>
        </w:rPr>
        <w:t>לא יהא</w:t>
      </w:r>
      <w:r w:rsidRPr="0045396B">
        <w:rPr>
          <w:rFonts w:ascii="Times New Roman" w:eastAsia="Times New Roman" w:hAnsi="Times New Roman" w:cs="David"/>
          <w:sz w:val="20"/>
          <w:szCs w:val="24"/>
          <w:rtl/>
          <w:lang w:eastAsia="he-IL"/>
        </w:rPr>
        <w:t xml:space="preserve"> בכך כדי להטיל על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על המזמין אחריות כלשהי לטיב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המסמכים האמורים.</w:t>
      </w:r>
    </w:p>
    <w:p w14:paraId="0A6F78C3"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לוח זמנים ושלבי ב</w:t>
      </w:r>
      <w:r w:rsidRPr="0045396B">
        <w:rPr>
          <w:rFonts w:ascii="Times New Roman" w:eastAsia="Times New Roman" w:hAnsi="Times New Roman" w:cs="David" w:hint="cs"/>
          <w:bCs/>
          <w:sz w:val="20"/>
          <w:szCs w:val="24"/>
          <w:u w:val="single"/>
          <w:rtl/>
          <w:lang w:eastAsia="he-IL"/>
        </w:rPr>
        <w:t>י</w:t>
      </w:r>
      <w:r w:rsidRPr="0045396B">
        <w:rPr>
          <w:rFonts w:ascii="Times New Roman" w:eastAsia="Times New Roman" w:hAnsi="Times New Roman" w:cs="David"/>
          <w:bCs/>
          <w:sz w:val="20"/>
          <w:szCs w:val="24"/>
          <w:u w:val="single"/>
          <w:rtl/>
          <w:lang w:eastAsia="he-IL"/>
        </w:rPr>
        <w:t>צוע</w:t>
      </w:r>
    </w:p>
    <w:p w14:paraId="71787EF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45396B">
        <w:rPr>
          <w:rFonts w:ascii="Times New Roman" w:eastAsia="Times New Roman" w:hAnsi="Times New Roman" w:cs="David"/>
          <w:b/>
          <w:bCs/>
          <w:sz w:val="20"/>
          <w:szCs w:val="24"/>
          <w:rtl/>
          <w:lang w:eastAsia="he-IL"/>
        </w:rPr>
        <w:t>ג'</w:t>
      </w:r>
      <w:r w:rsidRPr="0045396B">
        <w:rPr>
          <w:rFonts w:ascii="Times New Roman" w:eastAsia="Times New Roman" w:hAnsi="Times New Roman" w:cs="David" w:hint="cs"/>
          <w:sz w:val="20"/>
          <w:szCs w:val="24"/>
          <w:rtl/>
          <w:lang w:eastAsia="he-IL"/>
        </w:rPr>
        <w:t xml:space="preserve"> </w:t>
      </w:r>
      <w:proofErr w:type="spellStart"/>
      <w:r w:rsidRPr="0045396B">
        <w:rPr>
          <w:rFonts w:ascii="Times New Roman" w:eastAsia="Times New Roman" w:hAnsi="Times New Roman" w:cs="David" w:hint="cs"/>
          <w:sz w:val="20"/>
          <w:szCs w:val="24"/>
          <w:rtl/>
          <w:lang w:eastAsia="he-IL"/>
        </w:rPr>
        <w:t>המצ"ב</w:t>
      </w:r>
      <w:proofErr w:type="spellEnd"/>
      <w:r w:rsidRPr="0045396B">
        <w:rPr>
          <w:rFonts w:ascii="Times New Roman" w:eastAsia="Times New Roman" w:hAnsi="Times New Roman" w:cs="David"/>
          <w:sz w:val="20"/>
          <w:szCs w:val="24"/>
          <w:rtl/>
          <w:lang w:eastAsia="he-IL"/>
        </w:rPr>
        <w:t xml:space="preserve"> (להלן: "</w:t>
      </w:r>
      <w:r w:rsidRPr="0045396B">
        <w:rPr>
          <w:rFonts w:ascii="Times New Roman" w:eastAsia="Times New Roman" w:hAnsi="Times New Roman" w:cs="David"/>
          <w:b/>
          <w:bCs/>
          <w:sz w:val="20"/>
          <w:szCs w:val="24"/>
          <w:rtl/>
          <w:lang w:eastAsia="he-IL"/>
        </w:rPr>
        <w:t>לוח הזמנים</w:t>
      </w:r>
      <w:r w:rsidRPr="0045396B">
        <w:rPr>
          <w:rFonts w:ascii="Times New Roman" w:eastAsia="Times New Roman" w:hAnsi="Times New Roman" w:cs="David"/>
          <w:sz w:val="20"/>
          <w:szCs w:val="24"/>
          <w:rtl/>
          <w:lang w:eastAsia="he-IL"/>
        </w:rPr>
        <w:t>"). כל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 הכלול בשרותי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לא נקבע לו מועד בלוח הזמנים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יבוצע על ידי המתכנן במועד שיהיה דרוש על מנת להבטיח</w:t>
      </w:r>
      <w:r w:rsidRPr="0045396B">
        <w:rPr>
          <w:rFonts w:ascii="Times New Roman" w:eastAsia="Times New Roman" w:hAnsi="Times New Roman" w:cs="David" w:hint="cs"/>
          <w:sz w:val="20"/>
          <w:szCs w:val="24"/>
          <w:rtl/>
          <w:lang w:eastAsia="he-IL"/>
        </w:rPr>
        <w:t xml:space="preserve"> את</w:t>
      </w:r>
      <w:r w:rsidRPr="0045396B">
        <w:rPr>
          <w:rFonts w:ascii="Times New Roman" w:eastAsia="Times New Roman" w:hAnsi="Times New Roman" w:cs="David"/>
          <w:sz w:val="20"/>
          <w:szCs w:val="24"/>
          <w:rtl/>
          <w:lang w:eastAsia="he-IL"/>
        </w:rPr>
        <w:t xml:space="preserve">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 xml:space="preserve">קבלנים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אחרים בהתאם ללוח הזמנים המוסכם ע</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מם.</w:t>
      </w:r>
    </w:p>
    <w:p w14:paraId="36ACD24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לא יתחיל המתכנן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קטע מהפרויקט ו/או שלב משלבי העבודה כמפורט בנספח </w:t>
      </w:r>
      <w:r w:rsidRPr="0045396B">
        <w:rPr>
          <w:rFonts w:ascii="Times New Roman" w:eastAsia="Times New Roman" w:hAnsi="Times New Roman" w:cs="David"/>
          <w:bCs/>
          <w:sz w:val="20"/>
          <w:szCs w:val="24"/>
          <w:rtl/>
          <w:lang w:eastAsia="he-IL"/>
        </w:rPr>
        <w:t>ב'</w:t>
      </w:r>
      <w:r w:rsidRPr="0045396B">
        <w:rPr>
          <w:rFonts w:ascii="Times New Roman" w:eastAsia="Times New Roman" w:hAnsi="Times New Roman" w:cs="David"/>
          <w:sz w:val="20"/>
          <w:szCs w:val="24"/>
          <w:rtl/>
          <w:lang w:eastAsia="he-IL"/>
        </w:rPr>
        <w:t xml:space="preserve"> או </w:t>
      </w:r>
      <w:r w:rsidRPr="0045396B">
        <w:rPr>
          <w:rFonts w:ascii="Times New Roman" w:eastAsia="Times New Roman" w:hAnsi="Times New Roman" w:cs="David"/>
          <w:b/>
          <w:bCs/>
          <w:sz w:val="20"/>
          <w:szCs w:val="24"/>
          <w:rtl/>
          <w:lang w:eastAsia="he-IL"/>
        </w:rPr>
        <w:t xml:space="preserve">ג' </w:t>
      </w:r>
      <w:proofErr w:type="spellStart"/>
      <w:r w:rsidRPr="0045396B">
        <w:rPr>
          <w:rFonts w:ascii="Times New Roman" w:eastAsia="Times New Roman" w:hAnsi="Times New Roman" w:cs="David" w:hint="cs"/>
          <w:sz w:val="20"/>
          <w:szCs w:val="24"/>
          <w:rtl/>
          <w:lang w:eastAsia="he-IL"/>
        </w:rPr>
        <w:t>המצ"ב</w:t>
      </w:r>
      <w:proofErr w:type="spellEnd"/>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אלא אם כן הודיע למזמין תחילה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הגיע לדעתו מועד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שלב זה וק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מהמזמין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לביצועו.</w:t>
      </w:r>
    </w:p>
    <w:p w14:paraId="1F0BDF5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יש לראות </w:t>
      </w:r>
      <w:r w:rsidRPr="0045396B">
        <w:rPr>
          <w:rFonts w:ascii="Times New Roman" w:eastAsia="Times New Roman" w:hAnsi="Times New Roman" w:cs="David" w:hint="cs"/>
          <w:sz w:val="20"/>
          <w:szCs w:val="24"/>
          <w:rtl/>
          <w:lang w:eastAsia="he-IL"/>
        </w:rPr>
        <w:t>ב</w:t>
      </w:r>
      <w:r w:rsidRPr="0045396B">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2582BAA9"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ידוע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התחייבויות היועצים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הקבלנים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 xml:space="preserve">יתר הגורמים, מותנות בכך שיסופקו להם כל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ההנחיות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ההוראות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הפרטים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הביאורים שידרשו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מהקבלנים מלטעון לעיכוב מוצדק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233F9A85"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שירותי המתכנן יוכר כמוצדק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אך ו</w:t>
      </w:r>
      <w:r w:rsidRPr="0045396B">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5A17B1D6"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הוא נובע מכ</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ח עליון או גורם אחר (להלן יחדיו: "</w:t>
      </w:r>
      <w:r w:rsidRPr="0045396B">
        <w:rPr>
          <w:rFonts w:ascii="Times New Roman" w:eastAsia="Times New Roman" w:hAnsi="Times New Roman" w:cs="David"/>
          <w:b/>
          <w:bCs/>
          <w:sz w:val="20"/>
          <w:szCs w:val="24"/>
          <w:rtl/>
          <w:lang w:eastAsia="he-IL"/>
        </w:rPr>
        <w:t>אירוע דוחה</w:t>
      </w:r>
      <w:r w:rsidRPr="0045396B">
        <w:rPr>
          <w:rFonts w:ascii="Times New Roman" w:eastAsia="Times New Roman" w:hAnsi="Times New Roman" w:cs="David"/>
          <w:sz w:val="20"/>
          <w:szCs w:val="24"/>
          <w:rtl/>
          <w:lang w:eastAsia="he-IL"/>
        </w:rPr>
        <w:t>") שלדעת המנהל לא הייתה למתכנן שליטה עליו.</w:t>
      </w:r>
    </w:p>
    <w:p w14:paraId="5A0E508F"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7235546A"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לא קיבל </w:t>
      </w:r>
      <w:proofErr w:type="spellStart"/>
      <w:r w:rsidRPr="0045396B">
        <w:rPr>
          <w:rFonts w:ascii="Times New Roman" w:eastAsia="Times New Roman" w:hAnsi="Times New Roman" w:cs="David"/>
          <w:sz w:val="20"/>
          <w:szCs w:val="24"/>
          <w:rtl/>
          <w:lang w:eastAsia="he-IL"/>
        </w:rPr>
        <w:t>תכניות</w:t>
      </w:r>
      <w:proofErr w:type="spellEnd"/>
      <w:r w:rsidRPr="0045396B">
        <w:rPr>
          <w:rFonts w:ascii="Times New Roman" w:eastAsia="Times New Roman" w:hAnsi="Times New Roman" w:cs="David"/>
          <w:sz w:val="20"/>
          <w:szCs w:val="24"/>
          <w:rtl/>
          <w:lang w:eastAsia="he-IL"/>
        </w:rPr>
        <w:t>, הנחיות, הוראות, פרטים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02F457E1"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אישר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האירוע הדוחה אכן מצדיק 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השירות ואת משך הדחייה.</w:t>
      </w:r>
    </w:p>
    <w:p w14:paraId="72DBFF78" w14:textId="77777777" w:rsidR="0045396B" w:rsidRPr="0045396B" w:rsidRDefault="0045396B" w:rsidP="0045396B">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w:t>
      </w:r>
      <w:r w:rsidRPr="0045396B">
        <w:rPr>
          <w:rFonts w:ascii="Times New Roman" w:eastAsia="Times New Roman" w:hAnsi="Times New Roman" w:cs="David" w:hint="cs"/>
          <w:sz w:val="20"/>
          <w:szCs w:val="24"/>
          <w:rtl/>
          <w:lang w:eastAsia="he-IL"/>
        </w:rPr>
        <w:t xml:space="preserve">כלליות </w:t>
      </w:r>
      <w:r w:rsidRPr="0045396B">
        <w:rPr>
          <w:rFonts w:ascii="Times New Roman" w:eastAsia="Times New Roman" w:hAnsi="Times New Roman" w:cs="David"/>
          <w:sz w:val="20"/>
          <w:szCs w:val="24"/>
          <w:rtl/>
          <w:lang w:eastAsia="he-IL"/>
        </w:rPr>
        <w:t>האמור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מותנה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חור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 תכנון ע"י אחרים לא יהווה עילה לעיכוב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שירותי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שור המנהל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p>
    <w:p w14:paraId="7CE4894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המתכנן מתחייב להודיע למנהל מידית, על כל עיכוב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לפי הערכתו עלול לגרום לאיחור בקיום לוח הזמנים.</w:t>
      </w:r>
    </w:p>
    <w:p w14:paraId="6673E5F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074A78AC" w14:textId="77777777" w:rsidR="0045396B" w:rsidRPr="0045396B" w:rsidDel="00657EB1" w:rsidRDefault="0045396B" w:rsidP="0045396B">
      <w:pPr>
        <w:widowControl w:val="0"/>
        <w:numPr>
          <w:ilvl w:val="1"/>
          <w:numId w:val="1"/>
        </w:numPr>
        <w:spacing w:before="0" w:beforeAutospacing="0" w:after="240" w:afterAutospacing="0" w:line="240" w:lineRule="auto"/>
        <w:ind w:left="788" w:hanging="431"/>
        <w:jc w:val="both"/>
        <w:rPr>
          <w:del w:id="16" w:author="Meryl Etman [2]" w:date="2022-05-23T15:13:00Z"/>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רשאי לבקר במשרד המתכנן ולעיין בהתקדמות ובאופן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והמתכנן ימסור למנהל כל הסבר </w:t>
      </w:r>
      <w:r w:rsidRPr="0045396B">
        <w:rPr>
          <w:rFonts w:ascii="Times New Roman" w:eastAsia="Times New Roman" w:hAnsi="Times New Roman" w:cs="David" w:hint="cs"/>
          <w:sz w:val="20"/>
          <w:szCs w:val="24"/>
          <w:rtl/>
          <w:lang w:eastAsia="he-IL"/>
        </w:rPr>
        <w:t xml:space="preserve">ו/או </w:t>
      </w:r>
      <w:r w:rsidRPr="0045396B">
        <w:rPr>
          <w:rFonts w:ascii="Times New Roman" w:eastAsia="Times New Roman" w:hAnsi="Times New Roman" w:cs="David"/>
          <w:sz w:val="20"/>
          <w:szCs w:val="24"/>
          <w:rtl/>
          <w:lang w:eastAsia="he-IL"/>
        </w:rPr>
        <w:t>פרט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דיווח</w:t>
      </w:r>
      <w:r w:rsidRPr="0045396B">
        <w:rPr>
          <w:rFonts w:ascii="Times New Roman" w:eastAsia="Times New Roman" w:hAnsi="Times New Roman" w:cs="David" w:hint="cs"/>
          <w:sz w:val="20"/>
          <w:szCs w:val="24"/>
          <w:rtl/>
          <w:lang w:eastAsia="he-IL"/>
        </w:rPr>
        <w:t>, מיד</w:t>
      </w:r>
      <w:r w:rsidRPr="0045396B">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45396B">
        <w:rPr>
          <w:rFonts w:ascii="Times New Roman" w:eastAsia="Times New Roman" w:hAnsi="Times New Roman" w:cs="David" w:hint="cs"/>
          <w:sz w:val="20"/>
          <w:szCs w:val="24"/>
          <w:rtl/>
          <w:lang w:eastAsia="he-IL"/>
        </w:rPr>
        <w:t xml:space="preserve"> זה ו/או לפי כל דין</w:t>
      </w:r>
      <w:r w:rsidRPr="0045396B">
        <w:rPr>
          <w:rFonts w:ascii="Times New Roman" w:eastAsia="Times New Roman" w:hAnsi="Times New Roman" w:cs="David"/>
          <w:sz w:val="20"/>
          <w:szCs w:val="24"/>
          <w:rtl/>
          <w:lang w:eastAsia="he-IL"/>
        </w:rPr>
        <w:t>.</w:t>
      </w:r>
    </w:p>
    <w:p w14:paraId="4F041196" w14:textId="77777777" w:rsidR="0045396B" w:rsidRPr="00657EB1" w:rsidRDefault="0045396B" w:rsidP="00657EB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Change w:id="17" w:author="Meryl Etman [2]" w:date="2022-05-23T15:13:00Z">
            <w:rPr>
              <w:rFonts w:ascii="Times New Roman" w:eastAsia="Times New Roman" w:hAnsi="Times New Roman" w:cs="David"/>
              <w:sz w:val="20"/>
              <w:szCs w:val="24"/>
              <w:rtl/>
              <w:lang w:eastAsia="he-IL"/>
            </w:rPr>
          </w:rPrChange>
        </w:rPr>
        <w:pPrChange w:id="18" w:author="Meryl Etman [2]" w:date="2022-05-23T15:13:00Z">
          <w:pPr>
            <w:widowControl w:val="0"/>
            <w:spacing w:before="0" w:beforeAutospacing="0" w:after="240" w:afterAutospacing="0" w:line="240" w:lineRule="auto"/>
            <w:ind w:left="788"/>
            <w:jc w:val="both"/>
          </w:pPr>
        </w:pPrChange>
      </w:pPr>
    </w:p>
    <w:p w14:paraId="6A237CAF"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שכר המתכנן</w:t>
      </w:r>
    </w:p>
    <w:p w14:paraId="6E733391"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תמורת שרותי המתכנן וכל יתר התחייבויותיו לפי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ישלם המזמין למתכנן שכר כמפורט בנספח </w:t>
      </w:r>
      <w:r w:rsidRPr="0045396B">
        <w:rPr>
          <w:rFonts w:ascii="Times New Roman" w:eastAsia="Times New Roman" w:hAnsi="Times New Roman" w:cs="David"/>
          <w:bCs/>
          <w:sz w:val="20"/>
          <w:szCs w:val="24"/>
          <w:rtl/>
          <w:lang w:eastAsia="he-IL"/>
        </w:rPr>
        <w:t xml:space="preserve">ד' </w:t>
      </w:r>
      <w:proofErr w:type="spellStart"/>
      <w:r w:rsidRPr="0045396B">
        <w:rPr>
          <w:rFonts w:ascii="Times New Roman" w:eastAsia="Times New Roman" w:hAnsi="Times New Roman" w:cs="David" w:hint="cs"/>
          <w:b/>
          <w:sz w:val="20"/>
          <w:szCs w:val="24"/>
          <w:rtl/>
          <w:lang w:eastAsia="he-IL"/>
        </w:rPr>
        <w:t>המצ"ב</w:t>
      </w:r>
      <w:proofErr w:type="spellEnd"/>
      <w:r w:rsidRPr="0045396B">
        <w:rPr>
          <w:rFonts w:ascii="Times New Roman" w:eastAsia="Times New Roman" w:hAnsi="Times New Roman" w:cs="David" w:hint="cs"/>
          <w:b/>
          <w:sz w:val="20"/>
          <w:szCs w:val="24"/>
          <w:rtl/>
          <w:lang w:eastAsia="he-IL"/>
        </w:rPr>
        <w:t xml:space="preserve"> </w:t>
      </w:r>
      <w:r w:rsidRPr="0045396B">
        <w:rPr>
          <w:rFonts w:ascii="Times New Roman" w:eastAsia="Times New Roman" w:hAnsi="Times New Roman" w:cs="David"/>
          <w:sz w:val="20"/>
          <w:szCs w:val="24"/>
          <w:rtl/>
          <w:lang w:eastAsia="he-IL"/>
        </w:rPr>
        <w:t>(להלן: "</w:t>
      </w:r>
      <w:r w:rsidRPr="0045396B">
        <w:rPr>
          <w:rFonts w:ascii="Times New Roman" w:eastAsia="Times New Roman" w:hAnsi="Times New Roman" w:cs="David"/>
          <w:b/>
          <w:bCs/>
          <w:sz w:val="20"/>
          <w:szCs w:val="24"/>
          <w:rtl/>
          <w:lang w:eastAsia="he-IL"/>
        </w:rPr>
        <w:t>שכר המתכנן</w:t>
      </w:r>
      <w:r w:rsidRPr="0045396B">
        <w:rPr>
          <w:rFonts w:ascii="Times New Roman" w:eastAsia="Times New Roman" w:hAnsi="Times New Roman" w:cs="David"/>
          <w:sz w:val="20"/>
          <w:szCs w:val="24"/>
          <w:rtl/>
          <w:lang w:eastAsia="he-IL"/>
        </w:rPr>
        <w:t>").</w:t>
      </w:r>
    </w:p>
    <w:p w14:paraId="548E3464"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בהוצאות הממשיות בשרותי העזר המפורטים להלן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שא המזמין:</w:t>
      </w:r>
    </w:p>
    <w:p w14:paraId="6E7CBDC3"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הדפסות המיועדות להפצה לאחרים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45396B">
        <w:rPr>
          <w:rFonts w:ascii="Times New Roman" w:eastAsia="Times New Roman" w:hAnsi="Times New Roman" w:cs="David" w:hint="cs"/>
          <w:sz w:val="20"/>
          <w:szCs w:val="24"/>
          <w:rtl/>
          <w:lang w:eastAsia="he-IL"/>
        </w:rPr>
        <w:t>ת</w:t>
      </w:r>
      <w:r w:rsidRPr="0045396B">
        <w:rPr>
          <w:rFonts w:ascii="Times New Roman" w:eastAsia="Times New Roman" w:hAnsi="Times New Roman" w:cs="David"/>
          <w:sz w:val="20"/>
          <w:szCs w:val="24"/>
          <w:rtl/>
          <w:lang w:eastAsia="he-IL"/>
        </w:rPr>
        <w:t xml:space="preserve"> החזר.</w:t>
      </w:r>
    </w:p>
    <w:p w14:paraId="4288CF16"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העתקות שנמסרו ע"י המתכנן למזמין</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לרשויות המוסמכות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ליועצים, למעט העתקות וצילומים שיפיק המתכנן במשרדו.</w:t>
      </w:r>
    </w:p>
    <w:p w14:paraId="157D528A"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שכפול מסמכים.</w:t>
      </w:r>
    </w:p>
    <w:p w14:paraId="03D43FEB"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00A4CE4D"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מדידות וצילומי אויר.</w:t>
      </w:r>
    </w:p>
    <w:p w14:paraId="4D8B0EBA"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קידוחים ובדיקות קרקע.</w:t>
      </w:r>
    </w:p>
    <w:p w14:paraId="6AC0DC98"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שליחויות.</w:t>
      </w:r>
    </w:p>
    <w:p w14:paraId="03DBB586"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העזר המפורטים בסעיפים 7.2.1 עד 7.2.3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יוזמנו על ידי המתכנן באמצעות מערכת ניהול פרויקטים </w:t>
      </w:r>
      <w:r w:rsidRPr="0045396B">
        <w:rPr>
          <w:rFonts w:ascii="Times New Roman" w:eastAsia="Times New Roman" w:hAnsi="Times New Roman" w:cs="David"/>
          <w:sz w:val="20"/>
          <w:szCs w:val="24"/>
          <w:lang w:eastAsia="he-IL"/>
        </w:rPr>
        <w:t>VIEW</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 מערכת </w:t>
      </w:r>
      <w:proofErr w:type="spellStart"/>
      <w:r w:rsidRPr="0045396B">
        <w:rPr>
          <w:rFonts w:ascii="Times New Roman" w:eastAsia="Times New Roman" w:hAnsi="Times New Roman" w:cs="David"/>
          <w:sz w:val="20"/>
          <w:szCs w:val="24"/>
          <w:rtl/>
          <w:lang w:eastAsia="he-IL"/>
        </w:rPr>
        <w:t>רמדורנט</w:t>
      </w:r>
      <w:proofErr w:type="spellEnd"/>
      <w:r w:rsidRPr="0045396B">
        <w:rPr>
          <w:rFonts w:ascii="Times New Roman" w:eastAsia="Times New Roman" w:hAnsi="Times New Roman" w:cs="David"/>
          <w:sz w:val="20"/>
          <w:szCs w:val="24"/>
          <w:rtl/>
          <w:lang w:eastAsia="he-IL"/>
        </w:rPr>
        <w:t xml:space="preserve"> מודול ניהול מסמכים (</w:t>
      </w:r>
      <w:r w:rsidRPr="0045396B">
        <w:rPr>
          <w:rFonts w:ascii="Times New Roman" w:eastAsia="Times New Roman" w:hAnsi="Times New Roman" w:cs="David"/>
          <w:sz w:val="20"/>
          <w:szCs w:val="24"/>
          <w:lang w:eastAsia="he-IL"/>
        </w:rPr>
        <w:t>DM</w:t>
      </w:r>
      <w:r w:rsidRPr="0045396B">
        <w:rPr>
          <w:rFonts w:ascii="Times New Roman" w:eastAsia="Times New Roman" w:hAnsi="Times New Roman" w:cs="David"/>
          <w:sz w:val="20"/>
          <w:szCs w:val="24"/>
          <w:rtl/>
          <w:lang w:eastAsia="he-IL"/>
        </w:rPr>
        <w:t>) רק ממכונים המאושרים ע"י המזמין לבצע עבודות עבורו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1ECF844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על חשבון שכר המתכנן ישולמו למתכנן תשלומי ביניים בש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עורים ובמועדים המפורטים בנספח</w:t>
      </w:r>
      <w:r w:rsidRPr="0045396B">
        <w:rPr>
          <w:rFonts w:ascii="Times New Roman" w:eastAsia="Times New Roman" w:hAnsi="Times New Roman" w:cs="David"/>
          <w:bCs/>
          <w:sz w:val="20"/>
          <w:szCs w:val="24"/>
          <w:rtl/>
          <w:lang w:eastAsia="he-IL"/>
        </w:rPr>
        <w:t xml:space="preserve"> ה'</w:t>
      </w:r>
      <w:r w:rsidRPr="0045396B">
        <w:rPr>
          <w:rFonts w:ascii="Times New Roman" w:eastAsia="Times New Roman" w:hAnsi="Times New Roman" w:cs="David" w:hint="cs"/>
          <w:sz w:val="20"/>
          <w:szCs w:val="24"/>
          <w:rtl/>
          <w:lang w:eastAsia="he-IL"/>
        </w:rPr>
        <w:t xml:space="preserve"> </w:t>
      </w:r>
      <w:proofErr w:type="spellStart"/>
      <w:r w:rsidRPr="0045396B">
        <w:rPr>
          <w:rFonts w:ascii="Times New Roman" w:eastAsia="Times New Roman" w:hAnsi="Times New Roman" w:cs="David" w:hint="cs"/>
          <w:sz w:val="20"/>
          <w:szCs w:val="24"/>
          <w:rtl/>
          <w:lang w:eastAsia="he-IL"/>
        </w:rPr>
        <w:t>המצ"ב</w:t>
      </w:r>
      <w:proofErr w:type="spellEnd"/>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45396B">
        <w:rPr>
          <w:rFonts w:ascii="Times New Roman" w:eastAsia="Times New Roman" w:hAnsi="Times New Roman" w:cs="David"/>
          <w:sz w:val="20"/>
          <w:szCs w:val="24"/>
          <w:rtl/>
          <w:lang w:eastAsia="he-IL"/>
        </w:rPr>
        <w:t>לשלמם</w:t>
      </w:r>
      <w:proofErr w:type="spellEnd"/>
      <w:r w:rsidRPr="0045396B">
        <w:rPr>
          <w:rFonts w:ascii="Times New Roman" w:eastAsia="Times New Roman" w:hAnsi="Times New Roman" w:cs="David"/>
          <w:sz w:val="20"/>
          <w:szCs w:val="24"/>
          <w:rtl/>
          <w:lang w:eastAsia="he-IL"/>
        </w:rPr>
        <w:t xml:space="preserve">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w:t>
      </w:r>
    </w:p>
    <w:p w14:paraId="1A12BD9D"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תשלומי הביניים לפי פסקה זו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שלב משלבי שירותי המתכנן ו/או טיב הש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5C00E26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45396B">
        <w:rPr>
          <w:rFonts w:ascii="Times New Roman" w:eastAsia="Times New Roman" w:hAnsi="Times New Roman" w:cs="David"/>
          <w:sz w:val="20"/>
          <w:szCs w:val="24"/>
          <w:rtl/>
          <w:lang w:eastAsia="he-IL"/>
        </w:rPr>
        <w:t>מוסכם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השכר האמור בנספח </w:t>
      </w:r>
      <w:r w:rsidRPr="0045396B">
        <w:rPr>
          <w:rFonts w:ascii="Times New Roman" w:eastAsia="Times New Roman" w:hAnsi="Times New Roman" w:cs="David"/>
          <w:b/>
          <w:bCs/>
          <w:sz w:val="20"/>
          <w:szCs w:val="24"/>
          <w:rtl/>
          <w:lang w:eastAsia="he-IL"/>
        </w:rPr>
        <w:t xml:space="preserve">ד' </w:t>
      </w:r>
      <w:proofErr w:type="spellStart"/>
      <w:r w:rsidRPr="0045396B">
        <w:rPr>
          <w:rFonts w:ascii="Times New Roman" w:eastAsia="Times New Roman" w:hAnsi="Times New Roman" w:cs="David" w:hint="cs"/>
          <w:sz w:val="20"/>
          <w:szCs w:val="24"/>
          <w:rtl/>
          <w:lang w:eastAsia="he-IL"/>
        </w:rPr>
        <w:t>המצ"ב</w:t>
      </w:r>
      <w:proofErr w:type="spellEnd"/>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hint="cs"/>
          <w:sz w:val="20"/>
          <w:szCs w:val="24"/>
          <w:rtl/>
          <w:lang w:eastAsia="he-IL"/>
        </w:rPr>
        <w:t xml:space="preserve">ינו </w:t>
      </w:r>
      <w:r w:rsidRPr="0045396B">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45396B">
        <w:rPr>
          <w:rFonts w:ascii="Times New Roman" w:eastAsia="Times New Roman" w:hAnsi="Times New Roman" w:cs="David" w:hint="cs"/>
          <w:sz w:val="20"/>
          <w:szCs w:val="24"/>
          <w:rtl/>
          <w:lang w:eastAsia="he-IL"/>
        </w:rPr>
        <w:t xml:space="preserve">זה </w:t>
      </w:r>
      <w:r w:rsidRPr="0045396B">
        <w:rPr>
          <w:rFonts w:ascii="Times New Roman" w:eastAsia="Times New Roman" w:hAnsi="Times New Roman" w:cs="David"/>
          <w:sz w:val="20"/>
          <w:szCs w:val="24"/>
          <w:rtl/>
          <w:lang w:eastAsia="he-IL"/>
        </w:rPr>
        <w:t xml:space="preserve">במפורש אחרת. תנאי </w:t>
      </w:r>
      <w:r w:rsidRPr="0045396B">
        <w:rPr>
          <w:rFonts w:ascii="Times New Roman" w:eastAsia="Times New Roman" w:hAnsi="Times New Roman" w:cs="David"/>
          <w:sz w:val="20"/>
          <w:szCs w:val="24"/>
          <w:rtl/>
          <w:lang w:eastAsia="he-IL"/>
        </w:rPr>
        <w:lastRenderedPageBreak/>
        <w:t>לתשלום שכר המתכנן במלואו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הינו המצאת הצהרה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לפיה בדק המתכנן את העבודות ומצא אותן תואמות </w:t>
      </w:r>
      <w:proofErr w:type="spellStart"/>
      <w:r w:rsidRPr="0045396B">
        <w:rPr>
          <w:rFonts w:ascii="Times New Roman" w:eastAsia="Times New Roman" w:hAnsi="Times New Roman" w:cs="David"/>
          <w:sz w:val="20"/>
          <w:szCs w:val="24"/>
          <w:rtl/>
          <w:lang w:eastAsia="he-IL"/>
        </w:rPr>
        <w:t>לתכניותיו</w:t>
      </w:r>
      <w:proofErr w:type="spellEnd"/>
      <w:r w:rsidRPr="0045396B">
        <w:rPr>
          <w:rFonts w:ascii="Times New Roman" w:eastAsia="Times New Roman" w:hAnsi="Times New Roman" w:cs="David"/>
          <w:sz w:val="20"/>
          <w:szCs w:val="24"/>
          <w:rtl/>
          <w:lang w:eastAsia="he-IL"/>
        </w:rPr>
        <w:t xml:space="preserve"> ולתקנים המחייבים וכי הן בוצעו לשביעות רצונו בנוסח המצורף כנספח </w:t>
      </w:r>
      <w:r w:rsidRPr="0045396B">
        <w:rPr>
          <w:rFonts w:ascii="Times New Roman" w:eastAsia="Times New Roman" w:hAnsi="Times New Roman" w:cs="David"/>
          <w:b/>
          <w:bCs/>
          <w:sz w:val="20"/>
          <w:szCs w:val="24"/>
          <w:rtl/>
          <w:lang w:eastAsia="he-IL"/>
        </w:rPr>
        <w:t>ט'</w:t>
      </w:r>
      <w:r w:rsidRPr="0045396B">
        <w:rPr>
          <w:rFonts w:ascii="Times New Roman" w:eastAsia="Times New Roman" w:hAnsi="Times New Roman" w:cs="David"/>
          <w:sz w:val="20"/>
          <w:szCs w:val="24"/>
          <w:rtl/>
          <w:lang w:eastAsia="he-IL"/>
        </w:rPr>
        <w:t xml:space="preserve"> לחוזה זה וכתב היעדר תביעות המצורף כנספח</w:t>
      </w:r>
      <w:r w:rsidRPr="0045396B">
        <w:rPr>
          <w:rFonts w:ascii="Times New Roman" w:eastAsia="Times New Roman" w:hAnsi="Times New Roman" w:cs="David"/>
          <w:b/>
          <w:bCs/>
          <w:sz w:val="20"/>
          <w:szCs w:val="24"/>
          <w:rtl/>
          <w:lang w:eastAsia="he-IL"/>
        </w:rPr>
        <w:t xml:space="preserve"> י'</w:t>
      </w:r>
      <w:r w:rsidRPr="0045396B">
        <w:rPr>
          <w:rFonts w:ascii="Times New Roman" w:eastAsia="Times New Roman" w:hAnsi="Times New Roman" w:cs="David"/>
          <w:sz w:val="20"/>
          <w:szCs w:val="24"/>
          <w:rtl/>
          <w:lang w:eastAsia="he-IL"/>
        </w:rPr>
        <w:t xml:space="preserve"> לחוזה זה למזמין, חתום ע"י המתכנן ומאומת כנדרש בו.</w:t>
      </w:r>
    </w:p>
    <w:p w14:paraId="28F9CC3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מבלי לפגוע בכלליות האמור בסעיף </w:t>
      </w:r>
      <w:r w:rsidRPr="0045396B">
        <w:rPr>
          <w:rFonts w:ascii="Times New Roman" w:eastAsia="Times New Roman" w:hAnsi="Times New Roman" w:cs="David" w:hint="cs"/>
          <w:sz w:val="20"/>
          <w:szCs w:val="24"/>
          <w:rtl/>
          <w:lang w:eastAsia="he-IL"/>
        </w:rPr>
        <w:t>7 לעיל</w:t>
      </w:r>
      <w:r w:rsidRPr="0045396B">
        <w:rPr>
          <w:rFonts w:ascii="Times New Roman" w:eastAsia="Times New Roman" w:hAnsi="Times New Roman" w:cs="David"/>
          <w:sz w:val="20"/>
          <w:szCs w:val="24"/>
          <w:rtl/>
          <w:lang w:eastAsia="he-IL"/>
        </w:rPr>
        <w:t>, מוסכם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רכוש ה</w:t>
      </w:r>
      <w:r w:rsidRPr="0045396B">
        <w:rPr>
          <w:rFonts w:ascii="Times New Roman" w:eastAsia="Times New Roman" w:hAnsi="Times New Roman" w:cs="David" w:hint="cs"/>
          <w:sz w:val="20"/>
          <w:szCs w:val="24"/>
          <w:rtl/>
          <w:lang w:eastAsia="he-IL"/>
        </w:rPr>
        <w:t>מזמין</w:t>
      </w:r>
      <w:r w:rsidRPr="0045396B">
        <w:rPr>
          <w:rFonts w:ascii="Times New Roman" w:eastAsia="Times New Roman" w:hAnsi="Times New Roman" w:cs="David"/>
          <w:sz w:val="20"/>
          <w:szCs w:val="24"/>
          <w:rtl/>
          <w:lang w:eastAsia="he-IL"/>
        </w:rPr>
        <w:t>. מובהר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הפרת סעיף זה על ידי המתכנן תה</w:t>
      </w:r>
      <w:r w:rsidRPr="0045396B">
        <w:rPr>
          <w:rFonts w:ascii="Times New Roman" w:eastAsia="Times New Roman" w:hAnsi="Times New Roman" w:cs="David" w:hint="cs"/>
          <w:sz w:val="20"/>
          <w:szCs w:val="24"/>
          <w:rtl/>
          <w:lang w:eastAsia="he-IL"/>
        </w:rPr>
        <w:t>ווה</w:t>
      </w:r>
      <w:r w:rsidRPr="0045396B">
        <w:rPr>
          <w:rFonts w:ascii="Times New Roman" w:eastAsia="Times New Roman" w:hAnsi="Times New Roman" w:cs="David"/>
          <w:sz w:val="20"/>
          <w:szCs w:val="24"/>
          <w:rtl/>
          <w:lang w:eastAsia="he-IL"/>
        </w:rPr>
        <w:t xml:space="preserve"> הפרה יסודית של חוזה</w:t>
      </w:r>
      <w:r w:rsidRPr="0045396B">
        <w:rPr>
          <w:rFonts w:ascii="Times New Roman" w:eastAsia="Times New Roman" w:hAnsi="Times New Roman" w:cs="David" w:hint="cs"/>
          <w:sz w:val="20"/>
          <w:szCs w:val="24"/>
          <w:rtl/>
          <w:lang w:eastAsia="he-IL"/>
        </w:rPr>
        <w:t xml:space="preserve"> זה. </w:t>
      </w:r>
    </w:p>
    <w:p w14:paraId="121BB15F" w14:textId="77777777" w:rsidR="0045396B" w:rsidRPr="0045396B" w:rsidDel="00657EB1" w:rsidRDefault="0045396B" w:rsidP="0045396B">
      <w:pPr>
        <w:widowControl w:val="0"/>
        <w:numPr>
          <w:ilvl w:val="1"/>
          <w:numId w:val="1"/>
        </w:numPr>
        <w:spacing w:before="0" w:beforeAutospacing="0" w:after="240" w:afterAutospacing="0" w:line="240" w:lineRule="auto"/>
        <w:ind w:left="788" w:hanging="431"/>
        <w:jc w:val="both"/>
        <w:rPr>
          <w:del w:id="19" w:author="Meryl Etman [2]" w:date="2022-05-23T15:13:00Z"/>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תנאים מקדמיים לביצוע תשלום כלשהו ע"ח שכר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הינם הצגת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45396B">
        <w:rPr>
          <w:rFonts w:ascii="Times New Roman" w:eastAsia="Times New Roman" w:hAnsi="Times New Roman" w:cs="David" w:hint="cs"/>
          <w:sz w:val="20"/>
          <w:szCs w:val="24"/>
          <w:rtl/>
          <w:lang w:eastAsia="he-IL"/>
        </w:rPr>
        <w:t>עובר</w:t>
      </w:r>
      <w:r w:rsidRPr="0045396B">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4B70521E" w14:textId="77777777" w:rsidR="0045396B" w:rsidRPr="00657EB1" w:rsidRDefault="0045396B" w:rsidP="00657EB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Change w:id="20" w:author="Meryl Etman [2]" w:date="2022-05-23T15:13:00Z">
            <w:rPr>
              <w:rFonts w:ascii="Times New Roman" w:eastAsia="Times New Roman" w:hAnsi="Times New Roman" w:cs="David"/>
              <w:sz w:val="20"/>
              <w:szCs w:val="24"/>
              <w:rtl/>
              <w:lang w:eastAsia="he-IL"/>
            </w:rPr>
          </w:rPrChange>
        </w:rPr>
        <w:pPrChange w:id="21" w:author="Meryl Etman [2]" w:date="2022-05-23T15:13:00Z">
          <w:pPr>
            <w:widowControl w:val="0"/>
            <w:spacing w:before="0" w:beforeAutospacing="0" w:after="240" w:afterAutospacing="0" w:line="240" w:lineRule="auto"/>
            <w:ind w:left="788"/>
            <w:jc w:val="both"/>
          </w:pPr>
        </w:pPrChange>
      </w:pPr>
    </w:p>
    <w:p w14:paraId="2F0B231D"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שנויים בתכנון</w:t>
      </w:r>
    </w:p>
    <w:p w14:paraId="594EDDAF" w14:textId="77777777" w:rsid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 דרישת המנהל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w:t>
      </w:r>
      <w:proofErr w:type="spellStart"/>
      <w:r w:rsidRPr="0045396B">
        <w:rPr>
          <w:rFonts w:ascii="Times New Roman" w:eastAsia="Times New Roman" w:hAnsi="Times New Roman" w:cs="David"/>
          <w:sz w:val="20"/>
          <w:szCs w:val="24"/>
          <w:rtl/>
          <w:lang w:eastAsia="he-IL"/>
        </w:rPr>
        <w:t>בתכניות</w:t>
      </w:r>
      <w:proofErr w:type="spellEnd"/>
      <w:r w:rsidRPr="0045396B">
        <w:rPr>
          <w:rFonts w:ascii="Times New Roman" w:eastAsia="Times New Roman" w:hAnsi="Times New Roman" w:cs="David"/>
          <w:sz w:val="20"/>
          <w:szCs w:val="24"/>
          <w:rtl/>
          <w:lang w:eastAsia="he-IL"/>
        </w:rPr>
        <w:t xml:space="preserve"> שיידרשו מבלי שיהיה זכאי לכל תשלום נוסף בעד עבודות אלו, אלא כפי שנקבע בסעיף 8.2 להלן.</w:t>
      </w:r>
    </w:p>
    <w:p w14:paraId="419B6DB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bCs/>
          <w:sz w:val="20"/>
          <w:szCs w:val="24"/>
          <w:rtl/>
          <w:lang w:eastAsia="he-IL"/>
        </w:rPr>
        <w:t>ב' או ג'</w:t>
      </w:r>
      <w:r w:rsidRPr="0045396B">
        <w:rPr>
          <w:rFonts w:ascii="Times New Roman" w:eastAsia="Times New Roman" w:hAnsi="Times New Roman" w:cs="David" w:hint="cs"/>
          <w:b/>
          <w:sz w:val="20"/>
          <w:szCs w:val="24"/>
          <w:rtl/>
          <w:lang w:eastAsia="he-IL"/>
        </w:rPr>
        <w:t xml:space="preserve"> </w:t>
      </w:r>
      <w:proofErr w:type="spellStart"/>
      <w:r w:rsidRPr="0045396B">
        <w:rPr>
          <w:rFonts w:ascii="Times New Roman" w:eastAsia="Times New Roman" w:hAnsi="Times New Roman" w:cs="David" w:hint="cs"/>
          <w:b/>
          <w:sz w:val="20"/>
          <w:szCs w:val="24"/>
          <w:rtl/>
          <w:lang w:eastAsia="he-IL"/>
        </w:rPr>
        <w:t>המצ"ב</w:t>
      </w:r>
      <w:proofErr w:type="spellEnd"/>
      <w:r w:rsidRPr="0045396B">
        <w:rPr>
          <w:rFonts w:ascii="Times New Roman" w:eastAsia="Times New Roman" w:hAnsi="Times New Roman" w:cs="David"/>
          <w:sz w:val="20"/>
          <w:szCs w:val="24"/>
          <w:rtl/>
          <w:lang w:eastAsia="he-IL"/>
        </w:rPr>
        <w:t>,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אלמלא השנויים</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יהיה</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זכאי לפיצוי בעד העבודה הנוספת שב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עקב השנויים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כאמור</w:t>
      </w:r>
      <w:r w:rsidRPr="0045396B">
        <w:rPr>
          <w:rFonts w:ascii="Times New Roman" w:eastAsia="Times New Roman" w:hAnsi="Times New Roman" w:cs="David"/>
          <w:sz w:val="20"/>
          <w:szCs w:val="24"/>
          <w:rtl/>
          <w:lang w:eastAsia="he-IL"/>
        </w:rPr>
        <w:t>. הפיצוי ישולם בגין העבודה הנוספת שהמתכנן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 xml:space="preserve"> המתכנן ושכר המתכנן. בכל מקרה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שנויים</w:t>
      </w:r>
      <w:r w:rsidRPr="0045396B">
        <w:rPr>
          <w:rFonts w:ascii="Times New Roman" w:eastAsia="Times New Roman" w:hAnsi="Times New Roman" w:cs="David" w:hint="cs"/>
          <w:sz w:val="20"/>
          <w:szCs w:val="24"/>
          <w:rtl/>
          <w:lang w:eastAsia="he-IL"/>
        </w:rPr>
        <w:t xml:space="preserve"> כאמור, לא יהוו</w:t>
      </w:r>
      <w:r w:rsidRPr="0045396B">
        <w:rPr>
          <w:rFonts w:ascii="Times New Roman" w:eastAsia="Times New Roman" w:hAnsi="Times New Roman" w:cs="David"/>
          <w:sz w:val="20"/>
          <w:szCs w:val="24"/>
          <w:rtl/>
          <w:lang w:eastAsia="he-IL"/>
        </w:rPr>
        <w:t xml:space="preserve"> עילה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 בלוח הזמנים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שור המנהל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p>
    <w:p w14:paraId="02CD224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על אף</w:t>
      </w:r>
      <w:r w:rsidRPr="0045396B">
        <w:rPr>
          <w:rFonts w:ascii="Times New Roman" w:eastAsia="Times New Roman" w:hAnsi="Times New Roman" w:cs="David"/>
          <w:sz w:val="20"/>
          <w:szCs w:val="24"/>
          <w:rtl/>
          <w:lang w:eastAsia="he-IL"/>
        </w:rPr>
        <w:t xml:space="preserve"> האמור בסעיף 8.2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יגיע למתכנן דבר בגין שינויים הנובעים מ:</w:t>
      </w:r>
    </w:p>
    <w:p w14:paraId="12A9EAD9"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טעות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קוי בתכנון ו/או </w:t>
      </w:r>
      <w:proofErr w:type="spellStart"/>
      <w:r w:rsidRPr="0045396B">
        <w:rPr>
          <w:rFonts w:ascii="Times New Roman" w:eastAsia="Times New Roman" w:hAnsi="Times New Roman" w:cs="David"/>
          <w:sz w:val="20"/>
          <w:szCs w:val="24"/>
          <w:rtl/>
          <w:lang w:eastAsia="he-IL"/>
        </w:rPr>
        <w:t>באומדן</w:t>
      </w:r>
      <w:proofErr w:type="spellEnd"/>
      <w:r w:rsidRPr="0045396B">
        <w:rPr>
          <w:rFonts w:ascii="Times New Roman" w:eastAsia="Times New Roman" w:hAnsi="Times New Roman" w:cs="David"/>
          <w:sz w:val="20"/>
          <w:szCs w:val="24"/>
          <w:rtl/>
          <w:lang w:eastAsia="he-IL"/>
        </w:rPr>
        <w:t xml:space="preserve"> של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של היועצים.</w:t>
      </w:r>
    </w:p>
    <w:p w14:paraId="1BA33884"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התכנון אינו התכנון היעיל ביותר.</w:t>
      </w:r>
    </w:p>
    <w:p w14:paraId="5FBBD47A"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43D332D3"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השינויים מתחייבים מדרישת רשויות מוסמכות. </w:t>
      </w:r>
    </w:p>
    <w:p w14:paraId="18518EB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להכין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עבור רוכשים שיבקשו זאת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0BDCAF97" w14:textId="77777777" w:rsidR="0045396B" w:rsidRPr="0045396B" w:rsidRDefault="0045396B" w:rsidP="0045396B">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מחיר השינויים ותנאי התשלום בגין תכנון השינויים </w:t>
      </w:r>
      <w:r w:rsidRPr="0045396B">
        <w:rPr>
          <w:rFonts w:ascii="Times New Roman" w:eastAsia="Times New Roman" w:hAnsi="Times New Roman" w:cs="David" w:hint="cs"/>
          <w:sz w:val="20"/>
          <w:szCs w:val="24"/>
          <w:rtl/>
          <w:lang w:eastAsia="he-IL"/>
        </w:rPr>
        <w:t xml:space="preserve">כאמור, </w:t>
      </w:r>
      <w:r w:rsidRPr="0045396B">
        <w:rPr>
          <w:rFonts w:ascii="Times New Roman" w:eastAsia="Times New Roman" w:hAnsi="Times New Roman" w:cs="David"/>
          <w:sz w:val="20"/>
          <w:szCs w:val="24"/>
          <w:rtl/>
          <w:lang w:eastAsia="he-IL"/>
        </w:rPr>
        <w:t>יסוכמו בין המתכנן לרוכשים. המתכנן יתקשר עם הרוכש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רוכש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בענ</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ין קביעת מחיר השינויים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תובא בפני המנהל והוא יהיה המוסמך להכריע בה.</w:t>
      </w:r>
    </w:p>
    <w:p w14:paraId="2C48F4AC"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45396B">
        <w:rPr>
          <w:rFonts w:ascii="Times New Roman" w:eastAsia="Times New Roman" w:hAnsi="Times New Roman" w:cs="David"/>
          <w:bCs/>
          <w:sz w:val="20"/>
          <w:szCs w:val="24"/>
          <w:u w:val="single"/>
          <w:rtl/>
          <w:lang w:eastAsia="he-IL"/>
        </w:rPr>
        <w:t>אחריות וביטוח</w:t>
      </w:r>
    </w:p>
    <w:p w14:paraId="05DF2289" w14:textId="77777777" w:rsidR="00906AB8" w:rsidRPr="00013687" w:rsidRDefault="00906AB8" w:rsidP="00906AB8">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5C3C9026" w14:textId="77777777" w:rsidR="00906AB8" w:rsidRPr="00013687" w:rsidRDefault="00906AB8" w:rsidP="00906AB8">
      <w:pPr>
        <w:pStyle w:val="af7"/>
        <w:numPr>
          <w:ilvl w:val="1"/>
          <w:numId w:val="1"/>
        </w:numPr>
        <w:ind w:right="0"/>
        <w:rPr>
          <w:rFonts w:eastAsia="Times New Roman" w:cs="David"/>
          <w:color w:val="auto"/>
          <w:szCs w:val="24"/>
        </w:rPr>
      </w:pPr>
      <w:r w:rsidRPr="00013687">
        <w:rPr>
          <w:rFonts w:eastAsia="Times New Roman" w:cs="David" w:hint="cs"/>
          <w:color w:val="auto"/>
          <w:szCs w:val="24"/>
          <w:rtl/>
        </w:rPr>
        <w:lastRenderedPageBreak/>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1A72EC5B" w14:textId="77777777" w:rsidR="00906AB8" w:rsidRPr="00013687" w:rsidRDefault="00906AB8" w:rsidP="00906AB8">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45E21DC6" w14:textId="77777777" w:rsidR="00906AB8" w:rsidRPr="00013687" w:rsidRDefault="00906AB8" w:rsidP="00906AB8">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0E9D100C" w14:textId="77777777" w:rsidR="00906AB8" w:rsidRDefault="00906AB8" w:rsidP="00906AB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A7D4B0A" w14:textId="77777777" w:rsidR="00906AB8" w:rsidRPr="00013687" w:rsidRDefault="00906AB8" w:rsidP="00906AB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73B49EB0" w14:textId="77777777" w:rsidR="00906AB8" w:rsidRDefault="00906AB8" w:rsidP="00906AB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7338C0E4"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634CEDE0"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194E9EBE"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782C95DE"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617E645A"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48DCB087"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556D1118"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lastRenderedPageBreak/>
        <w:t>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5435AEB1"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2A7BA880"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64FBF510"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30F55A5A"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4F980BFB"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17107B7F"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6E5E6C69" w14:textId="77777777" w:rsidR="00906AB8" w:rsidRPr="00A42052" w:rsidDel="00657EB1" w:rsidRDefault="00906AB8" w:rsidP="00906AB8">
      <w:pPr>
        <w:widowControl w:val="0"/>
        <w:numPr>
          <w:ilvl w:val="1"/>
          <w:numId w:val="1"/>
        </w:numPr>
        <w:spacing w:before="0" w:beforeAutospacing="0" w:after="200" w:afterAutospacing="0" w:line="240" w:lineRule="auto"/>
        <w:jc w:val="both"/>
        <w:rPr>
          <w:del w:id="22" w:author="Meryl Etman [2]" w:date="2022-05-23T15:13:00Z"/>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3771D79B" w14:textId="77777777" w:rsidR="0045396B" w:rsidRPr="00657EB1" w:rsidRDefault="0045396B" w:rsidP="00657EB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Change w:id="23" w:author="Meryl Etman [2]" w:date="2022-05-23T15:13:00Z">
            <w:rPr>
              <w:rFonts w:ascii="Times New Roman" w:eastAsia="Times New Roman" w:hAnsi="Times New Roman" w:cs="David"/>
              <w:sz w:val="20"/>
              <w:szCs w:val="24"/>
              <w:rtl/>
              <w:lang w:eastAsia="he-IL"/>
            </w:rPr>
          </w:rPrChange>
        </w:rPr>
        <w:pPrChange w:id="24" w:author="Meryl Etman [2]" w:date="2022-05-23T15:13:00Z">
          <w:pPr>
            <w:widowControl w:val="0"/>
            <w:spacing w:before="0" w:beforeAutospacing="0" w:after="240" w:afterAutospacing="0" w:line="240" w:lineRule="auto"/>
            <w:jc w:val="both"/>
          </w:pPr>
        </w:pPrChange>
      </w:pPr>
    </w:p>
    <w:p w14:paraId="256918AC"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 xml:space="preserve">אספקת </w:t>
      </w:r>
      <w:proofErr w:type="spellStart"/>
      <w:r w:rsidRPr="0045396B">
        <w:rPr>
          <w:rFonts w:ascii="Times New Roman" w:eastAsia="Times New Roman" w:hAnsi="Times New Roman" w:cs="David"/>
          <w:bCs/>
          <w:sz w:val="20"/>
          <w:szCs w:val="24"/>
          <w:u w:val="single"/>
          <w:rtl/>
          <w:lang w:eastAsia="he-IL"/>
        </w:rPr>
        <w:t>תכניות</w:t>
      </w:r>
      <w:proofErr w:type="spellEnd"/>
    </w:p>
    <w:p w14:paraId="4BE43D4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בכל עת במהלך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וכן בתקופת הבדק של העבודות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ימסור המתכנן למזמין מיד לפי דרישתו כל </w:t>
      </w:r>
      <w:proofErr w:type="spellStart"/>
      <w:r w:rsidRPr="0045396B">
        <w:rPr>
          <w:rFonts w:ascii="Times New Roman" w:eastAsia="Times New Roman" w:hAnsi="Times New Roman" w:cs="David"/>
          <w:sz w:val="20"/>
          <w:szCs w:val="24"/>
          <w:rtl/>
          <w:lang w:eastAsia="he-IL"/>
        </w:rPr>
        <w:t>תכניות</w:t>
      </w:r>
      <w:proofErr w:type="spellEnd"/>
      <w:r w:rsidRPr="0045396B">
        <w:rPr>
          <w:rFonts w:ascii="Times New Roman" w:eastAsia="Times New Roman" w:hAnsi="Times New Roman" w:cs="David"/>
          <w:sz w:val="20"/>
          <w:szCs w:val="24"/>
          <w:rtl/>
          <w:lang w:eastAsia="he-IL"/>
        </w:rPr>
        <w:t xml:space="preserve">, ובכללן, </w:t>
      </w:r>
      <w:proofErr w:type="spellStart"/>
      <w:r w:rsidRPr="0045396B">
        <w:rPr>
          <w:rFonts w:ascii="Times New Roman" w:eastAsia="Times New Roman" w:hAnsi="Times New Roman" w:cs="David"/>
          <w:sz w:val="20"/>
          <w:szCs w:val="24"/>
          <w:rtl/>
          <w:lang w:eastAsia="he-IL"/>
        </w:rPr>
        <w:t>תכניות</w:t>
      </w:r>
      <w:proofErr w:type="spellEnd"/>
      <w:r w:rsidRPr="0045396B">
        <w:rPr>
          <w:rFonts w:ascii="Times New Roman" w:eastAsia="Times New Roman" w:hAnsi="Times New Roman" w:cs="David"/>
          <w:sz w:val="20"/>
          <w:szCs w:val="24"/>
          <w:rtl/>
          <w:lang w:eastAsia="he-IL"/>
        </w:rPr>
        <w:t xml:space="preserve"> ומסמכים המנויים ברשימה </w:t>
      </w:r>
      <w:proofErr w:type="spellStart"/>
      <w:r w:rsidRPr="0045396B">
        <w:rPr>
          <w:rFonts w:ascii="Times New Roman" w:eastAsia="Times New Roman" w:hAnsi="Times New Roman" w:cs="David"/>
          <w:sz w:val="20"/>
          <w:szCs w:val="24"/>
          <w:rtl/>
          <w:lang w:eastAsia="he-IL"/>
        </w:rPr>
        <w:t>המצ"ב</w:t>
      </w:r>
      <w:proofErr w:type="spellEnd"/>
      <w:r w:rsidRPr="0045396B">
        <w:rPr>
          <w:rFonts w:ascii="Times New Roman" w:eastAsia="Times New Roman" w:hAnsi="Times New Roman" w:cs="David"/>
          <w:sz w:val="20"/>
          <w:szCs w:val="24"/>
          <w:rtl/>
          <w:lang w:eastAsia="he-IL"/>
        </w:rPr>
        <w:t xml:space="preserve"> כנספח </w:t>
      </w:r>
      <w:r w:rsidRPr="0045396B">
        <w:rPr>
          <w:rFonts w:ascii="Times New Roman" w:eastAsia="Times New Roman" w:hAnsi="Times New Roman" w:cs="David"/>
          <w:b/>
          <w:bCs/>
          <w:sz w:val="20"/>
          <w:szCs w:val="24"/>
          <w:rtl/>
          <w:lang w:eastAsia="he-IL"/>
        </w:rPr>
        <w:t>ח'</w:t>
      </w:r>
      <w:r w:rsidRPr="0045396B">
        <w:rPr>
          <w:rFonts w:ascii="Times New Roman" w:eastAsia="Times New Roman" w:hAnsi="Times New Roman" w:cs="David"/>
          <w:sz w:val="20"/>
          <w:szCs w:val="24"/>
          <w:rtl/>
          <w:lang w:eastAsia="he-IL"/>
        </w:rPr>
        <w:t xml:space="preserve"> לחוזה זה, ובמידה והדרישה מתייחסת </w:t>
      </w:r>
      <w:proofErr w:type="spellStart"/>
      <w:r w:rsidRPr="0045396B">
        <w:rPr>
          <w:rFonts w:ascii="Times New Roman" w:eastAsia="Times New Roman" w:hAnsi="Times New Roman" w:cs="David"/>
          <w:sz w:val="20"/>
          <w:szCs w:val="24"/>
          <w:rtl/>
          <w:lang w:eastAsia="he-IL"/>
        </w:rPr>
        <w:t>לתכניות</w:t>
      </w:r>
      <w:proofErr w:type="spellEnd"/>
      <w:r w:rsidRPr="0045396B">
        <w:rPr>
          <w:rFonts w:ascii="Times New Roman" w:eastAsia="Times New Roman" w:hAnsi="Times New Roman" w:cs="David"/>
          <w:sz w:val="20"/>
          <w:szCs w:val="24"/>
          <w:rtl/>
          <w:lang w:eastAsia="he-IL"/>
        </w:rPr>
        <w:t xml:space="preserve"> שאינ</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בידו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יערכ</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המתכנן בהקדם האפשרי וימסר</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למזמין.</w:t>
      </w:r>
    </w:p>
    <w:p w14:paraId="0E0F888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עם גמר שרותי </w:t>
      </w:r>
      <w:r w:rsidRPr="0045396B">
        <w:rPr>
          <w:rFonts w:ascii="Times New Roman" w:eastAsia="Times New Roman" w:hAnsi="Times New Roman" w:cs="David" w:hint="cs"/>
          <w:sz w:val="20"/>
          <w:szCs w:val="24"/>
          <w:rtl/>
          <w:lang w:eastAsia="he-IL"/>
        </w:rPr>
        <w:t>המתכנן,</w:t>
      </w:r>
      <w:r w:rsidRPr="0045396B">
        <w:rPr>
          <w:rFonts w:ascii="Times New Roman" w:eastAsia="Times New Roman" w:hAnsi="Times New Roman" w:cs="David"/>
          <w:sz w:val="20"/>
          <w:szCs w:val="24"/>
          <w:rtl/>
          <w:lang w:eastAsia="he-IL"/>
        </w:rPr>
        <w:t xml:space="preserve"> ימסור המתכנן למזמין סדרה אחת של העתקי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כשהן מעודכנות, ומשקפות את התכנון והב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הסופי בשטח </w:t>
      </w:r>
      <w:r w:rsidRPr="0045396B">
        <w:rPr>
          <w:rFonts w:ascii="Times New Roman" w:eastAsia="Times New Roman" w:hAnsi="Times New Roman" w:cs="David"/>
          <w:color w:val="000000"/>
          <w:sz w:val="20"/>
          <w:szCs w:val="24"/>
          <w:lang w:eastAsia="he-IL"/>
        </w:rPr>
        <w:t>(AS MADE)</w:t>
      </w:r>
      <w:r w:rsidRPr="0045396B">
        <w:rPr>
          <w:rFonts w:ascii="Times New Roman" w:eastAsia="Times New Roman" w:hAnsi="Times New Roman" w:cs="David"/>
          <w:sz w:val="20"/>
          <w:szCs w:val="24"/>
          <w:rtl/>
          <w:lang w:eastAsia="he-IL"/>
        </w:rPr>
        <w:t xml:space="preserve">, למעט שינויי דיירים, </w:t>
      </w:r>
      <w:r w:rsidRPr="0045396B">
        <w:rPr>
          <w:rFonts w:ascii="Times New Roman" w:eastAsia="Times New Roman" w:hAnsi="Times New Roman" w:cs="David" w:hint="cs"/>
          <w:sz w:val="20"/>
          <w:szCs w:val="24"/>
          <w:rtl/>
          <w:lang w:eastAsia="he-IL"/>
        </w:rPr>
        <w:t xml:space="preserve">וקבצים </w:t>
      </w:r>
      <w:r w:rsidRPr="0045396B">
        <w:rPr>
          <w:rFonts w:ascii="Times New Roman" w:eastAsia="Times New Roman" w:hAnsi="Times New Roman" w:cs="David"/>
          <w:sz w:val="20"/>
          <w:szCs w:val="24"/>
          <w:rtl/>
          <w:lang w:eastAsia="he-IL"/>
        </w:rPr>
        <w:t>המכילים את התכנון במדיה ממוחשבת.</w:t>
      </w:r>
    </w:p>
    <w:p w14:paraId="04F4DA8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הובא החוזה לידי גמר או בוטל לפי סעיף 12 להלן, ימסור המתכנן למזמין סדרה אחת של העתקי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ו</w:t>
      </w:r>
      <w:r w:rsidRPr="0045396B">
        <w:rPr>
          <w:rFonts w:ascii="Times New Roman" w:eastAsia="Times New Roman" w:hAnsi="Times New Roman" w:cs="David" w:hint="cs"/>
          <w:sz w:val="20"/>
          <w:szCs w:val="24"/>
          <w:rtl/>
          <w:lang w:eastAsia="he-IL"/>
        </w:rPr>
        <w:t>הקבצים</w:t>
      </w:r>
      <w:r w:rsidRPr="0045396B">
        <w:rPr>
          <w:rFonts w:ascii="Times New Roman" w:eastAsia="Times New Roman" w:hAnsi="Times New Roman" w:cs="David"/>
          <w:sz w:val="20"/>
          <w:szCs w:val="24"/>
          <w:rtl/>
          <w:lang w:eastAsia="he-IL"/>
        </w:rPr>
        <w:t xml:space="preserve"> כשה</w:t>
      </w:r>
      <w:r w:rsidRPr="0045396B">
        <w:rPr>
          <w:rFonts w:ascii="Times New Roman" w:eastAsia="Times New Roman" w:hAnsi="Times New Roman" w:cs="David" w:hint="cs"/>
          <w:sz w:val="20"/>
          <w:szCs w:val="24"/>
          <w:rtl/>
          <w:lang w:eastAsia="he-IL"/>
        </w:rPr>
        <w:t>ם</w:t>
      </w:r>
      <w:r w:rsidRPr="0045396B">
        <w:rPr>
          <w:rFonts w:ascii="Times New Roman" w:eastAsia="Times New Roman" w:hAnsi="Times New Roman" w:cs="David"/>
          <w:sz w:val="20"/>
          <w:szCs w:val="24"/>
          <w:rtl/>
          <w:lang w:eastAsia="he-IL"/>
        </w:rPr>
        <w:t xml:space="preserve"> מעודכנ</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45396B">
        <w:rPr>
          <w:rFonts w:ascii="Times New Roman" w:eastAsia="Times New Roman" w:hAnsi="Times New Roman" w:cs="David"/>
          <w:sz w:val="20"/>
          <w:szCs w:val="24"/>
          <w:rtl/>
          <w:lang w:eastAsia="he-IL"/>
        </w:rPr>
        <w:t>הכל</w:t>
      </w:r>
      <w:proofErr w:type="spellEnd"/>
      <w:r w:rsidRPr="0045396B">
        <w:rPr>
          <w:rFonts w:ascii="Times New Roman" w:eastAsia="Times New Roman" w:hAnsi="Times New Roman" w:cs="David"/>
          <w:sz w:val="20"/>
          <w:szCs w:val="24"/>
          <w:rtl/>
          <w:lang w:eastAsia="he-IL"/>
        </w:rPr>
        <w:t xml:space="preserve"> לפי העניין.</w:t>
      </w:r>
    </w:p>
    <w:p w14:paraId="406FB406"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חייב המתכנן לשמור אצלו למשך תקופה של 7 שנים לפחות את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בקבצי מחשב ובתדפיסים ולספק למזמין לפי דרישתו העתקים מהן בכל עת שיידרש לכך.</w:t>
      </w:r>
    </w:p>
    <w:p w14:paraId="185A1B41"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המתכנן לא יהיה זכאי לכל תשלום נוסף בעד </w:t>
      </w:r>
      <w:proofErr w:type="spellStart"/>
      <w:r w:rsidRPr="0045396B">
        <w:rPr>
          <w:rFonts w:ascii="Times New Roman" w:eastAsia="Times New Roman" w:hAnsi="Times New Roman" w:cs="David"/>
          <w:sz w:val="20"/>
          <w:szCs w:val="24"/>
          <w:rtl/>
          <w:lang w:eastAsia="he-IL"/>
        </w:rPr>
        <w:t>תכניות</w:t>
      </w:r>
      <w:proofErr w:type="spellEnd"/>
      <w:r w:rsidRPr="0045396B">
        <w:rPr>
          <w:rFonts w:ascii="Times New Roman" w:eastAsia="Times New Roman" w:hAnsi="Times New Roman" w:cs="David"/>
          <w:sz w:val="20"/>
          <w:szCs w:val="24"/>
          <w:rtl/>
          <w:lang w:eastAsia="he-IL"/>
        </w:rPr>
        <w:t xml:space="preserve"> שימסור למזמין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סעיף 10 זה.</w:t>
      </w:r>
    </w:p>
    <w:p w14:paraId="53D4549E"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 xml:space="preserve">זכות הקניין בכל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שייכת למזמין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ובלבד ששולם שכר המתכנן בהתאם להוראות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בתוקף זכות הקניין הנ"ל זכאי המזמין לעשות כל שימוש </w:t>
      </w:r>
      <w:proofErr w:type="spellStart"/>
      <w:r w:rsidRPr="0045396B">
        <w:rPr>
          <w:rFonts w:ascii="Times New Roman" w:eastAsia="Times New Roman" w:hAnsi="Times New Roman" w:cs="David"/>
          <w:sz w:val="20"/>
          <w:szCs w:val="24"/>
          <w:rtl/>
          <w:lang w:eastAsia="he-IL"/>
        </w:rPr>
        <w:t>בתכניות</w:t>
      </w:r>
      <w:proofErr w:type="spellEnd"/>
      <w:r w:rsidRPr="0045396B">
        <w:rPr>
          <w:rFonts w:ascii="Times New Roman" w:eastAsia="Times New Roman" w:hAnsi="Times New Roman" w:cs="David"/>
          <w:sz w:val="20"/>
          <w:szCs w:val="24"/>
          <w:rtl/>
          <w:lang w:eastAsia="he-IL"/>
        </w:rPr>
        <w:t xml:space="preserve">, לרבות להשתמש בהן באמצעות יועצים אחרים ואף לשנותן בלא שיגיע למתכנן דבר בגין זאת, ובלבד שהשימוש </w:t>
      </w:r>
      <w:proofErr w:type="spellStart"/>
      <w:r w:rsidRPr="0045396B">
        <w:rPr>
          <w:rFonts w:ascii="Times New Roman" w:eastAsia="Times New Roman" w:hAnsi="Times New Roman" w:cs="David"/>
          <w:sz w:val="20"/>
          <w:szCs w:val="24"/>
          <w:rtl/>
          <w:lang w:eastAsia="he-IL"/>
        </w:rPr>
        <w:t>בתכניות</w:t>
      </w:r>
      <w:proofErr w:type="spellEnd"/>
      <w:r w:rsidRPr="0045396B">
        <w:rPr>
          <w:rFonts w:ascii="Times New Roman" w:eastAsia="Times New Roman" w:hAnsi="Times New Roman" w:cs="David"/>
          <w:sz w:val="20"/>
          <w:szCs w:val="24"/>
          <w:rtl/>
          <w:lang w:eastAsia="he-IL"/>
        </w:rPr>
        <w:t xml:space="preserve"> יוגבל לאתר ולפרויקט שחוזה זה חל לגביו. האמור לעיל לגבי זכות הקניין </w:t>
      </w:r>
      <w:proofErr w:type="spellStart"/>
      <w:r w:rsidRPr="0045396B">
        <w:rPr>
          <w:rFonts w:ascii="Times New Roman" w:eastAsia="Times New Roman" w:hAnsi="Times New Roman" w:cs="David"/>
          <w:sz w:val="20"/>
          <w:szCs w:val="24"/>
          <w:rtl/>
          <w:lang w:eastAsia="he-IL"/>
        </w:rPr>
        <w:t>בתכניות</w:t>
      </w:r>
      <w:proofErr w:type="spellEnd"/>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המתכנן אינו רשאי להשתמש </w:t>
      </w:r>
      <w:proofErr w:type="spellStart"/>
      <w:r w:rsidRPr="0045396B">
        <w:rPr>
          <w:rFonts w:ascii="Times New Roman" w:eastAsia="Times New Roman" w:hAnsi="Times New Roman" w:cs="David"/>
          <w:sz w:val="20"/>
          <w:szCs w:val="24"/>
          <w:rtl/>
          <w:lang w:eastAsia="he-IL"/>
        </w:rPr>
        <w:t>בתכניות</w:t>
      </w:r>
      <w:proofErr w:type="spellEnd"/>
      <w:r w:rsidRPr="0045396B">
        <w:rPr>
          <w:rFonts w:ascii="Times New Roman" w:eastAsia="Times New Roman" w:hAnsi="Times New Roman" w:cs="David"/>
          <w:sz w:val="20"/>
          <w:szCs w:val="24"/>
          <w:rtl/>
          <w:lang w:eastAsia="he-IL"/>
        </w:rPr>
        <w:t xml:space="preserve"> לצורך תכנון ובניה של פרויקט אחר  שלא בהסכמת המזמין.</w:t>
      </w:r>
    </w:p>
    <w:p w14:paraId="13BF2098" w14:textId="77777777" w:rsidR="0045396B" w:rsidRPr="0045396B" w:rsidRDefault="0045396B" w:rsidP="0045396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מעמד המתכנן</w:t>
      </w:r>
    </w:p>
    <w:p w14:paraId="26522FF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מוסכם ומובהר על ידי הצדדים לחוזה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45396B">
        <w:rPr>
          <w:rFonts w:ascii="Times New Roman" w:eastAsia="Times New Roman" w:hAnsi="Times New Roman" w:cs="David" w:hint="cs"/>
          <w:sz w:val="20"/>
          <w:szCs w:val="24"/>
          <w:rtl/>
          <w:lang w:eastAsia="he-IL"/>
        </w:rPr>
        <w:t xml:space="preserve"> של המתכנן</w:t>
      </w:r>
      <w:r w:rsidRPr="0045396B">
        <w:rPr>
          <w:rFonts w:ascii="Times New Roman" w:eastAsia="Times New Roman" w:hAnsi="Times New Roman" w:cs="David"/>
          <w:sz w:val="20"/>
          <w:szCs w:val="24"/>
          <w:rtl/>
          <w:lang w:eastAsia="he-IL"/>
        </w:rPr>
        <w:t>.</w:t>
      </w:r>
    </w:p>
    <w:p w14:paraId="3A074B9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אין ולא יהיו יחסי עובד-מעביד בין המזמין ובין </w:t>
      </w:r>
      <w:r w:rsidRPr="0045396B">
        <w:rPr>
          <w:rFonts w:ascii="Times New Roman" w:eastAsia="Times New Roman" w:hAnsi="Times New Roman" w:cs="David"/>
          <w:color w:val="000000"/>
          <w:sz w:val="24"/>
          <w:szCs w:val="24"/>
          <w:rtl/>
          <w:lang w:eastAsia="he-IL"/>
        </w:rPr>
        <w:t xml:space="preserve">המתכנן ו/או </w:t>
      </w:r>
      <w:r w:rsidRPr="0045396B">
        <w:rPr>
          <w:rFonts w:ascii="Times New Roman" w:eastAsia="Times New Roman" w:hAnsi="Times New Roman" w:cs="David" w:hint="cs"/>
          <w:color w:val="000000"/>
          <w:sz w:val="24"/>
          <w:szCs w:val="24"/>
          <w:rtl/>
          <w:lang w:eastAsia="he-IL"/>
        </w:rPr>
        <w:t>מי מטעמו ו</w:t>
      </w:r>
      <w:r w:rsidRPr="0045396B">
        <w:rPr>
          <w:rFonts w:ascii="Times New Roman" w:eastAsia="Times New Roman" w:hAnsi="Times New Roman" w:cs="David"/>
          <w:color w:val="000000"/>
          <w:sz w:val="24"/>
          <w:szCs w:val="24"/>
          <w:rtl/>
          <w:lang w:eastAsia="he-IL"/>
        </w:rPr>
        <w:t xml:space="preserve">בין המזמין לבין עובדי </w:t>
      </w:r>
      <w:r w:rsidRPr="0045396B">
        <w:rPr>
          <w:rFonts w:ascii="Times New Roman" w:eastAsia="Times New Roman" w:hAnsi="Times New Roman" w:cs="David" w:hint="cs"/>
          <w:color w:val="000000"/>
          <w:sz w:val="24"/>
          <w:szCs w:val="24"/>
          <w:rtl/>
          <w:lang w:eastAsia="he-IL"/>
        </w:rPr>
        <w:t xml:space="preserve"> המתכנן ו/או מי מטעמיהם</w:t>
      </w:r>
      <w:r w:rsidRPr="0045396B">
        <w:rPr>
          <w:rFonts w:ascii="Times New Roman" w:eastAsia="Times New Roman" w:hAnsi="Times New Roman" w:cs="David"/>
          <w:color w:val="000000"/>
          <w:sz w:val="24"/>
          <w:szCs w:val="24"/>
          <w:rtl/>
          <w:lang w:eastAsia="he-IL"/>
        </w:rPr>
        <w:t xml:space="preserve"> </w:t>
      </w:r>
      <w:r w:rsidRPr="0045396B">
        <w:rPr>
          <w:rFonts w:ascii="Times New Roman" w:eastAsia="Times New Roman" w:hAnsi="Times New Roman" w:cs="David"/>
          <w:sz w:val="20"/>
          <w:szCs w:val="24"/>
          <w:rtl/>
          <w:lang w:eastAsia="he-IL"/>
        </w:rPr>
        <w:t>ואין בהוראות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ליצור בין המתכנן ו/או מי מעובדיו</w:t>
      </w:r>
      <w:r w:rsidRPr="0045396B">
        <w:rPr>
          <w:rFonts w:ascii="Times New Roman" w:eastAsia="Times New Roman" w:hAnsi="Times New Roman" w:cs="David" w:hint="cs"/>
          <w:sz w:val="20"/>
          <w:szCs w:val="24"/>
          <w:rtl/>
          <w:lang w:eastAsia="he-IL"/>
        </w:rPr>
        <w:t xml:space="preserve"> ו/או מי מטעמו</w:t>
      </w:r>
      <w:r w:rsidRPr="0045396B">
        <w:rPr>
          <w:rFonts w:ascii="Times New Roman" w:eastAsia="Times New Roman" w:hAnsi="Times New Roman" w:cs="David"/>
          <w:sz w:val="20"/>
          <w:szCs w:val="24"/>
          <w:rtl/>
          <w:lang w:eastAsia="he-IL"/>
        </w:rPr>
        <w:t xml:space="preserve"> לבין המזמין ו/או המנהל ו/או מי מטעמו יחסי עובד מעביד</w:t>
      </w:r>
      <w:r w:rsidRPr="0045396B">
        <w:rPr>
          <w:rFonts w:ascii="Times New Roman" w:eastAsia="Times New Roman" w:hAnsi="Times New Roman" w:cs="David"/>
          <w:color w:val="000000"/>
          <w:sz w:val="24"/>
          <w:szCs w:val="24"/>
          <w:rtl/>
          <w:lang w:eastAsia="he-IL"/>
        </w:rPr>
        <w:t>, לכל ענין ודבר. בכלל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מוסכם ומובהר בין הצדדים</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45396B">
        <w:rPr>
          <w:rFonts w:ascii="Times New Roman" w:eastAsia="Times New Roman" w:hAnsi="Times New Roman" w:cs="David" w:hint="cs"/>
          <w:color w:val="000000"/>
          <w:sz w:val="24"/>
          <w:szCs w:val="24"/>
          <w:rtl/>
          <w:lang w:eastAsia="he-IL"/>
        </w:rPr>
        <w:t>ל פ</w:t>
      </w:r>
      <w:r w:rsidRPr="0045396B">
        <w:rPr>
          <w:rFonts w:ascii="Times New Roman" w:eastAsia="Times New Roman" w:hAnsi="Times New Roman" w:cs="David"/>
          <w:color w:val="000000"/>
          <w:sz w:val="24"/>
          <w:szCs w:val="24"/>
          <w:rtl/>
          <w:lang w:eastAsia="he-IL"/>
        </w:rPr>
        <w:t xml:space="preserve">י הדין ו/או </w:t>
      </w:r>
      <w:proofErr w:type="spellStart"/>
      <w:r w:rsidRPr="0045396B">
        <w:rPr>
          <w:rFonts w:ascii="Times New Roman" w:eastAsia="Times New Roman" w:hAnsi="Times New Roman" w:cs="David"/>
          <w:color w:val="000000"/>
          <w:sz w:val="24"/>
          <w:szCs w:val="24"/>
          <w:rtl/>
          <w:lang w:eastAsia="he-IL"/>
        </w:rPr>
        <w:t>מכח</w:t>
      </w:r>
      <w:proofErr w:type="spellEnd"/>
      <w:r w:rsidRPr="0045396B">
        <w:rPr>
          <w:rFonts w:ascii="Times New Roman" w:eastAsia="Times New Roman" w:hAnsi="Times New Roman" w:cs="David"/>
          <w:color w:val="000000"/>
          <w:sz w:val="24"/>
          <w:szCs w:val="24"/>
          <w:rtl/>
          <w:lang w:eastAsia="he-IL"/>
        </w:rPr>
        <w:t xml:space="preserve"> צו הרחבה ו/או </w:t>
      </w:r>
      <w:proofErr w:type="spellStart"/>
      <w:r w:rsidRPr="0045396B">
        <w:rPr>
          <w:rFonts w:ascii="Times New Roman" w:eastAsia="Times New Roman" w:hAnsi="Times New Roman" w:cs="David"/>
          <w:color w:val="000000"/>
          <w:sz w:val="24"/>
          <w:szCs w:val="24"/>
          <w:rtl/>
          <w:lang w:eastAsia="he-IL"/>
        </w:rPr>
        <w:t>מכח</w:t>
      </w:r>
      <w:proofErr w:type="spellEnd"/>
      <w:r w:rsidRPr="0045396B">
        <w:rPr>
          <w:rFonts w:ascii="Times New Roman" w:eastAsia="Times New Roman" w:hAnsi="Times New Roman" w:cs="David"/>
          <w:color w:val="000000"/>
          <w:sz w:val="24"/>
          <w:szCs w:val="24"/>
          <w:rtl/>
          <w:lang w:eastAsia="he-IL"/>
        </w:rPr>
        <w:t xml:space="preserve"> הסכם כלשהו על עובד</w:t>
      </w:r>
      <w:r w:rsidRPr="0045396B">
        <w:rPr>
          <w:rFonts w:ascii="Times New Roman" w:eastAsia="Times New Roman" w:hAnsi="Times New Roman" w:cs="David" w:hint="cs"/>
          <w:sz w:val="20"/>
          <w:szCs w:val="24"/>
          <w:rtl/>
          <w:lang w:eastAsia="he-IL"/>
        </w:rPr>
        <w:t>.</w:t>
      </w:r>
    </w:p>
    <w:p w14:paraId="44EC659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מוסכם בזה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המתכנן ו/או עובדיו</w:t>
      </w:r>
      <w:r w:rsidRPr="0045396B">
        <w:rPr>
          <w:rFonts w:ascii="Times New Roman" w:eastAsia="Times New Roman" w:hAnsi="Times New Roman" w:cs="David" w:hint="cs"/>
          <w:color w:val="000000"/>
          <w:sz w:val="24"/>
          <w:szCs w:val="24"/>
          <w:rtl/>
          <w:lang w:eastAsia="he-IL"/>
        </w:rPr>
        <w:t xml:space="preserve"> ו/או </w:t>
      </w:r>
      <w:proofErr w:type="spellStart"/>
      <w:r w:rsidRPr="0045396B">
        <w:rPr>
          <w:rFonts w:ascii="Times New Roman" w:eastAsia="Times New Roman" w:hAnsi="Times New Roman" w:cs="David" w:hint="cs"/>
          <w:color w:val="000000"/>
          <w:sz w:val="24"/>
          <w:szCs w:val="24"/>
          <w:rtl/>
          <w:lang w:eastAsia="he-IL"/>
        </w:rPr>
        <w:t>שלוחיו</w:t>
      </w:r>
      <w:proofErr w:type="spellEnd"/>
      <w:r w:rsidRPr="0045396B">
        <w:rPr>
          <w:rFonts w:ascii="Times New Roman" w:eastAsia="Times New Roman" w:hAnsi="Times New Roman" w:cs="David" w:hint="cs"/>
          <w:color w:val="000000"/>
          <w:sz w:val="24"/>
          <w:szCs w:val="24"/>
          <w:rtl/>
          <w:lang w:eastAsia="he-IL"/>
        </w:rPr>
        <w:t xml:space="preserve"> ו/או אחר מטעמו או מטעמם של אלו</w:t>
      </w:r>
      <w:r w:rsidRPr="0045396B">
        <w:rPr>
          <w:rFonts w:ascii="Times New Roman" w:eastAsia="Times New Roman" w:hAnsi="Times New Roman" w:cs="David"/>
          <w:color w:val="000000"/>
          <w:sz w:val="24"/>
          <w:szCs w:val="24"/>
          <w:rtl/>
          <w:lang w:eastAsia="he-IL"/>
        </w:rPr>
        <w:t xml:space="preserve"> מוותרים על כל טענות ו/או</w:t>
      </w:r>
      <w:r w:rsidRPr="0045396B">
        <w:rPr>
          <w:rFonts w:ascii="Times New Roman" w:eastAsia="Times New Roman" w:hAnsi="Times New Roman" w:cs="David" w:hint="cs"/>
          <w:color w:val="000000"/>
          <w:sz w:val="24"/>
          <w:szCs w:val="24"/>
          <w:rtl/>
          <w:lang w:eastAsia="he-IL"/>
        </w:rPr>
        <w:t xml:space="preserve"> דרישות ו/או תלונות ו/או</w:t>
      </w:r>
      <w:r w:rsidRPr="0045396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3C01CAA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 ומתחייב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w:t>
      </w:r>
      <w:proofErr w:type="spellStart"/>
      <w:r w:rsidRPr="0045396B">
        <w:rPr>
          <w:rFonts w:ascii="Times New Roman" w:eastAsia="Times New Roman" w:hAnsi="Times New Roman" w:cs="David"/>
          <w:sz w:val="20"/>
          <w:szCs w:val="24"/>
          <w:rtl/>
          <w:lang w:eastAsia="he-IL"/>
        </w:rPr>
        <w:t>ישא</w:t>
      </w:r>
      <w:proofErr w:type="spellEnd"/>
      <w:r w:rsidRPr="0045396B">
        <w:rPr>
          <w:rFonts w:ascii="Times New Roman" w:eastAsia="Times New Roman" w:hAnsi="Times New Roman" w:cs="David"/>
          <w:sz w:val="20"/>
          <w:szCs w:val="24"/>
          <w:rtl/>
          <w:lang w:eastAsia="he-IL"/>
        </w:rPr>
        <w:t xml:space="preserve"> לבדו </w:t>
      </w:r>
      <w:r w:rsidRPr="0045396B">
        <w:rPr>
          <w:rFonts w:ascii="Times New Roman" w:eastAsia="Times New Roman" w:hAnsi="Times New Roman" w:cs="David"/>
          <w:color w:val="000000"/>
          <w:sz w:val="24"/>
          <w:szCs w:val="24"/>
          <w:rtl/>
          <w:lang w:eastAsia="he-IL"/>
        </w:rPr>
        <w:t xml:space="preserve">בכל התשלומים ו/או </w:t>
      </w:r>
      <w:proofErr w:type="spellStart"/>
      <w:r w:rsidRPr="0045396B">
        <w:rPr>
          <w:rFonts w:ascii="Times New Roman" w:eastAsia="Times New Roman" w:hAnsi="Times New Roman" w:cs="David"/>
          <w:color w:val="000000"/>
          <w:sz w:val="24"/>
          <w:szCs w:val="24"/>
          <w:rtl/>
          <w:lang w:eastAsia="he-IL"/>
        </w:rPr>
        <w:t>המסים</w:t>
      </w:r>
      <w:proofErr w:type="spellEnd"/>
      <w:r w:rsidRPr="0045396B">
        <w:rPr>
          <w:rFonts w:ascii="Times New Roman" w:eastAsia="Times New Roman" w:hAnsi="Times New Roman" w:cs="David"/>
          <w:color w:val="000000"/>
          <w:sz w:val="24"/>
          <w:szCs w:val="24"/>
          <w:rtl/>
          <w:lang w:eastAsia="he-IL"/>
        </w:rPr>
        <w:t xml:space="preserve"> ו/או תשלומי חובה אחרים, החלים ו/או שיחולו על המתכנן ו/או עובדי המתכנן בגין מתן השירותים ו/או בגין התקבולים שיקבל ע</w:t>
      </w:r>
      <w:r w:rsidRPr="0045396B">
        <w:rPr>
          <w:rFonts w:ascii="Times New Roman" w:eastAsia="Times New Roman" w:hAnsi="Times New Roman" w:cs="David" w:hint="cs"/>
          <w:color w:val="000000"/>
          <w:sz w:val="24"/>
          <w:szCs w:val="24"/>
          <w:rtl/>
          <w:lang w:eastAsia="he-IL"/>
        </w:rPr>
        <w:t>ל פי</w:t>
      </w:r>
      <w:r w:rsidRPr="0045396B">
        <w:rPr>
          <w:rFonts w:ascii="Times New Roman" w:eastAsia="Times New Roman" w:hAnsi="Times New Roman" w:cs="David"/>
          <w:color w:val="000000"/>
          <w:sz w:val="24"/>
          <w:szCs w:val="24"/>
          <w:rtl/>
          <w:lang w:eastAsia="he-IL"/>
        </w:rPr>
        <w:t xml:space="preserve"> חוזה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ובכלל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sz w:val="20"/>
          <w:szCs w:val="24"/>
          <w:rtl/>
          <w:lang w:eastAsia="he-IL"/>
        </w:rPr>
        <w:t xml:space="preserve"> תשלומי מס הכנסה והב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טוח הלאומי שהוא חב בגין מתן שרותי המתכנן.</w:t>
      </w:r>
    </w:p>
    <w:p w14:paraId="2BC8A4D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טוח לאומי, תשלומים לקרנות איגודים מקצוע</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4B679D3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45396B">
        <w:rPr>
          <w:rFonts w:ascii="Times New Roman" w:eastAsia="Times New Roman" w:hAnsi="Times New Roman" w:cs="David"/>
          <w:color w:val="000000"/>
          <w:sz w:val="24"/>
          <w:szCs w:val="24"/>
          <w:rtl/>
          <w:lang w:eastAsia="he-IL"/>
        </w:rPr>
        <w:t>מבלי לגרוע מ</w:t>
      </w:r>
      <w:r w:rsidRPr="0045396B">
        <w:rPr>
          <w:rFonts w:ascii="Times New Roman" w:eastAsia="Times New Roman" w:hAnsi="Times New Roman" w:cs="David" w:hint="cs"/>
          <w:color w:val="000000"/>
          <w:sz w:val="24"/>
          <w:szCs w:val="24"/>
          <w:rtl/>
          <w:lang w:eastAsia="he-IL"/>
        </w:rPr>
        <w:t xml:space="preserve">כלליות </w:t>
      </w:r>
      <w:r w:rsidRPr="0045396B">
        <w:rPr>
          <w:rFonts w:ascii="Times New Roman" w:eastAsia="Times New Roman" w:hAnsi="Times New Roman" w:cs="David"/>
          <w:color w:val="000000"/>
          <w:sz w:val="24"/>
          <w:szCs w:val="24"/>
          <w:rtl/>
          <w:lang w:eastAsia="he-IL"/>
        </w:rPr>
        <w:t>האמור לעיל, המתכנן מצהיר ומתחייב</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אם י</w:t>
      </w:r>
      <w:r w:rsidRPr="0045396B">
        <w:rPr>
          <w:rFonts w:ascii="Times New Roman" w:eastAsia="Times New Roman" w:hAnsi="Times New Roman" w:cs="David" w:hint="cs"/>
          <w:color w:val="000000"/>
          <w:sz w:val="24"/>
          <w:szCs w:val="24"/>
          <w:rtl/>
          <w:lang w:eastAsia="he-IL"/>
        </w:rPr>
        <w:t>י</w:t>
      </w:r>
      <w:r w:rsidRPr="0045396B">
        <w:rPr>
          <w:rFonts w:ascii="Times New Roman" w:eastAsia="Times New Roman" w:hAnsi="Times New Roman" w:cs="David"/>
          <w:color w:val="000000"/>
          <w:sz w:val="24"/>
          <w:szCs w:val="24"/>
          <w:rtl/>
          <w:lang w:eastAsia="he-IL"/>
        </w:rPr>
        <w:t>דרש המזמין על ידי המתכנן ו/או על ידי מי מ</w:t>
      </w:r>
      <w:r w:rsidRPr="0045396B">
        <w:rPr>
          <w:rFonts w:ascii="Times New Roman" w:eastAsia="Times New Roman" w:hAnsi="Times New Roman" w:cs="David" w:hint="cs"/>
          <w:color w:val="000000"/>
          <w:sz w:val="24"/>
          <w:szCs w:val="24"/>
          <w:rtl/>
          <w:lang w:eastAsia="he-IL"/>
        </w:rPr>
        <w:t>שלוחיו ו/או עובדיו</w:t>
      </w:r>
      <w:r w:rsidRPr="0045396B">
        <w:rPr>
          <w:rFonts w:ascii="Times New Roman" w:eastAsia="Times New Roman" w:hAnsi="Times New Roman" w:cs="David"/>
          <w:color w:val="000000"/>
          <w:sz w:val="24"/>
          <w:szCs w:val="24"/>
          <w:rtl/>
          <w:lang w:eastAsia="he-IL"/>
        </w:rPr>
        <w:t xml:space="preserve"> ו/או</w:t>
      </w:r>
      <w:r w:rsidRPr="0045396B">
        <w:rPr>
          <w:rFonts w:ascii="Times New Roman" w:eastAsia="Times New Roman" w:hAnsi="Times New Roman" w:cs="David" w:hint="cs"/>
          <w:color w:val="000000"/>
          <w:sz w:val="24"/>
          <w:szCs w:val="24"/>
          <w:rtl/>
          <w:lang w:eastAsia="he-IL"/>
        </w:rPr>
        <w:t xml:space="preserve"> אחר מטעמו ו/או</w:t>
      </w:r>
      <w:r w:rsidRPr="0045396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ייחשב </w:t>
      </w:r>
      <w:r w:rsidRPr="0045396B">
        <w:rPr>
          <w:rFonts w:ascii="Times New Roman" w:eastAsia="Times New Roman" w:hAnsi="Times New Roman" w:cs="David" w:hint="cs"/>
          <w:color w:val="000000"/>
          <w:sz w:val="24"/>
          <w:szCs w:val="24"/>
          <w:rtl/>
          <w:lang w:eastAsia="he-IL"/>
        </w:rPr>
        <w:t>כ</w:t>
      </w:r>
      <w:r w:rsidRPr="0045396B">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61076F7E"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בשים לב לאמור לעיל, אם יקבע פורום מוסמך כלשהו</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45396B">
        <w:rPr>
          <w:rFonts w:ascii="Times New Roman" w:eastAsia="Times New Roman" w:hAnsi="Times New Roman" w:cs="David" w:hint="cs"/>
          <w:color w:val="000000"/>
          <w:sz w:val="24"/>
          <w:szCs w:val="24"/>
          <w:rtl/>
          <w:lang w:eastAsia="he-IL"/>
        </w:rPr>
        <w:t xml:space="preserve"> ו/או מי משלוחיו ו/או אחר מטעמו</w:t>
      </w:r>
      <w:r w:rsidRPr="0045396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45396B">
        <w:rPr>
          <w:rFonts w:ascii="Times New Roman" w:eastAsia="Times New Roman" w:hAnsi="Times New Roman" w:cs="David" w:hint="cs"/>
          <w:color w:val="000000"/>
          <w:sz w:val="24"/>
          <w:szCs w:val="24"/>
          <w:rtl/>
          <w:lang w:eastAsia="he-IL"/>
        </w:rPr>
        <w:t>.</w:t>
      </w:r>
    </w:p>
    <w:p w14:paraId="754D222A" w14:textId="77777777" w:rsidR="0045396B" w:rsidRPr="0045396B" w:rsidRDefault="0045396B" w:rsidP="0045396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הבאת החוזה לגמר או ביטולו</w:t>
      </w:r>
    </w:p>
    <w:p w14:paraId="2B24ACF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390BE4AF" w14:textId="77777777" w:rsidR="0045396B" w:rsidRPr="0045396B" w:rsidRDefault="0045396B" w:rsidP="0045396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על אף האמור בכל מקום אחר בחוזה </w:t>
      </w:r>
      <w:r w:rsidRPr="0045396B">
        <w:rPr>
          <w:rFonts w:ascii="Times New Roman" w:eastAsia="Times New Roman" w:hAnsi="Times New Roman" w:cs="David" w:hint="cs"/>
          <w:sz w:val="20"/>
          <w:szCs w:val="24"/>
          <w:rtl/>
          <w:lang w:eastAsia="he-IL"/>
        </w:rPr>
        <w:t xml:space="preserve">זה על נספחיו, </w:t>
      </w:r>
      <w:r w:rsidRPr="0045396B">
        <w:rPr>
          <w:rFonts w:ascii="Times New Roman" w:eastAsia="Times New Roman" w:hAnsi="Times New Roman" w:cs="David"/>
          <w:sz w:val="20"/>
          <w:szCs w:val="24"/>
          <w:rtl/>
          <w:lang w:eastAsia="he-IL"/>
        </w:rPr>
        <w:t>רשאי המזמין,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קול דעתו הבלעדי, בכל עת ומסיבה כלשהי, להביא חוזה זה, כולו או מקצתו, לידי גמר </w:t>
      </w:r>
      <w:r w:rsidRPr="0045396B">
        <w:rPr>
          <w:rFonts w:ascii="Times New Roman" w:eastAsia="Times New Roman" w:hAnsi="Times New Roman" w:cs="David"/>
          <w:sz w:val="20"/>
          <w:szCs w:val="24"/>
          <w:rtl/>
          <w:lang w:eastAsia="he-IL"/>
        </w:rPr>
        <w:lastRenderedPageBreak/>
        <w:t>על ידי מתן הודעה בכתב על כך למתכנן. ניתנה הודעה כאמור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45396B">
        <w:rPr>
          <w:rFonts w:ascii="Times New Roman" w:eastAsia="Times New Roman" w:hAnsi="Times New Roman" w:cs="David" w:hint="cs"/>
          <w:sz w:val="20"/>
          <w:szCs w:val="24"/>
          <w:rtl/>
          <w:lang w:eastAsia="he-IL"/>
        </w:rPr>
        <w:t>-7</w:t>
      </w:r>
      <w:r w:rsidRPr="0045396B">
        <w:rPr>
          <w:rFonts w:ascii="Times New Roman" w:eastAsia="Times New Roman" w:hAnsi="Times New Roman" w:cs="David"/>
          <w:sz w:val="20"/>
          <w:szCs w:val="24"/>
          <w:rtl/>
          <w:lang w:eastAsia="he-IL"/>
        </w:rPr>
        <w:t xml:space="preserve"> י</w:t>
      </w:r>
      <w:r w:rsidRPr="0045396B">
        <w:rPr>
          <w:rFonts w:ascii="Times New Roman" w:eastAsia="Times New Roman" w:hAnsi="Times New Roman" w:cs="David" w:hint="cs"/>
          <w:sz w:val="20"/>
          <w:szCs w:val="24"/>
          <w:rtl/>
          <w:lang w:eastAsia="he-IL"/>
        </w:rPr>
        <w:t>מים</w:t>
      </w:r>
      <w:r w:rsidRPr="0045396B">
        <w:rPr>
          <w:rFonts w:ascii="Times New Roman" w:eastAsia="Times New Roman" w:hAnsi="Times New Roman" w:cs="David"/>
          <w:sz w:val="20"/>
          <w:szCs w:val="24"/>
          <w:rtl/>
          <w:lang w:eastAsia="he-IL"/>
        </w:rPr>
        <w:t xml:space="preserve"> מיום משלוחה (להלן: "</w:t>
      </w:r>
      <w:r w:rsidRPr="0045396B">
        <w:rPr>
          <w:rFonts w:ascii="Times New Roman" w:eastAsia="Times New Roman" w:hAnsi="Times New Roman" w:cs="David"/>
          <w:b/>
          <w:bCs/>
          <w:sz w:val="20"/>
          <w:szCs w:val="24"/>
          <w:rtl/>
          <w:lang w:eastAsia="he-IL"/>
        </w:rPr>
        <w:t>תאריך הפסקת השרות</w:t>
      </w:r>
      <w:r w:rsidRPr="0045396B">
        <w:rPr>
          <w:rFonts w:ascii="Times New Roman" w:eastAsia="Times New Roman" w:hAnsi="Times New Roman" w:cs="David"/>
          <w:sz w:val="20"/>
          <w:szCs w:val="24"/>
          <w:rtl/>
          <w:lang w:eastAsia="he-IL"/>
        </w:rPr>
        <w:t>").</w:t>
      </w:r>
    </w:p>
    <w:p w14:paraId="1850D176" w14:textId="77777777" w:rsidR="0045396B" w:rsidRPr="0045396B" w:rsidRDefault="0045396B" w:rsidP="0045396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צע עד לתאריך הפסקת הש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לפי השיעור המפורט בנספחים </w:t>
      </w:r>
      <w:r w:rsidRPr="0045396B">
        <w:rPr>
          <w:rFonts w:ascii="Times New Roman" w:eastAsia="Times New Roman" w:hAnsi="Times New Roman" w:cs="David"/>
          <w:bCs/>
          <w:sz w:val="20"/>
          <w:szCs w:val="24"/>
          <w:rtl/>
          <w:lang w:eastAsia="he-IL"/>
        </w:rPr>
        <w:t>ד' ו - ה'</w:t>
      </w:r>
      <w:r w:rsidRPr="0045396B">
        <w:rPr>
          <w:rFonts w:ascii="Times New Roman" w:eastAsia="Times New Roman" w:hAnsi="Times New Roman" w:cs="David"/>
          <w:sz w:val="20"/>
          <w:szCs w:val="24"/>
          <w:rtl/>
          <w:lang w:eastAsia="he-IL"/>
        </w:rPr>
        <w:t>. במקרה שבוצע חלק של קטע ו/או שלב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ישולם חלק יחסי מתאים מהשכר הקבוע בנספחים </w:t>
      </w:r>
      <w:r w:rsidRPr="0045396B">
        <w:rPr>
          <w:rFonts w:ascii="Times New Roman" w:eastAsia="Times New Roman" w:hAnsi="Times New Roman" w:cs="David"/>
          <w:bCs/>
          <w:sz w:val="20"/>
          <w:szCs w:val="24"/>
          <w:rtl/>
          <w:lang w:eastAsia="he-IL"/>
        </w:rPr>
        <w:t xml:space="preserve">ד' ו-ה' </w:t>
      </w:r>
      <w:r w:rsidRPr="0045396B">
        <w:rPr>
          <w:rFonts w:ascii="Times New Roman" w:eastAsia="Times New Roman" w:hAnsi="Times New Roman" w:cs="David"/>
          <w:sz w:val="20"/>
          <w:szCs w:val="24"/>
          <w:rtl/>
          <w:lang w:eastAsia="he-IL"/>
        </w:rPr>
        <w:t>לאותו שלב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כפי שיקבע המנהל.</w:t>
      </w:r>
    </w:p>
    <w:p w14:paraId="6F806512"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לטענה </w:t>
      </w:r>
      <w:r w:rsidRPr="0045396B">
        <w:rPr>
          <w:rFonts w:ascii="Times New Roman" w:eastAsia="Times New Roman" w:hAnsi="Times New Roman" w:cs="David" w:hint="cs"/>
          <w:sz w:val="20"/>
          <w:szCs w:val="24"/>
          <w:rtl/>
          <w:lang w:eastAsia="he-IL"/>
        </w:rPr>
        <w:t>ו/או דרישה ו/או תלונה ו/</w:t>
      </w:r>
      <w:r w:rsidRPr="0045396B">
        <w:rPr>
          <w:rFonts w:ascii="Times New Roman" w:eastAsia="Times New Roman" w:hAnsi="Times New Roman" w:cs="David"/>
          <w:sz w:val="20"/>
          <w:szCs w:val="24"/>
          <w:rtl/>
          <w:lang w:eastAsia="he-IL"/>
        </w:rPr>
        <w:t>או תביעה כלשהי, פרט לאמור בסעיף 12.1.2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והשכר שישולם לפי סעיף 12.1.2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לסילוק כל המגיע למתכנן מהמזמין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ו/או עקב הבאתו לידי גמר כאמור, בין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ובין מכוח עילה כלשהי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הדין.</w:t>
      </w:r>
    </w:p>
    <w:p w14:paraId="2BB24F23"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תוך 12 חודש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מהבאת חוזה</w:t>
      </w:r>
      <w:r w:rsidRPr="0045396B">
        <w:rPr>
          <w:rFonts w:ascii="Times New Roman" w:eastAsia="Times New Roman" w:hAnsi="Times New Roman" w:cs="David" w:hint="cs"/>
          <w:sz w:val="20"/>
          <w:szCs w:val="24"/>
          <w:rtl/>
          <w:lang w:eastAsia="he-IL"/>
        </w:rPr>
        <w:t xml:space="preserve"> זה לידי</w:t>
      </w:r>
      <w:r w:rsidRPr="0045396B">
        <w:rPr>
          <w:rFonts w:ascii="Times New Roman" w:eastAsia="Times New Roman" w:hAnsi="Times New Roman" w:cs="David"/>
          <w:sz w:val="20"/>
          <w:szCs w:val="24"/>
          <w:rtl/>
          <w:lang w:eastAsia="he-IL"/>
        </w:rPr>
        <w:t xml:space="preserve"> גמר כאמור</w:t>
      </w:r>
      <w:r w:rsidRPr="0045396B">
        <w:rPr>
          <w:rFonts w:ascii="Times New Roman" w:eastAsia="Times New Roman" w:hAnsi="Times New Roman" w:cs="David" w:hint="cs"/>
          <w:sz w:val="20"/>
          <w:szCs w:val="24"/>
          <w:rtl/>
          <w:lang w:eastAsia="he-IL"/>
        </w:rPr>
        <w:t>, רשאי המזמין</w:t>
      </w:r>
      <w:r w:rsidRPr="0045396B">
        <w:rPr>
          <w:rFonts w:ascii="Times New Roman" w:eastAsia="Times New Roman" w:hAnsi="Times New Roman" w:cs="David"/>
          <w:sz w:val="20"/>
          <w:szCs w:val="24"/>
          <w:rtl/>
          <w:lang w:eastAsia="he-IL"/>
        </w:rPr>
        <w:t xml:space="preserve"> לחדשו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במקרה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המתכנן 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 דרישת המזמין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לחדש את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תנאי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w:t>
      </w:r>
    </w:p>
    <w:p w14:paraId="7292C542"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במקרה שחוזה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מצוות הדין)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המתכנן זכאי לתשלום כמוגדר בסעיף 12.3.2 להלן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ויחולו הסעיפים 12.1.3 ו- 12.1.4 לעיל.</w:t>
      </w:r>
    </w:p>
    <w:p w14:paraId="03A6632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213576B4"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מזכויות מזמין לפי סעיף 12.1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זכאי המזמין לבטל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בלא צורך בהודעה מוקדמת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אחד מהמקרים הבאים:</w:t>
      </w:r>
    </w:p>
    <w:p w14:paraId="1B179416"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הפר ו/או לא קיים איזה מהוראות החוזה ולא 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קן </w:t>
      </w:r>
      <w:r w:rsidRPr="0045396B">
        <w:rPr>
          <w:rFonts w:ascii="Times New Roman" w:eastAsia="Times New Roman" w:hAnsi="Times New Roman" w:cs="David" w:hint="cs"/>
          <w:sz w:val="20"/>
          <w:szCs w:val="24"/>
          <w:rtl/>
          <w:lang w:eastAsia="he-IL"/>
        </w:rPr>
        <w:t>את ה</w:t>
      </w:r>
      <w:r w:rsidRPr="0045396B">
        <w:rPr>
          <w:rFonts w:ascii="Times New Roman" w:eastAsia="Times New Roman" w:hAnsi="Times New Roman" w:cs="David"/>
          <w:sz w:val="20"/>
          <w:szCs w:val="24"/>
          <w:rtl/>
          <w:lang w:eastAsia="he-IL"/>
        </w:rPr>
        <w:t>הפרה</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xml:space="preserve"> לאחר שק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התראה על כך מהמזמין בתוך הזמן הנקוב בהתראה.</w:t>
      </w:r>
    </w:p>
    <w:p w14:paraId="7298C869"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התרה במתכנן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שאין הוא מבצע את עבודתו בצורה המבטיחה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צועה התקין ו/או התקדמותה וסיומה לפי לוח הזמנים.</w:t>
      </w:r>
    </w:p>
    <w:p w14:paraId="6A4D5BBA"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הפר את הוראת סעיף 7.5 לעיל.</w:t>
      </w:r>
    </w:p>
    <w:p w14:paraId="34C4EAE1"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נבצר מהמתכנן או מהמנהל הראשי לקיים את ה</w:t>
      </w:r>
      <w:r w:rsidRPr="0045396B">
        <w:rPr>
          <w:rFonts w:ascii="Times New Roman" w:eastAsia="Times New Roman" w:hAnsi="Times New Roman" w:cs="David" w:hint="cs"/>
          <w:sz w:val="20"/>
          <w:szCs w:val="24"/>
          <w:rtl/>
          <w:lang w:eastAsia="he-IL"/>
        </w:rPr>
        <w:t xml:space="preserve">וראות </w:t>
      </w: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לפעולה משפטית או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למתן שירותי המתכנן או אם ארע אירוע דומה.</w:t>
      </w:r>
    </w:p>
    <w:p w14:paraId="01737A55"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חל שינוי בהחזקת המניות ו/או בהרכב המנהלים של המתכנן.</w:t>
      </w:r>
    </w:p>
    <w:p w14:paraId="4628B205"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בוטל החוזה כאמור בסעיף 12.3.1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עד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טול החוזה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לפי השיעור המפורט בנספחים </w:t>
      </w:r>
      <w:r w:rsidRPr="0045396B">
        <w:rPr>
          <w:rFonts w:ascii="Times New Roman" w:eastAsia="Times New Roman" w:hAnsi="Times New Roman" w:cs="David"/>
          <w:bCs/>
          <w:sz w:val="20"/>
          <w:szCs w:val="24"/>
          <w:rtl/>
          <w:lang w:eastAsia="he-IL"/>
        </w:rPr>
        <w:t>ד'</w:t>
      </w:r>
      <w:r w:rsidRPr="0045396B">
        <w:rPr>
          <w:rFonts w:ascii="Times New Roman" w:eastAsia="Times New Roman" w:hAnsi="Times New Roman" w:cs="David" w:hint="cs"/>
          <w:bCs/>
          <w:sz w:val="20"/>
          <w:szCs w:val="24"/>
          <w:rtl/>
          <w:lang w:eastAsia="he-IL"/>
        </w:rPr>
        <w:t xml:space="preserve"> </w:t>
      </w:r>
      <w:r w:rsidRPr="0045396B">
        <w:rPr>
          <w:rFonts w:ascii="Times New Roman" w:eastAsia="Times New Roman" w:hAnsi="Times New Roman" w:cs="David"/>
          <w:bCs/>
          <w:sz w:val="20"/>
          <w:szCs w:val="24"/>
          <w:rtl/>
          <w:lang w:eastAsia="he-IL"/>
        </w:rPr>
        <w:t xml:space="preserve">ו -ה' </w:t>
      </w:r>
      <w:r w:rsidRPr="0045396B">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45396B">
        <w:rPr>
          <w:rFonts w:ascii="Times New Roman" w:eastAsia="Times New Roman" w:hAnsi="Times New Roman" w:cs="David"/>
          <w:bCs/>
          <w:sz w:val="20"/>
          <w:szCs w:val="24"/>
          <w:rtl/>
          <w:lang w:eastAsia="he-IL"/>
        </w:rPr>
        <w:t xml:space="preserve">ד' ו-ה' </w:t>
      </w:r>
      <w:r w:rsidRPr="0045396B">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22424AED"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הודעה בדבר הבאת החוזה לידי גמר כאמור בסעיף 12.3.1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תשמש עילה למתכנן לתביעת פיצויים כלשהם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לטענה</w:t>
      </w:r>
      <w:r w:rsidRPr="0045396B">
        <w:rPr>
          <w:rFonts w:ascii="Times New Roman" w:eastAsia="Times New Roman" w:hAnsi="Times New Roman" w:cs="David" w:hint="cs"/>
          <w:sz w:val="20"/>
          <w:szCs w:val="24"/>
          <w:rtl/>
          <w:lang w:eastAsia="he-IL"/>
        </w:rPr>
        <w:t xml:space="preserve"> ו/או לדרישה ו/או לתלונה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תביעה כלשהי, פרט לאמור בסעיף 12.3.2 לעיל, והשכר שישולם לפי סעיף 12.3.2</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לסילוק כל המגיע למתכנן מהמזמין לפי החוזה ו/או עקב הבאתו </w:t>
      </w:r>
      <w:r w:rsidRPr="0045396B">
        <w:rPr>
          <w:rFonts w:ascii="Times New Roman" w:eastAsia="Times New Roman" w:hAnsi="Times New Roman" w:cs="David"/>
          <w:sz w:val="20"/>
          <w:szCs w:val="24"/>
          <w:rtl/>
          <w:lang w:eastAsia="he-IL"/>
        </w:rPr>
        <w:lastRenderedPageBreak/>
        <w:t>לידי גמר כאמור, בין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ובין מכוח עילה כלשהי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הדין.</w:t>
      </w:r>
    </w:p>
    <w:p w14:paraId="6441349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למתן השירותים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 חוזה זה או אם אירע אירוע דומה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המזמין זכאי לבטל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החוזה ויחולו הוראות סעיפים 12.3.2 ו - 12.3.3 לעיל.</w:t>
      </w:r>
    </w:p>
    <w:p w14:paraId="348C9F6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התשלום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סעיפים 12.1, 12.2 ו-12.3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מותנה בכך שהמזמין קיבל לידיו את כל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ועד לקבלתן לא יהיה עליו לבצע תשלום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הסעיפים הנ"ל.</w:t>
      </w:r>
    </w:p>
    <w:p w14:paraId="11CB7AD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בכל מקרה של הבאת חוזה</w:t>
      </w:r>
      <w:r w:rsidRPr="0045396B">
        <w:rPr>
          <w:rFonts w:ascii="Times New Roman" w:eastAsia="Times New Roman" w:hAnsi="Times New Roman" w:cs="David" w:hint="cs"/>
          <w:sz w:val="20"/>
          <w:szCs w:val="24"/>
          <w:rtl/>
          <w:lang w:eastAsia="he-IL"/>
        </w:rPr>
        <w:t xml:space="preserve"> זה לידי</w:t>
      </w:r>
      <w:r w:rsidRPr="0045396B">
        <w:rPr>
          <w:rFonts w:ascii="Times New Roman" w:eastAsia="Times New Roman" w:hAnsi="Times New Roman" w:cs="David"/>
          <w:sz w:val="20"/>
          <w:szCs w:val="24"/>
          <w:rtl/>
          <w:lang w:eastAsia="he-IL"/>
        </w:rPr>
        <w:t xml:space="preserve"> גמר או ביטולו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המזמין זכאי למסור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המשך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4633ACA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אימת שהמתכנן לא יקיים איזו מהתחייבויותיו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77408EB" w14:textId="77777777" w:rsidR="0045396B" w:rsidRPr="0045396B" w:rsidDel="00657EB1" w:rsidRDefault="0045396B" w:rsidP="0045396B">
      <w:pPr>
        <w:widowControl w:val="0"/>
        <w:numPr>
          <w:ilvl w:val="1"/>
          <w:numId w:val="1"/>
        </w:numPr>
        <w:spacing w:before="0" w:beforeAutospacing="0" w:after="200" w:afterAutospacing="0" w:line="240" w:lineRule="auto"/>
        <w:jc w:val="both"/>
        <w:rPr>
          <w:del w:id="25" w:author="Meryl Etman [2]" w:date="2022-05-23T15:13:00Z"/>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4986EF52" w14:textId="77777777" w:rsidR="0045396B" w:rsidRPr="00657EB1" w:rsidDel="00657EB1" w:rsidRDefault="0045396B" w:rsidP="0045396B">
      <w:pPr>
        <w:widowControl w:val="0"/>
        <w:numPr>
          <w:ilvl w:val="1"/>
          <w:numId w:val="1"/>
        </w:numPr>
        <w:spacing w:before="0" w:beforeAutospacing="0" w:after="200" w:afterAutospacing="0" w:line="240" w:lineRule="auto"/>
        <w:jc w:val="both"/>
        <w:rPr>
          <w:del w:id="26" w:author="Meryl Etman [2]" w:date="2022-05-23T15:13:00Z"/>
          <w:rFonts w:ascii="Times New Roman" w:eastAsia="Times New Roman" w:hAnsi="Times New Roman" w:cs="David"/>
          <w:sz w:val="20"/>
          <w:szCs w:val="24"/>
          <w:lang w:eastAsia="he-IL"/>
          <w:rPrChange w:id="27" w:author="Meryl Etman [2]" w:date="2022-05-23T15:13:00Z">
            <w:rPr>
              <w:del w:id="28" w:author="Meryl Etman [2]" w:date="2022-05-23T15:13:00Z"/>
              <w:rFonts w:ascii="Times New Roman" w:eastAsia="Times New Roman" w:hAnsi="Times New Roman" w:cs="David"/>
              <w:sz w:val="20"/>
              <w:szCs w:val="24"/>
              <w:lang w:eastAsia="he-IL"/>
            </w:rPr>
          </w:rPrChange>
        </w:rPr>
        <w:pPrChange w:id="29" w:author="Meryl Etman [2]" w:date="2022-05-23T15:13:00Z">
          <w:pPr>
            <w:widowControl w:val="0"/>
            <w:spacing w:before="0" w:beforeAutospacing="0" w:after="200" w:afterAutospacing="0" w:line="240" w:lineRule="auto"/>
            <w:ind w:left="792"/>
            <w:jc w:val="both"/>
          </w:pPr>
        </w:pPrChange>
      </w:pPr>
    </w:p>
    <w:p w14:paraId="5897EF5C" w14:textId="77777777" w:rsidR="0045396B" w:rsidRPr="0045396B" w:rsidRDefault="0045396B" w:rsidP="00657EB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Change w:id="30" w:author="Meryl Etman [2]" w:date="2022-05-23T15:13:00Z">
          <w:pPr>
            <w:widowControl w:val="0"/>
            <w:spacing w:before="0" w:beforeAutospacing="0" w:after="200" w:afterAutospacing="0" w:line="240" w:lineRule="auto"/>
            <w:jc w:val="both"/>
          </w:pPr>
        </w:pPrChange>
      </w:pPr>
    </w:p>
    <w:p w14:paraId="57C67CB4" w14:textId="77777777" w:rsidR="0045396B" w:rsidRPr="0045396B" w:rsidRDefault="0045396B" w:rsidP="0045396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העברת זכויות</w:t>
      </w:r>
    </w:p>
    <w:p w14:paraId="74AAEEE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אין המתכנן רשאי להסב לאחר את החוזה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כל חלק ממנו, וכן אין הוא רשאי להעביר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להסב לאחר כל זכות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חובה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אלא בהסכמת המזמין בכתב ומראש.</w:t>
      </w:r>
    </w:p>
    <w:p w14:paraId="5C9B711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אין המתכנן רשאי למסור לאחר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כולם או מקצתם, אלא בהסכמת המזמין בכתב ומראש.</w:t>
      </w:r>
    </w:p>
    <w:p w14:paraId="524DD46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ניתנה הסכמת המזמין לפי סעיפים 13.1 או 13.2 לעיל, הרי </w:t>
      </w:r>
      <w:r w:rsidRPr="0045396B">
        <w:rPr>
          <w:rFonts w:ascii="Times New Roman" w:eastAsia="Times New Roman" w:hAnsi="Times New Roman" w:cs="David" w:hint="cs"/>
          <w:sz w:val="20"/>
          <w:szCs w:val="24"/>
          <w:rtl/>
          <w:lang w:eastAsia="he-IL"/>
        </w:rPr>
        <w:t>ש</w:t>
      </w:r>
      <w:r w:rsidRPr="0045396B">
        <w:rPr>
          <w:rFonts w:ascii="Times New Roman" w:eastAsia="Times New Roman" w:hAnsi="Times New Roman" w:cs="David"/>
          <w:sz w:val="20"/>
          <w:szCs w:val="24"/>
          <w:rtl/>
          <w:lang w:eastAsia="he-IL"/>
        </w:rPr>
        <w:t>אין בכך כדי לפטור את המתכנן מאחריותו והתחייבויותיו לפי חוזה</w:t>
      </w:r>
      <w:r w:rsidRPr="0045396B">
        <w:rPr>
          <w:rFonts w:ascii="Times New Roman" w:eastAsia="Times New Roman" w:hAnsi="Times New Roman" w:cs="David" w:hint="cs"/>
          <w:sz w:val="20"/>
          <w:szCs w:val="24"/>
          <w:rtl/>
          <w:lang w:eastAsia="he-IL"/>
        </w:rPr>
        <w:t xml:space="preserve"> זה על נספחיו</w:t>
      </w:r>
      <w:r w:rsidRPr="0045396B">
        <w:rPr>
          <w:rFonts w:ascii="Times New Roman" w:eastAsia="Times New Roman" w:hAnsi="Times New Roman" w:cs="David"/>
          <w:sz w:val="20"/>
          <w:szCs w:val="24"/>
          <w:rtl/>
          <w:lang w:eastAsia="he-IL"/>
        </w:rPr>
        <w:t xml:space="preserve"> ומזכויות המזמין על פיו, והמתכנן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ישא באחריות מלאה, כלפי המזמין וכלפי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 xml:space="preserve">צד שלישי שהוא, גם לכל מעשה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באי כחם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עובדיהם</w:t>
      </w:r>
      <w:r w:rsidRPr="0045396B">
        <w:rPr>
          <w:rFonts w:ascii="Times New Roman" w:eastAsia="Times New Roman" w:hAnsi="Times New Roman" w:cs="David" w:hint="cs"/>
          <w:sz w:val="20"/>
          <w:szCs w:val="24"/>
          <w:rtl/>
          <w:lang w:eastAsia="he-IL"/>
        </w:rPr>
        <w:t xml:space="preserve"> ו/או מי מטעמם</w:t>
      </w:r>
      <w:r w:rsidRPr="0045396B">
        <w:rPr>
          <w:rFonts w:ascii="Times New Roman" w:eastAsia="Times New Roman" w:hAnsi="Times New Roman" w:cs="David"/>
          <w:sz w:val="20"/>
          <w:szCs w:val="24"/>
          <w:rtl/>
          <w:lang w:eastAsia="he-IL"/>
        </w:rPr>
        <w:t>, ואילו למזמין ישמרו כל זכויותיו כלפי המתכנן.</w:t>
      </w:r>
    </w:p>
    <w:p w14:paraId="0EDB0A0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בות המתכנן כמתחייב מהאמור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החוזה ויחולו הוראות סעיף 12.3.2 ו-12.3.3 לעיל.</w:t>
      </w:r>
    </w:p>
    <w:p w14:paraId="041B88E1"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2F5EE247" w14:textId="77777777" w:rsidR="0045396B" w:rsidRPr="0045396B" w:rsidRDefault="0045396B" w:rsidP="0045396B">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45396B">
        <w:rPr>
          <w:rFonts w:ascii="Times New Roman" w:eastAsia="Times New Roman" w:hAnsi="Times New Roman" w:cs="David"/>
          <w:bCs/>
          <w:sz w:val="20"/>
          <w:szCs w:val="24"/>
          <w:u w:val="single"/>
          <w:rtl/>
          <w:lang w:eastAsia="he-IL"/>
        </w:rPr>
        <w:t>סיום שרותי המתכנן</w:t>
      </w:r>
    </w:p>
    <w:p w14:paraId="661B7CA8"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יחושבו כבאים לסיום בכל אחד מהמקרים הבאים:</w:t>
      </w:r>
    </w:p>
    <w:p w14:paraId="478A2215"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הובא לידי </w:t>
      </w:r>
      <w:r w:rsidRPr="0045396B">
        <w:rPr>
          <w:rFonts w:ascii="Times New Roman" w:eastAsia="Times New Roman" w:hAnsi="Times New Roman" w:cs="David" w:hint="cs"/>
          <w:sz w:val="20"/>
          <w:szCs w:val="24"/>
          <w:rtl/>
          <w:lang w:eastAsia="he-IL"/>
        </w:rPr>
        <w:t>גמר</w:t>
      </w:r>
      <w:r w:rsidRPr="0045396B">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194A4C6F" w14:textId="77777777" w:rsidR="0045396B" w:rsidDel="00657EB1" w:rsidRDefault="0045396B" w:rsidP="0045396B">
      <w:pPr>
        <w:widowControl w:val="0"/>
        <w:numPr>
          <w:ilvl w:val="2"/>
          <w:numId w:val="1"/>
        </w:numPr>
        <w:spacing w:before="0" w:beforeAutospacing="0" w:after="200" w:afterAutospacing="0" w:line="240" w:lineRule="auto"/>
        <w:ind w:left="1508" w:hanging="374"/>
        <w:jc w:val="both"/>
        <w:rPr>
          <w:del w:id="31" w:author="Meryl Etman [2]" w:date="2022-05-23T15:13:00Z"/>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עם מתן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ע"י המזמין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הושלם מתן שרותי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w:t>
      </w:r>
    </w:p>
    <w:p w14:paraId="5262F8C4" w14:textId="77777777" w:rsidR="009A05A4" w:rsidRPr="00657EB1" w:rsidRDefault="009A05A4" w:rsidP="00657EB1">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Change w:id="32" w:author="Meryl Etman [2]" w:date="2022-05-23T15:13:00Z">
            <w:rPr>
              <w:rFonts w:ascii="Times New Roman" w:eastAsia="Times New Roman" w:hAnsi="Times New Roman" w:cs="David"/>
              <w:sz w:val="20"/>
              <w:szCs w:val="24"/>
              <w:rtl/>
              <w:lang w:eastAsia="he-IL"/>
            </w:rPr>
          </w:rPrChange>
        </w:rPr>
        <w:pPrChange w:id="33" w:author="Meryl Etman [2]" w:date="2022-05-23T15:13:00Z">
          <w:pPr>
            <w:widowControl w:val="0"/>
            <w:spacing w:before="0" w:beforeAutospacing="0" w:after="200" w:afterAutospacing="0" w:line="240" w:lineRule="auto"/>
            <w:jc w:val="both"/>
          </w:pPr>
        </w:pPrChange>
      </w:pPr>
    </w:p>
    <w:p w14:paraId="39EE6B1E"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45396B">
        <w:rPr>
          <w:rFonts w:ascii="Times New Roman" w:eastAsia="Times New Roman" w:hAnsi="Times New Roman" w:cs="David"/>
          <w:bCs/>
          <w:sz w:val="20"/>
          <w:szCs w:val="24"/>
          <w:u w:val="single"/>
          <w:rtl/>
          <w:lang w:eastAsia="he-IL"/>
        </w:rPr>
        <w:t>סודיות והמצאת מסמכים</w:t>
      </w:r>
    </w:p>
    <w:p w14:paraId="0A9037A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מתחייב לשמור על סודיות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השרטוטים, המפרטים וכל יתר המפרטים וכל יתר המסמכים המתייחסים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45396B">
        <w:rPr>
          <w:rFonts w:ascii="Times New Roman" w:eastAsia="Times New Roman" w:hAnsi="Times New Roman" w:cs="David" w:hint="cs"/>
          <w:sz w:val="20"/>
          <w:szCs w:val="24"/>
          <w:rtl/>
          <w:lang w:eastAsia="he-IL"/>
        </w:rPr>
        <w:t>ו/או על ידי</w:t>
      </w:r>
      <w:r w:rsidRPr="0045396B">
        <w:rPr>
          <w:rFonts w:ascii="Times New Roman" w:eastAsia="Times New Roman" w:hAnsi="Times New Roman" w:cs="David"/>
          <w:sz w:val="20"/>
          <w:szCs w:val="24"/>
          <w:rtl/>
          <w:lang w:eastAsia="he-IL"/>
        </w:rPr>
        <w:t xml:space="preserve"> מ</w:t>
      </w:r>
      <w:r w:rsidRPr="0045396B">
        <w:rPr>
          <w:rFonts w:ascii="Times New Roman" w:eastAsia="Times New Roman" w:hAnsi="Times New Roman" w:cs="David" w:hint="cs"/>
          <w:sz w:val="20"/>
          <w:szCs w:val="24"/>
          <w:rtl/>
          <w:lang w:eastAsia="he-IL"/>
        </w:rPr>
        <w:t>י מ</w:t>
      </w:r>
      <w:r w:rsidRPr="0045396B">
        <w:rPr>
          <w:rFonts w:ascii="Times New Roman" w:eastAsia="Times New Roman" w:hAnsi="Times New Roman" w:cs="David"/>
          <w:sz w:val="20"/>
          <w:szCs w:val="24"/>
          <w:rtl/>
          <w:lang w:eastAsia="he-IL"/>
        </w:rPr>
        <w:t xml:space="preserve">טעמו ובין שהוכנו על ידי המזמין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מי </w:t>
      </w:r>
      <w:r w:rsidRPr="0045396B">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59B43F7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מבלי לגרוע מאחריותו </w:t>
      </w:r>
      <w:r w:rsidRPr="0045396B">
        <w:rPr>
          <w:rFonts w:ascii="Times New Roman" w:eastAsia="Times New Roman" w:hAnsi="Times New Roman" w:cs="David" w:hint="cs"/>
          <w:sz w:val="20"/>
          <w:szCs w:val="24"/>
          <w:rtl/>
          <w:lang w:eastAsia="he-IL"/>
        </w:rPr>
        <w:t xml:space="preserve">של המתכנן </w:t>
      </w:r>
      <w:r w:rsidRPr="0045396B">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יציית המתכנן לכל דרישה של המנהל בדבר נקיטת אמצעי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72F36F6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יחתים את עובדיו</w:t>
      </w:r>
      <w:r w:rsidRPr="0045396B">
        <w:rPr>
          <w:rFonts w:ascii="Times New Roman" w:eastAsia="Times New Roman" w:hAnsi="Times New Roman" w:cs="David" w:hint="cs"/>
          <w:sz w:val="20"/>
          <w:szCs w:val="24"/>
          <w:rtl/>
          <w:lang w:eastAsia="he-IL"/>
        </w:rPr>
        <w:t xml:space="preserve"> ו/או </w:t>
      </w:r>
      <w:proofErr w:type="spellStart"/>
      <w:r w:rsidRPr="0045396B">
        <w:rPr>
          <w:rFonts w:ascii="Times New Roman" w:eastAsia="Times New Roman" w:hAnsi="Times New Roman" w:cs="David" w:hint="cs"/>
          <w:sz w:val="20"/>
          <w:szCs w:val="24"/>
          <w:rtl/>
          <w:lang w:eastAsia="he-IL"/>
        </w:rPr>
        <w:t>שלוחיו</w:t>
      </w:r>
      <w:proofErr w:type="spellEnd"/>
      <w:r w:rsidRPr="0045396B">
        <w:rPr>
          <w:rFonts w:ascii="Times New Roman" w:eastAsia="Times New Roman" w:hAnsi="Times New Roman" w:cs="David" w:hint="cs"/>
          <w:sz w:val="20"/>
          <w:szCs w:val="24"/>
          <w:rtl/>
          <w:lang w:eastAsia="he-IL"/>
        </w:rPr>
        <w:t xml:space="preserve"> ו/או אחר מטעמו</w:t>
      </w:r>
      <w:r w:rsidRPr="0045396B">
        <w:rPr>
          <w:rFonts w:ascii="Times New Roman" w:eastAsia="Times New Roman" w:hAnsi="Times New Roman" w:cs="David"/>
          <w:sz w:val="20"/>
          <w:szCs w:val="24"/>
          <w:rtl/>
          <w:lang w:eastAsia="he-IL"/>
        </w:rPr>
        <w:t xml:space="preserve"> בקשר עם ביצוע הסכם זה</w:t>
      </w:r>
      <w:r w:rsidRPr="0045396B">
        <w:rPr>
          <w:rFonts w:ascii="Times New Roman" w:eastAsia="Times New Roman" w:hAnsi="Times New Roman" w:cs="David" w:hint="cs"/>
          <w:sz w:val="20"/>
          <w:szCs w:val="24"/>
          <w:rtl/>
          <w:lang w:eastAsia="he-IL"/>
        </w:rPr>
        <w:t xml:space="preserve"> על נספחיו,</w:t>
      </w:r>
      <w:r w:rsidRPr="0045396B">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45396B">
        <w:rPr>
          <w:rFonts w:ascii="Times New Roman" w:eastAsia="Times New Roman" w:hAnsi="Times New Roman" w:cs="David"/>
          <w:bCs/>
          <w:sz w:val="20"/>
          <w:szCs w:val="24"/>
          <w:rtl/>
          <w:lang w:eastAsia="he-IL"/>
        </w:rPr>
        <w:t>ו'</w:t>
      </w:r>
      <w:r w:rsidRPr="0045396B">
        <w:rPr>
          <w:rFonts w:ascii="Times New Roman" w:eastAsia="Times New Roman" w:hAnsi="Times New Roman" w:cs="David"/>
          <w:sz w:val="20"/>
          <w:szCs w:val="24"/>
          <w:rtl/>
          <w:lang w:eastAsia="he-IL"/>
        </w:rPr>
        <w:t>,.</w:t>
      </w:r>
    </w:p>
    <w:p w14:paraId="0004AA18"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לפי דרישת המזמין ועם סיום שרותי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45396B">
        <w:rPr>
          <w:rFonts w:ascii="Times New Roman" w:eastAsia="Times New Roman" w:hAnsi="Times New Roman" w:cs="David" w:hint="cs"/>
          <w:sz w:val="20"/>
          <w:szCs w:val="24"/>
          <w:rtl/>
          <w:lang w:eastAsia="he-IL"/>
        </w:rPr>
        <w:t>.</w:t>
      </w:r>
    </w:p>
    <w:p w14:paraId="4DFE03B4"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45396B">
        <w:rPr>
          <w:rFonts w:ascii="Times New Roman" w:eastAsia="Times New Roman" w:hAnsi="Times New Roman" w:cs="David"/>
          <w:bCs/>
          <w:sz w:val="20"/>
          <w:szCs w:val="24"/>
          <w:u w:val="single"/>
          <w:rtl/>
          <w:lang w:eastAsia="he-IL"/>
        </w:rPr>
        <w:t>ויתור על זכויות מצד המתכנן</w:t>
      </w:r>
    </w:p>
    <w:p w14:paraId="24E0F7F2"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השתמש המזמין כדין בסמכות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45396B">
        <w:rPr>
          <w:rFonts w:ascii="Times New Roman" w:eastAsia="Times New Roman" w:hAnsi="Times New Roman" w:cs="David" w:hint="cs"/>
          <w:sz w:val="20"/>
          <w:szCs w:val="24"/>
          <w:rtl/>
          <w:lang w:eastAsia="he-IL"/>
        </w:rPr>
        <w:t>מתכנן כל טענה ו/או דרישה ו/או תלונה ו/או</w:t>
      </w:r>
      <w:r w:rsidRPr="0045396B">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w:t>
      </w:r>
      <w:r w:rsidRPr="0045396B">
        <w:rPr>
          <w:rFonts w:ascii="Times New Roman" w:eastAsia="Times New Roman" w:hAnsi="Times New Roman" w:cs="David" w:hint="cs"/>
          <w:sz w:val="20"/>
          <w:szCs w:val="24"/>
          <w:rtl/>
          <w:lang w:eastAsia="he-IL"/>
        </w:rPr>
        <w:t xml:space="preserve"> שיפוי ו/או</w:t>
      </w:r>
      <w:r w:rsidRPr="0045396B">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פגיעה במוניטין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הפסד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הפסד רווח העלולים להיגרם לו עקב הביטול</w:t>
      </w:r>
      <w:r w:rsidRPr="0045396B">
        <w:rPr>
          <w:rFonts w:ascii="Times New Roman" w:eastAsia="Times New Roman" w:hAnsi="Times New Roman" w:cs="David" w:hint="cs"/>
          <w:sz w:val="20"/>
          <w:szCs w:val="24"/>
          <w:rtl/>
          <w:lang w:eastAsia="he-IL"/>
        </w:rPr>
        <w:t xml:space="preserve"> או</w:t>
      </w:r>
      <w:r w:rsidRPr="0045396B">
        <w:rPr>
          <w:rFonts w:ascii="Times New Roman" w:eastAsia="Times New Roman" w:hAnsi="Times New Roman" w:cs="David"/>
          <w:sz w:val="20"/>
          <w:szCs w:val="24"/>
          <w:rtl/>
          <w:lang w:eastAsia="he-IL"/>
        </w:rPr>
        <w:t xml:space="preserve"> ההפסקה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מכל סיבה אחרת.</w:t>
      </w:r>
    </w:p>
    <w:p w14:paraId="6594C14C" w14:textId="77777777" w:rsidR="0045396B" w:rsidRPr="0045396B" w:rsidRDefault="0045396B" w:rsidP="004539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שביצע המתכנן על פי חוזה זה.</w:t>
      </w:r>
    </w:p>
    <w:p w14:paraId="16C87E44"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המשך ביצוע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מסירתם לידי מתכנן אחר, והינו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24A0C1A2"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שונות</w:t>
      </w:r>
    </w:p>
    <w:p w14:paraId="46312FE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הראשי במשרד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מתחייב לבצע את השירותים שעליו לבצע אישית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 חוזה</w:t>
      </w:r>
      <w:r w:rsidRPr="0045396B">
        <w:rPr>
          <w:rFonts w:ascii="Times New Roman" w:eastAsia="Times New Roman" w:hAnsi="Times New Roman" w:cs="David" w:hint="cs"/>
          <w:sz w:val="20"/>
          <w:szCs w:val="24"/>
          <w:rtl/>
          <w:lang w:eastAsia="he-IL"/>
        </w:rPr>
        <w:t xml:space="preserve"> זה והינו</w:t>
      </w:r>
      <w:r w:rsidRPr="0045396B">
        <w:rPr>
          <w:rFonts w:ascii="Times New Roman" w:eastAsia="Times New Roman" w:hAnsi="Times New Roman" w:cs="David"/>
          <w:sz w:val="20"/>
          <w:szCs w:val="24"/>
          <w:rtl/>
          <w:lang w:eastAsia="he-IL"/>
        </w:rPr>
        <w:t xml:space="preserve"> אחראי וערב כלפי המזמין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התחייבויות המתכנן לפי חוזה</w:t>
      </w:r>
      <w:r w:rsidRPr="0045396B">
        <w:rPr>
          <w:rFonts w:ascii="Times New Roman" w:eastAsia="Times New Roman" w:hAnsi="Times New Roman" w:cs="David" w:hint="cs"/>
          <w:sz w:val="20"/>
          <w:szCs w:val="24"/>
          <w:rtl/>
          <w:lang w:eastAsia="he-IL"/>
        </w:rPr>
        <w:t xml:space="preserve"> זה על נספחיו</w:t>
      </w:r>
      <w:r w:rsidRPr="0045396B">
        <w:rPr>
          <w:rFonts w:ascii="Times New Roman" w:eastAsia="Times New Roman" w:hAnsi="Times New Roman" w:cs="David"/>
          <w:sz w:val="20"/>
          <w:szCs w:val="24"/>
          <w:rtl/>
          <w:lang w:eastAsia="he-IL"/>
        </w:rPr>
        <w:t>.</w:t>
      </w:r>
    </w:p>
    <w:p w14:paraId="680798C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צד אשר יפר או לא יקיים איזו מהתחייבויותיו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יהיה חייב לפצות את הצד המקיים על כל הנזקים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ההפסדים שיגרמו לו עקב 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מבלי לגרוע מזכות הצד המקיים לכל סעד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תרופה אחרים ו/או נוספים.</w:t>
      </w:r>
    </w:p>
    <w:p w14:paraId="067C8DF8"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למניעת ספקות מוצהר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35F12BF"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45396B">
        <w:rPr>
          <w:rFonts w:ascii="Times New Roman" w:eastAsia="Times New Roman" w:hAnsi="Times New Roman" w:cs="David" w:hint="cs"/>
          <w:sz w:val="20"/>
          <w:szCs w:val="24"/>
          <w:rtl/>
          <w:lang w:eastAsia="he-IL"/>
        </w:rPr>
        <w:t>נבע</w:t>
      </w:r>
      <w:r w:rsidRPr="0045396B">
        <w:rPr>
          <w:rFonts w:ascii="Times New Roman" w:eastAsia="Times New Roman" w:hAnsi="Times New Roman" w:cs="David"/>
          <w:sz w:val="20"/>
          <w:szCs w:val="24"/>
          <w:rtl/>
          <w:lang w:eastAsia="he-IL"/>
        </w:rPr>
        <w:t xml:space="preserve"> מאי עמידתו בהתחייבויותיו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 זה.</w:t>
      </w:r>
    </w:p>
    <w:p w14:paraId="215F174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המזמין זכאי לקזז כנגד כל סכום המגיע למתכנן מאת המזמין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580DF72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מוסכם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כל </w:t>
      </w:r>
      <w:r w:rsidRPr="0045396B">
        <w:rPr>
          <w:rFonts w:ascii="Times New Roman" w:eastAsia="Times New Roman" w:hAnsi="Times New Roman" w:cs="David" w:hint="cs"/>
          <w:sz w:val="20"/>
          <w:szCs w:val="24"/>
          <w:rtl/>
          <w:lang w:eastAsia="he-IL"/>
        </w:rPr>
        <w:t>אחת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אחת מהתחייבויות המזמין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מותנה בכך שהמתכנן יקיים תחילה את 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עד לאותו מועד. המזמין זכאי, מבלי לפגוע </w:t>
      </w:r>
      <w:r w:rsidRPr="0045396B">
        <w:rPr>
          <w:rFonts w:ascii="Times New Roman" w:eastAsia="Times New Roman" w:hAnsi="Times New Roman" w:cs="David" w:hint="cs"/>
          <w:sz w:val="20"/>
          <w:szCs w:val="24"/>
          <w:rtl/>
          <w:lang w:eastAsia="he-IL"/>
        </w:rPr>
        <w:t>מכלליות ה</w:t>
      </w:r>
      <w:r w:rsidRPr="0045396B">
        <w:rPr>
          <w:rFonts w:ascii="Times New Roman" w:eastAsia="Times New Roman" w:hAnsi="Times New Roman" w:cs="David"/>
          <w:sz w:val="20"/>
          <w:szCs w:val="24"/>
          <w:rtl/>
          <w:lang w:eastAsia="he-IL"/>
        </w:rPr>
        <w:t>אמור בכל מקום אחר בחוזה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לעכב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התחי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2ACFA1F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שום התנהגות מצד</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של מי</w:t>
      </w:r>
      <w:r w:rsidRPr="0045396B">
        <w:rPr>
          <w:rFonts w:ascii="Times New Roman" w:eastAsia="Times New Roman" w:hAnsi="Times New Roman" w:cs="David"/>
          <w:sz w:val="20"/>
          <w:szCs w:val="24"/>
          <w:rtl/>
          <w:lang w:eastAsia="he-IL"/>
        </w:rPr>
        <w:t xml:space="preserve"> מהצדדים לא תחשב </w:t>
      </w:r>
      <w:proofErr w:type="spellStart"/>
      <w:r w:rsidRPr="0045396B">
        <w:rPr>
          <w:rFonts w:ascii="Times New Roman" w:eastAsia="Times New Roman" w:hAnsi="Times New Roman" w:cs="David"/>
          <w:sz w:val="20"/>
          <w:szCs w:val="24"/>
          <w:rtl/>
          <w:lang w:eastAsia="he-IL"/>
        </w:rPr>
        <w:t>כויתור</w:t>
      </w:r>
      <w:proofErr w:type="spellEnd"/>
      <w:r w:rsidRPr="0045396B">
        <w:rPr>
          <w:rFonts w:ascii="Times New Roman" w:eastAsia="Times New Roman" w:hAnsi="Times New Roman" w:cs="David"/>
          <w:sz w:val="20"/>
          <w:szCs w:val="24"/>
          <w:rtl/>
          <w:lang w:eastAsia="he-IL"/>
        </w:rPr>
        <w:t xml:space="preserve"> על איזה מזכויותיו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ו/או</w:t>
      </w:r>
      <w:r w:rsidRPr="0045396B">
        <w:rPr>
          <w:rFonts w:ascii="Times New Roman" w:eastAsia="Times New Roman" w:hAnsi="Times New Roman" w:cs="David"/>
          <w:sz w:val="20"/>
          <w:szCs w:val="24"/>
          <w:rtl/>
          <w:lang w:eastAsia="he-IL"/>
        </w:rPr>
        <w:t xml:space="preserve"> ע</w:t>
      </w:r>
      <w:r w:rsidRPr="0045396B">
        <w:rPr>
          <w:rFonts w:ascii="Times New Roman" w:eastAsia="Times New Roman" w:hAnsi="Times New Roman" w:cs="David" w:hint="cs"/>
          <w:sz w:val="20"/>
          <w:szCs w:val="24"/>
          <w:rtl/>
          <w:lang w:eastAsia="he-IL"/>
        </w:rPr>
        <w:t>ל פי כל</w:t>
      </w:r>
      <w:r w:rsidRPr="0045396B">
        <w:rPr>
          <w:rFonts w:ascii="Times New Roman" w:eastAsia="Times New Roman" w:hAnsi="Times New Roman" w:cs="David"/>
          <w:sz w:val="20"/>
          <w:szCs w:val="24"/>
          <w:rtl/>
          <w:lang w:eastAsia="he-IL"/>
        </w:rPr>
        <w:t xml:space="preserve"> דין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proofErr w:type="spellStart"/>
      <w:r w:rsidRPr="0045396B">
        <w:rPr>
          <w:rFonts w:ascii="Times New Roman" w:eastAsia="Times New Roman" w:hAnsi="Times New Roman" w:cs="David"/>
          <w:sz w:val="20"/>
          <w:szCs w:val="24"/>
          <w:rtl/>
          <w:lang w:eastAsia="he-IL"/>
        </w:rPr>
        <w:t>כויתור</w:t>
      </w:r>
      <w:proofErr w:type="spellEnd"/>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כהסכמה מצדו לאיזה הפרה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אי קיום של תנאי מתנאי חוזה</w:t>
      </w:r>
      <w:r w:rsidRPr="0045396B">
        <w:rPr>
          <w:rFonts w:ascii="Times New Roman" w:eastAsia="Times New Roman" w:hAnsi="Times New Roman" w:cs="David" w:hint="cs"/>
          <w:sz w:val="20"/>
          <w:szCs w:val="24"/>
          <w:rtl/>
          <w:lang w:eastAsia="he-IL"/>
        </w:rPr>
        <w:t xml:space="preserve"> זה ו/</w:t>
      </w:r>
      <w:r w:rsidRPr="0045396B">
        <w:rPr>
          <w:rFonts w:ascii="Times New Roman" w:eastAsia="Times New Roman" w:hAnsi="Times New Roman" w:cs="David"/>
          <w:sz w:val="20"/>
          <w:szCs w:val="24"/>
          <w:rtl/>
          <w:lang w:eastAsia="he-IL"/>
        </w:rPr>
        <w:t xml:space="preserve"> או כנותנת דחייה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ארכה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כל פעולה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ש</w:t>
      </w:r>
      <w:r w:rsidRPr="0045396B">
        <w:rPr>
          <w:rFonts w:ascii="Times New Roman" w:eastAsia="Times New Roman" w:hAnsi="Times New Roman" w:cs="David"/>
          <w:sz w:val="20"/>
          <w:szCs w:val="24"/>
          <w:rtl/>
          <w:lang w:eastAsia="he-IL"/>
        </w:rPr>
        <w:t>יש לעשותה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טול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תוספת של תנאי </w:t>
      </w:r>
      <w:r w:rsidRPr="0045396B">
        <w:rPr>
          <w:rFonts w:ascii="Times New Roman" w:eastAsia="Times New Roman" w:hAnsi="Times New Roman" w:cs="David" w:hint="cs"/>
          <w:sz w:val="20"/>
          <w:szCs w:val="24"/>
          <w:rtl/>
          <w:lang w:eastAsia="he-IL"/>
        </w:rPr>
        <w:t>כלשהו</w:t>
      </w:r>
      <w:r w:rsidRPr="0045396B">
        <w:rPr>
          <w:rFonts w:ascii="Times New Roman" w:eastAsia="Times New Roman" w:hAnsi="Times New Roman" w:cs="David"/>
          <w:sz w:val="20"/>
          <w:szCs w:val="24"/>
          <w:rtl/>
          <w:lang w:eastAsia="he-IL"/>
        </w:rPr>
        <w:t>, אלא אם נעשו במפורש ובכתב.</w:t>
      </w:r>
    </w:p>
    <w:p w14:paraId="7A85FBF6" w14:textId="77777777" w:rsidR="0045396B" w:rsidRPr="0045396B" w:rsidRDefault="0045396B" w:rsidP="004539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מכלליות האמור לעיל -</w:t>
      </w:r>
    </w:p>
    <w:p w14:paraId="01200E26"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45CB6BFF"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תור כלשהו על זכויות וחובות לפי החוזה.</w:t>
      </w:r>
    </w:p>
    <w:p w14:paraId="27FAE537"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במידה והמתכנן כולל מספר גופים או יחידים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5F382A2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בגין כל חיוב מחיובי המזמין </w:t>
      </w:r>
      <w:r w:rsidRPr="0045396B">
        <w:rPr>
          <w:rFonts w:ascii="Times New Roman" w:eastAsia="Times New Roman" w:hAnsi="Times New Roman" w:cs="David" w:hint="cs"/>
          <w:sz w:val="24"/>
          <w:szCs w:val="24"/>
          <w:rtl/>
          <w:lang w:eastAsia="he-IL"/>
        </w:rPr>
        <w:t>על פי</w:t>
      </w:r>
      <w:r w:rsidRPr="0045396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45396B">
        <w:rPr>
          <w:rFonts w:ascii="Times New Roman" w:eastAsia="Times New Roman" w:hAnsi="Times New Roman" w:cs="David" w:hint="cs"/>
          <w:sz w:val="24"/>
          <w:szCs w:val="24"/>
          <w:rtl/>
          <w:lang w:eastAsia="he-IL"/>
        </w:rPr>
        <w:t>על פ</w:t>
      </w:r>
      <w:r w:rsidRPr="0045396B">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45396B">
        <w:rPr>
          <w:rFonts w:ascii="Times New Roman" w:eastAsia="Times New Roman" w:hAnsi="Times New Roman" w:cs="David"/>
          <w:sz w:val="24"/>
          <w:szCs w:val="24"/>
          <w:rtl/>
          <w:lang w:eastAsia="he-IL"/>
        </w:rPr>
        <w:t>לס"ק</w:t>
      </w:r>
      <w:proofErr w:type="spellEnd"/>
      <w:r w:rsidRPr="0045396B">
        <w:rPr>
          <w:rFonts w:ascii="Times New Roman" w:eastAsia="Times New Roman" w:hAnsi="Times New Roman" w:cs="David"/>
          <w:sz w:val="24"/>
          <w:szCs w:val="24"/>
          <w:rtl/>
          <w:lang w:eastAsia="he-IL"/>
        </w:rPr>
        <w:t xml:space="preserve"> זה.</w:t>
      </w:r>
    </w:p>
    <w:p w14:paraId="08B6C6DC" w14:textId="77777777" w:rsidR="0045396B" w:rsidRPr="0045396B" w:rsidRDefault="0045396B" w:rsidP="0045396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sz w:val="24"/>
          <w:szCs w:val="24"/>
          <w:rtl/>
          <w:lang w:eastAsia="he-IL"/>
        </w:rPr>
        <w:t>המתכנן מתחייב בזה</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כי כל דרישה</w:t>
      </w:r>
      <w:r w:rsidRPr="0045396B">
        <w:rPr>
          <w:rFonts w:ascii="Times New Roman" w:eastAsia="Times New Roman" w:hAnsi="Times New Roman" w:cs="David" w:hint="cs"/>
          <w:sz w:val="24"/>
          <w:szCs w:val="24"/>
          <w:rtl/>
          <w:lang w:eastAsia="he-IL"/>
        </w:rPr>
        <w:t xml:space="preserve"> ו/או תלונה</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 xml:space="preserve">ו/או </w:t>
      </w:r>
      <w:r w:rsidRPr="0045396B">
        <w:rPr>
          <w:rFonts w:ascii="Times New Roman" w:eastAsia="Times New Roman" w:hAnsi="Times New Roman" w:cs="David"/>
          <w:sz w:val="24"/>
          <w:szCs w:val="24"/>
          <w:rtl/>
          <w:lang w:eastAsia="he-IL"/>
        </w:rPr>
        <w:t>טענה ו/או תביעה, ככל שתהיינה לו כנגד המזמין בגין חיובי המזמין ע</w:t>
      </w:r>
      <w:r w:rsidRPr="0045396B">
        <w:rPr>
          <w:rFonts w:ascii="Times New Roman" w:eastAsia="Times New Roman" w:hAnsi="Times New Roman" w:cs="David" w:hint="cs"/>
          <w:sz w:val="24"/>
          <w:szCs w:val="24"/>
          <w:rtl/>
          <w:lang w:eastAsia="he-IL"/>
        </w:rPr>
        <w:t>ל פי</w:t>
      </w:r>
      <w:r w:rsidRPr="0045396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אותו דין</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יחול לגבי תביעה של מי מיחידי המזמין כנגד המתכנן</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קרי</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תביעה כאמור</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w:t>
      </w:r>
    </w:p>
    <w:p w14:paraId="66F7967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435494C5"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מוסכם ומוצהר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1EDC2A3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7F4CB2AE" w14:textId="77777777" w:rsidR="0045396B" w:rsidDel="00657EB1" w:rsidRDefault="0045396B" w:rsidP="0045396B">
      <w:pPr>
        <w:widowControl w:val="0"/>
        <w:numPr>
          <w:ilvl w:val="1"/>
          <w:numId w:val="1"/>
        </w:numPr>
        <w:spacing w:before="0" w:beforeAutospacing="0" w:after="200" w:afterAutospacing="0" w:line="240" w:lineRule="auto"/>
        <w:jc w:val="both"/>
        <w:rPr>
          <w:del w:id="34" w:author="Meryl Etman [2]" w:date="2022-05-23T15:13:00Z"/>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חוזה זה על נספחיו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45396B">
        <w:rPr>
          <w:rFonts w:ascii="Times New Roman" w:eastAsia="Times New Roman" w:hAnsi="Times New Roman" w:cs="David"/>
          <w:sz w:val="20"/>
          <w:szCs w:val="24"/>
          <w:rtl/>
          <w:lang w:eastAsia="he-IL"/>
        </w:rPr>
        <w:t>מורשי</w:t>
      </w:r>
      <w:proofErr w:type="spellEnd"/>
      <w:r w:rsidRPr="0045396B">
        <w:rPr>
          <w:rFonts w:ascii="Times New Roman" w:eastAsia="Times New Roman" w:hAnsi="Times New Roman" w:cs="David"/>
          <w:sz w:val="20"/>
          <w:szCs w:val="24"/>
          <w:rtl/>
          <w:lang w:eastAsia="he-IL"/>
        </w:rPr>
        <w:t xml:space="preserve"> החתימה של המזמין.</w:t>
      </w:r>
    </w:p>
    <w:p w14:paraId="3C6FC595" w14:textId="5D281A3D" w:rsidR="009A05A4" w:rsidRPr="00657EB1" w:rsidDel="00657EB1" w:rsidRDefault="009A05A4" w:rsidP="009A05A4">
      <w:pPr>
        <w:widowControl w:val="0"/>
        <w:numPr>
          <w:ilvl w:val="1"/>
          <w:numId w:val="1"/>
        </w:numPr>
        <w:spacing w:before="0" w:beforeAutospacing="0" w:after="200" w:afterAutospacing="0" w:line="240" w:lineRule="auto"/>
        <w:jc w:val="both"/>
        <w:rPr>
          <w:del w:id="35" w:author="Meryl Etman [2]" w:date="2022-05-23T15:13:00Z"/>
          <w:rFonts w:ascii="Times New Roman" w:eastAsia="Times New Roman" w:hAnsi="Times New Roman" w:cs="David"/>
          <w:sz w:val="20"/>
          <w:szCs w:val="24"/>
          <w:rtl/>
          <w:lang w:eastAsia="he-IL"/>
          <w:rPrChange w:id="36" w:author="Meryl Etman [2]" w:date="2022-05-23T15:13:00Z">
            <w:rPr>
              <w:del w:id="37" w:author="Meryl Etman [2]" w:date="2022-05-23T15:13:00Z"/>
              <w:rFonts w:ascii="Times New Roman" w:eastAsia="Times New Roman" w:hAnsi="Times New Roman" w:cs="David"/>
              <w:sz w:val="20"/>
              <w:szCs w:val="24"/>
              <w:rtl/>
              <w:lang w:eastAsia="he-IL"/>
            </w:rPr>
          </w:rPrChange>
        </w:rPr>
        <w:pPrChange w:id="38" w:author="Meryl Etman [2]" w:date="2022-05-23T15:13:00Z">
          <w:pPr>
            <w:widowControl w:val="0"/>
            <w:spacing w:before="0" w:beforeAutospacing="0" w:after="200" w:afterAutospacing="0" w:line="240" w:lineRule="auto"/>
            <w:jc w:val="both"/>
          </w:pPr>
        </w:pPrChange>
      </w:pPr>
    </w:p>
    <w:p w14:paraId="26FBAF16" w14:textId="66838A4C" w:rsidR="009A05A4" w:rsidDel="00657EB1" w:rsidRDefault="009A05A4" w:rsidP="009A05A4">
      <w:pPr>
        <w:widowControl w:val="0"/>
        <w:spacing w:before="0" w:beforeAutospacing="0" w:after="200" w:afterAutospacing="0" w:line="240" w:lineRule="auto"/>
        <w:jc w:val="both"/>
        <w:rPr>
          <w:del w:id="39" w:author="Meryl Etman [2]" w:date="2022-05-23T15:13:00Z"/>
          <w:rFonts w:ascii="Times New Roman" w:eastAsia="Times New Roman" w:hAnsi="Times New Roman" w:cs="David"/>
          <w:sz w:val="20"/>
          <w:szCs w:val="24"/>
          <w:rtl/>
          <w:lang w:eastAsia="he-IL"/>
        </w:rPr>
      </w:pPr>
    </w:p>
    <w:p w14:paraId="20789D2F" w14:textId="77777777" w:rsidR="009A05A4" w:rsidRPr="0045396B" w:rsidRDefault="009A05A4" w:rsidP="00657EB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Change w:id="40" w:author="Meryl Etman [2]" w:date="2022-05-23T15:13:00Z">
          <w:pPr>
            <w:widowControl w:val="0"/>
            <w:spacing w:before="0" w:beforeAutospacing="0" w:after="200" w:afterAutospacing="0" w:line="240" w:lineRule="auto"/>
            <w:jc w:val="both"/>
          </w:pPr>
        </w:pPrChange>
      </w:pPr>
    </w:p>
    <w:p w14:paraId="4E32E4C5" w14:textId="77777777" w:rsidR="0045396B" w:rsidRPr="0045396B" w:rsidRDefault="0045396B" w:rsidP="0045396B">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45396B">
        <w:rPr>
          <w:rFonts w:ascii="Times New Roman" w:eastAsia="Times New Roman" w:hAnsi="Times New Roman" w:cs="David" w:hint="cs"/>
          <w:sz w:val="20"/>
          <w:szCs w:val="24"/>
          <w:rtl/>
          <w:lang w:eastAsia="he-IL"/>
        </w:rPr>
        <w:t>רשום</w:t>
      </w:r>
      <w:r w:rsidRPr="0045396B">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תחשב היא כמתקבלת ביום משלוח או מסירתה כאמור.</w:t>
      </w:r>
    </w:p>
    <w:p w14:paraId="117F4B76"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B7EA4F0" w14:textId="77777777" w:rsidR="009A05A4" w:rsidRPr="00776496" w:rsidRDefault="009A05A4" w:rsidP="009A05A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248A786F" w14:textId="77777777" w:rsidR="009A05A4" w:rsidRPr="00776496"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6F3B0DB8" w14:textId="77777777" w:rsidR="009A05A4" w:rsidRPr="00B27B4C"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78A2C0D" w14:textId="3A289664" w:rsidR="009A05A4" w:rsidRPr="00B27B4C"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CC381D9B04C6458D81178204093238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41" w:author="Meryl Etman" w:date="2022-05-22T10:29:00Z">
            <w:r w:rsidR="00172624">
              <w:rPr>
                <w:rFonts w:ascii="Times New Roman" w:eastAsia="Times New Roman" w:hAnsi="Times New Roman" w:cs="David"/>
                <w:color w:val="00B0F0"/>
                <w:sz w:val="20"/>
                <w:szCs w:val="24"/>
                <w:u w:val="single"/>
                <w:rtl/>
                <w:lang w:eastAsia="he-IL"/>
              </w:rPr>
              <w:t xml:space="preserve">מיכל </w:t>
            </w:r>
            <w:proofErr w:type="spellStart"/>
            <w:r w:rsidR="00172624">
              <w:rPr>
                <w:rFonts w:ascii="Times New Roman" w:eastAsia="Times New Roman" w:hAnsi="Times New Roman" w:cs="David"/>
                <w:color w:val="00B0F0"/>
                <w:sz w:val="20"/>
                <w:szCs w:val="24"/>
                <w:u w:val="single"/>
                <w:rtl/>
                <w:lang w:eastAsia="he-IL"/>
              </w:rPr>
              <w:t>גינזבורג</w:t>
            </w:r>
          </w:ins>
          <w:proofErr w:type="spellEnd"/>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001D182A385C4B878D3B36AE5D180C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42" w:author="Meryl Etman [2]" w:date="2022-05-22T10:36:00Z">
            <w:r w:rsidR="00607439">
              <w:rPr>
                <w:rFonts w:ascii="Times New Roman" w:eastAsia="Times New Roman" w:hAnsi="Times New Roman" w:cs="David" w:hint="cs"/>
                <w:sz w:val="20"/>
                <w:szCs w:val="24"/>
                <w:rtl/>
                <w:lang w:eastAsia="he-IL"/>
              </w:rPr>
              <w:t>גבעת שמואל החדשה בע"מ</w:t>
            </w:r>
          </w:ins>
        </w:sdtContent>
      </w:sdt>
    </w:p>
    <w:p w14:paraId="1AC8D142" w14:textId="77777777" w:rsidR="009A05A4" w:rsidRPr="00B27B4C" w:rsidRDefault="009A05A4" w:rsidP="009A05A4">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25107EFC"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4E45142"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60DFDEF"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21D39311"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CBDB377" w14:textId="77777777" w:rsidR="009A05A4"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249AB03A"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5D676C4C"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3B28788" w14:textId="77777777" w:rsidR="009A05A4" w:rsidRPr="00B27B4C" w:rsidRDefault="009A05A4" w:rsidP="009A05A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3066A23" w14:textId="77777777" w:rsidR="0045396B" w:rsidRPr="0045396B" w:rsidRDefault="0045396B" w:rsidP="000065A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822929D" w14:textId="6B1C6E75" w:rsidR="009A05A4" w:rsidDel="00657EB1" w:rsidRDefault="009A05A4" w:rsidP="0045396B">
      <w:pPr>
        <w:widowControl w:val="0"/>
        <w:spacing w:before="0" w:beforeAutospacing="0" w:after="0" w:afterAutospacing="0" w:line="240" w:lineRule="auto"/>
        <w:jc w:val="center"/>
        <w:outlineLvl w:val="3"/>
        <w:rPr>
          <w:del w:id="43" w:author="Meryl Etman [2]" w:date="2022-05-23T15:13:00Z"/>
          <w:rFonts w:ascii="Times New Roman" w:eastAsia="Times New Roman" w:hAnsi="Times New Roman" w:cs="David"/>
          <w:bCs/>
          <w:sz w:val="20"/>
          <w:szCs w:val="24"/>
          <w:u w:val="single"/>
          <w:rtl/>
          <w:lang w:eastAsia="he-IL"/>
        </w:rPr>
      </w:pPr>
    </w:p>
    <w:p w14:paraId="215F58F8" w14:textId="3CC6756A" w:rsidR="009A05A4" w:rsidDel="00657EB1" w:rsidRDefault="009A05A4" w:rsidP="0045396B">
      <w:pPr>
        <w:widowControl w:val="0"/>
        <w:spacing w:before="0" w:beforeAutospacing="0" w:after="0" w:afterAutospacing="0" w:line="240" w:lineRule="auto"/>
        <w:jc w:val="center"/>
        <w:outlineLvl w:val="3"/>
        <w:rPr>
          <w:del w:id="44" w:author="Meryl Etman [2]" w:date="2022-05-23T15:13:00Z"/>
          <w:rFonts w:ascii="Times New Roman" w:eastAsia="Times New Roman" w:hAnsi="Times New Roman" w:cs="David"/>
          <w:bCs/>
          <w:sz w:val="20"/>
          <w:szCs w:val="24"/>
          <w:u w:val="single"/>
          <w:rtl/>
          <w:lang w:eastAsia="he-IL"/>
        </w:rPr>
      </w:pPr>
    </w:p>
    <w:p w14:paraId="61E4E3F4" w14:textId="2493478A" w:rsidR="009A05A4" w:rsidDel="00657EB1" w:rsidRDefault="009A05A4" w:rsidP="0045396B">
      <w:pPr>
        <w:widowControl w:val="0"/>
        <w:spacing w:before="0" w:beforeAutospacing="0" w:after="0" w:afterAutospacing="0" w:line="240" w:lineRule="auto"/>
        <w:jc w:val="center"/>
        <w:outlineLvl w:val="3"/>
        <w:rPr>
          <w:del w:id="45" w:author="Meryl Etman [2]" w:date="2022-05-23T15:13:00Z"/>
          <w:rFonts w:ascii="Times New Roman" w:eastAsia="Times New Roman" w:hAnsi="Times New Roman" w:cs="David"/>
          <w:bCs/>
          <w:sz w:val="20"/>
          <w:szCs w:val="24"/>
          <w:u w:val="single"/>
          <w:rtl/>
          <w:lang w:eastAsia="he-IL"/>
        </w:rPr>
      </w:pPr>
    </w:p>
    <w:p w14:paraId="2509FAE2" w14:textId="412C3F6A" w:rsidR="009A05A4" w:rsidDel="00657EB1" w:rsidRDefault="009A05A4" w:rsidP="0045396B">
      <w:pPr>
        <w:widowControl w:val="0"/>
        <w:spacing w:before="0" w:beforeAutospacing="0" w:after="0" w:afterAutospacing="0" w:line="240" w:lineRule="auto"/>
        <w:jc w:val="center"/>
        <w:outlineLvl w:val="3"/>
        <w:rPr>
          <w:del w:id="46" w:author="Meryl Etman [2]" w:date="2022-05-23T15:13:00Z"/>
          <w:rFonts w:ascii="Times New Roman" w:eastAsia="Times New Roman" w:hAnsi="Times New Roman" w:cs="David"/>
          <w:bCs/>
          <w:sz w:val="20"/>
          <w:szCs w:val="24"/>
          <w:u w:val="single"/>
          <w:rtl/>
          <w:lang w:eastAsia="he-IL"/>
        </w:rPr>
      </w:pPr>
    </w:p>
    <w:p w14:paraId="0AEA7184" w14:textId="5989ADE2" w:rsidR="009A05A4" w:rsidDel="00657EB1" w:rsidRDefault="009A05A4" w:rsidP="0045396B">
      <w:pPr>
        <w:widowControl w:val="0"/>
        <w:spacing w:before="0" w:beforeAutospacing="0" w:after="0" w:afterAutospacing="0" w:line="240" w:lineRule="auto"/>
        <w:jc w:val="center"/>
        <w:outlineLvl w:val="3"/>
        <w:rPr>
          <w:del w:id="47" w:author="Meryl Etman [2]" w:date="2022-05-23T15:13:00Z"/>
          <w:rFonts w:ascii="Times New Roman" w:eastAsia="Times New Roman" w:hAnsi="Times New Roman" w:cs="David"/>
          <w:bCs/>
          <w:sz w:val="20"/>
          <w:szCs w:val="24"/>
          <w:u w:val="single"/>
          <w:rtl/>
          <w:lang w:eastAsia="he-IL"/>
        </w:rPr>
      </w:pPr>
    </w:p>
    <w:p w14:paraId="5F119E62" w14:textId="11E091EB" w:rsidR="009A05A4" w:rsidDel="00657EB1" w:rsidRDefault="009A05A4" w:rsidP="0045396B">
      <w:pPr>
        <w:widowControl w:val="0"/>
        <w:spacing w:before="0" w:beforeAutospacing="0" w:after="0" w:afterAutospacing="0" w:line="240" w:lineRule="auto"/>
        <w:jc w:val="center"/>
        <w:outlineLvl w:val="3"/>
        <w:rPr>
          <w:del w:id="48" w:author="Meryl Etman [2]" w:date="2022-05-23T15:13:00Z"/>
          <w:rFonts w:ascii="Times New Roman" w:eastAsia="Times New Roman" w:hAnsi="Times New Roman" w:cs="David"/>
          <w:bCs/>
          <w:sz w:val="20"/>
          <w:szCs w:val="24"/>
          <w:u w:val="single"/>
          <w:rtl/>
          <w:lang w:eastAsia="he-IL"/>
        </w:rPr>
      </w:pPr>
    </w:p>
    <w:p w14:paraId="41F5EFBE" w14:textId="6F4A9D8A" w:rsidR="009A05A4" w:rsidDel="00657EB1" w:rsidRDefault="009A05A4" w:rsidP="0045396B">
      <w:pPr>
        <w:widowControl w:val="0"/>
        <w:spacing w:before="0" w:beforeAutospacing="0" w:after="0" w:afterAutospacing="0" w:line="240" w:lineRule="auto"/>
        <w:jc w:val="center"/>
        <w:outlineLvl w:val="3"/>
        <w:rPr>
          <w:del w:id="49" w:author="Meryl Etman [2]" w:date="2022-05-23T15:13:00Z"/>
          <w:rFonts w:ascii="Times New Roman" w:eastAsia="Times New Roman" w:hAnsi="Times New Roman" w:cs="David"/>
          <w:bCs/>
          <w:sz w:val="20"/>
          <w:szCs w:val="24"/>
          <w:u w:val="single"/>
          <w:rtl/>
          <w:lang w:eastAsia="he-IL"/>
        </w:rPr>
      </w:pPr>
    </w:p>
    <w:p w14:paraId="12FB1335" w14:textId="1C8AA7AD" w:rsidR="009A05A4" w:rsidDel="00657EB1" w:rsidRDefault="009A05A4" w:rsidP="0045396B">
      <w:pPr>
        <w:widowControl w:val="0"/>
        <w:spacing w:before="0" w:beforeAutospacing="0" w:after="0" w:afterAutospacing="0" w:line="240" w:lineRule="auto"/>
        <w:jc w:val="center"/>
        <w:outlineLvl w:val="3"/>
        <w:rPr>
          <w:del w:id="50" w:author="Meryl Etman [2]" w:date="2022-05-23T15:13:00Z"/>
          <w:rFonts w:ascii="Times New Roman" w:eastAsia="Times New Roman" w:hAnsi="Times New Roman" w:cs="David"/>
          <w:bCs/>
          <w:sz w:val="20"/>
          <w:szCs w:val="24"/>
          <w:u w:val="single"/>
          <w:rtl/>
          <w:lang w:eastAsia="he-IL"/>
        </w:rPr>
      </w:pPr>
    </w:p>
    <w:p w14:paraId="451CA129" w14:textId="0E4F6B19" w:rsidR="009A05A4" w:rsidDel="00657EB1" w:rsidRDefault="009A05A4" w:rsidP="0045396B">
      <w:pPr>
        <w:widowControl w:val="0"/>
        <w:spacing w:before="0" w:beforeAutospacing="0" w:after="0" w:afterAutospacing="0" w:line="240" w:lineRule="auto"/>
        <w:jc w:val="center"/>
        <w:outlineLvl w:val="3"/>
        <w:rPr>
          <w:del w:id="51" w:author="Meryl Etman [2]" w:date="2022-05-23T15:13:00Z"/>
          <w:rFonts w:ascii="Times New Roman" w:eastAsia="Times New Roman" w:hAnsi="Times New Roman" w:cs="David"/>
          <w:bCs/>
          <w:sz w:val="20"/>
          <w:szCs w:val="24"/>
          <w:u w:val="single"/>
          <w:rtl/>
          <w:lang w:eastAsia="he-IL"/>
        </w:rPr>
      </w:pPr>
    </w:p>
    <w:p w14:paraId="765F719E" w14:textId="17CC49FE" w:rsidR="009A05A4" w:rsidDel="00657EB1" w:rsidRDefault="009A05A4" w:rsidP="0045396B">
      <w:pPr>
        <w:widowControl w:val="0"/>
        <w:spacing w:before="0" w:beforeAutospacing="0" w:after="0" w:afterAutospacing="0" w:line="240" w:lineRule="auto"/>
        <w:jc w:val="center"/>
        <w:outlineLvl w:val="3"/>
        <w:rPr>
          <w:del w:id="52" w:author="Meryl Etman [2]" w:date="2022-05-23T15:13:00Z"/>
          <w:rFonts w:ascii="Times New Roman" w:eastAsia="Times New Roman" w:hAnsi="Times New Roman" w:cs="David"/>
          <w:bCs/>
          <w:sz w:val="20"/>
          <w:szCs w:val="24"/>
          <w:u w:val="single"/>
          <w:rtl/>
          <w:lang w:eastAsia="he-IL"/>
        </w:rPr>
      </w:pPr>
    </w:p>
    <w:p w14:paraId="46969E6D" w14:textId="133F59B0" w:rsidR="009A05A4" w:rsidDel="00657EB1" w:rsidRDefault="009A05A4" w:rsidP="0045396B">
      <w:pPr>
        <w:widowControl w:val="0"/>
        <w:spacing w:before="0" w:beforeAutospacing="0" w:after="0" w:afterAutospacing="0" w:line="240" w:lineRule="auto"/>
        <w:jc w:val="center"/>
        <w:outlineLvl w:val="3"/>
        <w:rPr>
          <w:del w:id="53" w:author="Meryl Etman [2]" w:date="2022-05-23T15:13:00Z"/>
          <w:rFonts w:ascii="Times New Roman" w:eastAsia="Times New Roman" w:hAnsi="Times New Roman" w:cs="David"/>
          <w:bCs/>
          <w:sz w:val="20"/>
          <w:szCs w:val="24"/>
          <w:u w:val="single"/>
          <w:rtl/>
          <w:lang w:eastAsia="he-IL"/>
        </w:rPr>
      </w:pPr>
    </w:p>
    <w:p w14:paraId="1B48A852" w14:textId="00606233" w:rsidR="009A05A4" w:rsidDel="00657EB1" w:rsidRDefault="009A05A4" w:rsidP="0045396B">
      <w:pPr>
        <w:widowControl w:val="0"/>
        <w:spacing w:before="0" w:beforeAutospacing="0" w:after="0" w:afterAutospacing="0" w:line="240" w:lineRule="auto"/>
        <w:jc w:val="center"/>
        <w:outlineLvl w:val="3"/>
        <w:rPr>
          <w:del w:id="54" w:author="Meryl Etman [2]" w:date="2022-05-23T15:13:00Z"/>
          <w:rFonts w:ascii="Times New Roman" w:eastAsia="Times New Roman" w:hAnsi="Times New Roman" w:cs="David"/>
          <w:bCs/>
          <w:sz w:val="20"/>
          <w:szCs w:val="24"/>
          <w:u w:val="single"/>
          <w:rtl/>
          <w:lang w:eastAsia="he-IL"/>
        </w:rPr>
      </w:pPr>
    </w:p>
    <w:p w14:paraId="4D6E1AC5" w14:textId="0CA3E6EB" w:rsidR="009A05A4" w:rsidDel="00657EB1" w:rsidRDefault="009A05A4" w:rsidP="0045396B">
      <w:pPr>
        <w:widowControl w:val="0"/>
        <w:spacing w:before="0" w:beforeAutospacing="0" w:after="0" w:afterAutospacing="0" w:line="240" w:lineRule="auto"/>
        <w:jc w:val="center"/>
        <w:outlineLvl w:val="3"/>
        <w:rPr>
          <w:del w:id="55" w:author="Meryl Etman [2]" w:date="2022-05-23T15:13:00Z"/>
          <w:rFonts w:ascii="Times New Roman" w:eastAsia="Times New Roman" w:hAnsi="Times New Roman" w:cs="David"/>
          <w:bCs/>
          <w:sz w:val="20"/>
          <w:szCs w:val="24"/>
          <w:u w:val="single"/>
          <w:rtl/>
          <w:lang w:eastAsia="he-IL"/>
        </w:rPr>
      </w:pPr>
    </w:p>
    <w:p w14:paraId="1405CE43" w14:textId="06DE752E" w:rsidR="009A05A4" w:rsidDel="00657EB1" w:rsidRDefault="009A05A4" w:rsidP="0045396B">
      <w:pPr>
        <w:widowControl w:val="0"/>
        <w:spacing w:before="0" w:beforeAutospacing="0" w:after="0" w:afterAutospacing="0" w:line="240" w:lineRule="auto"/>
        <w:jc w:val="center"/>
        <w:outlineLvl w:val="3"/>
        <w:rPr>
          <w:del w:id="56" w:author="Meryl Etman [2]" w:date="2022-05-23T15:13:00Z"/>
          <w:rFonts w:ascii="Times New Roman" w:eastAsia="Times New Roman" w:hAnsi="Times New Roman" w:cs="David"/>
          <w:bCs/>
          <w:sz w:val="20"/>
          <w:szCs w:val="24"/>
          <w:u w:val="single"/>
          <w:rtl/>
          <w:lang w:eastAsia="he-IL"/>
        </w:rPr>
      </w:pPr>
    </w:p>
    <w:p w14:paraId="3DC699E3" w14:textId="1F422338" w:rsidR="009A05A4" w:rsidDel="00657EB1" w:rsidRDefault="009A05A4" w:rsidP="0045396B">
      <w:pPr>
        <w:widowControl w:val="0"/>
        <w:spacing w:before="0" w:beforeAutospacing="0" w:after="0" w:afterAutospacing="0" w:line="240" w:lineRule="auto"/>
        <w:jc w:val="center"/>
        <w:outlineLvl w:val="3"/>
        <w:rPr>
          <w:del w:id="57" w:author="Meryl Etman [2]" w:date="2022-05-23T15:13:00Z"/>
          <w:rFonts w:ascii="Times New Roman" w:eastAsia="Times New Roman" w:hAnsi="Times New Roman" w:cs="David"/>
          <w:bCs/>
          <w:sz w:val="20"/>
          <w:szCs w:val="24"/>
          <w:u w:val="single"/>
          <w:rtl/>
          <w:lang w:eastAsia="he-IL"/>
        </w:rPr>
      </w:pPr>
    </w:p>
    <w:p w14:paraId="070A6020" w14:textId="474DEACC" w:rsidR="009A05A4" w:rsidDel="00657EB1" w:rsidRDefault="009A05A4" w:rsidP="0045396B">
      <w:pPr>
        <w:widowControl w:val="0"/>
        <w:spacing w:before="0" w:beforeAutospacing="0" w:after="0" w:afterAutospacing="0" w:line="240" w:lineRule="auto"/>
        <w:jc w:val="center"/>
        <w:outlineLvl w:val="3"/>
        <w:rPr>
          <w:del w:id="58" w:author="Meryl Etman [2]" w:date="2022-05-23T15:13:00Z"/>
          <w:rFonts w:ascii="Times New Roman" w:eastAsia="Times New Roman" w:hAnsi="Times New Roman" w:cs="David"/>
          <w:bCs/>
          <w:sz w:val="20"/>
          <w:szCs w:val="24"/>
          <w:u w:val="single"/>
          <w:rtl/>
          <w:lang w:eastAsia="he-IL"/>
        </w:rPr>
      </w:pPr>
    </w:p>
    <w:p w14:paraId="34166A1E" w14:textId="133563B0" w:rsidR="009A05A4" w:rsidDel="00657EB1" w:rsidRDefault="009A05A4" w:rsidP="0045396B">
      <w:pPr>
        <w:widowControl w:val="0"/>
        <w:spacing w:before="0" w:beforeAutospacing="0" w:after="0" w:afterAutospacing="0" w:line="240" w:lineRule="auto"/>
        <w:jc w:val="center"/>
        <w:outlineLvl w:val="3"/>
        <w:rPr>
          <w:del w:id="59" w:author="Meryl Etman [2]" w:date="2022-05-23T15:13:00Z"/>
          <w:rFonts w:ascii="Times New Roman" w:eastAsia="Times New Roman" w:hAnsi="Times New Roman" w:cs="David"/>
          <w:bCs/>
          <w:sz w:val="20"/>
          <w:szCs w:val="24"/>
          <w:u w:val="single"/>
          <w:rtl/>
          <w:lang w:eastAsia="he-IL"/>
        </w:rPr>
      </w:pPr>
    </w:p>
    <w:p w14:paraId="5AF1C71B" w14:textId="023E06AC" w:rsidR="009A05A4" w:rsidDel="00657EB1" w:rsidRDefault="009A05A4" w:rsidP="0045396B">
      <w:pPr>
        <w:widowControl w:val="0"/>
        <w:spacing w:before="0" w:beforeAutospacing="0" w:after="0" w:afterAutospacing="0" w:line="240" w:lineRule="auto"/>
        <w:jc w:val="center"/>
        <w:outlineLvl w:val="3"/>
        <w:rPr>
          <w:del w:id="60" w:author="Meryl Etman [2]" w:date="2022-05-23T15:13:00Z"/>
          <w:rFonts w:ascii="Times New Roman" w:eastAsia="Times New Roman" w:hAnsi="Times New Roman" w:cs="David"/>
          <w:bCs/>
          <w:sz w:val="20"/>
          <w:szCs w:val="24"/>
          <w:u w:val="single"/>
          <w:rtl/>
          <w:lang w:eastAsia="he-IL"/>
        </w:rPr>
      </w:pPr>
    </w:p>
    <w:p w14:paraId="08703838" w14:textId="20929CA6" w:rsidR="009A05A4" w:rsidDel="00657EB1" w:rsidRDefault="009A05A4" w:rsidP="0045396B">
      <w:pPr>
        <w:widowControl w:val="0"/>
        <w:spacing w:before="0" w:beforeAutospacing="0" w:after="0" w:afterAutospacing="0" w:line="240" w:lineRule="auto"/>
        <w:jc w:val="center"/>
        <w:outlineLvl w:val="3"/>
        <w:rPr>
          <w:del w:id="61" w:author="Meryl Etman [2]" w:date="2022-05-23T15:13:00Z"/>
          <w:rFonts w:ascii="Times New Roman" w:eastAsia="Times New Roman" w:hAnsi="Times New Roman" w:cs="David"/>
          <w:bCs/>
          <w:sz w:val="20"/>
          <w:szCs w:val="24"/>
          <w:u w:val="single"/>
          <w:rtl/>
          <w:lang w:eastAsia="he-IL"/>
        </w:rPr>
      </w:pPr>
    </w:p>
    <w:p w14:paraId="542974EA" w14:textId="33904D92" w:rsidR="009A05A4" w:rsidDel="00657EB1" w:rsidRDefault="009A05A4" w:rsidP="0045396B">
      <w:pPr>
        <w:widowControl w:val="0"/>
        <w:spacing w:before="0" w:beforeAutospacing="0" w:after="0" w:afterAutospacing="0" w:line="240" w:lineRule="auto"/>
        <w:jc w:val="center"/>
        <w:outlineLvl w:val="3"/>
        <w:rPr>
          <w:del w:id="62" w:author="Meryl Etman [2]" w:date="2022-05-23T15:13:00Z"/>
          <w:rFonts w:ascii="Times New Roman" w:eastAsia="Times New Roman" w:hAnsi="Times New Roman" w:cs="David"/>
          <w:bCs/>
          <w:sz w:val="20"/>
          <w:szCs w:val="24"/>
          <w:u w:val="single"/>
          <w:rtl/>
          <w:lang w:eastAsia="he-IL"/>
        </w:rPr>
      </w:pPr>
    </w:p>
    <w:p w14:paraId="5577142A" w14:textId="41FCAC89" w:rsidR="009A05A4" w:rsidDel="00657EB1" w:rsidRDefault="009A05A4" w:rsidP="0045396B">
      <w:pPr>
        <w:widowControl w:val="0"/>
        <w:spacing w:before="0" w:beforeAutospacing="0" w:after="0" w:afterAutospacing="0" w:line="240" w:lineRule="auto"/>
        <w:jc w:val="center"/>
        <w:outlineLvl w:val="3"/>
        <w:rPr>
          <w:del w:id="63" w:author="Meryl Etman [2]" w:date="2022-05-23T15:13:00Z"/>
          <w:rFonts w:ascii="Times New Roman" w:eastAsia="Times New Roman" w:hAnsi="Times New Roman" w:cs="David"/>
          <w:bCs/>
          <w:sz w:val="20"/>
          <w:szCs w:val="24"/>
          <w:u w:val="single"/>
          <w:rtl/>
          <w:lang w:eastAsia="he-IL"/>
        </w:rPr>
      </w:pPr>
    </w:p>
    <w:p w14:paraId="544D8352" w14:textId="1573DD16" w:rsidR="009A05A4" w:rsidDel="00657EB1" w:rsidRDefault="009A05A4" w:rsidP="0045396B">
      <w:pPr>
        <w:widowControl w:val="0"/>
        <w:spacing w:before="0" w:beforeAutospacing="0" w:after="0" w:afterAutospacing="0" w:line="240" w:lineRule="auto"/>
        <w:jc w:val="center"/>
        <w:outlineLvl w:val="3"/>
        <w:rPr>
          <w:del w:id="64" w:author="Meryl Etman [2]" w:date="2022-05-23T15:13:00Z"/>
          <w:rFonts w:ascii="Times New Roman" w:eastAsia="Times New Roman" w:hAnsi="Times New Roman" w:cs="David"/>
          <w:bCs/>
          <w:sz w:val="20"/>
          <w:szCs w:val="24"/>
          <w:u w:val="single"/>
          <w:rtl/>
          <w:lang w:eastAsia="he-IL"/>
        </w:rPr>
      </w:pPr>
    </w:p>
    <w:p w14:paraId="3CB3C87E" w14:textId="18F55C40" w:rsidR="009A05A4" w:rsidDel="00657EB1" w:rsidRDefault="009A05A4" w:rsidP="0045396B">
      <w:pPr>
        <w:widowControl w:val="0"/>
        <w:spacing w:before="0" w:beforeAutospacing="0" w:after="0" w:afterAutospacing="0" w:line="240" w:lineRule="auto"/>
        <w:jc w:val="center"/>
        <w:outlineLvl w:val="3"/>
        <w:rPr>
          <w:del w:id="65" w:author="Meryl Etman [2]" w:date="2022-05-23T15:13:00Z"/>
          <w:rFonts w:ascii="Times New Roman" w:eastAsia="Times New Roman" w:hAnsi="Times New Roman" w:cs="David"/>
          <w:bCs/>
          <w:sz w:val="20"/>
          <w:szCs w:val="24"/>
          <w:u w:val="single"/>
          <w:rtl/>
          <w:lang w:eastAsia="he-IL"/>
        </w:rPr>
      </w:pPr>
    </w:p>
    <w:p w14:paraId="581F4C3C" w14:textId="17E0D320" w:rsidR="009A05A4" w:rsidDel="00657EB1" w:rsidRDefault="009A05A4" w:rsidP="0045396B">
      <w:pPr>
        <w:widowControl w:val="0"/>
        <w:spacing w:before="0" w:beforeAutospacing="0" w:after="0" w:afterAutospacing="0" w:line="240" w:lineRule="auto"/>
        <w:jc w:val="center"/>
        <w:outlineLvl w:val="3"/>
        <w:rPr>
          <w:del w:id="66" w:author="Meryl Etman [2]" w:date="2022-05-23T15:13:00Z"/>
          <w:rFonts w:ascii="Times New Roman" w:eastAsia="Times New Roman" w:hAnsi="Times New Roman" w:cs="David"/>
          <w:bCs/>
          <w:sz w:val="20"/>
          <w:szCs w:val="24"/>
          <w:u w:val="single"/>
          <w:rtl/>
          <w:lang w:eastAsia="he-IL"/>
        </w:rPr>
      </w:pPr>
    </w:p>
    <w:p w14:paraId="43BC780F" w14:textId="27103E3B" w:rsidR="009A05A4" w:rsidDel="00657EB1" w:rsidRDefault="009A05A4" w:rsidP="0045396B">
      <w:pPr>
        <w:widowControl w:val="0"/>
        <w:spacing w:before="0" w:beforeAutospacing="0" w:after="0" w:afterAutospacing="0" w:line="240" w:lineRule="auto"/>
        <w:jc w:val="center"/>
        <w:outlineLvl w:val="3"/>
        <w:rPr>
          <w:del w:id="67" w:author="Meryl Etman [2]" w:date="2022-05-23T15:13:00Z"/>
          <w:rFonts w:ascii="Times New Roman" w:eastAsia="Times New Roman" w:hAnsi="Times New Roman" w:cs="David"/>
          <w:bCs/>
          <w:sz w:val="20"/>
          <w:szCs w:val="24"/>
          <w:u w:val="single"/>
          <w:rtl/>
          <w:lang w:eastAsia="he-IL"/>
        </w:rPr>
      </w:pPr>
    </w:p>
    <w:p w14:paraId="30569E42" w14:textId="35301B7A" w:rsidR="009A05A4" w:rsidDel="00657EB1" w:rsidRDefault="009A05A4" w:rsidP="0045396B">
      <w:pPr>
        <w:widowControl w:val="0"/>
        <w:spacing w:before="0" w:beforeAutospacing="0" w:after="0" w:afterAutospacing="0" w:line="240" w:lineRule="auto"/>
        <w:jc w:val="center"/>
        <w:outlineLvl w:val="3"/>
        <w:rPr>
          <w:del w:id="68" w:author="Meryl Etman [2]" w:date="2022-05-23T15:13:00Z"/>
          <w:rFonts w:ascii="Times New Roman" w:eastAsia="Times New Roman" w:hAnsi="Times New Roman" w:cs="David"/>
          <w:bCs/>
          <w:sz w:val="20"/>
          <w:szCs w:val="24"/>
          <w:u w:val="single"/>
          <w:rtl/>
          <w:lang w:eastAsia="he-IL"/>
        </w:rPr>
      </w:pPr>
    </w:p>
    <w:p w14:paraId="06021668" w14:textId="119ADA16" w:rsidR="009A05A4" w:rsidDel="00657EB1" w:rsidRDefault="009A05A4" w:rsidP="0045396B">
      <w:pPr>
        <w:widowControl w:val="0"/>
        <w:spacing w:before="0" w:beforeAutospacing="0" w:after="0" w:afterAutospacing="0" w:line="240" w:lineRule="auto"/>
        <w:jc w:val="center"/>
        <w:outlineLvl w:val="3"/>
        <w:rPr>
          <w:del w:id="69" w:author="Meryl Etman [2]" w:date="2022-05-23T15:13:00Z"/>
          <w:rFonts w:ascii="Times New Roman" w:eastAsia="Times New Roman" w:hAnsi="Times New Roman" w:cs="David"/>
          <w:bCs/>
          <w:sz w:val="20"/>
          <w:szCs w:val="24"/>
          <w:u w:val="single"/>
          <w:rtl/>
          <w:lang w:eastAsia="he-IL"/>
        </w:rPr>
      </w:pPr>
    </w:p>
    <w:p w14:paraId="192251C0" w14:textId="7CAD2B65" w:rsidR="009A05A4" w:rsidDel="00657EB1" w:rsidRDefault="009A05A4" w:rsidP="0045396B">
      <w:pPr>
        <w:widowControl w:val="0"/>
        <w:spacing w:before="0" w:beforeAutospacing="0" w:after="0" w:afterAutospacing="0" w:line="240" w:lineRule="auto"/>
        <w:jc w:val="center"/>
        <w:outlineLvl w:val="3"/>
        <w:rPr>
          <w:del w:id="70" w:author="Meryl Etman [2]" w:date="2022-05-23T15:13:00Z"/>
          <w:rFonts w:ascii="Times New Roman" w:eastAsia="Times New Roman" w:hAnsi="Times New Roman" w:cs="David"/>
          <w:bCs/>
          <w:sz w:val="20"/>
          <w:szCs w:val="24"/>
          <w:u w:val="single"/>
          <w:rtl/>
          <w:lang w:eastAsia="he-IL"/>
        </w:rPr>
      </w:pPr>
    </w:p>
    <w:p w14:paraId="54A6EE8B" w14:textId="1A66C4BE" w:rsidR="009A05A4" w:rsidDel="00657EB1" w:rsidRDefault="009A05A4" w:rsidP="0045396B">
      <w:pPr>
        <w:widowControl w:val="0"/>
        <w:spacing w:before="0" w:beforeAutospacing="0" w:after="0" w:afterAutospacing="0" w:line="240" w:lineRule="auto"/>
        <w:jc w:val="center"/>
        <w:outlineLvl w:val="3"/>
        <w:rPr>
          <w:del w:id="71" w:author="Meryl Etman [2]" w:date="2022-05-23T15:13:00Z"/>
          <w:rFonts w:ascii="Times New Roman" w:eastAsia="Times New Roman" w:hAnsi="Times New Roman" w:cs="David"/>
          <w:bCs/>
          <w:sz w:val="20"/>
          <w:szCs w:val="24"/>
          <w:u w:val="single"/>
          <w:rtl/>
          <w:lang w:eastAsia="he-IL"/>
        </w:rPr>
      </w:pPr>
    </w:p>
    <w:p w14:paraId="231A2264" w14:textId="73967B05" w:rsidR="009A05A4" w:rsidDel="00657EB1" w:rsidRDefault="009A05A4" w:rsidP="0045396B">
      <w:pPr>
        <w:widowControl w:val="0"/>
        <w:spacing w:before="0" w:beforeAutospacing="0" w:after="0" w:afterAutospacing="0" w:line="240" w:lineRule="auto"/>
        <w:jc w:val="center"/>
        <w:outlineLvl w:val="3"/>
        <w:rPr>
          <w:del w:id="72" w:author="Meryl Etman [2]" w:date="2022-05-23T15:13:00Z"/>
          <w:rFonts w:ascii="Times New Roman" w:eastAsia="Times New Roman" w:hAnsi="Times New Roman" w:cs="David"/>
          <w:bCs/>
          <w:sz w:val="20"/>
          <w:szCs w:val="24"/>
          <w:u w:val="single"/>
          <w:rtl/>
          <w:lang w:eastAsia="he-IL"/>
        </w:rPr>
      </w:pPr>
    </w:p>
    <w:p w14:paraId="3CA60C47"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9033EAC" w14:textId="77777777" w:rsidR="00657EB1" w:rsidRDefault="00657EB1">
      <w:pPr>
        <w:bidi w:val="0"/>
        <w:spacing w:before="0" w:beforeAutospacing="0" w:after="160" w:afterAutospacing="0" w:line="259" w:lineRule="auto"/>
        <w:rPr>
          <w:ins w:id="73" w:author="Meryl Etman [2]" w:date="2022-05-23T15:13:00Z"/>
          <w:rFonts w:ascii="Times New Roman" w:eastAsia="Times New Roman" w:hAnsi="Times New Roman" w:cs="David"/>
          <w:bCs/>
          <w:sz w:val="20"/>
          <w:szCs w:val="24"/>
          <w:u w:val="single"/>
          <w:rtl/>
          <w:lang w:eastAsia="he-IL"/>
        </w:rPr>
      </w:pPr>
      <w:ins w:id="74" w:author="Meryl Etman [2]" w:date="2022-05-23T15:13:00Z">
        <w:r>
          <w:rPr>
            <w:rFonts w:ascii="Times New Roman" w:eastAsia="Times New Roman" w:hAnsi="Times New Roman" w:cs="David"/>
            <w:bCs/>
            <w:sz w:val="20"/>
            <w:szCs w:val="24"/>
            <w:u w:val="single"/>
            <w:rtl/>
            <w:lang w:eastAsia="he-IL"/>
          </w:rPr>
          <w:br w:type="page"/>
        </w:r>
      </w:ins>
    </w:p>
    <w:p w14:paraId="4931D13D" w14:textId="6EFA7263" w:rsidR="00D53CB3"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1734FC03" w14:textId="77777777" w:rsidR="00D53CB3" w:rsidRPr="00B27B4C"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lastRenderedPageBreak/>
        <w:t>נספח כללי</w:t>
      </w:r>
    </w:p>
    <w:p w14:paraId="66B4B350"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3D4FF50E"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78F0A1" w14:textId="1B80770B"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w:t>
      </w:r>
      <w:del w:id="75" w:author="Meryl Etman [2]" w:date="2022-05-22T10:36:00Z">
        <w:r w:rsidRPr="00B27B4C" w:rsidDel="00607439">
          <w:rPr>
            <w:rFonts w:ascii="Times New Roman" w:eastAsia="Times New Roman" w:hAnsi="Times New Roman" w:cs="David" w:hint="cs"/>
            <w:sz w:val="24"/>
            <w:szCs w:val="24"/>
            <w:rtl/>
            <w:lang w:eastAsia="he-IL"/>
          </w:rPr>
          <w:delText>, שטחי מסחר ומשרדים</w:delText>
        </w:r>
      </w:del>
      <w:r w:rsidRPr="00B27B4C">
        <w:rPr>
          <w:rFonts w:ascii="Times New Roman" w:eastAsia="Times New Roman" w:hAnsi="Times New Roman" w:cs="David" w:hint="cs"/>
          <w:sz w:val="24"/>
          <w:szCs w:val="24"/>
          <w:rtl/>
          <w:lang w:eastAsia="he-IL"/>
        </w:rPr>
        <w:t>,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6F4509FAAFF04AB58280FA611122F1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76" w:author="Meryl Etman" w:date="2022-05-22T10:25:00Z">
            <w:r w:rsidR="00172624">
              <w:rPr>
                <w:rFonts w:ascii="Times New Roman" w:eastAsia="Times New Roman" w:hAnsi="Times New Roman" w:cs="David" w:hint="cs"/>
                <w:color w:val="00B0F0"/>
                <w:sz w:val="24"/>
                <w:szCs w:val="24"/>
                <w:rtl/>
                <w:lang w:eastAsia="he-IL"/>
              </w:rPr>
              <w:t>גבעת שמואל</w:t>
            </w:r>
          </w:ins>
        </w:sdtContent>
      </w:sdt>
      <w:r w:rsidRPr="00E95AE9">
        <w:rPr>
          <w:rFonts w:ascii="Times New Roman" w:eastAsia="Times New Roman" w:hAnsi="Times New Roman" w:cs="David" w:hint="cs"/>
          <w:color w:val="00B0F0"/>
          <w:sz w:val="24"/>
          <w:szCs w:val="24"/>
          <w:rtl/>
          <w:lang w:eastAsia="he-IL"/>
        </w:rPr>
        <w:t xml:space="preserve"> - </w:t>
      </w:r>
      <w:customXmlDelRangeStart w:id="77" w:author="Meryl Etman [2]" w:date="2022-05-22T10:37:00Z"/>
      <w:sdt>
        <w:sdtPr>
          <w:rPr>
            <w:rFonts w:ascii="Times New Roman" w:eastAsia="Times New Roman" w:hAnsi="Times New Roman" w:cs="David" w:hint="cs"/>
            <w:color w:val="00B0F0"/>
            <w:sz w:val="24"/>
            <w:szCs w:val="24"/>
            <w:rtl/>
          </w:rPr>
          <w:alias w:val="שם אתר"/>
          <w:tag w:val="cntSite"/>
          <w:id w:val="-1682512962"/>
          <w:placeholder>
            <w:docPart w:val="54F47E8B1ECB4D4FB7B6D7487F4226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77"/>
          <w:ins w:id="78" w:author="Meryl Etman" w:date="2022-05-22T10:25:00Z">
            <w:del w:id="79" w:author="Meryl Etman [2]" w:date="2022-05-22T10:37:00Z">
              <w:r w:rsidR="00172624" w:rsidDel="00607439">
                <w:rPr>
                  <w:rFonts w:ascii="Times New Roman" w:eastAsia="Times New Roman" w:hAnsi="Times New Roman" w:cs="David" w:hint="cs"/>
                  <w:color w:val="00B0F0"/>
                  <w:sz w:val="24"/>
                  <w:szCs w:val="24"/>
                  <w:rtl/>
                </w:rPr>
                <w:delText>גבעת שמואל</w:delText>
              </w:r>
            </w:del>
          </w:ins>
          <w:customXmlDelRangeStart w:id="80" w:author="Meryl Etman [2]" w:date="2022-05-22T10:37:00Z"/>
        </w:sdtContent>
      </w:sdt>
      <w:customXmlDelRangeEnd w:id="80"/>
      <w:del w:id="81" w:author="Meryl Etman [2]" w:date="2022-05-22T10:37:00Z">
        <w:r w:rsidRPr="00E95AE9" w:rsidDel="00607439">
          <w:rPr>
            <w:rFonts w:ascii="Times New Roman" w:eastAsia="Times New Roman" w:hAnsi="Times New Roman" w:cs="David" w:hint="cs"/>
            <w:color w:val="00B0F0"/>
            <w:sz w:val="24"/>
            <w:szCs w:val="24"/>
            <w:rtl/>
            <w:lang w:eastAsia="he-IL"/>
          </w:rPr>
          <w:delText>,</w:delText>
        </w:r>
      </w:del>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9911A407EF8497C83683F96D1D488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82" w:author="Meryl Etman" w:date="2022-05-22T10:24:00Z">
            <w:r w:rsidR="00172624">
              <w:rPr>
                <w:rFonts w:ascii="Times New Roman" w:eastAsia="Times New Roman" w:hAnsi="Times New Roman" w:cs="David" w:hint="cs"/>
                <w:color w:val="00B0F0"/>
                <w:sz w:val="24"/>
                <w:szCs w:val="24"/>
                <w:rtl/>
              </w:rPr>
              <w:t>סביוני גבעת שמואל - מגרשים 1004-1005</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1DB42276"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29AD7C5" w14:textId="210AD0D1"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proofErr w:type="spellStart"/>
      <w:r w:rsidRPr="00B27B4C">
        <w:rPr>
          <w:rFonts w:ascii="Times New Roman" w:eastAsia="Times New Roman" w:hAnsi="Times New Roman" w:cs="David" w:hint="cs"/>
          <w:b/>
          <w:bCs/>
          <w:sz w:val="24"/>
          <w:szCs w:val="24"/>
          <w:rtl/>
          <w:lang w:eastAsia="he-IL"/>
        </w:rPr>
        <w:t>התכנית</w:t>
      </w:r>
      <w:proofErr w:type="spellEnd"/>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75D26ABA50F64685BF9E7EB3D98EDD9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83" w:author="Meryl Etman" w:date="2022-05-22T10:34:00Z">
            <w:r w:rsidR="00172624">
              <w:rPr>
                <w:rFonts w:ascii="Times New Roman" w:eastAsia="Times New Roman" w:hAnsi="Times New Roman" w:cs="David" w:hint="cs"/>
                <w:color w:val="008000"/>
                <w:sz w:val="24"/>
                <w:szCs w:val="24"/>
                <w:rtl/>
              </w:rPr>
              <w:t>427-0218768</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78E087138FE549A399F8974392FAC3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84" w:author="Meryl Etman" w:date="2022-05-22T10:32:00Z">
            <w:r w:rsidR="00172624">
              <w:rPr>
                <w:rFonts w:ascii="Times New Roman" w:eastAsia="Times New Roman" w:hAnsi="Times New Roman" w:cs="David" w:hint="cs"/>
                <w:sz w:val="24"/>
                <w:szCs w:val="24"/>
                <w:rtl/>
                <w:lang w:eastAsia="he-IL"/>
              </w:rPr>
              <w:t>6191</w:t>
            </w:r>
          </w:ins>
        </w:sdtContent>
      </w:sdt>
      <w:ins w:id="85" w:author="Meryl Etman [2]" w:date="2022-05-22T10:37:00Z">
        <w:r w:rsidR="00607439">
          <w:rPr>
            <w:rFonts w:ascii="Times New Roman" w:eastAsia="Times New Roman" w:hAnsi="Times New Roman" w:cs="David" w:hint="cs"/>
            <w:sz w:val="24"/>
            <w:szCs w:val="24"/>
            <w:rtl/>
            <w:lang w:eastAsia="he-IL"/>
          </w:rPr>
          <w:t>, מגרשים 1004 ו-1005.</w:t>
        </w:r>
      </w:ins>
      <w:del w:id="86" w:author="Meryl Etman [2]" w:date="2022-05-22T10:37:00Z">
        <w:r w:rsidRPr="00B27B4C" w:rsidDel="00607439">
          <w:rPr>
            <w:rFonts w:ascii="Times New Roman" w:eastAsia="Times New Roman" w:hAnsi="Times New Roman" w:cs="David" w:hint="cs"/>
            <w:sz w:val="24"/>
            <w:szCs w:val="24"/>
            <w:rtl/>
            <w:lang w:eastAsia="he-IL"/>
          </w:rPr>
          <w:delText>.</w:delText>
        </w:r>
      </w:del>
    </w:p>
    <w:p w14:paraId="29545E4F"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w:t>
      </w:r>
      <w:proofErr w:type="spellStart"/>
      <w:r w:rsidRPr="00B27B4C">
        <w:rPr>
          <w:rFonts w:ascii="Times New Roman" w:eastAsia="Times New Roman" w:hAnsi="Times New Roman" w:cs="David" w:hint="cs"/>
          <w:sz w:val="24"/>
          <w:szCs w:val="24"/>
          <w:rtl/>
          <w:lang w:eastAsia="he-IL"/>
        </w:rPr>
        <w:t>לתכנית</w:t>
      </w:r>
      <w:proofErr w:type="spellEnd"/>
      <w:r w:rsidRPr="00B27B4C">
        <w:rPr>
          <w:rFonts w:ascii="Times New Roman" w:eastAsia="Times New Roman" w:hAnsi="Times New Roman" w:cs="David" w:hint="cs"/>
          <w:sz w:val="24"/>
          <w:szCs w:val="24"/>
          <w:rtl/>
          <w:lang w:eastAsia="he-IL"/>
        </w:rPr>
        <w:t xml:space="preserve"> התקפה בעת הזמנת כל שלב. המתכנן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ובתכניות</w:t>
      </w:r>
      <w:proofErr w:type="spellEnd"/>
      <w:r w:rsidRPr="00B27B4C">
        <w:rPr>
          <w:rFonts w:ascii="Times New Roman" w:eastAsia="Times New Roman" w:hAnsi="Times New Roman" w:cs="David" w:hint="cs"/>
          <w:sz w:val="24"/>
          <w:szCs w:val="24"/>
          <w:rtl/>
          <w:lang w:eastAsia="he-IL"/>
        </w:rPr>
        <w:t xml:space="preserve">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הבינוי במתכונת שתאושר ובהתאם להוראות המזמין.</w:t>
      </w:r>
    </w:p>
    <w:p w14:paraId="24B2C9F4"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9FA5387" w14:textId="0C5A63C3" w:rsidR="00D53CB3" w:rsidRPr="00B27B4C" w:rsidRDefault="00D53CB3" w:rsidP="00D53CB3">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4B658542B03D4D67834B150C3A619F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87" w:author="Meryl Etman" w:date="2022-05-22T10:25:00Z">
            <w:r w:rsidR="00172624">
              <w:rPr>
                <w:rFonts w:ascii="Times New Roman" w:eastAsia="Times New Roman" w:hAnsi="Times New Roman" w:cs="David" w:hint="cs"/>
                <w:color w:val="008000"/>
                <w:sz w:val="24"/>
                <w:szCs w:val="24"/>
                <w:rtl/>
              </w:rPr>
              <w:t>גבעת שמואל</w:t>
            </w:r>
          </w:ins>
        </w:sdtContent>
      </w:sdt>
      <w:r w:rsidRPr="00B27B4C">
        <w:rPr>
          <w:rFonts w:ascii="Times New Roman" w:eastAsia="Times New Roman" w:hAnsi="Times New Roman" w:cs="David" w:hint="cs"/>
          <w:color w:val="008000"/>
          <w:sz w:val="24"/>
          <w:szCs w:val="24"/>
          <w:rtl/>
        </w:rPr>
        <w:t>.</w:t>
      </w:r>
    </w:p>
    <w:p w14:paraId="13636399"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color w:val="FF0000"/>
          <w:sz w:val="24"/>
          <w:szCs w:val="24"/>
          <w:rtl/>
        </w:rPr>
      </w:pPr>
    </w:p>
    <w:p w14:paraId="66F09A4E"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375C853E"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706C5E" w14:textId="2B665955"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F7CD8EC0DD947ABAFDB672687B7B32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88" w:author="Meryl Etman" w:date="2022-05-22T10:32:00Z">
            <w:r w:rsidR="00172624">
              <w:rPr>
                <w:rFonts w:ascii="Times New Roman" w:eastAsia="Times New Roman" w:hAnsi="Times New Roman" w:cs="David" w:hint="cs"/>
                <w:sz w:val="24"/>
                <w:szCs w:val="24"/>
                <w:rtl/>
                <w:lang w:eastAsia="he-IL"/>
              </w:rPr>
              <w:t>מרול אטמן</w:t>
            </w:r>
          </w:ins>
        </w:sdtContent>
      </w:sdt>
    </w:p>
    <w:p w14:paraId="3AFA51FA"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3027B92A" w14:textId="77777777" w:rsidR="00D53CB3" w:rsidRPr="00DE0948" w:rsidRDefault="00D53CB3" w:rsidP="00D53CB3">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w:t>
      </w:r>
      <w:proofErr w:type="spellStart"/>
      <w:r w:rsidRPr="00DE0948">
        <w:rPr>
          <w:rFonts w:ascii="Times New Roman" w:eastAsia="Times New Roman" w:hAnsi="Times New Roman" w:cs="David" w:hint="cs"/>
          <w:sz w:val="24"/>
          <w:szCs w:val="24"/>
          <w:rtl/>
          <w:lang w:eastAsia="he-IL"/>
        </w:rPr>
        <w:t>מימד</w:t>
      </w:r>
      <w:proofErr w:type="spellEnd"/>
      <w:r w:rsidRPr="00DE0948">
        <w:rPr>
          <w:rFonts w:ascii="Times New Roman" w:eastAsia="Times New Roman" w:hAnsi="Times New Roman" w:cs="David" w:hint="cs"/>
          <w:sz w:val="24"/>
          <w:szCs w:val="24"/>
          <w:rtl/>
          <w:lang w:eastAsia="he-IL"/>
        </w:rPr>
        <w:t xml:space="preserve">,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7EF755D3" w14:textId="77777777" w:rsidR="00D53CB3" w:rsidRPr="00B27B4C" w:rsidRDefault="00D53CB3" w:rsidP="00D53CB3">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71A46A1F"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4B882BCF"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058A7A" w14:textId="18BBD266"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F204BB9576174FFF958E11C85D08BF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89" w:author="Meryl Etman" w:date="2022-05-22T10:33:00Z">
            <w:r w:rsidR="00172624">
              <w:rPr>
                <w:rFonts w:ascii="Times New Roman" w:eastAsia="Times New Roman" w:hAnsi="Times New Roman" w:cs="David"/>
                <w:color w:val="008000"/>
                <w:sz w:val="24"/>
                <w:szCs w:val="24"/>
                <w:rtl/>
                <w:lang w:eastAsia="he-IL"/>
              </w:rPr>
              <w:t xml:space="preserve">מיכל </w:t>
            </w:r>
            <w:proofErr w:type="spellStart"/>
            <w:r w:rsidR="00172624">
              <w:rPr>
                <w:rFonts w:ascii="Times New Roman" w:eastAsia="Times New Roman" w:hAnsi="Times New Roman" w:cs="David"/>
                <w:color w:val="008000"/>
                <w:sz w:val="24"/>
                <w:szCs w:val="24"/>
                <w:rtl/>
                <w:lang w:eastAsia="he-IL"/>
              </w:rPr>
              <w:t>גינזבורג</w:t>
            </w:r>
          </w:ins>
          <w:proofErr w:type="spellEnd"/>
        </w:sdtContent>
      </w:sdt>
    </w:p>
    <w:p w14:paraId="699E41D6" w14:textId="77777777" w:rsidR="00D53CB3" w:rsidRPr="00B27B4C" w:rsidRDefault="00D53CB3" w:rsidP="00D53CB3">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D806FDE681644DDC865969DC4F5E21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77508E93"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7A8374" w14:textId="191748F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9879DDED3021444E8FCB3AC2D820C6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90" w:author="Meryl Etman" w:date="2022-05-22T10:33:00Z">
            <w:r w:rsidR="00172624">
              <w:rPr>
                <w:rFonts w:ascii="Times New Roman" w:eastAsia="Times New Roman" w:hAnsi="Times New Roman" w:cs="David"/>
                <w:color w:val="008000"/>
                <w:sz w:val="24"/>
                <w:szCs w:val="24"/>
                <w:rtl/>
                <w:lang w:eastAsia="he-IL"/>
              </w:rPr>
              <w:t xml:space="preserve">מיכל </w:t>
            </w:r>
            <w:proofErr w:type="spellStart"/>
            <w:r w:rsidR="00172624">
              <w:rPr>
                <w:rFonts w:ascii="Times New Roman" w:eastAsia="Times New Roman" w:hAnsi="Times New Roman" w:cs="David"/>
                <w:color w:val="008000"/>
                <w:sz w:val="24"/>
                <w:szCs w:val="24"/>
                <w:rtl/>
                <w:lang w:eastAsia="he-IL"/>
              </w:rPr>
              <w:t>גינזבורג</w:t>
            </w:r>
          </w:ins>
          <w:proofErr w:type="spellEnd"/>
        </w:sdtContent>
      </w:sdt>
    </w:p>
    <w:p w14:paraId="3F11E244"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221E79"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33F7E4A5"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80B5BDE"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76D029E3"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2AE3EC4B"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04ECB26C"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07857D0E"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271B2ED2" w14:textId="77777777" w:rsidR="00D53CB3" w:rsidRPr="00B27B4C" w:rsidRDefault="00D53CB3" w:rsidP="00D53CB3">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58DFF29F" w14:textId="77777777" w:rsidR="00D53CB3" w:rsidRDefault="00D53CB3" w:rsidP="00D53CB3">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D53CB3" w14:paraId="6784B568" w14:textId="77777777" w:rsidTr="00CC28AD">
        <w:trPr>
          <w:trHeight w:val="80"/>
        </w:trPr>
        <w:tc>
          <w:tcPr>
            <w:tcW w:w="3366" w:type="dxa"/>
          </w:tcPr>
          <w:p w14:paraId="226BB0C7" w14:textId="7E7BC250" w:rsidR="00D53CB3" w:rsidRDefault="00657EB1" w:rsidP="00CC28A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27289AEB97042138BF35D55F694A8A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91" w:author="Meryl Etman" w:date="2022-05-22T10:26:00Z">
                  <w:r w:rsidR="00172624">
                    <w:rPr>
                      <w:rFonts w:ascii="Times New Roman" w:eastAsia="Times New Roman" w:hAnsi="Times New Roman" w:cs="David" w:hint="cs"/>
                      <w:color w:val="008000"/>
                      <w:sz w:val="24"/>
                      <w:szCs w:val="24"/>
                      <w:rtl/>
                      <w:lang w:eastAsia="he-IL"/>
                    </w:rPr>
                    <w:t>100%</w:t>
                  </w:r>
                </w:ins>
              </w:sdtContent>
            </w:sdt>
          </w:p>
          <w:p w14:paraId="1869952B" w14:textId="77777777" w:rsidR="00D53CB3" w:rsidRDefault="00D53CB3" w:rsidP="00CC28A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258C420D" w14:textId="77777777" w:rsidR="00D53CB3" w:rsidRDefault="00D53CB3" w:rsidP="00CC28AD">
            <w:pPr>
              <w:widowControl w:val="0"/>
              <w:spacing w:before="0" w:beforeAutospacing="0" w:after="0" w:afterAutospacing="0" w:line="240" w:lineRule="auto"/>
              <w:ind w:left="720"/>
              <w:outlineLvl w:val="2"/>
            </w:pPr>
          </w:p>
          <w:p w14:paraId="10CEC5BE" w14:textId="77777777" w:rsidR="00D53CB3" w:rsidRDefault="00D53CB3" w:rsidP="00CC28A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69303723" w14:textId="77777777" w:rsidR="00D53CB3" w:rsidRPr="00776496"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79C02A2E"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C1F1933"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3016A859"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0452A9B"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8807911"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63B14549"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22BBDFA2"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74E56F07" w14:textId="77777777" w:rsidR="00607439" w:rsidRDefault="00607439">
      <w:pPr>
        <w:bidi w:val="0"/>
        <w:spacing w:before="0" w:beforeAutospacing="0" w:after="160" w:afterAutospacing="0" w:line="259" w:lineRule="auto"/>
        <w:rPr>
          <w:ins w:id="92" w:author="Meryl Etman [2]" w:date="2022-05-22T10:37:00Z"/>
          <w:rFonts w:ascii="Times New Roman" w:eastAsia="Times New Roman" w:hAnsi="Times New Roman" w:cs="David"/>
          <w:b/>
          <w:bCs/>
          <w:sz w:val="24"/>
          <w:szCs w:val="24"/>
          <w:u w:val="single"/>
          <w:rtl/>
          <w:lang w:eastAsia="he-IL"/>
        </w:rPr>
      </w:pPr>
      <w:ins w:id="93" w:author="Meryl Etman [2]" w:date="2022-05-22T10:37:00Z">
        <w:r>
          <w:rPr>
            <w:rFonts w:ascii="Times New Roman" w:eastAsia="Times New Roman" w:hAnsi="Times New Roman" w:cs="David"/>
            <w:b/>
            <w:bCs/>
            <w:sz w:val="24"/>
            <w:szCs w:val="24"/>
            <w:u w:val="single"/>
            <w:rtl/>
            <w:lang w:eastAsia="he-IL"/>
          </w:rPr>
          <w:br w:type="page"/>
        </w:r>
      </w:ins>
    </w:p>
    <w:p w14:paraId="1C7F02BA" w14:textId="20FF156B" w:rsidR="0045396B" w:rsidRPr="0045396B" w:rsidRDefault="00607439"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ins w:id="94" w:author="Meryl Etman [2]" w:date="2022-05-22T10:37:00Z">
        <w:r>
          <w:rPr>
            <w:rFonts w:ascii="Times New Roman" w:eastAsia="Times New Roman" w:hAnsi="Times New Roman" w:cs="David" w:hint="cs"/>
            <w:b/>
            <w:bCs/>
            <w:sz w:val="24"/>
            <w:szCs w:val="24"/>
            <w:u w:val="single"/>
            <w:rtl/>
            <w:lang w:eastAsia="he-IL"/>
          </w:rPr>
          <w:lastRenderedPageBreak/>
          <w:t>נ</w:t>
        </w:r>
      </w:ins>
      <w:r w:rsidR="0045396B" w:rsidRPr="0045396B">
        <w:rPr>
          <w:rFonts w:ascii="Times New Roman" w:eastAsia="Times New Roman" w:hAnsi="Times New Roman" w:cs="David"/>
          <w:b/>
          <w:bCs/>
          <w:sz w:val="24"/>
          <w:szCs w:val="24"/>
          <w:u w:val="single"/>
          <w:rtl/>
          <w:lang w:eastAsia="he-IL"/>
        </w:rPr>
        <w:t xml:space="preserve">ספח </w:t>
      </w:r>
      <w:r w:rsidR="00D53CB3">
        <w:rPr>
          <w:rFonts w:ascii="Times New Roman" w:eastAsia="Times New Roman" w:hAnsi="Times New Roman" w:cs="David" w:hint="cs"/>
          <w:b/>
          <w:bCs/>
          <w:sz w:val="24"/>
          <w:szCs w:val="24"/>
          <w:u w:val="single"/>
          <w:rtl/>
          <w:lang w:eastAsia="he-IL"/>
        </w:rPr>
        <w:t>"</w:t>
      </w:r>
      <w:r w:rsidR="0045396B" w:rsidRPr="0045396B">
        <w:rPr>
          <w:rFonts w:ascii="Times New Roman" w:eastAsia="Times New Roman" w:hAnsi="Times New Roman" w:cs="David"/>
          <w:b/>
          <w:bCs/>
          <w:sz w:val="24"/>
          <w:szCs w:val="24"/>
          <w:u w:val="single"/>
          <w:rtl/>
          <w:lang w:eastAsia="he-IL"/>
        </w:rPr>
        <w:t>ב</w:t>
      </w:r>
      <w:r w:rsidR="00D53CB3">
        <w:rPr>
          <w:rFonts w:ascii="Times New Roman" w:eastAsia="Times New Roman" w:hAnsi="Times New Roman" w:cs="David" w:hint="cs"/>
          <w:b/>
          <w:bCs/>
          <w:sz w:val="24"/>
          <w:szCs w:val="24"/>
          <w:u w:val="single"/>
          <w:rtl/>
          <w:lang w:eastAsia="he-IL"/>
        </w:rPr>
        <w:t>'</w:t>
      </w:r>
      <w:r w:rsidR="0045396B" w:rsidRPr="0045396B">
        <w:rPr>
          <w:rFonts w:ascii="Times New Roman" w:eastAsia="Times New Roman" w:hAnsi="Times New Roman" w:cs="David"/>
          <w:b/>
          <w:bCs/>
          <w:sz w:val="24"/>
          <w:szCs w:val="24"/>
          <w:u w:val="single"/>
          <w:rtl/>
          <w:lang w:eastAsia="he-IL"/>
        </w:rPr>
        <w:t>'</w:t>
      </w:r>
    </w:p>
    <w:p w14:paraId="4F9847E0"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00A3FF5"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שרותי המתכנן</w:t>
      </w:r>
    </w:p>
    <w:p w14:paraId="44445CD7"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AA7ED9"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1.</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b/>
          <w:bCs/>
          <w:sz w:val="24"/>
          <w:szCs w:val="24"/>
          <w:u w:val="single"/>
          <w:rtl/>
          <w:lang w:eastAsia="he-IL"/>
        </w:rPr>
        <w:t>כללי</w:t>
      </w:r>
    </w:p>
    <w:p w14:paraId="60D0FD0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881092"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p>
    <w:p w14:paraId="1AF083C3"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שרותי המתכנן יכללו</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תכנון </w:t>
      </w:r>
      <w:r w:rsidRPr="0045396B">
        <w:rPr>
          <w:rFonts w:ascii="Times New Roman" w:eastAsia="Times New Roman" w:hAnsi="Times New Roman" w:cs="David" w:hint="cs"/>
          <w:sz w:val="24"/>
          <w:szCs w:val="24"/>
          <w:rtl/>
          <w:lang w:eastAsia="he-IL"/>
        </w:rPr>
        <w:t xml:space="preserve">ועיצוב </w:t>
      </w:r>
      <w:r w:rsidRPr="0045396B">
        <w:rPr>
          <w:rFonts w:ascii="Times New Roman" w:eastAsia="Times New Roman" w:hAnsi="Times New Roman" w:cs="David"/>
          <w:sz w:val="24"/>
          <w:szCs w:val="24"/>
          <w:rtl/>
          <w:lang w:eastAsia="he-IL"/>
        </w:rPr>
        <w:t xml:space="preserve">אדריכלות </w:t>
      </w:r>
      <w:r w:rsidRPr="0045396B">
        <w:rPr>
          <w:rFonts w:ascii="Times New Roman" w:eastAsia="Times New Roman" w:hAnsi="Times New Roman" w:cs="David" w:hint="cs"/>
          <w:sz w:val="24"/>
          <w:szCs w:val="24"/>
          <w:rtl/>
          <w:lang w:eastAsia="he-IL"/>
        </w:rPr>
        <w:t xml:space="preserve">פנים </w:t>
      </w:r>
      <w:r w:rsidRPr="0045396B">
        <w:rPr>
          <w:rFonts w:ascii="Times New Roman" w:eastAsia="Times New Roman" w:hAnsi="Times New Roman" w:cs="David"/>
          <w:sz w:val="24"/>
          <w:szCs w:val="24"/>
          <w:rtl/>
          <w:lang w:eastAsia="he-IL"/>
        </w:rPr>
        <w:t>לבנייני מגורים</w:t>
      </w:r>
      <w:r w:rsidRPr="0045396B">
        <w:rPr>
          <w:rFonts w:ascii="Times New Roman" w:eastAsia="Times New Roman" w:hAnsi="Times New Roman" w:cs="David" w:hint="cs"/>
          <w:sz w:val="24"/>
          <w:szCs w:val="24"/>
          <w:rtl/>
          <w:lang w:eastAsia="he-IL"/>
        </w:rPr>
        <w:t xml:space="preserve"> תיאום תכנון ופקוח עליון. התכנון יכלול מרכיבים כפי שייבחרו ע"י המזמין כמפורט בנספח ד' ככל שיוזמנו. ביניהם: מבואות כניסה ראשית כולל קומה מפולשת, מבואות ביניים לבניין ו</w:t>
      </w:r>
      <w:r w:rsidRPr="0045396B" w:rsidDel="00780BB5">
        <w:rPr>
          <w:rFonts w:ascii="Times New Roman" w:eastAsia="Times New Roman" w:hAnsi="Times New Roman" w:cs="David" w:hint="cs"/>
          <w:sz w:val="24"/>
          <w:szCs w:val="24"/>
          <w:rtl/>
          <w:lang w:eastAsia="he-IL"/>
        </w:rPr>
        <w:t>ב</w:t>
      </w:r>
      <w:r w:rsidRPr="0045396B">
        <w:rPr>
          <w:rFonts w:ascii="Times New Roman" w:eastAsia="Times New Roman" w:hAnsi="Times New Roman" w:cs="David" w:hint="cs"/>
          <w:sz w:val="24"/>
          <w:szCs w:val="24"/>
          <w:rtl/>
          <w:lang w:eastAsia="he-IL"/>
        </w:rPr>
        <w:t xml:space="preserve">מבואות </w:t>
      </w:r>
      <w:proofErr w:type="spellStart"/>
      <w:r w:rsidRPr="0045396B">
        <w:rPr>
          <w:rFonts w:ascii="Times New Roman" w:eastAsia="Times New Roman" w:hAnsi="Times New Roman" w:cs="David" w:hint="cs"/>
          <w:sz w:val="24"/>
          <w:szCs w:val="24"/>
          <w:rtl/>
          <w:lang w:eastAsia="he-IL"/>
        </w:rPr>
        <w:t>הקומתיות</w:t>
      </w:r>
      <w:proofErr w:type="spellEnd"/>
      <w:r w:rsidRPr="0045396B">
        <w:rPr>
          <w:rFonts w:ascii="Times New Roman" w:eastAsia="Times New Roman" w:hAnsi="Times New Roman" w:cs="David" w:hint="cs"/>
          <w:sz w:val="24"/>
          <w:szCs w:val="24"/>
          <w:rtl/>
          <w:lang w:eastAsia="he-IL"/>
        </w:rPr>
        <w:t xml:space="preserve"> ו</w:t>
      </w:r>
      <w:r w:rsidRPr="0045396B" w:rsidDel="00780BB5">
        <w:rPr>
          <w:rFonts w:ascii="Times New Roman" w:eastAsia="Times New Roman" w:hAnsi="Times New Roman" w:cs="David" w:hint="cs"/>
          <w:sz w:val="24"/>
          <w:szCs w:val="24"/>
          <w:rtl/>
          <w:lang w:eastAsia="he-IL"/>
        </w:rPr>
        <w:t>ב</w:t>
      </w:r>
      <w:r w:rsidRPr="0045396B">
        <w:rPr>
          <w:rFonts w:ascii="Times New Roman" w:eastAsia="Times New Roman" w:hAnsi="Times New Roman" w:cs="David" w:hint="cs"/>
          <w:sz w:val="24"/>
          <w:szCs w:val="24"/>
          <w:rtl/>
          <w:lang w:eastAsia="he-IL"/>
        </w:rPr>
        <w:t>מבואות החניונים</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hint="cs"/>
          <w:sz w:val="24"/>
          <w:szCs w:val="24"/>
          <w:rtl/>
          <w:lang w:eastAsia="he-IL"/>
        </w:rPr>
        <w:t xml:space="preserve"> </w:t>
      </w:r>
      <w:r w:rsidRPr="0045396B" w:rsidDel="00780BB5">
        <w:rPr>
          <w:rFonts w:ascii="Times New Roman" w:eastAsia="Times New Roman" w:hAnsi="Times New Roman" w:cs="David" w:hint="cs"/>
          <w:sz w:val="24"/>
          <w:szCs w:val="24"/>
          <w:rtl/>
          <w:lang w:eastAsia="he-IL"/>
        </w:rPr>
        <w:t xml:space="preserve">במועדון </w:t>
      </w:r>
      <w:r w:rsidRPr="0045396B">
        <w:rPr>
          <w:rFonts w:ascii="Times New Roman" w:eastAsia="Times New Roman" w:hAnsi="Times New Roman" w:cs="David" w:hint="cs"/>
          <w:sz w:val="24"/>
          <w:szCs w:val="24"/>
          <w:rtl/>
          <w:lang w:eastAsia="he-IL"/>
        </w:rPr>
        <w:t>את מועדון דיירים, מועדון כושר, עמדת השומר בכניסה ככל שיש, יעוץ לתכנון פנים דירות המגורים, תכנון פנטהאוזים,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 xml:space="preserve">, תכנון מלא של דירות לא מכורות </w:t>
      </w:r>
      <w:r w:rsidRPr="0045396B">
        <w:rPr>
          <w:rFonts w:ascii="Times New Roman" w:eastAsia="Times New Roman" w:hAnsi="Times New Roman" w:cs="David"/>
          <w:sz w:val="24"/>
          <w:szCs w:val="24"/>
          <w:rtl/>
          <w:lang w:eastAsia="he-IL"/>
        </w:rPr>
        <w:t>תכנון מבנה מכירות ו</w:t>
      </w:r>
      <w:r w:rsidRPr="0045396B" w:rsidDel="00E938F2">
        <w:rPr>
          <w:rFonts w:ascii="Times New Roman" w:eastAsia="Times New Roman" w:hAnsi="Times New Roman" w:cs="David"/>
          <w:sz w:val="24"/>
          <w:szCs w:val="24"/>
          <w:rtl/>
          <w:lang w:eastAsia="he-IL"/>
        </w:rPr>
        <w:t>/או</w:t>
      </w:r>
      <w:r w:rsidRPr="0045396B">
        <w:rPr>
          <w:rFonts w:ascii="Times New Roman" w:eastAsia="Times New Roman" w:hAnsi="Times New Roman" w:cs="David"/>
          <w:sz w:val="24"/>
          <w:szCs w:val="24"/>
          <w:rtl/>
          <w:lang w:eastAsia="he-IL"/>
        </w:rPr>
        <w:t xml:space="preserve"> דירה לדוגמא </w:t>
      </w:r>
      <w:r w:rsidRPr="0045396B">
        <w:rPr>
          <w:rFonts w:ascii="Times New Roman" w:eastAsia="Times New Roman" w:hAnsi="Times New Roman" w:cs="David" w:hint="cs"/>
          <w:sz w:val="24"/>
          <w:szCs w:val="24"/>
          <w:rtl/>
          <w:lang w:eastAsia="he-IL"/>
        </w:rPr>
        <w:t xml:space="preserve">במבנים ו/או </w:t>
      </w:r>
      <w:r w:rsidRPr="0045396B">
        <w:rPr>
          <w:rFonts w:ascii="Times New Roman" w:eastAsia="Times New Roman" w:hAnsi="Times New Roman" w:cs="David"/>
          <w:sz w:val="24"/>
          <w:szCs w:val="24"/>
          <w:rtl/>
          <w:lang w:eastAsia="he-IL"/>
        </w:rPr>
        <w:t>בסמוך למבנה המכירות</w:t>
      </w:r>
      <w:r w:rsidRPr="0045396B">
        <w:rPr>
          <w:rFonts w:ascii="Times New Roman" w:eastAsia="Times New Roman" w:hAnsi="Times New Roman" w:cs="David" w:hint="cs"/>
          <w:sz w:val="24"/>
          <w:szCs w:val="24"/>
          <w:rtl/>
          <w:lang w:eastAsia="he-IL"/>
        </w:rPr>
        <w:t xml:space="preserve">, עיצוב תאי מעליות וייעוץ לתכנון ארונות מטבחים, בחירת סטנדרט הפרויקט לרבות דירות לא מכורות, משרד מכירות והכנת אומדן תקציבי </w:t>
      </w:r>
      <w:proofErr w:type="spellStart"/>
      <w:r w:rsidRPr="0045396B">
        <w:rPr>
          <w:rFonts w:ascii="Times New Roman" w:eastAsia="Times New Roman" w:hAnsi="Times New Roman" w:cs="David" w:hint="cs"/>
          <w:sz w:val="24"/>
          <w:szCs w:val="24"/>
          <w:rtl/>
          <w:lang w:eastAsia="he-IL"/>
        </w:rPr>
        <w:t>לתגמירים</w:t>
      </w:r>
      <w:proofErr w:type="spellEnd"/>
      <w:r w:rsidRPr="0045396B">
        <w:rPr>
          <w:rFonts w:ascii="Times New Roman" w:eastAsia="Times New Roman" w:hAnsi="Times New Roman" w:cs="David" w:hint="cs"/>
          <w:sz w:val="24"/>
          <w:szCs w:val="24"/>
          <w:rtl/>
          <w:lang w:eastAsia="he-IL"/>
        </w:rPr>
        <w:t xml:space="preserve"> שייבחרו, השתתפות בבחירת חומרי הגמר אצל כל הספקים הנבחרים, השתתפות בכל ישיבות התכנון הנדרשות .</w:t>
      </w:r>
      <w:r w:rsidRPr="0045396B">
        <w:rPr>
          <w:rFonts w:ascii="Times New Roman" w:eastAsia="Times New Roman" w:hAnsi="Times New Roman" w:cs="David"/>
          <w:sz w:val="24"/>
          <w:szCs w:val="24"/>
          <w:rtl/>
          <w:lang w:eastAsia="he-IL"/>
        </w:rPr>
        <w:t xml:space="preserve"> </w:t>
      </w:r>
    </w:p>
    <w:p w14:paraId="17FB97B3"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עבודת המתכנן תבוצע בשיתוף ובסיוע לאדריכל הפרויקט.</w:t>
      </w:r>
    </w:p>
    <w:p w14:paraId="29F768E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80F6BC"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 xml:space="preserve"> על המתכנן לקבל אישור בכתב מהמנהל לפני התחלת ביצוע כל שלב, או לפני הספקת כל שירות חלקי.</w:t>
      </w:r>
    </w:p>
    <w:p w14:paraId="55864B55"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04EF32"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עבודת המתכנן כוללת תיאום תכנון עם כל מתכננים/יועצי הפרויקט לרבות אך לא רק דרישות כיבוי אש.</w:t>
      </w:r>
    </w:p>
    <w:p w14:paraId="0459198C"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935D52A" w14:textId="77777777" w:rsidR="0045396B" w:rsidRPr="0045396B" w:rsidRDefault="0045396B" w:rsidP="0045396B">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 xml:space="preserve">2. </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b/>
          <w:bCs/>
          <w:sz w:val="24"/>
          <w:szCs w:val="24"/>
          <w:u w:val="single"/>
          <w:rtl/>
          <w:lang w:eastAsia="he-IL"/>
        </w:rPr>
        <w:t>פירוט השירותים</w:t>
      </w:r>
      <w:r w:rsidRPr="0045396B">
        <w:rPr>
          <w:rFonts w:ascii="Times New Roman" w:eastAsia="Times New Roman" w:hAnsi="Times New Roman" w:cs="David"/>
          <w:sz w:val="24"/>
          <w:szCs w:val="24"/>
          <w:rtl/>
          <w:lang w:eastAsia="he-IL"/>
        </w:rPr>
        <w:t>:</w:t>
      </w:r>
    </w:p>
    <w:p w14:paraId="513FAD22"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2E1DB61" w14:textId="77777777" w:rsidR="0045396B" w:rsidRPr="0045396B" w:rsidRDefault="0045396B" w:rsidP="0045396B">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שירותי המתכנן יבוצעו בקטעים לפי התקדמות הפרויקט והנחיות המנהל</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w:t>
      </w:r>
    </w:p>
    <w:p w14:paraId="7DA9CC89"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שירותי המתכנן יבוצעו בשלבים הכוללים את השירותים כלהלן:</w:t>
      </w:r>
    </w:p>
    <w:p w14:paraId="76189BBA"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91B276E" w14:textId="77777777" w:rsidR="0045396B" w:rsidRPr="0045396B" w:rsidRDefault="0045396B" w:rsidP="0045396B">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ab/>
        <w:t xml:space="preserve"> </w:t>
      </w:r>
    </w:p>
    <w:p w14:paraId="11C4805B"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7CCAEC"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2.1</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sz w:val="24"/>
          <w:szCs w:val="24"/>
          <w:u w:val="single"/>
          <w:rtl/>
          <w:lang w:eastAsia="he-IL"/>
        </w:rPr>
        <w:t>תכנון מוקדם</w:t>
      </w:r>
      <w:r w:rsidRPr="0045396B">
        <w:rPr>
          <w:rFonts w:ascii="Times New Roman" w:eastAsia="Times New Roman" w:hAnsi="Times New Roman" w:cs="David"/>
          <w:sz w:val="24"/>
          <w:szCs w:val="24"/>
          <w:rtl/>
          <w:lang w:eastAsia="he-IL"/>
        </w:rPr>
        <w:t>:</w:t>
      </w:r>
    </w:p>
    <w:p w14:paraId="60818B7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D1066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41EEE4D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4CE2D5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w:t>
      </w:r>
      <w:r w:rsidRPr="0045396B">
        <w:rPr>
          <w:rFonts w:ascii="Times New Roman" w:eastAsia="Times New Roman" w:hAnsi="Times New Roman" w:cs="David"/>
          <w:sz w:val="24"/>
          <w:szCs w:val="24"/>
          <w:rtl/>
          <w:lang w:eastAsia="he-IL"/>
        </w:rPr>
        <w:tab/>
        <w:t>בירור ברשויות המוסמכות ו/או גורמים אחרים, בקשר לנושאים הקשורים בתכנון או בקבלת אישור הרשויות הנ"ל לביצועו.</w:t>
      </w:r>
    </w:p>
    <w:p w14:paraId="74AEAB5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6BEFF3A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ג.</w:t>
      </w:r>
      <w:r w:rsidRPr="0045396B">
        <w:rPr>
          <w:rFonts w:ascii="Times New Roman" w:eastAsia="Times New Roman" w:hAnsi="Times New Roman" w:cs="David"/>
          <w:sz w:val="24"/>
          <w:szCs w:val="24"/>
          <w:rtl/>
          <w:lang w:eastAsia="he-IL"/>
        </w:rPr>
        <w:tab/>
        <w:t xml:space="preserve">הכנת </w:t>
      </w:r>
      <w:proofErr w:type="spellStart"/>
      <w:r w:rsidRPr="0045396B">
        <w:rPr>
          <w:rFonts w:ascii="Times New Roman" w:eastAsia="Times New Roman" w:hAnsi="Times New Roman" w:cs="David"/>
          <w:sz w:val="24"/>
          <w:szCs w:val="24"/>
          <w:rtl/>
          <w:lang w:eastAsia="he-IL"/>
        </w:rPr>
        <w:t>תכניות</w:t>
      </w:r>
      <w:proofErr w:type="spellEnd"/>
      <w:r w:rsidRPr="0045396B">
        <w:rPr>
          <w:rFonts w:ascii="Times New Roman" w:eastAsia="Times New Roman" w:hAnsi="Times New Roman" w:cs="David"/>
          <w:sz w:val="24"/>
          <w:szCs w:val="24"/>
          <w:rtl/>
          <w:lang w:eastAsia="he-IL"/>
        </w:rPr>
        <w:t xml:space="preserve"> מוקדמות במספר חלופות לפי דרישת המנהל המתארות את הבינוי </w:t>
      </w:r>
      <w:r w:rsidRPr="0045396B">
        <w:rPr>
          <w:rFonts w:ascii="Times New Roman" w:eastAsia="Times New Roman" w:hAnsi="Times New Roman" w:cs="David" w:hint="cs"/>
          <w:sz w:val="24"/>
          <w:szCs w:val="24"/>
          <w:rtl/>
          <w:lang w:eastAsia="he-IL"/>
        </w:rPr>
        <w:t>וה</w:t>
      </w:r>
      <w:r w:rsidRPr="0045396B">
        <w:rPr>
          <w:rFonts w:ascii="Times New Roman" w:eastAsia="Times New Roman" w:hAnsi="Times New Roman" w:cs="David"/>
          <w:sz w:val="24"/>
          <w:szCs w:val="24"/>
          <w:rtl/>
          <w:lang w:eastAsia="he-IL"/>
        </w:rPr>
        <w:t xml:space="preserve">עיצוב </w:t>
      </w: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ארכיטקטוני והכנסת השינויים בהן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
      </w:r>
    </w:p>
    <w:p w14:paraId="6F645AB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7F8E5B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 xml:space="preserve">סיוע לאדריכלי הפרויקט בגיבוש תכנון הדירות, המבואה הראשית,  מועדון הדיירים, המבואות המבואה ראשית, מבואות </w:t>
      </w:r>
      <w:proofErr w:type="spellStart"/>
      <w:r w:rsidRPr="0045396B">
        <w:rPr>
          <w:rFonts w:ascii="Times New Roman" w:eastAsia="Times New Roman" w:hAnsi="Times New Roman" w:cs="David" w:hint="cs"/>
          <w:sz w:val="24"/>
          <w:szCs w:val="24"/>
          <w:rtl/>
          <w:lang w:eastAsia="he-IL"/>
        </w:rPr>
        <w:t>קומתיות</w:t>
      </w:r>
      <w:proofErr w:type="spellEnd"/>
      <w:r w:rsidRPr="0045396B">
        <w:rPr>
          <w:rFonts w:ascii="Times New Roman" w:eastAsia="Times New Roman" w:hAnsi="Times New Roman" w:cs="David" w:hint="cs"/>
          <w:sz w:val="24"/>
          <w:szCs w:val="24"/>
          <w:rtl/>
          <w:lang w:eastAsia="he-IL"/>
        </w:rPr>
        <w:t>, מבנה מכירות ודירה לדוגמא.</w:t>
      </w:r>
    </w:p>
    <w:p w14:paraId="2292539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29E5A5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 xml:space="preserve">ה. </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sz w:val="24"/>
          <w:szCs w:val="24"/>
          <w:rtl/>
          <w:lang w:eastAsia="he-IL"/>
        </w:rPr>
        <w:t>סיוע להכנת אומדן משוער של מחיר</w:t>
      </w:r>
      <w:r w:rsidRPr="0045396B">
        <w:rPr>
          <w:rFonts w:ascii="Times New Roman" w:eastAsia="Times New Roman" w:hAnsi="Times New Roman" w:cs="David" w:hint="cs"/>
          <w:sz w:val="24"/>
          <w:szCs w:val="24"/>
          <w:rtl/>
          <w:lang w:eastAsia="he-IL"/>
        </w:rPr>
        <w:t xml:space="preserve"> חומרי הגמר השונים.</w:t>
      </w:r>
      <w:r w:rsidRPr="0045396B">
        <w:rPr>
          <w:rFonts w:ascii="Times New Roman" w:eastAsia="Times New Roman" w:hAnsi="Times New Roman" w:cs="David"/>
          <w:sz w:val="24"/>
          <w:szCs w:val="24"/>
          <w:rtl/>
          <w:lang w:eastAsia="he-IL"/>
        </w:rPr>
        <w:t xml:space="preserve"> </w:t>
      </w:r>
    </w:p>
    <w:p w14:paraId="6FFBBCA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7821E3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מסירת נתונים ליועצים, בכדי שיכינו אומדן משוער של מחיר הקמת הפרויקט, כל אחד בתחומו</w:t>
      </w:r>
      <w:r w:rsidRPr="0045396B">
        <w:rPr>
          <w:rFonts w:ascii="Times New Roman" w:eastAsia="Times New Roman" w:hAnsi="Times New Roman" w:cs="David" w:hint="cs"/>
          <w:sz w:val="24"/>
          <w:szCs w:val="24"/>
          <w:rtl/>
          <w:lang w:eastAsia="he-IL"/>
        </w:rPr>
        <w:t xml:space="preserve"> בהקשר לאדריכלות הפנים</w:t>
      </w:r>
      <w:r w:rsidRPr="0045396B">
        <w:rPr>
          <w:rFonts w:ascii="Times New Roman" w:eastAsia="Times New Roman" w:hAnsi="Times New Roman" w:cs="David"/>
          <w:sz w:val="24"/>
          <w:szCs w:val="24"/>
          <w:rtl/>
          <w:lang w:eastAsia="he-IL"/>
        </w:rPr>
        <w:t>.</w:t>
      </w:r>
    </w:p>
    <w:p w14:paraId="45CE67C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1A6FBC1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תאום עם המתכננים והיועצים </w:t>
      </w:r>
      <w:r w:rsidRPr="0045396B">
        <w:rPr>
          <w:rFonts w:ascii="Times New Roman" w:eastAsia="Times New Roman" w:hAnsi="Times New Roman" w:cs="David" w:hint="cs"/>
          <w:sz w:val="24"/>
          <w:szCs w:val="24"/>
          <w:rtl/>
          <w:lang w:eastAsia="he-IL"/>
        </w:rPr>
        <w:t xml:space="preserve">בכל הקשור לעבודת המתכנן </w:t>
      </w:r>
      <w:r w:rsidRPr="0045396B">
        <w:rPr>
          <w:rFonts w:ascii="Times New Roman" w:eastAsia="Times New Roman" w:hAnsi="Times New Roman" w:cs="David"/>
          <w:sz w:val="24"/>
          <w:szCs w:val="24"/>
          <w:rtl/>
          <w:lang w:eastAsia="he-IL"/>
        </w:rPr>
        <w:t>והנחית היועצים</w:t>
      </w:r>
      <w:del w:id="95" w:author="Meryl Etman [2]" w:date="2022-05-23T15:14:00Z">
        <w:r w:rsidRPr="0045396B" w:rsidDel="00657EB1">
          <w:rPr>
            <w:rFonts w:ascii="Times New Roman" w:eastAsia="Times New Roman" w:hAnsi="Times New Roman" w:cs="David"/>
            <w:sz w:val="24"/>
            <w:szCs w:val="24"/>
            <w:rtl/>
            <w:lang w:eastAsia="he-IL"/>
          </w:rPr>
          <w:delText xml:space="preserve"> </w:delText>
        </w:r>
        <w:r w:rsidRPr="0045396B" w:rsidDel="00657EB1">
          <w:rPr>
            <w:rFonts w:ascii="Times New Roman" w:eastAsia="Times New Roman" w:hAnsi="Times New Roman" w:cs="David" w:hint="cs"/>
            <w:sz w:val="24"/>
            <w:szCs w:val="24"/>
            <w:rtl/>
            <w:lang w:eastAsia="he-IL"/>
          </w:rPr>
          <w:delText>,</w:delText>
        </w:r>
      </w:del>
      <w:r w:rsidRPr="0045396B">
        <w:rPr>
          <w:rFonts w:ascii="Times New Roman" w:eastAsia="Times New Roman" w:hAnsi="Times New Roman" w:cs="David"/>
          <w:sz w:val="24"/>
          <w:szCs w:val="24"/>
          <w:rtl/>
          <w:lang w:eastAsia="he-IL"/>
        </w:rPr>
        <w:t>, אישור תכנון מוקדם של היועצים.</w:t>
      </w:r>
    </w:p>
    <w:p w14:paraId="4B8FC22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65183F6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ח</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המוקדם.</w:t>
      </w:r>
    </w:p>
    <w:p w14:paraId="6E4598E7"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F07B61F"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2.2</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sz w:val="24"/>
          <w:szCs w:val="24"/>
          <w:u w:val="single"/>
          <w:rtl/>
          <w:lang w:eastAsia="he-IL"/>
        </w:rPr>
        <w:t>תכנון סופי</w:t>
      </w:r>
      <w:r w:rsidRPr="0045396B">
        <w:rPr>
          <w:rFonts w:ascii="Times New Roman" w:eastAsia="Times New Roman" w:hAnsi="Times New Roman" w:cs="David"/>
          <w:sz w:val="24"/>
          <w:szCs w:val="24"/>
          <w:rtl/>
          <w:lang w:eastAsia="he-IL"/>
        </w:rPr>
        <w:t>:</w:t>
      </w:r>
    </w:p>
    <w:p w14:paraId="65E2CC27"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8BEEEFA"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 xml:space="preserve">הכנת </w:t>
      </w:r>
      <w:proofErr w:type="spellStart"/>
      <w:r w:rsidRPr="0045396B">
        <w:rPr>
          <w:rFonts w:ascii="Times New Roman" w:eastAsia="Times New Roman" w:hAnsi="Times New Roman" w:cs="David"/>
          <w:sz w:val="24"/>
          <w:szCs w:val="24"/>
          <w:rtl/>
          <w:lang w:eastAsia="he-IL"/>
        </w:rPr>
        <w:t>תכניות</w:t>
      </w:r>
      <w:proofErr w:type="spellEnd"/>
      <w:r w:rsidRPr="0045396B">
        <w:rPr>
          <w:rFonts w:ascii="Times New Roman" w:eastAsia="Times New Roman" w:hAnsi="Times New Roman" w:cs="David"/>
          <w:sz w:val="24"/>
          <w:szCs w:val="24"/>
          <w:rtl/>
          <w:lang w:eastAsia="he-IL"/>
        </w:rPr>
        <w:t xml:space="preserve"> סופיות, המתארות את הפרויקט ואישורן על ידי </w:t>
      </w:r>
      <w:r w:rsidRPr="0045396B">
        <w:rPr>
          <w:rFonts w:ascii="Times New Roman" w:eastAsia="Times New Roman" w:hAnsi="Times New Roman" w:cs="David" w:hint="cs"/>
          <w:sz w:val="24"/>
          <w:szCs w:val="24"/>
          <w:rtl/>
          <w:lang w:eastAsia="he-IL"/>
        </w:rPr>
        <w:t xml:space="preserve">האדריכל, </w:t>
      </w:r>
      <w:r w:rsidRPr="0045396B">
        <w:rPr>
          <w:rFonts w:ascii="Times New Roman" w:eastAsia="Times New Roman" w:hAnsi="Times New Roman" w:cs="David"/>
          <w:sz w:val="24"/>
          <w:szCs w:val="24"/>
          <w:rtl/>
          <w:lang w:eastAsia="he-IL"/>
        </w:rPr>
        <w:t xml:space="preserve">היועצים והמזמין. תאום </w:t>
      </w:r>
      <w:proofErr w:type="spellStart"/>
      <w:r w:rsidRPr="0045396B">
        <w:rPr>
          <w:rFonts w:ascii="Times New Roman" w:eastAsia="Times New Roman" w:hAnsi="Times New Roman" w:cs="David"/>
          <w:sz w:val="24"/>
          <w:szCs w:val="24"/>
          <w:rtl/>
          <w:lang w:eastAsia="he-IL"/>
        </w:rPr>
        <w:t>התכניות</w:t>
      </w:r>
      <w:proofErr w:type="spellEnd"/>
      <w:r w:rsidRPr="0045396B">
        <w:rPr>
          <w:rFonts w:ascii="Times New Roman" w:eastAsia="Times New Roman" w:hAnsi="Times New Roman" w:cs="David"/>
          <w:sz w:val="24"/>
          <w:szCs w:val="24"/>
          <w:rtl/>
          <w:lang w:eastAsia="he-IL"/>
        </w:rPr>
        <w:t xml:space="preserve"> האמורות עם </w:t>
      </w:r>
      <w:r w:rsidRPr="0045396B">
        <w:rPr>
          <w:rFonts w:ascii="Times New Roman" w:eastAsia="Times New Roman" w:hAnsi="Times New Roman" w:cs="David" w:hint="cs"/>
          <w:sz w:val="24"/>
          <w:szCs w:val="24"/>
          <w:rtl/>
          <w:lang w:eastAsia="he-IL"/>
        </w:rPr>
        <w:t xml:space="preserve">האדריכל, </w:t>
      </w:r>
      <w:r w:rsidRPr="0045396B">
        <w:rPr>
          <w:rFonts w:ascii="Times New Roman" w:eastAsia="Times New Roman" w:hAnsi="Times New Roman" w:cs="David"/>
          <w:sz w:val="24"/>
          <w:szCs w:val="24"/>
          <w:rtl/>
          <w:lang w:eastAsia="he-IL"/>
        </w:rPr>
        <w:t>היועצים והמזמין.</w:t>
      </w:r>
    </w:p>
    <w:p w14:paraId="5FE2BB7E"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83FC657" w14:textId="77777777" w:rsidR="0045396B" w:rsidRPr="0045396B" w:rsidRDefault="0045396B" w:rsidP="0045396B">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lang w:eastAsia="he-IL"/>
        </w:rPr>
      </w:pPr>
    </w:p>
    <w:p w14:paraId="61A8AADB"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הכנסת תיקונים ושינויים </w:t>
      </w:r>
      <w:proofErr w:type="spellStart"/>
      <w:r w:rsidRPr="0045396B">
        <w:rPr>
          <w:rFonts w:ascii="Times New Roman" w:eastAsia="Times New Roman" w:hAnsi="Times New Roman" w:cs="David"/>
          <w:sz w:val="24"/>
          <w:szCs w:val="24"/>
          <w:rtl/>
          <w:lang w:eastAsia="he-IL"/>
        </w:rPr>
        <w:t>בתכניות</w:t>
      </w:r>
      <w:proofErr w:type="spellEnd"/>
      <w:r w:rsidRPr="0045396B">
        <w:rPr>
          <w:rFonts w:ascii="Times New Roman" w:eastAsia="Times New Roman" w:hAnsi="Times New Roman" w:cs="David"/>
          <w:sz w:val="24"/>
          <w:szCs w:val="24"/>
          <w:rtl/>
          <w:lang w:eastAsia="he-IL"/>
        </w:rPr>
        <w:t xml:space="preserve"> ובמסמכים האחרים, אשר נערכו על ידי המתכנן במהלך ביצוע התכנון, לפי דרישות המזמין ו/או לפי דרישת הרשויות המוסמכות, בהסכמת המנהל</w:t>
      </w:r>
      <w:r w:rsidRPr="0045396B">
        <w:rPr>
          <w:rFonts w:ascii="Times New Roman" w:eastAsia="Times New Roman" w:hAnsi="Times New Roman" w:cs="David" w:hint="cs"/>
          <w:sz w:val="24"/>
          <w:szCs w:val="24"/>
          <w:rtl/>
          <w:lang w:eastAsia="he-IL"/>
        </w:rPr>
        <w:t xml:space="preserve"> עד</w:t>
      </w:r>
      <w:r w:rsidRPr="0045396B">
        <w:rPr>
          <w:rFonts w:ascii="Times New Roman" w:eastAsia="Times New Roman" w:hAnsi="Times New Roman" w:cs="David"/>
          <w:sz w:val="24"/>
          <w:szCs w:val="24"/>
          <w:rtl/>
          <w:lang w:eastAsia="he-IL"/>
        </w:rPr>
        <w:t xml:space="preserve"> קבלת היתרי בניה מתוקנים.</w:t>
      </w:r>
    </w:p>
    <w:p w14:paraId="1EAF76B1"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C6923B1"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תיאום, ביקורת ואישור התאמת </w:t>
      </w:r>
      <w:proofErr w:type="spellStart"/>
      <w:r w:rsidRPr="0045396B">
        <w:rPr>
          <w:rFonts w:ascii="Times New Roman" w:eastAsia="Times New Roman" w:hAnsi="Times New Roman" w:cs="David"/>
          <w:sz w:val="24"/>
          <w:szCs w:val="24"/>
          <w:rtl/>
          <w:lang w:eastAsia="he-IL"/>
        </w:rPr>
        <w:t>תכניות</w:t>
      </w:r>
      <w:proofErr w:type="spellEnd"/>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האדריכל ו</w:t>
      </w:r>
      <w:r w:rsidRPr="0045396B">
        <w:rPr>
          <w:rFonts w:ascii="Times New Roman" w:eastAsia="Times New Roman" w:hAnsi="Times New Roman" w:cs="David"/>
          <w:sz w:val="24"/>
          <w:szCs w:val="24"/>
          <w:rtl/>
          <w:lang w:eastAsia="he-IL"/>
        </w:rPr>
        <w:t xml:space="preserve">היועצים </w:t>
      </w:r>
      <w:proofErr w:type="spellStart"/>
      <w:r w:rsidRPr="0045396B">
        <w:rPr>
          <w:rFonts w:ascii="Times New Roman" w:eastAsia="Times New Roman" w:hAnsi="Times New Roman" w:cs="David"/>
          <w:sz w:val="24"/>
          <w:szCs w:val="24"/>
          <w:rtl/>
          <w:lang w:eastAsia="he-IL"/>
        </w:rPr>
        <w:t>לתכניות</w:t>
      </w:r>
      <w:proofErr w:type="spellEnd"/>
      <w:r w:rsidRPr="0045396B">
        <w:rPr>
          <w:rFonts w:ascii="Times New Roman" w:eastAsia="Times New Roman" w:hAnsi="Times New Roman" w:cs="David"/>
          <w:sz w:val="24"/>
          <w:szCs w:val="24"/>
          <w:rtl/>
          <w:lang w:eastAsia="he-IL"/>
        </w:rPr>
        <w:t xml:space="preserve"> אדריכלות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788B0A66"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91AE7BD" w14:textId="77777777" w:rsidR="0045396B" w:rsidRPr="0045396B" w:rsidRDefault="0045396B" w:rsidP="0045396B">
      <w:pPr>
        <w:widowControl w:val="0"/>
        <w:spacing w:before="0" w:beforeAutospacing="0" w:after="0" w:afterAutospacing="0" w:line="240" w:lineRule="auto"/>
        <w:ind w:left="2161"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sz w:val="24"/>
          <w:szCs w:val="24"/>
          <w:rtl/>
          <w:lang w:eastAsia="he-IL"/>
        </w:rPr>
        <w:t>העברת הנחיות ומסמכים לבעלי מקצוע אחרים לשם הכנת הדמיות, פרספקטיביות, מודלים ותוכניות מכירה משולבות בגרפיקה, בדיקת עבודתם של בעלי המקצוע, מתן הערות ואישור.</w:t>
      </w:r>
    </w:p>
    <w:p w14:paraId="6838FAB9"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6CF78CD5"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הכנת </w:t>
      </w:r>
      <w:proofErr w:type="spellStart"/>
      <w:r w:rsidRPr="0045396B">
        <w:rPr>
          <w:rFonts w:ascii="Times New Roman" w:eastAsia="Times New Roman" w:hAnsi="Times New Roman" w:cs="David"/>
          <w:sz w:val="24"/>
          <w:szCs w:val="24"/>
          <w:rtl/>
          <w:lang w:eastAsia="he-IL"/>
        </w:rPr>
        <w:t>תכניות</w:t>
      </w:r>
      <w:proofErr w:type="spellEnd"/>
      <w:r w:rsidRPr="0045396B">
        <w:rPr>
          <w:rFonts w:ascii="Times New Roman" w:eastAsia="Times New Roman" w:hAnsi="Times New Roman" w:cs="David"/>
          <w:sz w:val="24"/>
          <w:szCs w:val="24"/>
          <w:rtl/>
          <w:lang w:eastAsia="he-IL"/>
        </w:rPr>
        <w:t xml:space="preserve"> לאישור סופי של המזמין לפני התחלת שלב </w:t>
      </w:r>
      <w:proofErr w:type="spellStart"/>
      <w:r w:rsidRPr="0045396B">
        <w:rPr>
          <w:rFonts w:ascii="Times New Roman" w:eastAsia="Times New Roman" w:hAnsi="Times New Roman" w:cs="David"/>
          <w:sz w:val="24"/>
          <w:szCs w:val="24"/>
          <w:rtl/>
          <w:lang w:eastAsia="he-IL"/>
        </w:rPr>
        <w:t>תכניות</w:t>
      </w:r>
      <w:proofErr w:type="spellEnd"/>
      <w:r w:rsidRPr="0045396B">
        <w:rPr>
          <w:rFonts w:ascii="Times New Roman" w:eastAsia="Times New Roman" w:hAnsi="Times New Roman" w:cs="David"/>
          <w:sz w:val="24"/>
          <w:szCs w:val="24"/>
          <w:rtl/>
          <w:lang w:eastAsia="he-IL"/>
        </w:rPr>
        <w:t xml:space="preserve"> עבודה.</w:t>
      </w:r>
    </w:p>
    <w:p w14:paraId="6FE2AA5B"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5AE6350"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מבוטל</w:t>
      </w:r>
      <w:r w:rsidRPr="0045396B">
        <w:rPr>
          <w:rFonts w:ascii="Times New Roman" w:eastAsia="Times New Roman" w:hAnsi="Times New Roman" w:cs="David"/>
          <w:sz w:val="24"/>
          <w:szCs w:val="24"/>
          <w:rtl/>
          <w:lang w:eastAsia="he-IL"/>
        </w:rPr>
        <w:t>.</w:t>
      </w:r>
    </w:p>
    <w:p w14:paraId="6E24D072"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55DA432"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4470D287"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7496002"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2.3</w:t>
      </w:r>
      <w:r w:rsidRPr="0045396B">
        <w:rPr>
          <w:rFonts w:ascii="Times New Roman" w:eastAsia="Times New Roman" w:hAnsi="Times New Roman" w:cs="David"/>
          <w:b/>
          <w:bCs/>
          <w:sz w:val="24"/>
          <w:szCs w:val="24"/>
          <w:rtl/>
          <w:lang w:eastAsia="he-IL"/>
        </w:rPr>
        <w:tab/>
      </w:r>
      <w:r w:rsidRPr="0045396B">
        <w:rPr>
          <w:rFonts w:ascii="Times New Roman" w:eastAsia="Times New Roman" w:hAnsi="Times New Roman" w:cs="David"/>
          <w:sz w:val="24"/>
          <w:szCs w:val="24"/>
          <w:u w:val="single"/>
          <w:rtl/>
          <w:lang w:eastAsia="he-IL"/>
        </w:rPr>
        <w:t>תכנון מפורט</w:t>
      </w:r>
      <w:r w:rsidRPr="0045396B">
        <w:rPr>
          <w:rFonts w:ascii="Times New Roman" w:eastAsia="Times New Roman" w:hAnsi="Times New Roman" w:cs="David"/>
          <w:sz w:val="24"/>
          <w:szCs w:val="24"/>
          <w:rtl/>
          <w:lang w:eastAsia="he-IL"/>
        </w:rPr>
        <w:t>:</w:t>
      </w:r>
    </w:p>
    <w:p w14:paraId="14F4F3D6"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143B1AAF" w14:textId="77777777" w:rsidR="0045396B" w:rsidRPr="0045396B" w:rsidDel="00C7497C"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sidDel="00C7497C">
        <w:rPr>
          <w:rFonts w:ascii="Times New Roman" w:eastAsia="Times New Roman" w:hAnsi="Times New Roman" w:cs="David"/>
          <w:sz w:val="24"/>
          <w:szCs w:val="24"/>
          <w:rtl/>
          <w:lang w:eastAsia="he-IL"/>
        </w:rPr>
        <w:t>א.</w:t>
      </w:r>
      <w:r w:rsidRPr="0045396B" w:rsidDel="00C7497C">
        <w:rPr>
          <w:rFonts w:ascii="Times New Roman" w:eastAsia="Times New Roman" w:hAnsi="Times New Roman" w:cs="David"/>
          <w:sz w:val="24"/>
          <w:szCs w:val="24"/>
          <w:rtl/>
          <w:lang w:eastAsia="he-IL"/>
        </w:rPr>
        <w:tab/>
        <w:t xml:space="preserve">הכנת </w:t>
      </w:r>
      <w:proofErr w:type="spellStart"/>
      <w:r w:rsidRPr="0045396B" w:rsidDel="00C7497C">
        <w:rPr>
          <w:rFonts w:ascii="Times New Roman" w:eastAsia="Times New Roman" w:hAnsi="Times New Roman" w:cs="David"/>
          <w:sz w:val="24"/>
          <w:szCs w:val="24"/>
          <w:rtl/>
          <w:lang w:eastAsia="he-IL"/>
        </w:rPr>
        <w:t>תכניות</w:t>
      </w:r>
      <w:proofErr w:type="spellEnd"/>
      <w:r w:rsidRPr="0045396B" w:rsidDel="00C7497C">
        <w:rPr>
          <w:rFonts w:ascii="Times New Roman" w:eastAsia="Times New Roman" w:hAnsi="Times New Roman" w:cs="David"/>
          <w:sz w:val="24"/>
          <w:szCs w:val="24"/>
          <w:rtl/>
          <w:lang w:eastAsia="he-IL"/>
        </w:rPr>
        <w:t xml:space="preserve"> עבודה מוקדמות מפורטות ומוסברות של הפרויקט, כד</w:t>
      </w:r>
      <w:r w:rsidR="00D53CB3">
        <w:rPr>
          <w:rFonts w:ascii="Times New Roman" w:eastAsia="Times New Roman" w:hAnsi="Times New Roman" w:cs="David"/>
          <w:sz w:val="24"/>
          <w:szCs w:val="24"/>
          <w:rtl/>
          <w:lang w:eastAsia="he-IL"/>
        </w:rPr>
        <w:t xml:space="preserve">רוש לביצוע העבודה, לרבות הכנת </w:t>
      </w:r>
      <w:proofErr w:type="spellStart"/>
      <w:r w:rsidR="00D53CB3">
        <w:rPr>
          <w:rFonts w:ascii="Times New Roman" w:eastAsia="Times New Roman" w:hAnsi="Times New Roman" w:cs="David"/>
          <w:sz w:val="24"/>
          <w:szCs w:val="24"/>
          <w:rtl/>
          <w:lang w:eastAsia="he-IL"/>
        </w:rPr>
        <w:t>ת</w:t>
      </w:r>
      <w:r w:rsidRPr="0045396B" w:rsidDel="00C7497C">
        <w:rPr>
          <w:rFonts w:ascii="Times New Roman" w:eastAsia="Times New Roman" w:hAnsi="Times New Roman" w:cs="David"/>
          <w:sz w:val="24"/>
          <w:szCs w:val="24"/>
          <w:rtl/>
          <w:lang w:eastAsia="he-IL"/>
        </w:rPr>
        <w:t>כניות</w:t>
      </w:r>
      <w:proofErr w:type="spellEnd"/>
      <w:r w:rsidRPr="0045396B" w:rsidDel="00C7497C">
        <w:rPr>
          <w:rFonts w:ascii="Times New Roman" w:eastAsia="Times New Roman" w:hAnsi="Times New Roman" w:cs="David"/>
          <w:sz w:val="24"/>
          <w:szCs w:val="24"/>
          <w:rtl/>
          <w:lang w:eastAsia="he-IL"/>
        </w:rPr>
        <w:t xml:space="preserve"> מנחות לעבודות היועצים, </w:t>
      </w:r>
      <w:r w:rsidRPr="0045396B">
        <w:rPr>
          <w:rFonts w:ascii="Times New Roman" w:eastAsia="Times New Roman" w:hAnsi="Times New Roman" w:cs="David"/>
          <w:sz w:val="24"/>
          <w:szCs w:val="24"/>
          <w:rtl/>
          <w:lang w:eastAsia="he-IL"/>
        </w:rPr>
        <w:t>הכ</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ל</w:t>
      </w:r>
      <w:r w:rsidRPr="0045396B" w:rsidDel="00C7497C">
        <w:rPr>
          <w:rFonts w:ascii="Times New Roman" w:eastAsia="Times New Roman" w:hAnsi="Times New Roman" w:cs="David"/>
          <w:sz w:val="24"/>
          <w:szCs w:val="24"/>
          <w:rtl/>
          <w:lang w:eastAsia="he-IL"/>
        </w:rPr>
        <w:t xml:space="preserve"> </w:t>
      </w:r>
      <w:proofErr w:type="spellStart"/>
      <w:r w:rsidRPr="0045396B" w:rsidDel="00C7497C">
        <w:rPr>
          <w:rFonts w:ascii="Times New Roman" w:eastAsia="Times New Roman" w:hAnsi="Times New Roman" w:cs="David"/>
          <w:sz w:val="24"/>
          <w:szCs w:val="24"/>
          <w:rtl/>
          <w:lang w:eastAsia="he-IL"/>
        </w:rPr>
        <w:t>בקנ"מ</w:t>
      </w:r>
      <w:proofErr w:type="spellEnd"/>
      <w:r w:rsidRPr="0045396B" w:rsidDel="00C7497C">
        <w:rPr>
          <w:rFonts w:ascii="Times New Roman" w:eastAsia="Times New Roman" w:hAnsi="Times New Roman" w:cs="David"/>
          <w:sz w:val="24"/>
          <w:szCs w:val="24"/>
          <w:rtl/>
          <w:lang w:eastAsia="he-IL"/>
        </w:rPr>
        <w:t xml:space="preserve"> המאפשר ביצוע מושלם של העבודה. תיאום </w:t>
      </w:r>
      <w:proofErr w:type="spellStart"/>
      <w:r w:rsidRPr="0045396B" w:rsidDel="00C7497C">
        <w:rPr>
          <w:rFonts w:ascii="Times New Roman" w:eastAsia="Times New Roman" w:hAnsi="Times New Roman" w:cs="David"/>
          <w:sz w:val="24"/>
          <w:szCs w:val="24"/>
          <w:rtl/>
          <w:lang w:eastAsia="he-IL"/>
        </w:rPr>
        <w:t>התכניות</w:t>
      </w:r>
      <w:proofErr w:type="spellEnd"/>
      <w:r w:rsidRPr="0045396B" w:rsidDel="00C7497C">
        <w:rPr>
          <w:rFonts w:ascii="Times New Roman" w:eastAsia="Times New Roman" w:hAnsi="Times New Roman" w:cs="David"/>
          <w:sz w:val="24"/>
          <w:szCs w:val="24"/>
          <w:rtl/>
          <w:lang w:eastAsia="he-IL"/>
        </w:rPr>
        <w:t xml:space="preserve"> עם היועצים.</w:t>
      </w:r>
    </w:p>
    <w:p w14:paraId="3A7B590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91451B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השלמת </w:t>
      </w:r>
      <w:proofErr w:type="spellStart"/>
      <w:r w:rsidRPr="0045396B">
        <w:rPr>
          <w:rFonts w:ascii="Times New Roman" w:eastAsia="Times New Roman" w:hAnsi="Times New Roman" w:cs="David"/>
          <w:sz w:val="24"/>
          <w:szCs w:val="24"/>
          <w:rtl/>
          <w:lang w:eastAsia="he-IL"/>
        </w:rPr>
        <w:t>תכניות</w:t>
      </w:r>
      <w:proofErr w:type="spellEnd"/>
      <w:r w:rsidRPr="0045396B">
        <w:rPr>
          <w:rFonts w:ascii="Times New Roman" w:eastAsia="Times New Roman" w:hAnsi="Times New Roman" w:cs="David"/>
          <w:sz w:val="24"/>
          <w:szCs w:val="24"/>
          <w:rtl/>
          <w:lang w:eastAsia="he-IL"/>
        </w:rPr>
        <w:t xml:space="preserve"> עבודה מ</w:t>
      </w:r>
      <w:r w:rsidR="00D53CB3">
        <w:rPr>
          <w:rFonts w:ascii="Times New Roman" w:eastAsia="Times New Roman" w:hAnsi="Times New Roman" w:cs="David"/>
          <w:sz w:val="24"/>
          <w:szCs w:val="24"/>
          <w:rtl/>
          <w:lang w:eastAsia="he-IL"/>
        </w:rPr>
        <w:t>פורטות ומוסברות של כל חלקי הפרו</w:t>
      </w:r>
      <w:r w:rsidRPr="0045396B">
        <w:rPr>
          <w:rFonts w:ascii="Times New Roman" w:eastAsia="Times New Roman" w:hAnsi="Times New Roman" w:cs="David"/>
          <w:sz w:val="24"/>
          <w:szCs w:val="24"/>
          <w:rtl/>
          <w:lang w:eastAsia="he-IL"/>
        </w:rPr>
        <w:t xml:space="preserve">יקט כולל פרטי בניין </w:t>
      </w:r>
      <w:proofErr w:type="spellStart"/>
      <w:r w:rsidRPr="0045396B">
        <w:rPr>
          <w:rFonts w:ascii="Times New Roman" w:eastAsia="Times New Roman" w:hAnsi="Times New Roman" w:cs="David"/>
          <w:sz w:val="24"/>
          <w:szCs w:val="24"/>
          <w:rtl/>
          <w:lang w:eastAsia="he-IL"/>
        </w:rPr>
        <w:t>בקנ"מ</w:t>
      </w:r>
      <w:proofErr w:type="spellEnd"/>
      <w:r w:rsidRPr="0045396B">
        <w:rPr>
          <w:rFonts w:ascii="Times New Roman" w:eastAsia="Times New Roman" w:hAnsi="Times New Roman" w:cs="David"/>
          <w:sz w:val="24"/>
          <w:szCs w:val="24"/>
          <w:rtl/>
          <w:lang w:eastAsia="he-IL"/>
        </w:rPr>
        <w:t xml:space="preserve"> מתאים ורשימות</w:t>
      </w:r>
      <w:r w:rsidRPr="0045396B">
        <w:rPr>
          <w:rFonts w:ascii="Times New Roman" w:eastAsia="Times New Roman" w:hAnsi="Times New Roman" w:cs="David" w:hint="cs"/>
          <w:sz w:val="24"/>
          <w:szCs w:val="24"/>
          <w:rtl/>
          <w:lang w:eastAsia="he-IL"/>
        </w:rPr>
        <w:t>, ופרטי ריהוט נדרשים</w:t>
      </w:r>
      <w:r w:rsidRPr="0045396B">
        <w:rPr>
          <w:rFonts w:ascii="Times New Roman" w:eastAsia="Times New Roman" w:hAnsi="Times New Roman" w:cs="David"/>
          <w:sz w:val="24"/>
          <w:szCs w:val="24"/>
          <w:rtl/>
          <w:lang w:eastAsia="he-IL"/>
        </w:rPr>
        <w:t>.</w:t>
      </w:r>
    </w:p>
    <w:p w14:paraId="0B90AFD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48B62EA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תאום, ביקורת ואישור התאמת </w:t>
      </w:r>
      <w:proofErr w:type="spellStart"/>
      <w:r w:rsidRPr="0045396B">
        <w:rPr>
          <w:rFonts w:ascii="Times New Roman" w:eastAsia="Times New Roman" w:hAnsi="Times New Roman" w:cs="David"/>
          <w:sz w:val="24"/>
          <w:szCs w:val="24"/>
          <w:rtl/>
          <w:lang w:eastAsia="he-IL"/>
        </w:rPr>
        <w:t>תכניות</w:t>
      </w:r>
      <w:proofErr w:type="spellEnd"/>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האדריכל ו</w:t>
      </w:r>
      <w:r w:rsidRPr="0045396B">
        <w:rPr>
          <w:rFonts w:ascii="Times New Roman" w:eastAsia="Times New Roman" w:hAnsi="Times New Roman" w:cs="David"/>
          <w:sz w:val="24"/>
          <w:szCs w:val="24"/>
          <w:rtl/>
          <w:lang w:eastAsia="he-IL"/>
        </w:rPr>
        <w:t xml:space="preserve">היועצים </w:t>
      </w:r>
      <w:proofErr w:type="spellStart"/>
      <w:r w:rsidRPr="0045396B">
        <w:rPr>
          <w:rFonts w:ascii="Times New Roman" w:eastAsia="Times New Roman" w:hAnsi="Times New Roman" w:cs="David"/>
          <w:sz w:val="24"/>
          <w:szCs w:val="24"/>
          <w:rtl/>
          <w:lang w:eastAsia="he-IL"/>
        </w:rPr>
        <w:t>לתכניות</w:t>
      </w:r>
      <w:proofErr w:type="spellEnd"/>
      <w:r w:rsidRPr="0045396B">
        <w:rPr>
          <w:rFonts w:ascii="Times New Roman" w:eastAsia="Times New Roman" w:hAnsi="Times New Roman" w:cs="David"/>
          <w:sz w:val="24"/>
          <w:szCs w:val="24"/>
          <w:rtl/>
          <w:lang w:eastAsia="he-IL"/>
        </w:rPr>
        <w:t xml:space="preserve"> אדריכלות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xml:space="preserve"> וביניהן.</w:t>
      </w:r>
    </w:p>
    <w:p w14:paraId="1027D5C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6341978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סיוע להכנת מפרטים המתאימים למפרטים הכלליים המקובלים על המזמין, שיכללו את כל העבודות המתוכננות, תוך בדיקה של העדר כפילות עם מפרט מלאכה אחר בפרויקט ובדיקה של </w:t>
      </w:r>
      <w:proofErr w:type="spellStart"/>
      <w:r w:rsidRPr="0045396B">
        <w:rPr>
          <w:rFonts w:ascii="Times New Roman" w:eastAsia="Times New Roman" w:hAnsi="Times New Roman" w:cs="David"/>
          <w:sz w:val="24"/>
          <w:szCs w:val="24"/>
          <w:rtl/>
          <w:lang w:eastAsia="he-IL"/>
        </w:rPr>
        <w:t>תכניות</w:t>
      </w:r>
      <w:proofErr w:type="spellEnd"/>
      <w:r w:rsidRPr="0045396B">
        <w:rPr>
          <w:rFonts w:ascii="Times New Roman" w:eastAsia="Times New Roman" w:hAnsi="Times New Roman" w:cs="David"/>
          <w:sz w:val="24"/>
          <w:szCs w:val="24"/>
          <w:rtl/>
          <w:lang w:eastAsia="he-IL"/>
        </w:rPr>
        <w:t>, מתקנים ומערכות, אף אם תוכננו ונערכו על ידי מי מהמתכננים או מהיועצים האחרים.</w:t>
      </w:r>
    </w:p>
    <w:p w14:paraId="665ED42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ab/>
      </w:r>
    </w:p>
    <w:p w14:paraId="5EFDF29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תאום המפרטים וכתבי הכמויות של</w:t>
      </w:r>
      <w:r w:rsidRPr="0045396B">
        <w:rPr>
          <w:rFonts w:ascii="Times New Roman" w:eastAsia="Times New Roman" w:hAnsi="Times New Roman" w:cs="David" w:hint="cs"/>
          <w:sz w:val="24"/>
          <w:szCs w:val="24"/>
          <w:rtl/>
          <w:lang w:eastAsia="he-IL"/>
        </w:rPr>
        <w:t xml:space="preserve"> המתכנן במפרטים וכתבי כמויות של</w:t>
      </w:r>
      <w:r w:rsidRPr="0045396B">
        <w:rPr>
          <w:rFonts w:ascii="Times New Roman" w:eastAsia="Times New Roman" w:hAnsi="Times New Roman" w:cs="David"/>
          <w:sz w:val="24"/>
          <w:szCs w:val="24"/>
          <w:rtl/>
          <w:lang w:eastAsia="he-IL"/>
        </w:rPr>
        <w:t xml:space="preserve"> ה</w:t>
      </w:r>
      <w:r w:rsidRPr="0045396B">
        <w:rPr>
          <w:rFonts w:ascii="Times New Roman" w:eastAsia="Times New Roman" w:hAnsi="Times New Roman" w:cs="David" w:hint="cs"/>
          <w:sz w:val="24"/>
          <w:szCs w:val="24"/>
          <w:rtl/>
          <w:lang w:eastAsia="he-IL"/>
        </w:rPr>
        <w:t>אדריכל וה</w:t>
      </w:r>
      <w:r w:rsidRPr="0045396B">
        <w:rPr>
          <w:rFonts w:ascii="Times New Roman" w:eastAsia="Times New Roman" w:hAnsi="Times New Roman" w:cs="David"/>
          <w:sz w:val="24"/>
          <w:szCs w:val="24"/>
          <w:rtl/>
          <w:lang w:eastAsia="he-IL"/>
        </w:rPr>
        <w:t>יועצים האחרים</w:t>
      </w:r>
      <w:r w:rsidRPr="0045396B">
        <w:rPr>
          <w:rFonts w:ascii="Times New Roman" w:eastAsia="Times New Roman" w:hAnsi="Times New Roman" w:cs="David" w:hint="cs"/>
          <w:sz w:val="24"/>
          <w:szCs w:val="24"/>
          <w:rtl/>
          <w:lang w:eastAsia="he-IL"/>
        </w:rPr>
        <w:t>.</w:t>
      </w:r>
    </w:p>
    <w:p w14:paraId="4F51B3C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C6A8FF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כל יתר הדרוש להשלמת תכנון אדריכל</w:t>
      </w:r>
      <w:r w:rsidRPr="0045396B">
        <w:rPr>
          <w:rFonts w:ascii="Times New Roman" w:eastAsia="Times New Roman" w:hAnsi="Times New Roman" w:cs="David" w:hint="cs"/>
          <w:sz w:val="24"/>
          <w:szCs w:val="24"/>
          <w:rtl/>
          <w:lang w:eastAsia="he-IL"/>
        </w:rPr>
        <w:t>ות הפנים</w:t>
      </w:r>
      <w:r w:rsidRPr="0045396B">
        <w:rPr>
          <w:rFonts w:ascii="Times New Roman" w:eastAsia="Times New Roman" w:hAnsi="Times New Roman" w:cs="David"/>
          <w:sz w:val="24"/>
          <w:szCs w:val="24"/>
          <w:rtl/>
          <w:lang w:eastAsia="he-IL"/>
        </w:rPr>
        <w:t xml:space="preserve"> המפורט ולעריכת המסמכים האדריכליים, אשר דרושים לעריכת המכרזים.</w:t>
      </w:r>
    </w:p>
    <w:p w14:paraId="6F22CDA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25394DD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לעדכון מפרטי המכר ואשור הנוסח וההתאמה לתכנון.</w:t>
      </w:r>
    </w:p>
    <w:p w14:paraId="226C5C2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218AB6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ח</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להכנת אומדן מפורט של ערך עבוד</w:t>
      </w:r>
      <w:r w:rsidRPr="0045396B">
        <w:rPr>
          <w:rFonts w:ascii="Times New Roman" w:eastAsia="Times New Roman" w:hAnsi="Times New Roman" w:cs="David" w:hint="cs"/>
          <w:sz w:val="24"/>
          <w:szCs w:val="24"/>
          <w:rtl/>
          <w:lang w:eastAsia="he-IL"/>
        </w:rPr>
        <w:t>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 xml:space="preserve">ת </w:t>
      </w:r>
      <w:r w:rsidRPr="0045396B">
        <w:rPr>
          <w:rFonts w:ascii="Times New Roman" w:eastAsia="Times New Roman" w:hAnsi="Times New Roman" w:cs="David" w:hint="cs"/>
          <w:sz w:val="24"/>
          <w:szCs w:val="24"/>
          <w:rtl/>
          <w:lang w:eastAsia="he-IL"/>
        </w:rPr>
        <w:t xml:space="preserve">הפנים </w:t>
      </w:r>
      <w:r w:rsidRPr="0045396B">
        <w:rPr>
          <w:rFonts w:ascii="Times New Roman" w:eastAsia="Times New Roman" w:hAnsi="Times New Roman" w:cs="David"/>
          <w:sz w:val="24"/>
          <w:szCs w:val="24"/>
          <w:rtl/>
          <w:lang w:eastAsia="he-IL"/>
        </w:rPr>
        <w:t>המבוסס על המפרטים וכתבי הכמויות.</w:t>
      </w:r>
    </w:p>
    <w:p w14:paraId="7774305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F701E2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ט</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הכנסת שינויים </w:t>
      </w:r>
      <w:proofErr w:type="spellStart"/>
      <w:r w:rsidRPr="0045396B">
        <w:rPr>
          <w:rFonts w:ascii="Times New Roman" w:eastAsia="Times New Roman" w:hAnsi="Times New Roman" w:cs="David"/>
          <w:sz w:val="24"/>
          <w:szCs w:val="24"/>
          <w:rtl/>
          <w:lang w:eastAsia="he-IL"/>
        </w:rPr>
        <w:t>בתכניות</w:t>
      </w:r>
      <w:proofErr w:type="spellEnd"/>
      <w:r w:rsidRPr="0045396B">
        <w:rPr>
          <w:rFonts w:ascii="Times New Roman" w:eastAsia="Times New Roman" w:hAnsi="Times New Roman" w:cs="David"/>
          <w:sz w:val="24"/>
          <w:szCs w:val="24"/>
          <w:rtl/>
          <w:lang w:eastAsia="he-IL"/>
        </w:rPr>
        <w:t xml:space="preserve"> ככל שיתחייב להתאמת התכנון למסגרת התקציבית, אשר תקבע על ידי המזמין.</w:t>
      </w:r>
    </w:p>
    <w:p w14:paraId="4B40904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6EB1DA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הכנסת שינויים </w:t>
      </w:r>
      <w:proofErr w:type="spellStart"/>
      <w:r w:rsidRPr="0045396B">
        <w:rPr>
          <w:rFonts w:ascii="Times New Roman" w:eastAsia="Times New Roman" w:hAnsi="Times New Roman" w:cs="David"/>
          <w:sz w:val="24"/>
          <w:szCs w:val="24"/>
          <w:rtl/>
          <w:lang w:eastAsia="he-IL"/>
        </w:rPr>
        <w:t>בתכניות</w:t>
      </w:r>
      <w:proofErr w:type="spellEnd"/>
      <w:r w:rsidRPr="0045396B">
        <w:rPr>
          <w:rFonts w:ascii="Times New Roman" w:eastAsia="Times New Roman" w:hAnsi="Times New Roman" w:cs="David"/>
          <w:sz w:val="24"/>
          <w:szCs w:val="24"/>
          <w:rtl/>
          <w:lang w:eastAsia="he-IL"/>
        </w:rPr>
        <w:t xml:space="preserve"> לפי דרישת המזמין.</w:t>
      </w:r>
    </w:p>
    <w:p w14:paraId="04DC615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158DF9E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יא</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מתן חוות דעת ויעוץ בכל הקשור בהכנת המכרזים ופרסומם.</w:t>
      </w:r>
    </w:p>
    <w:p w14:paraId="02B8E37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9FB303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45396B">
        <w:rPr>
          <w:rFonts w:ascii="Times New Roman" w:eastAsia="Times New Roman" w:hAnsi="Times New Roman" w:cs="David"/>
          <w:sz w:val="24"/>
          <w:szCs w:val="24"/>
          <w:rtl/>
          <w:lang w:eastAsia="he-IL"/>
        </w:rPr>
        <w:t>י</w:t>
      </w:r>
      <w:r w:rsidRPr="0045396B">
        <w:rPr>
          <w:rFonts w:ascii="Times New Roman" w:eastAsia="Times New Roman" w:hAnsi="Times New Roman" w:cs="David" w:hint="cs"/>
          <w:sz w:val="24"/>
          <w:szCs w:val="24"/>
          <w:rtl/>
          <w:lang w:eastAsia="he-IL"/>
        </w:rPr>
        <w:t>ב</w:t>
      </w:r>
      <w:proofErr w:type="spellEnd"/>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047460C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7FB0A93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45396B">
        <w:rPr>
          <w:rFonts w:ascii="Times New Roman" w:eastAsia="Times New Roman" w:hAnsi="Times New Roman" w:cs="David" w:hint="cs"/>
          <w:sz w:val="24"/>
          <w:szCs w:val="24"/>
          <w:rtl/>
          <w:lang w:eastAsia="he-IL"/>
        </w:rPr>
        <w:t>יג</w:t>
      </w:r>
      <w:proofErr w:type="spellEnd"/>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מתן חוות דעת בכל הקשור להצעות הקבלנים. </w:t>
      </w:r>
    </w:p>
    <w:p w14:paraId="375971A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7D69637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השלמת </w:t>
      </w:r>
      <w:proofErr w:type="spellStart"/>
      <w:r w:rsidRPr="0045396B">
        <w:rPr>
          <w:rFonts w:ascii="Times New Roman" w:eastAsia="Times New Roman" w:hAnsi="Times New Roman" w:cs="David"/>
          <w:sz w:val="24"/>
          <w:szCs w:val="24"/>
          <w:rtl/>
          <w:lang w:eastAsia="he-IL"/>
        </w:rPr>
        <w:t>תכניות</w:t>
      </w:r>
      <w:proofErr w:type="spellEnd"/>
      <w:r w:rsidRPr="0045396B">
        <w:rPr>
          <w:rFonts w:ascii="Times New Roman" w:eastAsia="Times New Roman" w:hAnsi="Times New Roman" w:cs="David"/>
          <w:sz w:val="24"/>
          <w:szCs w:val="24"/>
          <w:rtl/>
          <w:lang w:eastAsia="he-IL"/>
        </w:rPr>
        <w:t xml:space="preserve"> עבודה ופרטי בניה, רשימות ומפרטים משלימים כפי ש</w:t>
      </w: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ידרש לביצוע הפרויקט.</w:t>
      </w:r>
    </w:p>
    <w:p w14:paraId="4F1A941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9B11758"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 xml:space="preserve">מובהר בזאת שהמתכנן יכין, באם יידרש, מסמכים למכרזים </w:t>
      </w:r>
      <w:r w:rsidRPr="0045396B">
        <w:rPr>
          <w:rFonts w:ascii="Times New Roman" w:eastAsia="Times New Roman" w:hAnsi="Times New Roman" w:cs="David"/>
          <w:sz w:val="24"/>
          <w:szCs w:val="24"/>
          <w:lang w:eastAsia="he-IL"/>
        </w:rPr>
        <w:t>–</w:t>
      </w:r>
      <w:r w:rsidRPr="0045396B">
        <w:rPr>
          <w:rFonts w:ascii="Times New Roman" w:eastAsia="Times New Roman" w:hAnsi="Times New Roman" w:cs="David"/>
          <w:sz w:val="24"/>
          <w:szCs w:val="24"/>
          <w:rtl/>
          <w:lang w:eastAsia="he-IL"/>
        </w:rPr>
        <w:t xml:space="preserve"> עוד לפני השלמת התכנון המפורט והמסמכים המפורטים לביצוע.</w:t>
      </w:r>
    </w:p>
    <w:p w14:paraId="29D959A5"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p>
    <w:p w14:paraId="1250DE25"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2.4</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פיקוח עליון</w:t>
      </w:r>
      <w:r w:rsidRPr="0045396B">
        <w:rPr>
          <w:rFonts w:ascii="Times New Roman" w:eastAsia="Times New Roman" w:hAnsi="Times New Roman" w:cs="David"/>
          <w:sz w:val="20"/>
          <w:szCs w:val="24"/>
          <w:rtl/>
          <w:lang w:eastAsia="he-IL"/>
        </w:rPr>
        <w:t>:</w:t>
      </w:r>
    </w:p>
    <w:p w14:paraId="4366E4B1" w14:textId="77777777" w:rsidR="0045396B" w:rsidRPr="0045396B" w:rsidRDefault="0045396B" w:rsidP="0045396B">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5D603D6E" w14:textId="77777777" w:rsidR="0045396B" w:rsidRPr="0045396B" w:rsidRDefault="0045396B" w:rsidP="0045396B">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הפקוח העליון של המתכנן על בצוע העבודה האדריכלית יכלול:</w:t>
      </w:r>
    </w:p>
    <w:p w14:paraId="50218AB7"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1D35B95"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פיקוח עליון על ביצוע עבוד</w:t>
      </w:r>
      <w:r w:rsidRPr="0045396B">
        <w:rPr>
          <w:rFonts w:ascii="Times New Roman" w:eastAsia="Times New Roman" w:hAnsi="Times New Roman" w:cs="David" w:hint="cs"/>
          <w:sz w:val="24"/>
          <w:szCs w:val="24"/>
          <w:rtl/>
          <w:lang w:eastAsia="he-IL"/>
        </w:rPr>
        <w:t>ות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xml:space="preserve">, בהתאם </w:t>
      </w:r>
      <w:proofErr w:type="spellStart"/>
      <w:r w:rsidRPr="0045396B">
        <w:rPr>
          <w:rFonts w:ascii="Times New Roman" w:eastAsia="Times New Roman" w:hAnsi="Times New Roman" w:cs="David"/>
          <w:sz w:val="24"/>
          <w:szCs w:val="24"/>
          <w:rtl/>
          <w:lang w:eastAsia="he-IL"/>
        </w:rPr>
        <w:t>לתכניות</w:t>
      </w:r>
      <w:proofErr w:type="spellEnd"/>
      <w:r w:rsidRPr="0045396B">
        <w:rPr>
          <w:rFonts w:ascii="Times New Roman" w:eastAsia="Times New Roman" w:hAnsi="Times New Roman" w:cs="David"/>
          <w:sz w:val="24"/>
          <w:szCs w:val="24"/>
          <w:rtl/>
          <w:lang w:eastAsia="he-IL"/>
        </w:rPr>
        <w:t xml:space="preserve">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146D3973"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D41ADD8"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שילוב הפיקוח העליון של היועצים עם הפיקוח העליון על ביצוע עבוד</w:t>
      </w:r>
      <w:r w:rsidRPr="0045396B">
        <w:rPr>
          <w:rFonts w:ascii="Times New Roman" w:eastAsia="Times New Roman" w:hAnsi="Times New Roman" w:cs="David" w:hint="cs"/>
          <w:sz w:val="24"/>
          <w:szCs w:val="24"/>
          <w:rtl/>
          <w:lang w:eastAsia="he-IL"/>
        </w:rPr>
        <w:t xml:space="preserve">ת </w:t>
      </w:r>
      <w:r w:rsidRPr="0045396B">
        <w:rPr>
          <w:rFonts w:ascii="Times New Roman" w:eastAsia="Times New Roman" w:hAnsi="Times New Roman" w:cs="David"/>
          <w:sz w:val="24"/>
          <w:szCs w:val="24"/>
          <w:rtl/>
          <w:lang w:eastAsia="he-IL"/>
        </w:rPr>
        <w:t>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1BB712BC"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595672EA"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הדרכה ומתן הסברים למנהל, ליועצים, לקבלנים ולמפקח, במידה ונתמנה כזה לפקוח על העבודות, הדרכה ומתן הסברים לקבלני העבודות באתר ומחוצה לו.</w:t>
      </w:r>
    </w:p>
    <w:p w14:paraId="648352D2"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D0D3E00" w14:textId="77777777" w:rsidR="0045396B" w:rsidRPr="0045396B" w:rsidRDefault="0045396B" w:rsidP="0045396B">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            ייעוץ והמלצה לגבי בחירה, בדיקה ואישור של חומרים וציוד.</w:t>
      </w:r>
    </w:p>
    <w:p w14:paraId="20103535"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28D5F65E"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דווח למנהל על הממצאים ועל התקדמות ביצוע העבודה האדריכלית לאחר כל ביקור של המתכנן באתר ו/או בבית המלאכה.</w:t>
      </w:r>
    </w:p>
    <w:p w14:paraId="33592BE5"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EF5CF6C"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עדכון </w:t>
      </w:r>
      <w:proofErr w:type="spellStart"/>
      <w:r w:rsidRPr="0045396B">
        <w:rPr>
          <w:rFonts w:ascii="Times New Roman" w:eastAsia="Times New Roman" w:hAnsi="Times New Roman" w:cs="David"/>
          <w:sz w:val="24"/>
          <w:szCs w:val="24"/>
          <w:rtl/>
          <w:lang w:eastAsia="he-IL"/>
        </w:rPr>
        <w:t>התכניות</w:t>
      </w:r>
      <w:proofErr w:type="spellEnd"/>
      <w:r w:rsidRPr="0045396B">
        <w:rPr>
          <w:rFonts w:ascii="Times New Roman" w:eastAsia="Times New Roman" w:hAnsi="Times New Roman" w:cs="David"/>
          <w:sz w:val="24"/>
          <w:szCs w:val="24"/>
          <w:rtl/>
          <w:lang w:eastAsia="he-IL"/>
        </w:rPr>
        <w:t>,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37235D44"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2BDDD6E"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אשרור </w:t>
      </w:r>
      <w:proofErr w:type="spellStart"/>
      <w:r w:rsidRPr="0045396B">
        <w:rPr>
          <w:rFonts w:ascii="Times New Roman" w:eastAsia="Times New Roman" w:hAnsi="Times New Roman" w:cs="David"/>
          <w:sz w:val="24"/>
          <w:szCs w:val="24"/>
          <w:rtl/>
          <w:lang w:eastAsia="he-IL"/>
        </w:rPr>
        <w:t>תכניות</w:t>
      </w:r>
      <w:proofErr w:type="spellEnd"/>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sz w:val="24"/>
          <w:szCs w:val="24"/>
          <w:lang w:eastAsia="he-IL"/>
        </w:rPr>
        <w:t>AS MADE</w:t>
      </w:r>
      <w:r w:rsidRPr="0045396B">
        <w:rPr>
          <w:rFonts w:ascii="Times New Roman" w:eastAsia="Times New Roman" w:hAnsi="Times New Roman" w:cs="David"/>
          <w:sz w:val="24"/>
          <w:szCs w:val="24"/>
          <w:rtl/>
          <w:lang w:eastAsia="he-IL"/>
        </w:rPr>
        <w:t xml:space="preserve"> שיוכנו ע"י הקבלנים על רקע </w:t>
      </w:r>
      <w:proofErr w:type="spellStart"/>
      <w:r w:rsidRPr="0045396B">
        <w:rPr>
          <w:rFonts w:ascii="Times New Roman" w:eastAsia="Times New Roman" w:hAnsi="Times New Roman" w:cs="David"/>
          <w:sz w:val="24"/>
          <w:szCs w:val="24"/>
          <w:rtl/>
          <w:lang w:eastAsia="he-IL"/>
        </w:rPr>
        <w:t>תכניות</w:t>
      </w:r>
      <w:proofErr w:type="spellEnd"/>
      <w:r w:rsidRPr="0045396B">
        <w:rPr>
          <w:rFonts w:ascii="Times New Roman" w:eastAsia="Times New Roman" w:hAnsi="Times New Roman" w:cs="David"/>
          <w:sz w:val="24"/>
          <w:szCs w:val="24"/>
          <w:rtl/>
          <w:lang w:eastAsia="he-IL"/>
        </w:rPr>
        <w:t xml:space="preserve"> המתכנן ושיכללו שנויים שבוצעו בתכנון ו/או בביצוע בזמן ביצוע העבודה האדריכלית. </w:t>
      </w:r>
    </w:p>
    <w:p w14:paraId="28E4BC19"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A10DD93"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24115015"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739FCE3"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ייעוץ למנהל והשתתפות בדיונים ובבירורים עם הקבלנים בקשר עם ביצוע העבודה האדריכלית ובפקוח העליון עליהן ועל התאמתן לתנאי החוזים עם קבלני העבודות, הן לפני מסירת העבודות והן בתקופת הבדק.</w:t>
      </w:r>
    </w:p>
    <w:p w14:paraId="16A76057"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E27B536" w14:textId="77777777" w:rsidR="0045396B" w:rsidRPr="0045396B" w:rsidRDefault="0045396B" w:rsidP="00D53CB3">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ייעוץ לפתרונות במקרים בהם יתגלו כש</w:t>
      </w:r>
      <w:r w:rsidR="00D53CB3">
        <w:rPr>
          <w:rFonts w:ascii="Times New Roman" w:eastAsia="Times New Roman" w:hAnsi="Times New Roman" w:cs="David"/>
          <w:sz w:val="24"/>
          <w:szCs w:val="24"/>
          <w:rtl/>
          <w:lang w:eastAsia="he-IL"/>
        </w:rPr>
        <w:t>לים בבצוע העבודות לעומת התכנון.</w:t>
      </w:r>
    </w:p>
    <w:p w14:paraId="445F96A8"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ab/>
      </w:r>
    </w:p>
    <w:p w14:paraId="22239428"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יעוץ למפקח בבדיקה ואישור של החשבונות החלקיים 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49F7964D"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A4DE4A9"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למזמין במתן מענה לפניות, אשר יופנו אליו, בקשר לתכנון ובצוע עבוד</w:t>
      </w:r>
      <w:r w:rsidRPr="0045396B">
        <w:rPr>
          <w:rFonts w:ascii="Times New Roman" w:eastAsia="Times New Roman" w:hAnsi="Times New Roman" w:cs="David" w:hint="cs"/>
          <w:sz w:val="24"/>
          <w:szCs w:val="24"/>
          <w:rtl/>
          <w:lang w:eastAsia="he-IL"/>
        </w:rPr>
        <w:t>ות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5949F552"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5552109"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סיוע ל</w:t>
      </w:r>
      <w:r w:rsidRPr="0045396B">
        <w:rPr>
          <w:rFonts w:ascii="Times New Roman" w:eastAsia="Times New Roman" w:hAnsi="Times New Roman" w:cs="David"/>
          <w:sz w:val="24"/>
          <w:szCs w:val="24"/>
          <w:rtl/>
          <w:lang w:eastAsia="he-IL"/>
        </w:rPr>
        <w:t>מזמין בהגנה בפני תביעות בקשר עם תכנון ובצוע עבוד</w:t>
      </w:r>
      <w:r w:rsidRPr="0045396B">
        <w:rPr>
          <w:rFonts w:ascii="Times New Roman" w:eastAsia="Times New Roman" w:hAnsi="Times New Roman" w:cs="David" w:hint="cs"/>
          <w:sz w:val="24"/>
          <w:szCs w:val="24"/>
          <w:rtl/>
          <w:lang w:eastAsia="he-IL"/>
        </w:rPr>
        <w:t>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r w:rsidRPr="0045396B">
        <w:rPr>
          <w:rFonts w:ascii="Times New Roman" w:eastAsia="Times New Roman" w:hAnsi="Times New Roman" w:cs="David" w:hint="cs"/>
          <w:sz w:val="24"/>
          <w:szCs w:val="24"/>
          <w:rtl/>
          <w:lang w:eastAsia="he-IL"/>
        </w:rPr>
        <w:t xml:space="preserve"> וכן על דרך של הצטרפות כנתבע במקרה של טעות או מחדל של המתכנן</w:t>
      </w:r>
      <w:r w:rsidRPr="0045396B">
        <w:rPr>
          <w:rFonts w:ascii="Times New Roman" w:eastAsia="Times New Roman" w:hAnsi="Times New Roman" w:cs="David"/>
          <w:sz w:val="24"/>
          <w:szCs w:val="24"/>
          <w:rtl/>
          <w:lang w:eastAsia="he-IL"/>
        </w:rPr>
        <w:t>.</w:t>
      </w:r>
    </w:p>
    <w:p w14:paraId="2DE10C5F"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DA45189"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כל יתר הדרוש לפיקוח עליון, ולביקורת על הבצוע.</w:t>
      </w:r>
    </w:p>
    <w:p w14:paraId="13D8B10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B0B9B6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w:t>
      </w:r>
      <w:r w:rsidRPr="0045396B">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07568E8D"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EA764B5"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בחירת חומרי הריצוף והחיפוי.</w:t>
      </w:r>
    </w:p>
    <w:p w14:paraId="16CF310C" w14:textId="77777777" w:rsidR="0045396B" w:rsidRPr="0045396B" w:rsidRDefault="0045396B" w:rsidP="0045396B">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בחירת ספק</w:t>
      </w: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רהיטים, גופי התאורה, אביזרי הפנים שונים</w:t>
      </w:r>
      <w:r w:rsidRPr="0045396B">
        <w:rPr>
          <w:rFonts w:ascii="Times New Roman" w:eastAsia="Times New Roman" w:hAnsi="Times New Roman" w:cs="David"/>
          <w:sz w:val="24"/>
          <w:szCs w:val="24"/>
          <w:rtl/>
          <w:lang w:eastAsia="he-IL"/>
        </w:rPr>
        <w:t>.</w:t>
      </w:r>
    </w:p>
    <w:p w14:paraId="2599632A"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לבדיקת ואשור דלתות כניסה ודלתות פנים.</w:t>
      </w:r>
    </w:p>
    <w:p w14:paraId="087E18E1" w14:textId="77777777" w:rsidR="0045396B" w:rsidRPr="0045396B" w:rsidRDefault="0045396B" w:rsidP="0045396B">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לבדיקת ואשור פריטים אופייניים בדירה אופיינית.</w:t>
      </w:r>
    </w:p>
    <w:p w14:paraId="688D2250"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בעת ביצוע עבודות גמר במבואת הכניסה</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במבואת </w:t>
      </w:r>
      <w:proofErr w:type="spellStart"/>
      <w:r w:rsidRPr="0045396B">
        <w:rPr>
          <w:rFonts w:ascii="Times New Roman" w:eastAsia="Times New Roman" w:hAnsi="Times New Roman" w:cs="David"/>
          <w:sz w:val="24"/>
          <w:szCs w:val="24"/>
          <w:rtl/>
          <w:lang w:eastAsia="he-IL"/>
        </w:rPr>
        <w:t>הקומתיות</w:t>
      </w:r>
      <w:proofErr w:type="spellEnd"/>
      <w:r w:rsidRPr="0045396B">
        <w:rPr>
          <w:rFonts w:ascii="Times New Roman" w:eastAsia="Times New Roman" w:hAnsi="Times New Roman" w:cs="David" w:hint="cs"/>
          <w:sz w:val="24"/>
          <w:szCs w:val="24"/>
          <w:rtl/>
          <w:lang w:eastAsia="he-IL"/>
        </w:rPr>
        <w:t>, במועדון הדיירים, במבנה המכירות ובדירה מבנה מכירות ודירה לדוגמא</w:t>
      </w:r>
      <w:r w:rsidRPr="0045396B">
        <w:rPr>
          <w:rFonts w:ascii="Times New Roman" w:eastAsia="Times New Roman" w:hAnsi="Times New Roman" w:cs="David"/>
          <w:sz w:val="24"/>
          <w:szCs w:val="24"/>
          <w:rtl/>
          <w:lang w:eastAsia="he-IL"/>
        </w:rPr>
        <w:t>.</w:t>
      </w:r>
    </w:p>
    <w:p w14:paraId="096A4835"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D60D75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ג.</w:t>
      </w:r>
      <w:r w:rsidRPr="0045396B">
        <w:rPr>
          <w:rFonts w:ascii="Times New Roman" w:eastAsia="Times New Roman" w:hAnsi="Times New Roman" w:cs="David"/>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1733213E"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F8F172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ד.</w:t>
      </w:r>
      <w:r w:rsidRPr="0045396B">
        <w:rPr>
          <w:rFonts w:ascii="Times New Roman" w:eastAsia="Times New Roman" w:hAnsi="Times New Roman" w:cs="David"/>
          <w:sz w:val="24"/>
          <w:szCs w:val="24"/>
          <w:rtl/>
          <w:lang w:eastAsia="he-IL"/>
        </w:rPr>
        <w:tab/>
        <w:t xml:space="preserve">לאחר כל בקור של המתכנן באתר יגיש המתכנן לנציג המזמין דו"ח בכתב ובו יציין את התרשמותו ואת הערותיו לגבי בצוע העבודות. בגמר ביצוע העבודות יגיש המתכנן לנציג המזמין הצהרה, בנוסח נספח ט', כי בדק את ביצוע העבודות ומצא אותן תואמות </w:t>
      </w:r>
      <w:proofErr w:type="spellStart"/>
      <w:r w:rsidRPr="0045396B">
        <w:rPr>
          <w:rFonts w:ascii="Times New Roman" w:eastAsia="Times New Roman" w:hAnsi="Times New Roman" w:cs="David"/>
          <w:sz w:val="24"/>
          <w:szCs w:val="24"/>
          <w:rtl/>
          <w:lang w:eastAsia="he-IL"/>
        </w:rPr>
        <w:t>לתכניותיו</w:t>
      </w:r>
      <w:proofErr w:type="spellEnd"/>
      <w:r w:rsidRPr="0045396B">
        <w:rPr>
          <w:rFonts w:ascii="Times New Roman" w:eastAsia="Times New Roman" w:hAnsi="Times New Roman" w:cs="David"/>
          <w:sz w:val="24"/>
          <w:szCs w:val="24"/>
          <w:rtl/>
          <w:lang w:eastAsia="he-IL"/>
        </w:rPr>
        <w:t xml:space="preserve"> ולתקנים מחייבים וכי בוצעו לשביעות רצונו. ללא דו"חות והצהרה אלה לא תשולם למתכנן יתרת שכרו עבור פיקוח עליון.</w:t>
      </w:r>
    </w:p>
    <w:p w14:paraId="4F78D00B"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ab/>
      </w:r>
    </w:p>
    <w:p w14:paraId="68D226C3"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המתכנן מתחייב לשמור על </w:t>
      </w:r>
      <w:r w:rsidRPr="0045396B">
        <w:rPr>
          <w:rFonts w:ascii="Times New Roman" w:eastAsia="Times New Roman" w:hAnsi="Times New Roman" w:cs="David" w:hint="cs"/>
          <w:sz w:val="24"/>
          <w:szCs w:val="24"/>
          <w:rtl/>
          <w:lang w:eastAsia="he-IL"/>
        </w:rPr>
        <w:t>קבצים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ואוריגינלי</w:t>
      </w:r>
      <w:r w:rsidRPr="0045396B">
        <w:rPr>
          <w:rFonts w:ascii="Times New Roman" w:eastAsia="Times New Roman" w:hAnsi="Times New Roman" w:cs="David" w:hint="eastAsia"/>
          <w:sz w:val="24"/>
          <w:szCs w:val="24"/>
          <w:rtl/>
          <w:lang w:eastAsia="he-IL"/>
        </w:rPr>
        <w:t>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של</w:t>
      </w:r>
      <w:r w:rsidRPr="0045396B">
        <w:rPr>
          <w:rFonts w:ascii="Times New Roman" w:eastAsia="Times New Roman" w:hAnsi="Times New Roman" w:cs="David"/>
          <w:sz w:val="24"/>
          <w:szCs w:val="24"/>
          <w:rtl/>
          <w:lang w:eastAsia="he-IL"/>
        </w:rPr>
        <w:t xml:space="preserve"> התוכניות עד לאחר סיום הביצוע בשטח של העבודות נשוא התכנון, כך שניתן יהיה לבצע מהם העתקות, צילומים וכו' וכן כך שניתן יהיה לבצע בהם תיקונים ושינויים.</w:t>
      </w:r>
    </w:p>
    <w:p w14:paraId="6125EED7"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7488C72"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3</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7F262B18" w14:textId="77777777" w:rsidR="00607439" w:rsidRDefault="00607439">
      <w:pPr>
        <w:bidi w:val="0"/>
        <w:spacing w:before="0" w:beforeAutospacing="0" w:after="160" w:afterAutospacing="0" w:line="259" w:lineRule="auto"/>
        <w:rPr>
          <w:ins w:id="96" w:author="Meryl Etman [2]" w:date="2022-05-22T10:38:00Z"/>
          <w:rFonts w:ascii="Times New Roman" w:eastAsia="Times New Roman" w:hAnsi="Times New Roman" w:cs="David"/>
          <w:bCs/>
          <w:sz w:val="20"/>
          <w:szCs w:val="24"/>
          <w:u w:val="single"/>
          <w:rtl/>
          <w:lang w:eastAsia="he-IL"/>
        </w:rPr>
      </w:pPr>
      <w:ins w:id="97" w:author="Meryl Etman [2]" w:date="2022-05-22T10:38:00Z">
        <w:r>
          <w:rPr>
            <w:rFonts w:ascii="Times New Roman" w:eastAsia="Times New Roman" w:hAnsi="Times New Roman" w:cs="David"/>
            <w:bCs/>
            <w:sz w:val="20"/>
            <w:szCs w:val="24"/>
            <w:u w:val="single"/>
            <w:rtl/>
            <w:lang w:eastAsia="he-IL"/>
          </w:rPr>
          <w:br w:type="page"/>
        </w:r>
      </w:ins>
    </w:p>
    <w:p w14:paraId="054098D5" w14:textId="20E1527C" w:rsidR="0045396B" w:rsidRPr="0045396B" w:rsidRDefault="0045396B" w:rsidP="00D53CB3">
      <w:pPr>
        <w:widowControl w:val="0"/>
        <w:spacing w:before="0" w:beforeAutospacing="0" w:after="0" w:afterAutospacing="0" w:line="240" w:lineRule="auto"/>
        <w:ind w:left="720" w:hanging="720"/>
        <w:jc w:val="center"/>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lastRenderedPageBreak/>
        <w:t xml:space="preserve">נספח </w:t>
      </w:r>
      <w:r w:rsidR="00D53CB3">
        <w:rPr>
          <w:rFonts w:ascii="Times New Roman" w:eastAsia="Times New Roman" w:hAnsi="Times New Roman" w:cs="David" w:hint="cs"/>
          <w:bCs/>
          <w:sz w:val="20"/>
          <w:szCs w:val="24"/>
          <w:u w:val="single"/>
          <w:rtl/>
          <w:lang w:eastAsia="he-IL"/>
        </w:rPr>
        <w:t>"</w:t>
      </w:r>
      <w:r w:rsidRPr="0045396B">
        <w:rPr>
          <w:rFonts w:ascii="Times New Roman" w:eastAsia="Times New Roman" w:hAnsi="Times New Roman" w:cs="David"/>
          <w:bCs/>
          <w:sz w:val="20"/>
          <w:szCs w:val="24"/>
          <w:u w:val="single"/>
          <w:rtl/>
          <w:lang w:eastAsia="he-IL"/>
        </w:rPr>
        <w:t>ג'</w:t>
      </w:r>
      <w:r w:rsidR="00D53CB3">
        <w:rPr>
          <w:rFonts w:ascii="Times New Roman" w:eastAsia="Times New Roman" w:hAnsi="Times New Roman" w:cs="David" w:hint="cs"/>
          <w:bCs/>
          <w:sz w:val="20"/>
          <w:szCs w:val="24"/>
          <w:u w:val="single"/>
          <w:rtl/>
          <w:lang w:eastAsia="he-IL"/>
        </w:rPr>
        <w:t>'</w:t>
      </w:r>
    </w:p>
    <w:p w14:paraId="1A33C553"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F25BF7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לוח זמנים ושלבי עבודה</w:t>
      </w:r>
    </w:p>
    <w:p w14:paraId="7630236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FCB366E"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21F3F84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27894963"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8D12345"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ימסור את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לאישור המזמין בהתאם ללוח הזמנים </w:t>
      </w:r>
      <w:proofErr w:type="spellStart"/>
      <w:r w:rsidRPr="0045396B">
        <w:rPr>
          <w:rFonts w:ascii="Times New Roman" w:eastAsia="Times New Roman" w:hAnsi="Times New Roman" w:cs="David"/>
          <w:sz w:val="20"/>
          <w:szCs w:val="24"/>
          <w:rtl/>
          <w:lang w:eastAsia="he-IL"/>
        </w:rPr>
        <w:t>והתכניות</w:t>
      </w:r>
      <w:proofErr w:type="spellEnd"/>
      <w:r w:rsidRPr="0045396B">
        <w:rPr>
          <w:rFonts w:ascii="Times New Roman" w:eastAsia="Times New Roman" w:hAnsi="Times New Roman" w:cs="David"/>
          <w:sz w:val="20"/>
          <w:szCs w:val="24"/>
          <w:rtl/>
          <w:lang w:eastAsia="he-IL"/>
        </w:rPr>
        <w:t xml:space="preserve"> לא תיחשבנה כמושלמות עד לקבלת אישור המזמין.</w:t>
      </w:r>
    </w:p>
    <w:p w14:paraId="6A42F2C5"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5684E34"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העביר המזמין למתכנן הערות או הנחיות נוספות לגבי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יתכנן המתכנן את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w:t>
      </w:r>
      <w:proofErr w:type="spellStart"/>
      <w:r w:rsidRPr="0045396B">
        <w:rPr>
          <w:rFonts w:ascii="Times New Roman" w:eastAsia="Times New Roman" w:hAnsi="Times New Roman" w:cs="David"/>
          <w:sz w:val="20"/>
          <w:szCs w:val="24"/>
          <w:rtl/>
          <w:lang w:eastAsia="he-IL"/>
        </w:rPr>
        <w:t>תכניות</w:t>
      </w:r>
      <w:proofErr w:type="spellEnd"/>
      <w:r w:rsidRPr="0045396B">
        <w:rPr>
          <w:rFonts w:ascii="Times New Roman" w:eastAsia="Times New Roman" w:hAnsi="Times New Roman" w:cs="David"/>
          <w:sz w:val="20"/>
          <w:szCs w:val="24"/>
          <w:rtl/>
          <w:lang w:eastAsia="he-IL"/>
        </w:rPr>
        <w:t xml:space="preserve"> שהוגשו לו ע"י המתכנן בתוך 30 יום ממועד הגשתן למזמין.</w:t>
      </w:r>
    </w:p>
    <w:p w14:paraId="2D8CE42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11A7089"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3E5BF79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936EC3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B11044B"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sz w:val="20"/>
          <w:szCs w:val="24"/>
          <w:u w:val="single"/>
          <w:rtl/>
          <w:lang w:eastAsia="he-IL"/>
        </w:rPr>
        <w:br w:type="page"/>
      </w:r>
      <w:r w:rsidRPr="0045396B">
        <w:rPr>
          <w:rFonts w:ascii="Times New Roman" w:eastAsia="Times New Roman" w:hAnsi="Times New Roman" w:cs="David"/>
          <w:bCs/>
          <w:sz w:val="24"/>
          <w:szCs w:val="24"/>
          <w:u w:val="single"/>
          <w:rtl/>
          <w:lang w:eastAsia="he-IL"/>
        </w:rPr>
        <w:lastRenderedPageBreak/>
        <w:t xml:space="preserve">נספח </w:t>
      </w:r>
      <w:r w:rsidR="00D53CB3">
        <w:rPr>
          <w:rFonts w:ascii="Times New Roman" w:eastAsia="Times New Roman" w:hAnsi="Times New Roman" w:cs="David" w:hint="cs"/>
          <w:bCs/>
          <w:sz w:val="24"/>
          <w:szCs w:val="24"/>
          <w:u w:val="single"/>
          <w:rtl/>
          <w:lang w:eastAsia="he-IL"/>
        </w:rPr>
        <w:t>"</w:t>
      </w:r>
      <w:r w:rsidRPr="0045396B">
        <w:rPr>
          <w:rFonts w:ascii="Times New Roman" w:eastAsia="Times New Roman" w:hAnsi="Times New Roman" w:cs="David"/>
          <w:bCs/>
          <w:sz w:val="24"/>
          <w:szCs w:val="24"/>
          <w:u w:val="single"/>
          <w:rtl/>
          <w:lang w:eastAsia="he-IL"/>
        </w:rPr>
        <w:t>ד'</w:t>
      </w:r>
      <w:r w:rsidR="00D53CB3">
        <w:rPr>
          <w:rFonts w:ascii="Times New Roman" w:eastAsia="Times New Roman" w:hAnsi="Times New Roman" w:cs="David" w:hint="cs"/>
          <w:bCs/>
          <w:sz w:val="24"/>
          <w:szCs w:val="24"/>
          <w:u w:val="single"/>
          <w:rtl/>
          <w:lang w:eastAsia="he-IL"/>
        </w:rPr>
        <w:t>'</w:t>
      </w:r>
    </w:p>
    <w:p w14:paraId="56DEBD49"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A108617"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שכר המתכנן</w:t>
      </w:r>
    </w:p>
    <w:p w14:paraId="26F501C4" w14:textId="77777777" w:rsidR="0045396B" w:rsidRPr="0045396B" w:rsidRDefault="0045396B" w:rsidP="004539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05174C7"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תמורת בצוע מלוא שרותי המתכנן, כמפורט בנספח ב'</w:t>
      </w:r>
      <w:r w:rsidRPr="0045396B">
        <w:rPr>
          <w:rFonts w:ascii="Times New Roman" w:eastAsia="Times New Roman" w:hAnsi="Times New Roman" w:cs="David" w:hint="cs"/>
          <w:sz w:val="20"/>
          <w:szCs w:val="24"/>
          <w:rtl/>
          <w:lang w:eastAsia="he-IL"/>
        </w:rPr>
        <w:t xml:space="preserve"> ובנספח ח'</w:t>
      </w:r>
      <w:r w:rsidRPr="0045396B">
        <w:rPr>
          <w:rFonts w:ascii="Times New Roman" w:eastAsia="Times New Roman" w:hAnsi="Times New Roman" w:cs="David"/>
          <w:sz w:val="20"/>
          <w:szCs w:val="24"/>
          <w:rtl/>
          <w:lang w:eastAsia="he-IL"/>
        </w:rPr>
        <w:t>, ישלם המזמין למתכנן את שכר המתכנן בשעורים ובמועדים כדלקמן:</w:t>
      </w:r>
    </w:p>
    <w:p w14:paraId="6FF9AF16"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58BED30E" w14:textId="41EC31C0"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del w:id="98" w:author="Meryl Etman [2]" w:date="2022-05-22T10:40:00Z">
        <w:r w:rsidRPr="0045396B" w:rsidDel="002D3211">
          <w:rPr>
            <w:rFonts w:ascii="Times New Roman" w:eastAsia="Times New Roman" w:hAnsi="Times New Roman" w:cs="David" w:hint="cs"/>
            <w:b/>
            <w:bCs/>
            <w:sz w:val="20"/>
            <w:szCs w:val="24"/>
            <w:rtl/>
            <w:lang w:eastAsia="he-IL"/>
          </w:rPr>
          <w:delText>_____________</w:delText>
        </w:r>
        <w:r w:rsidRPr="0045396B" w:rsidDel="002D3211">
          <w:rPr>
            <w:rFonts w:ascii="Times New Roman" w:eastAsia="Times New Roman" w:hAnsi="Times New Roman" w:cs="David" w:hint="cs"/>
            <w:sz w:val="20"/>
            <w:szCs w:val="24"/>
            <w:rtl/>
            <w:lang w:eastAsia="he-IL"/>
          </w:rPr>
          <w:delText>(</w:delText>
        </w:r>
      </w:del>
      <w:ins w:id="99" w:author="Meryl Etman [2]" w:date="2022-05-22T10:40:00Z">
        <w:r w:rsidR="002D3211">
          <w:rPr>
            <w:rFonts w:ascii="Times New Roman" w:eastAsia="Times New Roman" w:hAnsi="Times New Roman" w:cs="David" w:hint="cs"/>
            <w:b/>
            <w:bCs/>
            <w:sz w:val="20"/>
            <w:szCs w:val="24"/>
            <w:rtl/>
            <w:lang w:eastAsia="he-IL"/>
          </w:rPr>
          <w:t xml:space="preserve">30,000 </w:t>
        </w:r>
      </w:ins>
      <w:ins w:id="100" w:author="Meryl Etman [2]" w:date="2022-05-22T10:42:00Z">
        <w:r w:rsidR="002D3211">
          <w:rPr>
            <w:rFonts w:ascii="Times New Roman" w:eastAsia="Times New Roman" w:hAnsi="Times New Roman" w:cs="David" w:hint="cs"/>
            <w:sz w:val="20"/>
            <w:szCs w:val="24"/>
            <w:rtl/>
            <w:lang w:eastAsia="he-IL"/>
          </w:rPr>
          <w:t xml:space="preserve">₪ </w:t>
        </w:r>
      </w:ins>
      <w:ins w:id="101" w:author="Meryl Etman [2]" w:date="2022-05-22T10:40:00Z">
        <w:r w:rsidR="002D3211" w:rsidRPr="0045396B">
          <w:rPr>
            <w:rFonts w:ascii="Times New Roman" w:eastAsia="Times New Roman" w:hAnsi="Times New Roman" w:cs="David" w:hint="cs"/>
            <w:sz w:val="20"/>
            <w:szCs w:val="24"/>
            <w:rtl/>
            <w:lang w:eastAsia="he-IL"/>
          </w:rPr>
          <w:t>(</w:t>
        </w:r>
      </w:ins>
      <w:r w:rsidRPr="0045396B">
        <w:rPr>
          <w:rFonts w:ascii="Times New Roman" w:eastAsia="Times New Roman" w:hAnsi="Times New Roman" w:cs="David" w:hint="cs"/>
          <w:sz w:val="20"/>
          <w:szCs w:val="24"/>
          <w:rtl/>
          <w:lang w:eastAsia="he-IL"/>
        </w:rPr>
        <w:t xml:space="preserve">במילים: </w:t>
      </w:r>
      <w:del w:id="102" w:author="Meryl Etman [2]" w:date="2022-05-22T10:40:00Z">
        <w:r w:rsidRPr="0045396B" w:rsidDel="002D3211">
          <w:rPr>
            <w:rFonts w:ascii="Times New Roman" w:eastAsia="Times New Roman" w:hAnsi="Times New Roman" w:cs="David" w:hint="cs"/>
            <w:sz w:val="20"/>
            <w:szCs w:val="24"/>
            <w:rtl/>
            <w:lang w:eastAsia="he-IL"/>
          </w:rPr>
          <w:delText xml:space="preserve">___________ </w:delText>
        </w:r>
      </w:del>
      <w:ins w:id="103" w:author="Meryl Etman [2]" w:date="2022-05-22T10:40:00Z">
        <w:r w:rsidR="002D3211">
          <w:rPr>
            <w:rFonts w:ascii="Times New Roman" w:eastAsia="Times New Roman" w:hAnsi="Times New Roman" w:cs="David" w:hint="cs"/>
            <w:sz w:val="20"/>
            <w:szCs w:val="24"/>
            <w:rtl/>
            <w:lang w:eastAsia="he-IL"/>
          </w:rPr>
          <w:t xml:space="preserve">שלושים אלף </w:t>
        </w:r>
      </w:ins>
      <w:r w:rsidRPr="0045396B">
        <w:rPr>
          <w:rFonts w:ascii="Times New Roman" w:eastAsia="Times New Roman" w:hAnsi="Times New Roman" w:cs="David" w:hint="cs"/>
          <w:sz w:val="20"/>
          <w:szCs w:val="24"/>
          <w:rtl/>
          <w:lang w:eastAsia="he-IL"/>
        </w:rPr>
        <w:t xml:space="preserve">₪) לתכנון </w:t>
      </w:r>
      <w:proofErr w:type="spellStart"/>
      <w:r w:rsidRPr="0045396B">
        <w:rPr>
          <w:rFonts w:ascii="Times New Roman" w:eastAsia="Times New Roman" w:hAnsi="Times New Roman" w:cs="David" w:hint="cs"/>
          <w:sz w:val="20"/>
          <w:szCs w:val="24"/>
          <w:rtl/>
          <w:lang w:eastAsia="he-IL"/>
        </w:rPr>
        <w:t>לובאים</w:t>
      </w:r>
      <w:proofErr w:type="spellEnd"/>
      <w:r w:rsidRPr="0045396B">
        <w:rPr>
          <w:rFonts w:ascii="Times New Roman" w:eastAsia="Times New Roman" w:hAnsi="Times New Roman" w:cs="David" w:hint="cs"/>
          <w:sz w:val="20"/>
          <w:szCs w:val="24"/>
          <w:rtl/>
          <w:lang w:eastAsia="he-IL"/>
        </w:rPr>
        <w:t xml:space="preserve"> ראשיים כפולים וכל השטחים הציבוריים בקומה</w:t>
      </w:r>
      <w:ins w:id="104" w:author="Meryl Etman [2]" w:date="2022-05-22T10:40:00Z">
        <w:r w:rsidR="002D3211">
          <w:rPr>
            <w:rFonts w:ascii="Times New Roman" w:eastAsia="Times New Roman" w:hAnsi="Times New Roman" w:cs="David" w:hint="cs"/>
            <w:sz w:val="20"/>
            <w:szCs w:val="24"/>
            <w:rtl/>
            <w:lang w:eastAsia="he-IL"/>
          </w:rPr>
          <w:t>, למעט מועדון דיירים שעבורו ישולם שכ"ט נפרד</w:t>
        </w:r>
      </w:ins>
      <w:r w:rsidRPr="0045396B">
        <w:rPr>
          <w:rFonts w:ascii="Times New Roman" w:eastAsia="Times New Roman" w:hAnsi="Times New Roman" w:cs="David" w:hint="cs"/>
          <w:sz w:val="20"/>
          <w:szCs w:val="24"/>
          <w:rtl/>
          <w:lang w:eastAsia="he-IL"/>
        </w:rPr>
        <w:t>.*</w:t>
      </w:r>
    </w:p>
    <w:p w14:paraId="2BB3A7DD" w14:textId="2D0AADE2"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del w:id="105" w:author="Meryl Etman [2]" w:date="2022-05-22T10:41:00Z">
        <w:r w:rsidRPr="0045396B" w:rsidDel="002D3211">
          <w:rPr>
            <w:rFonts w:ascii="Times New Roman" w:eastAsia="Times New Roman" w:hAnsi="Times New Roman" w:cs="David" w:hint="cs"/>
            <w:b/>
            <w:bCs/>
            <w:sz w:val="20"/>
            <w:szCs w:val="24"/>
            <w:rtl/>
            <w:lang w:eastAsia="he-IL"/>
          </w:rPr>
          <w:delText>____________</w:delText>
        </w:r>
        <w:r w:rsidRPr="0045396B" w:rsidDel="002D3211">
          <w:rPr>
            <w:rFonts w:ascii="Times New Roman" w:eastAsia="Times New Roman" w:hAnsi="Times New Roman" w:cs="David" w:hint="cs"/>
            <w:sz w:val="20"/>
            <w:szCs w:val="24"/>
            <w:rtl/>
            <w:lang w:eastAsia="he-IL"/>
          </w:rPr>
          <w:delText>(</w:delText>
        </w:r>
      </w:del>
      <w:ins w:id="106" w:author="Meryl Etman [2]" w:date="2022-05-22T10:41:00Z">
        <w:r w:rsidR="002D3211">
          <w:rPr>
            <w:rFonts w:ascii="Times New Roman" w:eastAsia="Times New Roman" w:hAnsi="Times New Roman" w:cs="David" w:hint="cs"/>
            <w:b/>
            <w:bCs/>
            <w:sz w:val="20"/>
            <w:szCs w:val="24"/>
            <w:rtl/>
            <w:lang w:eastAsia="he-IL"/>
          </w:rPr>
          <w:t xml:space="preserve">10,000 </w:t>
        </w:r>
      </w:ins>
      <w:ins w:id="107" w:author="Meryl Etman [2]" w:date="2022-05-22T10:42:00Z">
        <w:r w:rsidR="002D3211">
          <w:rPr>
            <w:rFonts w:ascii="Times New Roman" w:eastAsia="Times New Roman" w:hAnsi="Times New Roman" w:cs="David" w:hint="cs"/>
            <w:sz w:val="20"/>
            <w:szCs w:val="24"/>
            <w:rtl/>
            <w:lang w:eastAsia="he-IL"/>
          </w:rPr>
          <w:t xml:space="preserve">₪ </w:t>
        </w:r>
      </w:ins>
      <w:ins w:id="108" w:author="Meryl Etman [2]" w:date="2022-05-22T10:41:00Z">
        <w:r w:rsidR="002D3211" w:rsidRPr="0045396B">
          <w:rPr>
            <w:rFonts w:ascii="Times New Roman" w:eastAsia="Times New Roman" w:hAnsi="Times New Roman" w:cs="David" w:hint="cs"/>
            <w:sz w:val="20"/>
            <w:szCs w:val="24"/>
            <w:rtl/>
            <w:lang w:eastAsia="he-IL"/>
          </w:rPr>
          <w:t>(</w:t>
        </w:r>
      </w:ins>
      <w:r w:rsidRPr="0045396B">
        <w:rPr>
          <w:rFonts w:ascii="Times New Roman" w:eastAsia="Times New Roman" w:hAnsi="Times New Roman" w:cs="David" w:hint="cs"/>
          <w:sz w:val="20"/>
          <w:szCs w:val="24"/>
          <w:rtl/>
          <w:lang w:eastAsia="he-IL"/>
        </w:rPr>
        <w:t xml:space="preserve">במילים: </w:t>
      </w:r>
      <w:del w:id="109" w:author="Meryl Etman [2]" w:date="2022-05-22T10:41:00Z">
        <w:r w:rsidRPr="0045396B" w:rsidDel="002D3211">
          <w:rPr>
            <w:rFonts w:ascii="Times New Roman" w:eastAsia="Times New Roman" w:hAnsi="Times New Roman" w:cs="David" w:hint="cs"/>
            <w:sz w:val="20"/>
            <w:szCs w:val="24"/>
            <w:rtl/>
            <w:lang w:eastAsia="he-IL"/>
          </w:rPr>
          <w:delText xml:space="preserve">_________ </w:delText>
        </w:r>
      </w:del>
      <w:ins w:id="110" w:author="Meryl Etman [2]" w:date="2022-05-22T10:41:00Z">
        <w:r w:rsidR="002D3211">
          <w:rPr>
            <w:rFonts w:ascii="Times New Roman" w:eastAsia="Times New Roman" w:hAnsi="Times New Roman" w:cs="David" w:hint="cs"/>
            <w:sz w:val="20"/>
            <w:szCs w:val="24"/>
            <w:rtl/>
            <w:lang w:eastAsia="he-IL"/>
          </w:rPr>
          <w:t>עשרת אלפים</w:t>
        </w:r>
        <w:r w:rsidR="002D3211" w:rsidRPr="0045396B">
          <w:rPr>
            <w:rFonts w:ascii="Times New Roman" w:eastAsia="Times New Roman" w:hAnsi="Times New Roman" w:cs="David" w:hint="cs"/>
            <w:sz w:val="20"/>
            <w:szCs w:val="24"/>
            <w:rtl/>
            <w:lang w:eastAsia="he-IL"/>
          </w:rPr>
          <w:t xml:space="preserve"> </w:t>
        </w:r>
      </w:ins>
      <w:r w:rsidRPr="0045396B">
        <w:rPr>
          <w:rFonts w:ascii="Times New Roman" w:eastAsia="Times New Roman" w:hAnsi="Times New Roman" w:cs="David" w:hint="cs"/>
          <w:sz w:val="20"/>
          <w:szCs w:val="24"/>
          <w:rtl/>
          <w:lang w:eastAsia="he-IL"/>
        </w:rPr>
        <w:t xml:space="preserve">₪) לתכנון </w:t>
      </w:r>
      <w:proofErr w:type="spellStart"/>
      <w:r w:rsidRPr="0045396B">
        <w:rPr>
          <w:rFonts w:ascii="Times New Roman" w:eastAsia="Times New Roman" w:hAnsi="Times New Roman" w:cs="David" w:hint="cs"/>
          <w:sz w:val="20"/>
          <w:szCs w:val="24"/>
          <w:rtl/>
          <w:lang w:eastAsia="he-IL"/>
        </w:rPr>
        <w:t>לובאים</w:t>
      </w:r>
      <w:proofErr w:type="spellEnd"/>
      <w:r w:rsidRPr="0045396B">
        <w:rPr>
          <w:rFonts w:ascii="Times New Roman" w:eastAsia="Times New Roman" w:hAnsi="Times New Roman" w:cs="David" w:hint="cs"/>
          <w:sz w:val="20"/>
          <w:szCs w:val="24"/>
          <w:rtl/>
          <w:lang w:eastAsia="he-IL"/>
        </w:rPr>
        <w:t xml:space="preserve"> קומתיים</w:t>
      </w:r>
      <w:ins w:id="111" w:author="Meryl Etman [2]" w:date="2022-05-22T10:41:00Z">
        <w:r w:rsidR="002D3211">
          <w:rPr>
            <w:rFonts w:ascii="Times New Roman" w:eastAsia="Times New Roman" w:hAnsi="Times New Roman" w:cs="David" w:hint="cs"/>
            <w:sz w:val="20"/>
            <w:szCs w:val="24"/>
            <w:rtl/>
            <w:lang w:eastAsia="he-IL"/>
          </w:rPr>
          <w:t xml:space="preserve"> כולל התאמות לקומת פנטהאוז</w:t>
        </w:r>
      </w:ins>
      <w:r w:rsidRPr="0045396B">
        <w:rPr>
          <w:rFonts w:ascii="Times New Roman" w:eastAsia="Times New Roman" w:hAnsi="Times New Roman" w:cs="David" w:hint="cs"/>
          <w:sz w:val="20"/>
          <w:szCs w:val="24"/>
          <w:rtl/>
          <w:lang w:eastAsia="he-IL"/>
        </w:rPr>
        <w:t>*</w:t>
      </w:r>
    </w:p>
    <w:p w14:paraId="263B92B7" w14:textId="3CA0B05F"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del w:id="112" w:author="Meryl Etman [2]" w:date="2022-05-22T10:42:00Z">
        <w:r w:rsidRPr="0045396B" w:rsidDel="002D3211">
          <w:rPr>
            <w:rFonts w:ascii="Times New Roman" w:eastAsia="Times New Roman" w:hAnsi="Times New Roman" w:cs="David" w:hint="cs"/>
            <w:b/>
            <w:bCs/>
            <w:sz w:val="20"/>
            <w:szCs w:val="24"/>
            <w:rtl/>
            <w:lang w:eastAsia="he-IL"/>
          </w:rPr>
          <w:delText>_________</w:delText>
        </w:r>
        <w:r w:rsidRPr="0045396B" w:rsidDel="002D3211">
          <w:rPr>
            <w:rFonts w:ascii="Times New Roman" w:eastAsia="Times New Roman" w:hAnsi="Times New Roman" w:cs="David" w:hint="cs"/>
            <w:sz w:val="20"/>
            <w:szCs w:val="24"/>
            <w:rtl/>
            <w:lang w:eastAsia="he-IL"/>
          </w:rPr>
          <w:delText xml:space="preserve">₪ </w:delText>
        </w:r>
      </w:del>
      <w:ins w:id="113" w:author="Meryl Etman [2]" w:date="2022-05-22T10:42:00Z">
        <w:r w:rsidR="002D3211">
          <w:rPr>
            <w:rFonts w:ascii="Times New Roman" w:eastAsia="Times New Roman" w:hAnsi="Times New Roman" w:cs="David" w:hint="cs"/>
            <w:b/>
            <w:bCs/>
            <w:sz w:val="20"/>
            <w:szCs w:val="24"/>
            <w:rtl/>
            <w:lang w:eastAsia="he-IL"/>
          </w:rPr>
          <w:t xml:space="preserve">10,000 </w:t>
        </w:r>
        <w:r w:rsidR="002D3211" w:rsidRPr="0045396B">
          <w:rPr>
            <w:rFonts w:ascii="Times New Roman" w:eastAsia="Times New Roman" w:hAnsi="Times New Roman" w:cs="David" w:hint="cs"/>
            <w:sz w:val="20"/>
            <w:szCs w:val="24"/>
            <w:rtl/>
            <w:lang w:eastAsia="he-IL"/>
          </w:rPr>
          <w:t xml:space="preserve">₪ </w:t>
        </w:r>
      </w:ins>
      <w:r w:rsidRPr="0045396B">
        <w:rPr>
          <w:rFonts w:ascii="Times New Roman" w:eastAsia="Times New Roman" w:hAnsi="Times New Roman" w:cs="David" w:hint="cs"/>
          <w:sz w:val="20"/>
          <w:szCs w:val="24"/>
          <w:rtl/>
          <w:lang w:eastAsia="he-IL"/>
        </w:rPr>
        <w:t xml:space="preserve">(במילים: </w:t>
      </w:r>
      <w:del w:id="114" w:author="Meryl Etman [2]" w:date="2022-05-22T10:42:00Z">
        <w:r w:rsidRPr="0045396B" w:rsidDel="002D3211">
          <w:rPr>
            <w:rFonts w:ascii="Times New Roman" w:eastAsia="Times New Roman" w:hAnsi="Times New Roman" w:cs="David" w:hint="cs"/>
            <w:sz w:val="20"/>
            <w:szCs w:val="24"/>
            <w:rtl/>
            <w:lang w:eastAsia="he-IL"/>
          </w:rPr>
          <w:delText xml:space="preserve">_______ </w:delText>
        </w:r>
      </w:del>
      <w:ins w:id="115" w:author="Meryl Etman [2]" w:date="2022-05-22T10:42:00Z">
        <w:r w:rsidR="002D3211">
          <w:rPr>
            <w:rFonts w:ascii="Times New Roman" w:eastAsia="Times New Roman" w:hAnsi="Times New Roman" w:cs="David" w:hint="cs"/>
            <w:sz w:val="20"/>
            <w:szCs w:val="24"/>
            <w:rtl/>
            <w:lang w:eastAsia="he-IL"/>
          </w:rPr>
          <w:t>עשרת אלפים</w:t>
        </w:r>
        <w:r w:rsidR="002D3211" w:rsidRPr="0045396B">
          <w:rPr>
            <w:rFonts w:ascii="Times New Roman" w:eastAsia="Times New Roman" w:hAnsi="Times New Roman" w:cs="David" w:hint="cs"/>
            <w:sz w:val="20"/>
            <w:szCs w:val="24"/>
            <w:rtl/>
            <w:lang w:eastAsia="he-IL"/>
          </w:rPr>
          <w:t xml:space="preserve"> </w:t>
        </w:r>
      </w:ins>
      <w:r w:rsidRPr="0045396B">
        <w:rPr>
          <w:rFonts w:ascii="Times New Roman" w:eastAsia="Times New Roman" w:hAnsi="Times New Roman" w:cs="David" w:hint="cs"/>
          <w:sz w:val="20"/>
          <w:szCs w:val="24"/>
          <w:rtl/>
          <w:lang w:eastAsia="he-IL"/>
        </w:rPr>
        <w:t xml:space="preserve">₪)  לתכנון </w:t>
      </w:r>
      <w:proofErr w:type="spellStart"/>
      <w:r w:rsidRPr="0045396B">
        <w:rPr>
          <w:rFonts w:ascii="Times New Roman" w:eastAsia="Times New Roman" w:hAnsi="Times New Roman" w:cs="David" w:hint="cs"/>
          <w:sz w:val="20"/>
          <w:szCs w:val="24"/>
          <w:rtl/>
          <w:lang w:eastAsia="he-IL"/>
        </w:rPr>
        <w:t>לובאים</w:t>
      </w:r>
      <w:proofErr w:type="spellEnd"/>
      <w:r w:rsidRPr="0045396B">
        <w:rPr>
          <w:rFonts w:ascii="Times New Roman" w:eastAsia="Times New Roman" w:hAnsi="Times New Roman" w:cs="David" w:hint="cs"/>
          <w:sz w:val="20"/>
          <w:szCs w:val="24"/>
          <w:rtl/>
          <w:lang w:eastAsia="he-IL"/>
        </w:rPr>
        <w:t xml:space="preserve"> </w:t>
      </w:r>
      <w:del w:id="116" w:author="Meryl Etman [2]" w:date="2022-05-22T10:43:00Z">
        <w:r w:rsidRPr="0045396B" w:rsidDel="002D3211">
          <w:rPr>
            <w:rFonts w:ascii="Times New Roman" w:eastAsia="Times New Roman" w:hAnsi="Times New Roman" w:cs="David" w:hint="cs"/>
            <w:sz w:val="20"/>
            <w:szCs w:val="24"/>
            <w:rtl/>
            <w:lang w:eastAsia="he-IL"/>
          </w:rPr>
          <w:delText xml:space="preserve">שונים (ק' פנטהוז, </w:delText>
        </w:r>
      </w:del>
      <w:ins w:id="117" w:author="Meryl Etman [2]" w:date="2022-05-22T10:43:00Z">
        <w:r w:rsidR="002D3211">
          <w:rPr>
            <w:rFonts w:ascii="Times New Roman" w:eastAsia="Times New Roman" w:hAnsi="Times New Roman" w:cs="David" w:hint="cs"/>
            <w:sz w:val="20"/>
            <w:szCs w:val="24"/>
            <w:rtl/>
            <w:lang w:eastAsia="he-IL"/>
          </w:rPr>
          <w:t>ב</w:t>
        </w:r>
      </w:ins>
      <w:r w:rsidRPr="0045396B">
        <w:rPr>
          <w:rFonts w:ascii="Times New Roman" w:eastAsia="Times New Roman" w:hAnsi="Times New Roman" w:cs="David" w:hint="cs"/>
          <w:sz w:val="20"/>
          <w:szCs w:val="24"/>
          <w:rtl/>
          <w:lang w:eastAsia="he-IL"/>
        </w:rPr>
        <w:t>ק</w:t>
      </w:r>
      <w:ins w:id="118" w:author="Meryl Etman [2]" w:date="2022-05-22T10:43:00Z">
        <w:r w:rsidR="002D3211">
          <w:rPr>
            <w:rFonts w:ascii="Times New Roman" w:eastAsia="Times New Roman" w:hAnsi="Times New Roman" w:cs="David" w:hint="cs"/>
            <w:sz w:val="20"/>
            <w:szCs w:val="24"/>
            <w:rtl/>
            <w:lang w:eastAsia="he-IL"/>
          </w:rPr>
          <w:t>ומות</w:t>
        </w:r>
      </w:ins>
      <w:del w:id="119" w:author="Meryl Etman [2]" w:date="2022-05-22T10:43:00Z">
        <w:r w:rsidRPr="0045396B" w:rsidDel="002D3211">
          <w:rPr>
            <w:rFonts w:ascii="Times New Roman" w:eastAsia="Times New Roman" w:hAnsi="Times New Roman" w:cs="David" w:hint="cs"/>
            <w:sz w:val="20"/>
            <w:szCs w:val="24"/>
            <w:rtl/>
            <w:lang w:eastAsia="he-IL"/>
          </w:rPr>
          <w:delText>'</w:delText>
        </w:r>
      </w:del>
      <w:r w:rsidRPr="0045396B">
        <w:rPr>
          <w:rFonts w:ascii="Times New Roman" w:eastAsia="Times New Roman" w:hAnsi="Times New Roman" w:cs="David" w:hint="cs"/>
          <w:sz w:val="20"/>
          <w:szCs w:val="24"/>
          <w:rtl/>
          <w:lang w:eastAsia="he-IL"/>
        </w:rPr>
        <w:t xml:space="preserve"> חניה)*</w:t>
      </w:r>
    </w:p>
    <w:p w14:paraId="5678509E" w14:textId="68143515"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del w:id="120" w:author="Meryl Etman [2]" w:date="2022-05-22T10:43:00Z">
        <w:r w:rsidRPr="0045396B" w:rsidDel="002D3211">
          <w:rPr>
            <w:rFonts w:ascii="Times New Roman" w:eastAsia="Times New Roman" w:hAnsi="Times New Roman" w:cs="David" w:hint="cs"/>
            <w:b/>
            <w:bCs/>
            <w:sz w:val="20"/>
            <w:szCs w:val="24"/>
            <w:rtl/>
            <w:lang w:eastAsia="he-IL"/>
          </w:rPr>
          <w:delText>_________</w:delText>
        </w:r>
        <w:r w:rsidRPr="0045396B" w:rsidDel="002D3211">
          <w:rPr>
            <w:rFonts w:ascii="Times New Roman" w:eastAsia="Times New Roman" w:hAnsi="Times New Roman" w:cs="David" w:hint="cs"/>
            <w:sz w:val="20"/>
            <w:szCs w:val="24"/>
            <w:rtl/>
            <w:lang w:eastAsia="he-IL"/>
          </w:rPr>
          <w:delText xml:space="preserve">₪ </w:delText>
        </w:r>
      </w:del>
      <w:ins w:id="121" w:author="Meryl Etman [2]" w:date="2022-05-22T10:43:00Z">
        <w:r w:rsidR="002D3211">
          <w:rPr>
            <w:rFonts w:ascii="Times New Roman" w:eastAsia="Times New Roman" w:hAnsi="Times New Roman" w:cs="David" w:hint="cs"/>
            <w:b/>
            <w:bCs/>
            <w:sz w:val="20"/>
            <w:szCs w:val="24"/>
            <w:rtl/>
            <w:lang w:eastAsia="he-IL"/>
          </w:rPr>
          <w:t xml:space="preserve">5,000 </w:t>
        </w:r>
        <w:r w:rsidR="002D3211" w:rsidRPr="0045396B">
          <w:rPr>
            <w:rFonts w:ascii="Times New Roman" w:eastAsia="Times New Roman" w:hAnsi="Times New Roman" w:cs="David" w:hint="cs"/>
            <w:sz w:val="20"/>
            <w:szCs w:val="24"/>
            <w:rtl/>
            <w:lang w:eastAsia="he-IL"/>
          </w:rPr>
          <w:t xml:space="preserve">₪ </w:t>
        </w:r>
      </w:ins>
      <w:r w:rsidRPr="0045396B">
        <w:rPr>
          <w:rFonts w:ascii="Times New Roman" w:eastAsia="Times New Roman" w:hAnsi="Times New Roman" w:cs="David" w:hint="cs"/>
          <w:sz w:val="20"/>
          <w:szCs w:val="24"/>
          <w:rtl/>
          <w:lang w:eastAsia="he-IL"/>
        </w:rPr>
        <w:t xml:space="preserve">(במילים: </w:t>
      </w:r>
      <w:del w:id="122" w:author="Meryl Etman [2]" w:date="2022-05-22T10:43:00Z">
        <w:r w:rsidRPr="0045396B" w:rsidDel="002D3211">
          <w:rPr>
            <w:rFonts w:ascii="Times New Roman" w:eastAsia="Times New Roman" w:hAnsi="Times New Roman" w:cs="David" w:hint="cs"/>
            <w:sz w:val="20"/>
            <w:szCs w:val="24"/>
            <w:rtl/>
            <w:lang w:eastAsia="he-IL"/>
          </w:rPr>
          <w:delText xml:space="preserve">______ </w:delText>
        </w:r>
      </w:del>
      <w:ins w:id="123" w:author="Meryl Etman [2]" w:date="2022-05-22T10:43:00Z">
        <w:r w:rsidR="002D3211">
          <w:rPr>
            <w:rFonts w:ascii="Times New Roman" w:eastAsia="Times New Roman" w:hAnsi="Times New Roman" w:cs="David" w:hint="cs"/>
            <w:sz w:val="20"/>
            <w:szCs w:val="24"/>
            <w:rtl/>
            <w:lang w:eastAsia="he-IL"/>
          </w:rPr>
          <w:t>חמשת אלפים</w:t>
        </w:r>
        <w:r w:rsidR="002D3211" w:rsidRPr="0045396B">
          <w:rPr>
            <w:rFonts w:ascii="Times New Roman" w:eastAsia="Times New Roman" w:hAnsi="Times New Roman" w:cs="David" w:hint="cs"/>
            <w:sz w:val="20"/>
            <w:szCs w:val="24"/>
            <w:rtl/>
            <w:lang w:eastAsia="he-IL"/>
          </w:rPr>
          <w:t xml:space="preserve"> </w:t>
        </w:r>
      </w:ins>
      <w:r w:rsidRPr="0045396B">
        <w:rPr>
          <w:rFonts w:ascii="Times New Roman" w:eastAsia="Times New Roman" w:hAnsi="Times New Roman" w:cs="David" w:hint="cs"/>
          <w:sz w:val="20"/>
          <w:szCs w:val="24"/>
          <w:rtl/>
          <w:lang w:eastAsia="he-IL"/>
        </w:rPr>
        <w:t>₪) ל</w:t>
      </w:r>
      <w:del w:id="124" w:author="Meryl Etman [2]" w:date="2022-05-22T10:43:00Z">
        <w:r w:rsidRPr="0045396B" w:rsidDel="002D3211">
          <w:rPr>
            <w:rFonts w:ascii="Times New Roman" w:eastAsia="Times New Roman" w:hAnsi="Times New Roman" w:cs="David" w:hint="cs"/>
            <w:sz w:val="20"/>
            <w:szCs w:val="24"/>
            <w:rtl/>
            <w:lang w:eastAsia="he-IL"/>
          </w:rPr>
          <w:delText>השתתפות בתכנון קומות מגורים ותכנון דירות פנטאהוז</w:delText>
        </w:r>
      </w:del>
      <w:ins w:id="125" w:author="Meryl Etman [2]" w:date="2022-05-22T10:43:00Z">
        <w:r w:rsidR="002D3211">
          <w:rPr>
            <w:rFonts w:ascii="Times New Roman" w:eastAsia="Times New Roman" w:hAnsi="Times New Roman" w:cs="David" w:hint="cs"/>
            <w:sz w:val="20"/>
            <w:szCs w:val="24"/>
            <w:rtl/>
            <w:lang w:eastAsia="he-IL"/>
          </w:rPr>
          <w:t xml:space="preserve">תכנו לובי </w:t>
        </w:r>
      </w:ins>
      <w:ins w:id="126" w:author="Meryl Etman [2]" w:date="2022-05-22T10:44:00Z">
        <w:r w:rsidR="002D3211">
          <w:rPr>
            <w:rFonts w:ascii="Times New Roman" w:eastAsia="Times New Roman" w:hAnsi="Times New Roman" w:cs="David" w:hint="cs"/>
            <w:sz w:val="20"/>
            <w:szCs w:val="24"/>
            <w:rtl/>
            <w:lang w:eastAsia="he-IL"/>
          </w:rPr>
          <w:t>בקומה 1</w:t>
        </w:r>
      </w:ins>
      <w:r w:rsidRPr="0045396B">
        <w:rPr>
          <w:rFonts w:ascii="Times New Roman" w:eastAsia="Times New Roman" w:hAnsi="Times New Roman" w:cs="David" w:hint="cs"/>
          <w:sz w:val="20"/>
          <w:szCs w:val="24"/>
          <w:rtl/>
          <w:lang w:eastAsia="he-IL"/>
        </w:rPr>
        <w:t>.*</w:t>
      </w:r>
    </w:p>
    <w:p w14:paraId="60B9AAF1" w14:textId="007EADF9" w:rsidR="0045396B" w:rsidRPr="0045396B" w:rsidDel="002D3211" w:rsidRDefault="0045396B" w:rsidP="0045396B">
      <w:pPr>
        <w:widowControl w:val="0"/>
        <w:spacing w:before="0" w:beforeAutospacing="0" w:after="0" w:afterAutospacing="0" w:line="240" w:lineRule="auto"/>
        <w:ind w:left="720" w:hanging="720"/>
        <w:jc w:val="both"/>
        <w:rPr>
          <w:del w:id="127" w:author="Meryl Etman [2]" w:date="2022-05-22T10:44:00Z"/>
          <w:rFonts w:ascii="Times New Roman" w:eastAsia="Times New Roman" w:hAnsi="Times New Roman" w:cs="David"/>
          <w:sz w:val="20"/>
          <w:szCs w:val="24"/>
          <w:rtl/>
          <w:lang w:eastAsia="he-IL"/>
        </w:rPr>
      </w:pPr>
      <w:del w:id="128" w:author="Meryl Etman [2]" w:date="2022-05-22T10:44:00Z">
        <w:r w:rsidRPr="0045396B" w:rsidDel="002D3211">
          <w:rPr>
            <w:rFonts w:ascii="Times New Roman" w:eastAsia="Times New Roman" w:hAnsi="Times New Roman" w:cs="David" w:hint="cs"/>
            <w:sz w:val="20"/>
            <w:szCs w:val="24"/>
            <w:rtl/>
            <w:lang w:eastAsia="he-IL"/>
          </w:rPr>
          <w:delText xml:space="preserve">              תכנון הפנטהאוז כולל תכנית מערך ריהוט, הכנת סט תכניות עבודה, בחירת ריצופים, חיפויים, מטבח, ארונות אמבטיה, מקלחונים, ללא ריהוט קבוע/נייד וללא דקורציה.</w:delText>
        </w:r>
      </w:del>
    </w:p>
    <w:p w14:paraId="4DDFCED2" w14:textId="74AEC618" w:rsidR="0045396B" w:rsidRPr="0045396B" w:rsidDel="00657EB1" w:rsidRDefault="0045396B" w:rsidP="0045396B">
      <w:pPr>
        <w:widowControl w:val="0"/>
        <w:numPr>
          <w:ilvl w:val="0"/>
          <w:numId w:val="40"/>
        </w:numPr>
        <w:spacing w:before="0" w:beforeAutospacing="0" w:after="0" w:afterAutospacing="0" w:line="240" w:lineRule="auto"/>
        <w:jc w:val="both"/>
        <w:rPr>
          <w:del w:id="129" w:author="Meryl Etman [2]" w:date="2022-05-23T15:14:00Z"/>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del w:id="130" w:author="Meryl Etman [2]" w:date="2022-05-22T10:44:00Z">
        <w:r w:rsidRPr="0045396B" w:rsidDel="002D3211">
          <w:rPr>
            <w:rFonts w:ascii="Times New Roman" w:eastAsia="Times New Roman" w:hAnsi="Times New Roman" w:cs="David" w:hint="cs"/>
            <w:b/>
            <w:bCs/>
            <w:sz w:val="20"/>
            <w:szCs w:val="24"/>
            <w:rtl/>
            <w:lang w:eastAsia="he-IL"/>
          </w:rPr>
          <w:delText xml:space="preserve">__________ </w:delText>
        </w:r>
      </w:del>
      <w:ins w:id="131" w:author="Meryl Etman [2]" w:date="2022-05-22T10:44:00Z">
        <w:r w:rsidR="002D3211">
          <w:rPr>
            <w:rFonts w:ascii="Times New Roman" w:eastAsia="Times New Roman" w:hAnsi="Times New Roman" w:cs="David" w:hint="cs"/>
            <w:b/>
            <w:bCs/>
            <w:sz w:val="20"/>
            <w:szCs w:val="24"/>
            <w:rtl/>
            <w:lang w:eastAsia="he-IL"/>
          </w:rPr>
          <w:t xml:space="preserve">10,000 </w:t>
        </w:r>
      </w:ins>
      <w:r w:rsidRPr="0045396B">
        <w:rPr>
          <w:rFonts w:ascii="Times New Roman" w:eastAsia="Times New Roman" w:hAnsi="Times New Roman" w:cs="David" w:hint="cs"/>
          <w:sz w:val="20"/>
          <w:szCs w:val="24"/>
          <w:rtl/>
          <w:lang w:eastAsia="he-IL"/>
        </w:rPr>
        <w:t xml:space="preserve">₪ (במילים: </w:t>
      </w:r>
      <w:del w:id="132" w:author="Meryl Etman [2]" w:date="2022-05-22T10:44:00Z">
        <w:r w:rsidRPr="0045396B" w:rsidDel="002D3211">
          <w:rPr>
            <w:rFonts w:ascii="Times New Roman" w:eastAsia="Times New Roman" w:hAnsi="Times New Roman" w:cs="David" w:hint="cs"/>
            <w:sz w:val="20"/>
            <w:szCs w:val="24"/>
            <w:rtl/>
            <w:lang w:eastAsia="he-IL"/>
          </w:rPr>
          <w:delText xml:space="preserve">______ </w:delText>
        </w:r>
      </w:del>
      <w:ins w:id="133" w:author="Meryl Etman [2]" w:date="2022-05-22T10:44:00Z">
        <w:r w:rsidR="002D3211">
          <w:rPr>
            <w:rFonts w:ascii="Times New Roman" w:eastAsia="Times New Roman" w:hAnsi="Times New Roman" w:cs="David" w:hint="cs"/>
            <w:sz w:val="20"/>
            <w:szCs w:val="24"/>
            <w:rtl/>
            <w:lang w:eastAsia="he-IL"/>
          </w:rPr>
          <w:t>עשרת אלפי</w:t>
        </w:r>
      </w:ins>
      <w:ins w:id="134" w:author="Meryl Etman [2]" w:date="2022-05-22T10:45:00Z">
        <w:r w:rsidR="002D3211">
          <w:rPr>
            <w:rFonts w:ascii="Times New Roman" w:eastAsia="Times New Roman" w:hAnsi="Times New Roman" w:cs="David" w:hint="cs"/>
            <w:sz w:val="20"/>
            <w:szCs w:val="24"/>
            <w:rtl/>
            <w:lang w:eastAsia="he-IL"/>
          </w:rPr>
          <w:t>ם</w:t>
        </w:r>
      </w:ins>
      <w:ins w:id="135" w:author="Meryl Etman [2]" w:date="2022-05-22T10:44:00Z">
        <w:r w:rsidR="002D3211" w:rsidRPr="0045396B">
          <w:rPr>
            <w:rFonts w:ascii="Times New Roman" w:eastAsia="Times New Roman" w:hAnsi="Times New Roman" w:cs="David" w:hint="cs"/>
            <w:sz w:val="20"/>
            <w:szCs w:val="24"/>
            <w:rtl/>
            <w:lang w:eastAsia="he-IL"/>
          </w:rPr>
          <w:t xml:space="preserve"> </w:t>
        </w:r>
      </w:ins>
      <w:r w:rsidRPr="0045396B">
        <w:rPr>
          <w:rFonts w:ascii="Times New Roman" w:eastAsia="Times New Roman" w:hAnsi="Times New Roman" w:cs="David" w:hint="cs"/>
          <w:sz w:val="20"/>
          <w:szCs w:val="24"/>
          <w:rtl/>
          <w:lang w:eastAsia="he-IL"/>
        </w:rPr>
        <w:t xml:space="preserve">₪) לתכנון </w:t>
      </w:r>
      <w:del w:id="136" w:author="Meryl Etman [2]" w:date="2022-05-22T10:45:00Z">
        <w:r w:rsidRPr="0045396B" w:rsidDel="002D3211">
          <w:rPr>
            <w:rFonts w:ascii="Times New Roman" w:eastAsia="Times New Roman" w:hAnsi="Times New Roman" w:cs="David" w:hint="cs"/>
            <w:sz w:val="20"/>
            <w:szCs w:val="24"/>
            <w:rtl/>
            <w:lang w:eastAsia="he-IL"/>
          </w:rPr>
          <w:delText>דירה לדוגמא**</w:delText>
        </w:r>
      </w:del>
      <w:ins w:id="137" w:author="Meryl Etman [2]" w:date="2022-05-22T10:45:00Z">
        <w:r w:rsidR="002D3211">
          <w:rPr>
            <w:rFonts w:ascii="Times New Roman" w:eastAsia="Times New Roman" w:hAnsi="Times New Roman" w:cs="David" w:hint="cs"/>
            <w:sz w:val="20"/>
            <w:szCs w:val="24"/>
            <w:rtl/>
            <w:lang w:eastAsia="he-IL"/>
          </w:rPr>
          <w:t>מועדון דיירים</w:t>
        </w:r>
      </w:ins>
      <w:r w:rsidRPr="0045396B">
        <w:rPr>
          <w:rFonts w:ascii="Times New Roman" w:eastAsia="Times New Roman" w:hAnsi="Times New Roman" w:cs="David" w:hint="cs"/>
          <w:sz w:val="20"/>
          <w:szCs w:val="24"/>
          <w:rtl/>
          <w:lang w:eastAsia="he-IL"/>
        </w:rPr>
        <w:t>.</w:t>
      </w:r>
      <w:ins w:id="138" w:author="Meryl Etman [2]" w:date="2022-05-23T15:14:00Z">
        <w:r w:rsidR="00657EB1">
          <w:rPr>
            <w:rFonts w:ascii="Times New Roman" w:eastAsia="Times New Roman" w:hAnsi="Times New Roman" w:cs="David" w:hint="cs"/>
            <w:sz w:val="20"/>
            <w:szCs w:val="24"/>
            <w:rtl/>
            <w:lang w:eastAsia="he-IL"/>
          </w:rPr>
          <w:t xml:space="preserve"> </w:t>
        </w:r>
      </w:ins>
    </w:p>
    <w:p w14:paraId="1E0E1E04" w14:textId="4E64C173" w:rsidR="0045396B" w:rsidRPr="00657EB1" w:rsidRDefault="0045396B" w:rsidP="00657EB1">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Change w:id="139" w:author="Meryl Etman [2]" w:date="2022-05-23T15:14:00Z">
            <w:rPr>
              <w:rFonts w:ascii="Times New Roman" w:eastAsia="Times New Roman" w:hAnsi="Times New Roman" w:cs="David"/>
              <w:sz w:val="20"/>
              <w:szCs w:val="24"/>
              <w:rtl/>
              <w:lang w:eastAsia="he-IL"/>
            </w:rPr>
          </w:rPrChange>
        </w:rPr>
        <w:pPrChange w:id="140" w:author="Meryl Etman [2]" w:date="2022-05-23T15:14:00Z">
          <w:pPr>
            <w:widowControl w:val="0"/>
            <w:spacing w:before="0" w:beforeAutospacing="0" w:after="0" w:afterAutospacing="0" w:line="240" w:lineRule="auto"/>
            <w:ind w:left="720" w:hanging="720"/>
            <w:jc w:val="both"/>
          </w:pPr>
        </w:pPrChange>
      </w:pPr>
      <w:del w:id="141" w:author="Meryl Etman [2]" w:date="2022-05-23T15:14:00Z">
        <w:r w:rsidRPr="00657EB1" w:rsidDel="00657EB1">
          <w:rPr>
            <w:rFonts w:ascii="Times New Roman" w:eastAsia="Times New Roman" w:hAnsi="Times New Roman" w:cs="David" w:hint="cs"/>
            <w:sz w:val="20"/>
            <w:szCs w:val="24"/>
            <w:rtl/>
            <w:lang w:eastAsia="he-IL"/>
            <w:rPrChange w:id="142" w:author="Meryl Etman [2]" w:date="2022-05-23T15:14:00Z">
              <w:rPr>
                <w:rFonts w:ascii="Times New Roman" w:eastAsia="Times New Roman" w:hAnsi="Times New Roman" w:cs="David" w:hint="cs"/>
                <w:sz w:val="20"/>
                <w:szCs w:val="24"/>
                <w:rtl/>
                <w:lang w:eastAsia="he-IL"/>
              </w:rPr>
            </w:rPrChange>
          </w:rPr>
          <w:delText xml:space="preserve">             התכנון </w:delText>
        </w:r>
      </w:del>
      <w:r w:rsidRPr="00657EB1">
        <w:rPr>
          <w:rFonts w:ascii="Times New Roman" w:eastAsia="Times New Roman" w:hAnsi="Times New Roman" w:cs="David" w:hint="cs"/>
          <w:sz w:val="20"/>
          <w:szCs w:val="24"/>
          <w:rtl/>
          <w:lang w:eastAsia="he-IL"/>
          <w:rPrChange w:id="143" w:author="Meryl Etman [2]" w:date="2022-05-23T15:14:00Z">
            <w:rPr>
              <w:rFonts w:ascii="Times New Roman" w:eastAsia="Times New Roman" w:hAnsi="Times New Roman" w:cs="David" w:hint="cs"/>
              <w:sz w:val="20"/>
              <w:szCs w:val="24"/>
              <w:rtl/>
              <w:lang w:eastAsia="he-IL"/>
            </w:rPr>
          </w:rPrChange>
        </w:rPr>
        <w:t xml:space="preserve">כולל </w:t>
      </w:r>
      <w:del w:id="144" w:author="Meryl Etman [2]" w:date="2022-05-22T10:45:00Z">
        <w:r w:rsidRPr="00657EB1" w:rsidDel="0075237C">
          <w:rPr>
            <w:rFonts w:ascii="Times New Roman" w:eastAsia="Times New Roman" w:hAnsi="Times New Roman" w:cs="David" w:hint="cs"/>
            <w:sz w:val="20"/>
            <w:szCs w:val="24"/>
            <w:rtl/>
            <w:lang w:eastAsia="he-IL"/>
            <w:rPrChange w:id="145" w:author="Meryl Etman [2]" w:date="2022-05-23T15:14:00Z">
              <w:rPr>
                <w:rFonts w:ascii="Times New Roman" w:eastAsia="Times New Roman" w:hAnsi="Times New Roman" w:cs="David" w:hint="cs"/>
                <w:sz w:val="20"/>
                <w:szCs w:val="24"/>
                <w:rtl/>
                <w:lang w:eastAsia="he-IL"/>
              </w:rPr>
            </w:rPrChange>
          </w:rPr>
          <w:delText xml:space="preserve">הכנת סט תכניות עבודה, בחירת ריצופים וחיפויים, </w:delText>
        </w:r>
      </w:del>
      <w:r w:rsidRPr="00657EB1">
        <w:rPr>
          <w:rFonts w:ascii="Times New Roman" w:eastAsia="Times New Roman" w:hAnsi="Times New Roman" w:cs="David" w:hint="cs"/>
          <w:sz w:val="20"/>
          <w:szCs w:val="24"/>
          <w:rtl/>
          <w:lang w:eastAsia="he-IL"/>
          <w:rPrChange w:id="146" w:author="Meryl Etman [2]" w:date="2022-05-23T15:14:00Z">
            <w:rPr>
              <w:rFonts w:ascii="Times New Roman" w:eastAsia="Times New Roman" w:hAnsi="Times New Roman" w:cs="David" w:hint="cs"/>
              <w:sz w:val="20"/>
              <w:szCs w:val="24"/>
              <w:rtl/>
              <w:lang w:eastAsia="he-IL"/>
            </w:rPr>
          </w:rPrChange>
        </w:rPr>
        <w:t>מטבח</w:t>
      </w:r>
      <w:ins w:id="147" w:author="Meryl Etman [2]" w:date="2022-05-22T10:45:00Z">
        <w:r w:rsidR="0075237C" w:rsidRPr="00657EB1">
          <w:rPr>
            <w:rFonts w:ascii="Times New Roman" w:eastAsia="Times New Roman" w:hAnsi="Times New Roman" w:cs="David" w:hint="cs"/>
            <w:sz w:val="20"/>
            <w:szCs w:val="24"/>
            <w:rtl/>
            <w:lang w:eastAsia="he-IL"/>
            <w:rPrChange w:id="148" w:author="Meryl Etman [2]" w:date="2022-05-23T15:14:00Z">
              <w:rPr>
                <w:rFonts w:ascii="Times New Roman" w:eastAsia="Times New Roman" w:hAnsi="Times New Roman" w:cs="David" w:hint="cs"/>
                <w:sz w:val="20"/>
                <w:szCs w:val="24"/>
                <w:rtl/>
                <w:lang w:eastAsia="he-IL"/>
              </w:rPr>
            </w:rPrChange>
          </w:rPr>
          <w:t>ון</w:t>
        </w:r>
      </w:ins>
      <w:del w:id="149" w:author="Meryl Etman [2]" w:date="2022-05-22T10:45:00Z">
        <w:r w:rsidRPr="00657EB1" w:rsidDel="0075237C">
          <w:rPr>
            <w:rFonts w:ascii="Times New Roman" w:eastAsia="Times New Roman" w:hAnsi="Times New Roman" w:cs="David" w:hint="cs"/>
            <w:sz w:val="20"/>
            <w:szCs w:val="24"/>
            <w:rtl/>
            <w:lang w:eastAsia="he-IL"/>
            <w:rPrChange w:id="150" w:author="Meryl Etman [2]" w:date="2022-05-23T15:14:00Z">
              <w:rPr>
                <w:rFonts w:ascii="Times New Roman" w:eastAsia="Times New Roman" w:hAnsi="Times New Roman" w:cs="David" w:hint="cs"/>
                <w:sz w:val="20"/>
                <w:szCs w:val="24"/>
                <w:rtl/>
                <w:lang w:eastAsia="he-IL"/>
              </w:rPr>
            </w:rPrChange>
          </w:rPr>
          <w:delText>, ארונות אמבטיה, מקלחונים, בחירת ריהוט קבוע/נייד, דקורציה ווילונות עד להבאתה לגמר מושלם</w:delText>
        </w:r>
      </w:del>
      <w:ins w:id="151" w:author="Meryl Etman [2]" w:date="2022-05-22T10:45:00Z">
        <w:r w:rsidR="0075237C" w:rsidRPr="00657EB1">
          <w:rPr>
            <w:rFonts w:ascii="Times New Roman" w:eastAsia="Times New Roman" w:hAnsi="Times New Roman" w:cs="David" w:hint="cs"/>
            <w:sz w:val="20"/>
            <w:szCs w:val="24"/>
            <w:rtl/>
            <w:lang w:eastAsia="he-IL"/>
            <w:rPrChange w:id="152" w:author="Meryl Etman [2]" w:date="2022-05-23T15:14:00Z">
              <w:rPr>
                <w:rFonts w:ascii="Times New Roman" w:eastAsia="Times New Roman" w:hAnsi="Times New Roman" w:cs="David" w:hint="cs"/>
                <w:sz w:val="20"/>
                <w:szCs w:val="24"/>
                <w:rtl/>
                <w:lang w:eastAsia="he-IL"/>
              </w:rPr>
            </w:rPrChange>
          </w:rPr>
          <w:t xml:space="preserve"> ושירותים</w:t>
        </w:r>
      </w:ins>
      <w:r w:rsidRPr="00657EB1">
        <w:rPr>
          <w:rFonts w:ascii="Times New Roman" w:eastAsia="Times New Roman" w:hAnsi="Times New Roman" w:cs="David" w:hint="cs"/>
          <w:sz w:val="20"/>
          <w:szCs w:val="24"/>
          <w:rtl/>
          <w:lang w:eastAsia="he-IL"/>
          <w:rPrChange w:id="153" w:author="Meryl Etman [2]" w:date="2022-05-23T15:14:00Z">
            <w:rPr>
              <w:rFonts w:ascii="Times New Roman" w:eastAsia="Times New Roman" w:hAnsi="Times New Roman" w:cs="David" w:hint="cs"/>
              <w:sz w:val="20"/>
              <w:szCs w:val="24"/>
              <w:rtl/>
              <w:lang w:eastAsia="he-IL"/>
            </w:rPr>
          </w:rPrChange>
        </w:rPr>
        <w:t>.</w:t>
      </w:r>
    </w:p>
    <w:p w14:paraId="1EA23D1F" w14:textId="6EB59BB5" w:rsidR="0045396B" w:rsidRPr="0045396B" w:rsidDel="0075237C" w:rsidRDefault="0045396B" w:rsidP="0045396B">
      <w:pPr>
        <w:widowControl w:val="0"/>
        <w:numPr>
          <w:ilvl w:val="0"/>
          <w:numId w:val="40"/>
        </w:numPr>
        <w:spacing w:before="0" w:beforeAutospacing="0" w:after="0" w:afterAutospacing="0" w:line="240" w:lineRule="auto"/>
        <w:jc w:val="both"/>
        <w:rPr>
          <w:del w:id="154" w:author="Meryl Etman [2]" w:date="2022-05-22T10:46:00Z"/>
          <w:rFonts w:ascii="Times New Roman" w:eastAsia="Times New Roman" w:hAnsi="Times New Roman" w:cs="David"/>
          <w:sz w:val="20"/>
          <w:szCs w:val="24"/>
          <w:lang w:eastAsia="he-IL"/>
        </w:rPr>
      </w:pPr>
      <w:del w:id="155" w:author="Meryl Etman [2]" w:date="2022-05-22T10:46:00Z">
        <w:r w:rsidRPr="0045396B" w:rsidDel="0075237C">
          <w:rPr>
            <w:rFonts w:ascii="Times New Roman" w:eastAsia="Times New Roman" w:hAnsi="Times New Roman" w:cs="David" w:hint="cs"/>
            <w:sz w:val="20"/>
            <w:szCs w:val="24"/>
            <w:rtl/>
            <w:lang w:eastAsia="he-IL"/>
          </w:rPr>
          <w:delText xml:space="preserve">סכום קבוע ומוחלט של </w:delText>
        </w:r>
        <w:r w:rsidRPr="0045396B" w:rsidDel="0075237C">
          <w:rPr>
            <w:rFonts w:ascii="Times New Roman" w:eastAsia="Times New Roman" w:hAnsi="Times New Roman" w:cs="David" w:hint="cs"/>
            <w:b/>
            <w:bCs/>
            <w:sz w:val="20"/>
            <w:szCs w:val="24"/>
            <w:rtl/>
            <w:lang w:eastAsia="he-IL"/>
          </w:rPr>
          <w:delText xml:space="preserve">__________ </w:delText>
        </w:r>
        <w:r w:rsidRPr="0045396B" w:rsidDel="0075237C">
          <w:rPr>
            <w:rFonts w:ascii="Times New Roman" w:eastAsia="Times New Roman" w:hAnsi="Times New Roman" w:cs="David" w:hint="cs"/>
            <w:sz w:val="20"/>
            <w:szCs w:val="24"/>
            <w:rtl/>
            <w:lang w:eastAsia="he-IL"/>
          </w:rPr>
          <w:delText>₪ (במילים: ______ ₪) לתכנון משרד מכירות.</w:delText>
        </w:r>
      </w:del>
    </w:p>
    <w:p w14:paraId="510F948B" w14:textId="19709768" w:rsidR="0045396B" w:rsidRDefault="0045396B" w:rsidP="0045396B">
      <w:pPr>
        <w:widowControl w:val="0"/>
        <w:spacing w:before="0" w:beforeAutospacing="0" w:after="0" w:afterAutospacing="0" w:line="240" w:lineRule="auto"/>
        <w:ind w:left="1440" w:hanging="720"/>
        <w:jc w:val="both"/>
        <w:rPr>
          <w:ins w:id="156" w:author="Meryl Etman [2]" w:date="2022-05-22T10:47:00Z"/>
          <w:rFonts w:ascii="Times New Roman" w:eastAsia="Times New Roman" w:hAnsi="Times New Roman" w:cs="David"/>
          <w:sz w:val="20"/>
          <w:szCs w:val="24"/>
          <w:rtl/>
          <w:lang w:eastAsia="he-IL"/>
        </w:rPr>
      </w:pPr>
      <w:del w:id="157" w:author="Meryl Etman [2]" w:date="2022-05-22T10:46:00Z">
        <w:r w:rsidRPr="0045396B" w:rsidDel="0075237C">
          <w:rPr>
            <w:rFonts w:ascii="Times New Roman" w:eastAsia="Times New Roman" w:hAnsi="Times New Roman" w:cs="David" w:hint="cs"/>
            <w:sz w:val="20"/>
            <w:szCs w:val="24"/>
            <w:rtl/>
            <w:lang w:eastAsia="he-IL"/>
          </w:rPr>
          <w:delText>התכנון כולל תכניות לשינוי משרד מכירות מועבר מפרויקט אחר לרבות פיקוח עליון</w:delText>
        </w:r>
      </w:del>
      <w:ins w:id="158" w:author="Meryl Etman [2]" w:date="2022-05-22T10:46:00Z">
        <w:r w:rsidR="0075237C">
          <w:rPr>
            <w:rFonts w:ascii="Times New Roman" w:eastAsia="Times New Roman" w:hAnsi="Times New Roman" w:cs="David" w:hint="cs"/>
            <w:sz w:val="20"/>
            <w:szCs w:val="24"/>
            <w:rtl/>
            <w:lang w:eastAsia="he-IL"/>
          </w:rPr>
          <w:t xml:space="preserve">סה"כ </w:t>
        </w:r>
      </w:ins>
      <w:ins w:id="159" w:author="Meryl Etman [2]" w:date="2022-05-22T10:47:00Z">
        <w:r w:rsidR="0075237C">
          <w:rPr>
            <w:rFonts w:ascii="Times New Roman" w:eastAsia="Times New Roman" w:hAnsi="Times New Roman" w:cs="David" w:hint="cs"/>
            <w:sz w:val="20"/>
            <w:szCs w:val="24"/>
            <w:rtl/>
            <w:lang w:eastAsia="he-IL"/>
          </w:rPr>
          <w:t xml:space="preserve">עבור </w:t>
        </w:r>
      </w:ins>
      <w:ins w:id="160" w:author="Meryl Etman [2]" w:date="2022-05-22T10:46:00Z">
        <w:r w:rsidR="0075237C">
          <w:rPr>
            <w:rFonts w:ascii="Times New Roman" w:eastAsia="Times New Roman" w:hAnsi="Times New Roman" w:cs="David" w:hint="cs"/>
            <w:sz w:val="20"/>
            <w:szCs w:val="24"/>
            <w:rtl/>
            <w:lang w:eastAsia="he-IL"/>
          </w:rPr>
          <w:t xml:space="preserve">תכנון בניין אחד </w:t>
        </w:r>
        <w:r w:rsidR="0075237C">
          <w:rPr>
            <w:rFonts w:ascii="Times New Roman" w:eastAsia="Times New Roman" w:hAnsi="Times New Roman" w:cs="David"/>
            <w:sz w:val="20"/>
            <w:szCs w:val="24"/>
            <w:rtl/>
            <w:lang w:eastAsia="he-IL"/>
          </w:rPr>
          <w:t>–</w:t>
        </w:r>
        <w:r w:rsidR="0075237C">
          <w:rPr>
            <w:rFonts w:ascii="Times New Roman" w:eastAsia="Times New Roman" w:hAnsi="Times New Roman" w:cs="David" w:hint="cs"/>
            <w:sz w:val="20"/>
            <w:szCs w:val="24"/>
            <w:rtl/>
            <w:lang w:eastAsia="he-IL"/>
          </w:rPr>
          <w:t xml:space="preserve"> </w:t>
        </w:r>
        <w:r w:rsidR="0075237C" w:rsidRPr="00657EB1">
          <w:rPr>
            <w:rFonts w:ascii="Times New Roman" w:eastAsia="Times New Roman" w:hAnsi="Times New Roman" w:cs="David" w:hint="cs"/>
            <w:b/>
            <w:bCs/>
            <w:sz w:val="20"/>
            <w:szCs w:val="24"/>
            <w:rtl/>
            <w:lang w:eastAsia="he-IL"/>
            <w:rPrChange w:id="161" w:author="Meryl Etman [2]" w:date="2022-05-23T15:14:00Z">
              <w:rPr>
                <w:rFonts w:ascii="Times New Roman" w:eastAsia="Times New Roman" w:hAnsi="Times New Roman" w:cs="David" w:hint="cs"/>
                <w:sz w:val="20"/>
                <w:szCs w:val="24"/>
                <w:rtl/>
                <w:lang w:eastAsia="he-IL"/>
              </w:rPr>
            </w:rPrChange>
          </w:rPr>
          <w:t xml:space="preserve">65,000 ₪ </w:t>
        </w:r>
        <w:r w:rsidR="0075237C">
          <w:rPr>
            <w:rFonts w:ascii="Times New Roman" w:eastAsia="Times New Roman" w:hAnsi="Times New Roman" w:cs="David" w:hint="cs"/>
            <w:sz w:val="20"/>
            <w:szCs w:val="24"/>
            <w:rtl/>
            <w:lang w:eastAsia="he-IL"/>
          </w:rPr>
          <w:t xml:space="preserve">(במילים: שישים וחמישה </w:t>
        </w:r>
      </w:ins>
      <w:ins w:id="162" w:author="Meryl Etman [2]" w:date="2022-05-22T10:47:00Z">
        <w:r w:rsidR="0075237C">
          <w:rPr>
            <w:rFonts w:ascii="Times New Roman" w:eastAsia="Times New Roman" w:hAnsi="Times New Roman" w:cs="David" w:hint="cs"/>
            <w:sz w:val="20"/>
            <w:szCs w:val="24"/>
            <w:rtl/>
            <w:lang w:eastAsia="he-IL"/>
          </w:rPr>
          <w:t>אלף ₪)</w:t>
        </w:r>
      </w:ins>
      <w:r w:rsidRPr="0045396B">
        <w:rPr>
          <w:rFonts w:ascii="Times New Roman" w:eastAsia="Times New Roman" w:hAnsi="Times New Roman" w:cs="David" w:hint="cs"/>
          <w:sz w:val="20"/>
          <w:szCs w:val="24"/>
          <w:rtl/>
          <w:lang w:eastAsia="he-IL"/>
        </w:rPr>
        <w:t>.</w:t>
      </w:r>
    </w:p>
    <w:p w14:paraId="0F6D28C2" w14:textId="384AE972" w:rsidR="0075237C" w:rsidRPr="0045396B" w:rsidRDefault="0075237C"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ins w:id="163" w:author="Meryl Etman [2]" w:date="2022-05-22T10:47:00Z">
        <w:r>
          <w:rPr>
            <w:rFonts w:ascii="Times New Roman" w:eastAsia="Times New Roman" w:hAnsi="Times New Roman" w:cs="David" w:hint="cs"/>
            <w:sz w:val="20"/>
            <w:szCs w:val="24"/>
            <w:rtl/>
            <w:lang w:eastAsia="he-IL"/>
          </w:rPr>
          <w:t xml:space="preserve">סה"כ עבור תכנון שני בניינים </w:t>
        </w:r>
        <w:r>
          <w:rPr>
            <w:rFonts w:ascii="Times New Roman" w:eastAsia="Times New Roman" w:hAnsi="Times New Roman" w:cs="David"/>
            <w:sz w:val="20"/>
            <w:szCs w:val="24"/>
            <w:rtl/>
            <w:lang w:eastAsia="he-IL"/>
          </w:rPr>
          <w:t>–</w:t>
        </w:r>
        <w:r>
          <w:rPr>
            <w:rFonts w:ascii="Times New Roman" w:eastAsia="Times New Roman" w:hAnsi="Times New Roman" w:cs="David" w:hint="cs"/>
            <w:sz w:val="20"/>
            <w:szCs w:val="24"/>
            <w:rtl/>
            <w:lang w:eastAsia="he-IL"/>
          </w:rPr>
          <w:t xml:space="preserve"> </w:t>
        </w:r>
        <w:r w:rsidRPr="00657EB1">
          <w:rPr>
            <w:rFonts w:ascii="Times New Roman" w:eastAsia="Times New Roman" w:hAnsi="Times New Roman" w:cs="David" w:hint="cs"/>
            <w:b/>
            <w:bCs/>
            <w:sz w:val="20"/>
            <w:szCs w:val="24"/>
            <w:rtl/>
            <w:lang w:eastAsia="he-IL"/>
            <w:rPrChange w:id="164" w:author="Meryl Etman [2]" w:date="2022-05-23T15:15:00Z">
              <w:rPr>
                <w:rFonts w:ascii="Times New Roman" w:eastAsia="Times New Roman" w:hAnsi="Times New Roman" w:cs="David" w:hint="cs"/>
                <w:sz w:val="20"/>
                <w:szCs w:val="24"/>
                <w:rtl/>
                <w:lang w:eastAsia="he-IL"/>
              </w:rPr>
            </w:rPrChange>
          </w:rPr>
          <w:t xml:space="preserve">100,000 ₪ </w:t>
        </w:r>
        <w:r>
          <w:rPr>
            <w:rFonts w:ascii="Times New Roman" w:eastAsia="Times New Roman" w:hAnsi="Times New Roman" w:cs="David" w:hint="cs"/>
            <w:sz w:val="20"/>
            <w:szCs w:val="24"/>
            <w:rtl/>
            <w:lang w:eastAsia="he-IL"/>
          </w:rPr>
          <w:t>(במילים: מאה אלף ₪).</w:t>
        </w:r>
      </w:ins>
    </w:p>
    <w:p w14:paraId="5DC280DF" w14:textId="1BDBAACA" w:rsidR="0045396B" w:rsidRPr="0045396B" w:rsidDel="0075237C" w:rsidRDefault="0045396B" w:rsidP="0045396B">
      <w:pPr>
        <w:widowControl w:val="0"/>
        <w:numPr>
          <w:ilvl w:val="0"/>
          <w:numId w:val="40"/>
        </w:numPr>
        <w:spacing w:before="0" w:beforeAutospacing="0" w:after="0" w:afterAutospacing="0" w:line="240" w:lineRule="auto"/>
        <w:jc w:val="both"/>
        <w:rPr>
          <w:del w:id="165" w:author="Meryl Etman [2]" w:date="2022-05-22T10:47:00Z"/>
          <w:rFonts w:ascii="Times New Roman" w:eastAsia="Times New Roman" w:hAnsi="Times New Roman" w:cs="David"/>
          <w:sz w:val="20"/>
          <w:szCs w:val="24"/>
          <w:lang w:eastAsia="he-IL"/>
        </w:rPr>
      </w:pPr>
      <w:del w:id="166" w:author="Meryl Etman [2]" w:date="2022-05-22T10:47:00Z">
        <w:r w:rsidRPr="0045396B" w:rsidDel="0075237C">
          <w:rPr>
            <w:rFonts w:ascii="Times New Roman" w:eastAsia="Times New Roman" w:hAnsi="Times New Roman" w:cs="David" w:hint="cs"/>
            <w:sz w:val="20"/>
            <w:szCs w:val="24"/>
            <w:rtl/>
            <w:lang w:eastAsia="he-IL"/>
          </w:rPr>
          <w:delText xml:space="preserve">סכום קבוע ומחלט של </w:delText>
        </w:r>
        <w:r w:rsidRPr="0045396B" w:rsidDel="0075237C">
          <w:rPr>
            <w:rFonts w:ascii="Times New Roman" w:eastAsia="Times New Roman" w:hAnsi="Times New Roman" w:cs="David" w:hint="cs"/>
            <w:b/>
            <w:bCs/>
            <w:sz w:val="20"/>
            <w:szCs w:val="24"/>
            <w:rtl/>
            <w:lang w:eastAsia="he-IL"/>
          </w:rPr>
          <w:delText xml:space="preserve">__________ </w:delText>
        </w:r>
        <w:r w:rsidRPr="0045396B" w:rsidDel="0075237C">
          <w:rPr>
            <w:rFonts w:ascii="Times New Roman" w:eastAsia="Times New Roman" w:hAnsi="Times New Roman" w:cs="David" w:hint="cs"/>
            <w:sz w:val="20"/>
            <w:szCs w:val="24"/>
            <w:rtl/>
            <w:lang w:eastAsia="he-IL"/>
          </w:rPr>
          <w:delText>₪ (במילים: _______ ₪)  לתכנון דירות לא מכורות*.</w:delText>
        </w:r>
      </w:del>
    </w:p>
    <w:p w14:paraId="09D6C5D4" w14:textId="7CF2651C" w:rsidR="0045396B" w:rsidRPr="0045396B" w:rsidDel="0075237C" w:rsidRDefault="0045396B" w:rsidP="0045396B">
      <w:pPr>
        <w:widowControl w:val="0"/>
        <w:spacing w:before="0" w:beforeAutospacing="0" w:after="0" w:afterAutospacing="0" w:line="240" w:lineRule="auto"/>
        <w:ind w:left="720" w:hanging="720"/>
        <w:jc w:val="both"/>
        <w:rPr>
          <w:del w:id="167" w:author="Meryl Etman [2]" w:date="2022-05-22T10:47:00Z"/>
          <w:rFonts w:ascii="Times New Roman" w:eastAsia="Times New Roman" w:hAnsi="Times New Roman" w:cs="David"/>
          <w:sz w:val="20"/>
          <w:szCs w:val="24"/>
          <w:lang w:eastAsia="he-IL"/>
        </w:rPr>
      </w:pPr>
      <w:del w:id="168" w:author="Meryl Etman [2]" w:date="2022-05-22T10:47:00Z">
        <w:r w:rsidRPr="0045396B" w:rsidDel="0075237C">
          <w:rPr>
            <w:rFonts w:ascii="Times New Roman" w:eastAsia="Times New Roman" w:hAnsi="Times New Roman" w:cs="David" w:hint="cs"/>
            <w:sz w:val="20"/>
            <w:szCs w:val="24"/>
            <w:rtl/>
            <w:lang w:eastAsia="he-IL"/>
          </w:rPr>
          <w:delText xml:space="preserve">             התכנון כולל בחירת ריצופים וחיפויים, הכנת תכניות לריצוף הדירה, תכניות ריצוף וחיפוי לחדרים הרטובים, בחירת מטבח, ארונות אמבטיה, מקלחונים, סימון הנמכות תקרה לפי תכנית אדריכלות.</w:delText>
        </w:r>
      </w:del>
    </w:p>
    <w:p w14:paraId="0F700F30" w14:textId="77777777" w:rsidR="0045396B" w:rsidRPr="0045396B" w:rsidRDefault="0045396B" w:rsidP="0045396B">
      <w:pPr>
        <w:widowControl w:val="0"/>
        <w:spacing w:before="0" w:beforeAutospacing="0" w:after="0" w:afterAutospacing="0" w:line="240" w:lineRule="auto"/>
        <w:ind w:left="720" w:hanging="720"/>
        <w:jc w:val="both"/>
        <w:rPr>
          <w:rFonts w:ascii="David" w:eastAsia="Times New Roman" w:hAnsi="David" w:cs="David"/>
          <w:sz w:val="20"/>
          <w:szCs w:val="24"/>
          <w:rtl/>
          <w:lang w:eastAsia="he-IL"/>
        </w:rPr>
      </w:pPr>
    </w:p>
    <w:p w14:paraId="59036E9E" w14:textId="77777777" w:rsidR="0045396B" w:rsidRPr="0045396B" w:rsidRDefault="0045396B" w:rsidP="0045396B">
      <w:pPr>
        <w:widowControl w:val="0"/>
        <w:numPr>
          <w:ilvl w:val="0"/>
          <w:numId w:val="41"/>
        </w:numPr>
        <w:spacing w:before="0" w:beforeAutospacing="0" w:after="0" w:afterAutospacing="0" w:line="240" w:lineRule="auto"/>
        <w:rPr>
          <w:rFonts w:ascii="David" w:eastAsia="Calibri" w:hAnsi="David" w:cs="David"/>
          <w:rtl/>
        </w:rPr>
      </w:pPr>
      <w:r w:rsidRPr="0045396B">
        <w:rPr>
          <w:rFonts w:ascii="David" w:eastAsia="Calibri" w:hAnsi="David" w:cs="David"/>
          <w:rtl/>
        </w:rPr>
        <w:t>*עיצוב שטחים משותפים יהיה חזרתי  וללא תשלום נוסף</w:t>
      </w:r>
    </w:p>
    <w:p w14:paraId="73B7767E" w14:textId="658F23BB" w:rsidR="0045396B" w:rsidRPr="0045396B" w:rsidDel="0075237C" w:rsidRDefault="0045396B" w:rsidP="0045396B">
      <w:pPr>
        <w:widowControl w:val="0"/>
        <w:numPr>
          <w:ilvl w:val="0"/>
          <w:numId w:val="41"/>
        </w:numPr>
        <w:spacing w:before="0" w:beforeAutospacing="0" w:after="0" w:afterAutospacing="0" w:line="240" w:lineRule="auto"/>
        <w:rPr>
          <w:del w:id="169" w:author="Meryl Etman [2]" w:date="2022-05-22T10:47:00Z"/>
          <w:rFonts w:ascii="David" w:eastAsia="Calibri" w:hAnsi="David" w:cs="David"/>
        </w:rPr>
      </w:pPr>
      <w:del w:id="170" w:author="Meryl Etman [2]" w:date="2022-05-22T10:47:00Z">
        <w:r w:rsidRPr="0045396B" w:rsidDel="0075237C">
          <w:rPr>
            <w:rFonts w:ascii="David" w:eastAsia="Calibri" w:hAnsi="David" w:cs="David"/>
            <w:rtl/>
          </w:rPr>
          <w:delText>**דירה לדוגמא – במידה ויתבקש עיצוב סטיילינג בלבד  העלות  תהיה ______ ₪ בלבד.</w:delText>
        </w:r>
      </w:del>
    </w:p>
    <w:p w14:paraId="6049AA78" w14:textId="77777777" w:rsidR="0045396B" w:rsidRPr="0045396B" w:rsidRDefault="0045396B" w:rsidP="0045396B">
      <w:pPr>
        <w:widowControl w:val="0"/>
        <w:spacing w:before="0" w:beforeAutospacing="0" w:after="0" w:afterAutospacing="0" w:line="240" w:lineRule="auto"/>
        <w:ind w:left="720" w:hanging="720"/>
        <w:jc w:val="both"/>
        <w:rPr>
          <w:rFonts w:ascii="David" w:eastAsia="Times New Roman" w:hAnsi="David" w:cs="David"/>
          <w:sz w:val="20"/>
          <w:szCs w:val="24"/>
          <w:rtl/>
          <w:lang w:eastAsia="he-IL"/>
        </w:rPr>
      </w:pPr>
    </w:p>
    <w:p w14:paraId="051DB09D" w14:textId="77777777" w:rsidR="0045396B" w:rsidRPr="0045396B" w:rsidRDefault="0045396B" w:rsidP="0045396B">
      <w:pPr>
        <w:widowControl w:val="0"/>
        <w:spacing w:before="0" w:beforeAutospacing="0" w:after="0" w:afterAutospacing="0" w:line="240" w:lineRule="auto"/>
        <w:ind w:left="360" w:hanging="8"/>
        <w:jc w:val="both"/>
        <w:rPr>
          <w:rFonts w:ascii="Times New Roman" w:eastAsia="Times New Roman" w:hAnsi="Times New Roman" w:cs="David"/>
          <w:sz w:val="20"/>
          <w:szCs w:val="24"/>
          <w:rtl/>
          <w:lang w:eastAsia="he-IL"/>
        </w:rPr>
      </w:pPr>
      <w:r w:rsidRPr="0045396B">
        <w:rPr>
          <w:rFonts w:ascii="David" w:eastAsia="Times New Roman" w:hAnsi="David" w:cs="David"/>
          <w:sz w:val="20"/>
          <w:szCs w:val="24"/>
          <w:rtl/>
          <w:lang w:eastAsia="he-IL"/>
        </w:rPr>
        <w:t>למען</w:t>
      </w:r>
      <w:r w:rsidRPr="0045396B">
        <w:rPr>
          <w:rFonts w:ascii="Times New Roman" w:eastAsia="Times New Roman" w:hAnsi="Times New Roman" w:cs="David" w:hint="cs"/>
          <w:sz w:val="20"/>
          <w:szCs w:val="24"/>
          <w:rtl/>
          <w:lang w:eastAsia="he-IL"/>
        </w:rPr>
        <w:t xml:space="preserve"> הסר ספק, המחירים הנ"ל קבועים וסופיים. מובהר בזאת כי לא חלה כל חובה על היזם להזמין את כל האפשרויות המפורטות לעיל. תשלום שכ"ט יהי לפי הסעיפים ככל ויוזמנו מהמזמין בכתב.</w:t>
      </w:r>
    </w:p>
    <w:p w14:paraId="5F0D238A" w14:textId="77777777" w:rsidR="0045396B" w:rsidRPr="0045396B" w:rsidRDefault="0045396B" w:rsidP="0045396B">
      <w:pPr>
        <w:widowControl w:val="0"/>
        <w:spacing w:before="0" w:beforeAutospacing="0" w:after="0" w:afterAutospacing="0" w:line="240" w:lineRule="auto"/>
        <w:ind w:left="352" w:hanging="720"/>
        <w:jc w:val="both"/>
        <w:rPr>
          <w:rFonts w:ascii="Times New Roman" w:eastAsia="Times New Roman" w:hAnsi="Times New Roman" w:cs="David"/>
          <w:sz w:val="20"/>
          <w:szCs w:val="24"/>
          <w:rtl/>
          <w:lang w:eastAsia="he-IL"/>
        </w:rPr>
      </w:pPr>
    </w:p>
    <w:p w14:paraId="1619614B" w14:textId="77777777" w:rsidR="0045396B" w:rsidRPr="0045396B" w:rsidRDefault="0045396B" w:rsidP="0045396B">
      <w:pPr>
        <w:widowControl w:val="0"/>
        <w:spacing w:before="0" w:beforeAutospacing="0" w:after="0" w:afterAutospacing="0" w:line="240" w:lineRule="auto"/>
        <w:ind w:left="1640" w:hanging="789"/>
        <w:jc w:val="both"/>
        <w:rPr>
          <w:rFonts w:ascii="Times New Roman" w:eastAsia="Times New Roman" w:hAnsi="Times New Roman" w:cs="David"/>
          <w:sz w:val="20"/>
          <w:szCs w:val="24"/>
          <w:rtl/>
          <w:lang w:eastAsia="he-IL"/>
        </w:rPr>
      </w:pPr>
    </w:p>
    <w:p w14:paraId="66B62CE5"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מובהר בזאת כי למזמין הזכות להשתמש </w:t>
      </w:r>
      <w:proofErr w:type="spellStart"/>
      <w:r w:rsidRPr="0045396B">
        <w:rPr>
          <w:rFonts w:ascii="Times New Roman" w:eastAsia="Times New Roman" w:hAnsi="Times New Roman" w:cs="David" w:hint="cs"/>
          <w:sz w:val="20"/>
          <w:szCs w:val="24"/>
          <w:rtl/>
          <w:lang w:eastAsia="he-IL"/>
        </w:rPr>
        <w:t>בתכניות</w:t>
      </w:r>
      <w:proofErr w:type="spellEnd"/>
      <w:r w:rsidRPr="0045396B">
        <w:rPr>
          <w:rFonts w:ascii="Times New Roman" w:eastAsia="Times New Roman" w:hAnsi="Times New Roman" w:cs="David" w:hint="cs"/>
          <w:sz w:val="20"/>
          <w:szCs w:val="24"/>
          <w:rtl/>
          <w:lang w:eastAsia="he-IL"/>
        </w:rPr>
        <w:t xml:space="preserve"> המתכנן במבנה חוזר לרבות לערוך שינויים והתאמות והכל ללא תמורה למתכנן בתנאי שהמתכנן לא </w:t>
      </w:r>
      <w:proofErr w:type="spellStart"/>
      <w:r w:rsidRPr="0045396B">
        <w:rPr>
          <w:rFonts w:ascii="Times New Roman" w:eastAsia="Times New Roman" w:hAnsi="Times New Roman" w:cs="David" w:hint="cs"/>
          <w:sz w:val="20"/>
          <w:szCs w:val="24"/>
          <w:rtl/>
          <w:lang w:eastAsia="he-IL"/>
        </w:rPr>
        <w:t>ישא</w:t>
      </w:r>
      <w:proofErr w:type="spellEnd"/>
      <w:r w:rsidRPr="0045396B">
        <w:rPr>
          <w:rFonts w:ascii="Times New Roman" w:eastAsia="Times New Roman" w:hAnsi="Times New Roman" w:cs="David" w:hint="cs"/>
          <w:sz w:val="20"/>
          <w:szCs w:val="24"/>
          <w:rtl/>
          <w:lang w:eastAsia="he-IL"/>
        </w:rPr>
        <w:t xml:space="preserve"> באחריות למבנים החוזרים.</w:t>
      </w:r>
    </w:p>
    <w:p w14:paraId="75E5454C"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המזמין ישתמש </w:t>
      </w:r>
      <w:proofErr w:type="spellStart"/>
      <w:r w:rsidRPr="0045396B">
        <w:rPr>
          <w:rFonts w:ascii="Times New Roman" w:eastAsia="Times New Roman" w:hAnsi="Times New Roman" w:cs="David" w:hint="cs"/>
          <w:sz w:val="20"/>
          <w:szCs w:val="24"/>
          <w:rtl/>
          <w:lang w:eastAsia="he-IL"/>
        </w:rPr>
        <w:t>בתכניות</w:t>
      </w:r>
      <w:proofErr w:type="spellEnd"/>
      <w:r w:rsidRPr="0045396B">
        <w:rPr>
          <w:rFonts w:ascii="Times New Roman" w:eastAsia="Times New Roman" w:hAnsi="Times New Roman" w:cs="David" w:hint="cs"/>
          <w:sz w:val="20"/>
          <w:szCs w:val="24"/>
          <w:rtl/>
          <w:lang w:eastAsia="he-IL"/>
        </w:rPr>
        <w:t xml:space="preserve"> היועץ בכל הבניינים בפרויקט, תשלום עברו תכנון ישולם ליועץ פעם אחת בלבד לכל תכנית ללא קשר לכמות הבניינים בהם תיושם. אף אם תבוצע בכל הבניינים או בחלקם להחלטת המזמין. ככל שיבקש המזמין מהיועץ שינויי תכנון, גובה שכ"ט יסוכם מראש בין הצדדים. למען הסר ספק, בבניינים חוזרים ככל שיתבקש היועץ לבצע פיקוח עליון, תשולם לו תוספת מחיר רק עבור הפיקוח העליון.</w:t>
      </w:r>
    </w:p>
    <w:p w14:paraId="77A07B54"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המזמין רשאי לבקש מהיועץ חלופות תכנון חדשות בבניינים עתידיים בפרויקט עפ"י המחירים המוסכמים ו/או שינויים חלקיים. נושא שכ"ט יוסכם במקרים אלו מראש בין הצדדים.</w:t>
      </w:r>
    </w:p>
    <w:p w14:paraId="62A83622" w14:textId="77777777" w:rsidR="0045396B" w:rsidRPr="0045396B" w:rsidRDefault="0045396B" w:rsidP="0045396B">
      <w:pPr>
        <w:widowControl w:val="0"/>
        <w:spacing w:before="0" w:beforeAutospacing="0" w:after="0" w:afterAutospacing="0" w:line="240" w:lineRule="auto"/>
        <w:ind w:left="851" w:hanging="789"/>
        <w:jc w:val="both"/>
        <w:rPr>
          <w:rFonts w:ascii="Times New Roman" w:eastAsia="Times New Roman" w:hAnsi="Times New Roman" w:cs="David"/>
          <w:sz w:val="20"/>
          <w:szCs w:val="24"/>
          <w:rtl/>
          <w:lang w:eastAsia="he-IL"/>
        </w:rPr>
      </w:pPr>
    </w:p>
    <w:p w14:paraId="6A31907D" w14:textId="77777777" w:rsidR="0045396B" w:rsidRPr="0045396B" w:rsidRDefault="0045396B" w:rsidP="0045396B">
      <w:pPr>
        <w:widowControl w:val="0"/>
        <w:spacing w:before="0" w:beforeAutospacing="0" w:after="0" w:afterAutospacing="0" w:line="240" w:lineRule="auto"/>
        <w:ind w:left="360" w:right="515"/>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ab/>
      </w:r>
    </w:p>
    <w:p w14:paraId="0A80F8F5" w14:textId="717A630C" w:rsidR="0045396B" w:rsidRPr="0045396B" w:rsidRDefault="0045396B" w:rsidP="0045396B">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0"/>
          <w:szCs w:val="24"/>
          <w:rtl/>
          <w:lang w:eastAsia="he-IL"/>
        </w:rPr>
        <w:t>הסכום המפורט בסעיף 1 לעיל יהיה צמוד ל</w:t>
      </w:r>
      <w:sdt>
        <w:sdtPr>
          <w:rPr>
            <w:rFonts w:ascii="Times New Roman" w:eastAsia="Times New Roman" w:hAnsi="Times New Roman" w:cs="David" w:hint="cs"/>
            <w:color w:val="008000"/>
            <w:sz w:val="24"/>
            <w:szCs w:val="24"/>
            <w:rtl/>
          </w:rPr>
          <w:alias w:val="סוג מדד כותרת"/>
          <w:tag w:val="cntMadadTypeTitle"/>
          <w:id w:val="-1939677276"/>
          <w:placeholder>
            <w:docPart w:val="CC3EDA5DE16041389F6CEE34DC87A1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71" w:author="Meryl Etman" w:date="2022-05-22T10:31:00Z">
            <w:r w:rsidR="00172624">
              <w:rPr>
                <w:rFonts w:ascii="Times New Roman" w:eastAsia="Times New Roman" w:hAnsi="Times New Roman" w:cs="David" w:hint="cs"/>
                <w:color w:val="008000"/>
                <w:sz w:val="24"/>
                <w:szCs w:val="24"/>
                <w:rtl/>
              </w:rPr>
              <w:t>מדד המחירים לצרכן</w:t>
            </w:r>
          </w:ins>
        </w:sdtContent>
      </w:sdt>
      <w:r w:rsidRPr="0045396B">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652977095"/>
          <w:placeholder>
            <w:docPart w:val="403413E84F3D42BB849E90AA38AF580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172" w:author="Meryl Etman" w:date="2022-05-22T10:32:00Z">
            <w:r w:rsidR="00172624">
              <w:rPr>
                <w:rFonts w:ascii="Times New Roman" w:eastAsia="Times New Roman" w:hAnsi="Times New Roman" w:cs="David" w:hint="cs"/>
                <w:color w:val="008000"/>
                <w:sz w:val="24"/>
                <w:szCs w:val="24"/>
                <w:rtl/>
              </w:rPr>
              <w:t>בגין</w:t>
            </w:r>
          </w:ins>
        </w:sdtContent>
      </w:sdt>
      <w:r w:rsidRPr="0045396B">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211958901"/>
          <w:placeholder>
            <w:docPart w:val="521022A540FB4F06A441EDEAA4FD35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2-01T00:00:00Z">
            <w:dateFormat w:val="dd/MM/yyyy"/>
            <w:lid w:val="he-IL"/>
            <w:storeMappedDataAs w:val="dateTime"/>
            <w:calendar w:val="gregorian"/>
          </w:date>
        </w:sdtPr>
        <w:sdtEndPr/>
        <w:sdtContent>
          <w:ins w:id="173" w:author="Meryl Etman" w:date="2022-05-22T10:32:00Z">
            <w:r w:rsidR="00172624">
              <w:rPr>
                <w:rFonts w:ascii="Times New Roman" w:eastAsia="Times New Roman" w:hAnsi="Times New Roman" w:cs="David" w:hint="cs"/>
                <w:color w:val="008000"/>
                <w:sz w:val="24"/>
                <w:szCs w:val="24"/>
                <w:rtl/>
              </w:rPr>
              <w:t>‏01/02/2022</w:t>
            </w:r>
          </w:ins>
        </w:sdtContent>
      </w:sdt>
      <w:r w:rsidRPr="0045396B">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865862276"/>
          <w:placeholder>
            <w:docPart w:val="505288CA0C5547BEBD034A2F942EF2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174" w:author="Meryl Etman" w:date="2022-05-22T10:32:00Z">
            <w:r w:rsidR="00172624">
              <w:rPr>
                <w:rFonts w:ascii="Times New Roman" w:eastAsia="Times New Roman" w:hAnsi="Times New Roman" w:cs="David" w:hint="cs"/>
                <w:color w:val="008000"/>
                <w:sz w:val="24"/>
                <w:szCs w:val="24"/>
                <w:rtl/>
              </w:rPr>
              <w:t>231.3849</w:t>
            </w:r>
          </w:ins>
        </w:sdtContent>
      </w:sdt>
      <w:r w:rsidRPr="0045396B">
        <w:rPr>
          <w:rFonts w:ascii="Times New Roman" w:eastAsia="Times New Roman" w:hAnsi="Times New Roman" w:cs="David" w:hint="cs"/>
          <w:sz w:val="24"/>
          <w:szCs w:val="24"/>
          <w:rtl/>
        </w:rPr>
        <w:t xml:space="preserve"> נקודות) </w:t>
      </w:r>
      <w:r w:rsidRPr="0045396B">
        <w:rPr>
          <w:rFonts w:ascii="Times New Roman" w:eastAsia="Times New Roman" w:hAnsi="Times New Roman" w:cs="David" w:hint="cs"/>
          <w:sz w:val="24"/>
          <w:szCs w:val="24"/>
          <w:rtl/>
          <w:lang w:eastAsia="he-IL"/>
        </w:rPr>
        <w:t xml:space="preserve"> עד למדד הידוע ביום הגשת כל חשבון.</w:t>
      </w:r>
    </w:p>
    <w:p w14:paraId="10DB97EA"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35F955E" w14:textId="77777777" w:rsidR="0045396B" w:rsidRPr="0045396B" w:rsidRDefault="0045396B" w:rsidP="0045396B">
      <w:pPr>
        <w:widowControl w:val="0"/>
        <w:numPr>
          <w:ilvl w:val="0"/>
          <w:numId w:val="17"/>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w:t>
      </w:r>
    </w:p>
    <w:p w14:paraId="14F21B2E"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70979FF" w14:textId="77777777" w:rsidR="0045396B" w:rsidRPr="0045396B" w:rsidRDefault="0045396B" w:rsidP="0045396B">
      <w:pPr>
        <w:widowControl w:val="0"/>
        <w:numPr>
          <w:ilvl w:val="1"/>
          <w:numId w:val="17"/>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3199EDA6" w14:textId="77777777" w:rsidR="0045396B" w:rsidRPr="0045396B" w:rsidRDefault="0045396B" w:rsidP="0045396B">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793ED41D" w14:textId="77777777" w:rsidR="0045396B" w:rsidRPr="0045396B" w:rsidRDefault="0045396B" w:rsidP="0045396B">
      <w:pPr>
        <w:widowControl w:val="0"/>
        <w:numPr>
          <w:ilvl w:val="1"/>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שכר המתכנן כולל את כל המפורט בחוזה על כל נספחיו, לרבות נספח ב'.</w:t>
      </w:r>
    </w:p>
    <w:p w14:paraId="7A5C626E" w14:textId="77777777" w:rsidR="0045396B" w:rsidRPr="0045396B" w:rsidRDefault="0045396B" w:rsidP="0045396B">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45390694"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37BE35E8" w14:textId="77777777" w:rsidR="0045396B" w:rsidRPr="0045396B" w:rsidRDefault="0045396B" w:rsidP="0045396B">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1726CC77"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תנאי מוקדם לביצוע התשלומים לפי נספח זה הוא קיום כל התחייבויות המתכנן על פי חוזה זה, השלמת כל עבודות התכנון הכלולות בשכר המתכנן ומסירת כל המסמכים </w:t>
      </w:r>
      <w:proofErr w:type="spellStart"/>
      <w:r w:rsidRPr="0045396B">
        <w:rPr>
          <w:rFonts w:ascii="Times New Roman" w:eastAsia="Times New Roman" w:hAnsi="Times New Roman" w:cs="David"/>
          <w:sz w:val="20"/>
          <w:szCs w:val="24"/>
          <w:rtl/>
          <w:lang w:eastAsia="he-IL"/>
        </w:rPr>
        <w:t>והתכניות</w:t>
      </w:r>
      <w:proofErr w:type="spellEnd"/>
      <w:r w:rsidRPr="0045396B">
        <w:rPr>
          <w:rFonts w:ascii="Times New Roman" w:eastAsia="Times New Roman" w:hAnsi="Times New Roman" w:cs="David"/>
          <w:sz w:val="20"/>
          <w:szCs w:val="24"/>
          <w:rtl/>
          <w:lang w:eastAsia="he-IL"/>
        </w:rPr>
        <w:t xml:space="preserve"> למזמין.</w:t>
      </w:r>
    </w:p>
    <w:p w14:paraId="467EBA23" w14:textId="77777777" w:rsidR="0045396B" w:rsidRPr="0045396B" w:rsidRDefault="0045396B" w:rsidP="0045396B">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del w:id="175" w:author="Meryl Etman [2]" w:date="2022-05-23T15:15:00Z">
        <w:r w:rsidRPr="0045396B" w:rsidDel="00657EB1">
          <w:rPr>
            <w:rFonts w:ascii="Times New Roman" w:eastAsia="Times New Roman" w:hAnsi="Times New Roman" w:cs="David"/>
            <w:sz w:val="20"/>
            <w:szCs w:val="24"/>
            <w:rtl/>
            <w:lang w:eastAsia="he-IL"/>
          </w:rPr>
          <w:delText> </w:delText>
        </w:r>
      </w:del>
    </w:p>
    <w:p w14:paraId="06B7A071" w14:textId="472EB1E5" w:rsidR="0045396B" w:rsidRPr="0045396B" w:rsidDel="00657EB1" w:rsidRDefault="0045396B" w:rsidP="00657EB1">
      <w:pPr>
        <w:widowControl w:val="0"/>
        <w:spacing w:before="0" w:beforeAutospacing="0" w:after="0" w:afterAutospacing="0" w:line="240" w:lineRule="auto"/>
        <w:jc w:val="center"/>
        <w:rPr>
          <w:del w:id="176" w:author="Meryl Etman [2]" w:date="2022-05-23T15:15:00Z"/>
          <w:rFonts w:ascii="Times New Roman" w:eastAsia="Times New Roman" w:hAnsi="Times New Roman" w:cs="David"/>
          <w:b/>
          <w:bCs/>
          <w:sz w:val="24"/>
          <w:szCs w:val="24"/>
          <w:u w:val="single"/>
          <w:rtl/>
          <w:lang w:eastAsia="he-IL"/>
        </w:rPr>
        <w:pPrChange w:id="177" w:author="Meryl Etman [2]" w:date="2022-05-23T15:15:00Z">
          <w:pPr>
            <w:widowControl w:val="0"/>
            <w:spacing w:before="0" w:beforeAutospacing="0" w:after="0" w:afterAutospacing="0" w:line="240" w:lineRule="auto"/>
            <w:jc w:val="center"/>
          </w:pPr>
        </w:pPrChange>
      </w:pPr>
      <w:del w:id="178" w:author="Meryl Etman [2]" w:date="2022-05-23T15:15:00Z">
        <w:r w:rsidRPr="0045396B" w:rsidDel="00657EB1">
          <w:rPr>
            <w:rFonts w:ascii="Times New Roman" w:eastAsia="Times New Roman" w:hAnsi="Times New Roman" w:cs="David"/>
            <w:sz w:val="20"/>
            <w:szCs w:val="24"/>
            <w:rtl/>
            <w:lang w:eastAsia="he-IL"/>
          </w:rPr>
          <w:br w:type="page"/>
        </w:r>
      </w:del>
    </w:p>
    <w:p w14:paraId="4D92CCB7" w14:textId="77777777" w:rsidR="0045396B" w:rsidRPr="0045396B" w:rsidRDefault="0045396B" w:rsidP="00657EB1">
      <w:pPr>
        <w:widowControl w:val="0"/>
        <w:spacing w:before="0" w:beforeAutospacing="0" w:after="0" w:afterAutospacing="0" w:line="240" w:lineRule="auto"/>
        <w:rPr>
          <w:rFonts w:ascii="Times New Roman" w:eastAsia="Times New Roman" w:hAnsi="Times New Roman" w:cs="David"/>
          <w:sz w:val="24"/>
          <w:szCs w:val="24"/>
          <w:rtl/>
          <w:lang w:eastAsia="he-IL"/>
        </w:rPr>
        <w:pPrChange w:id="179" w:author="Meryl Etman [2]" w:date="2022-05-23T15:15:00Z">
          <w:pPr>
            <w:widowControl w:val="0"/>
            <w:spacing w:before="0" w:beforeAutospacing="0" w:after="0" w:afterAutospacing="0" w:line="240" w:lineRule="auto"/>
            <w:ind w:left="720" w:hanging="720"/>
          </w:pPr>
        </w:pPrChange>
      </w:pPr>
    </w:p>
    <w:p w14:paraId="13C47521"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 xml:space="preserve">נספח </w:t>
      </w:r>
      <w:r w:rsidR="00D53CB3">
        <w:rPr>
          <w:rFonts w:ascii="Times New Roman" w:eastAsia="Times New Roman" w:hAnsi="Times New Roman" w:cs="David" w:hint="cs"/>
          <w:bCs/>
          <w:sz w:val="24"/>
          <w:szCs w:val="24"/>
          <w:u w:val="single"/>
          <w:rtl/>
          <w:lang w:eastAsia="he-IL"/>
        </w:rPr>
        <w:t>"</w:t>
      </w:r>
      <w:r w:rsidRPr="0045396B">
        <w:rPr>
          <w:rFonts w:ascii="Times New Roman" w:eastAsia="Times New Roman" w:hAnsi="Times New Roman" w:cs="David"/>
          <w:bCs/>
          <w:sz w:val="24"/>
          <w:szCs w:val="24"/>
          <w:u w:val="single"/>
          <w:rtl/>
          <w:lang w:eastAsia="he-IL"/>
        </w:rPr>
        <w:t>ה'</w:t>
      </w:r>
      <w:r w:rsidR="00D53CB3">
        <w:rPr>
          <w:rFonts w:ascii="Times New Roman" w:eastAsia="Times New Roman" w:hAnsi="Times New Roman" w:cs="David" w:hint="cs"/>
          <w:bCs/>
          <w:sz w:val="24"/>
          <w:szCs w:val="24"/>
          <w:u w:val="single"/>
          <w:rtl/>
          <w:lang w:eastAsia="he-IL"/>
        </w:rPr>
        <w:t>'</w:t>
      </w:r>
    </w:p>
    <w:p w14:paraId="72CE34FF"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BD41BD0"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תשלומי שכר המתכנן</w:t>
      </w:r>
    </w:p>
    <w:p w14:paraId="433BDA19" w14:textId="77777777" w:rsidR="0045396B" w:rsidRPr="0045396B" w:rsidRDefault="0045396B" w:rsidP="0045396B">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6A2ABB55" w14:textId="77777777" w:rsidR="0045396B" w:rsidRPr="0045396B" w:rsidRDefault="0045396B" w:rsidP="004539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0461AC4F" w14:textId="77777777" w:rsidR="0045396B" w:rsidRPr="0045396B" w:rsidRDefault="0045396B" w:rsidP="0045396B">
      <w:pPr>
        <w:widowControl w:val="0"/>
        <w:numPr>
          <w:ilvl w:val="0"/>
          <w:numId w:val="14"/>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p>
    <w:p w14:paraId="321C12EA"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A0E6808"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1.1</w:t>
      </w:r>
    </w:p>
    <w:p w14:paraId="15B9F09F"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sz w:val="20"/>
          <w:szCs w:val="24"/>
          <w:rtl/>
          <w:lang w:eastAsia="he-IL"/>
        </w:rPr>
        <w:tab/>
        <w:t>א.</w:t>
      </w:r>
      <w:r w:rsidRPr="0045396B">
        <w:rPr>
          <w:rFonts w:ascii="Times New Roman" w:eastAsia="Times New Roman" w:hAnsi="Times New Roman" w:cs="David"/>
          <w:sz w:val="20"/>
          <w:szCs w:val="24"/>
          <w:rtl/>
          <w:lang w:eastAsia="he-IL"/>
        </w:rPr>
        <w:tab/>
        <w:t>לאחר גמר התכנון המוקדם, ואישור עבודות</w:t>
      </w:r>
    </w:p>
    <w:p w14:paraId="1950C507"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שלב זה על ידי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10% משכר המתכנן.</w:t>
      </w:r>
    </w:p>
    <w:p w14:paraId="4AA3590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779B90A6"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ב.</w:t>
      </w:r>
      <w:r w:rsidRPr="0045396B">
        <w:rPr>
          <w:rFonts w:ascii="Times New Roman" w:eastAsia="Times New Roman" w:hAnsi="Times New Roman" w:cs="David"/>
          <w:sz w:val="20"/>
          <w:szCs w:val="24"/>
          <w:rtl/>
          <w:lang w:eastAsia="he-IL"/>
        </w:rPr>
        <w:tab/>
        <w:t>לאחר גמר התכנון הסופי, ואישור עבודות</w:t>
      </w:r>
    </w:p>
    <w:p w14:paraId="26091D1A"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שלב זה על ידי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w:t>
      </w:r>
      <w:r w:rsidRPr="0045396B">
        <w:rPr>
          <w:rFonts w:ascii="Times New Roman" w:eastAsia="Times New Roman" w:hAnsi="Times New Roman" w:cs="David"/>
          <w:sz w:val="20"/>
          <w:szCs w:val="24"/>
          <w:rtl/>
          <w:lang w:eastAsia="he-IL"/>
        </w:rPr>
        <w:t>5% משכר המתכנן.</w:t>
      </w:r>
    </w:p>
    <w:p w14:paraId="46AE3E65"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59C7B44"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ג</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לאחר גמר התכנון המפורט והמכרזים, ואישור</w:t>
      </w:r>
    </w:p>
    <w:p w14:paraId="7F31999F"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עבודות שלב  זה על ידי המזמין-</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35</w:t>
      </w:r>
      <w:r w:rsidRPr="0045396B">
        <w:rPr>
          <w:rFonts w:ascii="Times New Roman" w:eastAsia="Times New Roman" w:hAnsi="Times New Roman" w:cs="David"/>
          <w:sz w:val="20"/>
          <w:szCs w:val="24"/>
          <w:rtl/>
          <w:lang w:eastAsia="he-IL"/>
        </w:rPr>
        <w:t>% משכר המתכנן.</w:t>
      </w:r>
    </w:p>
    <w:p w14:paraId="2CDF5243"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E63A497"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ד</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במהלך בצוע הפקוח העליון,</w:t>
      </w:r>
    </w:p>
    <w:p w14:paraId="1FADFCF0"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לפי שיקול דעת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25</w:t>
      </w:r>
      <w:r w:rsidRPr="0045396B">
        <w:rPr>
          <w:rFonts w:ascii="Times New Roman" w:eastAsia="Times New Roman" w:hAnsi="Times New Roman" w:cs="David"/>
          <w:sz w:val="20"/>
          <w:szCs w:val="24"/>
          <w:rtl/>
          <w:lang w:eastAsia="he-IL"/>
        </w:rPr>
        <w:t>% משכר המתכנן.</w:t>
      </w:r>
    </w:p>
    <w:p w14:paraId="70CD52FC"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FF5788C"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לאחר גמר ביצוע העבודות בהתאם לחוזה זה,</w:t>
      </w:r>
    </w:p>
    <w:p w14:paraId="571E5505"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 xml:space="preserve">הפעלת הפרויקט וקבלתו על ידי המזמין, </w:t>
      </w:r>
    </w:p>
    <w:p w14:paraId="41B08991"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 xml:space="preserve">ולאחר בדיקת החשבונות הסופיים של העבודות </w:t>
      </w:r>
    </w:p>
    <w:p w14:paraId="2C9A56F8"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ושל הספקים בתכנון המתכנן ואישורם על ידי</w:t>
      </w:r>
    </w:p>
    <w:p w14:paraId="38073306"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המזמין, וקבלת אשור לאכלוס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 </w:t>
      </w:r>
      <w:r w:rsidRPr="0045396B">
        <w:rPr>
          <w:rFonts w:ascii="Times New Roman" w:eastAsia="Times New Roman" w:hAnsi="Times New Roman" w:cs="David"/>
          <w:sz w:val="20"/>
          <w:szCs w:val="24"/>
          <w:u w:val="single"/>
          <w:rtl/>
          <w:lang w:eastAsia="he-IL"/>
        </w:rPr>
        <w:t>5% משכר המתכנן</w:t>
      </w:r>
      <w:r w:rsidRPr="0045396B">
        <w:rPr>
          <w:rFonts w:ascii="Times New Roman" w:eastAsia="Times New Roman" w:hAnsi="Times New Roman" w:cs="David"/>
          <w:sz w:val="20"/>
          <w:szCs w:val="24"/>
          <w:rtl/>
          <w:lang w:eastAsia="he-IL"/>
        </w:rPr>
        <w:t>.</w:t>
      </w:r>
    </w:p>
    <w:p w14:paraId="073D393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52C97449" w14:textId="77777777" w:rsidR="0045396B" w:rsidRPr="0045396B" w:rsidRDefault="0045396B" w:rsidP="0045396B">
      <w:pPr>
        <w:widowControl w:val="0"/>
        <w:spacing w:before="0" w:beforeAutospacing="0" w:after="0" w:afterAutospacing="0" w:line="240" w:lineRule="auto"/>
        <w:ind w:left="720" w:right="-142"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p>
    <w:p w14:paraId="157EE4EC" w14:textId="77777777" w:rsidR="0045396B" w:rsidRPr="0045396B" w:rsidRDefault="0045396B" w:rsidP="0045396B">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ab/>
        <w:t>סה"כ</w:t>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t>100%</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p>
    <w:p w14:paraId="4020E164" w14:textId="77777777" w:rsidR="0045396B" w:rsidRPr="0045396B" w:rsidRDefault="0045396B" w:rsidP="0045396B">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p>
    <w:p w14:paraId="487380E2" w14:textId="77777777" w:rsidR="0045396B" w:rsidRPr="0045396B" w:rsidRDefault="0045396B" w:rsidP="00D53CB3">
      <w:pPr>
        <w:widowControl w:val="0"/>
        <w:spacing w:before="0" w:beforeAutospacing="0" w:after="0" w:afterAutospacing="0" w:line="360" w:lineRule="auto"/>
        <w:ind w:left="793" w:hanging="85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2.</w:t>
      </w:r>
      <w:r w:rsidRPr="0045396B">
        <w:rPr>
          <w:rFonts w:ascii="Times New Roman" w:eastAsia="Times New Roman" w:hAnsi="Times New Roman" w:cs="David"/>
          <w:sz w:val="20"/>
          <w:szCs w:val="24"/>
          <w:rtl/>
          <w:lang w:eastAsia="he-IL"/>
        </w:rPr>
        <w:tab/>
        <w:t xml:space="preserve">על אף האמור בסעיף 1 לעיל, רשאי המזמין לשלם למתכנן מקדמות בגין קידום התכנון אשר </w:t>
      </w:r>
      <w:r w:rsidRPr="0045396B">
        <w:rPr>
          <w:rFonts w:ascii="Times New Roman" w:eastAsia="Times New Roman" w:hAnsi="Times New Roman" w:cs="David"/>
          <w:sz w:val="20"/>
          <w:szCs w:val="24"/>
          <w:rtl/>
          <w:lang w:eastAsia="he-IL"/>
        </w:rPr>
        <w:tab/>
        <w:t>יקוזזו משלבי התשלום, וזאת עפ"י קביעתו ושקול דעתו הבלעדי של המזמין.</w:t>
      </w:r>
    </w:p>
    <w:p w14:paraId="122449DA"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531EB51" w14:textId="77777777" w:rsidR="0045396B" w:rsidRPr="0045396B" w:rsidRDefault="0045396B" w:rsidP="00D53CB3">
      <w:pPr>
        <w:widowControl w:val="0"/>
        <w:spacing w:before="0" w:beforeAutospacing="0" w:after="0" w:afterAutospacing="0" w:line="240" w:lineRule="auto"/>
        <w:ind w:left="793" w:hanging="85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3.</w:t>
      </w:r>
      <w:r w:rsidRPr="0045396B">
        <w:rPr>
          <w:rFonts w:ascii="Times New Roman" w:eastAsia="Times New Roman" w:hAnsi="Times New Roman" w:cs="David"/>
          <w:sz w:val="20"/>
          <w:szCs w:val="24"/>
          <w:rtl/>
          <w:lang w:eastAsia="he-IL"/>
        </w:rPr>
        <w:tab/>
        <w:t>המתכנן יגיש חשבון לא יותר מאשר פעם בחודש. לכל חשבון י</w:t>
      </w:r>
      <w:r w:rsidR="00D53CB3">
        <w:rPr>
          <w:rFonts w:ascii="Times New Roman" w:eastAsia="Times New Roman" w:hAnsi="Times New Roman" w:cs="David"/>
          <w:sz w:val="20"/>
          <w:szCs w:val="24"/>
          <w:rtl/>
          <w:lang w:eastAsia="he-IL"/>
        </w:rPr>
        <w:t>צרף המתכנן אשור מאת חברת</w:t>
      </w:r>
      <w:r w:rsidR="00D53CB3">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 xml:space="preserve">הביטוח על קיומם של הביטוחים המפורטים בחוזה בנוסח </w:t>
      </w:r>
      <w:proofErr w:type="spellStart"/>
      <w:r w:rsidRPr="0045396B">
        <w:rPr>
          <w:rFonts w:ascii="Times New Roman" w:eastAsia="Times New Roman" w:hAnsi="Times New Roman" w:cs="David"/>
          <w:sz w:val="20"/>
          <w:szCs w:val="24"/>
          <w:rtl/>
          <w:lang w:eastAsia="he-IL"/>
        </w:rPr>
        <w:t>המצ"ב</w:t>
      </w:r>
      <w:proofErr w:type="spellEnd"/>
      <w:r w:rsidRPr="0045396B">
        <w:rPr>
          <w:rFonts w:ascii="Times New Roman" w:eastAsia="Times New Roman" w:hAnsi="Times New Roman" w:cs="David"/>
          <w:sz w:val="20"/>
          <w:szCs w:val="24"/>
          <w:rtl/>
          <w:lang w:eastAsia="he-IL"/>
        </w:rPr>
        <w:t xml:space="preserve"> כנספח ז' לחוזה.</w:t>
      </w:r>
    </w:p>
    <w:p w14:paraId="371D41F7" w14:textId="77777777" w:rsidR="0045396B" w:rsidRPr="0045396B" w:rsidRDefault="0045396B" w:rsidP="00D53CB3">
      <w:pPr>
        <w:widowControl w:val="0"/>
        <w:spacing w:before="0" w:beforeAutospacing="0" w:after="0" w:afterAutospacing="0" w:line="240" w:lineRule="auto"/>
        <w:ind w:left="793" w:hanging="793"/>
        <w:jc w:val="both"/>
        <w:rPr>
          <w:rFonts w:ascii="Times New Roman" w:eastAsia="Times New Roman" w:hAnsi="Times New Roman" w:cs="David"/>
          <w:sz w:val="20"/>
          <w:szCs w:val="24"/>
          <w:lang w:eastAsia="he-IL"/>
        </w:rPr>
      </w:pPr>
    </w:p>
    <w:p w14:paraId="78787BC4" w14:textId="77777777" w:rsidR="0045396B" w:rsidRPr="0045396B" w:rsidRDefault="0045396B" w:rsidP="00D53CB3">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המזמין ישלם את שכר המתכנן תוך</w:t>
      </w:r>
      <w:r w:rsidRPr="0045396B">
        <w:rPr>
          <w:rFonts w:ascii="Times New Roman" w:eastAsia="Times New Roman" w:hAnsi="Times New Roman" w:cs="David" w:hint="cs"/>
          <w:sz w:val="24"/>
          <w:szCs w:val="24"/>
          <w:rtl/>
        </w:rPr>
        <w:t xml:space="preserve"> שוטף + 60</w:t>
      </w:r>
      <w:r w:rsidRPr="0045396B">
        <w:rPr>
          <w:rFonts w:ascii="Times New Roman" w:eastAsia="Times New Roman" w:hAnsi="Times New Roman" w:cs="David"/>
          <w:sz w:val="24"/>
          <w:szCs w:val="24"/>
          <w:rtl/>
        </w:rPr>
        <w:t xml:space="preserve"> </w:t>
      </w:r>
      <w:r w:rsidRPr="0045396B">
        <w:rPr>
          <w:rFonts w:ascii="Times New Roman" w:eastAsia="Times New Roman" w:hAnsi="Times New Roman" w:cs="David"/>
          <w:sz w:val="20"/>
          <w:szCs w:val="24"/>
          <w:rtl/>
          <w:lang w:eastAsia="he-IL"/>
        </w:rPr>
        <w:t>יום מתאריך אישור החשבון ע"י המנהל.</w:t>
      </w:r>
    </w:p>
    <w:p w14:paraId="413102A4" w14:textId="77777777" w:rsidR="0045396B" w:rsidRPr="0045396B" w:rsidRDefault="0045396B" w:rsidP="0045396B">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0"/>
          <w:u w:val="single"/>
          <w:rtl/>
          <w:lang w:eastAsia="he-IL"/>
        </w:rPr>
        <w:br w:type="page"/>
      </w:r>
    </w:p>
    <w:p w14:paraId="103F31E9" w14:textId="77777777" w:rsidR="00D53CB3" w:rsidRPr="00672C76" w:rsidRDefault="00D53CB3" w:rsidP="00D53CB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636A736F" w14:textId="77777777" w:rsidR="00D53CB3" w:rsidRPr="00B27B4C" w:rsidRDefault="00D53CB3" w:rsidP="00D53CB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C01917DFFC443E98DE1B2CF5811D69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05DB6795"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D2D46E0196A44AC7BF27EC4B04507A2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D217514" w14:textId="5D3EFBB9" w:rsidR="00D53CB3" w:rsidRPr="00B27B4C" w:rsidRDefault="00172624">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180" w:author="Meryl Etman [2]" w:date="2022-05-22T10:48:00Z">
              <w:pPr>
                <w:widowControl w:val="0"/>
                <w:spacing w:before="0" w:beforeAutospacing="0" w:after="0" w:afterAutospacing="0" w:line="240" w:lineRule="auto"/>
                <w:jc w:val="both"/>
              </w:pPr>
            </w:pPrChange>
          </w:pPr>
          <w:ins w:id="181" w:author="Meryl Etman" w:date="2022-05-22T10:26:00Z">
            <w:r>
              <w:rPr>
                <w:rFonts w:ascii="Times New Roman" w:eastAsia="Times New Roman" w:hAnsi="Times New Roman" w:cs="David"/>
                <w:color w:val="008000"/>
                <w:sz w:val="24"/>
                <w:szCs w:val="24"/>
                <w:rtl/>
                <w:lang w:eastAsia="he-IL"/>
              </w:rPr>
              <w:br/>
              <w:t>גבעת שמואל החדשה בע"מ</w:t>
            </w:r>
            <w:r>
              <w:rPr>
                <w:rFonts w:ascii="Times New Roman" w:eastAsia="Times New Roman" w:hAnsi="Times New Roman" w:cs="David"/>
                <w:color w:val="008000"/>
                <w:sz w:val="24"/>
                <w:szCs w:val="24"/>
                <w:rtl/>
                <w:lang w:eastAsia="he-IL"/>
              </w:rPr>
              <w:br/>
              <w:t>יהונתן נתניהו 1ג', אור יהודה</w:t>
            </w:r>
            <w:r>
              <w:rPr>
                <w:rFonts w:ascii="Times New Roman" w:eastAsia="Times New Roman" w:hAnsi="Times New Roman" w:cs="David"/>
                <w:color w:val="008000"/>
                <w:sz w:val="24"/>
                <w:szCs w:val="24"/>
                <w:rtl/>
                <w:lang w:eastAsia="he-IL"/>
              </w:rPr>
              <w:br/>
              <w:t>514677533</w:t>
            </w:r>
            <w:r>
              <w:rPr>
                <w:rFonts w:ascii="Times New Roman" w:eastAsia="Times New Roman" w:hAnsi="Times New Roman" w:cs="David"/>
                <w:color w:val="008000"/>
                <w:sz w:val="24"/>
                <w:szCs w:val="24"/>
                <w:rtl/>
                <w:lang w:eastAsia="he-IL"/>
              </w:rPr>
              <w:br/>
            </w:r>
          </w:ins>
        </w:p>
      </w:sdtContent>
    </w:sdt>
    <w:p w14:paraId="179551B7"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566C9DF7"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1FF4E752"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15AFF6C" w14:textId="77777777" w:rsidR="00D53CB3" w:rsidRPr="00B27B4C"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6B058269"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68EE7B" w14:textId="24B0989A"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75C10C1CECC140D381C7A3CD4F15CE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82" w:author="Meryl Etman" w:date="2022-05-22T10:29:00Z">
            <w:r w:rsidR="00172624">
              <w:rPr>
                <w:rFonts w:ascii="Times New Roman" w:eastAsia="Times New Roman" w:hAnsi="Times New Roman" w:cs="David"/>
                <w:color w:val="008000"/>
                <w:sz w:val="24"/>
                <w:szCs w:val="24"/>
                <w:rtl/>
                <w:lang w:eastAsia="he-IL"/>
              </w:rPr>
              <w:t xml:space="preserve">מיכל </w:t>
            </w:r>
            <w:proofErr w:type="spellStart"/>
            <w:r w:rsidR="00172624">
              <w:rPr>
                <w:rFonts w:ascii="Times New Roman" w:eastAsia="Times New Roman" w:hAnsi="Times New Roman" w:cs="David"/>
                <w:color w:val="008000"/>
                <w:sz w:val="24"/>
                <w:szCs w:val="24"/>
                <w:rtl/>
                <w:lang w:eastAsia="he-IL"/>
              </w:rPr>
              <w:t>גינזבורג</w:t>
            </w:r>
          </w:ins>
          <w:proofErr w:type="spellEnd"/>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C679AF8923284260B5AAD6F69C9990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83" w:author="Meryl Etman" w:date="2022-05-22T10:29:00Z">
            <w:r w:rsidR="00172624">
              <w:rPr>
                <w:rFonts w:ascii="Times New Roman" w:eastAsia="Times New Roman" w:hAnsi="Times New Roman" w:cs="David"/>
                <w:color w:val="008000"/>
                <w:sz w:val="24"/>
                <w:szCs w:val="24"/>
                <w:rtl/>
                <w:lang w:eastAsia="he-IL"/>
              </w:rPr>
              <w:t xml:space="preserve">מיכל </w:t>
            </w:r>
            <w:proofErr w:type="spellStart"/>
            <w:r w:rsidR="00172624">
              <w:rPr>
                <w:rFonts w:ascii="Times New Roman" w:eastAsia="Times New Roman" w:hAnsi="Times New Roman" w:cs="David"/>
                <w:color w:val="008000"/>
                <w:sz w:val="24"/>
                <w:szCs w:val="24"/>
                <w:rtl/>
                <w:lang w:eastAsia="he-IL"/>
              </w:rPr>
              <w:t>גינזבורג</w:t>
            </w:r>
          </w:ins>
          <w:proofErr w:type="spellEnd"/>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F6D5CE2175D4228891A0F4415E33A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84" w:author="Meryl Etman" w:date="2022-05-22T10:29:00Z">
            <w:r w:rsidR="00172624">
              <w:rPr>
                <w:rFonts w:ascii="Times New Roman" w:eastAsia="Times New Roman" w:hAnsi="Times New Roman" w:cs="David"/>
                <w:color w:val="008000"/>
                <w:sz w:val="24"/>
                <w:szCs w:val="24"/>
                <w:rtl/>
                <w:lang w:eastAsia="he-IL"/>
              </w:rPr>
              <w:t xml:space="preserve">מיכל </w:t>
            </w:r>
            <w:proofErr w:type="spellStart"/>
            <w:r w:rsidR="00172624">
              <w:rPr>
                <w:rFonts w:ascii="Times New Roman" w:eastAsia="Times New Roman" w:hAnsi="Times New Roman" w:cs="David"/>
                <w:color w:val="008000"/>
                <w:sz w:val="24"/>
                <w:szCs w:val="24"/>
                <w:rtl/>
                <w:lang w:eastAsia="he-IL"/>
              </w:rPr>
              <w:t>גינזבורג</w:t>
            </w:r>
          </w:ins>
          <w:proofErr w:type="spellEnd"/>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4D91B3BC"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9A8FEF9" w14:textId="435BB4EE"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7D7F65B777D1447A959F30616375AB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85" w:author="Meryl Etman" w:date="2022-05-22T10:29:00Z">
            <w:r w:rsidR="00172624">
              <w:rPr>
                <w:rFonts w:ascii="Times New Roman" w:eastAsia="Times New Roman" w:hAnsi="Times New Roman" w:cs="David"/>
                <w:color w:val="008000"/>
                <w:sz w:val="24"/>
                <w:szCs w:val="24"/>
                <w:rtl/>
                <w:lang w:eastAsia="he-IL"/>
              </w:rPr>
              <w:t xml:space="preserve">מיכל </w:t>
            </w:r>
            <w:proofErr w:type="spellStart"/>
            <w:r w:rsidR="00172624">
              <w:rPr>
                <w:rFonts w:ascii="Times New Roman" w:eastAsia="Times New Roman" w:hAnsi="Times New Roman" w:cs="David"/>
                <w:color w:val="008000"/>
                <w:sz w:val="24"/>
                <w:szCs w:val="24"/>
                <w:rtl/>
                <w:lang w:eastAsia="he-IL"/>
              </w:rPr>
              <w:t>גינזבורג</w:t>
            </w:r>
          </w:ins>
          <w:proofErr w:type="spellEnd"/>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396CD23D44D414C97F12D5C40BA4B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מעצב פנים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DDFC75CB7DBC40D7B07794BCEBC820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86" w:author="Meryl Etman" w:date="2022-05-22T10:24:00Z">
            <w:r w:rsidR="00172624">
              <w:rPr>
                <w:rFonts w:ascii="Times New Roman" w:eastAsia="Times New Roman" w:hAnsi="Times New Roman" w:cs="David" w:hint="cs"/>
                <w:bCs/>
                <w:color w:val="008000"/>
                <w:sz w:val="24"/>
                <w:szCs w:val="24"/>
                <w:rtl/>
                <w:lang w:eastAsia="he-IL"/>
              </w:rPr>
              <w:t>סביוני גבעת שמואל - מגרשים 1004-1005</w:t>
            </w:r>
          </w:ins>
        </w:sdtContent>
      </w:sdt>
      <w:r w:rsidRPr="00B27B4C">
        <w:rPr>
          <w:rFonts w:ascii="Times New Roman" w:eastAsia="Times New Roman" w:hAnsi="Times New Roman" w:cs="David" w:hint="cs"/>
          <w:color w:val="008000"/>
          <w:sz w:val="24"/>
          <w:szCs w:val="24"/>
          <w:rtl/>
          <w:lang w:eastAsia="he-IL"/>
        </w:rPr>
        <w:t>.</w:t>
      </w:r>
    </w:p>
    <w:p w14:paraId="134A81D5"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C638705" w14:textId="5BB0E0E9"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C8EC96CCE3E04422A3347626E68D11D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87" w:author="Meryl Etman" w:date="2022-05-22T10:29:00Z">
            <w:r w:rsidR="00172624">
              <w:rPr>
                <w:rFonts w:ascii="Times New Roman" w:eastAsia="Times New Roman" w:hAnsi="Times New Roman" w:cs="David"/>
                <w:color w:val="008000"/>
                <w:sz w:val="24"/>
                <w:szCs w:val="24"/>
                <w:rtl/>
                <w:lang w:eastAsia="he-IL"/>
              </w:rPr>
              <w:t xml:space="preserve">מיכל </w:t>
            </w:r>
            <w:proofErr w:type="spellStart"/>
            <w:r w:rsidR="00172624">
              <w:rPr>
                <w:rFonts w:ascii="Times New Roman" w:eastAsia="Times New Roman" w:hAnsi="Times New Roman" w:cs="David"/>
                <w:color w:val="008000"/>
                <w:sz w:val="24"/>
                <w:szCs w:val="24"/>
                <w:rtl/>
                <w:lang w:eastAsia="he-IL"/>
              </w:rPr>
              <w:t>גינזבורג</w:t>
            </w:r>
          </w:ins>
          <w:proofErr w:type="spellEnd"/>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013F9EF7" w14:textId="77777777" w:rsidR="00D53CB3" w:rsidRPr="00B27B4C" w:rsidRDefault="00D53CB3" w:rsidP="00D53CB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0C21C89" w14:textId="560A1CF0" w:rsidR="00D53CB3" w:rsidRPr="00B27B4C" w:rsidRDefault="00D53CB3" w:rsidP="00D53CB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AE51C040CB3142A490D28D84441A92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88" w:author="Meryl Etman" w:date="2022-05-22T10:29:00Z">
            <w:r w:rsidR="00172624">
              <w:rPr>
                <w:rFonts w:ascii="Times New Roman" w:eastAsia="Times New Roman" w:hAnsi="Times New Roman" w:cs="David"/>
                <w:color w:val="008000"/>
                <w:sz w:val="24"/>
                <w:szCs w:val="24"/>
                <w:rtl/>
                <w:lang w:eastAsia="he-IL"/>
              </w:rPr>
              <w:t xml:space="preserve">מיכל </w:t>
            </w:r>
            <w:proofErr w:type="spellStart"/>
            <w:r w:rsidR="00172624">
              <w:rPr>
                <w:rFonts w:ascii="Times New Roman" w:eastAsia="Times New Roman" w:hAnsi="Times New Roman" w:cs="David"/>
                <w:color w:val="008000"/>
                <w:sz w:val="24"/>
                <w:szCs w:val="24"/>
                <w:rtl/>
                <w:lang w:eastAsia="he-IL"/>
              </w:rPr>
              <w:t>גינזבורג</w:t>
            </w:r>
          </w:ins>
          <w:proofErr w:type="spellEnd"/>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31CD6D18" w14:textId="77777777" w:rsidR="00D53CB3" w:rsidRPr="00B27B4C" w:rsidRDefault="00D53CB3" w:rsidP="00D53CB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0DEEEF9"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738288F4"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1CCED90"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DC2ABB7"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04275CF"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60AE3002"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574A435"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36CC32D0" w14:textId="1B816692" w:rsidR="00D53CB3" w:rsidRPr="00435A20" w:rsidDel="0075237C" w:rsidRDefault="00D53CB3" w:rsidP="00D53CB3">
      <w:pPr>
        <w:widowControl w:val="0"/>
        <w:spacing w:before="0" w:beforeAutospacing="0" w:after="0" w:afterAutospacing="0" w:line="360" w:lineRule="auto"/>
        <w:ind w:left="5040"/>
        <w:jc w:val="both"/>
        <w:rPr>
          <w:del w:id="189" w:author="Meryl Etman [2]" w:date="2022-05-22T10:49:00Z"/>
          <w:rFonts w:ascii="Times New Roman" w:eastAsia="Times New Roman" w:hAnsi="Times New Roman" w:cs="David"/>
          <w:sz w:val="24"/>
          <w:szCs w:val="24"/>
          <w:rtl/>
          <w:lang w:eastAsia="he-IL"/>
        </w:rPr>
      </w:pPr>
    </w:p>
    <w:p w14:paraId="52C619D2"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4D97957" w14:textId="13F7EF58" w:rsidR="00D53CB3" w:rsidRPr="000525E5"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BE6898D816394EF5800DF12B6423A1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90" w:author="Meryl Etman" w:date="2022-05-22T10:29:00Z">
            <w:r w:rsidR="00172624">
              <w:rPr>
                <w:rFonts w:ascii="Times New Roman" w:eastAsia="Times New Roman" w:hAnsi="Times New Roman" w:cs="David" w:hint="cs"/>
                <w:color w:val="00B0F0"/>
                <w:sz w:val="24"/>
                <w:szCs w:val="24"/>
                <w:u w:val="single"/>
                <w:rtl/>
                <w:lang w:eastAsia="he-IL"/>
              </w:rPr>
              <w:t xml:space="preserve">מיכל </w:t>
            </w:r>
            <w:proofErr w:type="spellStart"/>
            <w:r w:rsidR="00172624">
              <w:rPr>
                <w:rFonts w:ascii="Times New Roman" w:eastAsia="Times New Roman" w:hAnsi="Times New Roman" w:cs="David" w:hint="cs"/>
                <w:color w:val="00B0F0"/>
                <w:sz w:val="24"/>
                <w:szCs w:val="24"/>
                <w:u w:val="single"/>
                <w:rtl/>
                <w:lang w:eastAsia="he-IL"/>
              </w:rPr>
              <w:t>גינזבורג</w:t>
            </w:r>
          </w:ins>
          <w:proofErr w:type="spellEnd"/>
        </w:sdtContent>
      </w:sdt>
    </w:p>
    <w:p w14:paraId="7610AF3B" w14:textId="77777777" w:rsidR="00D53CB3"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91F6636"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4A12884"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759C3661"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04DF0CB2" w14:textId="77777777" w:rsidR="00D53CB3" w:rsidRPr="00B27B4C" w:rsidRDefault="00D53CB3" w:rsidP="00D53CB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lastRenderedPageBreak/>
        <w:t>*מחק את המיותר</w:t>
      </w:r>
    </w:p>
    <w:p w14:paraId="7BF6BA0A" w14:textId="77777777" w:rsidR="00D53CB3" w:rsidRPr="00776496" w:rsidRDefault="00D53CB3" w:rsidP="00D53CB3">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434C065F" w14:textId="1B36B1F3" w:rsidR="00D53CB3" w:rsidDel="0075237C" w:rsidRDefault="00D53CB3" w:rsidP="00D53CB3">
      <w:pPr>
        <w:widowControl w:val="0"/>
        <w:spacing w:before="0" w:beforeAutospacing="0" w:after="0" w:afterAutospacing="0" w:line="240" w:lineRule="auto"/>
        <w:jc w:val="center"/>
        <w:rPr>
          <w:del w:id="191" w:author="Meryl Etman [2]" w:date="2022-05-22T10:49:00Z"/>
          <w:rFonts w:ascii="Times New Roman" w:eastAsia="Times New Roman" w:hAnsi="Times New Roman" w:cs="David"/>
          <w:bCs/>
          <w:sz w:val="24"/>
          <w:szCs w:val="24"/>
          <w:u w:val="single"/>
          <w:rtl/>
          <w:lang w:eastAsia="he-IL"/>
        </w:rPr>
      </w:pPr>
    </w:p>
    <w:p w14:paraId="569D445A" w14:textId="18260F29" w:rsidR="00906AB8" w:rsidDel="0075237C" w:rsidRDefault="00906AB8" w:rsidP="00D53CB3">
      <w:pPr>
        <w:widowControl w:val="0"/>
        <w:spacing w:before="0" w:beforeAutospacing="0" w:after="0" w:afterAutospacing="0" w:line="240" w:lineRule="auto"/>
        <w:jc w:val="center"/>
        <w:rPr>
          <w:del w:id="192" w:author="Meryl Etman [2]" w:date="2022-05-22T10:49:00Z"/>
          <w:rFonts w:ascii="Times New Roman" w:eastAsia="Times New Roman" w:hAnsi="Times New Roman" w:cs="David"/>
          <w:bCs/>
          <w:sz w:val="20"/>
          <w:szCs w:val="24"/>
          <w:u w:val="single"/>
          <w:rtl/>
          <w:lang w:eastAsia="he-IL"/>
        </w:rPr>
      </w:pPr>
      <w:del w:id="193" w:author="Meryl Etman [2]" w:date="2022-05-22T10:49:00Z">
        <w:r w:rsidDel="0075237C">
          <w:rPr>
            <w:rFonts w:ascii="Times New Roman" w:eastAsia="Times New Roman" w:hAnsi="Times New Roman" w:cs="David"/>
            <w:bCs/>
            <w:sz w:val="20"/>
            <w:szCs w:val="24"/>
            <w:u w:val="single"/>
            <w:rtl/>
            <w:lang w:eastAsia="he-IL"/>
          </w:rPr>
          <w:br w:type="page"/>
        </w:r>
      </w:del>
    </w:p>
    <w:p w14:paraId="6A54025D" w14:textId="77777777" w:rsidR="00906AB8" w:rsidRPr="00232692" w:rsidRDefault="00906AB8">
      <w:pPr>
        <w:widowControl w:val="0"/>
        <w:spacing w:before="0" w:beforeAutospacing="0" w:after="0" w:afterAutospacing="0" w:line="240" w:lineRule="auto"/>
        <w:jc w:val="center"/>
        <w:rPr>
          <w:rFonts w:ascii="Times New Roman" w:eastAsia="Times New Roman" w:hAnsi="Times New Roman" w:cs="David"/>
          <w:sz w:val="20"/>
          <w:szCs w:val="24"/>
          <w:lang w:eastAsia="he-IL"/>
        </w:rPr>
        <w:pPrChange w:id="194" w:author="Meryl Etman [2]" w:date="2022-05-22T10:49:00Z">
          <w:pPr>
            <w:spacing w:before="0" w:beforeAutospacing="0" w:after="0" w:afterAutospacing="0" w:line="240" w:lineRule="auto"/>
            <w:jc w:val="center"/>
          </w:pPr>
        </w:pPrChange>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33EBA98A" w14:textId="77777777" w:rsidR="00906AB8" w:rsidRPr="0009511C" w:rsidRDefault="00906AB8" w:rsidP="00906AB8">
      <w:pPr>
        <w:widowControl w:val="0"/>
        <w:spacing w:before="0" w:beforeAutospacing="0" w:after="0" w:afterAutospacing="0" w:line="240" w:lineRule="auto"/>
        <w:jc w:val="center"/>
        <w:rPr>
          <w:rFonts w:ascii="David" w:eastAsia="Times New Roman" w:hAnsi="David" w:cs="David"/>
          <w:sz w:val="24"/>
          <w:szCs w:val="24"/>
          <w:lang w:eastAsia="he-IL"/>
        </w:rPr>
      </w:pPr>
    </w:p>
    <w:p w14:paraId="72D3E15B" w14:textId="77777777" w:rsidR="00906AB8" w:rsidRPr="002419E5" w:rsidRDefault="00906AB8" w:rsidP="00906AB8">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4579522D" w14:textId="77777777" w:rsidR="00906AB8" w:rsidRPr="0009511C" w:rsidRDefault="00906AB8" w:rsidP="00906AB8">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5A525466"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המקצועית של ה</w:t>
      </w:r>
      <w:r>
        <w:rPr>
          <w:rFonts w:ascii="David" w:eastAsia="Calibri" w:hAnsi="David" w:cs="David" w:hint="cs"/>
          <w:sz w:val="24"/>
          <w:szCs w:val="24"/>
          <w:rtl/>
        </w:rPr>
        <w:t>מתכנן</w:t>
      </w:r>
      <w:r w:rsidRPr="0009511C">
        <w:rPr>
          <w:rFonts w:ascii="David" w:eastAsia="Calibri" w:hAnsi="David" w:cs="David" w:hint="cs"/>
          <w:sz w:val="24"/>
          <w:szCs w:val="24"/>
          <w:rtl/>
        </w:rPr>
        <w:t xml:space="preserve"> ביחס להתחייבויותיו על פי ההסכם הנדון.</w:t>
      </w:r>
    </w:p>
    <w:p w14:paraId="237CB4E8"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מ- 4,000,000 ₪  (ארבעה </w:t>
      </w:r>
      <w:proofErr w:type="spellStart"/>
      <w:r w:rsidRPr="0009511C">
        <w:rPr>
          <w:rFonts w:ascii="David" w:eastAsia="Calibri" w:hAnsi="David" w:cs="David" w:hint="cs"/>
          <w:sz w:val="24"/>
          <w:szCs w:val="24"/>
          <w:rtl/>
        </w:rPr>
        <w:t>מליון</w:t>
      </w:r>
      <w:proofErr w:type="spellEnd"/>
      <w:r w:rsidRPr="0009511C">
        <w:rPr>
          <w:rFonts w:ascii="David" w:eastAsia="Calibri" w:hAnsi="David" w:cs="David" w:hint="cs"/>
          <w:sz w:val="24"/>
          <w:szCs w:val="24"/>
          <w:rtl/>
        </w:rPr>
        <w:t xml:space="preserve"> ₪) לאירוע ובסה"כ לתקופת הביטוח.</w:t>
      </w:r>
    </w:p>
    <w:p w14:paraId="0234F8AF"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כמזמין העבודה בכל הנובע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cs="David" w:hint="cs"/>
          <w:sz w:val="24"/>
          <w:szCs w:val="24"/>
          <w:rtl/>
        </w:rPr>
        <w:t>ב.ר</w:t>
      </w:r>
      <w:proofErr w:type="spellEnd"/>
      <w:r w:rsidRPr="0009511C">
        <w:rPr>
          <w:rFonts w:ascii="David" w:eastAsia="Calibri" w:hAnsi="David" w:cs="David" w:hint="cs"/>
          <w:sz w:val="24"/>
          <w:szCs w:val="24"/>
          <w:rtl/>
        </w:rPr>
        <w:t>. 2018".</w:t>
      </w:r>
    </w:p>
    <w:p w14:paraId="4535013B"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w:t>
      </w:r>
      <w:proofErr w:type="spellStart"/>
      <w:r w:rsidRPr="0009511C">
        <w:rPr>
          <w:rFonts w:ascii="David" w:eastAsia="Calibri" w:hAnsi="David" w:cs="David" w:hint="cs"/>
          <w:sz w:val="24"/>
          <w:szCs w:val="24"/>
          <w:rtl/>
        </w:rPr>
        <w:t>הנזיקין</w:t>
      </w:r>
      <w:proofErr w:type="spellEnd"/>
      <w:r w:rsidRPr="0009511C">
        <w:rPr>
          <w:rFonts w:ascii="David" w:eastAsia="Calibri" w:hAnsi="David" w:cs="David" w:hint="cs"/>
          <w:sz w:val="24"/>
          <w:szCs w:val="24"/>
          <w:rtl/>
        </w:rPr>
        <w:t xml:space="preserve"> (נוסח חדש) וחוק האחריות למוצרים פגומים תש"ם-1980,  כלפי כל העובדים, המועסקים על ידי </w:t>
      </w:r>
      <w:r>
        <w:rPr>
          <w:rFonts w:ascii="David" w:eastAsia="Calibri" w:hAnsi="David" w:cs="David" w:hint="cs"/>
          <w:sz w:val="24"/>
          <w:szCs w:val="24"/>
          <w:rtl/>
        </w:rPr>
        <w:t>המתכנן</w:t>
      </w:r>
      <w:r w:rsidRPr="0009511C">
        <w:rPr>
          <w:rFonts w:ascii="David" w:eastAsia="Calibri" w:hAnsi="David" w:cs="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1D7CFBFF"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5EDC1BA9"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3D1DFACF"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422BBDED" w14:textId="77777777" w:rsidR="00906AB8" w:rsidRPr="0009511C" w:rsidRDefault="00906AB8" w:rsidP="00906AB8">
      <w:pPr>
        <w:numPr>
          <w:ilvl w:val="0"/>
          <w:numId w:val="4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23220810" w14:textId="77777777" w:rsidR="00906AB8" w:rsidRPr="0009511C" w:rsidRDefault="00906AB8" w:rsidP="00906AB8">
      <w:pPr>
        <w:numPr>
          <w:ilvl w:val="0"/>
          <w:numId w:val="4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6B9C14EB" w14:textId="77777777" w:rsidR="00906AB8" w:rsidRPr="0009511C" w:rsidRDefault="00906AB8" w:rsidP="00906AB8">
      <w:pPr>
        <w:numPr>
          <w:ilvl w:val="0"/>
          <w:numId w:val="4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כמו כן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5DDB63AB" w14:textId="77777777" w:rsidR="00906AB8" w:rsidRPr="0009511C" w:rsidRDefault="00906AB8" w:rsidP="00906AB8">
      <w:pPr>
        <w:numPr>
          <w:ilvl w:val="0"/>
          <w:numId w:val="4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448B9154" w14:textId="77777777" w:rsidR="00906AB8" w:rsidRPr="0009511C" w:rsidRDefault="00906AB8" w:rsidP="00906AB8">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3953272C" w14:textId="77777777" w:rsidR="00906AB8" w:rsidRPr="0009511C" w:rsidRDefault="00906AB8" w:rsidP="00906AB8">
      <w:pPr>
        <w:ind w:left="364"/>
        <w:contextualSpacing/>
        <w:rPr>
          <w:rFonts w:ascii="Times New Roman" w:eastAsia="Calibri" w:hAnsi="Times New Roman" w:cs="Arial"/>
          <w:rtl/>
        </w:rPr>
      </w:pPr>
    </w:p>
    <w:p w14:paraId="46128CCA"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0AFF800"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9C9F0F2"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32D1855"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40B32FF"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CB02A5F"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D5627CC"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D419A2B"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8C45463"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EE641F7"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27D7F10"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3807CF3"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346651A"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EA13C5C"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A956BD1"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1560BF6"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D15D0CE"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F85305"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9594AC"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756A9E"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880AF6"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1957DC"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4C5A41"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2F4675"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AEBDFD"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BB5153"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2BC2C1"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DB4BA5"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F1B137"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284E45"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4F64E4"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DE3EAB"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16F6AC"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01E213"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4AD894"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639256"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F1CEA6"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91953D"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172452"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D92B7D"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66421D"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0314FF"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4958E6" w14:textId="77777777" w:rsidR="00906AB8"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37E4365D" w14:textId="77777777" w:rsidR="00906AB8" w:rsidRPr="002419E5" w:rsidRDefault="00906AB8" w:rsidP="00906AB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49065A36" w14:textId="77777777" w:rsidR="00906AB8" w:rsidRDefault="00906AB8"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13BFADF3" w14:textId="77777777" w:rsidR="00906AB8" w:rsidRPr="00400B84" w:rsidRDefault="00906AB8" w:rsidP="00906AB8">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906AB8" w:rsidRPr="0009511C" w14:paraId="73C9B145" w14:textId="77777777" w:rsidTr="00101222">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3B80FF12"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5EC62D6E"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906AB8" w:rsidRPr="0009511C" w14:paraId="4842CB4C" w14:textId="77777777" w:rsidTr="00101222">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1BA29BE1"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906AB8" w:rsidRPr="0009511C" w14:paraId="47585497" w14:textId="77777777" w:rsidTr="00101222">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457E042A"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0E72AC22"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604244E7"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695A46BB"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906AB8" w:rsidRPr="0009511C" w14:paraId="1F1F9DFA" w14:textId="77777777" w:rsidTr="00101222">
        <w:trPr>
          <w:trHeight w:val="551"/>
        </w:trPr>
        <w:tc>
          <w:tcPr>
            <w:tcW w:w="4068" w:type="dxa"/>
            <w:tcBorders>
              <w:top w:val="single" w:sz="4" w:space="0" w:color="auto"/>
              <w:left w:val="single" w:sz="4" w:space="0" w:color="auto"/>
              <w:bottom w:val="single" w:sz="4" w:space="0" w:color="auto"/>
              <w:right w:val="single" w:sz="4" w:space="0" w:color="auto"/>
            </w:tcBorders>
            <w:hideMark/>
          </w:tcPr>
          <w:p w14:paraId="22B20AD6"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23566F63"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45FBF2EB"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6DA305EC" w14:textId="77777777" w:rsidR="00906AB8" w:rsidRPr="0009511C" w:rsidRDefault="00906AB8" w:rsidP="00101222">
            <w:pPr>
              <w:spacing w:before="0" w:beforeAutospacing="0" w:after="0" w:afterAutospacing="0" w:line="240" w:lineRule="auto"/>
              <w:ind w:left="50" w:right="78"/>
              <w:rPr>
                <w:rFonts w:ascii="David" w:eastAsia="Calibri" w:hAnsi="David" w:cs="David"/>
                <w:b/>
                <w:sz w:val="24"/>
                <w:szCs w:val="24"/>
                <w:rtl/>
                <w:lang w:eastAsia="he-IL"/>
              </w:rPr>
            </w:pPr>
          </w:p>
          <w:p w14:paraId="222725CC" w14:textId="77777777" w:rsidR="00906AB8" w:rsidRPr="0009511C" w:rsidRDefault="00906AB8" w:rsidP="0010122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52E1CEB6" w14:textId="77777777" w:rsidR="00906AB8" w:rsidRPr="0009511C" w:rsidRDefault="00906AB8" w:rsidP="00101222">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3BC40086" w14:textId="77777777" w:rsidR="00906AB8" w:rsidRPr="0009511C" w:rsidRDefault="00906AB8" w:rsidP="00101222">
            <w:pPr>
              <w:spacing w:before="0" w:beforeAutospacing="0" w:after="0" w:afterAutospacing="0" w:line="240" w:lineRule="auto"/>
              <w:ind w:left="50" w:right="78"/>
              <w:rPr>
                <w:rFonts w:ascii="David" w:eastAsia="Calibri" w:hAnsi="David" w:cs="David"/>
                <w:b/>
                <w:sz w:val="24"/>
                <w:szCs w:val="24"/>
                <w:rtl/>
                <w:lang w:eastAsia="he-IL"/>
              </w:rPr>
            </w:pPr>
          </w:p>
          <w:p w14:paraId="6954D770" w14:textId="77777777" w:rsidR="00906AB8" w:rsidRPr="0009511C" w:rsidRDefault="00906AB8" w:rsidP="0010122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76D9DDD1" w14:textId="77777777" w:rsidR="00906AB8" w:rsidRPr="0009511C" w:rsidRDefault="00906AB8" w:rsidP="00101222">
            <w:pPr>
              <w:spacing w:before="0" w:beforeAutospacing="0" w:after="0" w:afterAutospacing="0" w:line="240" w:lineRule="auto"/>
              <w:ind w:left="50" w:right="78"/>
              <w:rPr>
                <w:rFonts w:ascii="David" w:eastAsia="Calibri" w:hAnsi="David" w:cs="David"/>
                <w:b/>
                <w:sz w:val="24"/>
                <w:szCs w:val="24"/>
                <w:rtl/>
                <w:lang w:eastAsia="he-IL"/>
              </w:rPr>
            </w:pPr>
          </w:p>
        </w:tc>
      </w:tr>
      <w:tr w:rsidR="00906AB8" w:rsidRPr="0009511C" w14:paraId="559986FC" w14:textId="77777777" w:rsidTr="00101222">
        <w:trPr>
          <w:trHeight w:val="571"/>
        </w:trPr>
        <w:tc>
          <w:tcPr>
            <w:tcW w:w="4068" w:type="dxa"/>
            <w:tcBorders>
              <w:top w:val="single" w:sz="4" w:space="0" w:color="auto"/>
              <w:left w:val="single" w:sz="4" w:space="0" w:color="auto"/>
              <w:bottom w:val="single" w:sz="4" w:space="0" w:color="auto"/>
              <w:right w:val="single" w:sz="4" w:space="0" w:color="auto"/>
            </w:tcBorders>
            <w:hideMark/>
          </w:tcPr>
          <w:p w14:paraId="1AFC4DD3"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5C424E80"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76CA5CD6"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C5883DD" w14:textId="77777777" w:rsidR="00906AB8" w:rsidRPr="0009511C" w:rsidRDefault="00906AB8" w:rsidP="00101222">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AC79484" w14:textId="77777777" w:rsidR="00906AB8" w:rsidRPr="0009511C" w:rsidRDefault="00906AB8" w:rsidP="00101222">
            <w:pPr>
              <w:spacing w:before="0" w:beforeAutospacing="0" w:after="0" w:afterAutospacing="0" w:line="256" w:lineRule="auto"/>
              <w:rPr>
                <w:rFonts w:ascii="David" w:eastAsia="Calibri" w:hAnsi="David" w:cs="David"/>
                <w:b/>
                <w:sz w:val="24"/>
                <w:szCs w:val="24"/>
                <w:lang w:eastAsia="he-IL"/>
              </w:rPr>
            </w:pPr>
          </w:p>
        </w:tc>
      </w:tr>
      <w:tr w:rsidR="00906AB8" w:rsidRPr="0009511C" w14:paraId="654793B6" w14:textId="77777777" w:rsidTr="00101222">
        <w:trPr>
          <w:trHeight w:val="391"/>
        </w:trPr>
        <w:tc>
          <w:tcPr>
            <w:tcW w:w="4068" w:type="dxa"/>
            <w:tcBorders>
              <w:top w:val="single" w:sz="4" w:space="0" w:color="auto"/>
              <w:left w:val="single" w:sz="4" w:space="0" w:color="auto"/>
              <w:bottom w:val="single" w:sz="4" w:space="0" w:color="auto"/>
              <w:right w:val="single" w:sz="4" w:space="0" w:color="auto"/>
            </w:tcBorders>
            <w:hideMark/>
          </w:tcPr>
          <w:p w14:paraId="7DDC5546"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08C05592"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559F6E52" w14:textId="77777777" w:rsidR="00906AB8" w:rsidRPr="0009511C" w:rsidRDefault="00906AB8" w:rsidP="00101222">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058270A" w14:textId="77777777" w:rsidR="00906AB8" w:rsidRPr="0009511C" w:rsidRDefault="00906AB8" w:rsidP="00101222">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0DE9003" w14:textId="77777777" w:rsidR="00906AB8" w:rsidRPr="0009511C" w:rsidRDefault="00906AB8" w:rsidP="00101222">
            <w:pPr>
              <w:spacing w:before="0" w:beforeAutospacing="0" w:after="0" w:afterAutospacing="0" w:line="256" w:lineRule="auto"/>
              <w:rPr>
                <w:rFonts w:ascii="David" w:eastAsia="Calibri" w:hAnsi="David" w:cs="David"/>
                <w:b/>
                <w:sz w:val="24"/>
                <w:szCs w:val="24"/>
                <w:lang w:eastAsia="he-IL"/>
              </w:rPr>
            </w:pPr>
          </w:p>
        </w:tc>
      </w:tr>
    </w:tbl>
    <w:p w14:paraId="05FA980B" w14:textId="77777777" w:rsidR="00906AB8" w:rsidRPr="0009511C" w:rsidRDefault="00906AB8" w:rsidP="00906AB8">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906AB8" w:rsidRPr="0009511C" w14:paraId="2DACB34F" w14:textId="77777777" w:rsidTr="00101222">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79A79930"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906AB8" w:rsidRPr="0009511C" w14:paraId="25B65A35" w14:textId="77777777" w:rsidTr="00101222">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5567B4B1"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068BBFB9"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p>
          <w:p w14:paraId="3A46D262"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A01B997"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F39B457"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3C84952"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5B18EDA"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17C226A7"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E5185E6"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688A88FE"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906AB8" w:rsidRPr="0009511C" w14:paraId="123FBF8E" w14:textId="77777777" w:rsidTr="00101222">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5FAF663D" w14:textId="77777777" w:rsidR="00906AB8" w:rsidRPr="0009511C" w:rsidRDefault="00906AB8" w:rsidP="00101222">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66F21AD5" w14:textId="77777777" w:rsidR="00906AB8" w:rsidRPr="0009511C" w:rsidRDefault="00906AB8" w:rsidP="00101222">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70FC5410" w14:textId="77777777" w:rsidR="00906AB8" w:rsidRPr="0009511C" w:rsidRDefault="00906AB8" w:rsidP="00101222">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1B31DF3A" w14:textId="77777777" w:rsidR="00906AB8" w:rsidRPr="0009511C" w:rsidRDefault="00906AB8" w:rsidP="00101222">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34D7FD2" w14:textId="77777777" w:rsidR="00906AB8" w:rsidRPr="0009511C" w:rsidRDefault="00906AB8" w:rsidP="00101222">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F2D8DA2"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19F3A60"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548F2308" w14:textId="77777777" w:rsidR="00906AB8" w:rsidRPr="0009511C" w:rsidRDefault="00906AB8" w:rsidP="00101222">
            <w:pPr>
              <w:spacing w:before="0" w:beforeAutospacing="0" w:after="0" w:afterAutospacing="0" w:line="256" w:lineRule="auto"/>
              <w:rPr>
                <w:rFonts w:ascii="David" w:eastAsia="Calibri" w:hAnsi="David" w:cs="David"/>
                <w:sz w:val="24"/>
                <w:szCs w:val="24"/>
                <w:lang w:eastAsia="he-IL"/>
              </w:rPr>
            </w:pPr>
          </w:p>
        </w:tc>
      </w:tr>
      <w:tr w:rsidR="00906AB8" w:rsidRPr="0009511C" w14:paraId="6DAC5496" w14:textId="77777777" w:rsidTr="00101222">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32A45AC4"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63AE32C"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C2A043E"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2F1C8FD"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0B88586"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1E74A03"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10F10E3"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A0785FE" w14:textId="77777777" w:rsidR="00906AB8" w:rsidRPr="0009511C" w:rsidRDefault="00906AB8" w:rsidP="00101222">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906AB8" w:rsidRPr="0009511C" w14:paraId="0FFB2CB2" w14:textId="77777777" w:rsidTr="00101222">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0735ED3D"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3ADB029F"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7F004FD8"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4A04199D"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1A577786"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28912134"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62B39357"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1E286D70" w14:textId="77777777" w:rsidR="00906AB8" w:rsidRPr="0009511C" w:rsidRDefault="00906AB8" w:rsidP="00101222">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906AB8" w:rsidRPr="0009511C" w14:paraId="2E2F6777" w14:textId="77777777" w:rsidTr="00101222">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31EE5553"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F4C0E85" w14:textId="77777777" w:rsidR="00906AB8" w:rsidRPr="0009511C" w:rsidRDefault="00906AB8" w:rsidP="00101222">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3D5D517" w14:textId="77777777" w:rsidR="00906AB8" w:rsidRPr="0009511C" w:rsidRDefault="00906AB8" w:rsidP="00101222">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D5CA5D9" w14:textId="77777777" w:rsidR="00906AB8" w:rsidRPr="0009511C" w:rsidRDefault="00906AB8" w:rsidP="00101222">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6537582" w14:textId="77777777" w:rsidR="00906AB8" w:rsidRPr="0009511C" w:rsidRDefault="00906AB8" w:rsidP="00101222">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ACFE9D9" w14:textId="77777777" w:rsidR="00906AB8" w:rsidRPr="0009511C" w:rsidRDefault="00906AB8" w:rsidP="00101222">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54AF9B6"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85A605C" w14:textId="77777777" w:rsidR="00906AB8" w:rsidRPr="0009511C" w:rsidRDefault="00906AB8" w:rsidP="00101222">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6BA102FD" w14:textId="77777777" w:rsidR="00906AB8" w:rsidRPr="0009511C" w:rsidRDefault="00906AB8" w:rsidP="00906AB8">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06AB8" w:rsidRPr="0009511C" w14:paraId="6847E8D5" w14:textId="77777777" w:rsidTr="00101222">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AFC9E0C" w14:textId="77777777" w:rsidR="00906AB8" w:rsidRPr="0009511C" w:rsidRDefault="00906AB8" w:rsidP="0010122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906AB8" w:rsidRPr="0009511C" w14:paraId="2EA18B86" w14:textId="77777777" w:rsidTr="00101222">
        <w:trPr>
          <w:trHeight w:val="798"/>
        </w:trPr>
        <w:tc>
          <w:tcPr>
            <w:tcW w:w="11530" w:type="dxa"/>
            <w:tcBorders>
              <w:top w:val="single" w:sz="4" w:space="0" w:color="auto"/>
              <w:left w:val="single" w:sz="4" w:space="0" w:color="auto"/>
              <w:bottom w:val="single" w:sz="4" w:space="0" w:color="auto"/>
              <w:right w:val="single" w:sz="4" w:space="0" w:color="auto"/>
            </w:tcBorders>
            <w:hideMark/>
          </w:tcPr>
          <w:p w14:paraId="29BC0F3E" w14:textId="77777777" w:rsidR="00906AB8" w:rsidRPr="0009511C" w:rsidRDefault="00906AB8" w:rsidP="0010122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067270E5" w14:textId="77777777" w:rsidR="00906AB8" w:rsidRPr="0009511C" w:rsidRDefault="00906AB8" w:rsidP="00906AB8">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06AB8" w:rsidRPr="0009511C" w14:paraId="12235862" w14:textId="77777777" w:rsidTr="00101222">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F61B32A" w14:textId="77777777" w:rsidR="00906AB8" w:rsidRPr="0009511C" w:rsidRDefault="00906AB8" w:rsidP="00101222">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906AB8" w:rsidRPr="0009511C" w14:paraId="033BD6A1" w14:textId="77777777" w:rsidTr="00101222">
        <w:trPr>
          <w:trHeight w:val="598"/>
        </w:trPr>
        <w:tc>
          <w:tcPr>
            <w:tcW w:w="11530" w:type="dxa"/>
            <w:tcBorders>
              <w:top w:val="single" w:sz="4" w:space="0" w:color="auto"/>
              <w:left w:val="single" w:sz="4" w:space="0" w:color="auto"/>
              <w:bottom w:val="single" w:sz="4" w:space="0" w:color="auto"/>
              <w:right w:val="single" w:sz="4" w:space="0" w:color="auto"/>
            </w:tcBorders>
            <w:hideMark/>
          </w:tcPr>
          <w:p w14:paraId="71026078" w14:textId="77777777" w:rsidR="00906AB8" w:rsidRPr="0009511C" w:rsidRDefault="00906AB8" w:rsidP="0010122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29A59BDB" w14:textId="77777777" w:rsidR="00DC781C" w:rsidRDefault="00DC781C" w:rsidP="00906AB8">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C781C" w:rsidRPr="0009511C" w14:paraId="5C2F3360" w14:textId="77777777" w:rsidTr="00786B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158F155" w14:textId="77777777" w:rsidR="00DC781C" w:rsidRPr="0009511C" w:rsidRDefault="00DC781C" w:rsidP="00786B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ביטול/שינוי הפוליסה *</w:t>
            </w:r>
          </w:p>
        </w:tc>
      </w:tr>
      <w:tr w:rsidR="00DC781C" w:rsidRPr="0009511C" w14:paraId="49FAE37E" w14:textId="77777777" w:rsidTr="00786BF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19D2E07D" w14:textId="77777777" w:rsidR="00DC781C" w:rsidRPr="0009511C" w:rsidRDefault="00DC781C" w:rsidP="00786BF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38F62893" w14:textId="77777777" w:rsidR="00906AB8" w:rsidRPr="0009511C" w:rsidRDefault="00906AB8" w:rsidP="00906AB8">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567F5409" w14:textId="77777777" w:rsidR="00D53CB3" w:rsidRPr="00BD794C" w:rsidRDefault="00D53CB3" w:rsidP="00D53CB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DC7C5CB" w14:textId="77777777" w:rsidR="00DC781C" w:rsidRDefault="00DC781C"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23FBE57F" w14:textId="77777777" w:rsidR="0045396B" w:rsidRPr="0045396B" w:rsidRDefault="0045396B"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5396B">
        <w:rPr>
          <w:rFonts w:ascii="Times New Roman" w:eastAsia="Times New Roman" w:hAnsi="Times New Roman" w:cs="David"/>
          <w:b/>
          <w:bCs/>
          <w:sz w:val="20"/>
          <w:szCs w:val="24"/>
          <w:u w:val="single"/>
          <w:rtl/>
          <w:lang w:eastAsia="he-IL"/>
        </w:rPr>
        <w:lastRenderedPageBreak/>
        <w:t xml:space="preserve">נספח </w:t>
      </w:r>
      <w:r w:rsidR="00D53CB3">
        <w:rPr>
          <w:rFonts w:ascii="Times New Roman" w:eastAsia="Times New Roman" w:hAnsi="Times New Roman" w:cs="David" w:hint="cs"/>
          <w:b/>
          <w:bCs/>
          <w:sz w:val="20"/>
          <w:szCs w:val="24"/>
          <w:u w:val="single"/>
          <w:rtl/>
          <w:lang w:eastAsia="he-IL"/>
        </w:rPr>
        <w:t>"</w:t>
      </w:r>
      <w:r w:rsidRPr="0045396B">
        <w:rPr>
          <w:rFonts w:ascii="Times New Roman" w:eastAsia="Times New Roman" w:hAnsi="Times New Roman" w:cs="David"/>
          <w:b/>
          <w:bCs/>
          <w:sz w:val="20"/>
          <w:szCs w:val="24"/>
          <w:u w:val="single"/>
          <w:rtl/>
          <w:lang w:eastAsia="he-IL"/>
        </w:rPr>
        <w:t>ח</w:t>
      </w:r>
      <w:r w:rsidR="00D53CB3">
        <w:rPr>
          <w:rFonts w:ascii="Times New Roman" w:eastAsia="Times New Roman" w:hAnsi="Times New Roman" w:cs="David" w:hint="cs"/>
          <w:b/>
          <w:bCs/>
          <w:sz w:val="20"/>
          <w:szCs w:val="24"/>
          <w:u w:val="single"/>
          <w:rtl/>
          <w:lang w:eastAsia="he-IL"/>
        </w:rPr>
        <w:t>'</w:t>
      </w:r>
      <w:r w:rsidRPr="0045396B">
        <w:rPr>
          <w:rFonts w:ascii="Times New Roman" w:eastAsia="Times New Roman" w:hAnsi="Times New Roman" w:cs="David"/>
          <w:b/>
          <w:bCs/>
          <w:sz w:val="20"/>
          <w:szCs w:val="24"/>
          <w:u w:val="single"/>
          <w:rtl/>
          <w:lang w:eastAsia="he-IL"/>
        </w:rPr>
        <w:t>'</w:t>
      </w:r>
    </w:p>
    <w:p w14:paraId="11A01095" w14:textId="77777777" w:rsidR="0045396B" w:rsidRPr="0045396B" w:rsidRDefault="0045396B" w:rsidP="0045396B">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rtl/>
          <w:lang w:eastAsia="he-IL"/>
        </w:rPr>
      </w:pPr>
    </w:p>
    <w:p w14:paraId="44A8D6A1" w14:textId="77777777" w:rsidR="0045396B" w:rsidRPr="0045396B" w:rsidRDefault="0045396B" w:rsidP="0045396B">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u w:val="single"/>
          <w:rtl/>
          <w:lang w:eastAsia="he-IL"/>
        </w:rPr>
        <w:t xml:space="preserve">רשימת </w:t>
      </w:r>
      <w:proofErr w:type="spellStart"/>
      <w:r w:rsidRPr="0045396B">
        <w:rPr>
          <w:rFonts w:ascii="Times New Roman" w:eastAsia="Times New Roman" w:hAnsi="Times New Roman" w:cs="David"/>
          <w:b/>
          <w:bCs/>
          <w:sz w:val="20"/>
          <w:szCs w:val="24"/>
          <w:u w:val="single"/>
          <w:rtl/>
          <w:lang w:eastAsia="he-IL"/>
        </w:rPr>
        <w:t>התכניות</w:t>
      </w:r>
      <w:proofErr w:type="spellEnd"/>
      <w:r w:rsidRPr="0045396B">
        <w:rPr>
          <w:rFonts w:ascii="Times New Roman" w:eastAsia="Times New Roman" w:hAnsi="Times New Roman" w:cs="David"/>
          <w:b/>
          <w:bCs/>
          <w:sz w:val="20"/>
          <w:szCs w:val="24"/>
          <w:u w:val="single"/>
          <w:rtl/>
          <w:lang w:eastAsia="he-IL"/>
        </w:rPr>
        <w:t xml:space="preserve"> והמסמכים שעל המתכנן להנפיק</w:t>
      </w:r>
    </w:p>
    <w:p w14:paraId="1C3EC8AA"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FA4E3FF"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 יובהר כי מסמך זה מהווה השלמה לנספח ב' ובכל מקרה אינו גורע ממנו.</w:t>
      </w:r>
    </w:p>
    <w:p w14:paraId="63CB76FD"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FA0C172"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w:t>
      </w:r>
      <w:r w:rsidRPr="0045396B">
        <w:rPr>
          <w:rFonts w:ascii="Times New Roman" w:eastAsia="Times New Roman" w:hAnsi="Times New Roman" w:cs="David"/>
          <w:sz w:val="20"/>
          <w:szCs w:val="24"/>
          <w:rtl/>
          <w:lang w:eastAsia="he-IL"/>
        </w:rPr>
        <w:tab/>
        <w:t xml:space="preserve">כל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יסופקו, עפ"י בקשת המזמין, גם </w:t>
      </w:r>
      <w:proofErr w:type="spellStart"/>
      <w:r w:rsidRPr="0045396B">
        <w:rPr>
          <w:rFonts w:ascii="Times New Roman" w:eastAsia="Times New Roman" w:hAnsi="Times New Roman" w:cs="David"/>
          <w:sz w:val="20"/>
          <w:szCs w:val="24"/>
          <w:rtl/>
          <w:lang w:eastAsia="he-IL"/>
        </w:rPr>
        <w:t>בקנ"מ</w:t>
      </w:r>
      <w:proofErr w:type="spellEnd"/>
      <w:r w:rsidRPr="0045396B">
        <w:rPr>
          <w:rFonts w:ascii="Times New Roman" w:eastAsia="Times New Roman" w:hAnsi="Times New Roman" w:cs="David"/>
          <w:sz w:val="20"/>
          <w:szCs w:val="24"/>
          <w:rtl/>
          <w:lang w:eastAsia="he-IL"/>
        </w:rPr>
        <w:t xml:space="preserve"> אחר מהמצוין.</w:t>
      </w:r>
    </w:p>
    <w:p w14:paraId="2529FDB8"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6F74460"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1.1</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התכנון המוקדם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יבוצע במספר חלופות עד לקביעת החלופה הנבחרת.</w:t>
      </w:r>
    </w:p>
    <w:p w14:paraId="6706EA1E"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F507989"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w:t>
      </w:r>
      <w:r w:rsidRPr="0045396B">
        <w:rPr>
          <w:rFonts w:ascii="Times New Roman" w:eastAsia="Times New Roman" w:hAnsi="Times New Roman" w:cs="David"/>
          <w:sz w:val="20"/>
          <w:szCs w:val="24"/>
          <w:rtl/>
          <w:lang w:eastAsia="he-IL"/>
        </w:rPr>
        <w:tab/>
        <w:t>פרוגרמות.</w:t>
      </w:r>
    </w:p>
    <w:p w14:paraId="1D53412E"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מודלים, הדמיות ופרספקטיבות.</w:t>
      </w:r>
    </w:p>
    <w:p w14:paraId="1DF85555"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ג.</w:t>
      </w:r>
      <w:r w:rsidRPr="0045396B">
        <w:rPr>
          <w:rFonts w:ascii="Times New Roman" w:eastAsia="Times New Roman" w:hAnsi="Times New Roman" w:cs="David"/>
          <w:sz w:val="20"/>
          <w:szCs w:val="24"/>
          <w:rtl/>
          <w:lang w:eastAsia="he-IL"/>
        </w:rPr>
        <w:tab/>
        <w:t xml:space="preserve">תכנית </w:t>
      </w:r>
      <w:r w:rsidRPr="0045396B">
        <w:rPr>
          <w:rFonts w:ascii="Times New Roman" w:eastAsia="Times New Roman" w:hAnsi="Times New Roman" w:cs="David" w:hint="cs"/>
          <w:sz w:val="20"/>
          <w:szCs w:val="24"/>
          <w:rtl/>
          <w:lang w:eastAsia="he-IL"/>
        </w:rPr>
        <w:t xml:space="preserve">לובי ראשית </w:t>
      </w:r>
      <w:r w:rsidRPr="0045396B">
        <w:rPr>
          <w:rFonts w:ascii="Times New Roman" w:eastAsia="Times New Roman" w:hAnsi="Times New Roman" w:cs="David"/>
          <w:sz w:val="20"/>
          <w:szCs w:val="24"/>
          <w:rtl/>
          <w:lang w:eastAsia="he-IL"/>
        </w:rPr>
        <w:t>קומת כניסה/קרקע</w:t>
      </w:r>
      <w:r w:rsidRPr="0045396B">
        <w:rPr>
          <w:rFonts w:ascii="Times New Roman" w:eastAsia="Times New Roman" w:hAnsi="Times New Roman" w:cs="David" w:hint="cs"/>
          <w:sz w:val="20"/>
          <w:szCs w:val="24"/>
          <w:rtl/>
          <w:lang w:eastAsia="he-IL"/>
        </w:rPr>
        <w:t>/ביניים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1:100(כולל קטע מהפיתוח הצמוד).</w:t>
      </w:r>
    </w:p>
    <w:p w14:paraId="5AEE6CA1"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w:t>
      </w:r>
      <w:r w:rsidRPr="0045396B">
        <w:rPr>
          <w:rFonts w:ascii="Times New Roman" w:eastAsia="Times New Roman" w:hAnsi="Times New Roman" w:cs="David" w:hint="cs"/>
          <w:sz w:val="20"/>
          <w:szCs w:val="24"/>
          <w:rtl/>
          <w:lang w:eastAsia="he-IL"/>
        </w:rPr>
        <w:t>מבואות ב</w:t>
      </w:r>
      <w:r w:rsidRPr="0045396B">
        <w:rPr>
          <w:rFonts w:ascii="Times New Roman" w:eastAsia="Times New Roman" w:hAnsi="Times New Roman" w:cs="David"/>
          <w:sz w:val="20"/>
          <w:szCs w:val="24"/>
          <w:rtl/>
          <w:lang w:eastAsia="he-IL"/>
        </w:rPr>
        <w:t xml:space="preserve">קומה טיפוסית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07CA32A9"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w:t>
      </w:r>
      <w:r w:rsidRPr="0045396B">
        <w:rPr>
          <w:rFonts w:ascii="Times New Roman" w:eastAsia="Times New Roman" w:hAnsi="Times New Roman" w:cs="David" w:hint="cs"/>
          <w:sz w:val="20"/>
          <w:szCs w:val="24"/>
          <w:rtl/>
          <w:lang w:eastAsia="he-IL"/>
        </w:rPr>
        <w:t>מבואות ב</w:t>
      </w:r>
      <w:r w:rsidRPr="0045396B">
        <w:rPr>
          <w:rFonts w:ascii="Times New Roman" w:eastAsia="Times New Roman" w:hAnsi="Times New Roman" w:cs="David"/>
          <w:sz w:val="20"/>
          <w:szCs w:val="24"/>
          <w:rtl/>
          <w:lang w:eastAsia="he-IL"/>
        </w:rPr>
        <w:t xml:space="preserve">קומה/קומות עליונות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73062C86"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סידור פנימי/ריהוט באלטרנטיבות </w:t>
      </w:r>
      <w:r w:rsidRPr="0045396B">
        <w:rPr>
          <w:rFonts w:ascii="Times New Roman" w:eastAsia="Times New Roman" w:hAnsi="Times New Roman" w:cs="David" w:hint="cs"/>
          <w:sz w:val="20"/>
          <w:szCs w:val="24"/>
          <w:rtl/>
          <w:lang w:eastAsia="he-IL"/>
        </w:rPr>
        <w:t>במבואות, מבנה מכירות, דירות טיפוסיות ודירה לדוגמא</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4EE6F42F"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חזיתות מ- 4 כיוונים</w:t>
      </w:r>
      <w:r w:rsidRPr="0045396B">
        <w:rPr>
          <w:rFonts w:ascii="Times New Roman" w:eastAsia="Times New Roman" w:hAnsi="Times New Roman" w:cs="David" w:hint="cs"/>
          <w:sz w:val="20"/>
          <w:szCs w:val="24"/>
          <w:rtl/>
          <w:lang w:eastAsia="he-IL"/>
        </w:rPr>
        <w:t xml:space="preserve"> (מבנה מכירות ודירה לדוגמא)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1:50.</w:t>
      </w:r>
    </w:p>
    <w:p w14:paraId="0D32914F"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חתכים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אורך ורוחב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67FD3C31"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8FB225A"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hint="cs"/>
          <w:sz w:val="20"/>
          <w:szCs w:val="24"/>
          <w:rtl/>
          <w:lang w:eastAsia="he-IL"/>
        </w:rPr>
        <w:t>1.2</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תכנון מפורט למכרז</w:t>
      </w:r>
    </w:p>
    <w:p w14:paraId="5561CEE1"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44A7511" w14:textId="77777777" w:rsidR="0045396B" w:rsidRPr="0045396B" w:rsidRDefault="0045396B" w:rsidP="0045396B">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כל המפורט בסעיף 2.4 ערוך ומוגש </w:t>
      </w:r>
      <w:proofErr w:type="spellStart"/>
      <w:r w:rsidRPr="0045396B">
        <w:rPr>
          <w:rFonts w:ascii="Times New Roman" w:eastAsia="Times New Roman" w:hAnsi="Times New Roman" w:cs="David"/>
          <w:sz w:val="20"/>
          <w:szCs w:val="24"/>
          <w:rtl/>
          <w:lang w:eastAsia="he-IL"/>
        </w:rPr>
        <w:t>בקנ"מ</w:t>
      </w:r>
      <w:proofErr w:type="spellEnd"/>
      <w:r w:rsidRPr="0045396B">
        <w:rPr>
          <w:rFonts w:ascii="Times New Roman" w:eastAsia="Times New Roman" w:hAnsi="Times New Roman" w:cs="David"/>
          <w:sz w:val="20"/>
          <w:szCs w:val="24"/>
          <w:rtl/>
          <w:lang w:eastAsia="he-IL"/>
        </w:rPr>
        <w:t xml:space="preserve"> מוקטן בחוברת או באופן אחר עפ"י דרישת המזמין.</w:t>
      </w:r>
    </w:p>
    <w:p w14:paraId="5779D328"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1.3</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תכנון מפורט לבצוע:</w:t>
      </w:r>
    </w:p>
    <w:p w14:paraId="77A69865"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D3145FD"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כל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w:t>
      </w:r>
      <w:proofErr w:type="spellStart"/>
      <w:r w:rsidRPr="0045396B">
        <w:rPr>
          <w:rFonts w:ascii="Times New Roman" w:eastAsia="Times New Roman" w:hAnsi="Times New Roman" w:cs="David"/>
          <w:sz w:val="20"/>
          <w:szCs w:val="24"/>
          <w:rtl/>
          <w:lang w:eastAsia="he-IL"/>
        </w:rPr>
        <w:t>בקנ"מ</w:t>
      </w:r>
      <w:proofErr w:type="spellEnd"/>
      <w:r w:rsidRPr="0045396B">
        <w:rPr>
          <w:rFonts w:ascii="Times New Roman" w:eastAsia="Times New Roman" w:hAnsi="Times New Roman" w:cs="David"/>
          <w:sz w:val="20"/>
          <w:szCs w:val="24"/>
          <w:rtl/>
          <w:lang w:eastAsia="he-IL"/>
        </w:rPr>
        <w:t xml:space="preserve"> 1:50 אם לא צוין אחרת.</w:t>
      </w:r>
    </w:p>
    <w:p w14:paraId="7656D8F1"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CCD942D"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תכנית</w:t>
      </w:r>
      <w:r w:rsidRPr="0045396B">
        <w:rPr>
          <w:rFonts w:ascii="Times New Roman" w:eastAsia="Times New Roman" w:hAnsi="Times New Roman" w:cs="David" w:hint="cs"/>
          <w:sz w:val="24"/>
          <w:szCs w:val="24"/>
          <w:rtl/>
          <w:lang w:eastAsia="he-IL"/>
        </w:rPr>
        <w:t xml:space="preserve"> מבואה </w:t>
      </w:r>
      <w:r w:rsidRPr="0045396B">
        <w:rPr>
          <w:rFonts w:ascii="Times New Roman" w:eastAsia="Times New Roman" w:hAnsi="Times New Roman" w:cs="David"/>
          <w:sz w:val="24"/>
          <w:szCs w:val="24"/>
          <w:rtl/>
          <w:lang w:eastAsia="he-IL"/>
        </w:rPr>
        <w:t>קומת קרקע/כניסה</w:t>
      </w:r>
      <w:r w:rsidRPr="0045396B">
        <w:rPr>
          <w:rFonts w:ascii="Times New Roman" w:eastAsia="Times New Roman" w:hAnsi="Times New Roman" w:cs="David" w:hint="cs"/>
          <w:sz w:val="24"/>
          <w:szCs w:val="24"/>
          <w:rtl/>
          <w:lang w:eastAsia="he-IL"/>
        </w:rPr>
        <w:t>/ביניים</w:t>
      </w:r>
      <w:r w:rsidRPr="0045396B">
        <w:rPr>
          <w:rFonts w:ascii="Times New Roman" w:eastAsia="Times New Roman" w:hAnsi="Times New Roman" w:cs="David"/>
          <w:sz w:val="24"/>
          <w:szCs w:val="24"/>
          <w:rtl/>
          <w:lang w:eastAsia="he-IL"/>
        </w:rPr>
        <w:t xml:space="preserve"> כולל קטע מהפיתוח הצמוד.</w:t>
      </w:r>
    </w:p>
    <w:p w14:paraId="75BA81A6"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תכנית "גרעין" ולובי בכל הקומות כולל פריסת חיפויים 1:20 / 1:50.</w:t>
      </w:r>
    </w:p>
    <w:p w14:paraId="0F0CAE86"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חתכים/לנ"ל.</w:t>
      </w:r>
    </w:p>
    <w:p w14:paraId="74900FD6"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45396B">
        <w:rPr>
          <w:rFonts w:ascii="Times New Roman" w:eastAsia="Times New Roman" w:hAnsi="Times New Roman" w:cs="David"/>
          <w:sz w:val="24"/>
          <w:szCs w:val="24"/>
          <w:rtl/>
          <w:lang w:eastAsia="he-IL"/>
        </w:rPr>
        <w:t>תכניות</w:t>
      </w:r>
      <w:proofErr w:type="spellEnd"/>
      <w:r w:rsidRPr="0045396B">
        <w:rPr>
          <w:rFonts w:ascii="Times New Roman" w:eastAsia="Times New Roman" w:hAnsi="Times New Roman" w:cs="David"/>
          <w:sz w:val="24"/>
          <w:szCs w:val="24"/>
          <w:rtl/>
          <w:lang w:eastAsia="he-IL"/>
        </w:rPr>
        <w:t xml:space="preserve"> חיפויי קירות וסידור ריצוף במבואת כניסה, במבואות במרתף ובמבואות </w:t>
      </w:r>
      <w:proofErr w:type="spellStart"/>
      <w:r w:rsidRPr="0045396B">
        <w:rPr>
          <w:rFonts w:ascii="Times New Roman" w:eastAsia="Times New Roman" w:hAnsi="Times New Roman" w:cs="David"/>
          <w:sz w:val="24"/>
          <w:szCs w:val="24"/>
          <w:rtl/>
          <w:lang w:eastAsia="he-IL"/>
        </w:rPr>
        <w:t>קומתיות</w:t>
      </w:r>
      <w:proofErr w:type="spellEnd"/>
      <w:r w:rsidRPr="0045396B">
        <w:rPr>
          <w:rFonts w:ascii="Times New Roman" w:eastAsia="Times New Roman" w:hAnsi="Times New Roman" w:cs="David"/>
          <w:sz w:val="24"/>
          <w:szCs w:val="24"/>
          <w:rtl/>
          <w:lang w:eastAsia="he-IL"/>
        </w:rPr>
        <w:t xml:space="preserve">  1:20 / 1:50.</w:t>
      </w:r>
    </w:p>
    <w:p w14:paraId="55BC77AE"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45396B">
        <w:rPr>
          <w:rFonts w:ascii="Times New Roman" w:eastAsia="Times New Roman" w:hAnsi="Times New Roman" w:cs="David"/>
          <w:sz w:val="24"/>
          <w:szCs w:val="24"/>
          <w:rtl/>
          <w:lang w:eastAsia="he-IL"/>
        </w:rPr>
        <w:t>תכניות</w:t>
      </w:r>
      <w:proofErr w:type="spellEnd"/>
      <w:r w:rsidRPr="0045396B">
        <w:rPr>
          <w:rFonts w:ascii="Times New Roman" w:eastAsia="Times New Roman" w:hAnsi="Times New Roman" w:cs="David"/>
          <w:sz w:val="24"/>
          <w:szCs w:val="24"/>
          <w:rtl/>
          <w:lang w:eastAsia="he-IL"/>
        </w:rPr>
        <w:t xml:space="preserve"> תקרות אקוסטיות ותותבות 1:20 / 1:50.</w:t>
      </w:r>
    </w:p>
    <w:p w14:paraId="3A4840A1"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תכנית מטבחים, ארונות מטבח ופריסת קירות</w:t>
      </w:r>
      <w:r w:rsidRPr="0045396B">
        <w:rPr>
          <w:rFonts w:ascii="Times New Roman" w:eastAsia="Times New Roman" w:hAnsi="Times New Roman" w:cs="David" w:hint="cs"/>
          <w:sz w:val="24"/>
          <w:szCs w:val="24"/>
          <w:rtl/>
          <w:lang w:eastAsia="he-IL"/>
        </w:rPr>
        <w:t xml:space="preserve"> במבנה מכירות ודירה לדוגמא</w:t>
      </w:r>
      <w:r w:rsidRPr="0045396B">
        <w:rPr>
          <w:rFonts w:ascii="Times New Roman" w:eastAsia="Times New Roman" w:hAnsi="Times New Roman" w:cs="David"/>
          <w:sz w:val="24"/>
          <w:szCs w:val="24"/>
          <w:rtl/>
          <w:lang w:eastAsia="he-IL"/>
        </w:rPr>
        <w:t xml:space="preserve"> 1:20.</w:t>
      </w:r>
    </w:p>
    <w:p w14:paraId="00E421FB"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רשימות נגרות</w:t>
      </w:r>
      <w:r w:rsidRPr="0045396B">
        <w:rPr>
          <w:rFonts w:ascii="Times New Roman" w:eastAsia="Times New Roman" w:hAnsi="Times New Roman" w:cs="David" w:hint="cs"/>
          <w:sz w:val="24"/>
          <w:szCs w:val="24"/>
          <w:rtl/>
          <w:lang w:eastAsia="he-IL"/>
        </w:rPr>
        <w:t xml:space="preserve"> (למבוראות, מבנה מכירות ודירה לדוגמא)</w:t>
      </w:r>
      <w:r w:rsidRPr="0045396B">
        <w:rPr>
          <w:rFonts w:ascii="Times New Roman" w:eastAsia="Times New Roman" w:hAnsi="Times New Roman" w:cs="David"/>
          <w:sz w:val="24"/>
          <w:szCs w:val="24"/>
          <w:rtl/>
          <w:lang w:eastAsia="he-IL"/>
        </w:rPr>
        <w:t>.</w:t>
      </w:r>
    </w:p>
    <w:p w14:paraId="4AF84438"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רשימות אלומיניום וזכוכית</w:t>
      </w:r>
      <w:r w:rsidRPr="0045396B">
        <w:rPr>
          <w:rFonts w:ascii="Times New Roman" w:eastAsia="Times New Roman" w:hAnsi="Times New Roman" w:cs="David" w:hint="cs"/>
          <w:sz w:val="24"/>
          <w:szCs w:val="24"/>
          <w:rtl/>
          <w:lang w:eastAsia="he-IL"/>
        </w:rPr>
        <w:t xml:space="preserve"> (למבוראות, מבנה מכירות ודירה לדוגמא</w:t>
      </w:r>
      <w:r w:rsidRPr="0045396B">
        <w:rPr>
          <w:rFonts w:ascii="Times New Roman" w:eastAsia="Times New Roman" w:hAnsi="Times New Roman" w:cs="David"/>
          <w:sz w:val="24"/>
          <w:szCs w:val="24"/>
          <w:rtl/>
          <w:lang w:eastAsia="he-IL"/>
        </w:rPr>
        <w:t>.</w:t>
      </w:r>
    </w:p>
    <w:p w14:paraId="315DEE5D"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roofErr w:type="spellStart"/>
      <w:r w:rsidRPr="0045396B">
        <w:rPr>
          <w:rFonts w:ascii="Times New Roman" w:eastAsia="Times New Roman" w:hAnsi="Times New Roman" w:cs="David"/>
          <w:sz w:val="24"/>
          <w:szCs w:val="24"/>
          <w:rtl/>
          <w:lang w:eastAsia="he-IL"/>
        </w:rPr>
        <w:t>תכניות</w:t>
      </w:r>
      <w:proofErr w:type="spellEnd"/>
      <w:r w:rsidRPr="0045396B">
        <w:rPr>
          <w:rFonts w:ascii="Times New Roman" w:eastAsia="Times New Roman" w:hAnsi="Times New Roman" w:cs="David"/>
          <w:sz w:val="24"/>
          <w:szCs w:val="24"/>
          <w:rtl/>
          <w:lang w:eastAsia="he-IL"/>
        </w:rPr>
        <w:t xml:space="preserve"> תאום פיתוח חצרות</w:t>
      </w:r>
      <w:r w:rsidRPr="0045396B">
        <w:rPr>
          <w:rFonts w:ascii="Times New Roman" w:eastAsia="Times New Roman" w:hAnsi="Times New Roman" w:cs="David" w:hint="cs"/>
          <w:sz w:val="24"/>
          <w:szCs w:val="24"/>
          <w:rtl/>
          <w:lang w:eastAsia="he-IL"/>
        </w:rPr>
        <w:t xml:space="preserve"> למבנה מכירות ודירה </w:t>
      </w:r>
      <w:r w:rsidR="00D53CB3" w:rsidRPr="0045396B">
        <w:rPr>
          <w:rFonts w:ascii="Times New Roman" w:eastAsia="Times New Roman" w:hAnsi="Times New Roman" w:cs="David" w:hint="cs"/>
          <w:sz w:val="24"/>
          <w:szCs w:val="24"/>
          <w:rtl/>
          <w:lang w:eastAsia="he-IL"/>
        </w:rPr>
        <w:t>לדוג</w:t>
      </w:r>
      <w:r w:rsidR="00D53CB3">
        <w:rPr>
          <w:rFonts w:ascii="Times New Roman" w:eastAsia="Times New Roman" w:hAnsi="Times New Roman" w:cs="David" w:hint="cs"/>
          <w:sz w:val="24"/>
          <w:szCs w:val="24"/>
          <w:rtl/>
          <w:lang w:eastAsia="he-IL"/>
        </w:rPr>
        <w:t>מ</w:t>
      </w:r>
      <w:r w:rsidR="00D53CB3" w:rsidRPr="0045396B">
        <w:rPr>
          <w:rFonts w:ascii="Times New Roman" w:eastAsia="Times New Roman" w:hAnsi="Times New Roman" w:cs="David" w:hint="cs"/>
          <w:sz w:val="24"/>
          <w:szCs w:val="24"/>
          <w:rtl/>
          <w:lang w:eastAsia="he-IL"/>
        </w:rPr>
        <w:t>א</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sz w:val="24"/>
          <w:szCs w:val="24"/>
          <w:lang w:eastAsia="he-IL"/>
        </w:rPr>
        <w:t>–</w:t>
      </w:r>
      <w:r w:rsidRPr="0045396B">
        <w:rPr>
          <w:rFonts w:ascii="Times New Roman" w:eastAsia="Times New Roman" w:hAnsi="Times New Roman" w:cs="David"/>
          <w:sz w:val="24"/>
          <w:szCs w:val="24"/>
          <w:rtl/>
          <w:lang w:eastAsia="he-IL"/>
        </w:rPr>
        <w:t xml:space="preserve"> 1:100.</w:t>
      </w:r>
    </w:p>
    <w:p w14:paraId="7B8E38CD"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A261A91"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1.4</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 xml:space="preserve">פרטי בניין עיקריים </w:t>
      </w:r>
      <w:proofErr w:type="spellStart"/>
      <w:r w:rsidRPr="0045396B">
        <w:rPr>
          <w:rFonts w:ascii="Times New Roman" w:eastAsia="Times New Roman" w:hAnsi="Times New Roman" w:cs="David"/>
          <w:sz w:val="20"/>
          <w:szCs w:val="24"/>
          <w:u w:val="single"/>
          <w:rtl/>
          <w:lang w:eastAsia="he-IL"/>
        </w:rPr>
        <w:t>בקנ"מ</w:t>
      </w:r>
      <w:proofErr w:type="spellEnd"/>
      <w:r w:rsidRPr="0045396B">
        <w:rPr>
          <w:rFonts w:ascii="Times New Roman" w:eastAsia="Times New Roman" w:hAnsi="Times New Roman" w:cs="David"/>
          <w:sz w:val="20"/>
          <w:szCs w:val="24"/>
          <w:u w:val="single"/>
          <w:rtl/>
          <w:lang w:eastAsia="he-IL"/>
        </w:rPr>
        <w:t xml:space="preserve"> 1:5, 1:10, 1:20</w:t>
      </w:r>
      <w:r w:rsidRPr="0045396B">
        <w:rPr>
          <w:rFonts w:ascii="Times New Roman" w:eastAsia="Times New Roman" w:hAnsi="Times New Roman" w:cs="David" w:hint="cs"/>
          <w:sz w:val="20"/>
          <w:szCs w:val="24"/>
          <w:u w:val="single"/>
          <w:rtl/>
          <w:lang w:eastAsia="he-IL"/>
        </w:rPr>
        <w:t xml:space="preserve"> לכל הקשור למבואות, מבנה מכירות ודירה לדוגמא</w:t>
      </w:r>
      <w:r w:rsidRPr="0045396B">
        <w:rPr>
          <w:rFonts w:ascii="Times New Roman" w:eastAsia="Times New Roman" w:hAnsi="Times New Roman" w:cs="David" w:hint="cs"/>
          <w:sz w:val="20"/>
          <w:szCs w:val="24"/>
          <w:rtl/>
          <w:lang w:eastAsia="he-IL"/>
        </w:rPr>
        <w:t>:</w:t>
      </w:r>
    </w:p>
    <w:p w14:paraId="42D5FD86"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66BD72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w:t>
      </w:r>
      <w:r w:rsidRPr="0045396B">
        <w:rPr>
          <w:rFonts w:ascii="Times New Roman" w:eastAsia="Times New Roman" w:hAnsi="Times New Roman" w:cs="David"/>
          <w:sz w:val="20"/>
          <w:szCs w:val="24"/>
          <w:rtl/>
          <w:lang w:eastAsia="he-IL"/>
        </w:rPr>
        <w:tab/>
        <w:t>מעקות.</w:t>
      </w:r>
    </w:p>
    <w:p w14:paraId="12297BA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r>
      <w:proofErr w:type="spellStart"/>
      <w:r w:rsidRPr="0045396B">
        <w:rPr>
          <w:rFonts w:ascii="Times New Roman" w:eastAsia="Times New Roman" w:hAnsi="Times New Roman" w:cs="David"/>
          <w:sz w:val="20"/>
          <w:szCs w:val="24"/>
          <w:rtl/>
          <w:lang w:eastAsia="he-IL"/>
        </w:rPr>
        <w:t>פריקסטים</w:t>
      </w:r>
      <w:proofErr w:type="spellEnd"/>
      <w:r w:rsidRPr="0045396B">
        <w:rPr>
          <w:rFonts w:ascii="Times New Roman" w:eastAsia="Times New Roman" w:hAnsi="Times New Roman" w:cs="David"/>
          <w:sz w:val="20"/>
          <w:szCs w:val="24"/>
          <w:rtl/>
          <w:lang w:eastAsia="he-IL"/>
        </w:rPr>
        <w:t>.</w:t>
      </w:r>
    </w:p>
    <w:p w14:paraId="5C78E3D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ג.</w:t>
      </w:r>
      <w:r w:rsidRPr="0045396B">
        <w:rPr>
          <w:rFonts w:ascii="Times New Roman" w:eastAsia="Times New Roman" w:hAnsi="Times New Roman" w:cs="David"/>
          <w:sz w:val="20"/>
          <w:szCs w:val="24"/>
          <w:rtl/>
          <w:lang w:eastAsia="he-IL"/>
        </w:rPr>
        <w:tab/>
        <w:t>פרטי בניה בגבס.</w:t>
      </w:r>
    </w:p>
    <w:p w14:paraId="24C9C83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ד.</w:t>
      </w:r>
      <w:r w:rsidRPr="0045396B">
        <w:rPr>
          <w:rFonts w:ascii="Times New Roman" w:eastAsia="Times New Roman" w:hAnsi="Times New Roman" w:cs="David"/>
          <w:sz w:val="20"/>
          <w:szCs w:val="24"/>
          <w:rtl/>
          <w:lang w:eastAsia="he-IL"/>
        </w:rPr>
        <w:tab/>
        <w:t>כרכובים.</w:t>
      </w:r>
    </w:p>
    <w:p w14:paraId="6C11906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sz w:val="20"/>
          <w:szCs w:val="24"/>
          <w:rtl/>
          <w:lang w:eastAsia="he-IL"/>
        </w:rPr>
        <w:tab/>
        <w:t>אדניות.</w:t>
      </w:r>
    </w:p>
    <w:p w14:paraId="78DED89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ו.</w:t>
      </w:r>
      <w:r w:rsidRPr="0045396B">
        <w:rPr>
          <w:rFonts w:ascii="Times New Roman" w:eastAsia="Times New Roman" w:hAnsi="Times New Roman" w:cs="David"/>
          <w:sz w:val="20"/>
          <w:szCs w:val="24"/>
          <w:rtl/>
          <w:lang w:eastAsia="he-IL"/>
        </w:rPr>
        <w:tab/>
        <w:t>בסיסים לציוד (מ"א, גנרטור וכו').</w:t>
      </w:r>
    </w:p>
    <w:p w14:paraId="1828638A" w14:textId="77777777" w:rsid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צפויים.</w:t>
      </w:r>
    </w:p>
    <w:p w14:paraId="607F65A5" w14:textId="77777777" w:rsidR="00D53CB3"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126B53D8" w14:textId="77777777" w:rsidR="00D53CB3" w:rsidRPr="0045396B"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3A7C4456"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C5659EE"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hint="cs"/>
          <w:sz w:val="20"/>
          <w:szCs w:val="24"/>
          <w:rtl/>
          <w:lang w:eastAsia="he-IL"/>
        </w:rPr>
        <w:t>1.5</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פרטי גמר</w:t>
      </w:r>
    </w:p>
    <w:p w14:paraId="27C4CC44"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3DD0726"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א.</w:t>
      </w:r>
      <w:r w:rsidRPr="0045396B" w:rsidDel="00557633">
        <w:rPr>
          <w:rFonts w:ascii="Times New Roman" w:eastAsia="Times New Roman" w:hAnsi="Times New Roman" w:cs="David"/>
          <w:sz w:val="20"/>
          <w:szCs w:val="24"/>
          <w:rtl/>
          <w:lang w:eastAsia="he-IL"/>
        </w:rPr>
        <w:tab/>
        <w:t>מדרגות.</w:t>
      </w:r>
    </w:p>
    <w:p w14:paraId="11680A5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ריצוף וחיפויים.</w:t>
      </w:r>
    </w:p>
    <w:p w14:paraId="5F621ED2"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ג.</w:t>
      </w:r>
      <w:r w:rsidRPr="0045396B" w:rsidDel="00557633">
        <w:rPr>
          <w:rFonts w:ascii="Times New Roman" w:eastAsia="Times New Roman" w:hAnsi="Times New Roman" w:cs="David"/>
          <w:sz w:val="20"/>
          <w:szCs w:val="24"/>
          <w:rtl/>
          <w:lang w:eastAsia="he-IL"/>
        </w:rPr>
        <w:tab/>
        <w:t>אדני חלונות.</w:t>
      </w:r>
    </w:p>
    <w:p w14:paraId="52454F5B"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ד.</w:t>
      </w:r>
      <w:r w:rsidRPr="0045396B" w:rsidDel="00557633">
        <w:rPr>
          <w:rFonts w:ascii="Times New Roman" w:eastAsia="Times New Roman" w:hAnsi="Times New Roman" w:cs="David"/>
          <w:sz w:val="20"/>
          <w:szCs w:val="24"/>
          <w:rtl/>
          <w:lang w:eastAsia="he-IL"/>
        </w:rPr>
        <w:tab/>
        <w:t>ספי מוזאיקה.</w:t>
      </w:r>
    </w:p>
    <w:p w14:paraId="4802339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sz w:val="20"/>
          <w:szCs w:val="24"/>
          <w:rtl/>
          <w:lang w:eastAsia="he-IL"/>
        </w:rPr>
        <w:tab/>
        <w:t>משטחי עבודה במטבח ובחדרי שירותים.</w:t>
      </w:r>
    </w:p>
    <w:p w14:paraId="178135E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נגרות.</w:t>
      </w:r>
    </w:p>
    <w:p w14:paraId="52FD3B1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מסגרות.</w:t>
      </w:r>
    </w:p>
    <w:p w14:paraId="57D1350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ח</w:t>
      </w:r>
      <w:r w:rsidRPr="0045396B">
        <w:rPr>
          <w:rFonts w:ascii="Times New Roman" w:eastAsia="Times New Roman" w:hAnsi="Times New Roman" w:cs="David"/>
          <w:sz w:val="20"/>
          <w:szCs w:val="24"/>
          <w:rtl/>
          <w:lang w:eastAsia="he-IL"/>
        </w:rPr>
        <w:t>.</w:t>
      </w:r>
      <w:r w:rsidR="00D53CB3">
        <w:rPr>
          <w:rFonts w:ascii="Times New Roman" w:eastAsia="Times New Roman" w:hAnsi="Times New Roman" w:cs="David"/>
          <w:sz w:val="20"/>
          <w:szCs w:val="24"/>
          <w:rtl/>
          <w:lang w:eastAsia="he-IL"/>
        </w:rPr>
        <w:tab/>
        <w:t>פרטי אלומיניום עקרוניים (</w:t>
      </w:r>
      <w:proofErr w:type="spellStart"/>
      <w:r w:rsidR="00D53CB3">
        <w:rPr>
          <w:rFonts w:ascii="Times New Roman" w:eastAsia="Times New Roman" w:hAnsi="Times New Roman" w:cs="David"/>
          <w:sz w:val="20"/>
          <w:szCs w:val="24"/>
          <w:rtl/>
          <w:lang w:eastAsia="he-IL"/>
        </w:rPr>
        <w:t>ת</w:t>
      </w:r>
      <w:r w:rsidRPr="0045396B">
        <w:rPr>
          <w:rFonts w:ascii="Times New Roman" w:eastAsia="Times New Roman" w:hAnsi="Times New Roman" w:cs="David"/>
          <w:sz w:val="20"/>
          <w:szCs w:val="24"/>
          <w:rtl/>
          <w:lang w:eastAsia="he-IL"/>
        </w:rPr>
        <w:t>כניות</w:t>
      </w:r>
      <w:proofErr w:type="spellEnd"/>
      <w:r w:rsidRPr="0045396B">
        <w:rPr>
          <w:rFonts w:ascii="Times New Roman" w:eastAsia="Times New Roman" w:hAnsi="Times New Roman" w:cs="David"/>
          <w:sz w:val="20"/>
          <w:szCs w:val="24"/>
          <w:rtl/>
          <w:lang w:eastAsia="he-IL"/>
        </w:rPr>
        <w:t xml:space="preserve"> ייצור יוכנו ע"י היצרן, יבוקרו ויאושרו ע"י המתכנן) כולל חזיתות כניסה ותיבות דואר.</w:t>
      </w:r>
    </w:p>
    <w:p w14:paraId="0FEC2C8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ט</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מעקות.</w:t>
      </w:r>
    </w:p>
    <w:p w14:paraId="72760359" w14:textId="77777777" w:rsidR="0045396B" w:rsidRPr="0045396B"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י.</w:t>
      </w:r>
      <w:r>
        <w:rPr>
          <w:rFonts w:ascii="Times New Roman" w:eastAsia="Times New Roman" w:hAnsi="Times New Roman" w:cs="David"/>
          <w:sz w:val="20"/>
          <w:szCs w:val="24"/>
          <w:rtl/>
          <w:lang w:eastAsia="he-IL"/>
        </w:rPr>
        <w:tab/>
        <w:t>פרטי גמר ס</w:t>
      </w:r>
      <w:r w:rsidR="0045396B" w:rsidRPr="0045396B">
        <w:rPr>
          <w:rFonts w:ascii="Times New Roman" w:eastAsia="Times New Roman" w:hAnsi="Times New Roman" w:cs="David"/>
          <w:sz w:val="20"/>
          <w:szCs w:val="24"/>
          <w:rtl/>
          <w:lang w:eastAsia="he-IL"/>
        </w:rPr>
        <w:t>פים ושיפולים בחדרי מדרגות.</w:t>
      </w:r>
    </w:p>
    <w:p w14:paraId="346B5D4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א</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שילוט חוץ ופנים (ועד הבית).</w:t>
      </w:r>
    </w:p>
    <w:p w14:paraId="15E62EA8"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45396B">
        <w:rPr>
          <w:rFonts w:ascii="Times New Roman" w:eastAsia="Times New Roman" w:hAnsi="Times New Roman" w:cs="David" w:hint="cs"/>
          <w:sz w:val="20"/>
          <w:szCs w:val="24"/>
          <w:rtl/>
          <w:lang w:eastAsia="he-IL"/>
        </w:rPr>
        <w:t>יב</w:t>
      </w:r>
      <w:proofErr w:type="spellEnd"/>
      <w:r w:rsidRPr="0045396B" w:rsidDel="00557633">
        <w:rPr>
          <w:rFonts w:ascii="Times New Roman" w:eastAsia="Times New Roman" w:hAnsi="Times New Roman" w:cs="David"/>
          <w:sz w:val="20"/>
          <w:szCs w:val="24"/>
          <w:rtl/>
          <w:lang w:eastAsia="he-IL"/>
        </w:rPr>
        <w:t>.</w:t>
      </w:r>
      <w:r w:rsidRPr="0045396B" w:rsidDel="00557633">
        <w:rPr>
          <w:rFonts w:ascii="Times New Roman" w:eastAsia="Times New Roman" w:hAnsi="Times New Roman" w:cs="David"/>
          <w:sz w:val="20"/>
          <w:szCs w:val="24"/>
          <w:rtl/>
          <w:lang w:eastAsia="he-IL"/>
        </w:rPr>
        <w:tab/>
        <w:t>פרטי מחיצות.</w:t>
      </w:r>
    </w:p>
    <w:p w14:paraId="3A98AFE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ג</w:t>
      </w:r>
      <w:proofErr w:type="spellEnd"/>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0"/>
          <w:lang w:eastAsia="he-IL"/>
        </w:rPr>
        <w:t>SKYLIGHTS</w:t>
      </w:r>
      <w:r w:rsidRPr="0045396B">
        <w:rPr>
          <w:rFonts w:ascii="Times New Roman" w:eastAsia="Times New Roman" w:hAnsi="Times New Roman" w:cs="David"/>
          <w:sz w:val="20"/>
          <w:szCs w:val="20"/>
          <w:rtl/>
          <w:lang w:eastAsia="he-IL"/>
        </w:rPr>
        <w:t>.</w:t>
      </w:r>
    </w:p>
    <w:p w14:paraId="0EA13F0F" w14:textId="77777777" w:rsidR="0045396B" w:rsidRPr="0045396B" w:rsidRDefault="0045396B" w:rsidP="0045396B">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5AFCEBE1"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1.6</w:t>
      </w:r>
      <w:r w:rsidRPr="0045396B">
        <w:rPr>
          <w:rFonts w:ascii="Times New Roman" w:eastAsia="Times New Roman" w:hAnsi="Times New Roman" w:cs="David"/>
          <w:sz w:val="20"/>
          <w:szCs w:val="24"/>
          <w:rtl/>
          <w:lang w:eastAsia="he-IL"/>
        </w:rPr>
        <w:tab/>
        <w:t>כל תכנית ו/או פרט אחר שידרשו במהלך התכנון והביצוע לשם ביצוע התכנון והעבודות באופן מושלם, בהתאם לשקול המנהל.</w:t>
      </w:r>
    </w:p>
    <w:p w14:paraId="33F1F0E1"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63B2AEEB"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1.7</w:t>
      </w:r>
      <w:r w:rsidRPr="0045396B">
        <w:rPr>
          <w:rFonts w:ascii="Times New Roman" w:eastAsia="Times New Roman" w:hAnsi="Times New Roman" w:cs="David"/>
          <w:sz w:val="20"/>
          <w:szCs w:val="24"/>
          <w:rtl/>
          <w:lang w:eastAsia="he-IL"/>
        </w:rPr>
        <w:tab/>
        <w:t xml:space="preserve">רשימות מעודכנות של </w:t>
      </w:r>
      <w:proofErr w:type="spellStart"/>
      <w:r w:rsidRPr="0045396B">
        <w:rPr>
          <w:rFonts w:ascii="Times New Roman" w:eastAsia="Times New Roman" w:hAnsi="Times New Roman" w:cs="David"/>
          <w:sz w:val="20"/>
          <w:szCs w:val="24"/>
          <w:rtl/>
          <w:lang w:eastAsia="he-IL"/>
        </w:rPr>
        <w:t>תכניות</w:t>
      </w:r>
      <w:proofErr w:type="spellEnd"/>
      <w:r w:rsidRPr="0045396B">
        <w:rPr>
          <w:rFonts w:ascii="Times New Roman" w:eastAsia="Times New Roman" w:hAnsi="Times New Roman" w:cs="David"/>
          <w:sz w:val="20"/>
          <w:szCs w:val="24"/>
          <w:rtl/>
          <w:lang w:eastAsia="he-IL"/>
        </w:rPr>
        <w:t xml:space="preserve"> כולל תאריך ומספר מהדורה – לפחות פעם בחודש.</w:t>
      </w:r>
    </w:p>
    <w:p w14:paraId="58ED5CA3"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2507CF4E"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1.8</w:t>
      </w:r>
      <w:r w:rsidRPr="0045396B">
        <w:rPr>
          <w:rFonts w:ascii="Times New Roman" w:eastAsia="Times New Roman" w:hAnsi="Times New Roman" w:cs="David"/>
          <w:sz w:val="20"/>
          <w:szCs w:val="24"/>
          <w:rtl/>
          <w:lang w:eastAsia="he-IL"/>
        </w:rPr>
        <w:tab/>
        <w:t xml:space="preserve">מובהר בזאת </w:t>
      </w:r>
      <w:proofErr w:type="spellStart"/>
      <w:r w:rsidRPr="0045396B">
        <w:rPr>
          <w:rFonts w:ascii="Times New Roman" w:eastAsia="Times New Roman" w:hAnsi="Times New Roman" w:cs="David"/>
          <w:sz w:val="20"/>
          <w:szCs w:val="24"/>
          <w:rtl/>
          <w:lang w:eastAsia="he-IL"/>
        </w:rPr>
        <w:t>שהתכניות</w:t>
      </w:r>
      <w:proofErr w:type="spellEnd"/>
      <w:r w:rsidRPr="0045396B">
        <w:rPr>
          <w:rFonts w:ascii="Times New Roman" w:eastAsia="Times New Roman" w:hAnsi="Times New Roman" w:cs="David"/>
          <w:sz w:val="20"/>
          <w:szCs w:val="24"/>
          <w:rtl/>
          <w:lang w:eastAsia="he-IL"/>
        </w:rPr>
        <w:t xml:space="preserve"> יוכנו לפי בצוע בקטעים של הפרויקט ויכללו פתרונות לקטעי הביניים.</w:t>
      </w:r>
    </w:p>
    <w:p w14:paraId="37A8A101"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5B3569A5"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1.9</w:t>
      </w:r>
      <w:r w:rsidRPr="0045396B">
        <w:rPr>
          <w:rFonts w:ascii="Times New Roman" w:eastAsia="Times New Roman" w:hAnsi="Times New Roman" w:cs="David"/>
          <w:sz w:val="20"/>
          <w:szCs w:val="24"/>
          <w:rtl/>
          <w:lang w:eastAsia="he-IL"/>
        </w:rPr>
        <w:tab/>
      </w:r>
    </w:p>
    <w:p w14:paraId="2B22C751"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 xml:space="preserve">במקרה ויוחלט על ביצוע המבנים כולם או מקצתם בבניה טרומית/מתועשת, יידרש המתכנן להכין, בנוסף לנ"ל, גם את </w:t>
      </w:r>
      <w:proofErr w:type="spellStart"/>
      <w:r w:rsidRPr="0045396B">
        <w:rPr>
          <w:rFonts w:ascii="Times New Roman" w:eastAsia="Times New Roman" w:hAnsi="Times New Roman" w:cs="David"/>
          <w:sz w:val="20"/>
          <w:szCs w:val="24"/>
          <w:rtl/>
          <w:lang w:eastAsia="he-IL"/>
        </w:rPr>
        <w:t>התכניות</w:t>
      </w:r>
      <w:proofErr w:type="spellEnd"/>
      <w:r w:rsidRPr="0045396B">
        <w:rPr>
          <w:rFonts w:ascii="Times New Roman" w:eastAsia="Times New Roman" w:hAnsi="Times New Roman" w:cs="David"/>
          <w:sz w:val="20"/>
          <w:szCs w:val="24"/>
          <w:rtl/>
          <w:lang w:eastAsia="he-IL"/>
        </w:rPr>
        <w:t xml:space="preserve"> המתאימות לבניה טרומית/מתועשת.</w:t>
      </w:r>
    </w:p>
    <w:p w14:paraId="7045493C"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0"/>
          <w:szCs w:val="24"/>
          <w:rtl/>
          <w:lang w:eastAsia="he-IL"/>
        </w:rPr>
      </w:pPr>
    </w:p>
    <w:p w14:paraId="2D1788B2"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כל המסמכים והתוכניות יערכו בשפה העברית.</w:t>
      </w:r>
    </w:p>
    <w:p w14:paraId="7AE3DEEA" w14:textId="77777777" w:rsidR="0045396B" w:rsidRPr="0045396B" w:rsidRDefault="0045396B" w:rsidP="0045396B">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12EBB770" w14:textId="77777777" w:rsidR="0045396B" w:rsidRPr="0045396B" w:rsidRDefault="0045396B" w:rsidP="0045396B">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77E9040C"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b/>
          <w:bCs/>
          <w:sz w:val="24"/>
          <w:szCs w:val="24"/>
          <w:u w:val="single"/>
          <w:rtl/>
          <w:lang w:eastAsia="he-IL"/>
        </w:rPr>
        <w:br w:type="page"/>
      </w:r>
    </w:p>
    <w:p w14:paraId="414D41B0"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DDC432" w14:textId="77777777" w:rsidR="00D53CB3" w:rsidRPr="00B27B4C" w:rsidRDefault="00D53CB3" w:rsidP="00D53CB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15BC820A"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BD5853B"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49653333"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A6A14A7"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2A71E70"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0478B60"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13BAAFCE" w14:textId="55DA3BE7" w:rsidR="00D53CB3" w:rsidRPr="00B27B4C" w:rsidRDefault="00657EB1" w:rsidP="00D53CB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EF68EF2C8D49419FA8237860F8AC51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95" w:author="Meryl Etman" w:date="2022-05-22T10:26:00Z">
            <w:r w:rsidR="00172624">
              <w:rPr>
                <w:rFonts w:ascii="Times New Roman" w:eastAsia="Times New Roman" w:hAnsi="Times New Roman" w:cs="David" w:hint="cs"/>
                <w:color w:val="008000"/>
                <w:sz w:val="24"/>
                <w:szCs w:val="24"/>
                <w:rtl/>
                <w:lang w:eastAsia="he-IL"/>
              </w:rPr>
              <w:br/>
              <w:t>גבעת שמואל החדשה בע"מ</w:t>
            </w:r>
            <w:r w:rsidR="00172624">
              <w:rPr>
                <w:rFonts w:ascii="Times New Roman" w:eastAsia="Times New Roman" w:hAnsi="Times New Roman" w:cs="David" w:hint="cs"/>
                <w:color w:val="008000"/>
                <w:sz w:val="24"/>
                <w:szCs w:val="24"/>
                <w:rtl/>
                <w:lang w:eastAsia="he-IL"/>
              </w:rPr>
              <w:br/>
              <w:t>יהונתן נתניהו 1ג', אור יהודה</w:t>
            </w:r>
            <w:r w:rsidR="00172624">
              <w:rPr>
                <w:rFonts w:ascii="Times New Roman" w:eastAsia="Times New Roman" w:hAnsi="Times New Roman" w:cs="David" w:hint="cs"/>
                <w:color w:val="008000"/>
                <w:sz w:val="24"/>
                <w:szCs w:val="24"/>
                <w:rtl/>
                <w:lang w:eastAsia="he-IL"/>
              </w:rPr>
              <w:br/>
              <w:t>514677533</w:t>
            </w:r>
            <w:r w:rsidR="00172624">
              <w:rPr>
                <w:rFonts w:ascii="Times New Roman" w:eastAsia="Times New Roman" w:hAnsi="Times New Roman" w:cs="David" w:hint="cs"/>
                <w:color w:val="008000"/>
                <w:sz w:val="24"/>
                <w:szCs w:val="24"/>
                <w:rtl/>
                <w:lang w:eastAsia="he-IL"/>
              </w:rPr>
              <w:br/>
            </w:r>
          </w:ins>
        </w:sdtContent>
      </w:sdt>
      <w:r w:rsidR="00D53CB3" w:rsidRPr="00B27B4C">
        <w:rPr>
          <w:rFonts w:ascii="Times New Roman" w:eastAsia="Times New Roman" w:hAnsi="Times New Roman" w:cs="David" w:hint="cs"/>
          <w:color w:val="008000"/>
          <w:sz w:val="24"/>
          <w:szCs w:val="24"/>
          <w:rtl/>
          <w:lang w:eastAsia="he-IL"/>
        </w:rPr>
        <w:br/>
      </w:r>
      <w:r w:rsidR="00D53CB3" w:rsidRPr="00B27B4C">
        <w:rPr>
          <w:rFonts w:ascii="Times New Roman" w:eastAsia="Times New Roman" w:hAnsi="Times New Roman" w:cs="David" w:hint="cs"/>
          <w:sz w:val="24"/>
          <w:szCs w:val="24"/>
          <w:rtl/>
          <w:lang w:eastAsia="he-IL"/>
        </w:rPr>
        <w:t>(</w:t>
      </w:r>
      <w:r w:rsidR="00D53CB3" w:rsidRPr="009E0EE6">
        <w:rPr>
          <w:rFonts w:ascii="Times New Roman" w:eastAsia="Times New Roman" w:hAnsi="Times New Roman" w:cs="David" w:hint="cs"/>
          <w:sz w:val="24"/>
          <w:szCs w:val="24"/>
          <w:rtl/>
          <w:lang w:eastAsia="he-IL"/>
        </w:rPr>
        <w:t>המזמין)</w:t>
      </w:r>
    </w:p>
    <w:p w14:paraId="7BF721B6"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2D545F1"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AE90E15"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9CE2C2C"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5816715" w14:textId="0A8F3EB8" w:rsidR="00D53CB3" w:rsidRPr="00B27B4C" w:rsidRDefault="00D53CB3" w:rsidP="00D53CB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F4629E918DAA43B28378FE4653BB77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6" w:author="Meryl Etman" w:date="2022-05-22T10:29:00Z">
            <w:r w:rsidR="00172624">
              <w:rPr>
                <w:rFonts w:ascii="Times New Roman" w:eastAsia="Times New Roman" w:hAnsi="Times New Roman" w:cs="David"/>
                <w:color w:val="008000"/>
                <w:sz w:val="24"/>
                <w:szCs w:val="24"/>
                <w:rtl/>
                <w:lang w:eastAsia="he-IL"/>
              </w:rPr>
              <w:t xml:space="preserve">מיכל </w:t>
            </w:r>
            <w:proofErr w:type="spellStart"/>
            <w:r w:rsidR="00172624">
              <w:rPr>
                <w:rFonts w:ascii="Times New Roman" w:eastAsia="Times New Roman" w:hAnsi="Times New Roman" w:cs="David"/>
                <w:color w:val="008000"/>
                <w:sz w:val="24"/>
                <w:szCs w:val="24"/>
                <w:rtl/>
                <w:lang w:eastAsia="he-IL"/>
              </w:rPr>
              <w:t>גינזבורג</w:t>
            </w:r>
          </w:ins>
          <w:proofErr w:type="spellEnd"/>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4A63F6662424C32970C78250112E0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97" w:author="Meryl Etman" w:date="2022-05-22T10:25:00Z">
            <w:r w:rsidR="00172624">
              <w:rPr>
                <w:rFonts w:ascii="Times New Roman" w:eastAsia="Times New Roman" w:hAnsi="Times New Roman" w:cs="David"/>
                <w:color w:val="008000"/>
                <w:sz w:val="24"/>
                <w:szCs w:val="24"/>
                <w:rtl/>
                <w:lang w:eastAsia="he-IL"/>
              </w:rPr>
              <w:t>גבעת שמואל</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30B70C1B4C8043FDBBF9432F2E8A2F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198" w:author="Meryl Etman" w:date="2022-05-22T10:25:00Z">
            <w:r w:rsidR="00172624">
              <w:rPr>
                <w:rFonts w:ascii="Times New Roman" w:eastAsia="Times New Roman" w:hAnsi="Times New Roman" w:cs="David" w:hint="cs"/>
                <w:color w:val="008000"/>
                <w:sz w:val="24"/>
                <w:szCs w:val="24"/>
                <w:rtl/>
              </w:rPr>
              <w:t>עיצוב פנים בשטחים המשותפים</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לתכניותי</w:t>
      </w:r>
      <w:r w:rsidRPr="00B27B4C">
        <w:rPr>
          <w:rFonts w:ascii="Times New Roman" w:eastAsia="Times New Roman" w:hAnsi="Times New Roman" w:cs="David" w:hint="eastAsia"/>
          <w:sz w:val="24"/>
          <w:szCs w:val="24"/>
          <w:rtl/>
          <w:lang w:eastAsia="he-IL"/>
        </w:rPr>
        <w:t>י</w:t>
      </w:r>
      <w:proofErr w:type="spellEnd"/>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405C54F7"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1345462"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F960679"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98325BF"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74C0FC4"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C05A3F2"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7F6F81A2"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3CD1477"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D9719BC"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8C3088E" w14:textId="77777777" w:rsidR="00D53CB3" w:rsidRPr="00B27B4C"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7D2BFF75" w14:textId="6D217386" w:rsidR="00D53CB3" w:rsidRPr="00B27B4C" w:rsidRDefault="00657EB1" w:rsidP="00D53CB3">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90E9F10387AB4EAA9DB58135988EE7D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99" w:author="Meryl Etman" w:date="2022-05-22T10:29:00Z">
            <w:r w:rsidR="00172624">
              <w:rPr>
                <w:rFonts w:ascii="Times New Roman" w:eastAsia="Times New Roman" w:hAnsi="Times New Roman" w:cs="David" w:hint="cs"/>
                <w:color w:val="00B0F0"/>
                <w:sz w:val="24"/>
                <w:szCs w:val="24"/>
                <w:u w:val="single"/>
                <w:rtl/>
                <w:lang w:eastAsia="he-IL"/>
              </w:rPr>
              <w:t xml:space="preserve">מיכל </w:t>
            </w:r>
            <w:proofErr w:type="spellStart"/>
            <w:r w:rsidR="00172624">
              <w:rPr>
                <w:rFonts w:ascii="Times New Roman" w:eastAsia="Times New Roman" w:hAnsi="Times New Roman" w:cs="David" w:hint="cs"/>
                <w:color w:val="00B0F0"/>
                <w:sz w:val="24"/>
                <w:szCs w:val="24"/>
                <w:u w:val="single"/>
                <w:rtl/>
                <w:lang w:eastAsia="he-IL"/>
              </w:rPr>
              <w:t>גינזבורג</w:t>
            </w:r>
          </w:ins>
          <w:proofErr w:type="spellEnd"/>
        </w:sdtContent>
      </w:sdt>
    </w:p>
    <w:p w14:paraId="1BF41D79"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7F1B6912"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599AC7A1"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21E96181"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14E4890" w14:textId="77777777" w:rsidR="00D53CB3" w:rsidRPr="00B27B4C" w:rsidRDefault="00D53CB3" w:rsidP="00D53CB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034286B8" w14:textId="77777777" w:rsidR="00D53CB3" w:rsidRPr="00B27B4C" w:rsidRDefault="00D53CB3" w:rsidP="00D53CB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2A37027C" w14:textId="19809ABD"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4E7446D7E1B14578B18676CB1583CA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00" w:author="Meryl Etman" w:date="2022-05-22T10:26:00Z">
            <w:r w:rsidR="00172624">
              <w:rPr>
                <w:rFonts w:ascii="Times New Roman" w:eastAsia="Times New Roman" w:hAnsi="Times New Roman" w:cs="David" w:hint="cs"/>
                <w:color w:val="008000"/>
                <w:sz w:val="24"/>
                <w:szCs w:val="24"/>
                <w:rtl/>
                <w:lang w:eastAsia="he-IL"/>
              </w:rPr>
              <w:br/>
              <w:t>גבעת שמואל החדשה בע"מ</w:t>
            </w:r>
            <w:r w:rsidR="00172624">
              <w:rPr>
                <w:rFonts w:ascii="Times New Roman" w:eastAsia="Times New Roman" w:hAnsi="Times New Roman" w:cs="David" w:hint="cs"/>
                <w:color w:val="008000"/>
                <w:sz w:val="24"/>
                <w:szCs w:val="24"/>
                <w:rtl/>
                <w:lang w:eastAsia="he-IL"/>
              </w:rPr>
              <w:br/>
              <w:t>יהונתן נתניהו 1ג', אור יהודה</w:t>
            </w:r>
            <w:r w:rsidR="00172624">
              <w:rPr>
                <w:rFonts w:ascii="Times New Roman" w:eastAsia="Times New Roman" w:hAnsi="Times New Roman" w:cs="David" w:hint="cs"/>
                <w:color w:val="008000"/>
                <w:sz w:val="24"/>
                <w:szCs w:val="24"/>
                <w:rtl/>
                <w:lang w:eastAsia="he-IL"/>
              </w:rPr>
              <w:br/>
              <w:t>514677533</w:t>
            </w:r>
            <w:r w:rsidR="00172624">
              <w:rPr>
                <w:rFonts w:ascii="Times New Roman" w:eastAsia="Times New Roman" w:hAnsi="Times New Roman" w:cs="David" w:hint="cs"/>
                <w:color w:val="008000"/>
                <w:sz w:val="24"/>
                <w:szCs w:val="24"/>
                <w:rtl/>
                <w:lang w:eastAsia="he-IL"/>
              </w:rPr>
              <w:br/>
            </w:r>
          </w:ins>
        </w:sdtContent>
      </w:sdt>
    </w:p>
    <w:p w14:paraId="1B670706"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A852F98"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427FBFD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9EEC0D1" w14:textId="36C29398"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99A7248931854F288AC7FD52946BBC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201" w:author="Meryl Etman" w:date="2022-05-22T10:25:00Z">
            <w:r w:rsidR="00172624">
              <w:rPr>
                <w:rFonts w:ascii="Times New Roman" w:eastAsia="Times New Roman" w:hAnsi="Times New Roman" w:cs="David" w:hint="cs"/>
                <w:color w:val="008000"/>
                <w:sz w:val="24"/>
                <w:szCs w:val="24"/>
                <w:rtl/>
                <w:lang w:eastAsia="he-IL"/>
              </w:rPr>
              <w:t>גבעת שמואל</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8A765287477742AE8C1C46B5AF0ED18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1767F07D"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981A7BB"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E0C6CE0"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DB9B334"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81CA5F5"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E17A091"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B77981E"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6138EA4"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753F7F5"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B5C2555"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910F19D"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7A11F5AA"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E0A6E99"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1141B688" w14:textId="77777777" w:rsidR="00D53CB3" w:rsidRPr="00B27B4C" w:rsidRDefault="00D53CB3" w:rsidP="00D53CB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10435CE"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3990F4BB"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09097C0F"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4BE901EC"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4FB9699" w14:textId="1747B9C0"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CE2645320CF54187A91080CEA39D01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02" w:author="Meryl Etman" w:date="2022-05-22T10:29:00Z">
            <w:r w:rsidR="00172624">
              <w:rPr>
                <w:rFonts w:ascii="Times New Roman" w:eastAsia="Times New Roman" w:hAnsi="Times New Roman" w:cs="David" w:hint="cs"/>
                <w:color w:val="00B0F0"/>
                <w:sz w:val="24"/>
                <w:szCs w:val="24"/>
                <w:u w:val="single"/>
                <w:rtl/>
                <w:lang w:eastAsia="he-IL"/>
              </w:rPr>
              <w:t xml:space="preserve">מיכל </w:t>
            </w:r>
            <w:proofErr w:type="spellStart"/>
            <w:r w:rsidR="00172624">
              <w:rPr>
                <w:rFonts w:ascii="Times New Roman" w:eastAsia="Times New Roman" w:hAnsi="Times New Roman" w:cs="David" w:hint="cs"/>
                <w:color w:val="00B0F0"/>
                <w:sz w:val="24"/>
                <w:szCs w:val="24"/>
                <w:u w:val="single"/>
                <w:rtl/>
                <w:lang w:eastAsia="he-IL"/>
              </w:rPr>
              <w:t>גינזבורג</w:t>
            </w:r>
          </w:ins>
          <w:proofErr w:type="spellEnd"/>
        </w:sdtContent>
      </w:sdt>
    </w:p>
    <w:p w14:paraId="02CD3996" w14:textId="77777777" w:rsidR="00D53CB3"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626E658"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D5F6FF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1568DAE"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7085FBF0"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5F1F1B13" w14:textId="77777777" w:rsidR="00D53CB3" w:rsidRPr="00B27B4C" w:rsidRDefault="00D53CB3" w:rsidP="00D53CB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475E9B11" w14:textId="77777777" w:rsidR="00D53CB3" w:rsidRPr="00B27B4C" w:rsidRDefault="00D53CB3" w:rsidP="00D53CB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136FBBFC" w14:textId="77777777" w:rsidR="00D53CB3" w:rsidRPr="00B27B4C" w:rsidRDefault="00D53CB3" w:rsidP="00D53CB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408B8019" w14:textId="77777777" w:rsidR="00D53CB3" w:rsidRPr="00B27B4C" w:rsidRDefault="00D53CB3" w:rsidP="00D53CB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2BE18D9"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11CC078A" w14:textId="77777777" w:rsidR="00D53CB3" w:rsidRPr="00B27B4C" w:rsidRDefault="00D53CB3" w:rsidP="00D53CB3">
      <w:pPr>
        <w:spacing w:before="0" w:beforeAutospacing="0" w:after="0" w:afterAutospacing="0" w:line="240" w:lineRule="auto"/>
        <w:rPr>
          <w:rFonts w:ascii="Times New Roman" w:eastAsia="Times New Roman" w:hAnsi="Times New Roman" w:cs="David"/>
          <w:sz w:val="20"/>
          <w:szCs w:val="24"/>
          <w:rtl/>
        </w:rPr>
      </w:pPr>
    </w:p>
    <w:p w14:paraId="5B49F047" w14:textId="77777777" w:rsidR="001A69D5" w:rsidRPr="0045396B" w:rsidRDefault="001A69D5" w:rsidP="00D53CB3">
      <w:pPr>
        <w:widowControl w:val="0"/>
        <w:spacing w:before="0" w:beforeAutospacing="0" w:after="0" w:afterAutospacing="0" w:line="240" w:lineRule="auto"/>
        <w:jc w:val="center"/>
        <w:outlineLvl w:val="7"/>
      </w:pPr>
    </w:p>
    <w:sectPr w:rsidR="001A69D5" w:rsidRPr="0045396B"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E07E6A" w14:textId="77777777" w:rsidR="00BF2EE9" w:rsidRDefault="00BF2EE9" w:rsidP="00AF234B">
      <w:pPr>
        <w:spacing w:before="0" w:after="0" w:line="240" w:lineRule="auto"/>
      </w:pPr>
      <w:r>
        <w:separator/>
      </w:r>
    </w:p>
  </w:endnote>
  <w:endnote w:type="continuationSeparator" w:id="0">
    <w:p w14:paraId="5494FEA0" w14:textId="77777777" w:rsidR="00BF2EE9" w:rsidRDefault="00BF2EE9" w:rsidP="00AF234B">
      <w:pPr>
        <w:spacing w:before="0" w:after="0" w:line="240" w:lineRule="auto"/>
      </w:pPr>
      <w:r>
        <w:continuationSeparator/>
      </w:r>
    </w:p>
  </w:endnote>
  <w:endnote w:type="continuationNotice" w:id="1">
    <w:p w14:paraId="598588FA" w14:textId="77777777" w:rsidR="00BF2EE9" w:rsidRDefault="00BF2EE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03"/>
      <w:gridCol w:w="2810"/>
      <w:gridCol w:w="232"/>
      <w:gridCol w:w="1038"/>
      <w:gridCol w:w="1812"/>
    </w:tblGrid>
    <w:tr w:rsidR="00EA2413" w:rsidRPr="00F9528C" w14:paraId="21E88404" w14:textId="77777777" w:rsidTr="00623070">
      <w:tc>
        <w:tcPr>
          <w:tcW w:w="753" w:type="dxa"/>
        </w:tcPr>
        <w:p w14:paraId="399D92D9"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6D175A6F" w14:textId="604A4B86" w:rsidR="00EA2413" w:rsidRPr="00F9528C" w:rsidRDefault="00172624" w:rsidP="00623070">
              <w:pPr>
                <w:tabs>
                  <w:tab w:val="center" w:pos="4153"/>
                  <w:tab w:val="right" w:pos="8306"/>
                </w:tabs>
                <w:spacing w:before="0" w:after="0" w:line="240" w:lineRule="auto"/>
                <w:rPr>
                  <w:rFonts w:ascii="David" w:hAnsi="David"/>
                  <w:color w:val="00B0F0"/>
                  <w:sz w:val="20"/>
                  <w:szCs w:val="20"/>
                  <w:rtl/>
                </w:rPr>
              </w:pPr>
              <w:ins w:id="203" w:author="Meryl Etman" w:date="2022-05-22T10:24:00Z">
                <w:r>
                  <w:rPr>
                    <w:rFonts w:ascii="David" w:hAnsi="David"/>
                    <w:color w:val="00B0F0"/>
                    <w:sz w:val="20"/>
                    <w:szCs w:val="20"/>
                    <w:rtl/>
                  </w:rPr>
                  <w:t>סביוני גבעת שמואל - מגרשים 1004-1005</w:t>
                </w:r>
              </w:ins>
            </w:p>
          </w:tc>
        </w:sdtContent>
      </w:sdt>
      <w:tc>
        <w:tcPr>
          <w:tcW w:w="2232" w:type="dxa"/>
        </w:tcPr>
        <w:p w14:paraId="33F538BB"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מעצב פנים</w:t>
              </w:r>
            </w:sdtContent>
          </w:sdt>
        </w:p>
      </w:tc>
      <w:tc>
        <w:tcPr>
          <w:tcW w:w="236" w:type="dxa"/>
        </w:tcPr>
        <w:p w14:paraId="618E20B1" w14:textId="77777777" w:rsidR="00EA2413" w:rsidRPr="00F9528C" w:rsidRDefault="00EA2413" w:rsidP="00623070">
          <w:pPr>
            <w:tabs>
              <w:tab w:val="center" w:pos="4153"/>
              <w:tab w:val="right" w:pos="8306"/>
            </w:tabs>
            <w:spacing w:before="0" w:after="0" w:line="240" w:lineRule="auto"/>
            <w:rPr>
              <w:rFonts w:ascii="David" w:hAnsi="David"/>
              <w:sz w:val="16"/>
              <w:szCs w:val="16"/>
              <w:rtl/>
            </w:rPr>
          </w:pPr>
        </w:p>
      </w:tc>
      <w:tc>
        <w:tcPr>
          <w:tcW w:w="1129" w:type="dxa"/>
        </w:tcPr>
        <w:p w14:paraId="24892070"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3BAE1F03" w14:textId="789CD315" w:rsidR="00EA2413" w:rsidRPr="00F9528C" w:rsidRDefault="00EA2413" w:rsidP="00623070">
              <w:pPr>
                <w:tabs>
                  <w:tab w:val="center" w:pos="4153"/>
                  <w:tab w:val="right" w:pos="8306"/>
                </w:tabs>
                <w:spacing w:before="0" w:after="0" w:line="240" w:lineRule="auto"/>
                <w:rPr>
                  <w:rFonts w:ascii="David" w:hAnsi="David"/>
                  <w:sz w:val="20"/>
                  <w:szCs w:val="20"/>
                  <w:rtl/>
                </w:rPr>
              </w:pPr>
              <w:del w:id="204" w:author="Meryl Etman" w:date="2022-05-22T10:23:00Z">
                <w:r w:rsidDel="00172624">
                  <w:rPr>
                    <w:rFonts w:ascii="David" w:hAnsi="David" w:hint="cs"/>
                    <w:sz w:val="20"/>
                    <w:szCs w:val="20"/>
                  </w:rPr>
                  <w:delText>CONT-5-669</w:delText>
                </w:r>
              </w:del>
              <w:ins w:id="205" w:author="Meryl Etman" w:date="2022-05-22T10:23:00Z">
                <w:r w:rsidR="00172624">
                  <w:rPr>
                    <w:rFonts w:ascii="David" w:hAnsi="David" w:hint="cs"/>
                    <w:sz w:val="20"/>
                    <w:szCs w:val="20"/>
                  </w:rPr>
                  <w:t>CO</w:t>
                </w:r>
                <w:r w:rsidR="00172624">
                  <w:rPr>
                    <w:rFonts w:ascii="David" w:hAnsi="David" w:hint="cs"/>
                    <w:sz w:val="20"/>
                    <w:szCs w:val="20"/>
                    <w:rtl/>
                  </w:rPr>
                  <w:t>NT-10-2191</w:t>
                </w:r>
              </w:ins>
            </w:p>
          </w:tc>
        </w:sdtContent>
      </w:sdt>
    </w:tr>
    <w:tr w:rsidR="00EA2413" w:rsidRPr="00F9528C" w14:paraId="59433F07" w14:textId="77777777" w:rsidTr="00623070">
      <w:tc>
        <w:tcPr>
          <w:tcW w:w="753" w:type="dxa"/>
        </w:tcPr>
        <w:p w14:paraId="701D63B1"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32868020" w14:textId="1E376F1E" w:rsidR="00EA2413" w:rsidRPr="00F9528C" w:rsidRDefault="00172624" w:rsidP="00623070">
              <w:pPr>
                <w:tabs>
                  <w:tab w:val="center" w:pos="4153"/>
                  <w:tab w:val="right" w:pos="8306"/>
                </w:tabs>
                <w:spacing w:before="0" w:after="0" w:line="240" w:lineRule="auto"/>
                <w:rPr>
                  <w:rFonts w:ascii="David" w:hAnsi="David"/>
                  <w:color w:val="00B0F0"/>
                  <w:sz w:val="20"/>
                  <w:szCs w:val="20"/>
                  <w:rtl/>
                </w:rPr>
              </w:pPr>
              <w:ins w:id="206" w:author="Meryl Etman" w:date="2022-05-22T10:29:00Z">
                <w:r>
                  <w:rPr>
                    <w:rFonts w:ascii="David" w:hAnsi="David"/>
                    <w:color w:val="00B0F0"/>
                    <w:sz w:val="20"/>
                    <w:szCs w:val="20"/>
                    <w:rtl/>
                  </w:rPr>
                  <w:t xml:space="preserve">מיכל </w:t>
                </w:r>
                <w:proofErr w:type="spellStart"/>
                <w:r>
                  <w:rPr>
                    <w:rFonts w:ascii="David" w:hAnsi="David"/>
                    <w:color w:val="00B0F0"/>
                    <w:sz w:val="20"/>
                    <w:szCs w:val="20"/>
                    <w:rtl/>
                  </w:rPr>
                  <w:t>גינזבורג</w:t>
                </w:r>
              </w:ins>
              <w:proofErr w:type="spellEnd"/>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EA2413" w:rsidRPr="00F9528C" w14:paraId="32294226" w14:textId="77777777" w:rsidTr="00623070">
            <w:trPr>
              <w:trHeight w:val="201"/>
            </w:trPr>
            <w:tc>
              <w:tcPr>
                <w:tcW w:w="926" w:type="dxa"/>
              </w:tcPr>
              <w:p w14:paraId="6CEE2B28"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07FA8E14" w14:textId="168459EB" w:rsidR="00EA2413" w:rsidRPr="00F9528C" w:rsidRDefault="00172624" w:rsidP="00623070">
                    <w:pPr>
                      <w:tabs>
                        <w:tab w:val="center" w:pos="4153"/>
                        <w:tab w:val="right" w:pos="8306"/>
                      </w:tabs>
                      <w:spacing w:before="0" w:after="0" w:line="240" w:lineRule="auto"/>
                      <w:ind w:left="1" w:hanging="1"/>
                      <w:rPr>
                        <w:rFonts w:ascii="David" w:hAnsi="David"/>
                        <w:color w:val="00B0F0"/>
                        <w:sz w:val="20"/>
                        <w:szCs w:val="20"/>
                        <w:rtl/>
                      </w:rPr>
                    </w:pPr>
                    <w:ins w:id="207" w:author="Meryl Etman" w:date="2022-05-22T10:24:00Z">
                      <w:r>
                        <w:rPr>
                          <w:rFonts w:ascii="David" w:hAnsi="David"/>
                          <w:color w:val="00B0F0"/>
                          <w:sz w:val="20"/>
                          <w:szCs w:val="20"/>
                          <w:rtl/>
                        </w:rPr>
                        <w:t>0.1</w:t>
                      </w:r>
                    </w:ins>
                  </w:p>
                </w:tc>
              </w:sdtContent>
            </w:sdt>
          </w:tr>
        </w:tbl>
        <w:p w14:paraId="73DB7E13"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236" w:type="dxa"/>
        </w:tcPr>
        <w:p w14:paraId="468089AD"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1129" w:type="dxa"/>
        </w:tcPr>
        <w:p w14:paraId="4C2E858B"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2FC5FB37" w14:textId="5A6FCEC1" w:rsidR="00EA2413" w:rsidRPr="00F9528C" w:rsidRDefault="00657EB1" w:rsidP="0062307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208" w:author="Meryl Etman" w:date="2022-05-22T10:24:00Z">
                <w:r w:rsidR="00172624">
                  <w:rPr>
                    <w:rFonts w:ascii="David" w:hAnsi="David"/>
                    <w:sz w:val="20"/>
                    <w:szCs w:val="20"/>
                    <w:rtl/>
                  </w:rPr>
                  <w:t>3;#</w:t>
                </w:r>
                <w:r w:rsidR="00172624">
                  <w:rPr>
                    <w:rFonts w:ascii="David" w:hAnsi="David"/>
                    <w:sz w:val="20"/>
                    <w:szCs w:val="20"/>
                  </w:rPr>
                  <w:t>Draft</w:t>
                </w:r>
              </w:ins>
            </w:sdtContent>
          </w:sdt>
        </w:p>
      </w:tc>
    </w:tr>
    <w:tr w:rsidR="00EA2413" w:rsidRPr="00F9528C" w14:paraId="7BF18AB4" w14:textId="77777777" w:rsidTr="00623070">
      <w:trPr>
        <w:trHeight w:val="80"/>
      </w:trPr>
      <w:tc>
        <w:tcPr>
          <w:tcW w:w="753" w:type="dxa"/>
        </w:tcPr>
        <w:p w14:paraId="03D5C56A"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1883" w:type="dxa"/>
        </w:tcPr>
        <w:p w14:paraId="3B032D21" w14:textId="77777777" w:rsidR="00EA2413" w:rsidRPr="00F9528C" w:rsidRDefault="00EA2413" w:rsidP="00623070">
          <w:pPr>
            <w:tabs>
              <w:tab w:val="center" w:pos="4153"/>
              <w:tab w:val="right" w:pos="8306"/>
            </w:tabs>
            <w:spacing w:before="0" w:after="0" w:line="240" w:lineRule="auto"/>
            <w:rPr>
              <w:rFonts w:ascii="David" w:hAnsi="David"/>
              <w:color w:val="00B0F0"/>
              <w:sz w:val="20"/>
              <w:szCs w:val="20"/>
              <w:rtl/>
            </w:rPr>
          </w:pPr>
        </w:p>
      </w:tc>
      <w:tc>
        <w:tcPr>
          <w:tcW w:w="2232" w:type="dxa"/>
        </w:tcPr>
        <w:p w14:paraId="03E7189E"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236" w:type="dxa"/>
        </w:tcPr>
        <w:p w14:paraId="53A81FC4"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1129" w:type="dxa"/>
        </w:tcPr>
        <w:p w14:paraId="73D78F25"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2073" w:type="dxa"/>
        </w:tcPr>
        <w:p w14:paraId="2F9B82B1"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r>
  </w:tbl>
  <w:p w14:paraId="7C630363" w14:textId="77777777" w:rsidR="009A05A4" w:rsidRPr="00EA2413" w:rsidRDefault="00EA2413" w:rsidP="00EA2413">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xml:space="preserve">© </w:t>
    </w:r>
    <w:proofErr w:type="spellStart"/>
    <w:r w:rsidRPr="00F9528C">
      <w:rPr>
        <w:rFonts w:ascii="Arial" w:hAnsi="Arial" w:cs="Arial"/>
        <w:sz w:val="16"/>
        <w:szCs w:val="16"/>
        <w:rtl/>
      </w:rPr>
      <w:t>וקסלר</w:t>
    </w:r>
    <w:proofErr w:type="spellEnd"/>
    <w:r w:rsidRPr="00F9528C">
      <w:rPr>
        <w:rFonts w:ascii="Arial" w:hAnsi="Arial" w:cs="Arial"/>
        <w:sz w:val="16"/>
        <w:szCs w:val="16"/>
        <w:rtl/>
      </w:rPr>
      <w:t>, ברגמן ושות' עורכי-דין</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2A7724" w14:textId="77777777" w:rsidR="00BF2EE9" w:rsidRDefault="00BF2EE9" w:rsidP="00AF234B">
      <w:pPr>
        <w:spacing w:before="0" w:after="0" w:line="240" w:lineRule="auto"/>
      </w:pPr>
      <w:r>
        <w:separator/>
      </w:r>
    </w:p>
  </w:footnote>
  <w:footnote w:type="continuationSeparator" w:id="0">
    <w:p w14:paraId="724EAB0C" w14:textId="77777777" w:rsidR="00BF2EE9" w:rsidRDefault="00BF2EE9" w:rsidP="00AF234B">
      <w:pPr>
        <w:spacing w:before="0" w:after="0" w:line="240" w:lineRule="auto"/>
      </w:pPr>
      <w:r>
        <w:continuationSeparator/>
      </w:r>
    </w:p>
  </w:footnote>
  <w:footnote w:type="continuationNotice" w:id="1">
    <w:p w14:paraId="0735EE73" w14:textId="77777777" w:rsidR="00BF2EE9" w:rsidRDefault="00BF2EE9">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792596257"/>
      <w:docPartObj>
        <w:docPartGallery w:val="Page Numbers (Top of Page)"/>
        <w:docPartUnique/>
      </w:docPartObj>
    </w:sdtPr>
    <w:sdtEndPr/>
    <w:sdtContent>
      <w:p w14:paraId="50330786" w14:textId="77777777" w:rsidR="009A05A4" w:rsidRDefault="009A05A4" w:rsidP="00CF334C">
        <w:pPr>
          <w:pStyle w:val="a3"/>
          <w:jc w:val="center"/>
        </w:pPr>
        <w:r>
          <w:fldChar w:fldCharType="begin"/>
        </w:r>
        <w:r>
          <w:instrText xml:space="preserve"> PAGE   \* MERGEFORMAT </w:instrText>
        </w:r>
        <w:r>
          <w:fldChar w:fldCharType="separate"/>
        </w:r>
        <w:r w:rsidR="00172624">
          <w:rPr>
            <w:noProof/>
            <w:rtl/>
          </w:rPr>
          <w:t>1</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C360AEF"/>
    <w:multiLevelType w:val="multilevel"/>
    <w:tmpl w:val="4B58D04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0"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4F62A8"/>
    <w:multiLevelType w:val="hybridMultilevel"/>
    <w:tmpl w:val="C000689C"/>
    <w:lvl w:ilvl="0" w:tplc="04090001">
      <w:start w:val="1"/>
      <w:numFmt w:val="bullet"/>
      <w:lvlText w:val=""/>
      <w:lvlJc w:val="left"/>
      <w:pPr>
        <w:tabs>
          <w:tab w:val="num" w:pos="720"/>
        </w:tabs>
        <w:ind w:left="720" w:hanging="360"/>
      </w:pPr>
      <w:rPr>
        <w:rFonts w:ascii="Symbol" w:hAnsi="Symbol" w:hint="default"/>
      </w:rPr>
    </w:lvl>
    <w:lvl w:ilvl="1" w:tplc="D7EAC54A">
      <w:start w:val="1"/>
      <w:numFmt w:val="bullet"/>
      <w:lvlText w:val=""/>
      <w:lvlJc w:val="left"/>
      <w:pPr>
        <w:ind w:left="1440" w:hanging="360"/>
      </w:pPr>
      <w:rPr>
        <w:rFonts w:ascii="Symbol" w:eastAsia="Calibri" w:hAnsi="Symbo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15:restartNumberingAfterBreak="0">
    <w:nsid w:val="7AC82AD0"/>
    <w:multiLevelType w:val="hybridMultilevel"/>
    <w:tmpl w:val="4B2C350E"/>
    <w:lvl w:ilvl="0" w:tplc="D7EAC54A">
      <w:start w:val="1"/>
      <w:numFmt w:val="bullet"/>
      <w:lvlText w:val=""/>
      <w:lvlJc w:val="left"/>
      <w:pPr>
        <w:ind w:left="720" w:hanging="360"/>
      </w:pPr>
      <w:rPr>
        <w:rFonts w:ascii="Symbol" w:eastAsia="Calibr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8"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9"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16cid:durableId="967591892">
    <w:abstractNumId w:val="27"/>
  </w:num>
  <w:num w:numId="2" w16cid:durableId="5369398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66838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86419024">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134897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7896114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17997959">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79663749">
    <w:abstractNumId w:val="29"/>
  </w:num>
  <w:num w:numId="9" w16cid:durableId="9976156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907477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5586883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3934350">
    <w:abstractNumId w:val="19"/>
  </w:num>
  <w:num w:numId="13" w16cid:durableId="1120685567">
    <w:abstractNumId w:val="3"/>
  </w:num>
  <w:num w:numId="14" w16cid:durableId="1218855219">
    <w:abstractNumId w:val="12"/>
  </w:num>
  <w:num w:numId="15" w16cid:durableId="1448889502">
    <w:abstractNumId w:val="23"/>
  </w:num>
  <w:num w:numId="16" w16cid:durableId="1933583279">
    <w:abstractNumId w:val="29"/>
  </w:num>
  <w:num w:numId="17" w16cid:durableId="1808549807">
    <w:abstractNumId w:val="6"/>
  </w:num>
  <w:num w:numId="18" w16cid:durableId="580260471">
    <w:abstractNumId w:val="11"/>
  </w:num>
  <w:num w:numId="19" w16cid:durableId="154538450">
    <w:abstractNumId w:val="14"/>
  </w:num>
  <w:num w:numId="20" w16cid:durableId="1584951465">
    <w:abstractNumId w:val="13"/>
  </w:num>
  <w:num w:numId="21" w16cid:durableId="168832934">
    <w:abstractNumId w:val="17"/>
  </w:num>
  <w:num w:numId="22" w16cid:durableId="1111244066">
    <w:abstractNumId w:val="16"/>
  </w:num>
  <w:num w:numId="23" w16cid:durableId="9656975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113718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28218549">
    <w:abstractNumId w:val="17"/>
    <w:lvlOverride w:ilvl="0">
      <w:startOverride w:val="1"/>
    </w:lvlOverride>
    <w:lvlOverride w:ilvl="1"/>
    <w:lvlOverride w:ilvl="2"/>
    <w:lvlOverride w:ilvl="3"/>
    <w:lvlOverride w:ilvl="4"/>
    <w:lvlOverride w:ilvl="5"/>
    <w:lvlOverride w:ilvl="6"/>
    <w:lvlOverride w:ilvl="7"/>
    <w:lvlOverride w:ilvl="8"/>
  </w:num>
  <w:num w:numId="26" w16cid:durableId="1388381105">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37684844">
    <w:abstractNumId w:val="29"/>
  </w:num>
  <w:num w:numId="28" w16cid:durableId="130450077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552357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83665531">
    <w:abstractNumId w:val="2"/>
  </w:num>
  <w:num w:numId="31" w16cid:durableId="308247595">
    <w:abstractNumId w:val="0"/>
    <w:lvlOverride w:ilvl="0">
      <w:startOverride w:val="1"/>
    </w:lvlOverride>
  </w:num>
  <w:num w:numId="32" w16cid:durableId="484571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26125315">
    <w:abstractNumId w:val="28"/>
    <w:lvlOverride w:ilvl="0">
      <w:startOverride w:val="1"/>
    </w:lvlOverride>
  </w:num>
  <w:num w:numId="34" w16cid:durableId="1403454115">
    <w:abstractNumId w:val="4"/>
  </w:num>
  <w:num w:numId="35" w16cid:durableId="65107313">
    <w:abstractNumId w:val="8"/>
  </w:num>
  <w:num w:numId="36" w16cid:durableId="837576592">
    <w:abstractNumId w:val="21"/>
  </w:num>
  <w:num w:numId="37" w16cid:durableId="39093073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31177050">
    <w:abstractNumId w:val="29"/>
  </w:num>
  <w:num w:numId="39" w16cid:durableId="667446304">
    <w:abstractNumId w:val="5"/>
  </w:num>
  <w:num w:numId="40" w16cid:durableId="1030296292">
    <w:abstractNumId w:val="22"/>
  </w:num>
  <w:num w:numId="41" w16cid:durableId="618798683">
    <w:abstractNumId w:val="26"/>
  </w:num>
  <w:num w:numId="42" w16cid:durableId="11954580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eryl Etman">
    <w15:presenceInfo w15:providerId="AD" w15:userId="S-1-5-21-1915107579-1707952165-794563710-5303"/>
  </w15:person>
  <w15:person w15:author="Meryl Etman [2]">
    <w15:presenceInfo w15:providerId="AD" w15:userId="S::meryle@africa-israel.com::5d3372e1-6610-4ed8-96d9-3804caaefa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trackRevisions/>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06550"/>
    <w:rsid w:val="000065AD"/>
    <w:rsid w:val="00044849"/>
    <w:rsid w:val="00071854"/>
    <w:rsid w:val="000C533D"/>
    <w:rsid w:val="00134C85"/>
    <w:rsid w:val="00172624"/>
    <w:rsid w:val="001A0C3C"/>
    <w:rsid w:val="001A69D5"/>
    <w:rsid w:val="00214ACF"/>
    <w:rsid w:val="00272745"/>
    <w:rsid w:val="00293B97"/>
    <w:rsid w:val="002A2F51"/>
    <w:rsid w:val="002B2234"/>
    <w:rsid w:val="002D3211"/>
    <w:rsid w:val="0030703A"/>
    <w:rsid w:val="00321C50"/>
    <w:rsid w:val="003329AC"/>
    <w:rsid w:val="00342405"/>
    <w:rsid w:val="003434A2"/>
    <w:rsid w:val="0045396B"/>
    <w:rsid w:val="004C4D46"/>
    <w:rsid w:val="00550043"/>
    <w:rsid w:val="00552E11"/>
    <w:rsid w:val="005F46C7"/>
    <w:rsid w:val="00607439"/>
    <w:rsid w:val="00656A43"/>
    <w:rsid w:val="00657EB1"/>
    <w:rsid w:val="00666119"/>
    <w:rsid w:val="00703DC8"/>
    <w:rsid w:val="0072103C"/>
    <w:rsid w:val="0073034D"/>
    <w:rsid w:val="00733726"/>
    <w:rsid w:val="0075237C"/>
    <w:rsid w:val="008C64C6"/>
    <w:rsid w:val="00906AB8"/>
    <w:rsid w:val="00942177"/>
    <w:rsid w:val="009657C7"/>
    <w:rsid w:val="009A05A4"/>
    <w:rsid w:val="00A42271"/>
    <w:rsid w:val="00AF234B"/>
    <w:rsid w:val="00BD72C4"/>
    <w:rsid w:val="00BE17B4"/>
    <w:rsid w:val="00BF2EE9"/>
    <w:rsid w:val="00CA6B0F"/>
    <w:rsid w:val="00CB4298"/>
    <w:rsid w:val="00CF334C"/>
    <w:rsid w:val="00CF37E4"/>
    <w:rsid w:val="00D53CB3"/>
    <w:rsid w:val="00D72AD6"/>
    <w:rsid w:val="00D756F6"/>
    <w:rsid w:val="00D95DCC"/>
    <w:rsid w:val="00DC5A8B"/>
    <w:rsid w:val="00DC781C"/>
    <w:rsid w:val="00E45DA7"/>
    <w:rsid w:val="00E679C7"/>
    <w:rsid w:val="00EA2413"/>
    <w:rsid w:val="00EB2B40"/>
    <w:rsid w:val="00EC37B6"/>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DB18B5F"/>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
    <w:next w:val="a"/>
    <w:link w:val="80"/>
    <w:semiHidden/>
    <w:unhideWhenUsed/>
    <w:qFormat/>
    <w:rsid w:val="00071854"/>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80">
    <w:name w:val="כותרת 8 תו"/>
    <w:basedOn w:val="a0"/>
    <w:link w:val="8"/>
    <w:semiHidden/>
    <w:rsid w:val="00071854"/>
    <w:rPr>
      <w:rFonts w:ascii="Calibri" w:eastAsia="Times New Roman" w:hAnsi="Calibri" w:cs="Arial"/>
      <w:i/>
      <w:iCs/>
      <w:sz w:val="24"/>
      <w:szCs w:val="24"/>
      <w:lang w:eastAsia="he-IL"/>
    </w:rPr>
  </w:style>
  <w:style w:type="numbering" w:customStyle="1" w:styleId="NoList2">
    <w:name w:val="No List2"/>
    <w:next w:val="a2"/>
    <w:semiHidden/>
    <w:rsid w:val="00071854"/>
  </w:style>
  <w:style w:type="paragraph" w:styleId="af6">
    <w:name w:val="List Paragraph"/>
    <w:basedOn w:val="a"/>
    <w:uiPriority w:val="34"/>
    <w:qFormat/>
    <w:rsid w:val="00071854"/>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rsid w:val="0045396B"/>
  </w:style>
  <w:style w:type="table" w:customStyle="1" w:styleId="13">
    <w:name w:val="רשת טבלה1"/>
    <w:basedOn w:val="a1"/>
    <w:next w:val="a8"/>
    <w:rsid w:val="00EA24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55004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0AE9C025641495FAD8A6F22A552E0E2"/>
        <w:category>
          <w:name w:val="כללי"/>
          <w:gallery w:val="placeholder"/>
        </w:category>
        <w:types>
          <w:type w:val="bbPlcHdr"/>
        </w:types>
        <w:behaviors>
          <w:behavior w:val="content"/>
        </w:behaviors>
        <w:guid w:val="{CF638708-D87D-464E-9F69-FA8F38FEA98E}"/>
      </w:docPartPr>
      <w:docPartBody>
        <w:p w:rsidR="00B56928" w:rsidRDefault="003061B5">
          <w:r w:rsidRPr="00AA62C4">
            <w:rPr>
              <w:rStyle w:val="a3"/>
              <w:rFonts w:hint="cs"/>
              <w:rtl/>
            </w:rPr>
            <w:t>[שם</w:t>
          </w:r>
          <w:r w:rsidRPr="00AA62C4">
            <w:rPr>
              <w:rStyle w:val="a3"/>
              <w:rtl/>
            </w:rPr>
            <w:t xml:space="preserve"> </w:t>
          </w:r>
          <w:r w:rsidRPr="00AA62C4">
            <w:rPr>
              <w:rStyle w:val="a3"/>
              <w:rFonts w:hint="cs"/>
              <w:rtl/>
            </w:rPr>
            <w:t>הפרויקט]</w:t>
          </w:r>
        </w:p>
      </w:docPartBody>
    </w:docPart>
    <w:docPart>
      <w:docPartPr>
        <w:name w:val="26D8EDE1EF564FB9BD899410AF8AEEF1"/>
        <w:category>
          <w:name w:val="כללי"/>
          <w:gallery w:val="placeholder"/>
        </w:category>
        <w:types>
          <w:type w:val="bbPlcHdr"/>
        </w:types>
        <w:behaviors>
          <w:behavior w:val="content"/>
        </w:behaviors>
        <w:guid w:val="{72A7514B-2323-4EA1-A741-13FD8D2EB747}"/>
      </w:docPartPr>
      <w:docPartBody>
        <w:p w:rsidR="00B56928" w:rsidRDefault="003061B5">
          <w:r w:rsidRPr="00AA62C4">
            <w:rPr>
              <w:rStyle w:val="a3"/>
              <w:rFonts w:hint="cs"/>
              <w:rtl/>
            </w:rPr>
            <w:t>[שם</w:t>
          </w:r>
          <w:r w:rsidRPr="00AA62C4">
            <w:rPr>
              <w:rStyle w:val="a3"/>
              <w:rtl/>
            </w:rPr>
            <w:t xml:space="preserve"> </w:t>
          </w:r>
          <w:r w:rsidRPr="00AA62C4">
            <w:rPr>
              <w:rStyle w:val="a3"/>
              <w:rFonts w:hint="cs"/>
              <w:rtl/>
            </w:rPr>
            <w:t>אתר]</w:t>
          </w:r>
        </w:p>
      </w:docPartBody>
    </w:docPart>
    <w:docPart>
      <w:docPartPr>
        <w:name w:val="F8655416947D45DE91524A0B0107927E"/>
        <w:category>
          <w:name w:val="כללי"/>
          <w:gallery w:val="placeholder"/>
        </w:category>
        <w:types>
          <w:type w:val="bbPlcHdr"/>
        </w:types>
        <w:behaviors>
          <w:behavior w:val="content"/>
        </w:behaviors>
        <w:guid w:val="{EFF4F57D-0750-469F-8A2B-B7A56A0B5D9A}"/>
      </w:docPartPr>
      <w:docPartBody>
        <w:p w:rsidR="00B56928" w:rsidRDefault="003061B5">
          <w:r w:rsidRPr="00AA62C4">
            <w:rPr>
              <w:rStyle w:val="a3"/>
              <w:rFonts w:hint="cs"/>
              <w:rtl/>
            </w:rPr>
            <w:t>[תאריך</w:t>
          </w:r>
          <w:r w:rsidRPr="00AA62C4">
            <w:rPr>
              <w:rStyle w:val="a3"/>
              <w:rtl/>
            </w:rPr>
            <w:t xml:space="preserve"> </w:t>
          </w:r>
          <w:r w:rsidRPr="00AA62C4">
            <w:rPr>
              <w:rStyle w:val="a3"/>
              <w:rFonts w:hint="cs"/>
              <w:rtl/>
            </w:rPr>
            <w:t>חתימת</w:t>
          </w:r>
          <w:r w:rsidRPr="00AA62C4">
            <w:rPr>
              <w:rStyle w:val="a3"/>
              <w:rtl/>
            </w:rPr>
            <w:t xml:space="preserve"> </w:t>
          </w:r>
          <w:r w:rsidRPr="00AA62C4">
            <w:rPr>
              <w:rStyle w:val="a3"/>
              <w:rFonts w:hint="cs"/>
              <w:rtl/>
            </w:rPr>
            <w:t>חוזה]</w:t>
          </w:r>
        </w:p>
      </w:docPartBody>
    </w:docPart>
    <w:docPart>
      <w:docPartPr>
        <w:name w:val="375994832DE1484AAED5F8C46BD894BC"/>
        <w:category>
          <w:name w:val="כללי"/>
          <w:gallery w:val="placeholder"/>
        </w:category>
        <w:types>
          <w:type w:val="bbPlcHdr"/>
        </w:types>
        <w:behaviors>
          <w:behavior w:val="content"/>
        </w:behaviors>
        <w:guid w:val="{0E17828F-689B-495B-A12A-5F51687932AB}"/>
      </w:docPartPr>
      <w:docPartBody>
        <w:p w:rsidR="00B56928" w:rsidRDefault="003061B5">
          <w:r w:rsidRPr="00AA62C4">
            <w:rPr>
              <w:rStyle w:val="a3"/>
              <w:rFonts w:hint="cs"/>
              <w:rtl/>
            </w:rPr>
            <w:t>[שם</w:t>
          </w:r>
          <w:r w:rsidRPr="00AA62C4">
            <w:rPr>
              <w:rStyle w:val="a3"/>
              <w:rtl/>
            </w:rPr>
            <w:t xml:space="preserve"> </w:t>
          </w:r>
          <w:r w:rsidRPr="00AA62C4">
            <w:rPr>
              <w:rStyle w:val="a3"/>
              <w:rFonts w:hint="cs"/>
              <w:rtl/>
            </w:rPr>
            <w:t>צד</w:t>
          </w:r>
          <w:r w:rsidRPr="00AA62C4">
            <w:rPr>
              <w:rStyle w:val="a3"/>
              <w:rtl/>
            </w:rPr>
            <w:t xml:space="preserve"> </w:t>
          </w:r>
          <w:r w:rsidRPr="00AA62C4">
            <w:rPr>
              <w:rStyle w:val="a3"/>
              <w:rFonts w:hint="cs"/>
              <w:rtl/>
            </w:rPr>
            <w:t>א]</w:t>
          </w:r>
        </w:p>
      </w:docPartBody>
    </w:docPart>
    <w:docPart>
      <w:docPartPr>
        <w:name w:val="EE2AE74DC1484728BD0F5AD74A2FBDDB"/>
        <w:category>
          <w:name w:val="כללי"/>
          <w:gallery w:val="placeholder"/>
        </w:category>
        <w:types>
          <w:type w:val="bbPlcHdr"/>
        </w:types>
        <w:behaviors>
          <w:behavior w:val="content"/>
        </w:behaviors>
        <w:guid w:val="{4A25ED88-11FC-4261-9F8B-79B94FFD257C}"/>
      </w:docPartPr>
      <w:docPartBody>
        <w:p w:rsidR="00B56928" w:rsidRDefault="003061B5">
          <w:r w:rsidRPr="00AA62C4">
            <w:rPr>
              <w:rStyle w:val="a3"/>
              <w:rFonts w:hint="cs"/>
              <w:rtl/>
            </w:rPr>
            <w:t>[צדדים</w:t>
          </w:r>
          <w:r w:rsidRPr="00AA62C4">
            <w:rPr>
              <w:rStyle w:val="a3"/>
              <w:rtl/>
            </w:rPr>
            <w:t xml:space="preserve"> </w:t>
          </w:r>
          <w:r w:rsidRPr="00AA62C4">
            <w:rPr>
              <w:rStyle w:val="a3"/>
              <w:rFonts w:hint="cs"/>
              <w:rtl/>
            </w:rPr>
            <w:t>נוספים]</w:t>
          </w:r>
        </w:p>
      </w:docPartBody>
    </w:docPart>
    <w:docPart>
      <w:docPartPr>
        <w:name w:val="CC3EDA5DE16041389F6CEE34DC87A16D"/>
        <w:category>
          <w:name w:val="כללי"/>
          <w:gallery w:val="placeholder"/>
        </w:category>
        <w:types>
          <w:type w:val="bbPlcHdr"/>
        </w:types>
        <w:behaviors>
          <w:behavior w:val="content"/>
        </w:behaviors>
        <w:guid w:val="{1CCDAE22-38C2-4A1C-B7B5-8F208429E793}"/>
      </w:docPartPr>
      <w:docPartBody>
        <w:p w:rsidR="00B56928" w:rsidRDefault="00B56928">
          <w:r w:rsidRPr="004B7360">
            <w:rPr>
              <w:rStyle w:val="a3"/>
              <w:rFonts w:hint="cs"/>
              <w:rtl/>
            </w:rPr>
            <w:t>[סוג</w:t>
          </w:r>
          <w:r w:rsidRPr="004B7360">
            <w:rPr>
              <w:rStyle w:val="a3"/>
              <w:rtl/>
            </w:rPr>
            <w:t xml:space="preserve"> </w:t>
          </w:r>
          <w:r w:rsidRPr="004B7360">
            <w:rPr>
              <w:rStyle w:val="a3"/>
              <w:rFonts w:hint="cs"/>
              <w:rtl/>
            </w:rPr>
            <w:t>מדד</w:t>
          </w:r>
          <w:r w:rsidRPr="004B7360">
            <w:rPr>
              <w:rStyle w:val="a3"/>
              <w:rtl/>
            </w:rPr>
            <w:t xml:space="preserve"> </w:t>
          </w:r>
          <w:r w:rsidRPr="004B7360">
            <w:rPr>
              <w:rStyle w:val="a3"/>
              <w:rFonts w:hint="cs"/>
              <w:rtl/>
            </w:rPr>
            <w:t>כותרת]</w:t>
          </w:r>
        </w:p>
      </w:docPartBody>
    </w:docPart>
    <w:docPart>
      <w:docPartPr>
        <w:name w:val="403413E84F3D42BB849E90AA38AF580C"/>
        <w:category>
          <w:name w:val="כללי"/>
          <w:gallery w:val="placeholder"/>
        </w:category>
        <w:types>
          <w:type w:val="bbPlcHdr"/>
        </w:types>
        <w:behaviors>
          <w:behavior w:val="content"/>
        </w:behaviors>
        <w:guid w:val="{0949185E-E479-454F-BC0C-604117260551}"/>
      </w:docPartPr>
      <w:docPartBody>
        <w:p w:rsidR="00B56928" w:rsidRDefault="00B56928">
          <w:r w:rsidRPr="004B7360">
            <w:rPr>
              <w:rStyle w:val="a3"/>
              <w:rFonts w:hint="cs"/>
              <w:rtl/>
            </w:rPr>
            <w:t>[מדד</w:t>
          </w:r>
          <w:r w:rsidRPr="004B7360">
            <w:rPr>
              <w:rStyle w:val="a3"/>
              <w:rtl/>
            </w:rPr>
            <w:t xml:space="preserve"> </w:t>
          </w:r>
          <w:r w:rsidRPr="004B7360">
            <w:rPr>
              <w:rStyle w:val="a3"/>
              <w:rFonts w:hint="cs"/>
              <w:rtl/>
            </w:rPr>
            <w:t>בגין</w:t>
          </w:r>
          <w:r w:rsidRPr="004B7360">
            <w:rPr>
              <w:rStyle w:val="a3"/>
              <w:rtl/>
            </w:rPr>
            <w:t>/</w:t>
          </w:r>
          <w:r w:rsidRPr="004B7360">
            <w:rPr>
              <w:rStyle w:val="a3"/>
              <w:rFonts w:hint="cs"/>
              <w:rtl/>
            </w:rPr>
            <w:t>ידוע</w:t>
          </w:r>
          <w:r w:rsidRPr="004B7360">
            <w:rPr>
              <w:rStyle w:val="a3"/>
              <w:rtl/>
            </w:rPr>
            <w:t xml:space="preserve"> - </w:t>
          </w:r>
          <w:r w:rsidRPr="004B7360">
            <w:rPr>
              <w:rStyle w:val="a3"/>
              <w:rFonts w:hint="cs"/>
              <w:rtl/>
            </w:rPr>
            <w:t>כותרת]</w:t>
          </w:r>
        </w:p>
      </w:docPartBody>
    </w:docPart>
    <w:docPart>
      <w:docPartPr>
        <w:name w:val="521022A540FB4F06A441EDEAA4FD35EA"/>
        <w:category>
          <w:name w:val="כללי"/>
          <w:gallery w:val="placeholder"/>
        </w:category>
        <w:types>
          <w:type w:val="bbPlcHdr"/>
        </w:types>
        <w:behaviors>
          <w:behavior w:val="content"/>
        </w:behaviors>
        <w:guid w:val="{390A2995-5B91-4E11-899D-E5FDE64BFA03}"/>
      </w:docPartPr>
      <w:docPartBody>
        <w:p w:rsidR="00B56928" w:rsidRDefault="00B56928">
          <w:r w:rsidRPr="004B7360">
            <w:rPr>
              <w:rStyle w:val="a3"/>
              <w:rFonts w:hint="cs"/>
              <w:rtl/>
            </w:rPr>
            <w:t>[מדד</w:t>
          </w:r>
          <w:r w:rsidRPr="004B7360">
            <w:rPr>
              <w:rStyle w:val="a3"/>
              <w:rtl/>
            </w:rPr>
            <w:t xml:space="preserve"> </w:t>
          </w:r>
          <w:r w:rsidRPr="004B7360">
            <w:rPr>
              <w:rStyle w:val="a3"/>
              <w:rFonts w:hint="cs"/>
              <w:rtl/>
            </w:rPr>
            <w:t>בסיס]</w:t>
          </w:r>
        </w:p>
      </w:docPartBody>
    </w:docPart>
    <w:docPart>
      <w:docPartPr>
        <w:name w:val="505288CA0C5547BEBD034A2F942EF26C"/>
        <w:category>
          <w:name w:val="כללי"/>
          <w:gallery w:val="placeholder"/>
        </w:category>
        <w:types>
          <w:type w:val="bbPlcHdr"/>
        </w:types>
        <w:behaviors>
          <w:behavior w:val="content"/>
        </w:behaviors>
        <w:guid w:val="{6EDD50BA-BADF-4207-82C8-66522B6FF5CA}"/>
      </w:docPartPr>
      <w:docPartBody>
        <w:p w:rsidR="00B56928" w:rsidRDefault="00B56928">
          <w:r w:rsidRPr="004B7360">
            <w:rPr>
              <w:rStyle w:val="a3"/>
              <w:rFonts w:hint="cs"/>
              <w:rtl/>
            </w:rPr>
            <w:t>[נקודות</w:t>
          </w:r>
          <w:r w:rsidRPr="004B7360">
            <w:rPr>
              <w:rStyle w:val="a3"/>
              <w:rtl/>
            </w:rPr>
            <w:t xml:space="preserve"> </w:t>
          </w:r>
          <w:r w:rsidRPr="004B7360">
            <w:rPr>
              <w:rStyle w:val="a3"/>
              <w:rFonts w:hint="cs"/>
              <w:rtl/>
            </w:rPr>
            <w:t>מדד]</w:t>
          </w:r>
        </w:p>
      </w:docPartBody>
    </w:docPart>
    <w:docPart>
      <w:docPartPr>
        <w:name w:val="CC381D9B04C6458D811782040932388E"/>
        <w:category>
          <w:name w:val="כללי"/>
          <w:gallery w:val="placeholder"/>
        </w:category>
        <w:types>
          <w:type w:val="bbPlcHdr"/>
        </w:types>
        <w:behaviors>
          <w:behavior w:val="content"/>
        </w:behaviors>
        <w:guid w:val="{0E737FBB-BB68-46D6-94C4-1C73816F90EA}"/>
      </w:docPartPr>
      <w:docPartBody>
        <w:p w:rsidR="004F31E0" w:rsidRDefault="004F31E0" w:rsidP="004F31E0">
          <w:pPr>
            <w:pStyle w:val="CC381D9B04C6458D811782040932388E"/>
          </w:pPr>
          <w:r w:rsidRPr="000E16FF">
            <w:rPr>
              <w:rStyle w:val="a3"/>
              <w:rtl/>
            </w:rPr>
            <w:t>[שם ספק]</w:t>
          </w:r>
        </w:p>
      </w:docPartBody>
    </w:docPart>
    <w:docPart>
      <w:docPartPr>
        <w:name w:val="001D182A385C4B878D3B36AE5D180CB7"/>
        <w:category>
          <w:name w:val="כללי"/>
          <w:gallery w:val="placeholder"/>
        </w:category>
        <w:types>
          <w:type w:val="bbPlcHdr"/>
        </w:types>
        <w:behaviors>
          <w:behavior w:val="content"/>
        </w:behaviors>
        <w:guid w:val="{A8EFEF37-F7A9-4D60-9CE5-BC4E6F620F1A}"/>
      </w:docPartPr>
      <w:docPartBody>
        <w:p w:rsidR="004F31E0" w:rsidRDefault="004F31E0" w:rsidP="004F31E0">
          <w:pPr>
            <w:pStyle w:val="001D182A385C4B878D3B36AE5D180CB7"/>
          </w:pPr>
          <w:r w:rsidRPr="000E16FF">
            <w:rPr>
              <w:rStyle w:val="a3"/>
              <w:rtl/>
            </w:rPr>
            <w:t>[שם צד א]</w:t>
          </w:r>
        </w:p>
      </w:docPartBody>
    </w:docPart>
    <w:docPart>
      <w:docPartPr>
        <w:name w:val="6F4509FAAFF04AB58280FA611122F1C8"/>
        <w:category>
          <w:name w:val="כללי"/>
          <w:gallery w:val="placeholder"/>
        </w:category>
        <w:types>
          <w:type w:val="bbPlcHdr"/>
        </w:types>
        <w:behaviors>
          <w:behavior w:val="content"/>
        </w:behaviors>
        <w:guid w:val="{0B7404A4-7ED7-4E70-87BC-ED459B6083C5}"/>
      </w:docPartPr>
      <w:docPartBody>
        <w:p w:rsidR="00140A30" w:rsidRDefault="004F31E0" w:rsidP="004F31E0">
          <w:pPr>
            <w:pStyle w:val="6F4509FAAFF04AB58280FA611122F1C8"/>
          </w:pPr>
          <w:r w:rsidRPr="003059F5">
            <w:rPr>
              <w:rStyle w:val="a3"/>
              <w:rtl/>
            </w:rPr>
            <w:t>[רשות מקומית]</w:t>
          </w:r>
        </w:p>
      </w:docPartBody>
    </w:docPart>
    <w:docPart>
      <w:docPartPr>
        <w:name w:val="54F47E8B1ECB4D4FB7B6D7487F422670"/>
        <w:category>
          <w:name w:val="כללי"/>
          <w:gallery w:val="placeholder"/>
        </w:category>
        <w:types>
          <w:type w:val="bbPlcHdr"/>
        </w:types>
        <w:behaviors>
          <w:behavior w:val="content"/>
        </w:behaviors>
        <w:guid w:val="{A1CFD4FC-A532-4F56-8373-15ED36FD3107}"/>
      </w:docPartPr>
      <w:docPartBody>
        <w:p w:rsidR="00140A30" w:rsidRDefault="004F31E0" w:rsidP="004F31E0">
          <w:pPr>
            <w:pStyle w:val="54F47E8B1ECB4D4FB7B6D7487F422670"/>
          </w:pPr>
          <w:r w:rsidRPr="003059F5">
            <w:rPr>
              <w:rStyle w:val="a3"/>
              <w:rtl/>
            </w:rPr>
            <w:t>[שם אתר]</w:t>
          </w:r>
        </w:p>
      </w:docPartBody>
    </w:docPart>
    <w:docPart>
      <w:docPartPr>
        <w:name w:val="59911A407EF8497C83683F96D1D48826"/>
        <w:category>
          <w:name w:val="כללי"/>
          <w:gallery w:val="placeholder"/>
        </w:category>
        <w:types>
          <w:type w:val="bbPlcHdr"/>
        </w:types>
        <w:behaviors>
          <w:behavior w:val="content"/>
        </w:behaviors>
        <w:guid w:val="{A71B981F-266E-443D-BDF0-35B9546E1163}"/>
      </w:docPartPr>
      <w:docPartBody>
        <w:p w:rsidR="00140A30" w:rsidRDefault="004F31E0" w:rsidP="004F31E0">
          <w:pPr>
            <w:pStyle w:val="59911A407EF8497C83683F96D1D48826"/>
          </w:pPr>
          <w:r w:rsidRPr="003059F5">
            <w:rPr>
              <w:rStyle w:val="a3"/>
              <w:rtl/>
            </w:rPr>
            <w:t>[שם הפרויקט]</w:t>
          </w:r>
        </w:p>
      </w:docPartBody>
    </w:docPart>
    <w:docPart>
      <w:docPartPr>
        <w:name w:val="75D26ABA50F64685BF9E7EB3D98EDD95"/>
        <w:category>
          <w:name w:val="כללי"/>
          <w:gallery w:val="placeholder"/>
        </w:category>
        <w:types>
          <w:type w:val="bbPlcHdr"/>
        </w:types>
        <w:behaviors>
          <w:behavior w:val="content"/>
        </w:behaviors>
        <w:guid w:val="{59D1CF18-FF71-40E8-86F3-B4638DC4B6F3}"/>
      </w:docPartPr>
      <w:docPartBody>
        <w:p w:rsidR="00140A30" w:rsidRDefault="004F31E0" w:rsidP="004F31E0">
          <w:pPr>
            <w:pStyle w:val="75D26ABA50F64685BF9E7EB3D98EDD95"/>
          </w:pPr>
          <w:r w:rsidRPr="003059F5">
            <w:rPr>
              <w:rStyle w:val="a3"/>
              <w:rtl/>
            </w:rPr>
            <w:t>[שדה נוסף 2]</w:t>
          </w:r>
        </w:p>
      </w:docPartBody>
    </w:docPart>
    <w:docPart>
      <w:docPartPr>
        <w:name w:val="78E087138FE549A399F8974392FAC3C8"/>
        <w:category>
          <w:name w:val="כללי"/>
          <w:gallery w:val="placeholder"/>
        </w:category>
        <w:types>
          <w:type w:val="bbPlcHdr"/>
        </w:types>
        <w:behaviors>
          <w:behavior w:val="content"/>
        </w:behaviors>
        <w:guid w:val="{BE4B5026-FCC3-4405-B906-222DA7E82037}"/>
      </w:docPartPr>
      <w:docPartBody>
        <w:p w:rsidR="00140A30" w:rsidRDefault="004F31E0" w:rsidP="004F31E0">
          <w:pPr>
            <w:pStyle w:val="78E087138FE549A399F8974392FAC3C8"/>
          </w:pPr>
          <w:r w:rsidRPr="003059F5">
            <w:rPr>
              <w:rStyle w:val="a3"/>
              <w:rtl/>
            </w:rPr>
            <w:t>[שדה נוסף 1]</w:t>
          </w:r>
        </w:p>
      </w:docPartBody>
    </w:docPart>
    <w:docPart>
      <w:docPartPr>
        <w:name w:val="4B658542B03D4D67834B150C3A619FC1"/>
        <w:category>
          <w:name w:val="כללי"/>
          <w:gallery w:val="placeholder"/>
        </w:category>
        <w:types>
          <w:type w:val="bbPlcHdr"/>
        </w:types>
        <w:behaviors>
          <w:behavior w:val="content"/>
        </w:behaviors>
        <w:guid w:val="{BDB46CBE-708C-4262-8035-E6A24A7B4547}"/>
      </w:docPartPr>
      <w:docPartBody>
        <w:p w:rsidR="00140A30" w:rsidRDefault="004F31E0" w:rsidP="004F31E0">
          <w:pPr>
            <w:pStyle w:val="4B658542B03D4D67834B150C3A619FC1"/>
          </w:pPr>
          <w:r w:rsidRPr="003059F5">
            <w:rPr>
              <w:rStyle w:val="a3"/>
              <w:rtl/>
            </w:rPr>
            <w:t>[רשות מקומית]</w:t>
          </w:r>
        </w:p>
      </w:docPartBody>
    </w:docPart>
    <w:docPart>
      <w:docPartPr>
        <w:name w:val="6F7CD8EC0DD947ABAFDB672687B7B32F"/>
        <w:category>
          <w:name w:val="כללי"/>
          <w:gallery w:val="placeholder"/>
        </w:category>
        <w:types>
          <w:type w:val="bbPlcHdr"/>
        </w:types>
        <w:behaviors>
          <w:behavior w:val="content"/>
        </w:behaviors>
        <w:guid w:val="{60AA0B20-F97F-476C-AAEB-054D8A708862}"/>
      </w:docPartPr>
      <w:docPartBody>
        <w:p w:rsidR="00140A30" w:rsidRDefault="004F31E0" w:rsidP="004F31E0">
          <w:pPr>
            <w:pStyle w:val="6F7CD8EC0DD947ABAFDB672687B7B32F"/>
          </w:pPr>
          <w:r w:rsidRPr="003059F5">
            <w:rPr>
              <w:rStyle w:val="a3"/>
              <w:rtl/>
            </w:rPr>
            <w:t>[שדה נוסף 3]</w:t>
          </w:r>
        </w:p>
      </w:docPartBody>
    </w:docPart>
    <w:docPart>
      <w:docPartPr>
        <w:name w:val="F204BB9576174FFF958E11C85D08BFE6"/>
        <w:category>
          <w:name w:val="כללי"/>
          <w:gallery w:val="placeholder"/>
        </w:category>
        <w:types>
          <w:type w:val="bbPlcHdr"/>
        </w:types>
        <w:behaviors>
          <w:behavior w:val="content"/>
        </w:behaviors>
        <w:guid w:val="{17DB7F3A-6C8F-4D11-831D-C2D040A14D15}"/>
      </w:docPartPr>
      <w:docPartBody>
        <w:p w:rsidR="00140A30" w:rsidRDefault="004F31E0" w:rsidP="004F31E0">
          <w:pPr>
            <w:pStyle w:val="F204BB9576174FFF958E11C85D08BFE6"/>
          </w:pPr>
          <w:r w:rsidRPr="003059F5">
            <w:rPr>
              <w:rStyle w:val="a3"/>
              <w:rtl/>
            </w:rPr>
            <w:t>[שדה נוסף 4]</w:t>
          </w:r>
        </w:p>
      </w:docPartBody>
    </w:docPart>
    <w:docPart>
      <w:docPartPr>
        <w:name w:val="D806FDE681644DDC865969DC4F5E2101"/>
        <w:category>
          <w:name w:val="כללי"/>
          <w:gallery w:val="placeholder"/>
        </w:category>
        <w:types>
          <w:type w:val="bbPlcHdr"/>
        </w:types>
        <w:behaviors>
          <w:behavior w:val="content"/>
        </w:behaviors>
        <w:guid w:val="{C717BEB8-4240-4B0C-90C9-34BD390E229C}"/>
      </w:docPartPr>
      <w:docPartBody>
        <w:p w:rsidR="00140A30" w:rsidRDefault="004F31E0" w:rsidP="004F31E0">
          <w:pPr>
            <w:pStyle w:val="D806FDE681644DDC865969DC4F5E2101"/>
          </w:pPr>
          <w:r w:rsidRPr="003059F5">
            <w:rPr>
              <w:rStyle w:val="a3"/>
              <w:rtl/>
            </w:rPr>
            <w:t>[שדה נוסף 5]</w:t>
          </w:r>
        </w:p>
      </w:docPartBody>
    </w:docPart>
    <w:docPart>
      <w:docPartPr>
        <w:name w:val="9879DDED3021444E8FCB3AC2D820C678"/>
        <w:category>
          <w:name w:val="כללי"/>
          <w:gallery w:val="placeholder"/>
        </w:category>
        <w:types>
          <w:type w:val="bbPlcHdr"/>
        </w:types>
        <w:behaviors>
          <w:behavior w:val="content"/>
        </w:behaviors>
        <w:guid w:val="{AF0FB823-267C-40C2-8A28-CE45CB06BB17}"/>
      </w:docPartPr>
      <w:docPartBody>
        <w:p w:rsidR="00140A30" w:rsidRDefault="004F31E0" w:rsidP="004F31E0">
          <w:pPr>
            <w:pStyle w:val="9879DDED3021444E8FCB3AC2D820C678"/>
          </w:pPr>
          <w:r w:rsidRPr="003059F5">
            <w:rPr>
              <w:rStyle w:val="a3"/>
              <w:rtl/>
            </w:rPr>
            <w:t>[שדה נוסף 6]</w:t>
          </w:r>
        </w:p>
      </w:docPartBody>
    </w:docPart>
    <w:docPart>
      <w:docPartPr>
        <w:name w:val="827289AEB97042138BF35D55F694A8A3"/>
        <w:category>
          <w:name w:val="כללי"/>
          <w:gallery w:val="placeholder"/>
        </w:category>
        <w:types>
          <w:type w:val="bbPlcHdr"/>
        </w:types>
        <w:behaviors>
          <w:behavior w:val="content"/>
        </w:behaviors>
        <w:guid w:val="{525EAF9E-C3A7-4BB0-B391-092CDE83A1C4}"/>
      </w:docPartPr>
      <w:docPartBody>
        <w:p w:rsidR="00140A30" w:rsidRDefault="004F31E0" w:rsidP="004F31E0">
          <w:pPr>
            <w:pStyle w:val="827289AEB97042138BF35D55F694A8A3"/>
          </w:pPr>
          <w:r w:rsidRPr="003059F5">
            <w:rPr>
              <w:rStyle w:val="a3"/>
              <w:rtl/>
            </w:rPr>
            <w:t>[אחוז השתתפות צד א]</w:t>
          </w:r>
        </w:p>
      </w:docPartBody>
    </w:docPart>
    <w:docPart>
      <w:docPartPr>
        <w:name w:val="8C01917DFFC443E98DE1B2CF5811D699"/>
        <w:category>
          <w:name w:val="כללי"/>
          <w:gallery w:val="placeholder"/>
        </w:category>
        <w:types>
          <w:type w:val="bbPlcHdr"/>
        </w:types>
        <w:behaviors>
          <w:behavior w:val="content"/>
        </w:behaviors>
        <w:guid w:val="{F7A6CEAD-6E93-49C7-926C-EAD9EF181622}"/>
      </w:docPartPr>
      <w:docPartBody>
        <w:p w:rsidR="00140A30" w:rsidRDefault="004F31E0" w:rsidP="004F31E0">
          <w:pPr>
            <w:pStyle w:val="8C01917DFFC443E98DE1B2CF5811D699"/>
          </w:pPr>
          <w:r w:rsidRPr="003059F5">
            <w:rPr>
              <w:rStyle w:val="a3"/>
              <w:rtl/>
            </w:rPr>
            <w:t>[תאריך חתימת חוזה]</w:t>
          </w:r>
        </w:p>
      </w:docPartBody>
    </w:docPart>
    <w:docPart>
      <w:docPartPr>
        <w:name w:val="D2D46E0196A44AC7BF27EC4B04507A2F"/>
        <w:category>
          <w:name w:val="כללי"/>
          <w:gallery w:val="placeholder"/>
        </w:category>
        <w:types>
          <w:type w:val="bbPlcHdr"/>
        </w:types>
        <w:behaviors>
          <w:behavior w:val="content"/>
        </w:behaviors>
        <w:guid w:val="{7E7C750B-67D5-4DFF-AF3F-8AC9756705F3}"/>
      </w:docPartPr>
      <w:docPartBody>
        <w:p w:rsidR="00140A30" w:rsidRDefault="004F31E0" w:rsidP="004F31E0">
          <w:pPr>
            <w:pStyle w:val="D2D46E0196A44AC7BF27EC4B04507A2F"/>
          </w:pPr>
          <w:r w:rsidRPr="0027244C">
            <w:rPr>
              <w:rStyle w:val="a3"/>
              <w:rtl/>
            </w:rPr>
            <w:t>[צד א בחוזה]</w:t>
          </w:r>
        </w:p>
      </w:docPartBody>
    </w:docPart>
    <w:docPart>
      <w:docPartPr>
        <w:name w:val="75C10C1CECC140D381C7A3CD4F15CE16"/>
        <w:category>
          <w:name w:val="כללי"/>
          <w:gallery w:val="placeholder"/>
        </w:category>
        <w:types>
          <w:type w:val="bbPlcHdr"/>
        </w:types>
        <w:behaviors>
          <w:behavior w:val="content"/>
        </w:behaviors>
        <w:guid w:val="{1D0E3D04-2C3B-41E8-BDB9-36B9718D2290}"/>
      </w:docPartPr>
      <w:docPartBody>
        <w:p w:rsidR="00140A30" w:rsidRDefault="004F31E0" w:rsidP="004F31E0">
          <w:pPr>
            <w:pStyle w:val="75C10C1CECC140D381C7A3CD4F15CE16"/>
          </w:pPr>
          <w:r w:rsidRPr="003059F5">
            <w:rPr>
              <w:rStyle w:val="a3"/>
              <w:rtl/>
            </w:rPr>
            <w:t>[שם ספק]</w:t>
          </w:r>
        </w:p>
      </w:docPartBody>
    </w:docPart>
    <w:docPart>
      <w:docPartPr>
        <w:name w:val="C679AF8923284260B5AAD6F69C999039"/>
        <w:category>
          <w:name w:val="כללי"/>
          <w:gallery w:val="placeholder"/>
        </w:category>
        <w:types>
          <w:type w:val="bbPlcHdr"/>
        </w:types>
        <w:behaviors>
          <w:behavior w:val="content"/>
        </w:behaviors>
        <w:guid w:val="{A2AED12E-CC78-4A36-9E3A-FE1AF8A65080}"/>
      </w:docPartPr>
      <w:docPartBody>
        <w:p w:rsidR="00140A30" w:rsidRDefault="004F31E0" w:rsidP="004F31E0">
          <w:pPr>
            <w:pStyle w:val="C679AF8923284260B5AAD6F69C999039"/>
          </w:pPr>
          <w:r w:rsidRPr="003059F5">
            <w:rPr>
              <w:rStyle w:val="a3"/>
              <w:rtl/>
            </w:rPr>
            <w:t>[שם ספק]</w:t>
          </w:r>
        </w:p>
      </w:docPartBody>
    </w:docPart>
    <w:docPart>
      <w:docPartPr>
        <w:name w:val="9F6D5CE2175D4228891A0F4415E33AB6"/>
        <w:category>
          <w:name w:val="כללי"/>
          <w:gallery w:val="placeholder"/>
        </w:category>
        <w:types>
          <w:type w:val="bbPlcHdr"/>
        </w:types>
        <w:behaviors>
          <w:behavior w:val="content"/>
        </w:behaviors>
        <w:guid w:val="{DD1AD9F0-4698-4A52-AA34-1EB070D09578}"/>
      </w:docPartPr>
      <w:docPartBody>
        <w:p w:rsidR="00140A30" w:rsidRDefault="004F31E0" w:rsidP="004F31E0">
          <w:pPr>
            <w:pStyle w:val="9F6D5CE2175D4228891A0F4415E33AB6"/>
          </w:pPr>
          <w:r w:rsidRPr="003059F5">
            <w:rPr>
              <w:rStyle w:val="a3"/>
              <w:rtl/>
            </w:rPr>
            <w:t>[שם ספק]</w:t>
          </w:r>
        </w:p>
      </w:docPartBody>
    </w:docPart>
    <w:docPart>
      <w:docPartPr>
        <w:name w:val="7D7F65B777D1447A959F30616375AB68"/>
        <w:category>
          <w:name w:val="כללי"/>
          <w:gallery w:val="placeholder"/>
        </w:category>
        <w:types>
          <w:type w:val="bbPlcHdr"/>
        </w:types>
        <w:behaviors>
          <w:behavior w:val="content"/>
        </w:behaviors>
        <w:guid w:val="{5B7023A4-F09C-4AA2-827B-D069E32AD9C1}"/>
      </w:docPartPr>
      <w:docPartBody>
        <w:p w:rsidR="00140A30" w:rsidRDefault="004F31E0" w:rsidP="004F31E0">
          <w:pPr>
            <w:pStyle w:val="7D7F65B777D1447A959F30616375AB68"/>
          </w:pPr>
          <w:r w:rsidRPr="003059F5">
            <w:rPr>
              <w:rStyle w:val="a3"/>
              <w:rtl/>
            </w:rPr>
            <w:t>[שם ספק]</w:t>
          </w:r>
        </w:p>
      </w:docPartBody>
    </w:docPart>
    <w:docPart>
      <w:docPartPr>
        <w:name w:val="C396CD23D44D414C97F12D5C40BA4B80"/>
        <w:category>
          <w:name w:val="כללי"/>
          <w:gallery w:val="placeholder"/>
        </w:category>
        <w:types>
          <w:type w:val="bbPlcHdr"/>
        </w:types>
        <w:behaviors>
          <w:behavior w:val="content"/>
        </w:behaviors>
        <w:guid w:val="{32AAF547-2D58-4D9F-9BB5-8B594A820F04}"/>
      </w:docPartPr>
      <w:docPartBody>
        <w:p w:rsidR="00140A30" w:rsidRDefault="004F31E0" w:rsidP="004F31E0">
          <w:pPr>
            <w:pStyle w:val="C396CD23D44D414C97F12D5C40BA4B80"/>
          </w:pPr>
          <w:r w:rsidRPr="003059F5">
            <w:rPr>
              <w:rStyle w:val="a3"/>
              <w:rtl/>
            </w:rPr>
            <w:t>[תבנית חוזה]</w:t>
          </w:r>
        </w:p>
      </w:docPartBody>
    </w:docPart>
    <w:docPart>
      <w:docPartPr>
        <w:name w:val="DDFC75CB7DBC40D7B07794BCEBC82081"/>
        <w:category>
          <w:name w:val="כללי"/>
          <w:gallery w:val="placeholder"/>
        </w:category>
        <w:types>
          <w:type w:val="bbPlcHdr"/>
        </w:types>
        <w:behaviors>
          <w:behavior w:val="content"/>
        </w:behaviors>
        <w:guid w:val="{BEC16259-7B1B-4B32-96E9-09CC1116D22D}"/>
      </w:docPartPr>
      <w:docPartBody>
        <w:p w:rsidR="00140A30" w:rsidRDefault="004F31E0" w:rsidP="004F31E0">
          <w:pPr>
            <w:pStyle w:val="DDFC75CB7DBC40D7B07794BCEBC82081"/>
          </w:pPr>
          <w:r w:rsidRPr="009D00D7">
            <w:rPr>
              <w:rStyle w:val="a3"/>
              <w:rtl/>
            </w:rPr>
            <w:t>[שם הפרויקט]</w:t>
          </w:r>
        </w:p>
      </w:docPartBody>
    </w:docPart>
    <w:docPart>
      <w:docPartPr>
        <w:name w:val="C8EC96CCE3E04422A3347626E68D11DA"/>
        <w:category>
          <w:name w:val="כללי"/>
          <w:gallery w:val="placeholder"/>
        </w:category>
        <w:types>
          <w:type w:val="bbPlcHdr"/>
        </w:types>
        <w:behaviors>
          <w:behavior w:val="content"/>
        </w:behaviors>
        <w:guid w:val="{BD56C994-09E7-40FE-8F26-F5040657340A}"/>
      </w:docPartPr>
      <w:docPartBody>
        <w:p w:rsidR="00140A30" w:rsidRDefault="004F31E0" w:rsidP="004F31E0">
          <w:pPr>
            <w:pStyle w:val="C8EC96CCE3E04422A3347626E68D11DA"/>
          </w:pPr>
          <w:r w:rsidRPr="003059F5">
            <w:rPr>
              <w:rStyle w:val="a3"/>
              <w:rtl/>
            </w:rPr>
            <w:t>[שם ספק]</w:t>
          </w:r>
        </w:p>
      </w:docPartBody>
    </w:docPart>
    <w:docPart>
      <w:docPartPr>
        <w:name w:val="AE51C040CB3142A490D28D84441A92E6"/>
        <w:category>
          <w:name w:val="כללי"/>
          <w:gallery w:val="placeholder"/>
        </w:category>
        <w:types>
          <w:type w:val="bbPlcHdr"/>
        </w:types>
        <w:behaviors>
          <w:behavior w:val="content"/>
        </w:behaviors>
        <w:guid w:val="{9EADAD84-86A4-4A35-8A15-5772C48A4F38}"/>
      </w:docPartPr>
      <w:docPartBody>
        <w:p w:rsidR="00140A30" w:rsidRDefault="004F31E0" w:rsidP="004F31E0">
          <w:pPr>
            <w:pStyle w:val="AE51C040CB3142A490D28D84441A92E6"/>
          </w:pPr>
          <w:r w:rsidRPr="003059F5">
            <w:rPr>
              <w:rStyle w:val="a3"/>
              <w:rtl/>
            </w:rPr>
            <w:t>[שם ספק]</w:t>
          </w:r>
        </w:p>
      </w:docPartBody>
    </w:docPart>
    <w:docPart>
      <w:docPartPr>
        <w:name w:val="BE6898D816394EF5800DF12B6423A109"/>
        <w:category>
          <w:name w:val="כללי"/>
          <w:gallery w:val="placeholder"/>
        </w:category>
        <w:types>
          <w:type w:val="bbPlcHdr"/>
        </w:types>
        <w:behaviors>
          <w:behavior w:val="content"/>
        </w:behaviors>
        <w:guid w:val="{66339757-AB4D-4412-9E28-D6AEBF170703}"/>
      </w:docPartPr>
      <w:docPartBody>
        <w:p w:rsidR="00140A30" w:rsidRDefault="004F31E0" w:rsidP="004F31E0">
          <w:pPr>
            <w:pStyle w:val="BE6898D816394EF5800DF12B6423A109"/>
          </w:pPr>
          <w:r w:rsidRPr="000E16FF">
            <w:rPr>
              <w:rStyle w:val="a3"/>
              <w:rtl/>
            </w:rPr>
            <w:t>[שם ספק]</w:t>
          </w:r>
        </w:p>
      </w:docPartBody>
    </w:docPart>
    <w:docPart>
      <w:docPartPr>
        <w:name w:val="EF68EF2C8D49419FA8237860F8AC5112"/>
        <w:category>
          <w:name w:val="כללי"/>
          <w:gallery w:val="placeholder"/>
        </w:category>
        <w:types>
          <w:type w:val="bbPlcHdr"/>
        </w:types>
        <w:behaviors>
          <w:behavior w:val="content"/>
        </w:behaviors>
        <w:guid w:val="{F156577D-0EA6-49E7-BBDE-C762AD9B4826}"/>
      </w:docPartPr>
      <w:docPartBody>
        <w:p w:rsidR="00140A30" w:rsidRDefault="004F31E0" w:rsidP="004F31E0">
          <w:pPr>
            <w:pStyle w:val="EF68EF2C8D49419FA8237860F8AC5112"/>
          </w:pPr>
          <w:r w:rsidRPr="00C5438E">
            <w:rPr>
              <w:rStyle w:val="a3"/>
              <w:rtl/>
            </w:rPr>
            <w:t>[צד א בחוזה]</w:t>
          </w:r>
        </w:p>
      </w:docPartBody>
    </w:docPart>
    <w:docPart>
      <w:docPartPr>
        <w:name w:val="F4629E918DAA43B28378FE4653BB7779"/>
        <w:category>
          <w:name w:val="כללי"/>
          <w:gallery w:val="placeholder"/>
        </w:category>
        <w:types>
          <w:type w:val="bbPlcHdr"/>
        </w:types>
        <w:behaviors>
          <w:behavior w:val="content"/>
        </w:behaviors>
        <w:guid w:val="{09CBCE6B-A4C5-4FE8-A44D-EFDA7B24E6E2}"/>
      </w:docPartPr>
      <w:docPartBody>
        <w:p w:rsidR="00140A30" w:rsidRDefault="004F31E0" w:rsidP="004F31E0">
          <w:pPr>
            <w:pStyle w:val="F4629E918DAA43B28378FE4653BB7779"/>
          </w:pPr>
          <w:r w:rsidRPr="003059F5">
            <w:rPr>
              <w:rStyle w:val="a3"/>
              <w:rtl/>
            </w:rPr>
            <w:t>[שם ספק]</w:t>
          </w:r>
        </w:p>
      </w:docPartBody>
    </w:docPart>
    <w:docPart>
      <w:docPartPr>
        <w:name w:val="24A63F6662424C32970C78250112E0BC"/>
        <w:category>
          <w:name w:val="כללי"/>
          <w:gallery w:val="placeholder"/>
        </w:category>
        <w:types>
          <w:type w:val="bbPlcHdr"/>
        </w:types>
        <w:behaviors>
          <w:behavior w:val="content"/>
        </w:behaviors>
        <w:guid w:val="{270B5609-BBD1-4C78-8205-C2006896B249}"/>
      </w:docPartPr>
      <w:docPartBody>
        <w:p w:rsidR="00140A30" w:rsidRDefault="004F31E0" w:rsidP="004F31E0">
          <w:pPr>
            <w:pStyle w:val="24A63F6662424C32970C78250112E0BC"/>
          </w:pPr>
          <w:r w:rsidRPr="003059F5">
            <w:rPr>
              <w:rStyle w:val="a3"/>
              <w:rtl/>
            </w:rPr>
            <w:t>[שם אתר]</w:t>
          </w:r>
        </w:p>
      </w:docPartBody>
    </w:docPart>
    <w:docPart>
      <w:docPartPr>
        <w:name w:val="30B70C1B4C8043FDBBF9432F2E8A2F21"/>
        <w:category>
          <w:name w:val="כללי"/>
          <w:gallery w:val="placeholder"/>
        </w:category>
        <w:types>
          <w:type w:val="bbPlcHdr"/>
        </w:types>
        <w:behaviors>
          <w:behavior w:val="content"/>
        </w:behaviors>
        <w:guid w:val="{1111D997-F80D-4896-8A19-ED5CE5B909CD}"/>
      </w:docPartPr>
      <w:docPartBody>
        <w:p w:rsidR="00140A30" w:rsidRDefault="004F31E0" w:rsidP="004F31E0">
          <w:pPr>
            <w:pStyle w:val="30B70C1B4C8043FDBBF9432F2E8A2F21"/>
          </w:pPr>
          <w:r w:rsidRPr="003059F5">
            <w:rPr>
              <w:rStyle w:val="a3"/>
              <w:rtl/>
            </w:rPr>
            <w:t>[תיאור עבודה]</w:t>
          </w:r>
        </w:p>
      </w:docPartBody>
    </w:docPart>
    <w:docPart>
      <w:docPartPr>
        <w:name w:val="90E9F10387AB4EAA9DB58135988EE7DC"/>
        <w:category>
          <w:name w:val="כללי"/>
          <w:gallery w:val="placeholder"/>
        </w:category>
        <w:types>
          <w:type w:val="bbPlcHdr"/>
        </w:types>
        <w:behaviors>
          <w:behavior w:val="content"/>
        </w:behaviors>
        <w:guid w:val="{4142C1AD-AEE2-49DC-BD35-2FAC95EF1BA2}"/>
      </w:docPartPr>
      <w:docPartBody>
        <w:p w:rsidR="00140A30" w:rsidRDefault="004F31E0" w:rsidP="004F31E0">
          <w:pPr>
            <w:pStyle w:val="90E9F10387AB4EAA9DB58135988EE7DC"/>
          </w:pPr>
          <w:r w:rsidRPr="000E16FF">
            <w:rPr>
              <w:rStyle w:val="a3"/>
              <w:rtl/>
            </w:rPr>
            <w:t>[שם ספק]</w:t>
          </w:r>
        </w:p>
      </w:docPartBody>
    </w:docPart>
    <w:docPart>
      <w:docPartPr>
        <w:name w:val="4E7446D7E1B14578B18676CB1583CAF6"/>
        <w:category>
          <w:name w:val="כללי"/>
          <w:gallery w:val="placeholder"/>
        </w:category>
        <w:types>
          <w:type w:val="bbPlcHdr"/>
        </w:types>
        <w:behaviors>
          <w:behavior w:val="content"/>
        </w:behaviors>
        <w:guid w:val="{BC5AF6CC-2AAF-4578-BC2C-CC842DBC0A04}"/>
      </w:docPartPr>
      <w:docPartBody>
        <w:p w:rsidR="00140A30" w:rsidRDefault="004F31E0" w:rsidP="004F31E0">
          <w:pPr>
            <w:pStyle w:val="4E7446D7E1B14578B18676CB1583CAF6"/>
          </w:pPr>
          <w:r w:rsidRPr="00C5438E">
            <w:rPr>
              <w:rStyle w:val="a3"/>
              <w:rtl/>
            </w:rPr>
            <w:t>[צד א בחוזה]</w:t>
          </w:r>
        </w:p>
      </w:docPartBody>
    </w:docPart>
    <w:docPart>
      <w:docPartPr>
        <w:name w:val="99A7248931854F288AC7FD52946BBC79"/>
        <w:category>
          <w:name w:val="כללי"/>
          <w:gallery w:val="placeholder"/>
        </w:category>
        <w:types>
          <w:type w:val="bbPlcHdr"/>
        </w:types>
        <w:behaviors>
          <w:behavior w:val="content"/>
        </w:behaviors>
        <w:guid w:val="{B78C4EBC-0E90-4C22-BFDA-EFD8A0C9A2DF}"/>
      </w:docPartPr>
      <w:docPartBody>
        <w:p w:rsidR="00140A30" w:rsidRDefault="004F31E0" w:rsidP="004F31E0">
          <w:pPr>
            <w:pStyle w:val="99A7248931854F288AC7FD52946BBC79"/>
          </w:pPr>
          <w:r w:rsidRPr="003059F5">
            <w:rPr>
              <w:rStyle w:val="a3"/>
              <w:rtl/>
            </w:rPr>
            <w:t>[שם אתר]</w:t>
          </w:r>
        </w:p>
      </w:docPartBody>
    </w:docPart>
    <w:docPart>
      <w:docPartPr>
        <w:name w:val="8A765287477742AE8C1C46B5AF0ED185"/>
        <w:category>
          <w:name w:val="כללי"/>
          <w:gallery w:val="placeholder"/>
        </w:category>
        <w:types>
          <w:type w:val="bbPlcHdr"/>
        </w:types>
        <w:behaviors>
          <w:behavior w:val="content"/>
        </w:behaviors>
        <w:guid w:val="{08DCFE5C-3938-4141-BA18-551534FA2D23}"/>
      </w:docPartPr>
      <w:docPartBody>
        <w:p w:rsidR="00140A30" w:rsidRDefault="004F31E0" w:rsidP="004F31E0">
          <w:pPr>
            <w:pStyle w:val="8A765287477742AE8C1C46B5AF0ED185"/>
          </w:pPr>
          <w:r w:rsidRPr="003059F5">
            <w:rPr>
              <w:rStyle w:val="a3"/>
              <w:rtl/>
            </w:rPr>
            <w:t>[תאריך חתימת חוזה]</w:t>
          </w:r>
        </w:p>
      </w:docPartBody>
    </w:docPart>
    <w:docPart>
      <w:docPartPr>
        <w:name w:val="CE2645320CF54187A91080CEA39D01FE"/>
        <w:category>
          <w:name w:val="כללי"/>
          <w:gallery w:val="placeholder"/>
        </w:category>
        <w:types>
          <w:type w:val="bbPlcHdr"/>
        </w:types>
        <w:behaviors>
          <w:behavior w:val="content"/>
        </w:behaviors>
        <w:guid w:val="{A38214FA-4913-40EB-BD59-B29A81C6B337}"/>
      </w:docPartPr>
      <w:docPartBody>
        <w:p w:rsidR="00140A30" w:rsidRDefault="004F31E0" w:rsidP="004F31E0">
          <w:pPr>
            <w:pStyle w:val="CE2645320CF54187A91080CEA39D01FE"/>
          </w:pPr>
          <w:r w:rsidRPr="000E16FF">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6A2"/>
    <w:rsid w:val="00140A30"/>
    <w:rsid w:val="00140F00"/>
    <w:rsid w:val="003061B5"/>
    <w:rsid w:val="0032380B"/>
    <w:rsid w:val="003D3172"/>
    <w:rsid w:val="004F31E0"/>
    <w:rsid w:val="00675168"/>
    <w:rsid w:val="006865A5"/>
    <w:rsid w:val="006D1ED5"/>
    <w:rsid w:val="00990C9D"/>
    <w:rsid w:val="00B56928"/>
    <w:rsid w:val="00E24E72"/>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F31E0"/>
    <w:rPr>
      <w:color w:val="808080"/>
    </w:rPr>
  </w:style>
  <w:style w:type="paragraph" w:customStyle="1" w:styleId="CC381D9B04C6458D811782040932388E">
    <w:name w:val="CC381D9B04C6458D811782040932388E"/>
    <w:rsid w:val="004F31E0"/>
    <w:pPr>
      <w:bidi/>
    </w:pPr>
  </w:style>
  <w:style w:type="paragraph" w:customStyle="1" w:styleId="001D182A385C4B878D3B36AE5D180CB7">
    <w:name w:val="001D182A385C4B878D3B36AE5D180CB7"/>
    <w:rsid w:val="004F31E0"/>
    <w:pPr>
      <w:bidi/>
    </w:pPr>
  </w:style>
  <w:style w:type="paragraph" w:customStyle="1" w:styleId="6F4509FAAFF04AB58280FA611122F1C8">
    <w:name w:val="6F4509FAAFF04AB58280FA611122F1C8"/>
    <w:rsid w:val="004F31E0"/>
    <w:pPr>
      <w:bidi/>
    </w:pPr>
  </w:style>
  <w:style w:type="paragraph" w:customStyle="1" w:styleId="54F47E8B1ECB4D4FB7B6D7487F422670">
    <w:name w:val="54F47E8B1ECB4D4FB7B6D7487F422670"/>
    <w:rsid w:val="004F31E0"/>
    <w:pPr>
      <w:bidi/>
    </w:pPr>
  </w:style>
  <w:style w:type="paragraph" w:customStyle="1" w:styleId="59911A407EF8497C83683F96D1D48826">
    <w:name w:val="59911A407EF8497C83683F96D1D48826"/>
    <w:rsid w:val="004F31E0"/>
    <w:pPr>
      <w:bidi/>
    </w:pPr>
  </w:style>
  <w:style w:type="paragraph" w:customStyle="1" w:styleId="75D26ABA50F64685BF9E7EB3D98EDD95">
    <w:name w:val="75D26ABA50F64685BF9E7EB3D98EDD95"/>
    <w:rsid w:val="004F31E0"/>
    <w:pPr>
      <w:bidi/>
    </w:pPr>
  </w:style>
  <w:style w:type="paragraph" w:customStyle="1" w:styleId="78E087138FE549A399F8974392FAC3C8">
    <w:name w:val="78E087138FE549A399F8974392FAC3C8"/>
    <w:rsid w:val="004F31E0"/>
    <w:pPr>
      <w:bidi/>
    </w:pPr>
  </w:style>
  <w:style w:type="paragraph" w:customStyle="1" w:styleId="4B658542B03D4D67834B150C3A619FC1">
    <w:name w:val="4B658542B03D4D67834B150C3A619FC1"/>
    <w:rsid w:val="004F31E0"/>
    <w:pPr>
      <w:bidi/>
    </w:pPr>
  </w:style>
  <w:style w:type="paragraph" w:customStyle="1" w:styleId="6F7CD8EC0DD947ABAFDB672687B7B32F">
    <w:name w:val="6F7CD8EC0DD947ABAFDB672687B7B32F"/>
    <w:rsid w:val="004F31E0"/>
    <w:pPr>
      <w:bidi/>
    </w:pPr>
  </w:style>
  <w:style w:type="paragraph" w:customStyle="1" w:styleId="F204BB9576174FFF958E11C85D08BFE6">
    <w:name w:val="F204BB9576174FFF958E11C85D08BFE6"/>
    <w:rsid w:val="004F31E0"/>
    <w:pPr>
      <w:bidi/>
    </w:pPr>
  </w:style>
  <w:style w:type="paragraph" w:customStyle="1" w:styleId="D806FDE681644DDC865969DC4F5E2101">
    <w:name w:val="D806FDE681644DDC865969DC4F5E2101"/>
    <w:rsid w:val="004F31E0"/>
    <w:pPr>
      <w:bidi/>
    </w:pPr>
  </w:style>
  <w:style w:type="paragraph" w:customStyle="1" w:styleId="9879DDED3021444E8FCB3AC2D820C678">
    <w:name w:val="9879DDED3021444E8FCB3AC2D820C678"/>
    <w:rsid w:val="004F31E0"/>
    <w:pPr>
      <w:bidi/>
    </w:pPr>
  </w:style>
  <w:style w:type="paragraph" w:customStyle="1" w:styleId="827289AEB97042138BF35D55F694A8A3">
    <w:name w:val="827289AEB97042138BF35D55F694A8A3"/>
    <w:rsid w:val="004F31E0"/>
    <w:pPr>
      <w:bidi/>
    </w:pPr>
  </w:style>
  <w:style w:type="paragraph" w:customStyle="1" w:styleId="8C01917DFFC443E98DE1B2CF5811D699">
    <w:name w:val="8C01917DFFC443E98DE1B2CF5811D699"/>
    <w:rsid w:val="004F31E0"/>
    <w:pPr>
      <w:bidi/>
    </w:pPr>
  </w:style>
  <w:style w:type="paragraph" w:customStyle="1" w:styleId="D2D46E0196A44AC7BF27EC4B04507A2F">
    <w:name w:val="D2D46E0196A44AC7BF27EC4B04507A2F"/>
    <w:rsid w:val="004F31E0"/>
    <w:pPr>
      <w:bidi/>
    </w:pPr>
  </w:style>
  <w:style w:type="paragraph" w:customStyle="1" w:styleId="75C10C1CECC140D381C7A3CD4F15CE16">
    <w:name w:val="75C10C1CECC140D381C7A3CD4F15CE16"/>
    <w:rsid w:val="004F31E0"/>
    <w:pPr>
      <w:bidi/>
    </w:pPr>
  </w:style>
  <w:style w:type="paragraph" w:customStyle="1" w:styleId="C679AF8923284260B5AAD6F69C999039">
    <w:name w:val="C679AF8923284260B5AAD6F69C999039"/>
    <w:rsid w:val="004F31E0"/>
    <w:pPr>
      <w:bidi/>
    </w:pPr>
  </w:style>
  <w:style w:type="paragraph" w:customStyle="1" w:styleId="9F6D5CE2175D4228891A0F4415E33AB6">
    <w:name w:val="9F6D5CE2175D4228891A0F4415E33AB6"/>
    <w:rsid w:val="004F31E0"/>
    <w:pPr>
      <w:bidi/>
    </w:pPr>
  </w:style>
  <w:style w:type="paragraph" w:customStyle="1" w:styleId="7D7F65B777D1447A959F30616375AB68">
    <w:name w:val="7D7F65B777D1447A959F30616375AB68"/>
    <w:rsid w:val="004F31E0"/>
    <w:pPr>
      <w:bidi/>
    </w:pPr>
  </w:style>
  <w:style w:type="paragraph" w:customStyle="1" w:styleId="C396CD23D44D414C97F12D5C40BA4B80">
    <w:name w:val="C396CD23D44D414C97F12D5C40BA4B80"/>
    <w:rsid w:val="004F31E0"/>
    <w:pPr>
      <w:bidi/>
    </w:pPr>
  </w:style>
  <w:style w:type="paragraph" w:customStyle="1" w:styleId="DDFC75CB7DBC40D7B07794BCEBC82081">
    <w:name w:val="DDFC75CB7DBC40D7B07794BCEBC82081"/>
    <w:rsid w:val="004F31E0"/>
    <w:pPr>
      <w:bidi/>
    </w:pPr>
  </w:style>
  <w:style w:type="paragraph" w:customStyle="1" w:styleId="C8EC96CCE3E04422A3347626E68D11DA">
    <w:name w:val="C8EC96CCE3E04422A3347626E68D11DA"/>
    <w:rsid w:val="004F31E0"/>
    <w:pPr>
      <w:bidi/>
    </w:pPr>
  </w:style>
  <w:style w:type="paragraph" w:customStyle="1" w:styleId="AE51C040CB3142A490D28D84441A92E6">
    <w:name w:val="AE51C040CB3142A490D28D84441A92E6"/>
    <w:rsid w:val="004F31E0"/>
    <w:pPr>
      <w:bidi/>
    </w:pPr>
  </w:style>
  <w:style w:type="paragraph" w:customStyle="1" w:styleId="BE6898D816394EF5800DF12B6423A109">
    <w:name w:val="BE6898D816394EF5800DF12B6423A109"/>
    <w:rsid w:val="004F31E0"/>
    <w:pPr>
      <w:bidi/>
    </w:pPr>
  </w:style>
  <w:style w:type="paragraph" w:customStyle="1" w:styleId="EF68EF2C8D49419FA8237860F8AC5112">
    <w:name w:val="EF68EF2C8D49419FA8237860F8AC5112"/>
    <w:rsid w:val="004F31E0"/>
    <w:pPr>
      <w:bidi/>
    </w:pPr>
  </w:style>
  <w:style w:type="paragraph" w:customStyle="1" w:styleId="F4629E918DAA43B28378FE4653BB7779">
    <w:name w:val="F4629E918DAA43B28378FE4653BB7779"/>
    <w:rsid w:val="004F31E0"/>
    <w:pPr>
      <w:bidi/>
    </w:pPr>
  </w:style>
  <w:style w:type="paragraph" w:customStyle="1" w:styleId="24A63F6662424C32970C78250112E0BC">
    <w:name w:val="24A63F6662424C32970C78250112E0BC"/>
    <w:rsid w:val="004F31E0"/>
    <w:pPr>
      <w:bidi/>
    </w:pPr>
  </w:style>
  <w:style w:type="paragraph" w:customStyle="1" w:styleId="30B70C1B4C8043FDBBF9432F2E8A2F21">
    <w:name w:val="30B70C1B4C8043FDBBF9432F2E8A2F21"/>
    <w:rsid w:val="004F31E0"/>
    <w:pPr>
      <w:bidi/>
    </w:pPr>
  </w:style>
  <w:style w:type="paragraph" w:customStyle="1" w:styleId="90E9F10387AB4EAA9DB58135988EE7DC">
    <w:name w:val="90E9F10387AB4EAA9DB58135988EE7DC"/>
    <w:rsid w:val="004F31E0"/>
    <w:pPr>
      <w:bidi/>
    </w:pPr>
  </w:style>
  <w:style w:type="paragraph" w:customStyle="1" w:styleId="4E7446D7E1B14578B18676CB1583CAF6">
    <w:name w:val="4E7446D7E1B14578B18676CB1583CAF6"/>
    <w:rsid w:val="004F31E0"/>
    <w:pPr>
      <w:bidi/>
    </w:pPr>
  </w:style>
  <w:style w:type="paragraph" w:customStyle="1" w:styleId="99A7248931854F288AC7FD52946BBC79">
    <w:name w:val="99A7248931854F288AC7FD52946BBC79"/>
    <w:rsid w:val="004F31E0"/>
    <w:pPr>
      <w:bidi/>
    </w:pPr>
  </w:style>
  <w:style w:type="paragraph" w:customStyle="1" w:styleId="8A765287477742AE8C1C46B5AF0ED185">
    <w:name w:val="8A765287477742AE8C1C46B5AF0ED185"/>
    <w:rsid w:val="004F31E0"/>
    <w:pPr>
      <w:bidi/>
    </w:pPr>
  </w:style>
  <w:style w:type="paragraph" w:customStyle="1" w:styleId="CE2645320CF54187A91080CEA39D01FE">
    <w:name w:val="CE2645320CF54187A91080CEA39D01FE"/>
    <w:rsid w:val="004F31E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BA66FE8B-AC50-4F22-AFF0-7DEF23CE8885}"/>
</file>

<file path=customXml/itemProps3.xml><?xml version="1.0" encoding="utf-8"?>
<ds:datastoreItem xmlns:ds="http://schemas.openxmlformats.org/officeDocument/2006/customXml" ds:itemID="{81709D4C-33DC-48CC-AC7E-130A245806EE}">
  <ds:schemaRefs>
    <ds:schemaRef ds:uri="http://purl.org/dc/terms/"/>
    <ds:schemaRef ds:uri="http://purl.org/dc/dcmitype/"/>
    <ds:schemaRef ds:uri="http://purl.org/dc/elements/1.1/"/>
    <ds:schemaRef ds:uri="http://schemas.microsoft.com/office/2006/documentManagement/types"/>
    <ds:schemaRef ds:uri="http://www.w3.org/XML/1998/namespace"/>
    <ds:schemaRef ds:uri="e82e0497-401b-493b-ab66-61f85c09ed30"/>
    <ds:schemaRef ds:uri="http://schemas.microsoft.com/office/infopath/2007/PartnerControls"/>
    <ds:schemaRef ds:uri="http://schemas.openxmlformats.org/package/2006/metadata/core-properties"/>
    <ds:schemaRef ds:uri="http://schemas.microsoft.com/sharepoint/v3"/>
    <ds:schemaRef ds:uri="http://schemas.microsoft.com/office/2006/metadata/properties"/>
  </ds:schemaRefs>
</ds:datastoreItem>
</file>

<file path=customXml/itemProps4.xml><?xml version="1.0" encoding="utf-8"?>
<ds:datastoreItem xmlns:ds="http://schemas.openxmlformats.org/officeDocument/2006/customXml" ds:itemID="{E31D8CC9-2A31-473C-9534-011C15E849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2C60074-936C-484E-9113-99EC5F69D257}">
  <ds:schemaRefs>
    <ds:schemaRef ds:uri="http://schemas.microsoft.com/office/2006/metadata/customXsn"/>
  </ds:schemaRefs>
</ds:datastoreItem>
</file>

<file path=customXml/itemProps6.xml><?xml version="1.0" encoding="utf-8"?>
<ds:datastoreItem xmlns:ds="http://schemas.openxmlformats.org/officeDocument/2006/customXml" ds:itemID="{72DE5FDE-3680-457C-885F-D37E94E7A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33</Pages>
  <Words>10323</Words>
  <Characters>51620</Characters>
  <Application>Microsoft Office Word</Application>
  <DocSecurity>0</DocSecurity>
  <Lines>430</Lines>
  <Paragraphs>123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5</cp:revision>
  <dcterms:created xsi:type="dcterms:W3CDTF">2022-05-22T07:21:00Z</dcterms:created>
  <dcterms:modified xsi:type="dcterms:W3CDTF">2022-05-23T12:15:00Z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0d1adc63-8872-4cc1-af56-b560dac1a999</vt:lpwstr>
  </property>
</Properties>
</file>