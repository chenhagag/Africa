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55614"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240DF6"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38884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CD0296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477A5B52" wp14:editId="3C0E41D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D18E6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A5065B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5B4A6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7E42A7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0EFF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599139"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724F29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F7BCEF2" w14:textId="3A40B4A2" w:rsidR="00217E81" w:rsidRPr="00F9121E" w:rsidRDefault="00024D99"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Meryl Etman" w:date="2022-08-18T11:24:00Z">
            <w:r>
              <w:rPr>
                <w:rFonts w:ascii="Times New Roman" w:eastAsia="Times New Roman" w:hAnsi="Times New Roman" w:cs="David"/>
                <w:bCs/>
                <w:color w:val="00B0F0"/>
                <w:sz w:val="32"/>
                <w:szCs w:val="32"/>
                <w:u w:val="single"/>
                <w:rtl/>
                <w:lang w:eastAsia="he-IL"/>
              </w:rPr>
              <w:t>סביוני גבעת שמואל מגרשים 1006-1007</w:t>
            </w:r>
          </w:ins>
        </w:p>
      </w:sdtContent>
    </w:sdt>
    <w:p w14:paraId="3BBEE954"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60A1ACA"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CB27C50" w14:textId="1832077E" w:rsidR="00217E81" w:rsidRPr="00F9121E" w:rsidRDefault="00024D99"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2-08-18T11:24:00Z">
            <w:r>
              <w:rPr>
                <w:rFonts w:ascii="Times New Roman" w:eastAsia="Times New Roman" w:hAnsi="Times New Roman" w:cs="David"/>
                <w:bCs/>
                <w:color w:val="00B0F0"/>
                <w:sz w:val="32"/>
                <w:szCs w:val="32"/>
                <w:u w:val="single"/>
                <w:rtl/>
                <w:lang w:eastAsia="he-IL"/>
              </w:rPr>
              <w:t>גבעת שמואל</w:t>
            </w:r>
          </w:ins>
        </w:p>
      </w:sdtContent>
    </w:sdt>
    <w:p w14:paraId="16580D77"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B09403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F1110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267F2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9A81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E1F31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377B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8A5FB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653A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52B8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A2BFE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A95BD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35D7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97FA8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73B2A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9ADE0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3C51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EC35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C4DA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052E2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C8872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F6B0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E4A2D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4791E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B450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6F474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0F539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0713B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CF695"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DC5917"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0D52B29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3899AED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AD4FDC3"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5818209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30A8342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E48A97"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DA589F6" w14:textId="3DDC8850" w:rsidR="00217E81" w:rsidRPr="00217E81" w:rsidRDefault="00024D99"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2-08-18T11:25: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12AA8AA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339695F8"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33040863"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CC287C5"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0DDF6730"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864F03" w14:textId="39301B9E" w:rsidR="00135869" w:rsidRDefault="007C66AC"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rFonts w:ascii="David" w:hAnsi="David" w:cs="David" w:hint="cs"/>
            <w:color w:val="00B0F0"/>
            <w:sz w:val="24"/>
            <w:szCs w:val="24"/>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del w:id="3" w:author="Meryl Etman" w:date="2022-08-18T11:26:00Z">
            <w:r w:rsidR="00135869" w:rsidRPr="00EA5104" w:rsidDel="00024D99">
              <w:rPr>
                <w:rStyle w:val="a7"/>
                <w:rFonts w:ascii="David" w:hAnsi="David" w:cs="David" w:hint="eastAsia"/>
                <w:color w:val="00B0F0"/>
                <w:sz w:val="24"/>
                <w:szCs w:val="24"/>
                <w:rtl/>
                <w:rPrChange w:id="4" w:author="Meryl Etman [2]" w:date="2022-08-18T11:30:00Z">
                  <w:rPr>
                    <w:rStyle w:val="a7"/>
                    <w:rFonts w:hint="eastAsia"/>
                    <w:color w:val="00B0F0"/>
                    <w:rtl/>
                  </w:rPr>
                </w:rPrChange>
              </w:rPr>
              <w:delText>צדדים</w:delText>
            </w:r>
            <w:r w:rsidR="00135869" w:rsidRPr="00EA5104" w:rsidDel="00024D99">
              <w:rPr>
                <w:rStyle w:val="a7"/>
                <w:rFonts w:ascii="David" w:hAnsi="David" w:cs="David"/>
                <w:color w:val="00B0F0"/>
                <w:sz w:val="24"/>
                <w:szCs w:val="24"/>
                <w:rtl/>
                <w:rPrChange w:id="5" w:author="Meryl Etman [2]" w:date="2022-08-18T11:30:00Z">
                  <w:rPr>
                    <w:rStyle w:val="a7"/>
                    <w:color w:val="00B0F0"/>
                    <w:rtl/>
                  </w:rPr>
                </w:rPrChange>
              </w:rPr>
              <w:delText xml:space="preserve"> </w:delText>
            </w:r>
            <w:r w:rsidR="00135869" w:rsidRPr="00EA5104" w:rsidDel="00024D99">
              <w:rPr>
                <w:rStyle w:val="a7"/>
                <w:rFonts w:ascii="David" w:hAnsi="David" w:cs="David" w:hint="eastAsia"/>
                <w:color w:val="00B0F0"/>
                <w:sz w:val="24"/>
                <w:szCs w:val="24"/>
                <w:rtl/>
                <w:rPrChange w:id="6" w:author="Meryl Etman [2]" w:date="2022-08-18T11:30:00Z">
                  <w:rPr>
                    <w:rStyle w:val="a7"/>
                    <w:rFonts w:hint="eastAsia"/>
                    <w:color w:val="00B0F0"/>
                    <w:rtl/>
                  </w:rPr>
                </w:rPrChange>
              </w:rPr>
              <w:delText>נוספים</w:delText>
            </w:r>
          </w:del>
          <w:ins w:id="7" w:author="Meryl Etman" w:date="2022-08-18T11:26:00Z">
            <w:r w:rsidR="00024D99" w:rsidRPr="00EA5104">
              <w:rPr>
                <w:rStyle w:val="a7"/>
                <w:rFonts w:ascii="David" w:hAnsi="David" w:cs="David"/>
                <w:color w:val="00B0F0"/>
                <w:sz w:val="24"/>
                <w:szCs w:val="24"/>
                <w:rtl/>
                <w:rPrChange w:id="8" w:author="Meryl Etman [2]" w:date="2022-08-18T11:30:00Z">
                  <w:rPr>
                    <w:rStyle w:val="a7"/>
                    <w:color w:val="00B0F0"/>
                    <w:rtl/>
                  </w:rPr>
                </w:rPrChange>
              </w:rPr>
              <w:br/>
            </w:r>
            <w:proofErr w:type="spellStart"/>
            <w:r w:rsidR="00024D99" w:rsidRPr="00EA5104">
              <w:rPr>
                <w:rStyle w:val="a7"/>
                <w:rFonts w:ascii="David" w:hAnsi="David" w:cs="David" w:hint="eastAsia"/>
                <w:color w:val="00B0F0"/>
                <w:sz w:val="24"/>
                <w:szCs w:val="24"/>
                <w:rtl/>
                <w:rPrChange w:id="9" w:author="Meryl Etman [2]" w:date="2022-08-18T11:30:00Z">
                  <w:rPr>
                    <w:rStyle w:val="a7"/>
                    <w:rFonts w:hint="eastAsia"/>
                    <w:color w:val="00B0F0"/>
                    <w:rtl/>
                  </w:rPr>
                </w:rPrChange>
              </w:rPr>
              <w:t>קרפל</w:t>
            </w:r>
            <w:proofErr w:type="spellEnd"/>
            <w:r w:rsidR="00024D99" w:rsidRPr="00EA5104">
              <w:rPr>
                <w:rStyle w:val="a7"/>
                <w:rFonts w:ascii="David" w:hAnsi="David" w:cs="David"/>
                <w:color w:val="00B0F0"/>
                <w:sz w:val="24"/>
                <w:szCs w:val="24"/>
                <w:rtl/>
                <w:rPrChange w:id="10" w:author="Meryl Etman [2]" w:date="2022-08-18T11:30:00Z">
                  <w:rPr>
                    <w:rStyle w:val="a7"/>
                    <w:color w:val="00B0F0"/>
                    <w:rtl/>
                  </w:rPr>
                </w:rPrChange>
              </w:rPr>
              <w:t xml:space="preserve"> יעוץ והנדסת מיגון בע"מ</w:t>
            </w:r>
            <w:r w:rsidR="00024D99" w:rsidRPr="00EA5104">
              <w:rPr>
                <w:rStyle w:val="a7"/>
                <w:rFonts w:ascii="David" w:hAnsi="David" w:cs="David"/>
                <w:color w:val="00B0F0"/>
                <w:sz w:val="24"/>
                <w:szCs w:val="24"/>
                <w:rtl/>
                <w:rPrChange w:id="11" w:author="Meryl Etman [2]" w:date="2022-08-18T11:30:00Z">
                  <w:rPr>
                    <w:rStyle w:val="a7"/>
                    <w:color w:val="00B0F0"/>
                    <w:rtl/>
                  </w:rPr>
                </w:rPrChange>
              </w:rPr>
              <w:br/>
            </w:r>
            <w:r w:rsidR="00024D99" w:rsidRPr="00EA5104">
              <w:rPr>
                <w:rStyle w:val="a7"/>
                <w:rFonts w:ascii="David" w:hAnsi="David" w:cs="David" w:hint="eastAsia"/>
                <w:color w:val="00B0F0"/>
                <w:sz w:val="24"/>
                <w:szCs w:val="24"/>
                <w:rtl/>
                <w:rPrChange w:id="12" w:author="Meryl Etman [2]" w:date="2022-08-18T11:30:00Z">
                  <w:rPr>
                    <w:rStyle w:val="a7"/>
                    <w:rFonts w:hint="eastAsia"/>
                    <w:color w:val="00B0F0"/>
                    <w:rtl/>
                  </w:rPr>
                </w:rPrChange>
              </w:rPr>
              <w:t>שד</w:t>
            </w:r>
            <w:r w:rsidR="00024D99" w:rsidRPr="00EA5104">
              <w:rPr>
                <w:rStyle w:val="a7"/>
                <w:rFonts w:ascii="David" w:hAnsi="David" w:cs="David"/>
                <w:color w:val="00B0F0"/>
                <w:sz w:val="24"/>
                <w:szCs w:val="24"/>
                <w:rtl/>
                <w:rPrChange w:id="13" w:author="Meryl Etman [2]" w:date="2022-08-18T11:30:00Z">
                  <w:rPr>
                    <w:rStyle w:val="a7"/>
                    <w:color w:val="00B0F0"/>
                    <w:rtl/>
                  </w:rPr>
                </w:rPrChange>
              </w:rPr>
              <w:t xml:space="preserve">' </w:t>
            </w:r>
            <w:r w:rsidR="00024D99" w:rsidRPr="00EA5104">
              <w:rPr>
                <w:rStyle w:val="a7"/>
                <w:rFonts w:ascii="David" w:hAnsi="David" w:cs="David" w:hint="eastAsia"/>
                <w:color w:val="00B0F0"/>
                <w:sz w:val="24"/>
                <w:szCs w:val="24"/>
                <w:rtl/>
                <w:rPrChange w:id="14" w:author="Meryl Etman [2]" w:date="2022-08-18T11:30:00Z">
                  <w:rPr>
                    <w:rStyle w:val="a7"/>
                    <w:rFonts w:hint="eastAsia"/>
                    <w:color w:val="00B0F0"/>
                    <w:rtl/>
                  </w:rPr>
                </w:rPrChange>
              </w:rPr>
              <w:t>נים</w:t>
            </w:r>
            <w:r w:rsidR="00024D99" w:rsidRPr="00EA5104">
              <w:rPr>
                <w:rStyle w:val="a7"/>
                <w:rFonts w:ascii="David" w:hAnsi="David" w:cs="David"/>
                <w:color w:val="00B0F0"/>
                <w:sz w:val="24"/>
                <w:szCs w:val="24"/>
                <w:rtl/>
                <w:rPrChange w:id="15" w:author="Meryl Etman [2]" w:date="2022-08-18T11:30:00Z">
                  <w:rPr>
                    <w:rStyle w:val="a7"/>
                    <w:color w:val="00B0F0"/>
                    <w:rtl/>
                  </w:rPr>
                </w:rPrChange>
              </w:rPr>
              <w:t xml:space="preserve"> 2, </w:t>
            </w:r>
            <w:r w:rsidR="00024D99" w:rsidRPr="00EA5104">
              <w:rPr>
                <w:rStyle w:val="a7"/>
                <w:rFonts w:ascii="David" w:hAnsi="David" w:cs="David" w:hint="eastAsia"/>
                <w:color w:val="00B0F0"/>
                <w:sz w:val="24"/>
                <w:szCs w:val="24"/>
                <w:rtl/>
                <w:rPrChange w:id="16" w:author="Meryl Etman [2]" w:date="2022-08-18T11:30:00Z">
                  <w:rPr>
                    <w:rStyle w:val="a7"/>
                    <w:rFonts w:hint="eastAsia"/>
                    <w:color w:val="00B0F0"/>
                    <w:rtl/>
                  </w:rPr>
                </w:rPrChange>
              </w:rPr>
              <w:t>ראשון</w:t>
            </w:r>
            <w:r w:rsidR="00024D99" w:rsidRPr="00EA5104">
              <w:rPr>
                <w:rStyle w:val="a7"/>
                <w:rFonts w:ascii="David" w:hAnsi="David" w:cs="David"/>
                <w:color w:val="00B0F0"/>
                <w:sz w:val="24"/>
                <w:szCs w:val="24"/>
                <w:rtl/>
                <w:rPrChange w:id="17" w:author="Meryl Etman [2]" w:date="2022-08-18T11:30:00Z">
                  <w:rPr>
                    <w:rStyle w:val="a7"/>
                    <w:color w:val="00B0F0"/>
                    <w:rtl/>
                  </w:rPr>
                </w:rPrChange>
              </w:rPr>
              <w:t xml:space="preserve"> </w:t>
            </w:r>
            <w:r w:rsidR="00024D99" w:rsidRPr="00EA5104">
              <w:rPr>
                <w:rStyle w:val="a7"/>
                <w:rFonts w:ascii="David" w:hAnsi="David" w:cs="David" w:hint="eastAsia"/>
                <w:color w:val="00B0F0"/>
                <w:sz w:val="24"/>
                <w:szCs w:val="24"/>
                <w:rtl/>
                <w:rPrChange w:id="18" w:author="Meryl Etman [2]" w:date="2022-08-18T11:30:00Z">
                  <w:rPr>
                    <w:rStyle w:val="a7"/>
                    <w:rFonts w:hint="eastAsia"/>
                    <w:color w:val="00B0F0"/>
                    <w:rtl/>
                  </w:rPr>
                </w:rPrChange>
              </w:rPr>
              <w:t>לציון</w:t>
            </w:r>
            <w:r w:rsidR="00024D99" w:rsidRPr="00EA5104">
              <w:rPr>
                <w:rStyle w:val="a7"/>
                <w:rFonts w:ascii="David" w:hAnsi="David" w:cs="David"/>
                <w:color w:val="00B0F0"/>
                <w:sz w:val="24"/>
                <w:szCs w:val="24"/>
                <w:rtl/>
                <w:rPrChange w:id="19" w:author="Meryl Etman [2]" w:date="2022-08-18T11:30:00Z">
                  <w:rPr>
                    <w:rStyle w:val="a7"/>
                    <w:color w:val="00B0F0"/>
                    <w:rtl/>
                  </w:rPr>
                </w:rPrChange>
              </w:rPr>
              <w:br/>
            </w:r>
            <w:r w:rsidR="00024D99" w:rsidRPr="00EA5104">
              <w:rPr>
                <w:rStyle w:val="a7"/>
                <w:rFonts w:ascii="David" w:hAnsi="David" w:cs="David"/>
                <w:color w:val="00B0F0"/>
                <w:sz w:val="24"/>
                <w:szCs w:val="24"/>
                <w:rtl/>
                <w:rPrChange w:id="20" w:author="Meryl Etman [2]" w:date="2022-08-18T11:30:00Z">
                  <w:rPr>
                    <w:rStyle w:val="a7"/>
                    <w:color w:val="00B0F0"/>
                    <w:rtl/>
                  </w:rPr>
                </w:rPrChange>
              </w:rPr>
              <w:br/>
            </w:r>
          </w:ins>
        </w:sdtContent>
      </w:sdt>
    </w:p>
    <w:p w14:paraId="1192173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C9216E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7B85D8B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8D89A4F"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8A4A5D7"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2F7AD41E"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1628406B"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213C013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6078B9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3A8346A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3A0E8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w:t>
      </w:r>
      <w:proofErr w:type="spellStart"/>
      <w:r w:rsidRPr="00217E81">
        <w:rPr>
          <w:rFonts w:ascii="Times New Roman" w:eastAsia="Times New Roman" w:hAnsi="Times New Roman" w:cs="David"/>
          <w:bCs/>
          <w:sz w:val="20"/>
          <w:szCs w:val="24"/>
          <w:rtl/>
          <w:lang w:eastAsia="he-IL"/>
        </w:rPr>
        <w:t>התכנית</w:t>
      </w:r>
      <w:proofErr w:type="spellEnd"/>
      <w:r w:rsidRPr="00217E81">
        <w:rPr>
          <w:rFonts w:ascii="Times New Roman" w:eastAsia="Times New Roman" w:hAnsi="Times New Roman" w:cs="David"/>
          <w:bCs/>
          <w:sz w:val="20"/>
          <w:szCs w:val="24"/>
          <w:rtl/>
          <w:lang w:eastAsia="he-IL"/>
        </w:rPr>
        <w:t xml:space="preserve">" </w:t>
      </w:r>
      <w:r w:rsidRPr="00217E81">
        <w:rPr>
          <w:rFonts w:ascii="Times New Roman" w:eastAsia="Times New Roman" w:hAnsi="Times New Roman" w:cs="David"/>
          <w:sz w:val="20"/>
          <w:szCs w:val="24"/>
          <w:rtl/>
          <w:lang w:eastAsia="he-IL"/>
        </w:rPr>
        <w:t>/</w:t>
      </w:r>
    </w:p>
    <w:p w14:paraId="234BD15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2EAAEC5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38C6F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שטח </w:t>
      </w:r>
      <w:proofErr w:type="spellStart"/>
      <w:r w:rsidRPr="00217E81">
        <w:rPr>
          <w:rFonts w:ascii="Times New Roman" w:eastAsia="Times New Roman" w:hAnsi="Times New Roman" w:cs="David"/>
          <w:sz w:val="20"/>
          <w:szCs w:val="24"/>
          <w:rtl/>
          <w:lang w:eastAsia="he-IL"/>
        </w:rPr>
        <w:t>התכנית</w:t>
      </w:r>
      <w:proofErr w:type="spellEnd"/>
      <w:r w:rsidRPr="00217E81">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13363FB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36E95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CA22EE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EE49A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w:t>
      </w:r>
      <w:proofErr w:type="spellStart"/>
      <w:r w:rsidRPr="00217E81">
        <w:rPr>
          <w:rFonts w:ascii="Times New Roman" w:eastAsia="Times New Roman" w:hAnsi="Times New Roman" w:cs="David"/>
          <w:b/>
          <w:bCs/>
          <w:sz w:val="20"/>
          <w:szCs w:val="24"/>
          <w:rtl/>
          <w:lang w:eastAsia="he-IL"/>
        </w:rPr>
        <w:t>התכניות</w:t>
      </w:r>
      <w:proofErr w:type="spellEnd"/>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048B8D0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AE938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5C5E3BD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2629AD5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27EC02C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3459A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76013B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E1283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57D0FD4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908BB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4F4BE06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2CED178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EAD5C48"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7BBA0AB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3B445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1BBA6AB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599DD56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10130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5EB7BCA0"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49CC3D56"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B59E5B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02CE25F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3992A2E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980910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64477B0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25468C3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1E7DCBF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5B0655C3"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1D14F8E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489E62D4"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F424AD5"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D3DDC3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 xml:space="preserve">רשימת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והמסמכים שעל המתכנן להנפיק</w:t>
      </w:r>
      <w:r w:rsidR="00A37B0F">
        <w:rPr>
          <w:rFonts w:ascii="Times New Roman" w:eastAsia="Times New Roman" w:hAnsi="Times New Roman" w:cs="David" w:hint="cs"/>
          <w:sz w:val="20"/>
          <w:szCs w:val="24"/>
          <w:rtl/>
          <w:lang w:eastAsia="he-IL"/>
        </w:rPr>
        <w:t>;</w:t>
      </w:r>
    </w:p>
    <w:p w14:paraId="393525B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46F56048"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4E7B92D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75BCC5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65F9597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w:t>
      </w:r>
      <w:proofErr w:type="spellEnd"/>
      <w:r w:rsidRPr="00217E81">
        <w:rPr>
          <w:rFonts w:ascii="Times New Roman" w:eastAsia="Times New Roman" w:hAnsi="Times New Roman" w:cs="David"/>
          <w:sz w:val="20"/>
          <w:szCs w:val="24"/>
          <w:rtl/>
          <w:lang w:eastAsia="he-IL"/>
        </w:rPr>
        <w:t xml:space="preserve">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lastRenderedPageBreak/>
        <w:t>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29E90F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6D101DD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E54957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2DF60B0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5311285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5445589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036366A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1766D6F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217E81">
        <w:rPr>
          <w:rFonts w:ascii="Times New Roman" w:eastAsia="Times New Roman" w:hAnsi="Times New Roman" w:cs="David"/>
          <w:sz w:val="20"/>
          <w:szCs w:val="24"/>
          <w:rtl/>
          <w:lang w:eastAsia="he-IL"/>
        </w:rPr>
        <w:t>בתכניותיו</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5F5071B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2C27E3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15A492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w:t>
      </w:r>
      <w:proofErr w:type="spellStart"/>
      <w:r w:rsidRPr="00217E81">
        <w:rPr>
          <w:rFonts w:ascii="Times New Roman" w:eastAsia="Times New Roman" w:hAnsi="Times New Roman" w:cs="David" w:hint="cs"/>
          <w:sz w:val="20"/>
          <w:szCs w:val="24"/>
          <w:rtl/>
          <w:lang w:eastAsia="he-IL"/>
        </w:rPr>
        <w:t>רמדורנט</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של </w:t>
      </w:r>
      <w:proofErr w:type="spellStart"/>
      <w:r w:rsidRPr="00217E81">
        <w:rPr>
          <w:rFonts w:ascii="Times New Roman" w:eastAsia="Times New Roman" w:hAnsi="Times New Roman" w:cs="David"/>
          <w:sz w:val="20"/>
          <w:szCs w:val="24"/>
          <w:rtl/>
          <w:lang w:eastAsia="he-IL"/>
        </w:rPr>
        <w:t>רמדור</w:t>
      </w:r>
      <w:proofErr w:type="spellEnd"/>
      <w:r w:rsidRPr="00217E81">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4FB3FF74"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475BF32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2D8B52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4D8338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53DF50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34EEA4E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238053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A2CA84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1E41A15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56D63FF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7460F8F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473CF15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0803014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שהמתכנן לא יגיש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תיקונים </w:t>
      </w:r>
      <w:proofErr w:type="spellStart"/>
      <w:r w:rsidRPr="00217E81">
        <w:rPr>
          <w:rFonts w:ascii="Times New Roman" w:eastAsia="Times New Roman" w:hAnsi="Times New Roman" w:cs="David"/>
          <w:sz w:val="20"/>
          <w:szCs w:val="24"/>
          <w:rtl/>
          <w:lang w:eastAsia="he-IL"/>
        </w:rPr>
        <w:t>לתכניות</w:t>
      </w:r>
      <w:proofErr w:type="spellEnd"/>
      <w:r w:rsidRPr="00217E81">
        <w:rPr>
          <w:rFonts w:ascii="Times New Roman" w:eastAsia="Times New Roman" w:hAnsi="Times New Roman" w:cs="David"/>
          <w:sz w:val="20"/>
          <w:szCs w:val="24"/>
          <w:rtl/>
          <w:lang w:eastAsia="he-IL"/>
        </w:rPr>
        <w:t xml:space="preserve">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7653D70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096C2AA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15AC910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1843620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C15574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09C20E5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74AE02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w:t>
      </w:r>
      <w:proofErr w:type="spellStart"/>
      <w:r w:rsidRPr="00217E81">
        <w:rPr>
          <w:rFonts w:ascii="Times New Roman" w:eastAsia="Times New Roman" w:hAnsi="Times New Roman" w:cs="David"/>
          <w:sz w:val="20"/>
          <w:szCs w:val="24"/>
          <w:rtl/>
          <w:lang w:eastAsia="he-IL"/>
        </w:rPr>
        <w:t>לתכניות</w:t>
      </w:r>
      <w:proofErr w:type="spellEnd"/>
      <w:r w:rsidRPr="00217E81">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ככל שהדבר יידרש.</w:t>
      </w:r>
    </w:p>
    <w:p w14:paraId="529E92CA"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28722EE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3F7EB78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7B546F5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713F611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77DD54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יתר הגורמים, מותנות בכך שיסופקו להם כל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16BD7BE"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1404A6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5A73E62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B50521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לא קיבל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36AD90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7513FD96"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1AF457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2ADB49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9ACC2C7" w14:textId="77777777" w:rsidR="00217E81" w:rsidRPr="00217E81" w:rsidDel="00EA5104" w:rsidRDefault="00217E81" w:rsidP="00217E81">
      <w:pPr>
        <w:widowControl w:val="0"/>
        <w:numPr>
          <w:ilvl w:val="1"/>
          <w:numId w:val="32"/>
        </w:numPr>
        <w:spacing w:before="0" w:beforeAutospacing="0" w:after="240" w:afterAutospacing="0" w:line="240" w:lineRule="auto"/>
        <w:ind w:left="788" w:hanging="431"/>
        <w:jc w:val="both"/>
        <w:rPr>
          <w:del w:id="21" w:author="Meryl Etman [2]" w:date="2022-08-18T11:31:00Z"/>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33B927EE" w14:textId="77777777" w:rsidR="00217E81" w:rsidRPr="00EA5104" w:rsidRDefault="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22" w:author="Meryl Etman [2]" w:date="2022-08-18T11:31:00Z">
          <w:pPr>
            <w:widowControl w:val="0"/>
            <w:spacing w:before="0" w:beforeAutospacing="0" w:after="240" w:afterAutospacing="0" w:line="240" w:lineRule="auto"/>
            <w:ind w:left="788"/>
            <w:jc w:val="both"/>
          </w:pPr>
        </w:pPrChange>
      </w:pPr>
    </w:p>
    <w:p w14:paraId="613DB4E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175284F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 xml:space="preserve">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53C30F2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7D284F4F"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0E77803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97F656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4762C21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שכפול מסמכים.</w:t>
      </w:r>
    </w:p>
    <w:p w14:paraId="32BCCEB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053EF1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7F083BA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79E5E1B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031023B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w:t>
      </w:r>
      <w:proofErr w:type="spellStart"/>
      <w:r w:rsidRPr="00217E81">
        <w:rPr>
          <w:rFonts w:ascii="Times New Roman" w:eastAsia="Times New Roman" w:hAnsi="Times New Roman" w:cs="David"/>
          <w:sz w:val="20"/>
          <w:szCs w:val="24"/>
          <w:rtl/>
          <w:lang w:eastAsia="he-IL"/>
        </w:rPr>
        <w:t>רמדורנט</w:t>
      </w:r>
      <w:proofErr w:type="spellEnd"/>
      <w:r w:rsidRPr="00217E81">
        <w:rPr>
          <w:rFonts w:ascii="Times New Roman" w:eastAsia="Times New Roman" w:hAnsi="Times New Roman" w:cs="David"/>
          <w:sz w:val="20"/>
          <w:szCs w:val="24"/>
          <w:rtl/>
          <w:lang w:eastAsia="he-IL"/>
        </w:rPr>
        <w:t xml:space="preserve">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D37B47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17E81">
        <w:rPr>
          <w:rFonts w:ascii="Times New Roman" w:eastAsia="Times New Roman" w:hAnsi="Times New Roman" w:cs="David"/>
          <w:sz w:val="20"/>
          <w:szCs w:val="24"/>
          <w:rtl/>
          <w:lang w:eastAsia="he-IL"/>
        </w:rPr>
        <w:t>לשלמם</w:t>
      </w:r>
      <w:proofErr w:type="spellEnd"/>
      <w:r w:rsidRPr="00217E81">
        <w:rPr>
          <w:rFonts w:ascii="Times New Roman" w:eastAsia="Times New Roman" w:hAnsi="Times New Roman" w:cs="David"/>
          <w:sz w:val="20"/>
          <w:szCs w:val="24"/>
          <w:rtl/>
          <w:lang w:eastAsia="he-IL"/>
        </w:rPr>
        <w:t xml:space="preserve">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7D12486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70000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217E81">
        <w:rPr>
          <w:rFonts w:ascii="Times New Roman" w:eastAsia="Times New Roman" w:hAnsi="Times New Roman" w:cs="David"/>
          <w:sz w:val="20"/>
          <w:szCs w:val="24"/>
          <w:rtl/>
          <w:lang w:eastAsia="he-IL"/>
        </w:rPr>
        <w:t>לתכניותיו</w:t>
      </w:r>
      <w:proofErr w:type="spellEnd"/>
      <w:r w:rsidRPr="00217E81">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00BE661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235E32E7" w14:textId="77777777" w:rsidR="00217E81" w:rsidRPr="00217E81" w:rsidDel="00EA5104" w:rsidRDefault="00217E81" w:rsidP="00217E81">
      <w:pPr>
        <w:widowControl w:val="0"/>
        <w:numPr>
          <w:ilvl w:val="1"/>
          <w:numId w:val="32"/>
        </w:numPr>
        <w:spacing w:before="0" w:beforeAutospacing="0" w:after="240" w:afterAutospacing="0" w:line="240" w:lineRule="auto"/>
        <w:ind w:left="788" w:hanging="431"/>
        <w:jc w:val="both"/>
        <w:rPr>
          <w:del w:id="23" w:author="Meryl Etman [2]" w:date="2022-08-18T11:31:00Z"/>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FD39F82" w14:textId="77777777" w:rsidR="00217E81" w:rsidRPr="00EA5104" w:rsidRDefault="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24" w:author="Meryl Etman [2]" w:date="2022-08-18T11:31:00Z">
          <w:pPr>
            <w:widowControl w:val="0"/>
            <w:spacing w:before="0" w:beforeAutospacing="0" w:after="240" w:afterAutospacing="0" w:line="240" w:lineRule="auto"/>
            <w:ind w:left="788"/>
            <w:jc w:val="both"/>
          </w:pPr>
        </w:pPrChange>
      </w:pPr>
    </w:p>
    <w:p w14:paraId="249B308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70A19BA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w:t>
      </w:r>
      <w:r w:rsidRPr="00217E81">
        <w:rPr>
          <w:rFonts w:ascii="Times New Roman" w:eastAsia="Times New Roman" w:hAnsi="Times New Roman" w:cs="David"/>
          <w:sz w:val="20"/>
          <w:szCs w:val="24"/>
          <w:rtl/>
          <w:lang w:eastAsia="he-IL"/>
        </w:rPr>
        <w:lastRenderedPageBreak/>
        <w:t xml:space="preserve">משלבי התכנון או העבודה את כל השינויים </w:t>
      </w:r>
      <w:proofErr w:type="spellStart"/>
      <w:r w:rsidRPr="00217E81">
        <w:rPr>
          <w:rFonts w:ascii="Times New Roman" w:eastAsia="Times New Roman" w:hAnsi="Times New Roman" w:cs="David"/>
          <w:sz w:val="20"/>
          <w:szCs w:val="24"/>
          <w:rtl/>
          <w:lang w:eastAsia="he-IL"/>
        </w:rPr>
        <w:t>בתכניות</w:t>
      </w:r>
      <w:proofErr w:type="spellEnd"/>
      <w:r w:rsidRPr="00217E81">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2DD7C76"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w:t>
      </w:r>
      <w:proofErr w:type="spellStart"/>
      <w:r w:rsidRPr="00027EF2">
        <w:rPr>
          <w:rFonts w:ascii="Times New Roman" w:eastAsia="Times New Roman" w:hAnsi="Times New Roman" w:cs="David" w:hint="cs"/>
          <w:b/>
          <w:sz w:val="20"/>
          <w:szCs w:val="24"/>
          <w:rtl/>
          <w:lang w:eastAsia="he-IL"/>
        </w:rPr>
        <w:t>המצ"ב</w:t>
      </w:r>
      <w:proofErr w:type="spellEnd"/>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05FC7B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4210616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w:t>
      </w:r>
      <w:proofErr w:type="spellStart"/>
      <w:r w:rsidRPr="00217E81">
        <w:rPr>
          <w:rFonts w:ascii="Times New Roman" w:eastAsia="Times New Roman" w:hAnsi="Times New Roman" w:cs="David"/>
          <w:sz w:val="20"/>
          <w:szCs w:val="24"/>
          <w:rtl/>
          <w:lang w:eastAsia="he-IL"/>
        </w:rPr>
        <w:t>באומדן</w:t>
      </w:r>
      <w:proofErr w:type="spellEnd"/>
      <w:r w:rsidRPr="00217E81">
        <w:rPr>
          <w:rFonts w:ascii="Times New Roman" w:eastAsia="Times New Roman" w:hAnsi="Times New Roman" w:cs="David"/>
          <w:sz w:val="20"/>
          <w:szCs w:val="24"/>
          <w:rtl/>
          <w:lang w:eastAsia="he-IL"/>
        </w:rPr>
        <w:t xml:space="preserve">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0975642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7790227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F879B4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405BED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1A1B682"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53E3683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56215799"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82A7813"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04D5587"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1D71A12"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101276" w14:textId="77777777" w:rsidR="00A37B0F" w:rsidDel="002E4CB9" w:rsidRDefault="00A37B0F" w:rsidP="00A37B0F">
      <w:pPr>
        <w:widowControl w:val="0"/>
        <w:spacing w:before="0" w:beforeAutospacing="0" w:after="200" w:afterAutospacing="0" w:line="240" w:lineRule="auto"/>
        <w:ind w:left="368" w:firstLine="425"/>
        <w:rPr>
          <w:del w:id="25" w:author="Meryl Etman [2]" w:date="2022-08-18T12:58:00Z"/>
          <w:rFonts w:ascii="Times New Roman" w:eastAsia="Times New Roman" w:hAnsi="Times New Roman" w:cs="David"/>
          <w:b/>
          <w:bCs/>
          <w:sz w:val="20"/>
          <w:szCs w:val="24"/>
          <w:u w:val="single"/>
          <w:rtl/>
          <w:lang w:eastAsia="he-IL"/>
        </w:rPr>
      </w:pPr>
    </w:p>
    <w:p w14:paraId="47A0FE40" w14:textId="77777777" w:rsidR="00A37B0F" w:rsidRDefault="00A37B0F">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26" w:author="Meryl Etman [2]" w:date="2022-08-18T12:58:00Z">
          <w:pPr>
            <w:widowControl w:val="0"/>
            <w:spacing w:before="0" w:beforeAutospacing="0" w:after="200" w:afterAutospacing="0" w:line="240" w:lineRule="auto"/>
            <w:ind w:left="368" w:firstLine="425"/>
          </w:pPr>
        </w:pPrChange>
      </w:pPr>
    </w:p>
    <w:p w14:paraId="0646BEBC"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630FF1D6"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5BD79C7"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0F5BBB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E2FD94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CAEC17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742089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B4F7DF0"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39F432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FE0A06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777BE0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7C20E79"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AB2226E"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w:t>
      </w:r>
      <w:r>
        <w:rPr>
          <w:rFonts w:ascii="Times New Roman" w:eastAsia="Times New Roman" w:hAnsi="Times New Roman" w:cs="David" w:hint="cs"/>
          <w:sz w:val="20"/>
          <w:szCs w:val="24"/>
          <w:rtl/>
          <w:lang w:eastAsia="he-IL"/>
        </w:rPr>
        <w:lastRenderedPageBreak/>
        <w:t xml:space="preserve">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EDFB41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0BF5C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0E0819A"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FD8AE2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 xml:space="preserve">אספקת </w:t>
      </w:r>
      <w:proofErr w:type="spellStart"/>
      <w:r w:rsidRPr="00217E81">
        <w:rPr>
          <w:rFonts w:ascii="Times New Roman" w:eastAsia="Times New Roman" w:hAnsi="Times New Roman" w:cs="David"/>
          <w:bCs/>
          <w:sz w:val="20"/>
          <w:szCs w:val="24"/>
          <w:u w:val="single"/>
          <w:rtl/>
          <w:lang w:eastAsia="he-IL"/>
        </w:rPr>
        <w:t>תכניות</w:t>
      </w:r>
      <w:proofErr w:type="spellEnd"/>
    </w:p>
    <w:p w14:paraId="769E441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ובכללן,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ומסמכים המנויים ברשימה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w:t>
      </w:r>
      <w:proofErr w:type="spellStart"/>
      <w:r w:rsidRPr="00217E81">
        <w:rPr>
          <w:rFonts w:ascii="Times New Roman" w:eastAsia="Times New Roman" w:hAnsi="Times New Roman" w:cs="David"/>
          <w:sz w:val="20"/>
          <w:szCs w:val="24"/>
          <w:rtl/>
          <w:lang w:eastAsia="he-IL"/>
        </w:rPr>
        <w:t>לתכניות</w:t>
      </w:r>
      <w:proofErr w:type="spellEnd"/>
      <w:r w:rsidRPr="00217E81">
        <w:rPr>
          <w:rFonts w:ascii="Times New Roman" w:eastAsia="Times New Roman" w:hAnsi="Times New Roman" w:cs="David"/>
          <w:sz w:val="20"/>
          <w:szCs w:val="24"/>
          <w:rtl/>
          <w:lang w:eastAsia="he-IL"/>
        </w:rPr>
        <w:t xml:space="preserve">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30A732E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1959584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לפי העניין.</w:t>
      </w:r>
    </w:p>
    <w:p w14:paraId="139CA61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B9D65D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059225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זכות הקניין בכל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217E81">
        <w:rPr>
          <w:rFonts w:ascii="Times New Roman" w:eastAsia="Times New Roman" w:hAnsi="Times New Roman" w:cs="David"/>
          <w:sz w:val="20"/>
          <w:szCs w:val="24"/>
          <w:rtl/>
          <w:lang w:eastAsia="he-IL"/>
        </w:rPr>
        <w:t>בתכניות</w:t>
      </w:r>
      <w:proofErr w:type="spellEnd"/>
      <w:r w:rsidRPr="00217E81">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217E81">
        <w:rPr>
          <w:rFonts w:ascii="Times New Roman" w:eastAsia="Times New Roman" w:hAnsi="Times New Roman" w:cs="David"/>
          <w:sz w:val="20"/>
          <w:szCs w:val="24"/>
          <w:rtl/>
          <w:lang w:eastAsia="he-IL"/>
        </w:rPr>
        <w:t>בתכניות</w:t>
      </w:r>
      <w:proofErr w:type="spellEnd"/>
      <w:r w:rsidRPr="00217E81">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217E81">
        <w:rPr>
          <w:rFonts w:ascii="Times New Roman" w:eastAsia="Times New Roman" w:hAnsi="Times New Roman" w:cs="David"/>
          <w:sz w:val="20"/>
          <w:szCs w:val="24"/>
          <w:rtl/>
          <w:lang w:eastAsia="he-IL"/>
        </w:rPr>
        <w:t>בתכניות</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המתכנן אינו רשאי להשתמש </w:t>
      </w:r>
      <w:proofErr w:type="spellStart"/>
      <w:r w:rsidRPr="00217E81">
        <w:rPr>
          <w:rFonts w:ascii="Times New Roman" w:eastAsia="Times New Roman" w:hAnsi="Times New Roman" w:cs="David"/>
          <w:sz w:val="20"/>
          <w:szCs w:val="24"/>
          <w:rtl/>
          <w:lang w:eastAsia="he-IL"/>
        </w:rPr>
        <w:t>בתכניות</w:t>
      </w:r>
      <w:proofErr w:type="spellEnd"/>
      <w:r w:rsidRPr="00217E81">
        <w:rPr>
          <w:rFonts w:ascii="Times New Roman" w:eastAsia="Times New Roman" w:hAnsi="Times New Roman" w:cs="David"/>
          <w:sz w:val="20"/>
          <w:szCs w:val="24"/>
          <w:rtl/>
          <w:lang w:eastAsia="he-IL"/>
        </w:rPr>
        <w:t xml:space="preserve"> לצורך תכנון ובניה של פרויקט אחר  שלא בהסכמת המזמין.</w:t>
      </w:r>
    </w:p>
    <w:p w14:paraId="5686CAF4"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0C24D5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7C26EC7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 xml:space="preserve">י הדין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צו הרחבה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הסכם כלשהו על עובד</w:t>
      </w:r>
      <w:r w:rsidRPr="00217E81">
        <w:rPr>
          <w:rFonts w:ascii="Times New Roman" w:eastAsia="Times New Roman" w:hAnsi="Times New Roman" w:cs="David" w:hint="cs"/>
          <w:sz w:val="20"/>
          <w:szCs w:val="24"/>
          <w:rtl/>
          <w:lang w:eastAsia="he-IL"/>
        </w:rPr>
        <w:t>.</w:t>
      </w:r>
    </w:p>
    <w:p w14:paraId="7C49C8F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w:t>
      </w:r>
      <w:proofErr w:type="spellStart"/>
      <w:r w:rsidRPr="00217E81">
        <w:rPr>
          <w:rFonts w:ascii="Times New Roman" w:eastAsia="Times New Roman" w:hAnsi="Times New Roman" w:cs="David" w:hint="cs"/>
          <w:color w:val="000000"/>
          <w:sz w:val="24"/>
          <w:szCs w:val="24"/>
          <w:rtl/>
          <w:lang w:eastAsia="he-IL"/>
        </w:rPr>
        <w:t>שלוחיו</w:t>
      </w:r>
      <w:proofErr w:type="spellEnd"/>
      <w:r w:rsidRPr="00217E81">
        <w:rPr>
          <w:rFonts w:ascii="Times New Roman" w:eastAsia="Times New Roman" w:hAnsi="Times New Roman" w:cs="David" w:hint="cs"/>
          <w:color w:val="000000"/>
          <w:sz w:val="24"/>
          <w:szCs w:val="24"/>
          <w:rtl/>
          <w:lang w:eastAsia="he-IL"/>
        </w:rPr>
        <w:t xml:space="preserve">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5B0DAF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w:t>
      </w:r>
      <w:proofErr w:type="spellStart"/>
      <w:r w:rsidRPr="00217E81">
        <w:rPr>
          <w:rFonts w:ascii="Times New Roman" w:eastAsia="Times New Roman" w:hAnsi="Times New Roman" w:cs="David"/>
          <w:sz w:val="20"/>
          <w:szCs w:val="24"/>
          <w:rtl/>
          <w:lang w:eastAsia="he-IL"/>
        </w:rPr>
        <w:t>ישא</w:t>
      </w:r>
      <w:proofErr w:type="spellEnd"/>
      <w:r w:rsidRPr="00217E81">
        <w:rPr>
          <w:rFonts w:ascii="Times New Roman" w:eastAsia="Times New Roman" w:hAnsi="Times New Roman" w:cs="David"/>
          <w:sz w:val="20"/>
          <w:szCs w:val="24"/>
          <w:rtl/>
          <w:lang w:eastAsia="he-IL"/>
        </w:rPr>
        <w:t xml:space="preserve"> לבדו </w:t>
      </w:r>
      <w:r w:rsidRPr="00217E81">
        <w:rPr>
          <w:rFonts w:ascii="Times New Roman" w:eastAsia="Times New Roman" w:hAnsi="Times New Roman" w:cs="David"/>
          <w:color w:val="000000"/>
          <w:sz w:val="24"/>
          <w:szCs w:val="24"/>
          <w:rtl/>
          <w:lang w:eastAsia="he-IL"/>
        </w:rPr>
        <w:t xml:space="preserve">בכל התשלומים ו/או </w:t>
      </w:r>
      <w:proofErr w:type="spellStart"/>
      <w:r w:rsidRPr="00217E81">
        <w:rPr>
          <w:rFonts w:ascii="Times New Roman" w:eastAsia="Times New Roman" w:hAnsi="Times New Roman" w:cs="David"/>
          <w:color w:val="000000"/>
          <w:sz w:val="24"/>
          <w:szCs w:val="24"/>
          <w:rtl/>
          <w:lang w:eastAsia="he-IL"/>
        </w:rPr>
        <w:t>המסים</w:t>
      </w:r>
      <w:proofErr w:type="spellEnd"/>
      <w:r w:rsidRPr="00217E81">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5CCC369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1569C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2B4AD2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38634E3E"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54BD66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0109B61F"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6C9C6E31"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483C511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הודעה בדבר הבאת החוזה לידי גמר כאמור בסעיף 12.1.1 לעיל לא תשמש עילה </w:t>
      </w:r>
      <w:r w:rsidRPr="00217E81">
        <w:rPr>
          <w:rFonts w:ascii="Times New Roman" w:eastAsia="Times New Roman" w:hAnsi="Times New Roman" w:cs="David"/>
          <w:sz w:val="20"/>
          <w:szCs w:val="24"/>
          <w:rtl/>
          <w:lang w:eastAsia="he-IL"/>
        </w:rPr>
        <w:lastRenderedPageBreak/>
        <w:t>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CFF344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75852A4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10B3151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413D21F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614C0DCA"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3DB9E629"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1FBF7C54"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1011564B"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0428426F"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17893ED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73D9A6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6158128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0ACC24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w:t>
      </w:r>
      <w:proofErr w:type="spellStart"/>
      <w:r w:rsidRPr="00217E81">
        <w:rPr>
          <w:rFonts w:ascii="Times New Roman" w:eastAsia="Times New Roman" w:hAnsi="Times New Roman" w:cs="David"/>
          <w:sz w:val="20"/>
          <w:szCs w:val="24"/>
          <w:rtl/>
          <w:lang w:eastAsia="he-IL"/>
        </w:rPr>
        <w:lastRenderedPageBreak/>
        <w:t>התכניות</w:t>
      </w:r>
      <w:proofErr w:type="spellEnd"/>
      <w:r w:rsidRPr="00217E81">
        <w:rPr>
          <w:rFonts w:ascii="Times New Roman" w:eastAsia="Times New Roman" w:hAnsi="Times New Roman" w:cs="David"/>
          <w:sz w:val="20"/>
          <w:szCs w:val="24"/>
          <w:rtl/>
          <w:lang w:eastAsia="he-IL"/>
        </w:rPr>
        <w:t xml:space="preserve">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54ABCEA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E2450E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241C05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7D539A"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5FD0E0B"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8108054"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2C1809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3132795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78664E7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07DCB36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38DB224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9BDD50E"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12A351D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1E87006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C26D60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38ED418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00F89F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מתחייב לשמור על סודיות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השרטוטים, המפרטים וכל יתר המפרטים </w:t>
      </w:r>
      <w:r w:rsidRPr="00217E81">
        <w:rPr>
          <w:rFonts w:ascii="Times New Roman" w:eastAsia="Times New Roman" w:hAnsi="Times New Roman" w:cs="David"/>
          <w:sz w:val="20"/>
          <w:szCs w:val="24"/>
          <w:rtl/>
          <w:lang w:eastAsia="he-IL"/>
        </w:rPr>
        <w:lastRenderedPageBreak/>
        <w:t>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D19620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1D2C6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w:t>
      </w:r>
      <w:proofErr w:type="spellStart"/>
      <w:r w:rsidRPr="00217E81">
        <w:rPr>
          <w:rFonts w:ascii="Times New Roman" w:eastAsia="Times New Roman" w:hAnsi="Times New Roman" w:cs="David" w:hint="cs"/>
          <w:sz w:val="20"/>
          <w:szCs w:val="24"/>
          <w:rtl/>
          <w:lang w:eastAsia="he-IL"/>
        </w:rPr>
        <w:t>שלוחיו</w:t>
      </w:r>
      <w:proofErr w:type="spellEnd"/>
      <w:r w:rsidRPr="00217E81">
        <w:rPr>
          <w:rFonts w:ascii="Times New Roman" w:eastAsia="Times New Roman" w:hAnsi="Times New Roman" w:cs="David" w:hint="cs"/>
          <w:sz w:val="20"/>
          <w:szCs w:val="24"/>
          <w:rtl/>
          <w:lang w:eastAsia="he-IL"/>
        </w:rPr>
        <w:t xml:space="preserve">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7E05547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2D862E5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FACF35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7900E0E4"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31C08E2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31B3E3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072EDD7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2BF1C52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7525ADE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18E5CDA"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0D8CE58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14D0BD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3CCBEC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50BFB9A0"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6641071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7B9E0A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60EB9A8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9948B5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17E81">
        <w:rPr>
          <w:rFonts w:ascii="Times New Roman" w:eastAsia="Times New Roman" w:hAnsi="Times New Roman" w:cs="David"/>
          <w:sz w:val="24"/>
          <w:szCs w:val="24"/>
          <w:rtl/>
          <w:lang w:eastAsia="he-IL"/>
        </w:rPr>
        <w:t>לס"ק</w:t>
      </w:r>
      <w:proofErr w:type="spellEnd"/>
      <w:r w:rsidRPr="00217E81">
        <w:rPr>
          <w:rFonts w:ascii="Times New Roman" w:eastAsia="Times New Roman" w:hAnsi="Times New Roman" w:cs="David"/>
          <w:sz w:val="24"/>
          <w:szCs w:val="24"/>
          <w:rtl/>
          <w:lang w:eastAsia="he-IL"/>
        </w:rPr>
        <w:t xml:space="preserve"> זה.</w:t>
      </w:r>
    </w:p>
    <w:p w14:paraId="62B2F920"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070C1D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6C1D481"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5023F9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24E5EE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17E81">
        <w:rPr>
          <w:rFonts w:ascii="Times New Roman" w:eastAsia="Times New Roman" w:hAnsi="Times New Roman" w:cs="David"/>
          <w:sz w:val="20"/>
          <w:szCs w:val="24"/>
          <w:rtl/>
          <w:lang w:eastAsia="he-IL"/>
        </w:rPr>
        <w:t>מורשי</w:t>
      </w:r>
      <w:proofErr w:type="spellEnd"/>
      <w:r w:rsidRPr="00217E81">
        <w:rPr>
          <w:rFonts w:ascii="Times New Roman" w:eastAsia="Times New Roman" w:hAnsi="Times New Roman" w:cs="David"/>
          <w:sz w:val="20"/>
          <w:szCs w:val="24"/>
          <w:rtl/>
          <w:lang w:eastAsia="he-IL"/>
        </w:rPr>
        <w:t xml:space="preserve"> החתימה של המזמין.</w:t>
      </w:r>
    </w:p>
    <w:p w14:paraId="539B4544"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xml:space="preserve">, ואם </w:t>
      </w:r>
      <w:r w:rsidRPr="00217E81">
        <w:rPr>
          <w:rFonts w:ascii="Times New Roman" w:eastAsia="Times New Roman" w:hAnsi="Times New Roman" w:cs="David"/>
          <w:sz w:val="20"/>
          <w:szCs w:val="24"/>
          <w:rtl/>
          <w:lang w:eastAsia="he-IL"/>
        </w:rPr>
        <w:lastRenderedPageBreak/>
        <w:t>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06BD25E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63235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734EE0EB"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17994C"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60D141"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5485986" w14:textId="7D918EEC"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7" w:author="Meryl Etman" w:date="2022-08-18T11:26:00Z">
            <w:r w:rsidR="00024D99">
              <w:rPr>
                <w:rFonts w:ascii="Times New Roman" w:eastAsia="Times New Roman" w:hAnsi="Times New Roman" w:cs="David"/>
                <w:sz w:val="20"/>
                <w:szCs w:val="24"/>
                <w:rtl/>
                <w:lang w:eastAsia="he-IL"/>
              </w:rPr>
              <w:t>קרפל</w:t>
            </w:r>
            <w:proofErr w:type="spellEnd"/>
            <w:r w:rsidR="00024D99">
              <w:rPr>
                <w:rFonts w:ascii="Times New Roman" w:eastAsia="Times New Roman" w:hAnsi="Times New Roman" w:cs="David"/>
                <w:sz w:val="20"/>
                <w:szCs w:val="24"/>
                <w:rtl/>
                <w:lang w:eastAsia="he-IL"/>
              </w:rPr>
              <w:t xml:space="preserve"> יעוץ והנדסת מיגון בע"מ</w:t>
            </w:r>
          </w:ins>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ins w:id="28" w:author="Meryl Etman" w:date="2022-08-18T11:25:00Z">
            <w:r w:rsidR="00024D99" w:rsidRPr="00E20F7F">
              <w:rPr>
                <w:rStyle w:val="a7"/>
                <w:rtl/>
              </w:rPr>
              <w:t>[שם צד א]</w:t>
            </w:r>
          </w:ins>
        </w:sdtContent>
      </w:sdt>
    </w:p>
    <w:p w14:paraId="439F11EB"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487F2C9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DEED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510EF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70B8030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581F25"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75AFA9E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6F16E0F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C1EF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0482F48" w14:textId="77777777" w:rsidR="002E4CB9" w:rsidRDefault="002E4CB9">
      <w:pPr>
        <w:bidi w:val="0"/>
        <w:spacing w:before="0" w:beforeAutospacing="0" w:after="160" w:afterAutospacing="0" w:line="259" w:lineRule="auto"/>
        <w:rPr>
          <w:ins w:id="29" w:author="Meryl Etman [2]" w:date="2022-08-18T12:59:00Z"/>
          <w:rFonts w:ascii="Times New Roman" w:eastAsia="Times New Roman" w:hAnsi="Times New Roman" w:cs="David"/>
          <w:bCs/>
          <w:sz w:val="20"/>
          <w:szCs w:val="24"/>
          <w:u w:val="single"/>
          <w:rtl/>
          <w:lang w:eastAsia="he-IL"/>
        </w:rPr>
      </w:pPr>
      <w:ins w:id="30" w:author="Meryl Etman [2]" w:date="2022-08-18T12:59:00Z">
        <w:r>
          <w:rPr>
            <w:rFonts w:ascii="Times New Roman" w:eastAsia="Times New Roman" w:hAnsi="Times New Roman" w:cs="David"/>
            <w:bCs/>
            <w:sz w:val="20"/>
            <w:szCs w:val="24"/>
            <w:u w:val="single"/>
            <w:rtl/>
            <w:lang w:eastAsia="he-IL"/>
          </w:rPr>
          <w:br w:type="page"/>
        </w:r>
      </w:ins>
    </w:p>
    <w:p w14:paraId="39FAA98B" w14:textId="3F2A994F"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lastRenderedPageBreak/>
        <w:t>נספח ''א''</w:t>
      </w:r>
    </w:p>
    <w:p w14:paraId="60470B77"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208FC97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4731CAE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0E6FD" w14:textId="588AA7A3"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1" w:author="Meryl Etman" w:date="2022-08-18T11:24:00Z">
            <w:r w:rsidR="00024D99">
              <w:rPr>
                <w:rFonts w:ascii="Times New Roman" w:eastAsia="Times New Roman" w:hAnsi="Times New Roman" w:cs="David" w:hint="cs"/>
                <w:color w:val="00B0F0"/>
                <w:sz w:val="24"/>
                <w:szCs w:val="24"/>
                <w:rtl/>
                <w:lang w:eastAsia="he-IL"/>
              </w:rPr>
              <w:t>גבעת שמואל</w:t>
            </w:r>
          </w:ins>
        </w:sdtContent>
      </w:sdt>
      <w:del w:id="32" w:author="Meryl Etman [2]" w:date="2022-08-18T12:59:00Z">
        <w:r w:rsidRPr="00EB38F9" w:rsidDel="002E4CB9">
          <w:rPr>
            <w:rFonts w:ascii="Times New Roman" w:eastAsia="Times New Roman" w:hAnsi="Times New Roman" w:cs="David" w:hint="cs"/>
            <w:color w:val="00B0F0"/>
            <w:sz w:val="24"/>
            <w:szCs w:val="24"/>
            <w:rtl/>
            <w:lang w:eastAsia="he-IL"/>
          </w:rPr>
          <w:delText xml:space="preserve"> - </w:delText>
        </w:r>
      </w:del>
      <w:customXmlDelRangeStart w:id="33" w:author="Meryl Etman [2]" w:date="2022-08-18T12:59:00Z"/>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33"/>
          <w:ins w:id="34" w:author="Meryl Etman" w:date="2022-08-18T11:24:00Z">
            <w:del w:id="35" w:author="Meryl Etman [2]" w:date="2022-08-18T12:59:00Z">
              <w:r w:rsidR="00024D99" w:rsidDel="002E4CB9">
                <w:rPr>
                  <w:rFonts w:ascii="Times New Roman" w:eastAsia="Times New Roman" w:hAnsi="Times New Roman" w:cs="David" w:hint="cs"/>
                  <w:color w:val="00B0F0"/>
                  <w:sz w:val="24"/>
                  <w:szCs w:val="24"/>
                  <w:rtl/>
                </w:rPr>
                <w:delText>גבעת שמואל</w:delText>
              </w:r>
            </w:del>
          </w:ins>
          <w:customXmlDelRangeStart w:id="36" w:author="Meryl Etman [2]" w:date="2022-08-18T12:59:00Z"/>
        </w:sdtContent>
      </w:sdt>
      <w:customXmlDelRangeEnd w:id="36"/>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7" w:author="Meryl Etman" w:date="2022-08-18T11:24:00Z">
            <w:r w:rsidR="00024D99">
              <w:rPr>
                <w:rFonts w:ascii="Times New Roman" w:eastAsia="Times New Roman" w:hAnsi="Times New Roman" w:cs="David" w:hint="cs"/>
                <w:color w:val="00B0F0"/>
                <w:sz w:val="24"/>
                <w:szCs w:val="24"/>
                <w:rtl/>
              </w:rPr>
              <w:t>סביוני גבעת שמואל מגרשים 1006-1007</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0EA5C2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DE9271" w14:textId="4D45F073"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proofErr w:type="spellStart"/>
      <w:r w:rsidRPr="00EB38F9">
        <w:rPr>
          <w:rFonts w:ascii="Times New Roman" w:eastAsia="Times New Roman" w:hAnsi="Times New Roman" w:cs="David" w:hint="cs"/>
          <w:b/>
          <w:bCs/>
          <w:sz w:val="24"/>
          <w:szCs w:val="24"/>
          <w:rtl/>
          <w:lang w:eastAsia="he-IL"/>
        </w:rPr>
        <w:t>התכנית</w:t>
      </w:r>
      <w:proofErr w:type="spellEnd"/>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8" w:author="Meryl Etman" w:date="2022-08-18T11:28:00Z">
            <w:r w:rsidR="00024D99">
              <w:rPr>
                <w:rFonts w:ascii="Times New Roman" w:eastAsia="Times New Roman" w:hAnsi="Times New Roman" w:cs="David" w:hint="cs"/>
                <w:color w:val="008000"/>
                <w:sz w:val="24"/>
                <w:szCs w:val="24"/>
                <w:rtl/>
              </w:rPr>
              <w:t>427-0218768</w:t>
            </w:r>
          </w:ins>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9" w:author="Meryl Etman [2]" w:date="2022-08-18T12:59:00Z">
        <w:r w:rsidR="002E4CB9">
          <w:rPr>
            <w:rFonts w:ascii="Times New Roman" w:eastAsia="Times New Roman" w:hAnsi="Times New Roman" w:cs="David" w:hint="cs"/>
            <w:sz w:val="24"/>
            <w:szCs w:val="24"/>
            <w:rtl/>
            <w:lang w:eastAsia="he-IL"/>
          </w:rPr>
          <w:t>גוש</w:t>
        </w:r>
      </w:ins>
      <w:r w:rsidRPr="00EB38F9">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40" w:author="Meryl Etman" w:date="2022-08-18T11:28:00Z">
            <w:r w:rsidR="00024D99">
              <w:rPr>
                <w:rFonts w:ascii="Times New Roman" w:eastAsia="Times New Roman" w:hAnsi="Times New Roman" w:cs="David" w:hint="cs"/>
                <w:sz w:val="24"/>
                <w:szCs w:val="24"/>
                <w:rtl/>
                <w:lang w:eastAsia="he-IL"/>
              </w:rPr>
              <w:t>6191</w:t>
            </w:r>
          </w:ins>
        </w:sdtContent>
      </w:sdt>
      <w:ins w:id="41" w:author="Meryl Etman [2]" w:date="2022-08-18T12:59:00Z">
        <w:r w:rsidR="002E4CB9">
          <w:rPr>
            <w:rFonts w:ascii="Times New Roman" w:eastAsia="Times New Roman" w:hAnsi="Times New Roman" w:cs="David" w:hint="cs"/>
            <w:sz w:val="24"/>
            <w:szCs w:val="24"/>
            <w:rtl/>
            <w:lang w:eastAsia="he-IL"/>
          </w:rPr>
          <w:t>, חלקות 84,85, מגרשים 1006</w:t>
        </w:r>
      </w:ins>
      <w:ins w:id="42" w:author="Meryl Etman [2]" w:date="2022-08-18T13:00:00Z">
        <w:r w:rsidR="002E4CB9">
          <w:rPr>
            <w:rFonts w:ascii="Times New Roman" w:eastAsia="Times New Roman" w:hAnsi="Times New Roman" w:cs="David" w:hint="cs"/>
            <w:sz w:val="24"/>
            <w:szCs w:val="24"/>
            <w:rtl/>
            <w:lang w:eastAsia="he-IL"/>
          </w:rPr>
          <w:t>, 1007.</w:t>
        </w:r>
      </w:ins>
      <w:del w:id="43" w:author="Meryl Etman [2]" w:date="2022-08-18T12:59:00Z">
        <w:r w:rsidRPr="00EB38F9" w:rsidDel="002E4CB9">
          <w:rPr>
            <w:rFonts w:ascii="Times New Roman" w:eastAsia="Times New Roman" w:hAnsi="Times New Roman" w:cs="David" w:hint="cs"/>
            <w:sz w:val="24"/>
            <w:szCs w:val="24"/>
            <w:rtl/>
            <w:lang w:eastAsia="he-IL"/>
          </w:rPr>
          <w:delText>.</w:delText>
        </w:r>
      </w:del>
    </w:p>
    <w:p w14:paraId="6AA4FB6C"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EB38F9">
        <w:rPr>
          <w:rFonts w:ascii="Times New Roman" w:eastAsia="Times New Roman" w:hAnsi="Times New Roman" w:cs="David" w:hint="cs"/>
          <w:sz w:val="24"/>
          <w:szCs w:val="24"/>
          <w:rtl/>
          <w:lang w:eastAsia="he-IL"/>
        </w:rPr>
        <w:t>לתכנית</w:t>
      </w:r>
      <w:proofErr w:type="spellEnd"/>
      <w:r w:rsidRPr="00EB38F9">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w:t>
      </w:r>
      <w:proofErr w:type="spellStart"/>
      <w:r w:rsidRPr="00EB38F9">
        <w:rPr>
          <w:rFonts w:ascii="Times New Roman" w:eastAsia="Times New Roman" w:hAnsi="Times New Roman" w:cs="David" w:hint="cs"/>
          <w:sz w:val="24"/>
          <w:szCs w:val="24"/>
          <w:rtl/>
          <w:lang w:eastAsia="he-IL"/>
        </w:rPr>
        <w:t>ובתכניות</w:t>
      </w:r>
      <w:proofErr w:type="spellEnd"/>
      <w:r w:rsidRPr="00EB38F9">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EB38F9">
        <w:rPr>
          <w:rFonts w:ascii="Times New Roman" w:eastAsia="Times New Roman" w:hAnsi="Times New Roman" w:cs="David" w:hint="cs"/>
          <w:sz w:val="24"/>
          <w:szCs w:val="24"/>
          <w:rtl/>
          <w:lang w:eastAsia="he-IL"/>
        </w:rPr>
        <w:t>התב"ע</w:t>
      </w:r>
      <w:proofErr w:type="spellEnd"/>
      <w:r w:rsidRPr="00EB38F9">
        <w:rPr>
          <w:rFonts w:ascii="Times New Roman" w:eastAsia="Times New Roman" w:hAnsi="Times New Roman" w:cs="David" w:hint="cs"/>
          <w:sz w:val="24"/>
          <w:szCs w:val="24"/>
          <w:rtl/>
          <w:lang w:eastAsia="he-IL"/>
        </w:rPr>
        <w:t xml:space="preserve"> </w:t>
      </w:r>
      <w:proofErr w:type="spellStart"/>
      <w:r w:rsidRPr="00EB38F9">
        <w:rPr>
          <w:rFonts w:ascii="Times New Roman" w:eastAsia="Times New Roman" w:hAnsi="Times New Roman" w:cs="David" w:hint="cs"/>
          <w:sz w:val="24"/>
          <w:szCs w:val="24"/>
          <w:rtl/>
          <w:lang w:eastAsia="he-IL"/>
        </w:rPr>
        <w:t>ותכניות</w:t>
      </w:r>
      <w:proofErr w:type="spellEnd"/>
      <w:r w:rsidRPr="00EB38F9">
        <w:rPr>
          <w:rFonts w:ascii="Times New Roman" w:eastAsia="Times New Roman" w:hAnsi="Times New Roman" w:cs="David" w:hint="cs"/>
          <w:sz w:val="24"/>
          <w:szCs w:val="24"/>
          <w:rtl/>
          <w:lang w:eastAsia="he-IL"/>
        </w:rPr>
        <w:t xml:space="preserve"> הבינוי במתכונת שתאושר ובהתאם להוראות המזמין.</w:t>
      </w:r>
    </w:p>
    <w:p w14:paraId="564E608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DA3CBE" w14:textId="383543F3"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4" w:author="Meryl Etman" w:date="2022-08-18T11:24:00Z">
            <w:r w:rsidR="00024D99">
              <w:rPr>
                <w:rFonts w:ascii="Times New Roman" w:eastAsia="Times New Roman" w:hAnsi="Times New Roman" w:cs="David" w:hint="cs"/>
                <w:color w:val="008000"/>
                <w:sz w:val="24"/>
                <w:szCs w:val="24"/>
                <w:rtl/>
              </w:rPr>
              <w:t>גבעת שמואל</w:t>
            </w:r>
          </w:ins>
        </w:sdtContent>
      </w:sdt>
      <w:r w:rsidRPr="00EB38F9">
        <w:rPr>
          <w:rFonts w:ascii="Times New Roman" w:eastAsia="Times New Roman" w:hAnsi="Times New Roman" w:cs="David" w:hint="cs"/>
          <w:color w:val="008000"/>
          <w:sz w:val="24"/>
          <w:szCs w:val="24"/>
          <w:rtl/>
        </w:rPr>
        <w:t>.</w:t>
      </w:r>
    </w:p>
    <w:p w14:paraId="2A58F7C0"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32255977"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5DE6067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92F412" w14:textId="657EDC88"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5" w:author="Meryl Etman" w:date="2022-08-18T11:28:00Z">
            <w:r w:rsidR="00024D99">
              <w:rPr>
                <w:rFonts w:ascii="Times New Roman" w:eastAsia="Times New Roman" w:hAnsi="Times New Roman" w:cs="David" w:hint="cs"/>
                <w:sz w:val="24"/>
                <w:szCs w:val="24"/>
                <w:rtl/>
                <w:lang w:eastAsia="he-IL"/>
              </w:rPr>
              <w:t>מרול אטמן</w:t>
            </w:r>
          </w:ins>
        </w:sdtContent>
      </w:sdt>
    </w:p>
    <w:p w14:paraId="0CAA458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B396670"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w:t>
      </w:r>
      <w:proofErr w:type="spellStart"/>
      <w:r w:rsidRPr="00EB38F9">
        <w:rPr>
          <w:rFonts w:ascii="Times New Roman" w:eastAsia="Times New Roman" w:hAnsi="Times New Roman" w:cs="David" w:hint="cs"/>
          <w:sz w:val="24"/>
          <w:szCs w:val="24"/>
          <w:rtl/>
          <w:lang w:eastAsia="he-IL"/>
        </w:rPr>
        <w:t>מימד</w:t>
      </w:r>
      <w:proofErr w:type="spellEnd"/>
      <w:r w:rsidRPr="00EB38F9">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641BCB33"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94F4EC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128CF2D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4C1850" w14:textId="63CB687B"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6" w:author="Meryl Etman" w:date="2022-08-18T11:28:00Z">
            <w:r w:rsidR="00024D99">
              <w:rPr>
                <w:rFonts w:ascii="Times New Roman" w:eastAsia="Times New Roman" w:hAnsi="Times New Roman" w:cs="David"/>
                <w:color w:val="008000"/>
                <w:sz w:val="24"/>
                <w:szCs w:val="24"/>
                <w:rtl/>
                <w:lang w:eastAsia="he-IL"/>
              </w:rPr>
              <w:t xml:space="preserve">ערן </w:t>
            </w:r>
            <w:proofErr w:type="spellStart"/>
            <w:r w:rsidR="00024D99">
              <w:rPr>
                <w:rFonts w:ascii="Times New Roman" w:eastAsia="Times New Roman" w:hAnsi="Times New Roman" w:cs="David"/>
                <w:color w:val="008000"/>
                <w:sz w:val="24"/>
                <w:szCs w:val="24"/>
                <w:rtl/>
                <w:lang w:eastAsia="he-IL"/>
              </w:rPr>
              <w:t>קרפל</w:t>
            </w:r>
          </w:ins>
          <w:proofErr w:type="spellEnd"/>
        </w:sdtContent>
      </w:sdt>
    </w:p>
    <w:p w14:paraId="364D8D7B"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5839680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596F53" w14:textId="448B46F0"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7" w:author="Meryl Etman" w:date="2022-08-18T11:29:00Z">
            <w:r w:rsidR="00024D99">
              <w:rPr>
                <w:rFonts w:ascii="Times New Roman" w:eastAsia="Times New Roman" w:hAnsi="Times New Roman" w:cs="David"/>
                <w:color w:val="008000"/>
                <w:sz w:val="24"/>
                <w:szCs w:val="24"/>
                <w:rtl/>
                <w:lang w:eastAsia="he-IL"/>
              </w:rPr>
              <w:t xml:space="preserve">ערן </w:t>
            </w:r>
            <w:proofErr w:type="spellStart"/>
            <w:r w:rsidR="00024D99">
              <w:rPr>
                <w:rFonts w:ascii="Times New Roman" w:eastAsia="Times New Roman" w:hAnsi="Times New Roman" w:cs="David"/>
                <w:color w:val="008000"/>
                <w:sz w:val="24"/>
                <w:szCs w:val="24"/>
                <w:rtl/>
                <w:lang w:eastAsia="he-IL"/>
              </w:rPr>
              <w:t>קרפל</w:t>
            </w:r>
          </w:ins>
          <w:proofErr w:type="spellEnd"/>
        </w:sdtContent>
      </w:sdt>
    </w:p>
    <w:p w14:paraId="5B108A4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94EE4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0085EDA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A69DF"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1DBC59D2"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5DCE890B"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76C5295"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71A90FB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7DCCEDC4"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9CA7602"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46C247A6" w14:textId="77777777" w:rsidTr="00EB38F9">
        <w:tc>
          <w:tcPr>
            <w:tcW w:w="3366" w:type="dxa"/>
          </w:tcPr>
          <w:p w14:paraId="271E03AB" w14:textId="07F8DB0F" w:rsidR="00EB38F9" w:rsidRPr="00EB38F9" w:rsidRDefault="007C66AC"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8" w:author="Meryl Etman" w:date="2022-08-18T11:25:00Z">
                  <w:r w:rsidR="00024D99">
                    <w:rPr>
                      <w:rFonts w:ascii="Times New Roman" w:eastAsia="Times New Roman" w:hAnsi="Times New Roman" w:cs="David" w:hint="cs"/>
                      <w:color w:val="008000"/>
                      <w:sz w:val="24"/>
                      <w:szCs w:val="24"/>
                      <w:rtl/>
                      <w:lang w:eastAsia="he-IL"/>
                    </w:rPr>
                    <w:t>100%</w:t>
                  </w:r>
                </w:ins>
              </w:sdtContent>
            </w:sdt>
          </w:p>
          <w:p w14:paraId="457F81E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47A73909" w14:textId="77777777" w:rsidR="00EB38F9" w:rsidRPr="00EB38F9" w:rsidRDefault="00EB38F9" w:rsidP="00EB38F9">
            <w:pPr>
              <w:widowControl w:val="0"/>
              <w:spacing w:before="0" w:beforeAutospacing="0" w:after="0" w:afterAutospacing="0" w:line="240" w:lineRule="auto"/>
              <w:ind w:left="720"/>
              <w:outlineLvl w:val="2"/>
            </w:pPr>
          </w:p>
          <w:p w14:paraId="7543D7FF"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6438871"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D6286D"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DD99B1D"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020863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ACAE924"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55EE425"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4631FA8"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9C23D0F"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BAD37CC"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6F4274A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82526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19A13A7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4D1F1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7EAF1EE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F418ACB"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30763F6D"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 xml:space="preserve">קלוט במבנים, מתן הנחיות והכנת </w:t>
      </w:r>
      <w:proofErr w:type="spellStart"/>
      <w:r w:rsidR="00EB38F9">
        <w:rPr>
          <w:rFonts w:ascii="Times New Roman" w:eastAsia="Times New Roman" w:hAnsi="Times New Roman" w:cs="David" w:hint="cs"/>
          <w:sz w:val="26"/>
          <w:szCs w:val="24"/>
          <w:rtl/>
          <w:lang w:val="x-none" w:eastAsia="x-none"/>
        </w:rPr>
        <w:t>ת</w:t>
      </w:r>
      <w:r w:rsidRPr="00217E81">
        <w:rPr>
          <w:rFonts w:ascii="Times New Roman" w:eastAsia="Times New Roman" w:hAnsi="Times New Roman" w:cs="David" w:hint="cs"/>
          <w:sz w:val="26"/>
          <w:szCs w:val="24"/>
          <w:rtl/>
          <w:lang w:val="x-none" w:eastAsia="x-none"/>
        </w:rPr>
        <w:t>כניות</w:t>
      </w:r>
      <w:proofErr w:type="spellEnd"/>
      <w:r w:rsidRPr="00217E81">
        <w:rPr>
          <w:rFonts w:ascii="Times New Roman" w:eastAsia="Times New Roman" w:hAnsi="Times New Roman" w:cs="David" w:hint="cs"/>
          <w:sz w:val="26"/>
          <w:szCs w:val="24"/>
          <w:rtl/>
          <w:lang w:val="x-none" w:eastAsia="x-none"/>
        </w:rPr>
        <w:t xml:space="preserve"> ומפרטים טכניים, אשר יכללו בין היתר את הפרטים הבאים:</w:t>
      </w:r>
    </w:p>
    <w:p w14:paraId="436BFC7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20C1EA4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4A4484D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41A94C6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16E3ED0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4108B31B"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05CBE7EE"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7A8D561F"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1B2DDA1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914CE38"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3E380BB7" w14:textId="4A566367" w:rsidR="00217E81" w:rsidRDefault="00217E81" w:rsidP="00217E81">
      <w:pPr>
        <w:widowControl w:val="0"/>
        <w:numPr>
          <w:ilvl w:val="0"/>
          <w:numId w:val="18"/>
        </w:numPr>
        <w:spacing w:before="0" w:beforeAutospacing="0" w:after="0" w:afterAutospacing="0" w:line="360" w:lineRule="auto"/>
        <w:jc w:val="both"/>
        <w:rPr>
          <w:ins w:id="49" w:author="Meryl Etman [2]" w:date="2022-08-22T14:20:00Z"/>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F303517" w14:textId="441F550A" w:rsidR="00FA5F93" w:rsidRPr="00217E81" w:rsidRDefault="00FA5F93">
      <w:pPr>
        <w:widowControl w:val="0"/>
        <w:spacing w:before="0" w:beforeAutospacing="0" w:after="0" w:afterAutospacing="0" w:line="360" w:lineRule="auto"/>
        <w:ind w:left="2160"/>
        <w:jc w:val="both"/>
        <w:rPr>
          <w:rFonts w:ascii="Times New Roman" w:eastAsia="Times New Roman" w:hAnsi="Times New Roman" w:cs="David"/>
          <w:sz w:val="24"/>
          <w:szCs w:val="24"/>
          <w:lang w:eastAsia="he-IL"/>
        </w:rPr>
        <w:pPrChange w:id="50" w:author="Meryl Etman [2]" w:date="2022-08-22T14:20:00Z">
          <w:pPr>
            <w:widowControl w:val="0"/>
            <w:numPr>
              <w:numId w:val="18"/>
            </w:numPr>
            <w:spacing w:before="0" w:beforeAutospacing="0" w:after="0" w:afterAutospacing="0" w:line="360" w:lineRule="auto"/>
            <w:ind w:left="2160" w:hanging="720"/>
            <w:jc w:val="both"/>
          </w:pPr>
        </w:pPrChange>
      </w:pPr>
      <w:ins w:id="51" w:author="Meryl Etman [2]" w:date="2022-08-22T14:21:00Z">
        <w:r>
          <w:rPr>
            <w:rFonts w:ascii="Times New Roman" w:eastAsia="Times New Roman" w:hAnsi="Times New Roman" w:cs="David" w:hint="cs"/>
            <w:sz w:val="24"/>
            <w:szCs w:val="24"/>
            <w:rtl/>
            <w:lang w:eastAsia="he-IL"/>
          </w:rPr>
          <w:t xml:space="preserve">יובהר כי שרותי המתכנן אינם כוללים שינויי דיירים. ככל ויידרש שרות זה, הרוכש ישלם </w:t>
        </w:r>
      </w:ins>
      <w:ins w:id="52" w:author="Meryl Etman [2]" w:date="2022-08-22T14:22:00Z">
        <w:r>
          <w:rPr>
            <w:rFonts w:ascii="Times New Roman" w:eastAsia="Times New Roman" w:hAnsi="Times New Roman" w:cs="David" w:hint="cs"/>
            <w:sz w:val="24"/>
            <w:szCs w:val="24"/>
            <w:rtl/>
            <w:lang w:eastAsia="he-IL"/>
          </w:rPr>
          <w:t xml:space="preserve">למתכנן </w:t>
        </w:r>
      </w:ins>
      <w:ins w:id="53" w:author="Meryl Etman [2]" w:date="2022-08-22T14:21:00Z">
        <w:r>
          <w:rPr>
            <w:rFonts w:ascii="Times New Roman" w:eastAsia="Times New Roman" w:hAnsi="Times New Roman" w:cs="David" w:hint="cs"/>
            <w:sz w:val="24"/>
            <w:szCs w:val="24"/>
            <w:rtl/>
            <w:lang w:eastAsia="he-IL"/>
          </w:rPr>
          <w:t>שכ"ט שיוסכם מראש ובכתב.</w:t>
        </w:r>
      </w:ins>
    </w:p>
    <w:p w14:paraId="07264F5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w:t>
      </w:r>
      <w:proofErr w:type="spellStart"/>
      <w:r w:rsidRPr="00217E81">
        <w:rPr>
          <w:rFonts w:ascii="Times New Roman" w:eastAsia="Times New Roman" w:hAnsi="Times New Roman" w:cs="David" w:hint="cs"/>
          <w:sz w:val="24"/>
          <w:szCs w:val="24"/>
          <w:rtl/>
          <w:lang w:eastAsia="he-IL"/>
        </w:rPr>
        <w:t>מימד</w:t>
      </w:r>
      <w:proofErr w:type="spellEnd"/>
      <w:r w:rsidRPr="00217E81">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63BF5B21" w14:textId="032EE8E6" w:rsidR="00217E81" w:rsidDel="002E4CB9" w:rsidRDefault="00217E81" w:rsidP="00217E81">
      <w:pPr>
        <w:spacing w:before="0" w:beforeAutospacing="0" w:after="0" w:afterAutospacing="0" w:line="276" w:lineRule="auto"/>
        <w:ind w:left="2160" w:hanging="720"/>
        <w:jc w:val="both"/>
        <w:rPr>
          <w:del w:id="54" w:author="Meryl Etman [2]" w:date="2022-08-18T13:00:00Z"/>
          <w:rFonts w:ascii="Times New Roman" w:eastAsia="Times New Roman" w:hAnsi="Times New Roman" w:cs="David"/>
          <w:sz w:val="24"/>
          <w:szCs w:val="24"/>
          <w:rtl/>
          <w:lang w:eastAsia="he-IL"/>
        </w:rPr>
      </w:pPr>
    </w:p>
    <w:p w14:paraId="3F17F19B" w14:textId="39A96971" w:rsidR="00EB38F9" w:rsidDel="002E4CB9" w:rsidRDefault="00EB38F9" w:rsidP="00217E81">
      <w:pPr>
        <w:spacing w:before="0" w:beforeAutospacing="0" w:after="0" w:afterAutospacing="0" w:line="276" w:lineRule="auto"/>
        <w:ind w:left="2160" w:hanging="720"/>
        <w:jc w:val="both"/>
        <w:rPr>
          <w:del w:id="55" w:author="Meryl Etman [2]" w:date="2022-08-18T13:00:00Z"/>
          <w:rFonts w:ascii="Times New Roman" w:eastAsia="Times New Roman" w:hAnsi="Times New Roman" w:cs="David"/>
          <w:sz w:val="24"/>
          <w:szCs w:val="24"/>
          <w:rtl/>
          <w:lang w:eastAsia="he-IL"/>
        </w:rPr>
      </w:pPr>
    </w:p>
    <w:p w14:paraId="149CA160"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7E7A016"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BF55F61"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56" w:name="OLE_LINK5"/>
      <w:bookmarkStart w:id="57"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58" w:name="OLE_LINK7"/>
      <w:bookmarkStart w:id="59"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3F5901F3"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4ACAEE7"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7FBEB5C5"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52504F4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56"/>
    <w:bookmarkEnd w:id="57"/>
    <w:bookmarkEnd w:id="58"/>
    <w:bookmarkEnd w:id="59"/>
    <w:p w14:paraId="6DFF7691"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C7495F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FA9A67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4A6390D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68B9A7F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56D3FE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3B38D82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EC95791"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5D3111C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E837FF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55D118EC"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1B5E8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4AAC37F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BEC205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3CA1EED1"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B53A4C3"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42E4A8B4"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928CF6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שלאחר אישורן ניתן יהיה לעבד את המסמכים הטכניים לביצוע המבנה.</w:t>
      </w:r>
    </w:p>
    <w:p w14:paraId="0DA90C8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952E27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מפורטות, פרטים, מפרטים, כתבי כמויות והמסמכים וכל הדרוש לביצוע מכרזים בין הקבלנים ו/או לביצוע המבנים בשטח.</w:t>
      </w:r>
    </w:p>
    <w:p w14:paraId="6BC71BB7"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07F1A9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372AF37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5CBA87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710B0E4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2FE8AD"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 xml:space="preserve">העבודה תבוצע בקטעים לפי התקדמות הפרויקט והנחיות המנהל, לרבות להסדרי ביניים לבניה ואכלוס בשלבים. </w:t>
      </w:r>
    </w:p>
    <w:p w14:paraId="58FE0CE3"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25414AB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DC17AF"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A85802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E92EB8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35628830"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00F73BA"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0BD77BB1"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64B0F5F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73D8D53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7808E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קביעת עקרונות המיגון והמרחבים המוגנים בתיאום עם האדריכל </w:t>
      </w:r>
      <w:proofErr w:type="spellStart"/>
      <w:r w:rsidRPr="00217E81">
        <w:rPr>
          <w:rFonts w:ascii="Times New Roman" w:eastAsia="Times New Roman" w:hAnsi="Times New Roman" w:cs="David"/>
          <w:sz w:val="24"/>
          <w:szCs w:val="24"/>
          <w:rtl/>
          <w:lang w:eastAsia="he-IL"/>
        </w:rPr>
        <w:t>והקונסטרוקטור</w:t>
      </w:r>
      <w:proofErr w:type="spellEnd"/>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77F9633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615AFA"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72EC02A8"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32EDF11"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183068B8"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42E10A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46414D74"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4527DE"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4217497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126B1216"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ייעוץ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30A1890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מתן המלצות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לתכנון המרחבים המוגנים למזמין ולמתכננים בכתב ו/או על ידי שרטוטים, כולל פתרון פרטים ייעודיים.</w:t>
      </w:r>
    </w:p>
    <w:p w14:paraId="4012530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1A0898C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 xml:space="preserve">טיפול בהנפקת אישורי פקע"ר לכל </w:t>
      </w:r>
      <w:proofErr w:type="spellStart"/>
      <w:r w:rsidRPr="00217E81">
        <w:rPr>
          <w:rFonts w:ascii="Times New Roman" w:eastAsia="Times New Roman" w:hAnsi="Times New Roman" w:cs="David" w:hint="cs"/>
          <w:sz w:val="26"/>
          <w:szCs w:val="24"/>
          <w:rtl/>
          <w:lang w:val="x-none" w:eastAsia="x-none"/>
        </w:rPr>
        <w:t>תכניות</w:t>
      </w:r>
      <w:proofErr w:type="spellEnd"/>
      <w:r w:rsidRPr="00217E81">
        <w:rPr>
          <w:rFonts w:ascii="Times New Roman" w:eastAsia="Times New Roman" w:hAnsi="Times New Roman" w:cs="David" w:hint="cs"/>
          <w:sz w:val="26"/>
          <w:szCs w:val="24"/>
          <w:rtl/>
          <w:lang w:val="x-none" w:eastAsia="x-none"/>
        </w:rPr>
        <w:t xml:space="preserve"> ההגשה והפקת כל האישורים הנדרשים למתחם כולו.</w:t>
      </w:r>
    </w:p>
    <w:p w14:paraId="56D8C9BA" w14:textId="61A3BB39"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del w:id="60" w:author="Meryl Etman [2]" w:date="2022-09-07T15:24:00Z">
        <w:r w:rsidRPr="00217E81" w:rsidDel="007C66AC">
          <w:rPr>
            <w:rFonts w:ascii="Times New Roman" w:eastAsia="Times New Roman" w:hAnsi="Times New Roman" w:cs="David"/>
            <w:sz w:val="24"/>
            <w:szCs w:val="24"/>
            <w:rtl/>
            <w:lang w:val="x-none" w:eastAsia="x-none"/>
          </w:rPr>
          <w:delText>חתימה על בקשות להוצאת היתרי בניה כאחראי לתכנון, לפ</w:delText>
        </w:r>
        <w:r w:rsidRPr="00217E81" w:rsidDel="007C66AC">
          <w:rPr>
            <w:rFonts w:ascii="Times New Roman" w:eastAsia="Times New Roman" w:hAnsi="Times New Roman" w:cs="David" w:hint="cs"/>
            <w:sz w:val="24"/>
            <w:szCs w:val="24"/>
            <w:rtl/>
            <w:lang w:val="x-none" w:eastAsia="x-none"/>
          </w:rPr>
          <w:delText>י</w:delText>
        </w:r>
        <w:r w:rsidRPr="00217E81" w:rsidDel="007C66AC">
          <w:rPr>
            <w:rFonts w:ascii="Times New Roman" w:eastAsia="Times New Roman" w:hAnsi="Times New Roman" w:cs="David"/>
            <w:sz w:val="24"/>
            <w:szCs w:val="24"/>
            <w:rtl/>
            <w:lang w:val="x-none" w:eastAsia="x-none"/>
          </w:rPr>
          <w:delText xml:space="preserve">קוח העליון </w:delText>
        </w:r>
        <w:r w:rsidRPr="00217E81" w:rsidDel="007C66AC">
          <w:rPr>
            <w:rFonts w:ascii="Times New Roman" w:eastAsia="Times New Roman" w:hAnsi="Times New Roman" w:cs="David"/>
            <w:sz w:val="24"/>
            <w:szCs w:val="24"/>
            <w:rtl/>
            <w:lang w:val="x-none" w:eastAsia="x-none"/>
          </w:rPr>
          <w:lastRenderedPageBreak/>
          <w:delText xml:space="preserve">ולביקורת בתחום </w:delText>
        </w:r>
        <w:r w:rsidRPr="00217E81" w:rsidDel="007C66AC">
          <w:rPr>
            <w:rFonts w:ascii="Times New Roman" w:eastAsia="Times New Roman" w:hAnsi="Times New Roman" w:cs="David" w:hint="cs"/>
            <w:sz w:val="24"/>
            <w:szCs w:val="24"/>
            <w:rtl/>
            <w:lang w:val="x-none" w:eastAsia="x-none"/>
          </w:rPr>
          <w:delText>המרחבים המוגנים</w:delText>
        </w:r>
        <w:r w:rsidRPr="00217E81" w:rsidDel="007C66AC">
          <w:rPr>
            <w:rFonts w:ascii="Times New Roman" w:eastAsia="Times New Roman" w:hAnsi="Times New Roman" w:cs="David"/>
            <w:sz w:val="24"/>
            <w:szCs w:val="24"/>
            <w:rtl/>
            <w:lang w:val="x-none" w:eastAsia="x-none"/>
          </w:rPr>
          <w:delText xml:space="preserve">. כמו כן </w:delText>
        </w:r>
      </w:del>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55BFC574"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3906C7A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w:t>
      </w:r>
      <w:proofErr w:type="spellStart"/>
      <w:r w:rsidRPr="00217E81">
        <w:rPr>
          <w:rFonts w:ascii="Times New Roman" w:eastAsia="Times New Roman" w:hAnsi="Times New Roman" w:cs="David"/>
          <w:sz w:val="24"/>
          <w:szCs w:val="24"/>
          <w:rtl/>
          <w:lang w:val="x-none" w:eastAsia="x-none"/>
        </w:rPr>
        <w:t>תכניות</w:t>
      </w:r>
      <w:proofErr w:type="spellEnd"/>
      <w:r w:rsidRPr="00217E81">
        <w:rPr>
          <w:rFonts w:ascii="Times New Roman" w:eastAsia="Times New Roman" w:hAnsi="Times New Roman" w:cs="David"/>
          <w:sz w:val="24"/>
          <w:szCs w:val="24"/>
          <w:rtl/>
          <w:lang w:val="x-none" w:eastAsia="x-none"/>
        </w:rPr>
        <w:t xml:space="preserve"> לאשור סופי של היועצים והמזמין לפני התחלת שלב </w:t>
      </w:r>
      <w:proofErr w:type="spellStart"/>
      <w:r w:rsidRPr="00217E81">
        <w:rPr>
          <w:rFonts w:ascii="Times New Roman" w:eastAsia="Times New Roman" w:hAnsi="Times New Roman" w:cs="David"/>
          <w:sz w:val="24"/>
          <w:szCs w:val="24"/>
          <w:rtl/>
          <w:lang w:val="x-none" w:eastAsia="x-none"/>
        </w:rPr>
        <w:t>תכניות</w:t>
      </w:r>
      <w:proofErr w:type="spellEnd"/>
      <w:r w:rsidRPr="00217E81">
        <w:rPr>
          <w:rFonts w:ascii="Times New Roman" w:eastAsia="Times New Roman" w:hAnsi="Times New Roman" w:cs="David"/>
          <w:sz w:val="24"/>
          <w:szCs w:val="24"/>
          <w:rtl/>
          <w:lang w:val="x-none" w:eastAsia="x-none"/>
        </w:rPr>
        <w:t xml:space="preserve"> עבודה.</w:t>
      </w:r>
    </w:p>
    <w:p w14:paraId="5426740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623E6EB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2A161C"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w:t>
      </w:r>
      <w:proofErr w:type="spellStart"/>
      <w:r w:rsidRPr="00217E81">
        <w:rPr>
          <w:rFonts w:ascii="Times New Roman" w:eastAsia="Times New Roman" w:hAnsi="Times New Roman" w:cs="David"/>
          <w:sz w:val="24"/>
          <w:szCs w:val="24"/>
          <w:rtl/>
          <w:lang w:eastAsia="he-IL"/>
        </w:rPr>
        <w:t>האומדן</w:t>
      </w:r>
      <w:proofErr w:type="spellEnd"/>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399EE96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206D7F05"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23AEB1C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E77D7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6EC4BAA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C38BD7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77C9EF6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8F2F6F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3BF9884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proofErr w:type="spellStart"/>
      <w:r w:rsidRPr="00217E81">
        <w:rPr>
          <w:rFonts w:ascii="Times New Roman" w:eastAsia="Times New Roman" w:hAnsi="Times New Roman" w:cs="David" w:hint="cs"/>
          <w:sz w:val="24"/>
          <w:szCs w:val="24"/>
          <w:rtl/>
          <w:lang w:eastAsia="he-IL"/>
        </w:rPr>
        <w:t>תכניות</w:t>
      </w:r>
      <w:proofErr w:type="spellEnd"/>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פירוט הזיון בכל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6EEE9D47"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314AC8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5B2C4528"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C66089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1655D4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28B767D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1F18A70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CBEAA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ההתאמה של </w:t>
      </w:r>
      <w:proofErr w:type="spellStart"/>
      <w:r w:rsidRPr="00217E81">
        <w:rPr>
          <w:rFonts w:ascii="Times New Roman" w:eastAsia="Times New Roman" w:hAnsi="Times New Roman" w:cs="David" w:hint="cs"/>
          <w:sz w:val="24"/>
          <w:szCs w:val="24"/>
          <w:rtl/>
          <w:lang w:eastAsia="he-IL"/>
        </w:rPr>
        <w:t>תכניות</w:t>
      </w:r>
      <w:proofErr w:type="spellEnd"/>
      <w:r w:rsidRPr="00217E81">
        <w:rPr>
          <w:rFonts w:ascii="Times New Roman" w:eastAsia="Times New Roman" w:hAnsi="Times New Roman" w:cs="David" w:hint="cs"/>
          <w:sz w:val="24"/>
          <w:szCs w:val="24"/>
          <w:rtl/>
          <w:lang w:eastAsia="he-IL"/>
        </w:rPr>
        <w:t xml:space="preserve">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1CF4FE17"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7DC4812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ביקורת על כל </w:t>
      </w:r>
      <w:proofErr w:type="spellStart"/>
      <w:r w:rsidRPr="00217E81">
        <w:rPr>
          <w:rFonts w:ascii="Times New Roman" w:eastAsia="Times New Roman" w:hAnsi="Times New Roman" w:cs="David" w:hint="cs"/>
          <w:sz w:val="24"/>
          <w:szCs w:val="24"/>
          <w:rtl/>
          <w:lang w:eastAsia="he-IL"/>
        </w:rPr>
        <w:t>התכניות</w:t>
      </w:r>
      <w:proofErr w:type="spellEnd"/>
      <w:r w:rsidRPr="00217E81">
        <w:rPr>
          <w:rFonts w:ascii="Times New Roman" w:eastAsia="Times New Roman" w:hAnsi="Times New Roman" w:cs="David" w:hint="cs"/>
          <w:sz w:val="24"/>
          <w:szCs w:val="24"/>
          <w:rtl/>
          <w:lang w:eastAsia="he-IL"/>
        </w:rPr>
        <w:t xml:space="preserve"> והמפרטים של האדריכל,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hint="cs"/>
          <w:sz w:val="24"/>
          <w:szCs w:val="24"/>
          <w:rtl/>
          <w:lang w:eastAsia="he-IL"/>
        </w:rPr>
        <w:t xml:space="preserve"> והיועצים השונים כדי לוודא שהתכנון המפורט תואם את דרישות פיקוד העורף. בדיקת </w:t>
      </w:r>
      <w:proofErr w:type="spellStart"/>
      <w:r w:rsidRPr="00217E81">
        <w:rPr>
          <w:rFonts w:ascii="Times New Roman" w:eastAsia="Times New Roman" w:hAnsi="Times New Roman" w:cs="David" w:hint="cs"/>
          <w:sz w:val="24"/>
          <w:szCs w:val="24"/>
          <w:rtl/>
          <w:lang w:eastAsia="he-IL"/>
        </w:rPr>
        <w:t>תכניות</w:t>
      </w:r>
      <w:proofErr w:type="spellEnd"/>
      <w:r w:rsidRPr="00217E81">
        <w:rPr>
          <w:rFonts w:ascii="Times New Roman" w:eastAsia="Times New Roman" w:hAnsi="Times New Roman" w:cs="David" w:hint="cs"/>
          <w:sz w:val="24"/>
          <w:szCs w:val="24"/>
          <w:rtl/>
          <w:lang w:eastAsia="he-IL"/>
        </w:rPr>
        <w:t xml:space="preserve">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w:t>
      </w:r>
      <w:proofErr w:type="spellStart"/>
      <w:r w:rsidRPr="00217E81">
        <w:rPr>
          <w:rFonts w:ascii="Times New Roman" w:eastAsia="Times New Roman" w:hAnsi="Times New Roman" w:cs="David" w:hint="cs"/>
          <w:sz w:val="24"/>
          <w:szCs w:val="24"/>
          <w:rtl/>
          <w:lang w:eastAsia="he-IL"/>
        </w:rPr>
        <w:t>התכניות</w:t>
      </w:r>
      <w:proofErr w:type="spellEnd"/>
      <w:r w:rsidRPr="00217E81">
        <w:rPr>
          <w:rFonts w:ascii="Times New Roman" w:eastAsia="Times New Roman" w:hAnsi="Times New Roman" w:cs="David" w:hint="cs"/>
          <w:sz w:val="24"/>
          <w:szCs w:val="24"/>
          <w:rtl/>
          <w:lang w:eastAsia="he-IL"/>
        </w:rPr>
        <w:t xml:space="preserve"> של כל אחד מן היועצים ו/או המתכננים.</w:t>
      </w:r>
    </w:p>
    <w:p w14:paraId="769B674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D5261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עיבוד הפתרונות המפורטים באופן </w:t>
      </w:r>
      <w:proofErr w:type="spellStart"/>
      <w:r w:rsidRPr="00217E81">
        <w:rPr>
          <w:rFonts w:ascii="Times New Roman" w:eastAsia="Times New Roman" w:hAnsi="Times New Roman" w:cs="David"/>
          <w:sz w:val="24"/>
          <w:szCs w:val="24"/>
          <w:rtl/>
          <w:lang w:eastAsia="he-IL"/>
        </w:rPr>
        <w:t>ובקנ"מ</w:t>
      </w:r>
      <w:proofErr w:type="spellEnd"/>
      <w:r w:rsidRPr="00217E81">
        <w:rPr>
          <w:rFonts w:ascii="Times New Roman" w:eastAsia="Times New Roman" w:hAnsi="Times New Roman" w:cs="David"/>
          <w:sz w:val="24"/>
          <w:szCs w:val="24"/>
          <w:rtl/>
          <w:lang w:eastAsia="he-IL"/>
        </w:rPr>
        <w:t xml:space="preserve"> ברור וערוך לביצוע, עפ"י קביעת המזמין ונציגיו.</w:t>
      </w:r>
    </w:p>
    <w:p w14:paraId="0624305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5EE1C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14087247"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314BF3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217E81">
        <w:rPr>
          <w:rFonts w:ascii="Times New Roman" w:eastAsia="Times New Roman" w:hAnsi="Times New Roman" w:cs="David"/>
          <w:sz w:val="24"/>
          <w:szCs w:val="24"/>
          <w:rtl/>
          <w:lang w:eastAsia="he-IL"/>
        </w:rPr>
        <w:t>אסקי</w:t>
      </w:r>
      <w:proofErr w:type="spellEnd"/>
      <w:r w:rsidRPr="00217E81">
        <w:rPr>
          <w:rFonts w:ascii="Times New Roman" w:eastAsia="Times New Roman" w:hAnsi="Times New Roman" w:cs="David"/>
          <w:sz w:val="24"/>
          <w:szCs w:val="24"/>
          <w:rtl/>
          <w:lang w:eastAsia="he-IL"/>
        </w:rPr>
        <w:t xml:space="preserve">", כך שניתן יהיה להעתיקם לכל מעבד תמלילים אחר, ע"ג דיסקט ובתדפיס. </w:t>
      </w:r>
    </w:p>
    <w:p w14:paraId="6DF9A93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DDE120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6B65749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37E3C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w:t>
      </w:r>
      <w:proofErr w:type="spellStart"/>
      <w:r w:rsidRPr="00217E81">
        <w:rPr>
          <w:rFonts w:ascii="Times New Roman" w:eastAsia="Times New Roman" w:hAnsi="Times New Roman" w:cs="David"/>
          <w:sz w:val="24"/>
          <w:szCs w:val="24"/>
          <w:rtl/>
          <w:lang w:eastAsia="he-IL"/>
        </w:rPr>
        <w:t>האומדן</w:t>
      </w:r>
      <w:proofErr w:type="spellEnd"/>
      <w:r w:rsidRPr="00217E81">
        <w:rPr>
          <w:rFonts w:ascii="Times New Roman" w:eastAsia="Times New Roman" w:hAnsi="Times New Roman" w:cs="David"/>
          <w:sz w:val="24"/>
          <w:szCs w:val="24"/>
          <w:rtl/>
          <w:lang w:eastAsia="he-IL"/>
        </w:rPr>
        <w:t xml:space="preserve">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xml:space="preserve">, שיהיה מבוסס על המפרטים וכתבי הכמויות, תוך ציון המדד התקף במועד הכנת </w:t>
      </w:r>
      <w:proofErr w:type="spellStart"/>
      <w:r w:rsidRPr="00217E81">
        <w:rPr>
          <w:rFonts w:ascii="Times New Roman" w:eastAsia="Times New Roman" w:hAnsi="Times New Roman" w:cs="David"/>
          <w:sz w:val="24"/>
          <w:szCs w:val="24"/>
          <w:rtl/>
          <w:lang w:eastAsia="he-IL"/>
        </w:rPr>
        <w:t>האומדן</w:t>
      </w:r>
      <w:proofErr w:type="spellEnd"/>
      <w:r w:rsidRPr="00217E81">
        <w:rPr>
          <w:rFonts w:ascii="Times New Roman" w:eastAsia="Times New Roman" w:hAnsi="Times New Roman" w:cs="David"/>
          <w:sz w:val="24"/>
          <w:szCs w:val="24"/>
          <w:rtl/>
          <w:lang w:eastAsia="he-IL"/>
        </w:rPr>
        <w:t>.</w:t>
      </w:r>
    </w:p>
    <w:p w14:paraId="312B535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2913F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50EF98A9"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C0728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7BF5499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148BA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0B3D89D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DCC0B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79DAD3C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FB26D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הכנת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700E3D74"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D58772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75E14393"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DEA6832"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04AC218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8E1573"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17D9B07A"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553E7AE"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4EEBA9E5"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1E18C0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ביצוע העבודות בהתאם </w:t>
      </w:r>
      <w:proofErr w:type="spellStart"/>
      <w:r w:rsidRPr="00217E81">
        <w:rPr>
          <w:rFonts w:ascii="Times New Roman" w:eastAsia="Times New Roman" w:hAnsi="Times New Roman" w:cs="David"/>
          <w:sz w:val="24"/>
          <w:szCs w:val="24"/>
          <w:rtl/>
          <w:lang w:eastAsia="he-IL"/>
        </w:rPr>
        <w:t>לתכניות</w:t>
      </w:r>
      <w:proofErr w:type="spellEnd"/>
      <w:r w:rsidRPr="00217E81">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4C6FB7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0A89EF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3FE6B10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02186A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7138525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BCD0D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w:t>
      </w:r>
      <w:proofErr w:type="spellStart"/>
      <w:r w:rsidR="00EB38F9">
        <w:rPr>
          <w:rFonts w:ascii="Times New Roman" w:eastAsia="Times New Roman" w:hAnsi="Times New Roman" w:cs="David"/>
          <w:sz w:val="24"/>
          <w:szCs w:val="24"/>
          <w:rtl/>
          <w:lang w:eastAsia="he-IL"/>
        </w:rPr>
        <w:t>ת</w:t>
      </w:r>
      <w:r w:rsidRPr="00217E81">
        <w:rPr>
          <w:rFonts w:ascii="Times New Roman" w:eastAsia="Times New Roman" w:hAnsi="Times New Roman" w:cs="David"/>
          <w:sz w:val="24"/>
          <w:szCs w:val="24"/>
          <w:rtl/>
          <w:lang w:eastAsia="he-IL"/>
        </w:rPr>
        <w:t>כניות</w:t>
      </w:r>
      <w:proofErr w:type="spellEnd"/>
      <w:r w:rsidRPr="00217E81">
        <w:rPr>
          <w:rFonts w:ascii="Times New Roman" w:eastAsia="Times New Roman" w:hAnsi="Times New Roman" w:cs="David"/>
          <w:sz w:val="24"/>
          <w:szCs w:val="24"/>
          <w:rtl/>
          <w:lang w:eastAsia="he-IL"/>
        </w:rPr>
        <w:t xml:space="preserve"> המתכנן ואת הוראותיו.</w:t>
      </w:r>
    </w:p>
    <w:p w14:paraId="1EA4A92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DF9862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w:t>
      </w:r>
      <w:proofErr w:type="spellStart"/>
      <w:r w:rsidRPr="00217E81">
        <w:rPr>
          <w:rFonts w:ascii="Times New Roman" w:eastAsia="Times New Roman" w:hAnsi="Times New Roman" w:cs="David" w:hint="cs"/>
          <w:sz w:val="24"/>
          <w:szCs w:val="24"/>
          <w:rtl/>
          <w:lang w:eastAsia="he-IL"/>
        </w:rPr>
        <w:t>לת"י</w:t>
      </w:r>
      <w:proofErr w:type="spellEnd"/>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589D136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FD88C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4575A6B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D88B11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w:t>
      </w:r>
      <w:proofErr w:type="spellStart"/>
      <w:r w:rsidRPr="00217E81">
        <w:rPr>
          <w:rFonts w:ascii="Times New Roman" w:eastAsia="Times New Roman" w:hAnsi="Times New Roman" w:cs="David"/>
          <w:sz w:val="24"/>
          <w:szCs w:val="24"/>
          <w:rtl/>
          <w:lang w:eastAsia="he-IL"/>
        </w:rPr>
        <w:t>התכניות</w:t>
      </w:r>
      <w:proofErr w:type="spellEnd"/>
      <w:r w:rsidRPr="00217E81">
        <w:rPr>
          <w:rFonts w:ascii="Times New Roman" w:eastAsia="Times New Roman" w:hAnsi="Times New Roman" w:cs="David"/>
          <w:sz w:val="24"/>
          <w:szCs w:val="24"/>
          <w:rtl/>
          <w:lang w:eastAsia="he-IL"/>
        </w:rPr>
        <w:t xml:space="preserve"> והפרטים בהתאם לשינויים שיתחייבו מדרישת הרשויות ומבעיות שיופיעו במהלך בצוע העבודות. כל עדכון יבוצע בתאום עם המנהל בכתב.</w:t>
      </w:r>
    </w:p>
    <w:p w14:paraId="0FFD87B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C4BFCE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5A30FA3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3FBC57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CD3CDB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4868FC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2946EA5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99AB2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4248E2C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3172D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10F8DE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C4A58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0F0FD91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E08B43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5EF60F1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AE149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51599F6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645207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4FC2EB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999952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3FC9FA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D85043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02FF56D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B38466" w14:textId="2B902523"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61" w:author="Meryl Etman [2]" w:date="2022-08-22T14:19:00Z">
        <w:r w:rsidRPr="00217E81" w:rsidDel="00FA5F93">
          <w:rPr>
            <w:rFonts w:ascii="Times New Roman" w:eastAsia="Times New Roman" w:hAnsi="Times New Roman" w:cs="David"/>
            <w:sz w:val="24"/>
            <w:szCs w:val="24"/>
            <w:rtl/>
            <w:lang w:eastAsia="he-IL"/>
          </w:rPr>
          <w:delText>עיבוד תכניות הפרויקט כפי שבוצעו למעשה (</w:delText>
        </w:r>
        <w:r w:rsidRPr="00217E81" w:rsidDel="00FA5F93">
          <w:rPr>
            <w:rFonts w:ascii="Times New Roman" w:eastAsia="Times New Roman" w:hAnsi="Times New Roman" w:cs="David"/>
            <w:sz w:val="24"/>
            <w:szCs w:val="24"/>
            <w:lang w:eastAsia="he-IL"/>
          </w:rPr>
          <w:delText>AS-MADE</w:delText>
        </w:r>
        <w:r w:rsidRPr="00217E81" w:rsidDel="00FA5F93">
          <w:rPr>
            <w:rFonts w:ascii="Times New Roman" w:eastAsia="Times New Roman" w:hAnsi="Times New Roman" w:cs="David"/>
            <w:sz w:val="24"/>
            <w:szCs w:val="24"/>
            <w:rtl/>
            <w:lang w:eastAsia="he-IL"/>
          </w:rPr>
          <w:delText xml:space="preserve">) על בסיס תכניות </w:delText>
        </w:r>
        <w:r w:rsidRPr="00217E81" w:rsidDel="00FA5F93">
          <w:rPr>
            <w:rFonts w:ascii="Times New Roman" w:eastAsia="Times New Roman" w:hAnsi="Times New Roman" w:cs="David"/>
            <w:sz w:val="24"/>
            <w:szCs w:val="24"/>
            <w:lang w:eastAsia="he-IL"/>
          </w:rPr>
          <w:delText>AS-MADE</w:delText>
        </w:r>
        <w:r w:rsidRPr="00217E81" w:rsidDel="00FA5F93">
          <w:rPr>
            <w:rFonts w:ascii="Times New Roman" w:eastAsia="Times New Roman" w:hAnsi="Times New Roman" w:cs="David"/>
            <w:sz w:val="24"/>
            <w:szCs w:val="24"/>
            <w:rtl/>
            <w:lang w:eastAsia="he-IL"/>
          </w:rPr>
          <w:delText xml:space="preserve"> שימסור הקבלן תוך ציון כל השינויים שחלו </w:delText>
        </w:r>
        <w:r w:rsidRPr="00217E81" w:rsidDel="00FA5F93">
          <w:rPr>
            <w:rFonts w:ascii="Times New Roman" w:eastAsia="Times New Roman" w:hAnsi="Times New Roman" w:cs="David"/>
            <w:sz w:val="24"/>
            <w:szCs w:val="24"/>
            <w:rtl/>
            <w:lang w:eastAsia="he-IL"/>
          </w:rPr>
          <w:lastRenderedPageBreak/>
          <w:delText>בזמן הביצוע, ומסירתם למזמין ע"ג דיסקט</w:delText>
        </w:r>
      </w:del>
      <w:ins w:id="62" w:author="Meryl Etman [2]" w:date="2022-08-22T14:19:00Z">
        <w:r w:rsidR="00FA5F93">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sz w:val="24"/>
          <w:szCs w:val="24"/>
          <w:rtl/>
          <w:lang w:eastAsia="he-IL"/>
        </w:rPr>
        <w:t>.</w:t>
      </w:r>
    </w:p>
    <w:p w14:paraId="39EAEE10"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BB9E5A"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2CB6A190"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7560D3FF"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1EB1D0CE"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6A4295B"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2D35C95"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01936F6A"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025DA3A"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1731ADB2"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E14914"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48BD783C"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27BA7E66"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388FD869"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016E0752"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751B79B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217E81">
        <w:rPr>
          <w:rFonts w:ascii="Times New Roman" w:eastAsia="Times New Roman" w:hAnsi="Times New Roman" w:cs="David"/>
          <w:sz w:val="24"/>
          <w:szCs w:val="24"/>
          <w:rtl/>
          <w:lang w:eastAsia="he-IL"/>
        </w:rPr>
        <w:t>הכל</w:t>
      </w:r>
      <w:proofErr w:type="spellEnd"/>
      <w:r w:rsidRPr="00217E81">
        <w:rPr>
          <w:rFonts w:ascii="Times New Roman" w:eastAsia="Times New Roman" w:hAnsi="Times New Roman" w:cs="David"/>
          <w:sz w:val="24"/>
          <w:szCs w:val="24"/>
          <w:rtl/>
          <w:lang w:eastAsia="he-IL"/>
        </w:rPr>
        <w:t xml:space="preserve"> כפי שיפורט בנספח ד'.</w:t>
      </w:r>
    </w:p>
    <w:p w14:paraId="3A19C377"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096C8B0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1DE9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9A67C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8C975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C9687C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E28B7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0E55B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3FA8BF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DD802A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EAB9E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EAA8B7"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257272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04852C1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F98AB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174C04F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68750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45EE8A1"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80F6D2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DC984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63CB1E3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253A4F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את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לאישור המזמין בהתאם ללוח הזמנים </w:t>
      </w:r>
      <w:proofErr w:type="spellStart"/>
      <w:r w:rsidRPr="00217E81">
        <w:rPr>
          <w:rFonts w:ascii="Times New Roman" w:eastAsia="Times New Roman" w:hAnsi="Times New Roman" w:cs="David"/>
          <w:sz w:val="20"/>
          <w:szCs w:val="24"/>
          <w:rtl/>
          <w:lang w:eastAsia="he-IL"/>
        </w:rPr>
        <w:t>והתכניות</w:t>
      </w:r>
      <w:proofErr w:type="spellEnd"/>
      <w:r w:rsidRPr="00217E81">
        <w:rPr>
          <w:rFonts w:ascii="Times New Roman" w:eastAsia="Times New Roman" w:hAnsi="Times New Roman" w:cs="David"/>
          <w:sz w:val="20"/>
          <w:szCs w:val="24"/>
          <w:rtl/>
          <w:lang w:eastAsia="he-IL"/>
        </w:rPr>
        <w:t xml:space="preserve"> לא תיחשבנה כמושלמות עד לקבלת אישור המזמין.</w:t>
      </w:r>
    </w:p>
    <w:p w14:paraId="5DED497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272B1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יתכנן המתכנן את </w:t>
      </w:r>
      <w:proofErr w:type="spellStart"/>
      <w:r w:rsidRPr="00217E81">
        <w:rPr>
          <w:rFonts w:ascii="Times New Roman" w:eastAsia="Times New Roman" w:hAnsi="Times New Roman" w:cs="David"/>
          <w:sz w:val="20"/>
          <w:szCs w:val="24"/>
          <w:rtl/>
          <w:lang w:eastAsia="he-IL"/>
        </w:rPr>
        <w:t>התכניות</w:t>
      </w:r>
      <w:proofErr w:type="spellEnd"/>
      <w:r w:rsidRPr="00217E81">
        <w:rPr>
          <w:rFonts w:ascii="Times New Roman" w:eastAsia="Times New Roman" w:hAnsi="Times New Roman" w:cs="David"/>
          <w:sz w:val="20"/>
          <w:szCs w:val="24"/>
          <w:rtl/>
          <w:lang w:eastAsia="he-IL"/>
        </w:rPr>
        <w:t xml:space="preserve">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 xml:space="preserve">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217E81">
        <w:rPr>
          <w:rFonts w:ascii="Times New Roman" w:eastAsia="Times New Roman" w:hAnsi="Times New Roman" w:cs="David"/>
          <w:sz w:val="20"/>
          <w:szCs w:val="24"/>
          <w:rtl/>
          <w:lang w:eastAsia="he-IL"/>
        </w:rPr>
        <w:t>תכניות</w:t>
      </w:r>
      <w:proofErr w:type="spellEnd"/>
      <w:r w:rsidRPr="00217E81">
        <w:rPr>
          <w:rFonts w:ascii="Times New Roman" w:eastAsia="Times New Roman" w:hAnsi="Times New Roman" w:cs="David"/>
          <w:sz w:val="20"/>
          <w:szCs w:val="24"/>
          <w:rtl/>
          <w:lang w:eastAsia="he-IL"/>
        </w:rPr>
        <w:t xml:space="preserve"> שהוגשו לו ע"י המתכנן בתוך 30 יום ממועד הגשתן למזמין.</w:t>
      </w:r>
    </w:p>
    <w:p w14:paraId="40AE488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2093F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71DA5F4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85DEC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67BFD30D"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5108F5C" w14:textId="6603EF22"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del w:id="63" w:author="Meryl Etman [2]" w:date="2022-08-18T13:01:00Z">
        <w:r w:rsidRPr="00217E81" w:rsidDel="002E4CB9">
          <w:rPr>
            <w:rFonts w:ascii="Times New Roman" w:eastAsia="Times New Roman" w:hAnsi="Times New Roman" w:cs="David" w:hint="cs"/>
            <w:sz w:val="20"/>
            <w:szCs w:val="24"/>
            <w:u w:val="single"/>
            <w:rtl/>
            <w:lang w:eastAsia="he-IL"/>
          </w:rPr>
          <w:delText>לו"ז עקרוני</w:delText>
        </w:r>
        <w:r w:rsidRPr="00217E81" w:rsidDel="002E4CB9">
          <w:rPr>
            <w:rFonts w:ascii="Times New Roman" w:eastAsia="Times New Roman" w:hAnsi="Times New Roman" w:cs="David" w:hint="cs"/>
            <w:sz w:val="20"/>
            <w:szCs w:val="24"/>
            <w:rtl/>
            <w:lang w:eastAsia="he-IL"/>
          </w:rPr>
          <w:delText>:</w:delText>
        </w:r>
      </w:del>
      <w:ins w:id="64" w:author="Meryl Etman [2]" w:date="2022-08-18T13:01:00Z">
        <w:r w:rsidR="002E4CB9">
          <w:rPr>
            <w:rFonts w:ascii="Times New Roman" w:eastAsia="Times New Roman" w:hAnsi="Times New Roman" w:cs="David" w:hint="cs"/>
            <w:sz w:val="20"/>
            <w:szCs w:val="24"/>
            <w:u w:val="single"/>
            <w:rtl/>
            <w:lang w:eastAsia="he-IL"/>
          </w:rPr>
          <w:t>מבוטל</w:t>
        </w:r>
      </w:ins>
    </w:p>
    <w:p w14:paraId="27589D02"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D8C0E60" w14:textId="2DF25E3F" w:rsidR="00217E81" w:rsidRPr="00217E81" w:rsidDel="002E4CB9" w:rsidRDefault="00217E81" w:rsidP="00217E81">
      <w:pPr>
        <w:widowControl w:val="0"/>
        <w:numPr>
          <w:ilvl w:val="1"/>
          <w:numId w:val="14"/>
        </w:numPr>
        <w:spacing w:before="0" w:beforeAutospacing="0" w:after="0" w:afterAutospacing="0" w:line="240" w:lineRule="auto"/>
        <w:jc w:val="both"/>
        <w:rPr>
          <w:del w:id="65" w:author="Meryl Etman [2]" w:date="2022-08-18T13:02:00Z"/>
          <w:rFonts w:ascii="Times New Roman" w:eastAsia="Times New Roman" w:hAnsi="Times New Roman" w:cs="David"/>
          <w:sz w:val="20"/>
          <w:szCs w:val="24"/>
          <w:lang w:eastAsia="he-IL"/>
        </w:rPr>
      </w:pPr>
      <w:del w:id="66" w:author="Meryl Etman [2]" w:date="2022-08-18T13:02:00Z">
        <w:r w:rsidRPr="00217E81" w:rsidDel="002E4CB9">
          <w:rPr>
            <w:rFonts w:ascii="Times New Roman" w:eastAsia="Times New Roman" w:hAnsi="Times New Roman" w:cs="David" w:hint="cs"/>
            <w:sz w:val="20"/>
            <w:szCs w:val="24"/>
            <w:rtl/>
            <w:lang w:eastAsia="he-IL"/>
          </w:rPr>
          <w:delText xml:space="preserve">השלמת תכנון מוקדם </w:delText>
        </w:r>
        <w:r w:rsidRPr="00217E81" w:rsidDel="002E4CB9">
          <w:rPr>
            <w:rFonts w:ascii="Times New Roman" w:eastAsia="Times New Roman" w:hAnsi="Times New Roman" w:cs="David"/>
            <w:sz w:val="20"/>
            <w:szCs w:val="24"/>
            <w:rtl/>
            <w:lang w:eastAsia="he-IL"/>
          </w:rPr>
          <w:delText>–</w:delText>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lang w:eastAsia="he-IL"/>
          </w:rPr>
          <w:delText>XX</w:delText>
        </w:r>
        <w:r w:rsidRPr="00217E81" w:rsidDel="002E4CB9">
          <w:rPr>
            <w:rFonts w:ascii="Times New Roman" w:eastAsia="Times New Roman" w:hAnsi="Times New Roman" w:cs="David"/>
            <w:sz w:val="20"/>
            <w:szCs w:val="24"/>
            <w:lang w:eastAsia="he-IL"/>
          </w:rPr>
          <w:delText>/XXXX</w:delText>
        </w:r>
        <w:r w:rsidRPr="00217E81" w:rsidDel="002E4CB9">
          <w:rPr>
            <w:rFonts w:ascii="Times New Roman" w:eastAsia="Times New Roman" w:hAnsi="Times New Roman" w:cs="David" w:hint="cs"/>
            <w:sz w:val="20"/>
            <w:szCs w:val="24"/>
            <w:rtl/>
            <w:lang w:eastAsia="he-IL"/>
          </w:rPr>
          <w:tab/>
        </w:r>
      </w:del>
    </w:p>
    <w:p w14:paraId="511038A3" w14:textId="53B7BA5D" w:rsidR="00217E81" w:rsidRPr="00217E81" w:rsidDel="002E4CB9" w:rsidRDefault="00217E81" w:rsidP="00217E81">
      <w:pPr>
        <w:widowControl w:val="0"/>
        <w:numPr>
          <w:ilvl w:val="1"/>
          <w:numId w:val="14"/>
        </w:numPr>
        <w:spacing w:before="0" w:beforeAutospacing="0" w:after="0" w:afterAutospacing="0" w:line="240" w:lineRule="auto"/>
        <w:jc w:val="both"/>
        <w:rPr>
          <w:del w:id="67" w:author="Meryl Etman [2]" w:date="2022-08-18T13:02:00Z"/>
          <w:rFonts w:ascii="Times New Roman" w:eastAsia="Times New Roman" w:hAnsi="Times New Roman" w:cs="David"/>
          <w:sz w:val="20"/>
          <w:szCs w:val="24"/>
          <w:lang w:eastAsia="he-IL"/>
        </w:rPr>
      </w:pPr>
      <w:del w:id="68" w:author="Meryl Etman [2]" w:date="2022-08-18T13:02:00Z">
        <w:r w:rsidRPr="00217E81" w:rsidDel="002E4CB9">
          <w:rPr>
            <w:rFonts w:ascii="Times New Roman" w:eastAsia="Times New Roman" w:hAnsi="Times New Roman" w:cs="David" w:hint="cs"/>
            <w:sz w:val="20"/>
            <w:szCs w:val="24"/>
            <w:rtl/>
            <w:lang w:eastAsia="he-IL"/>
          </w:rPr>
          <w:delText xml:space="preserve">השלמת תכנון סופי להיתרים </w:delText>
        </w:r>
        <w:r w:rsidRPr="00217E81" w:rsidDel="002E4CB9">
          <w:rPr>
            <w:rFonts w:ascii="Times New Roman" w:eastAsia="Times New Roman" w:hAnsi="Times New Roman" w:cs="David"/>
            <w:sz w:val="20"/>
            <w:szCs w:val="24"/>
            <w:rtl/>
            <w:lang w:eastAsia="he-IL"/>
          </w:rPr>
          <w:delText>–</w:delText>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lang w:eastAsia="he-IL"/>
          </w:rPr>
          <w:delText>XX</w:delText>
        </w:r>
        <w:r w:rsidRPr="00217E81" w:rsidDel="002E4CB9">
          <w:rPr>
            <w:rFonts w:ascii="Times New Roman" w:eastAsia="Times New Roman" w:hAnsi="Times New Roman" w:cs="David"/>
            <w:sz w:val="20"/>
            <w:szCs w:val="24"/>
            <w:lang w:eastAsia="he-IL"/>
          </w:rPr>
          <w:delText>/XXXX</w:delText>
        </w:r>
      </w:del>
    </w:p>
    <w:p w14:paraId="7659B528" w14:textId="4D3A9982" w:rsidR="00217E81" w:rsidRPr="00217E81" w:rsidDel="002E4CB9" w:rsidRDefault="00217E81" w:rsidP="00217E81">
      <w:pPr>
        <w:widowControl w:val="0"/>
        <w:numPr>
          <w:ilvl w:val="1"/>
          <w:numId w:val="14"/>
        </w:numPr>
        <w:spacing w:before="0" w:beforeAutospacing="0" w:after="0" w:afterAutospacing="0" w:line="240" w:lineRule="auto"/>
        <w:jc w:val="both"/>
        <w:rPr>
          <w:del w:id="69" w:author="Meryl Etman [2]" w:date="2022-08-18T13:02:00Z"/>
          <w:rFonts w:ascii="Times New Roman" w:eastAsia="Times New Roman" w:hAnsi="Times New Roman" w:cs="David"/>
          <w:sz w:val="20"/>
          <w:szCs w:val="24"/>
          <w:lang w:eastAsia="he-IL"/>
        </w:rPr>
      </w:pPr>
      <w:del w:id="70" w:author="Meryl Etman [2]" w:date="2022-08-18T13:02:00Z">
        <w:r w:rsidRPr="00217E81" w:rsidDel="002E4CB9">
          <w:rPr>
            <w:rFonts w:ascii="Times New Roman" w:eastAsia="Times New Roman" w:hAnsi="Times New Roman" w:cs="David" w:hint="cs"/>
            <w:sz w:val="20"/>
            <w:szCs w:val="24"/>
            <w:rtl/>
            <w:lang w:eastAsia="he-IL"/>
          </w:rPr>
          <w:delText xml:space="preserve">השלמת תכנון מפורט למכרזים </w:delText>
        </w:r>
        <w:r w:rsidRPr="00217E81" w:rsidDel="002E4CB9">
          <w:rPr>
            <w:rFonts w:ascii="Times New Roman" w:eastAsia="Times New Roman" w:hAnsi="Times New Roman" w:cs="David"/>
            <w:sz w:val="20"/>
            <w:szCs w:val="24"/>
            <w:rtl/>
            <w:lang w:eastAsia="he-IL"/>
          </w:rPr>
          <w:delText>–</w:delText>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lang w:eastAsia="he-IL"/>
          </w:rPr>
          <w:delText>XX/XXXX</w:delText>
        </w:r>
        <w:r w:rsidRPr="00217E81" w:rsidDel="002E4CB9">
          <w:rPr>
            <w:rFonts w:ascii="Times New Roman" w:eastAsia="Times New Roman" w:hAnsi="Times New Roman" w:cs="David" w:hint="cs"/>
            <w:sz w:val="20"/>
            <w:szCs w:val="24"/>
            <w:rtl/>
            <w:lang w:eastAsia="he-IL"/>
          </w:rPr>
          <w:tab/>
        </w:r>
      </w:del>
    </w:p>
    <w:p w14:paraId="6A87A79B" w14:textId="3FFFD66F" w:rsidR="00217E81" w:rsidRPr="00217E81" w:rsidDel="002E4CB9" w:rsidRDefault="00217E81" w:rsidP="00217E81">
      <w:pPr>
        <w:widowControl w:val="0"/>
        <w:numPr>
          <w:ilvl w:val="1"/>
          <w:numId w:val="14"/>
        </w:numPr>
        <w:spacing w:before="0" w:beforeAutospacing="0" w:after="0" w:afterAutospacing="0" w:line="240" w:lineRule="auto"/>
        <w:jc w:val="both"/>
        <w:rPr>
          <w:del w:id="71" w:author="Meryl Etman [2]" w:date="2022-08-18T13:02:00Z"/>
          <w:rFonts w:ascii="Times New Roman" w:eastAsia="Times New Roman" w:hAnsi="Times New Roman" w:cs="David"/>
          <w:sz w:val="20"/>
          <w:szCs w:val="24"/>
          <w:lang w:eastAsia="he-IL"/>
        </w:rPr>
      </w:pPr>
      <w:del w:id="72" w:author="Meryl Etman [2]" w:date="2022-08-18T13:02:00Z">
        <w:r w:rsidRPr="00217E81" w:rsidDel="002E4CB9">
          <w:rPr>
            <w:rFonts w:ascii="Times New Roman" w:eastAsia="Times New Roman" w:hAnsi="Times New Roman" w:cs="David" w:hint="cs"/>
            <w:sz w:val="20"/>
            <w:szCs w:val="24"/>
            <w:rtl/>
            <w:lang w:eastAsia="he-IL"/>
          </w:rPr>
          <w:delText xml:space="preserve">יציאה למכרזים </w:delText>
        </w:r>
        <w:r w:rsidRPr="00217E81" w:rsidDel="002E4CB9">
          <w:rPr>
            <w:rFonts w:ascii="Times New Roman" w:eastAsia="Times New Roman" w:hAnsi="Times New Roman" w:cs="David"/>
            <w:sz w:val="20"/>
            <w:szCs w:val="24"/>
            <w:rtl/>
            <w:lang w:eastAsia="he-IL"/>
          </w:rPr>
          <w:delText>–</w:delText>
        </w:r>
        <w:r w:rsidRPr="00217E81" w:rsidDel="002E4CB9">
          <w:rPr>
            <w:rFonts w:ascii="Times New Roman" w:eastAsia="Times New Roman" w:hAnsi="Times New Roman" w:cs="David" w:hint="cs"/>
            <w:sz w:val="20"/>
            <w:szCs w:val="24"/>
            <w:rtl/>
            <w:lang w:eastAsia="he-IL"/>
          </w:rPr>
          <w:delText xml:space="preserve"> </w:delText>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lang w:eastAsia="he-IL"/>
          </w:rPr>
          <w:delText>XX/XXXX</w:delText>
        </w:r>
        <w:r w:rsidRPr="00217E81" w:rsidDel="002E4CB9">
          <w:rPr>
            <w:rFonts w:ascii="Times New Roman" w:eastAsia="Times New Roman" w:hAnsi="Times New Roman" w:cs="David" w:hint="cs"/>
            <w:sz w:val="20"/>
            <w:szCs w:val="24"/>
            <w:rtl/>
            <w:lang w:eastAsia="he-IL"/>
          </w:rPr>
          <w:tab/>
        </w:r>
      </w:del>
    </w:p>
    <w:p w14:paraId="7135CAAF" w14:textId="7CCEAE6E" w:rsidR="00217E81" w:rsidRPr="00217E81" w:rsidDel="002E4CB9" w:rsidRDefault="00217E81" w:rsidP="00217E81">
      <w:pPr>
        <w:widowControl w:val="0"/>
        <w:numPr>
          <w:ilvl w:val="1"/>
          <w:numId w:val="14"/>
        </w:numPr>
        <w:spacing w:before="0" w:beforeAutospacing="0" w:after="0" w:afterAutospacing="0" w:line="240" w:lineRule="auto"/>
        <w:jc w:val="both"/>
        <w:rPr>
          <w:del w:id="73" w:author="Meryl Etman [2]" w:date="2022-08-18T13:02:00Z"/>
          <w:rFonts w:ascii="Times New Roman" w:eastAsia="Times New Roman" w:hAnsi="Times New Roman" w:cs="David"/>
          <w:sz w:val="20"/>
          <w:szCs w:val="24"/>
          <w:rtl/>
          <w:lang w:eastAsia="he-IL"/>
        </w:rPr>
      </w:pPr>
      <w:del w:id="74" w:author="Meryl Etman [2]" w:date="2022-08-18T13:02:00Z">
        <w:r w:rsidRPr="00217E81" w:rsidDel="002E4CB9">
          <w:rPr>
            <w:rFonts w:ascii="Times New Roman" w:eastAsia="Times New Roman" w:hAnsi="Times New Roman" w:cs="David" w:hint="cs"/>
            <w:sz w:val="20"/>
            <w:szCs w:val="24"/>
            <w:rtl/>
            <w:lang w:eastAsia="he-IL"/>
          </w:rPr>
          <w:delText xml:space="preserve">השלמת תכנון לביצוע </w:delText>
        </w:r>
        <w:r w:rsidRPr="00217E81" w:rsidDel="002E4CB9">
          <w:rPr>
            <w:rFonts w:ascii="Times New Roman" w:eastAsia="Times New Roman" w:hAnsi="Times New Roman" w:cs="David"/>
            <w:sz w:val="20"/>
            <w:szCs w:val="24"/>
            <w:rtl/>
            <w:lang w:eastAsia="he-IL"/>
          </w:rPr>
          <w:delText>–</w:delText>
        </w:r>
        <w:r w:rsidRPr="00217E81" w:rsidDel="002E4CB9">
          <w:rPr>
            <w:rFonts w:ascii="Times New Roman" w:eastAsia="Times New Roman" w:hAnsi="Times New Roman" w:cs="David" w:hint="cs"/>
            <w:sz w:val="20"/>
            <w:szCs w:val="24"/>
            <w:rtl/>
            <w:lang w:eastAsia="he-IL"/>
          </w:rPr>
          <w:delText xml:space="preserve"> </w:delText>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rtl/>
            <w:lang w:eastAsia="he-IL"/>
          </w:rPr>
          <w:tab/>
        </w:r>
        <w:r w:rsidRPr="00217E81" w:rsidDel="002E4CB9">
          <w:rPr>
            <w:rFonts w:ascii="Times New Roman" w:eastAsia="Times New Roman" w:hAnsi="Times New Roman" w:cs="David" w:hint="cs"/>
            <w:sz w:val="20"/>
            <w:szCs w:val="24"/>
            <w:lang w:eastAsia="he-IL"/>
          </w:rPr>
          <w:delText>XX/XXXX</w:delText>
        </w:r>
        <w:r w:rsidRPr="00217E81" w:rsidDel="002E4CB9">
          <w:rPr>
            <w:rFonts w:ascii="Times New Roman" w:eastAsia="Times New Roman" w:hAnsi="Times New Roman" w:cs="David" w:hint="cs"/>
            <w:sz w:val="20"/>
            <w:szCs w:val="24"/>
            <w:rtl/>
            <w:lang w:eastAsia="he-IL"/>
          </w:rPr>
          <w:tab/>
        </w:r>
      </w:del>
    </w:p>
    <w:p w14:paraId="37AD9290" w14:textId="2006A102" w:rsidR="00217E81" w:rsidRPr="00217E81" w:rsidDel="002E4CB9" w:rsidRDefault="00217E81" w:rsidP="00217E81">
      <w:pPr>
        <w:widowControl w:val="0"/>
        <w:spacing w:before="0" w:beforeAutospacing="0" w:after="0" w:afterAutospacing="0" w:line="240" w:lineRule="auto"/>
        <w:ind w:left="112"/>
        <w:jc w:val="both"/>
        <w:rPr>
          <w:del w:id="75" w:author="Meryl Etman [2]" w:date="2022-08-18T13:02:00Z"/>
          <w:rFonts w:ascii="Times New Roman" w:eastAsia="Times New Roman" w:hAnsi="Times New Roman" w:cs="David"/>
          <w:sz w:val="20"/>
          <w:szCs w:val="24"/>
          <w:rtl/>
          <w:lang w:eastAsia="he-IL"/>
        </w:rPr>
      </w:pPr>
    </w:p>
    <w:p w14:paraId="18DC62E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C9E6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9F358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D612C7"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069B2AB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C39BAF"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303848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8A5518" w14:textId="77777777" w:rsidR="00397883" w:rsidRDefault="00217E81" w:rsidP="00217E81">
      <w:pPr>
        <w:widowControl w:val="0"/>
        <w:numPr>
          <w:ilvl w:val="0"/>
          <w:numId w:val="4"/>
        </w:numPr>
        <w:spacing w:before="0" w:beforeAutospacing="0" w:after="0" w:afterAutospacing="0" w:line="240" w:lineRule="auto"/>
        <w:rPr>
          <w:ins w:id="76" w:author="Meryl Etman [2]" w:date="2022-08-18T13:25:00Z"/>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w:t>
      </w:r>
      <w:del w:id="77" w:author="Meryl Etman [2]" w:date="2022-08-18T13:02:00Z">
        <w:r w:rsidRPr="00262688" w:rsidDel="002E4CB9">
          <w:rPr>
            <w:rFonts w:ascii="Times New Roman" w:eastAsia="Times New Roman" w:hAnsi="Times New Roman" w:cs="David"/>
            <w:b/>
            <w:bCs/>
            <w:sz w:val="24"/>
            <w:szCs w:val="24"/>
            <w:rtl/>
            <w:lang w:eastAsia="he-IL"/>
            <w:rPrChange w:id="78" w:author="Meryl Etman [2]" w:date="2022-08-18T13:13:00Z">
              <w:rPr>
                <w:rFonts w:ascii="Times New Roman" w:eastAsia="Times New Roman" w:hAnsi="Times New Roman" w:cs="David"/>
                <w:sz w:val="24"/>
                <w:szCs w:val="24"/>
                <w:rtl/>
                <w:lang w:eastAsia="he-IL"/>
              </w:rPr>
            </w:rPrChange>
          </w:rPr>
          <w:delText>___________________________</w:delText>
        </w:r>
      </w:del>
      <w:ins w:id="79" w:author="Meryl Etman [2]" w:date="2022-08-18T13:02:00Z">
        <w:r w:rsidR="002E4CB9" w:rsidRPr="00262688">
          <w:rPr>
            <w:rFonts w:ascii="Times New Roman" w:eastAsia="Times New Roman" w:hAnsi="Times New Roman" w:cs="David"/>
            <w:b/>
            <w:bCs/>
            <w:sz w:val="24"/>
            <w:szCs w:val="24"/>
            <w:rtl/>
            <w:lang w:eastAsia="he-IL"/>
            <w:rPrChange w:id="80" w:author="Meryl Etman [2]" w:date="2022-08-18T13:13:00Z">
              <w:rPr>
                <w:rFonts w:ascii="Times New Roman" w:eastAsia="Times New Roman" w:hAnsi="Times New Roman" w:cs="David"/>
                <w:sz w:val="24"/>
                <w:szCs w:val="24"/>
                <w:rtl/>
                <w:lang w:eastAsia="he-IL"/>
              </w:rPr>
            </w:rPrChange>
          </w:rPr>
          <w:t xml:space="preserve">20,000 </w:t>
        </w:r>
      </w:ins>
      <w:r w:rsidRPr="00262688">
        <w:rPr>
          <w:rFonts w:ascii="Times New Roman" w:eastAsia="Times New Roman" w:hAnsi="Times New Roman" w:cs="David" w:hint="eastAsia"/>
          <w:b/>
          <w:bCs/>
          <w:sz w:val="24"/>
          <w:szCs w:val="24"/>
          <w:rtl/>
          <w:lang w:eastAsia="he-IL"/>
          <w:rPrChange w:id="81" w:author="Meryl Etman [2]" w:date="2022-08-18T13:13:00Z">
            <w:rPr>
              <w:rFonts w:ascii="Times New Roman" w:eastAsia="Times New Roman" w:hAnsi="Times New Roman" w:cs="David" w:hint="eastAsia"/>
              <w:sz w:val="24"/>
              <w:szCs w:val="24"/>
              <w:rtl/>
              <w:lang w:eastAsia="he-IL"/>
            </w:rPr>
          </w:rPrChange>
        </w:rPr>
        <w:t>ש</w:t>
      </w:r>
      <w:r w:rsidRPr="00262688">
        <w:rPr>
          <w:rFonts w:ascii="Times New Roman" w:eastAsia="Times New Roman" w:hAnsi="Times New Roman" w:cs="David"/>
          <w:b/>
          <w:bCs/>
          <w:sz w:val="24"/>
          <w:szCs w:val="24"/>
          <w:rtl/>
          <w:lang w:eastAsia="he-IL"/>
          <w:rPrChange w:id="82" w:author="Meryl Etman [2]" w:date="2022-08-18T13:13:00Z">
            <w:rPr>
              <w:rFonts w:ascii="Times New Roman" w:eastAsia="Times New Roman" w:hAnsi="Times New Roman" w:cs="David"/>
              <w:sz w:val="24"/>
              <w:szCs w:val="24"/>
              <w:rtl/>
              <w:lang w:eastAsia="he-IL"/>
            </w:rPr>
          </w:rPrChange>
        </w:rPr>
        <w:t xml:space="preserve">"ח </w:t>
      </w:r>
      <w:r w:rsidRPr="00217E81">
        <w:rPr>
          <w:rFonts w:ascii="Times New Roman" w:eastAsia="Times New Roman" w:hAnsi="Times New Roman" w:cs="David" w:hint="cs"/>
          <w:sz w:val="24"/>
          <w:szCs w:val="24"/>
          <w:rtl/>
          <w:lang w:eastAsia="he-IL"/>
        </w:rPr>
        <w:t xml:space="preserve">(במילים: </w:t>
      </w:r>
      <w:del w:id="83" w:author="Meryl Etman [2]" w:date="2022-08-18T13:02:00Z">
        <w:r w:rsidRPr="00262688" w:rsidDel="002E4CB9">
          <w:rPr>
            <w:rFonts w:ascii="Times New Roman" w:eastAsia="Times New Roman" w:hAnsi="Times New Roman" w:cs="David"/>
            <w:b/>
            <w:bCs/>
            <w:sz w:val="24"/>
            <w:szCs w:val="24"/>
            <w:rtl/>
            <w:lang w:eastAsia="he-IL"/>
            <w:rPrChange w:id="84" w:author="Meryl Etman [2]" w:date="2022-08-18T13:14:00Z">
              <w:rPr>
                <w:rFonts w:ascii="Times New Roman" w:eastAsia="Times New Roman" w:hAnsi="Times New Roman" w:cs="David"/>
                <w:sz w:val="24"/>
                <w:szCs w:val="24"/>
                <w:rtl/>
                <w:lang w:eastAsia="he-IL"/>
              </w:rPr>
            </w:rPrChange>
          </w:rPr>
          <w:delText>________________________</w:delText>
        </w:r>
      </w:del>
      <w:ins w:id="85" w:author="Meryl Etman [2]" w:date="2022-08-18T13:02:00Z">
        <w:r w:rsidR="002E4CB9" w:rsidRPr="00262688">
          <w:rPr>
            <w:rFonts w:ascii="Times New Roman" w:eastAsia="Times New Roman" w:hAnsi="Times New Roman" w:cs="David" w:hint="eastAsia"/>
            <w:b/>
            <w:bCs/>
            <w:sz w:val="24"/>
            <w:szCs w:val="24"/>
            <w:rtl/>
            <w:lang w:eastAsia="he-IL"/>
            <w:rPrChange w:id="86" w:author="Meryl Etman [2]" w:date="2022-08-18T13:14:00Z">
              <w:rPr>
                <w:rFonts w:ascii="Times New Roman" w:eastAsia="Times New Roman" w:hAnsi="Times New Roman" w:cs="David" w:hint="eastAsia"/>
                <w:sz w:val="24"/>
                <w:szCs w:val="24"/>
                <w:rtl/>
                <w:lang w:eastAsia="he-IL"/>
              </w:rPr>
            </w:rPrChange>
          </w:rPr>
          <w:t>עשרים</w:t>
        </w:r>
        <w:r w:rsidR="002E4CB9" w:rsidRPr="00262688">
          <w:rPr>
            <w:rFonts w:ascii="Times New Roman" w:eastAsia="Times New Roman" w:hAnsi="Times New Roman" w:cs="David"/>
            <w:b/>
            <w:bCs/>
            <w:sz w:val="24"/>
            <w:szCs w:val="24"/>
            <w:rtl/>
            <w:lang w:eastAsia="he-IL"/>
            <w:rPrChange w:id="87" w:author="Meryl Etman [2]" w:date="2022-08-18T13:14:00Z">
              <w:rPr>
                <w:rFonts w:ascii="Times New Roman" w:eastAsia="Times New Roman" w:hAnsi="Times New Roman" w:cs="David"/>
                <w:sz w:val="24"/>
                <w:szCs w:val="24"/>
                <w:rtl/>
                <w:lang w:eastAsia="he-IL"/>
              </w:rPr>
            </w:rPrChange>
          </w:rPr>
          <w:t xml:space="preserve"> אלף </w:t>
        </w:r>
      </w:ins>
      <w:r w:rsidRPr="00262688">
        <w:rPr>
          <w:rFonts w:ascii="Times New Roman" w:eastAsia="Times New Roman" w:hAnsi="Times New Roman" w:cs="David" w:hint="eastAsia"/>
          <w:b/>
          <w:bCs/>
          <w:sz w:val="24"/>
          <w:szCs w:val="24"/>
          <w:rtl/>
          <w:lang w:eastAsia="he-IL"/>
          <w:rPrChange w:id="88" w:author="Meryl Etman [2]" w:date="2022-08-18T13:14:00Z">
            <w:rPr>
              <w:rFonts w:ascii="Times New Roman" w:eastAsia="Times New Roman" w:hAnsi="Times New Roman" w:cs="David" w:hint="eastAsia"/>
              <w:sz w:val="24"/>
              <w:szCs w:val="24"/>
              <w:rtl/>
              <w:lang w:eastAsia="he-IL"/>
            </w:rPr>
          </w:rPrChange>
        </w:rPr>
        <w:t>שקלים</w:t>
      </w:r>
      <w:r w:rsidRPr="00262688">
        <w:rPr>
          <w:rFonts w:ascii="Times New Roman" w:eastAsia="Times New Roman" w:hAnsi="Times New Roman" w:cs="David"/>
          <w:b/>
          <w:bCs/>
          <w:sz w:val="24"/>
          <w:szCs w:val="24"/>
          <w:rtl/>
          <w:lang w:eastAsia="he-IL"/>
          <w:rPrChange w:id="89" w:author="Meryl Etman [2]" w:date="2022-08-18T13:14:00Z">
            <w:rPr>
              <w:rFonts w:ascii="Times New Roman" w:eastAsia="Times New Roman" w:hAnsi="Times New Roman" w:cs="David"/>
              <w:sz w:val="24"/>
              <w:szCs w:val="24"/>
              <w:rtl/>
              <w:lang w:eastAsia="he-IL"/>
            </w:rPr>
          </w:rPrChange>
        </w:rPr>
        <w:t xml:space="preserve"> </w:t>
      </w:r>
      <w:r w:rsidRPr="00262688">
        <w:rPr>
          <w:rFonts w:ascii="Times New Roman" w:eastAsia="Times New Roman" w:hAnsi="Times New Roman" w:cs="David" w:hint="eastAsia"/>
          <w:b/>
          <w:bCs/>
          <w:sz w:val="24"/>
          <w:szCs w:val="24"/>
          <w:rtl/>
          <w:lang w:eastAsia="he-IL"/>
          <w:rPrChange w:id="90" w:author="Meryl Etman [2]" w:date="2022-08-18T13:14:00Z">
            <w:rPr>
              <w:rFonts w:ascii="Times New Roman" w:eastAsia="Times New Roman" w:hAnsi="Times New Roman" w:cs="David" w:hint="eastAsia"/>
              <w:sz w:val="24"/>
              <w:szCs w:val="24"/>
              <w:rtl/>
              <w:lang w:eastAsia="he-IL"/>
            </w:rPr>
          </w:rPrChange>
        </w:rPr>
        <w:t>חדשים</w:t>
      </w:r>
      <w:r w:rsidRPr="00217E81">
        <w:rPr>
          <w:rFonts w:ascii="Times New Roman" w:eastAsia="Times New Roman" w:hAnsi="Times New Roman" w:cs="David" w:hint="cs"/>
          <w:sz w:val="24"/>
          <w:szCs w:val="24"/>
          <w:rtl/>
          <w:lang w:eastAsia="he-IL"/>
        </w:rPr>
        <w:t xml:space="preserve">).ֹֹֹֹֹֹֹֹֹֹֹֹֹֹֹֹֹֹֹֹֹֹֹֹֹ </w:t>
      </w:r>
    </w:p>
    <w:p w14:paraId="488C099A" w14:textId="1D14F1BB" w:rsidR="00262688" w:rsidRDefault="00321007">
      <w:pPr>
        <w:widowControl w:val="0"/>
        <w:spacing w:before="0" w:beforeAutospacing="0" w:after="0" w:afterAutospacing="0" w:line="240" w:lineRule="auto"/>
        <w:ind w:left="720"/>
        <w:rPr>
          <w:ins w:id="91" w:author="Meryl Etman [2]" w:date="2022-08-18T13:12:00Z"/>
          <w:rFonts w:ascii="Times New Roman" w:eastAsia="Times New Roman" w:hAnsi="Times New Roman" w:cs="David"/>
          <w:sz w:val="24"/>
          <w:szCs w:val="24"/>
          <w:lang w:eastAsia="he-IL"/>
        </w:rPr>
        <w:pPrChange w:id="92" w:author="Meryl Etman [2]" w:date="2022-08-18T13:25:00Z">
          <w:pPr>
            <w:widowControl w:val="0"/>
            <w:numPr>
              <w:numId w:val="4"/>
            </w:numPr>
            <w:tabs>
              <w:tab w:val="num" w:pos="720"/>
            </w:tabs>
            <w:spacing w:before="0" w:beforeAutospacing="0" w:after="0" w:afterAutospacing="0" w:line="240" w:lineRule="auto"/>
            <w:ind w:left="720" w:hanging="720"/>
          </w:pPr>
        </w:pPrChange>
      </w:pPr>
      <w:ins w:id="93" w:author="Meryl Etman [2]" w:date="2022-08-18T13:08:00Z">
        <w:r>
          <w:rPr>
            <w:rFonts w:ascii="Times New Roman" w:eastAsia="Times New Roman" w:hAnsi="Times New Roman" w:cs="David" w:hint="cs"/>
            <w:sz w:val="24"/>
            <w:szCs w:val="24"/>
            <w:rtl/>
            <w:lang w:eastAsia="he-IL"/>
          </w:rPr>
          <w:t xml:space="preserve"> </w:t>
        </w:r>
      </w:ins>
    </w:p>
    <w:p w14:paraId="7A363B71" w14:textId="1CFB32A6" w:rsidR="00217E81" w:rsidRDefault="00262688" w:rsidP="00262688">
      <w:pPr>
        <w:widowControl w:val="0"/>
        <w:spacing w:before="0" w:beforeAutospacing="0" w:after="0" w:afterAutospacing="0" w:line="240" w:lineRule="auto"/>
        <w:ind w:left="720"/>
        <w:rPr>
          <w:ins w:id="94" w:author="Meryl Etman [2]" w:date="2022-08-18T13:26:00Z"/>
          <w:rFonts w:ascii="Times New Roman" w:eastAsia="Times New Roman" w:hAnsi="Times New Roman" w:cs="David"/>
          <w:sz w:val="24"/>
          <w:szCs w:val="24"/>
          <w:rtl/>
          <w:lang w:eastAsia="he-IL"/>
        </w:rPr>
      </w:pPr>
      <w:ins w:id="95" w:author="Meryl Etman [2]" w:date="2022-08-18T13:11:00Z">
        <w:r w:rsidRPr="00D55CF1">
          <w:rPr>
            <w:rFonts w:ascii="Times New Roman" w:eastAsia="Times New Roman" w:hAnsi="Times New Roman" w:cs="David" w:hint="eastAsia"/>
            <w:b/>
            <w:bCs/>
            <w:sz w:val="24"/>
            <w:szCs w:val="24"/>
            <w:u w:val="single"/>
            <w:rtl/>
            <w:lang w:eastAsia="he-IL"/>
            <w:rPrChange w:id="96" w:author="Meryl Etman [2]" w:date="2022-08-18T13:16:00Z">
              <w:rPr>
                <w:rFonts w:ascii="Times New Roman" w:eastAsia="Times New Roman" w:hAnsi="Times New Roman" w:cs="David" w:hint="eastAsia"/>
                <w:sz w:val="24"/>
                <w:szCs w:val="24"/>
                <w:rtl/>
                <w:lang w:eastAsia="he-IL"/>
              </w:rPr>
            </w:rPrChange>
          </w:rPr>
          <w:t>חלופה</w:t>
        </w:r>
        <w:r w:rsidRPr="00D55CF1">
          <w:rPr>
            <w:rFonts w:ascii="Times New Roman" w:eastAsia="Times New Roman" w:hAnsi="Times New Roman" w:cs="David"/>
            <w:b/>
            <w:bCs/>
            <w:sz w:val="24"/>
            <w:szCs w:val="24"/>
            <w:u w:val="single"/>
            <w:rtl/>
            <w:lang w:eastAsia="he-IL"/>
            <w:rPrChange w:id="97" w:author="Meryl Etman [2]" w:date="2022-08-18T13:16:00Z">
              <w:rPr>
                <w:rFonts w:ascii="Times New Roman" w:eastAsia="Times New Roman" w:hAnsi="Times New Roman" w:cs="David"/>
                <w:sz w:val="24"/>
                <w:szCs w:val="24"/>
                <w:rtl/>
                <w:lang w:eastAsia="he-IL"/>
              </w:rPr>
            </w:rPrChange>
          </w:rPr>
          <w:t xml:space="preserve"> </w:t>
        </w:r>
        <w:r w:rsidRPr="00D55CF1">
          <w:rPr>
            <w:rFonts w:ascii="Times New Roman" w:eastAsia="Times New Roman" w:hAnsi="Times New Roman" w:cs="David" w:hint="eastAsia"/>
            <w:b/>
            <w:bCs/>
            <w:sz w:val="24"/>
            <w:szCs w:val="24"/>
            <w:u w:val="single"/>
            <w:rtl/>
            <w:lang w:eastAsia="he-IL"/>
            <w:rPrChange w:id="98" w:author="Meryl Etman [2]" w:date="2022-08-18T13:16:00Z">
              <w:rPr>
                <w:rFonts w:ascii="Times New Roman" w:eastAsia="Times New Roman" w:hAnsi="Times New Roman" w:cs="David" w:hint="eastAsia"/>
                <w:sz w:val="24"/>
                <w:szCs w:val="24"/>
                <w:rtl/>
                <w:lang w:eastAsia="he-IL"/>
              </w:rPr>
            </w:rPrChange>
          </w:rPr>
          <w:t>להחלטת</w:t>
        </w:r>
        <w:r w:rsidRPr="00D55CF1">
          <w:rPr>
            <w:rFonts w:ascii="Times New Roman" w:eastAsia="Times New Roman" w:hAnsi="Times New Roman" w:cs="David"/>
            <w:b/>
            <w:bCs/>
            <w:sz w:val="24"/>
            <w:szCs w:val="24"/>
            <w:u w:val="single"/>
            <w:rtl/>
            <w:lang w:eastAsia="he-IL"/>
            <w:rPrChange w:id="99" w:author="Meryl Etman [2]" w:date="2022-08-18T13:16:00Z">
              <w:rPr>
                <w:rFonts w:ascii="Times New Roman" w:eastAsia="Times New Roman" w:hAnsi="Times New Roman" w:cs="David"/>
                <w:sz w:val="24"/>
                <w:szCs w:val="24"/>
                <w:rtl/>
                <w:lang w:eastAsia="he-IL"/>
              </w:rPr>
            </w:rPrChange>
          </w:rPr>
          <w:t xml:space="preserve"> </w:t>
        </w:r>
        <w:r w:rsidRPr="00D55CF1">
          <w:rPr>
            <w:rFonts w:ascii="Times New Roman" w:eastAsia="Times New Roman" w:hAnsi="Times New Roman" w:cs="David" w:hint="eastAsia"/>
            <w:b/>
            <w:bCs/>
            <w:sz w:val="24"/>
            <w:szCs w:val="24"/>
            <w:u w:val="single"/>
            <w:rtl/>
            <w:lang w:eastAsia="he-IL"/>
            <w:rPrChange w:id="100" w:author="Meryl Etman [2]" w:date="2022-08-18T13:16:00Z">
              <w:rPr>
                <w:rFonts w:ascii="Times New Roman" w:eastAsia="Times New Roman" w:hAnsi="Times New Roman" w:cs="David" w:hint="eastAsia"/>
                <w:sz w:val="24"/>
                <w:szCs w:val="24"/>
                <w:rtl/>
                <w:lang w:eastAsia="he-IL"/>
              </w:rPr>
            </w:rPrChange>
          </w:rPr>
          <w:t>המזמין</w:t>
        </w:r>
        <w:r w:rsidRPr="00D55CF1">
          <w:rPr>
            <w:rFonts w:ascii="Times New Roman" w:eastAsia="Times New Roman" w:hAnsi="Times New Roman" w:cs="David"/>
            <w:b/>
            <w:bCs/>
            <w:sz w:val="24"/>
            <w:szCs w:val="24"/>
            <w:u w:val="single"/>
            <w:rtl/>
            <w:lang w:eastAsia="he-IL"/>
            <w:rPrChange w:id="101" w:author="Meryl Etman [2]" w:date="2022-08-18T13:16:00Z">
              <w:rPr>
                <w:rFonts w:ascii="Times New Roman" w:eastAsia="Times New Roman" w:hAnsi="Times New Roman" w:cs="David"/>
                <w:sz w:val="24"/>
                <w:szCs w:val="24"/>
                <w:rtl/>
                <w:lang w:eastAsia="he-IL"/>
              </w:rPr>
            </w:rPrChange>
          </w:rPr>
          <w:t>:</w:t>
        </w:r>
        <w:r>
          <w:rPr>
            <w:rFonts w:ascii="Times New Roman" w:eastAsia="Times New Roman" w:hAnsi="Times New Roman" w:cs="David" w:hint="cs"/>
            <w:sz w:val="24"/>
            <w:szCs w:val="24"/>
            <w:rtl/>
            <w:lang w:eastAsia="he-IL"/>
          </w:rPr>
          <w:t xml:space="preserve"> </w:t>
        </w:r>
      </w:ins>
      <w:ins w:id="102" w:author="Meryl Etman [2]" w:date="2022-08-18T13:09:00Z">
        <w:r>
          <w:rPr>
            <w:rFonts w:ascii="Times New Roman" w:eastAsia="Times New Roman" w:hAnsi="Times New Roman" w:cs="David" w:hint="cs"/>
            <w:sz w:val="24"/>
            <w:szCs w:val="24"/>
            <w:rtl/>
            <w:lang w:eastAsia="he-IL"/>
          </w:rPr>
          <w:t>שרותי</w:t>
        </w:r>
      </w:ins>
      <w:ins w:id="103" w:author="Meryl Etman [2]" w:date="2022-08-18T13:08:00Z">
        <w:r w:rsidR="00321007">
          <w:rPr>
            <w:rFonts w:ascii="Times New Roman" w:eastAsia="Times New Roman" w:hAnsi="Times New Roman" w:cs="David" w:hint="cs"/>
            <w:sz w:val="24"/>
            <w:szCs w:val="24"/>
            <w:rtl/>
            <w:lang w:eastAsia="he-IL"/>
          </w:rPr>
          <w:t xml:space="preserve"> המתכנן </w:t>
        </w:r>
      </w:ins>
      <w:ins w:id="104" w:author="Meryl Etman [2]" w:date="2022-08-18T13:09:00Z">
        <w:r>
          <w:rPr>
            <w:rFonts w:ascii="Times New Roman" w:eastAsia="Times New Roman" w:hAnsi="Times New Roman" w:cs="David" w:hint="cs"/>
            <w:sz w:val="24"/>
            <w:szCs w:val="24"/>
            <w:rtl/>
            <w:lang w:eastAsia="he-IL"/>
          </w:rPr>
          <w:t xml:space="preserve">יכללו גם הכנת </w:t>
        </w:r>
      </w:ins>
      <w:ins w:id="105" w:author="Meryl Etman [2]" w:date="2022-08-18T13:08:00Z">
        <w:r w:rsidR="00321007">
          <w:rPr>
            <w:rFonts w:ascii="Times New Roman" w:eastAsia="Times New Roman" w:hAnsi="Times New Roman" w:cs="David" w:hint="cs"/>
            <w:sz w:val="24"/>
            <w:szCs w:val="24"/>
            <w:rtl/>
            <w:lang w:eastAsia="he-IL"/>
          </w:rPr>
          <w:t>שרטוט נספח 1:50 מלא (קונסטרוק</w:t>
        </w:r>
        <w:r>
          <w:rPr>
            <w:rFonts w:ascii="Times New Roman" w:eastAsia="Times New Roman" w:hAnsi="Times New Roman" w:cs="David" w:hint="cs"/>
            <w:sz w:val="24"/>
            <w:szCs w:val="24"/>
            <w:rtl/>
            <w:lang w:eastAsia="he-IL"/>
          </w:rPr>
          <w:t>ציה ואדריכלות</w:t>
        </w:r>
      </w:ins>
      <w:ins w:id="106" w:author="Meryl Etman [2]" w:date="2022-08-18T13:09:00Z">
        <w:r>
          <w:rPr>
            <w:rFonts w:ascii="Times New Roman" w:eastAsia="Times New Roman" w:hAnsi="Times New Roman" w:cs="David" w:hint="cs"/>
            <w:sz w:val="24"/>
            <w:szCs w:val="24"/>
            <w:rtl/>
            <w:lang w:eastAsia="he-IL"/>
          </w:rPr>
          <w:t xml:space="preserve">) לחתימת האדריכל </w:t>
        </w:r>
        <w:proofErr w:type="spellStart"/>
        <w:r>
          <w:rPr>
            <w:rFonts w:ascii="Times New Roman" w:eastAsia="Times New Roman" w:hAnsi="Times New Roman" w:cs="David" w:hint="cs"/>
            <w:sz w:val="24"/>
            <w:szCs w:val="24"/>
            <w:rtl/>
            <w:lang w:eastAsia="he-IL"/>
          </w:rPr>
          <w:t>והקונסטרוקטור</w:t>
        </w:r>
        <w:proofErr w:type="spellEnd"/>
        <w:r>
          <w:rPr>
            <w:rFonts w:ascii="Times New Roman" w:eastAsia="Times New Roman" w:hAnsi="Times New Roman" w:cs="David" w:hint="cs"/>
            <w:sz w:val="24"/>
            <w:szCs w:val="24"/>
            <w:rtl/>
            <w:lang w:eastAsia="he-IL"/>
          </w:rPr>
          <w:t xml:space="preserve"> טרם קבלת האישור</w:t>
        </w:r>
      </w:ins>
      <w:ins w:id="107" w:author="Meryl Etman [2]" w:date="2022-08-18T13:14:00Z">
        <w:r w:rsidR="00D55CF1">
          <w:rPr>
            <w:rFonts w:ascii="Times New Roman" w:eastAsia="Times New Roman" w:hAnsi="Times New Roman" w:cs="David" w:hint="cs"/>
            <w:sz w:val="24"/>
            <w:szCs w:val="24"/>
            <w:rtl/>
            <w:lang w:eastAsia="he-IL"/>
          </w:rPr>
          <w:t>.</w:t>
        </w:r>
      </w:ins>
      <w:ins w:id="108" w:author="Meryl Etman [2]" w:date="2022-08-18T13:09:00Z">
        <w:r>
          <w:rPr>
            <w:rFonts w:ascii="Times New Roman" w:eastAsia="Times New Roman" w:hAnsi="Times New Roman" w:cs="David" w:hint="cs"/>
            <w:sz w:val="24"/>
            <w:szCs w:val="24"/>
            <w:rtl/>
            <w:lang w:eastAsia="he-IL"/>
          </w:rPr>
          <w:t xml:space="preserve"> </w:t>
        </w:r>
      </w:ins>
      <w:ins w:id="109" w:author="Meryl Etman [2]" w:date="2022-08-18T13:14:00Z">
        <w:r w:rsidR="00D55CF1">
          <w:rPr>
            <w:rFonts w:ascii="Times New Roman" w:eastAsia="Times New Roman" w:hAnsi="Times New Roman" w:cs="David" w:hint="cs"/>
            <w:sz w:val="24"/>
            <w:szCs w:val="24"/>
            <w:rtl/>
            <w:lang w:eastAsia="he-IL"/>
          </w:rPr>
          <w:t xml:space="preserve">ככל והמזמין יחליט להזמין </w:t>
        </w:r>
      </w:ins>
      <w:ins w:id="110" w:author="Meryl Etman [2]" w:date="2022-08-18T13:15:00Z">
        <w:r w:rsidR="00D55CF1">
          <w:rPr>
            <w:rFonts w:ascii="Times New Roman" w:eastAsia="Times New Roman" w:hAnsi="Times New Roman" w:cs="David" w:hint="cs"/>
            <w:sz w:val="24"/>
            <w:szCs w:val="24"/>
            <w:rtl/>
            <w:lang w:eastAsia="he-IL"/>
          </w:rPr>
          <w:t>מהמתכנן גם את שרטוט הנספח</w:t>
        </w:r>
      </w:ins>
      <w:ins w:id="111" w:author="Meryl Etman [2]" w:date="2022-08-18T13:14:00Z">
        <w:r w:rsidR="00D55CF1">
          <w:rPr>
            <w:rFonts w:ascii="Times New Roman" w:eastAsia="Times New Roman" w:hAnsi="Times New Roman" w:cs="David" w:hint="cs"/>
            <w:sz w:val="24"/>
            <w:szCs w:val="24"/>
            <w:rtl/>
            <w:lang w:eastAsia="he-IL"/>
          </w:rPr>
          <w:t xml:space="preserve">, </w:t>
        </w:r>
      </w:ins>
      <w:ins w:id="112" w:author="Meryl Etman [2]" w:date="2022-08-18T13:10:00Z">
        <w:r>
          <w:rPr>
            <w:rFonts w:ascii="Times New Roman" w:eastAsia="Times New Roman" w:hAnsi="Times New Roman" w:cs="David" w:hint="cs"/>
            <w:sz w:val="24"/>
            <w:szCs w:val="24"/>
            <w:rtl/>
            <w:lang w:eastAsia="he-IL"/>
          </w:rPr>
          <w:t>ישלם המזמין סך כולל של 24,500 ₪ (במילים: עשרים וארבע אלף וחמש שקלים חדשים).</w:t>
        </w:r>
      </w:ins>
      <w:ins w:id="113" w:author="Meryl Etman [2]" w:date="2022-08-18T13:13:00Z">
        <w:r>
          <w:rPr>
            <w:rFonts w:ascii="Times New Roman" w:eastAsia="Times New Roman" w:hAnsi="Times New Roman" w:cs="David" w:hint="cs"/>
            <w:sz w:val="24"/>
            <w:szCs w:val="24"/>
            <w:rtl/>
            <w:lang w:eastAsia="he-IL"/>
          </w:rPr>
          <w:t xml:space="preserve"> על המזמין להודיע למתכנן מראש ובכתב </w:t>
        </w:r>
      </w:ins>
      <w:ins w:id="114" w:author="Meryl Etman [2]" w:date="2022-08-18T13:15:00Z">
        <w:r w:rsidR="00D55CF1">
          <w:rPr>
            <w:rFonts w:ascii="Times New Roman" w:eastAsia="Times New Roman" w:hAnsi="Times New Roman" w:cs="David" w:hint="cs"/>
            <w:sz w:val="24"/>
            <w:szCs w:val="24"/>
            <w:rtl/>
            <w:lang w:eastAsia="he-IL"/>
          </w:rPr>
          <w:t>לגבי הזמנת השרטוט.</w:t>
        </w:r>
      </w:ins>
    </w:p>
    <w:p w14:paraId="6BD2DC93" w14:textId="77777777" w:rsidR="00397883" w:rsidRDefault="00397883" w:rsidP="00262688">
      <w:pPr>
        <w:widowControl w:val="0"/>
        <w:spacing w:before="0" w:beforeAutospacing="0" w:after="0" w:afterAutospacing="0" w:line="240" w:lineRule="auto"/>
        <w:ind w:left="720"/>
        <w:rPr>
          <w:ins w:id="115" w:author="Meryl Etman [2]" w:date="2022-08-18T13:24:00Z"/>
          <w:rFonts w:ascii="Times New Roman" w:eastAsia="Times New Roman" w:hAnsi="Times New Roman" w:cs="David"/>
          <w:sz w:val="24"/>
          <w:szCs w:val="24"/>
          <w:rtl/>
          <w:lang w:eastAsia="he-IL"/>
        </w:rPr>
      </w:pPr>
    </w:p>
    <w:p w14:paraId="7FF6516F" w14:textId="210BAA3B" w:rsidR="00397883" w:rsidRDefault="00397883" w:rsidP="00262688">
      <w:pPr>
        <w:widowControl w:val="0"/>
        <w:spacing w:before="0" w:beforeAutospacing="0" w:after="0" w:afterAutospacing="0" w:line="240" w:lineRule="auto"/>
        <w:ind w:left="720"/>
        <w:rPr>
          <w:ins w:id="116" w:author="Meryl Etman [2]" w:date="2022-08-18T13:26:00Z"/>
          <w:rFonts w:ascii="Times New Roman" w:eastAsia="Times New Roman" w:hAnsi="Times New Roman" w:cs="David"/>
          <w:sz w:val="24"/>
          <w:szCs w:val="24"/>
          <w:rtl/>
          <w:lang w:eastAsia="he-IL"/>
        </w:rPr>
      </w:pPr>
      <w:ins w:id="117" w:author="Meryl Etman [2]" w:date="2022-08-18T13:24:00Z">
        <w:r w:rsidRPr="00397883">
          <w:rPr>
            <w:rFonts w:ascii="Times New Roman" w:eastAsia="Times New Roman" w:hAnsi="Times New Roman" w:cs="David" w:hint="eastAsia"/>
            <w:sz w:val="24"/>
            <w:szCs w:val="24"/>
            <w:rtl/>
            <w:lang w:eastAsia="he-IL"/>
            <w:rPrChange w:id="118" w:author="Meryl Etman [2]" w:date="2022-08-18T13:25:00Z">
              <w:rPr>
                <w:rFonts w:ascii="Times New Roman" w:eastAsia="Times New Roman" w:hAnsi="Times New Roman" w:cs="David" w:hint="eastAsia"/>
                <w:b/>
                <w:bCs/>
                <w:sz w:val="24"/>
                <w:szCs w:val="24"/>
                <w:u w:val="single"/>
                <w:rtl/>
                <w:lang w:eastAsia="he-IL"/>
              </w:rPr>
            </w:rPrChange>
          </w:rPr>
          <w:t>בעבור</w:t>
        </w:r>
        <w:r w:rsidRPr="00397883">
          <w:rPr>
            <w:rFonts w:ascii="Times New Roman" w:eastAsia="Times New Roman" w:hAnsi="Times New Roman" w:cs="David"/>
            <w:sz w:val="24"/>
            <w:szCs w:val="24"/>
            <w:rtl/>
            <w:lang w:eastAsia="he-IL"/>
            <w:rPrChange w:id="119" w:author="Meryl Etman [2]" w:date="2022-08-18T13:25:00Z">
              <w:rPr>
                <w:rFonts w:ascii="Times New Roman" w:eastAsia="Times New Roman" w:hAnsi="Times New Roman" w:cs="David"/>
                <w:b/>
                <w:bCs/>
                <w:sz w:val="24"/>
                <w:szCs w:val="24"/>
                <w:u w:val="single"/>
                <w:rtl/>
                <w:lang w:eastAsia="he-IL"/>
              </w:rPr>
            </w:rPrChange>
          </w:rPr>
          <w:t xml:space="preserve"> ביקור פיקוח עליון ו/או ביקור באתר לקראת קבלת טופס </w:t>
        </w:r>
      </w:ins>
      <w:ins w:id="120" w:author="Meryl Etman [2]" w:date="2022-08-18T13:25:00Z">
        <w:r w:rsidRPr="00397883">
          <w:rPr>
            <w:rFonts w:ascii="Times New Roman" w:eastAsia="Times New Roman" w:hAnsi="Times New Roman" w:cs="David"/>
            <w:sz w:val="24"/>
            <w:szCs w:val="24"/>
            <w:rtl/>
            <w:lang w:eastAsia="he-IL"/>
            <w:rPrChange w:id="121" w:author="Meryl Etman [2]" w:date="2022-08-18T13:25:00Z">
              <w:rPr>
                <w:rFonts w:ascii="Times New Roman" w:eastAsia="Times New Roman" w:hAnsi="Times New Roman" w:cs="David"/>
                <w:b/>
                <w:bCs/>
                <w:sz w:val="24"/>
                <w:szCs w:val="24"/>
                <w:u w:val="single"/>
                <w:rtl/>
                <w:lang w:eastAsia="he-IL"/>
              </w:rPr>
            </w:rPrChange>
          </w:rPr>
          <w:t xml:space="preserve">4, </w:t>
        </w:r>
        <w:r>
          <w:rPr>
            <w:rFonts w:ascii="Times New Roman" w:eastAsia="Times New Roman" w:hAnsi="Times New Roman" w:cs="David" w:hint="cs"/>
            <w:sz w:val="24"/>
            <w:szCs w:val="24"/>
            <w:rtl/>
            <w:lang w:eastAsia="he-IL"/>
          </w:rPr>
          <w:t>י</w:t>
        </w:r>
        <w:r w:rsidRPr="00397883">
          <w:rPr>
            <w:rFonts w:ascii="Times New Roman" w:eastAsia="Times New Roman" w:hAnsi="Times New Roman" w:cs="David" w:hint="eastAsia"/>
            <w:sz w:val="24"/>
            <w:szCs w:val="24"/>
            <w:rtl/>
            <w:lang w:eastAsia="he-IL"/>
            <w:rPrChange w:id="122" w:author="Meryl Etman [2]" w:date="2022-08-18T13:25:00Z">
              <w:rPr>
                <w:rFonts w:ascii="Times New Roman" w:eastAsia="Times New Roman" w:hAnsi="Times New Roman" w:cs="David" w:hint="eastAsia"/>
                <w:b/>
                <w:bCs/>
                <w:sz w:val="24"/>
                <w:szCs w:val="24"/>
                <w:u w:val="single"/>
                <w:rtl/>
                <w:lang w:eastAsia="he-IL"/>
              </w:rPr>
            </w:rPrChange>
          </w:rPr>
          <w:t>שולם</w:t>
        </w:r>
        <w:r w:rsidRPr="00397883">
          <w:rPr>
            <w:rFonts w:ascii="Times New Roman" w:eastAsia="Times New Roman" w:hAnsi="Times New Roman" w:cs="David"/>
            <w:sz w:val="24"/>
            <w:szCs w:val="24"/>
            <w:rtl/>
            <w:lang w:eastAsia="he-IL"/>
            <w:rPrChange w:id="123" w:author="Meryl Etman [2]" w:date="2022-08-18T13:25:00Z">
              <w:rPr>
                <w:rFonts w:ascii="Times New Roman" w:eastAsia="Times New Roman" w:hAnsi="Times New Roman" w:cs="David"/>
                <w:b/>
                <w:bCs/>
                <w:sz w:val="24"/>
                <w:szCs w:val="24"/>
                <w:u w:val="single"/>
                <w:rtl/>
                <w:lang w:eastAsia="he-IL"/>
              </w:rPr>
            </w:rPrChange>
          </w:rPr>
          <w:t xml:space="preserve"> למתכנן </w:t>
        </w:r>
        <w:r>
          <w:rPr>
            <w:rFonts w:ascii="Times New Roman" w:eastAsia="Times New Roman" w:hAnsi="Times New Roman" w:cs="David" w:hint="cs"/>
            <w:sz w:val="24"/>
            <w:szCs w:val="24"/>
            <w:rtl/>
            <w:lang w:eastAsia="he-IL"/>
          </w:rPr>
          <w:t>1,500 ₪ לביקור.</w:t>
        </w:r>
      </w:ins>
    </w:p>
    <w:p w14:paraId="578E6124" w14:textId="77777777" w:rsidR="00397883" w:rsidRPr="00397883" w:rsidRDefault="00397883">
      <w:pPr>
        <w:widowControl w:val="0"/>
        <w:spacing w:before="0" w:beforeAutospacing="0" w:after="0" w:afterAutospacing="0" w:line="240" w:lineRule="auto"/>
        <w:ind w:left="720"/>
        <w:rPr>
          <w:rFonts w:ascii="Times New Roman" w:eastAsia="Times New Roman" w:hAnsi="Times New Roman" w:cs="David"/>
          <w:sz w:val="24"/>
          <w:szCs w:val="24"/>
          <w:lang w:eastAsia="he-IL"/>
        </w:rPr>
        <w:pPrChange w:id="124" w:author="Meryl Etman [2]" w:date="2022-08-18T13:12:00Z">
          <w:pPr>
            <w:widowControl w:val="0"/>
            <w:numPr>
              <w:numId w:val="4"/>
            </w:numPr>
            <w:tabs>
              <w:tab w:val="num" w:pos="720"/>
            </w:tabs>
            <w:spacing w:before="0" w:beforeAutospacing="0" w:after="0" w:afterAutospacing="0" w:line="240" w:lineRule="auto"/>
            <w:ind w:left="720" w:hanging="720"/>
          </w:pPr>
        </w:pPrChange>
      </w:pPr>
    </w:p>
    <w:p w14:paraId="0D934E5F" w14:textId="65D779DB"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w:t>
      </w:r>
      <w:ins w:id="125" w:author="Meryl Etman [2]" w:date="2022-08-18T13:06:00Z">
        <w:r w:rsidR="00321007">
          <w:rPr>
            <w:rFonts w:ascii="Times New Roman" w:eastAsia="Times New Roman" w:hAnsi="Times New Roman" w:cs="David" w:hint="cs"/>
            <w:sz w:val="24"/>
            <w:szCs w:val="24"/>
            <w:rtl/>
            <w:lang w:eastAsia="he-IL"/>
          </w:rPr>
          <w:t xml:space="preserve"> 2 מגדלי מגורים ובהם סה"כ</w:t>
        </w:r>
      </w:ins>
      <w:r w:rsidRPr="00217E81">
        <w:rPr>
          <w:rFonts w:ascii="Times New Roman" w:eastAsia="Times New Roman" w:hAnsi="Times New Roman" w:cs="David" w:hint="cs"/>
          <w:sz w:val="24"/>
          <w:szCs w:val="24"/>
          <w:rtl/>
          <w:lang w:eastAsia="he-IL"/>
        </w:rPr>
        <w:t xml:space="preserve"> </w:t>
      </w:r>
      <w:del w:id="126" w:author="Meryl Etman [2]" w:date="2022-08-18T13:03:00Z">
        <w:r w:rsidRPr="00217E81" w:rsidDel="002E4CB9">
          <w:rPr>
            <w:rFonts w:ascii="Times New Roman" w:eastAsia="Times New Roman" w:hAnsi="Times New Roman" w:cs="David" w:hint="cs"/>
            <w:sz w:val="24"/>
            <w:szCs w:val="24"/>
            <w:rtl/>
            <w:lang w:eastAsia="he-IL"/>
          </w:rPr>
          <w:delText>_____</w:delText>
        </w:r>
      </w:del>
      <w:ins w:id="127" w:author="Meryl Etman [2]" w:date="2022-08-18T13:03:00Z">
        <w:r w:rsidR="002E4CB9">
          <w:rPr>
            <w:rFonts w:ascii="Times New Roman" w:eastAsia="Times New Roman" w:hAnsi="Times New Roman" w:cs="David" w:hint="cs"/>
            <w:sz w:val="24"/>
            <w:szCs w:val="24"/>
            <w:rtl/>
            <w:lang w:eastAsia="he-IL"/>
          </w:rPr>
          <w:t xml:space="preserve">148 </w:t>
        </w:r>
      </w:ins>
      <w:r w:rsidRPr="00217E81">
        <w:rPr>
          <w:rFonts w:ascii="Times New Roman" w:eastAsia="Times New Roman" w:hAnsi="Times New Roman" w:cs="David" w:hint="cs"/>
          <w:sz w:val="24"/>
          <w:szCs w:val="24"/>
          <w:rtl/>
          <w:lang w:eastAsia="he-IL"/>
        </w:rPr>
        <w:t>יח"ד</w:t>
      </w:r>
      <w:del w:id="128" w:author="Meryl Etman [2]" w:date="2022-08-18T13:03:00Z">
        <w:r w:rsidRPr="00217E81" w:rsidDel="002E4CB9">
          <w:rPr>
            <w:rFonts w:ascii="Times New Roman" w:eastAsia="Times New Roman" w:hAnsi="Times New Roman" w:cs="David" w:hint="cs"/>
            <w:sz w:val="24"/>
            <w:szCs w:val="24"/>
            <w:rtl/>
            <w:lang w:eastAsia="he-IL"/>
          </w:rPr>
          <w:delText xml:space="preserve"> בהיקף שטחים כמפורט להלן:</w:delText>
        </w:r>
      </w:del>
      <w:ins w:id="129" w:author="Meryl Etman [2]" w:date="2022-08-18T13:03:00Z">
        <w:r w:rsidR="002E4CB9">
          <w:rPr>
            <w:rFonts w:ascii="Times New Roman" w:eastAsia="Times New Roman" w:hAnsi="Times New Roman" w:cs="David" w:hint="cs"/>
            <w:sz w:val="24"/>
            <w:szCs w:val="24"/>
            <w:rtl/>
            <w:lang w:eastAsia="he-IL"/>
          </w:rPr>
          <w:t xml:space="preserve">, כ-2,500 </w:t>
        </w:r>
      </w:ins>
      <w:ins w:id="130" w:author="Meryl Etman [2]" w:date="2022-08-18T13:04:00Z">
        <w:r w:rsidR="00321007">
          <w:rPr>
            <w:rFonts w:ascii="Times New Roman" w:eastAsia="Times New Roman" w:hAnsi="Times New Roman" w:cs="David" w:hint="cs"/>
            <w:sz w:val="24"/>
            <w:szCs w:val="24"/>
            <w:rtl/>
            <w:lang w:eastAsia="he-IL"/>
          </w:rPr>
          <w:t>מ"ר שטח עיקרי מסחר ושטחי חניונים תת"ק.</w:t>
        </w:r>
      </w:ins>
    </w:p>
    <w:p w14:paraId="673250C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51B9F6" w14:textId="250F1F95" w:rsidR="00217E81" w:rsidRPr="00217E81" w:rsidDel="002E4CB9" w:rsidRDefault="00217E81" w:rsidP="00217E81">
      <w:pPr>
        <w:widowControl w:val="0"/>
        <w:spacing w:before="0" w:beforeAutospacing="0" w:after="0" w:afterAutospacing="0" w:line="240" w:lineRule="auto"/>
        <w:ind w:left="720"/>
        <w:jc w:val="both"/>
        <w:rPr>
          <w:del w:id="131" w:author="Meryl Etman [2]" w:date="2022-08-18T13:03:00Z"/>
          <w:rFonts w:ascii="Times New Roman" w:eastAsia="Times New Roman" w:hAnsi="Times New Roman" w:cs="David"/>
          <w:sz w:val="24"/>
          <w:szCs w:val="24"/>
          <w:rtl/>
          <w:lang w:eastAsia="he-IL"/>
        </w:rPr>
      </w:pPr>
      <w:del w:id="132" w:author="Meryl Etman [2]" w:date="2022-08-18T13:03:00Z">
        <w:r w:rsidRPr="00217E81" w:rsidDel="002E4CB9">
          <w:rPr>
            <w:rFonts w:ascii="Times New Roman" w:eastAsia="Times New Roman" w:hAnsi="Times New Roman" w:cs="David" w:hint="cs"/>
            <w:sz w:val="24"/>
            <w:szCs w:val="24"/>
            <w:rtl/>
            <w:lang w:eastAsia="he-IL"/>
          </w:rPr>
          <w:delText>2.1</w:delText>
        </w:r>
        <w:r w:rsidRPr="00217E81" w:rsidDel="002E4CB9">
          <w:rPr>
            <w:rFonts w:ascii="Times New Roman" w:eastAsia="Times New Roman" w:hAnsi="Times New Roman" w:cs="David" w:hint="cs"/>
            <w:sz w:val="24"/>
            <w:szCs w:val="24"/>
            <w:rtl/>
            <w:lang w:eastAsia="he-IL"/>
          </w:rPr>
          <w:tab/>
          <w:delText xml:space="preserve">שטחי מגורים כ </w:delText>
        </w:r>
        <w:r w:rsidRPr="00217E81" w:rsidDel="002E4CB9">
          <w:rPr>
            <w:rFonts w:ascii="Times New Roman" w:eastAsia="Times New Roman" w:hAnsi="Times New Roman" w:cs="David"/>
            <w:sz w:val="24"/>
            <w:szCs w:val="24"/>
            <w:rtl/>
            <w:lang w:eastAsia="he-IL"/>
          </w:rPr>
          <w:delText>–</w:delText>
        </w:r>
        <w:r w:rsidRPr="00217E81" w:rsidDel="002E4CB9">
          <w:rPr>
            <w:rFonts w:ascii="Times New Roman" w:eastAsia="Times New Roman" w:hAnsi="Times New Roman" w:cs="David" w:hint="cs"/>
            <w:sz w:val="24"/>
            <w:szCs w:val="24"/>
            <w:rtl/>
            <w:lang w:eastAsia="he-IL"/>
          </w:rPr>
          <w:delText xml:space="preserve"> __________</w:delText>
        </w:r>
      </w:del>
    </w:p>
    <w:p w14:paraId="2A57D9C7" w14:textId="68722724" w:rsidR="00217E81" w:rsidRPr="00217E81" w:rsidDel="002E4CB9" w:rsidRDefault="00217E81" w:rsidP="00217E81">
      <w:pPr>
        <w:widowControl w:val="0"/>
        <w:spacing w:before="0" w:beforeAutospacing="0" w:after="0" w:afterAutospacing="0" w:line="240" w:lineRule="auto"/>
        <w:ind w:left="720"/>
        <w:jc w:val="both"/>
        <w:rPr>
          <w:del w:id="133" w:author="Meryl Etman [2]" w:date="2022-08-18T13:03:00Z"/>
          <w:rFonts w:ascii="Times New Roman" w:eastAsia="Times New Roman" w:hAnsi="Times New Roman" w:cs="David"/>
          <w:sz w:val="24"/>
          <w:szCs w:val="24"/>
          <w:rtl/>
          <w:lang w:eastAsia="he-IL"/>
        </w:rPr>
      </w:pPr>
      <w:del w:id="134" w:author="Meryl Etman [2]" w:date="2022-08-18T13:03:00Z">
        <w:r w:rsidRPr="00217E81" w:rsidDel="002E4CB9">
          <w:rPr>
            <w:rFonts w:ascii="Times New Roman" w:eastAsia="Times New Roman" w:hAnsi="Times New Roman" w:cs="David" w:hint="cs"/>
            <w:sz w:val="24"/>
            <w:szCs w:val="24"/>
            <w:rtl/>
            <w:lang w:eastAsia="he-IL"/>
          </w:rPr>
          <w:delText>2.2</w:delText>
        </w:r>
        <w:r w:rsidRPr="00217E81" w:rsidDel="002E4CB9">
          <w:rPr>
            <w:rFonts w:ascii="Times New Roman" w:eastAsia="Times New Roman" w:hAnsi="Times New Roman" w:cs="David" w:hint="cs"/>
            <w:sz w:val="24"/>
            <w:szCs w:val="24"/>
            <w:rtl/>
            <w:lang w:eastAsia="he-IL"/>
          </w:rPr>
          <w:tab/>
          <w:delText>שטחי מסחר כ</w:delText>
        </w:r>
        <w:r w:rsidRPr="00217E81" w:rsidDel="002E4CB9">
          <w:rPr>
            <w:rFonts w:ascii="Times New Roman" w:eastAsia="Times New Roman" w:hAnsi="Times New Roman" w:cs="David"/>
            <w:sz w:val="24"/>
            <w:szCs w:val="24"/>
            <w:rtl/>
            <w:lang w:eastAsia="he-IL"/>
          </w:rPr>
          <w:delText>–</w:delText>
        </w:r>
        <w:r w:rsidRPr="00217E81" w:rsidDel="002E4CB9">
          <w:rPr>
            <w:rFonts w:ascii="Times New Roman" w:eastAsia="Times New Roman" w:hAnsi="Times New Roman" w:cs="David" w:hint="cs"/>
            <w:sz w:val="24"/>
            <w:szCs w:val="24"/>
            <w:rtl/>
            <w:lang w:eastAsia="he-IL"/>
          </w:rPr>
          <w:delText>___________</w:delText>
        </w:r>
      </w:del>
    </w:p>
    <w:p w14:paraId="074A5EBE" w14:textId="6155688B" w:rsidR="00217E81" w:rsidRPr="00217E81" w:rsidDel="002E4CB9" w:rsidRDefault="00217E81" w:rsidP="00217E81">
      <w:pPr>
        <w:widowControl w:val="0"/>
        <w:spacing w:before="0" w:beforeAutospacing="0" w:after="0" w:afterAutospacing="0" w:line="240" w:lineRule="auto"/>
        <w:ind w:left="720"/>
        <w:jc w:val="both"/>
        <w:rPr>
          <w:del w:id="135" w:author="Meryl Etman [2]" w:date="2022-08-18T13:03:00Z"/>
          <w:rFonts w:ascii="Times New Roman" w:eastAsia="Times New Roman" w:hAnsi="Times New Roman" w:cs="David"/>
          <w:sz w:val="24"/>
          <w:szCs w:val="24"/>
          <w:rtl/>
          <w:lang w:eastAsia="he-IL"/>
        </w:rPr>
      </w:pPr>
      <w:del w:id="136" w:author="Meryl Etman [2]" w:date="2022-08-18T13:03:00Z">
        <w:r w:rsidRPr="00217E81" w:rsidDel="002E4CB9">
          <w:rPr>
            <w:rFonts w:ascii="Times New Roman" w:eastAsia="Times New Roman" w:hAnsi="Times New Roman" w:cs="David" w:hint="cs"/>
            <w:sz w:val="24"/>
            <w:szCs w:val="24"/>
            <w:rtl/>
            <w:lang w:eastAsia="he-IL"/>
          </w:rPr>
          <w:delText>2.3</w:delText>
        </w:r>
        <w:r w:rsidRPr="00217E81" w:rsidDel="002E4CB9">
          <w:rPr>
            <w:rFonts w:ascii="Times New Roman" w:eastAsia="Times New Roman" w:hAnsi="Times New Roman" w:cs="David" w:hint="cs"/>
            <w:sz w:val="24"/>
            <w:szCs w:val="24"/>
            <w:rtl/>
            <w:lang w:eastAsia="he-IL"/>
          </w:rPr>
          <w:tab/>
          <w:delText>מרתפים כ</w:delText>
        </w:r>
        <w:r w:rsidRPr="00217E81" w:rsidDel="002E4CB9">
          <w:rPr>
            <w:rFonts w:ascii="Times New Roman" w:eastAsia="Times New Roman" w:hAnsi="Times New Roman" w:cs="David"/>
            <w:sz w:val="24"/>
            <w:szCs w:val="24"/>
            <w:rtl/>
            <w:lang w:eastAsia="he-IL"/>
          </w:rPr>
          <w:delText>–</w:delText>
        </w:r>
        <w:r w:rsidRPr="00217E81" w:rsidDel="002E4CB9">
          <w:rPr>
            <w:rFonts w:ascii="Times New Roman" w:eastAsia="Times New Roman" w:hAnsi="Times New Roman" w:cs="David" w:hint="cs"/>
            <w:sz w:val="24"/>
            <w:szCs w:val="24"/>
            <w:rtl/>
            <w:lang w:eastAsia="he-IL"/>
          </w:rPr>
          <w:delText>______________</w:delText>
        </w:r>
      </w:del>
    </w:p>
    <w:p w14:paraId="4B216262"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AC82EC1"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4CB6843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FA431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6BEC836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B7ABDA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5ECB37A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22656C"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0399A7B8"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38C3FC43"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51B1559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2CF44C" w14:textId="20712771" w:rsidR="00217E81" w:rsidRPr="00217E81" w:rsidDel="00321007" w:rsidRDefault="00217E81" w:rsidP="00217E81">
      <w:pPr>
        <w:widowControl w:val="0"/>
        <w:spacing w:before="0" w:beforeAutospacing="0" w:after="0" w:afterAutospacing="0" w:line="240" w:lineRule="auto"/>
        <w:ind w:left="1388" w:hanging="709"/>
        <w:jc w:val="both"/>
        <w:rPr>
          <w:del w:id="137" w:author="Meryl Etman [2]" w:date="2022-08-18T13:07:00Z"/>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r>
      <w:del w:id="138" w:author="Meryl Etman [2]" w:date="2022-08-18T13:07:00Z">
        <w:r w:rsidRPr="00217E81" w:rsidDel="00321007">
          <w:rPr>
            <w:rFonts w:ascii="Times New Roman" w:eastAsia="Times New Roman" w:hAnsi="Times New Roman" w:cs="David" w:hint="cs"/>
            <w:sz w:val="24"/>
            <w:szCs w:val="24"/>
            <w:rtl/>
            <w:lang w:eastAsia="he-I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26A4BFCF" w14:textId="3002E667" w:rsidR="00217E81" w:rsidRPr="00217E81" w:rsidDel="00321007" w:rsidRDefault="00217E81" w:rsidP="00217E81">
      <w:pPr>
        <w:widowControl w:val="0"/>
        <w:spacing w:before="0" w:beforeAutospacing="0" w:after="0" w:afterAutospacing="0" w:line="240" w:lineRule="auto"/>
        <w:jc w:val="both"/>
        <w:rPr>
          <w:del w:id="139" w:author="Meryl Etman [2]" w:date="2022-08-18T13:07:00Z"/>
          <w:rFonts w:ascii="Times New Roman" w:eastAsia="Times New Roman" w:hAnsi="Times New Roman" w:cs="David"/>
          <w:sz w:val="24"/>
          <w:szCs w:val="24"/>
          <w:rtl/>
          <w:lang w:eastAsia="he-IL"/>
        </w:rPr>
      </w:pPr>
    </w:p>
    <w:p w14:paraId="195F2485" w14:textId="690CCC51" w:rsidR="00217E81" w:rsidRPr="00217E81" w:rsidDel="00321007" w:rsidRDefault="00217E81" w:rsidP="00217E81">
      <w:pPr>
        <w:widowControl w:val="0"/>
        <w:spacing w:before="0" w:beforeAutospacing="0" w:after="0" w:afterAutospacing="0" w:line="276" w:lineRule="auto"/>
        <w:ind w:left="1388" w:hanging="709"/>
        <w:jc w:val="both"/>
        <w:rPr>
          <w:del w:id="140" w:author="Meryl Etman [2]" w:date="2022-08-18T13:07:00Z"/>
          <w:rFonts w:ascii="Times New Roman" w:eastAsia="Times New Roman" w:hAnsi="Times New Roman" w:cs="David"/>
          <w:sz w:val="24"/>
          <w:szCs w:val="24"/>
          <w:rtl/>
          <w:lang w:eastAsia="he-IL"/>
        </w:rPr>
      </w:pPr>
      <w:del w:id="141" w:author="Meryl Etman [2]" w:date="2022-08-18T13:07:00Z">
        <w:r w:rsidRPr="00217E81" w:rsidDel="00321007">
          <w:rPr>
            <w:rFonts w:ascii="Times New Roman" w:eastAsia="Times New Roman" w:hAnsi="Times New Roman" w:cs="David"/>
            <w:sz w:val="24"/>
            <w:szCs w:val="24"/>
            <w:rtl/>
            <w:lang w:eastAsia="he-IL"/>
          </w:rPr>
          <w:tab/>
        </w:r>
        <w:r w:rsidRPr="00217E81" w:rsidDel="00321007">
          <w:rPr>
            <w:rFonts w:ascii="Times New Roman" w:eastAsia="Times New Roman" w:hAnsi="Times New Roman" w:cs="David" w:hint="cs"/>
            <w:sz w:val="24"/>
            <w:szCs w:val="24"/>
            <w:rtl/>
            <w:lang w:eastAsia="he-IL"/>
          </w:rPr>
          <w:delText>3.5.1</w:delText>
        </w:r>
        <w:r w:rsidRPr="00217E81" w:rsidDel="00321007">
          <w:rPr>
            <w:rFonts w:ascii="Times New Roman" w:eastAsia="Times New Roman" w:hAnsi="Times New Roman" w:cs="David" w:hint="cs"/>
            <w:sz w:val="24"/>
            <w:szCs w:val="24"/>
            <w:rtl/>
            <w:lang w:eastAsia="he-IL"/>
          </w:rPr>
          <w:tab/>
          <w:delText>____</w:delText>
        </w:r>
        <w:r w:rsidRPr="00217E81" w:rsidDel="00321007">
          <w:rPr>
            <w:rFonts w:ascii="Times New Roman" w:eastAsia="Times New Roman" w:hAnsi="Times New Roman" w:cs="David"/>
            <w:sz w:val="24"/>
            <w:szCs w:val="24"/>
            <w:rtl/>
            <w:lang w:eastAsia="he-IL"/>
          </w:rPr>
          <w:delText xml:space="preserve"> ש"ח לכל</w:delText>
        </w:r>
        <w:r w:rsidRPr="00217E81" w:rsidDel="00321007">
          <w:rPr>
            <w:rFonts w:ascii="Times New Roman" w:eastAsia="Times New Roman" w:hAnsi="Times New Roman" w:cs="David" w:hint="cs"/>
            <w:sz w:val="24"/>
            <w:szCs w:val="24"/>
            <w:rtl/>
            <w:lang w:eastAsia="he-IL"/>
          </w:rPr>
          <w:delText xml:space="preserve"> </w:delText>
        </w:r>
        <w:r w:rsidRPr="00217E81" w:rsidDel="00321007">
          <w:rPr>
            <w:rFonts w:ascii="Times New Roman" w:eastAsia="Times New Roman" w:hAnsi="Times New Roman" w:cs="David"/>
            <w:sz w:val="24"/>
            <w:szCs w:val="24"/>
            <w:rtl/>
            <w:lang w:eastAsia="he-IL"/>
          </w:rPr>
          <w:delText>יחידת דיור</w:delText>
        </w:r>
        <w:r w:rsidRPr="00217E81" w:rsidDel="00321007">
          <w:rPr>
            <w:rFonts w:ascii="Times New Roman" w:eastAsia="Times New Roman" w:hAnsi="Times New Roman" w:cs="David" w:hint="cs"/>
            <w:sz w:val="24"/>
            <w:szCs w:val="24"/>
            <w:rtl/>
            <w:lang w:eastAsia="he-IL"/>
          </w:rPr>
          <w:delText>.</w:delText>
        </w:r>
      </w:del>
    </w:p>
    <w:p w14:paraId="7208BE42" w14:textId="2B07361D" w:rsidR="00217E81" w:rsidRPr="00217E81" w:rsidDel="00321007" w:rsidRDefault="00217E81" w:rsidP="00217E81">
      <w:pPr>
        <w:widowControl w:val="0"/>
        <w:spacing w:before="0" w:beforeAutospacing="0" w:after="0" w:afterAutospacing="0" w:line="276" w:lineRule="auto"/>
        <w:ind w:left="1388" w:hanging="709"/>
        <w:jc w:val="both"/>
        <w:rPr>
          <w:del w:id="142" w:author="Meryl Etman [2]" w:date="2022-08-18T13:07:00Z"/>
          <w:rFonts w:ascii="Times New Roman" w:eastAsia="Times New Roman" w:hAnsi="Times New Roman" w:cs="David"/>
          <w:sz w:val="24"/>
          <w:szCs w:val="24"/>
          <w:rtl/>
          <w:lang w:eastAsia="he-IL"/>
        </w:rPr>
      </w:pPr>
    </w:p>
    <w:p w14:paraId="5477CFCE" w14:textId="3B7EE7F0" w:rsidR="00217E81" w:rsidRPr="00217E81" w:rsidDel="00321007" w:rsidRDefault="00217E81" w:rsidP="00217E81">
      <w:pPr>
        <w:widowControl w:val="0"/>
        <w:spacing w:before="0" w:beforeAutospacing="0" w:after="0" w:afterAutospacing="0" w:line="276" w:lineRule="auto"/>
        <w:ind w:left="1388" w:hanging="709"/>
        <w:jc w:val="both"/>
        <w:rPr>
          <w:del w:id="143" w:author="Meryl Etman [2]" w:date="2022-08-18T13:07:00Z"/>
          <w:rFonts w:ascii="Times New Roman" w:eastAsia="Times New Roman" w:hAnsi="Times New Roman" w:cs="David"/>
          <w:sz w:val="24"/>
          <w:szCs w:val="24"/>
          <w:rtl/>
          <w:lang w:eastAsia="he-IL"/>
        </w:rPr>
      </w:pPr>
      <w:del w:id="144" w:author="Meryl Etman [2]" w:date="2022-08-18T13:07:00Z">
        <w:r w:rsidRPr="00217E81" w:rsidDel="00321007">
          <w:rPr>
            <w:rFonts w:ascii="Times New Roman" w:eastAsia="Times New Roman" w:hAnsi="Times New Roman" w:cs="David" w:hint="cs"/>
            <w:sz w:val="24"/>
            <w:szCs w:val="24"/>
            <w:rtl/>
            <w:lang w:eastAsia="he-IL"/>
          </w:rPr>
          <w:tab/>
          <w:delText>3.5.2</w:delText>
        </w:r>
        <w:r w:rsidRPr="00217E81" w:rsidDel="00321007">
          <w:rPr>
            <w:rFonts w:ascii="Times New Roman" w:eastAsia="Times New Roman" w:hAnsi="Times New Roman" w:cs="David" w:hint="cs"/>
            <w:sz w:val="24"/>
            <w:szCs w:val="24"/>
            <w:rtl/>
            <w:lang w:eastAsia="he-IL"/>
          </w:rPr>
          <w:tab/>
          <w:delText xml:space="preserve">_____ ש"ח </w:delText>
        </w:r>
        <w:r w:rsidRPr="00217E81" w:rsidDel="00321007">
          <w:rPr>
            <w:rFonts w:ascii="Times New Roman" w:eastAsia="Times New Roman" w:hAnsi="Times New Roman" w:cs="David"/>
            <w:sz w:val="24"/>
            <w:szCs w:val="24"/>
            <w:rtl/>
            <w:lang w:eastAsia="he-IL"/>
          </w:rPr>
          <w:delText xml:space="preserve">כל מ"ר בנוי ומקורה </w:delText>
        </w:r>
        <w:r w:rsidRPr="00217E81" w:rsidDel="00321007">
          <w:rPr>
            <w:rFonts w:ascii="Times New Roman" w:eastAsia="Times New Roman" w:hAnsi="Times New Roman" w:cs="David" w:hint="cs"/>
            <w:sz w:val="24"/>
            <w:szCs w:val="24"/>
            <w:rtl/>
            <w:lang w:eastAsia="he-IL"/>
          </w:rPr>
          <w:delText>של המסחר (עילי ותת קרקעי)</w:delText>
        </w:r>
        <w:r w:rsidRPr="00217E81" w:rsidDel="00321007">
          <w:rPr>
            <w:rFonts w:ascii="Times New Roman" w:eastAsia="Times New Roman" w:hAnsi="Times New Roman" w:cs="David"/>
            <w:sz w:val="24"/>
            <w:szCs w:val="24"/>
            <w:rtl/>
            <w:lang w:eastAsia="he-IL"/>
          </w:rPr>
          <w:delText>.</w:delText>
        </w:r>
      </w:del>
    </w:p>
    <w:p w14:paraId="136BE5FC" w14:textId="0E94BB5B" w:rsidR="00217E81" w:rsidRPr="00217E81" w:rsidDel="00321007" w:rsidRDefault="00217E81" w:rsidP="00217E81">
      <w:pPr>
        <w:widowControl w:val="0"/>
        <w:spacing w:before="0" w:beforeAutospacing="0" w:after="0" w:afterAutospacing="0" w:line="276" w:lineRule="auto"/>
        <w:ind w:left="1388" w:hanging="709"/>
        <w:jc w:val="both"/>
        <w:rPr>
          <w:del w:id="145" w:author="Meryl Etman [2]" w:date="2022-08-18T13:07:00Z"/>
          <w:rFonts w:ascii="Times New Roman" w:eastAsia="Times New Roman" w:hAnsi="Times New Roman" w:cs="David"/>
          <w:sz w:val="24"/>
          <w:szCs w:val="24"/>
          <w:rtl/>
          <w:lang w:eastAsia="he-IL"/>
        </w:rPr>
      </w:pPr>
    </w:p>
    <w:p w14:paraId="2D62A75A" w14:textId="6CBA51FA" w:rsidR="00217E81" w:rsidRPr="00217E81" w:rsidRDefault="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Change w:id="146" w:author="Meryl Etman [2]" w:date="2022-08-18T13:07:00Z">
          <w:pPr>
            <w:widowControl w:val="0"/>
            <w:spacing w:before="0" w:beforeAutospacing="0" w:after="0" w:afterAutospacing="0" w:line="276" w:lineRule="auto"/>
            <w:ind w:left="1388" w:hanging="709"/>
            <w:jc w:val="both"/>
          </w:pPr>
        </w:pPrChange>
      </w:pPr>
      <w:del w:id="147" w:author="Meryl Etman [2]" w:date="2022-08-18T13:07:00Z">
        <w:r w:rsidRPr="00217E81" w:rsidDel="00321007">
          <w:rPr>
            <w:rFonts w:ascii="Times New Roman" w:eastAsia="Times New Roman" w:hAnsi="Times New Roman" w:cs="David" w:hint="cs"/>
            <w:sz w:val="24"/>
            <w:szCs w:val="24"/>
            <w:rtl/>
            <w:lang w:eastAsia="he-IL"/>
          </w:rPr>
          <w:tab/>
          <w:delText>3.5.3</w:delText>
        </w:r>
        <w:r w:rsidRPr="00217E81" w:rsidDel="00321007">
          <w:rPr>
            <w:rFonts w:ascii="Times New Roman" w:eastAsia="Times New Roman" w:hAnsi="Times New Roman" w:cs="David" w:hint="cs"/>
            <w:sz w:val="24"/>
            <w:szCs w:val="24"/>
            <w:rtl/>
            <w:lang w:eastAsia="he-IL"/>
          </w:rPr>
          <w:tab/>
          <w:delText>______</w:delText>
        </w:r>
        <w:r w:rsidRPr="00217E81" w:rsidDel="00321007">
          <w:rPr>
            <w:rFonts w:ascii="Times New Roman" w:eastAsia="Times New Roman" w:hAnsi="Times New Roman" w:cs="David"/>
            <w:sz w:val="24"/>
            <w:szCs w:val="24"/>
            <w:rtl/>
            <w:lang w:eastAsia="he-IL"/>
          </w:rPr>
          <w:delText xml:space="preserve"> ש"ח לכל מ"ר </w:delText>
        </w:r>
        <w:r w:rsidRPr="00217E81" w:rsidDel="00321007">
          <w:rPr>
            <w:rFonts w:ascii="Times New Roman" w:eastAsia="Times New Roman" w:hAnsi="Times New Roman" w:cs="David" w:hint="cs"/>
            <w:sz w:val="24"/>
            <w:szCs w:val="24"/>
            <w:rtl/>
            <w:lang w:eastAsia="he-IL"/>
          </w:rPr>
          <w:delText>ב</w:delText>
        </w:r>
        <w:r w:rsidRPr="00217E81" w:rsidDel="00321007">
          <w:rPr>
            <w:rFonts w:ascii="Times New Roman" w:eastAsia="Times New Roman" w:hAnsi="Times New Roman" w:cs="David"/>
            <w:sz w:val="24"/>
            <w:szCs w:val="24"/>
            <w:rtl/>
            <w:lang w:eastAsia="he-IL"/>
          </w:rPr>
          <w:delText xml:space="preserve">נוי ומקורה </w:delText>
        </w:r>
        <w:r w:rsidRPr="00217E81" w:rsidDel="00321007">
          <w:rPr>
            <w:rFonts w:ascii="Times New Roman" w:eastAsia="Times New Roman" w:hAnsi="Times New Roman" w:cs="David" w:hint="cs"/>
            <w:sz w:val="24"/>
            <w:szCs w:val="24"/>
            <w:rtl/>
            <w:lang w:eastAsia="he-IL"/>
          </w:rPr>
          <w:delText>של המרתפים</w:delText>
        </w:r>
      </w:del>
      <w:ins w:id="148" w:author="Meryl Etman [2]" w:date="2022-08-18T13:07:00Z">
        <w:r w:rsidR="00321007">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3CBAE10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8572E91" w14:textId="0F98A52D"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9" w:author="Meryl Etman" w:date="2022-08-18T11:27:00Z">
            <w:r w:rsidR="00024D99">
              <w:rPr>
                <w:rFonts w:ascii="Times New Roman" w:eastAsia="Times New Roman" w:hAnsi="Times New Roman" w:cs="David"/>
                <w:color w:val="008000"/>
                <w:sz w:val="24"/>
                <w:szCs w:val="24"/>
                <w:rtl/>
              </w:rPr>
              <w:t>מדד המחירים לצרכן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50" w:author="Meryl Etman" w:date="2022-08-18T11:28:00Z">
            <w:r w:rsidR="00024D99">
              <w:rPr>
                <w:rFonts w:ascii="Times New Roman" w:eastAsia="Times New Roman" w:hAnsi="Times New Roman" w:cs="David"/>
                <w:color w:val="008000"/>
                <w:sz w:val="24"/>
                <w:szCs w:val="24"/>
                <w:rtl/>
              </w:rPr>
              <w:t>בגין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7-29T00:00:00Z">
            <w:dateFormat w:val="dd/MM/yyyy"/>
            <w:lid w:val="he-IL"/>
            <w:storeMappedDataAs w:val="dateTime"/>
            <w:calendar w:val="gregorian"/>
          </w:date>
        </w:sdtPr>
        <w:sdtEndPr/>
        <w:sdtContent>
          <w:ins w:id="151" w:author="Meryl Etman" w:date="2022-08-18T11:28:00Z">
            <w:r w:rsidR="00024D99">
              <w:rPr>
                <w:rFonts w:ascii="Times New Roman" w:eastAsia="Times New Roman" w:hAnsi="Times New Roman" w:cs="David" w:hint="cs"/>
                <w:color w:val="008000"/>
                <w:sz w:val="24"/>
                <w:szCs w:val="24"/>
                <w:rtl/>
              </w:rPr>
              <w:t>‏29/07/2022</w:t>
            </w:r>
          </w:ins>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proofErr w:type="spellStart"/>
          <w:ins w:id="152" w:author="Meryl Etman" w:date="2022-08-18T11:28:00Z">
            <w:r w:rsidR="00024D99">
              <w:rPr>
                <w:rFonts w:ascii="Times New Roman" w:eastAsia="Times New Roman" w:hAnsi="Times New Roman" w:cs="David"/>
                <w:color w:val="008000"/>
                <w:sz w:val="24"/>
                <w:szCs w:val="24"/>
              </w:rPr>
              <w:t>NaN</w:t>
            </w:r>
          </w:ins>
          <w:proofErr w:type="spellEnd"/>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73A261E4"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37925347"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לרבות </w:t>
      </w:r>
      <w:r w:rsidRPr="00217E81">
        <w:rPr>
          <w:rFonts w:ascii="Times New Roman" w:eastAsia="Times New Roman" w:hAnsi="Times New Roman" w:cs="David"/>
          <w:sz w:val="24"/>
          <w:szCs w:val="24"/>
          <w:rtl/>
          <w:lang w:eastAsia="he-IL"/>
        </w:rPr>
        <w:lastRenderedPageBreak/>
        <w:t>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0391908E"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2634F30"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w:t>
      </w:r>
      <w:proofErr w:type="spellStart"/>
      <w:r w:rsidRPr="00217E81">
        <w:rPr>
          <w:rFonts w:ascii="Times New Roman" w:eastAsia="Times New Roman" w:hAnsi="Times New Roman" w:cs="David"/>
          <w:sz w:val="24"/>
          <w:szCs w:val="24"/>
          <w:rtl/>
          <w:lang w:eastAsia="he-IL"/>
        </w:rPr>
        <w:t>והתכניות</w:t>
      </w:r>
      <w:proofErr w:type="spellEnd"/>
      <w:r w:rsidRPr="00217E81">
        <w:rPr>
          <w:rFonts w:ascii="Times New Roman" w:eastAsia="Times New Roman" w:hAnsi="Times New Roman" w:cs="David"/>
          <w:sz w:val="24"/>
          <w:szCs w:val="24"/>
          <w:rtl/>
          <w:lang w:eastAsia="he-IL"/>
        </w:rPr>
        <w:t xml:space="preserve"> למזמין.</w:t>
      </w:r>
    </w:p>
    <w:p w14:paraId="36E18F5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06460C6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4857851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98C45A"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5FB18F1A"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9CBD38E"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B7FB2C5"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3DD7A90C" w14:textId="77777777" w:rsidTr="00217E81">
        <w:tc>
          <w:tcPr>
            <w:tcW w:w="1586" w:type="dxa"/>
            <w:vAlign w:val="bottom"/>
          </w:tcPr>
          <w:p w14:paraId="4CFA14A5"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30F6D90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8F1C322"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A895D7B" w14:textId="77777777" w:rsidTr="00217E81">
        <w:trPr>
          <w:trHeight w:val="340"/>
        </w:trPr>
        <w:tc>
          <w:tcPr>
            <w:tcW w:w="1586" w:type="dxa"/>
          </w:tcPr>
          <w:p w14:paraId="157D05F5" w14:textId="58280209"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del w:id="153" w:author="Meryl Etman [2]" w:date="2022-08-18T13:27:00Z">
              <w:r w:rsidRPr="00217E81" w:rsidDel="00397883">
                <w:rPr>
                  <w:rFonts w:ascii="Times New Roman" w:eastAsia="Times New Roman" w:hAnsi="Times New Roman" w:cs="David" w:hint="cs"/>
                  <w:sz w:val="24"/>
                  <w:szCs w:val="24"/>
                  <w:rtl/>
                  <w:lang w:eastAsia="he-IL"/>
                </w:rPr>
                <w:delText>20</w:delText>
              </w:r>
            </w:del>
            <w:ins w:id="154" w:author="Meryl Etman [2]" w:date="2022-08-18T13:27:00Z">
              <w:r w:rsidR="00397883">
                <w:rPr>
                  <w:rFonts w:ascii="Times New Roman" w:eastAsia="Times New Roman" w:hAnsi="Times New Roman" w:cs="David" w:hint="cs"/>
                  <w:sz w:val="24"/>
                  <w:szCs w:val="24"/>
                  <w:rtl/>
                  <w:lang w:eastAsia="he-IL"/>
                </w:rPr>
                <w:t>60</w:t>
              </w:r>
            </w:ins>
            <w:r w:rsidRPr="00217E81">
              <w:rPr>
                <w:rFonts w:ascii="Times New Roman" w:eastAsia="Times New Roman" w:hAnsi="Times New Roman" w:cs="David" w:hint="cs"/>
                <w:sz w:val="24"/>
                <w:szCs w:val="24"/>
                <w:rtl/>
                <w:lang w:eastAsia="he-IL"/>
              </w:rPr>
              <w:t>%</w:t>
            </w:r>
          </w:p>
        </w:tc>
        <w:tc>
          <w:tcPr>
            <w:tcW w:w="6117" w:type="dxa"/>
          </w:tcPr>
          <w:p w14:paraId="785A3E40" w14:textId="250A87FD"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del w:id="155" w:author="Meryl Etman [2]" w:date="2022-08-18T13:27:00Z">
              <w:r w:rsidR="00217E81" w:rsidRPr="00217E81" w:rsidDel="00397883">
                <w:rPr>
                  <w:rFonts w:ascii="Times New Roman" w:eastAsia="Times New Roman" w:hAnsi="Times New Roman" w:cs="David"/>
                  <w:sz w:val="24"/>
                  <w:szCs w:val="24"/>
                  <w:rtl/>
                  <w:lang w:eastAsia="he-IL"/>
                </w:rPr>
                <w:delText>לאחר גמר הי</w:delText>
              </w:r>
              <w:r w:rsidR="00217E81" w:rsidRPr="00217E81" w:rsidDel="00397883">
                <w:rPr>
                  <w:rFonts w:ascii="Times New Roman" w:eastAsia="Times New Roman" w:hAnsi="Times New Roman" w:cs="David" w:hint="cs"/>
                  <w:sz w:val="24"/>
                  <w:szCs w:val="24"/>
                  <w:rtl/>
                  <w:lang w:eastAsia="he-IL"/>
                </w:rPr>
                <w:delText>י</w:delText>
              </w:r>
              <w:r w:rsidR="00217E81" w:rsidRPr="00217E81" w:rsidDel="00397883">
                <w:rPr>
                  <w:rFonts w:ascii="Times New Roman" w:eastAsia="Times New Roman" w:hAnsi="Times New Roman" w:cs="David"/>
                  <w:sz w:val="24"/>
                  <w:szCs w:val="24"/>
                  <w:rtl/>
                  <w:lang w:eastAsia="he-IL"/>
                </w:rPr>
                <w:delText>עוץ המוקדם</w:delText>
              </w:r>
            </w:del>
            <w:ins w:id="156" w:author="Meryl Etman [2]" w:date="2022-08-18T13:27:00Z">
              <w:r w:rsidR="00397883">
                <w:rPr>
                  <w:rFonts w:ascii="Times New Roman" w:eastAsia="Times New Roman" w:hAnsi="Times New Roman" w:cs="David" w:hint="cs"/>
                  <w:sz w:val="24"/>
                  <w:szCs w:val="24"/>
                  <w:rtl/>
                  <w:lang w:eastAsia="he-IL"/>
                </w:rPr>
                <w:t>לאחר קבלת אישור עקרוני מפקע"ר</w:t>
              </w:r>
            </w:ins>
          </w:p>
        </w:tc>
        <w:tc>
          <w:tcPr>
            <w:tcW w:w="1533" w:type="dxa"/>
          </w:tcPr>
          <w:p w14:paraId="39130A92"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78814435" w14:textId="77777777" w:rsidTr="00217E81">
        <w:trPr>
          <w:trHeight w:val="340"/>
        </w:trPr>
        <w:tc>
          <w:tcPr>
            <w:tcW w:w="1586" w:type="dxa"/>
          </w:tcPr>
          <w:p w14:paraId="72D3F45F" w14:textId="69748C74"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57" w:author="Meryl Etman [2]" w:date="2022-08-18T13:27:00Z">
              <w:r w:rsidRPr="00217E81" w:rsidDel="00397883">
                <w:rPr>
                  <w:rFonts w:ascii="Times New Roman" w:eastAsia="Times New Roman" w:hAnsi="Times New Roman" w:cs="David" w:hint="cs"/>
                  <w:sz w:val="24"/>
                  <w:szCs w:val="24"/>
                  <w:rtl/>
                  <w:lang w:eastAsia="he-IL"/>
                </w:rPr>
                <w:delText>20</w:delText>
              </w:r>
            </w:del>
            <w:ins w:id="158" w:author="Meryl Etman [2]" w:date="2022-08-18T13:27:00Z">
              <w:r w:rsidR="00397883">
                <w:rPr>
                  <w:rFonts w:ascii="Times New Roman" w:eastAsia="Times New Roman" w:hAnsi="Times New Roman" w:cs="David" w:hint="cs"/>
                  <w:sz w:val="24"/>
                  <w:szCs w:val="24"/>
                  <w:rtl/>
                  <w:lang w:eastAsia="he-IL"/>
                </w:rPr>
                <w:t>40</w:t>
              </w:r>
            </w:ins>
            <w:r w:rsidRPr="00217E81">
              <w:rPr>
                <w:rFonts w:ascii="Times New Roman" w:eastAsia="Times New Roman" w:hAnsi="Times New Roman" w:cs="David" w:hint="cs"/>
                <w:sz w:val="24"/>
                <w:szCs w:val="24"/>
                <w:rtl/>
                <w:lang w:eastAsia="he-IL"/>
              </w:rPr>
              <w:t>%</w:t>
            </w:r>
          </w:p>
        </w:tc>
        <w:tc>
          <w:tcPr>
            <w:tcW w:w="6117" w:type="dxa"/>
          </w:tcPr>
          <w:p w14:paraId="4852E5A9" w14:textId="57B5AB4F"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del w:id="159" w:author="Meryl Etman [2]" w:date="2022-08-18T13:27:00Z">
              <w:r w:rsidRPr="00217E81" w:rsidDel="00397883">
                <w:rPr>
                  <w:rFonts w:ascii="Times New Roman" w:eastAsia="Times New Roman" w:hAnsi="Times New Roman" w:cs="David"/>
                  <w:sz w:val="24"/>
                  <w:szCs w:val="24"/>
                  <w:rtl/>
                  <w:lang w:eastAsia="he-IL"/>
                </w:rPr>
                <w:delText>לאחר גמר הי</w:delText>
              </w:r>
              <w:r w:rsidRPr="00217E81" w:rsidDel="00397883">
                <w:rPr>
                  <w:rFonts w:ascii="Times New Roman" w:eastAsia="Times New Roman" w:hAnsi="Times New Roman" w:cs="David" w:hint="cs"/>
                  <w:sz w:val="24"/>
                  <w:szCs w:val="24"/>
                  <w:rtl/>
                  <w:lang w:eastAsia="he-IL"/>
                </w:rPr>
                <w:delText>י</w:delText>
              </w:r>
              <w:r w:rsidRPr="00217E81" w:rsidDel="00397883">
                <w:rPr>
                  <w:rFonts w:ascii="Times New Roman" w:eastAsia="Times New Roman" w:hAnsi="Times New Roman" w:cs="David"/>
                  <w:sz w:val="24"/>
                  <w:szCs w:val="24"/>
                  <w:rtl/>
                  <w:lang w:eastAsia="he-IL"/>
                </w:rPr>
                <w:delText>עוץ הסופי</w:delText>
              </w:r>
            </w:del>
            <w:ins w:id="160" w:author="Meryl Etman [2]" w:date="2022-08-18T13:27:00Z">
              <w:r w:rsidR="00397883">
                <w:rPr>
                  <w:rFonts w:ascii="Times New Roman" w:eastAsia="Times New Roman" w:hAnsi="Times New Roman" w:cs="David" w:hint="cs"/>
                  <w:sz w:val="24"/>
                  <w:szCs w:val="24"/>
                  <w:rtl/>
                  <w:lang w:eastAsia="he-IL"/>
                </w:rPr>
                <w:t>לאחר קבלת אישור סופי להיתרי הבניה</w:t>
              </w:r>
            </w:ins>
          </w:p>
        </w:tc>
        <w:tc>
          <w:tcPr>
            <w:tcW w:w="1533" w:type="dxa"/>
          </w:tcPr>
          <w:p w14:paraId="2F4155B1"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rsidDel="00397883" w14:paraId="1798E11C" w14:textId="05AC5436" w:rsidTr="00217E81">
        <w:trPr>
          <w:trHeight w:val="340"/>
          <w:del w:id="161" w:author="Meryl Etman [2]" w:date="2022-08-18T13:28:00Z"/>
        </w:trPr>
        <w:tc>
          <w:tcPr>
            <w:tcW w:w="1586" w:type="dxa"/>
          </w:tcPr>
          <w:p w14:paraId="1222AE73" w14:textId="05B4C750" w:rsidR="00217E81" w:rsidRPr="00217E81" w:rsidDel="00397883" w:rsidRDefault="00217E81" w:rsidP="00217E81">
            <w:pPr>
              <w:widowControl w:val="0"/>
              <w:spacing w:before="0" w:beforeAutospacing="0" w:after="0" w:afterAutospacing="0" w:line="240" w:lineRule="auto"/>
              <w:ind w:right="360"/>
              <w:jc w:val="center"/>
              <w:rPr>
                <w:del w:id="162" w:author="Meryl Etman [2]" w:date="2022-08-18T13:28:00Z"/>
                <w:rFonts w:ascii="Times New Roman" w:eastAsia="Times New Roman" w:hAnsi="Times New Roman" w:cs="David"/>
                <w:sz w:val="24"/>
                <w:szCs w:val="24"/>
              </w:rPr>
            </w:pPr>
            <w:del w:id="163" w:author="Meryl Etman [2]" w:date="2022-08-18T13:28:00Z">
              <w:r w:rsidRPr="00217E81" w:rsidDel="00397883">
                <w:rPr>
                  <w:rFonts w:ascii="Times New Roman" w:eastAsia="Times New Roman" w:hAnsi="Times New Roman" w:cs="David" w:hint="cs"/>
                  <w:sz w:val="24"/>
                  <w:szCs w:val="24"/>
                  <w:rtl/>
                  <w:lang w:eastAsia="he-IL"/>
                </w:rPr>
                <w:delText>25%</w:delText>
              </w:r>
            </w:del>
          </w:p>
        </w:tc>
        <w:tc>
          <w:tcPr>
            <w:tcW w:w="6117" w:type="dxa"/>
          </w:tcPr>
          <w:p w14:paraId="578B3BBB" w14:textId="034EEF41" w:rsidR="00217E81" w:rsidRPr="00217E81" w:rsidDel="00397883" w:rsidRDefault="00217E81" w:rsidP="00217E81">
            <w:pPr>
              <w:widowControl w:val="0"/>
              <w:spacing w:before="0" w:beforeAutospacing="0" w:after="0" w:afterAutospacing="0" w:line="240" w:lineRule="auto"/>
              <w:ind w:left="397" w:right="360"/>
              <w:rPr>
                <w:del w:id="164" w:author="Meryl Etman [2]" w:date="2022-08-18T13:28:00Z"/>
                <w:rFonts w:ascii="Times New Roman" w:eastAsia="Times New Roman" w:hAnsi="Times New Roman" w:cs="David"/>
                <w:sz w:val="24"/>
                <w:szCs w:val="24"/>
              </w:rPr>
            </w:pPr>
            <w:del w:id="165" w:author="Meryl Etman [2]" w:date="2022-08-18T13:28:00Z">
              <w:r w:rsidRPr="00217E81" w:rsidDel="00397883">
                <w:rPr>
                  <w:rFonts w:ascii="Times New Roman" w:eastAsia="Times New Roman" w:hAnsi="Times New Roman" w:cs="David"/>
                  <w:sz w:val="24"/>
                  <w:szCs w:val="24"/>
                  <w:rtl/>
                  <w:lang w:eastAsia="he-IL"/>
                </w:rPr>
                <w:delText>לאחר גמר הי</w:delText>
              </w:r>
              <w:r w:rsidRPr="00217E81" w:rsidDel="00397883">
                <w:rPr>
                  <w:rFonts w:ascii="Times New Roman" w:eastAsia="Times New Roman" w:hAnsi="Times New Roman" w:cs="David" w:hint="cs"/>
                  <w:sz w:val="24"/>
                  <w:szCs w:val="24"/>
                  <w:rtl/>
                  <w:lang w:eastAsia="he-IL"/>
                </w:rPr>
                <w:delText>י</w:delText>
              </w:r>
              <w:r w:rsidRPr="00217E81" w:rsidDel="00397883">
                <w:rPr>
                  <w:rFonts w:ascii="Times New Roman" w:eastAsia="Times New Roman" w:hAnsi="Times New Roman" w:cs="David"/>
                  <w:sz w:val="24"/>
                  <w:szCs w:val="24"/>
                  <w:rtl/>
                  <w:lang w:eastAsia="he-IL"/>
                </w:rPr>
                <w:delText>עוץ בשלבי התכנון המפורט של המבנה</w:delText>
              </w:r>
            </w:del>
          </w:p>
        </w:tc>
        <w:tc>
          <w:tcPr>
            <w:tcW w:w="1533" w:type="dxa"/>
          </w:tcPr>
          <w:p w14:paraId="137F597E" w14:textId="4916AB09" w:rsidR="00217E81" w:rsidRPr="00217E81" w:rsidDel="00397883" w:rsidRDefault="00217E81" w:rsidP="00217E81">
            <w:pPr>
              <w:widowControl w:val="0"/>
              <w:tabs>
                <w:tab w:val="left" w:pos="764"/>
              </w:tabs>
              <w:spacing w:before="0" w:beforeAutospacing="0" w:after="0" w:afterAutospacing="0" w:line="240" w:lineRule="auto"/>
              <w:ind w:left="481"/>
              <w:jc w:val="right"/>
              <w:rPr>
                <w:del w:id="166" w:author="Meryl Etman [2]" w:date="2022-08-18T13:28:00Z"/>
                <w:rFonts w:ascii="Times New Roman" w:eastAsia="Times New Roman" w:hAnsi="Times New Roman" w:cs="David"/>
                <w:sz w:val="24"/>
                <w:szCs w:val="24"/>
              </w:rPr>
            </w:pPr>
            <w:del w:id="167" w:author="Meryl Etman [2]" w:date="2022-08-18T13:28:00Z">
              <w:r w:rsidRPr="00217E81" w:rsidDel="00397883">
                <w:rPr>
                  <w:rFonts w:ascii="Times New Roman" w:eastAsia="Times New Roman" w:hAnsi="Times New Roman" w:cs="David"/>
                  <w:sz w:val="24"/>
                  <w:szCs w:val="24"/>
                  <w:rtl/>
                </w:rPr>
                <w:delText>1.</w:delText>
              </w:r>
              <w:r w:rsidRPr="00217E81" w:rsidDel="00397883">
                <w:rPr>
                  <w:rFonts w:ascii="Times New Roman" w:eastAsia="Times New Roman" w:hAnsi="Times New Roman" w:cs="David" w:hint="cs"/>
                  <w:sz w:val="24"/>
                  <w:szCs w:val="24"/>
                  <w:rtl/>
                </w:rPr>
                <w:delText>3</w:delText>
              </w:r>
            </w:del>
          </w:p>
        </w:tc>
      </w:tr>
      <w:tr w:rsidR="00217E81" w:rsidRPr="00217E81" w:rsidDel="00397883" w14:paraId="29C4A9EF" w14:textId="2B31B12D" w:rsidTr="00217E81">
        <w:trPr>
          <w:trHeight w:val="340"/>
          <w:del w:id="168" w:author="Meryl Etman [2]" w:date="2022-08-18T13:28:00Z"/>
        </w:trPr>
        <w:tc>
          <w:tcPr>
            <w:tcW w:w="1586" w:type="dxa"/>
          </w:tcPr>
          <w:p w14:paraId="5F00BAB3" w14:textId="3F274A39" w:rsidR="00217E81" w:rsidRPr="00217E81" w:rsidDel="00397883" w:rsidRDefault="00217E81" w:rsidP="00217E81">
            <w:pPr>
              <w:widowControl w:val="0"/>
              <w:spacing w:before="0" w:beforeAutospacing="0" w:after="0" w:afterAutospacing="0" w:line="240" w:lineRule="auto"/>
              <w:ind w:right="360"/>
              <w:jc w:val="center"/>
              <w:rPr>
                <w:del w:id="169" w:author="Meryl Etman [2]" w:date="2022-08-18T13:28:00Z"/>
                <w:rFonts w:ascii="Times New Roman" w:eastAsia="Times New Roman" w:hAnsi="Times New Roman" w:cs="David"/>
                <w:sz w:val="24"/>
                <w:szCs w:val="24"/>
              </w:rPr>
            </w:pPr>
            <w:del w:id="170" w:author="Meryl Etman [2]" w:date="2022-08-18T13:28:00Z">
              <w:r w:rsidRPr="00217E81" w:rsidDel="00397883">
                <w:rPr>
                  <w:rFonts w:ascii="Times New Roman" w:eastAsia="Times New Roman" w:hAnsi="Times New Roman" w:cs="David" w:hint="cs"/>
                  <w:sz w:val="24"/>
                  <w:szCs w:val="24"/>
                  <w:rtl/>
                  <w:lang w:eastAsia="he-IL"/>
                </w:rPr>
                <w:delText>15%</w:delText>
              </w:r>
            </w:del>
          </w:p>
        </w:tc>
        <w:tc>
          <w:tcPr>
            <w:tcW w:w="6117" w:type="dxa"/>
          </w:tcPr>
          <w:p w14:paraId="3A074277" w14:textId="615745CC" w:rsidR="00217E81" w:rsidRPr="00217E81" w:rsidDel="00397883" w:rsidRDefault="00217E81" w:rsidP="00217E81">
            <w:pPr>
              <w:widowControl w:val="0"/>
              <w:spacing w:before="0" w:beforeAutospacing="0" w:after="0" w:afterAutospacing="0" w:line="240" w:lineRule="auto"/>
              <w:ind w:left="397" w:right="360"/>
              <w:rPr>
                <w:del w:id="171" w:author="Meryl Etman [2]" w:date="2022-08-18T13:28:00Z"/>
                <w:rFonts w:ascii="Times New Roman" w:eastAsia="Times New Roman" w:hAnsi="Times New Roman" w:cs="David"/>
                <w:sz w:val="24"/>
                <w:szCs w:val="24"/>
              </w:rPr>
            </w:pPr>
            <w:del w:id="172" w:author="Meryl Etman [2]" w:date="2022-08-18T13:28:00Z">
              <w:r w:rsidRPr="00217E81" w:rsidDel="00397883">
                <w:rPr>
                  <w:rFonts w:ascii="Times New Roman" w:eastAsia="Times New Roman" w:hAnsi="Times New Roman" w:cs="David"/>
                  <w:sz w:val="24"/>
                  <w:szCs w:val="24"/>
                  <w:rtl/>
                  <w:lang w:eastAsia="he-IL"/>
                </w:rPr>
                <w:delText>במהלך הפיקוח העליון</w:delText>
              </w:r>
            </w:del>
          </w:p>
        </w:tc>
        <w:tc>
          <w:tcPr>
            <w:tcW w:w="1533" w:type="dxa"/>
          </w:tcPr>
          <w:p w14:paraId="438D961D" w14:textId="0067DA63" w:rsidR="00217E81" w:rsidRPr="00217E81" w:rsidDel="00397883" w:rsidRDefault="00217E81" w:rsidP="00217E81">
            <w:pPr>
              <w:widowControl w:val="0"/>
              <w:tabs>
                <w:tab w:val="left" w:pos="764"/>
              </w:tabs>
              <w:spacing w:before="0" w:beforeAutospacing="0" w:after="0" w:afterAutospacing="0" w:line="240" w:lineRule="auto"/>
              <w:ind w:left="481"/>
              <w:jc w:val="right"/>
              <w:rPr>
                <w:del w:id="173" w:author="Meryl Etman [2]" w:date="2022-08-18T13:28:00Z"/>
                <w:rFonts w:ascii="Times New Roman" w:eastAsia="Times New Roman" w:hAnsi="Times New Roman" w:cs="David"/>
                <w:sz w:val="24"/>
                <w:szCs w:val="24"/>
              </w:rPr>
            </w:pPr>
            <w:del w:id="174" w:author="Meryl Etman [2]" w:date="2022-08-18T13:28:00Z">
              <w:r w:rsidRPr="00217E81" w:rsidDel="00397883">
                <w:rPr>
                  <w:rFonts w:ascii="Times New Roman" w:eastAsia="Times New Roman" w:hAnsi="Times New Roman" w:cs="David"/>
                  <w:sz w:val="24"/>
                  <w:szCs w:val="24"/>
                  <w:rtl/>
                </w:rPr>
                <w:delText>1.</w:delText>
              </w:r>
              <w:r w:rsidRPr="00217E81" w:rsidDel="00397883">
                <w:rPr>
                  <w:rFonts w:ascii="Times New Roman" w:eastAsia="Times New Roman" w:hAnsi="Times New Roman" w:cs="David" w:hint="cs"/>
                  <w:sz w:val="24"/>
                  <w:szCs w:val="24"/>
                  <w:rtl/>
                </w:rPr>
                <w:delText>4</w:delText>
              </w:r>
            </w:del>
          </w:p>
        </w:tc>
      </w:tr>
      <w:tr w:rsidR="00217E81" w:rsidRPr="00217E81" w:rsidDel="00397883" w14:paraId="5ED97335" w14:textId="57A85043" w:rsidTr="00217E81">
        <w:trPr>
          <w:trHeight w:val="340"/>
          <w:del w:id="175" w:author="Meryl Etman [2]" w:date="2022-08-18T13:28:00Z"/>
        </w:trPr>
        <w:tc>
          <w:tcPr>
            <w:tcW w:w="1586" w:type="dxa"/>
          </w:tcPr>
          <w:p w14:paraId="78B7EFAA" w14:textId="2C66E171" w:rsidR="00217E81" w:rsidRPr="00217E81" w:rsidDel="00397883" w:rsidRDefault="00217E81" w:rsidP="00217E81">
            <w:pPr>
              <w:widowControl w:val="0"/>
              <w:spacing w:before="0" w:beforeAutospacing="0" w:after="0" w:afterAutospacing="0" w:line="240" w:lineRule="auto"/>
              <w:ind w:right="360"/>
              <w:jc w:val="center"/>
              <w:rPr>
                <w:del w:id="176" w:author="Meryl Etman [2]" w:date="2022-08-18T13:28:00Z"/>
                <w:rFonts w:ascii="Times New Roman" w:eastAsia="Times New Roman" w:hAnsi="Times New Roman" w:cs="David"/>
                <w:sz w:val="24"/>
                <w:szCs w:val="24"/>
              </w:rPr>
            </w:pPr>
            <w:del w:id="177" w:author="Meryl Etman [2]" w:date="2022-08-18T13:28:00Z">
              <w:r w:rsidRPr="00217E81" w:rsidDel="00397883">
                <w:rPr>
                  <w:rFonts w:ascii="Times New Roman" w:eastAsia="Times New Roman" w:hAnsi="Times New Roman" w:cs="David" w:hint="cs"/>
                  <w:sz w:val="24"/>
                  <w:szCs w:val="24"/>
                  <w:rtl/>
                  <w:lang w:eastAsia="he-IL"/>
                </w:rPr>
                <w:delText>10%</w:delText>
              </w:r>
            </w:del>
          </w:p>
        </w:tc>
        <w:tc>
          <w:tcPr>
            <w:tcW w:w="6117" w:type="dxa"/>
          </w:tcPr>
          <w:p w14:paraId="437255A7" w14:textId="01E388F7" w:rsidR="00217E81" w:rsidRPr="00217E81" w:rsidDel="00397883" w:rsidRDefault="00217E81" w:rsidP="00217E81">
            <w:pPr>
              <w:widowControl w:val="0"/>
              <w:spacing w:before="0" w:beforeAutospacing="0" w:after="0" w:afterAutospacing="0" w:line="240" w:lineRule="auto"/>
              <w:ind w:left="397" w:right="360"/>
              <w:rPr>
                <w:del w:id="178" w:author="Meryl Etman [2]" w:date="2022-08-18T13:28:00Z"/>
                <w:rFonts w:ascii="Times New Roman" w:eastAsia="Times New Roman" w:hAnsi="Times New Roman" w:cs="David"/>
                <w:sz w:val="24"/>
                <w:szCs w:val="24"/>
              </w:rPr>
            </w:pPr>
            <w:del w:id="179" w:author="Meryl Etman [2]" w:date="2022-08-18T13:28:00Z">
              <w:r w:rsidRPr="00217E81" w:rsidDel="00397883">
                <w:rPr>
                  <w:rFonts w:ascii="Times New Roman" w:eastAsia="Times New Roman" w:hAnsi="Times New Roman" w:cs="David"/>
                  <w:sz w:val="24"/>
                  <w:szCs w:val="24"/>
                  <w:rtl/>
                  <w:lang w:eastAsia="he-IL"/>
                </w:rPr>
                <w:delText xml:space="preserve">לאחר השתתפות בסיורי בקורת של גורמי </w:delText>
              </w:r>
              <w:r w:rsidRPr="00217E81" w:rsidDel="00397883">
                <w:rPr>
                  <w:rFonts w:ascii="Times New Roman" w:eastAsia="Times New Roman" w:hAnsi="Times New Roman" w:cs="David" w:hint="cs"/>
                  <w:sz w:val="24"/>
                  <w:szCs w:val="24"/>
                  <w:rtl/>
                  <w:lang w:eastAsia="he-IL"/>
                </w:rPr>
                <w:delText>פיקוד העורף</w:delText>
              </w:r>
              <w:r w:rsidRPr="00217E81" w:rsidDel="00397883">
                <w:rPr>
                  <w:rFonts w:ascii="Times New Roman" w:eastAsia="Times New Roman" w:hAnsi="Times New Roman" w:cs="David"/>
                  <w:sz w:val="24"/>
                  <w:szCs w:val="24"/>
                  <w:rtl/>
                  <w:lang w:eastAsia="he-IL"/>
                </w:rPr>
                <w:delText xml:space="preserve"> ו/או </w:delText>
              </w:r>
            </w:del>
          </w:p>
        </w:tc>
        <w:tc>
          <w:tcPr>
            <w:tcW w:w="1533" w:type="dxa"/>
          </w:tcPr>
          <w:p w14:paraId="144CBC1D" w14:textId="325DE85F" w:rsidR="00217E81" w:rsidRPr="00217E81" w:rsidDel="00397883" w:rsidRDefault="00217E81" w:rsidP="00217E81">
            <w:pPr>
              <w:widowControl w:val="0"/>
              <w:spacing w:before="0" w:beforeAutospacing="0" w:after="0" w:afterAutospacing="0" w:line="240" w:lineRule="auto"/>
              <w:jc w:val="right"/>
              <w:rPr>
                <w:del w:id="180" w:author="Meryl Etman [2]" w:date="2022-08-18T13:28:00Z"/>
                <w:rFonts w:ascii="Times New Roman" w:eastAsia="Times New Roman" w:hAnsi="Times New Roman" w:cs="David"/>
                <w:sz w:val="24"/>
                <w:szCs w:val="24"/>
              </w:rPr>
            </w:pPr>
            <w:del w:id="181" w:author="Meryl Etman [2]" w:date="2022-08-18T13:28:00Z">
              <w:r w:rsidRPr="00217E81" w:rsidDel="00397883">
                <w:rPr>
                  <w:rFonts w:ascii="Times New Roman" w:eastAsia="Times New Roman" w:hAnsi="Times New Roman" w:cs="David"/>
                  <w:sz w:val="24"/>
                  <w:szCs w:val="24"/>
                  <w:rtl/>
                </w:rPr>
                <w:delText>1.</w:delText>
              </w:r>
              <w:r w:rsidRPr="00217E81" w:rsidDel="00397883">
                <w:rPr>
                  <w:rFonts w:ascii="Times New Roman" w:eastAsia="Times New Roman" w:hAnsi="Times New Roman" w:cs="David" w:hint="cs"/>
                  <w:sz w:val="24"/>
                  <w:szCs w:val="24"/>
                  <w:rtl/>
                </w:rPr>
                <w:delText>5</w:delText>
              </w:r>
            </w:del>
          </w:p>
        </w:tc>
      </w:tr>
      <w:tr w:rsidR="00217E81" w:rsidRPr="00217E81" w:rsidDel="00397883" w14:paraId="321FC118" w14:textId="78E442AC" w:rsidTr="00217E81">
        <w:trPr>
          <w:trHeight w:val="340"/>
          <w:del w:id="182" w:author="Meryl Etman [2]" w:date="2022-08-18T13:28:00Z"/>
        </w:trPr>
        <w:tc>
          <w:tcPr>
            <w:tcW w:w="1586" w:type="dxa"/>
          </w:tcPr>
          <w:p w14:paraId="5725ADD1" w14:textId="6F1C0CAE" w:rsidR="00217E81" w:rsidRPr="00217E81" w:rsidDel="00397883" w:rsidRDefault="00217E81" w:rsidP="00217E81">
            <w:pPr>
              <w:widowControl w:val="0"/>
              <w:spacing w:before="0" w:beforeAutospacing="0" w:after="0" w:afterAutospacing="0" w:line="240" w:lineRule="auto"/>
              <w:ind w:right="360"/>
              <w:jc w:val="center"/>
              <w:rPr>
                <w:del w:id="183" w:author="Meryl Etman [2]" w:date="2022-08-18T13:28:00Z"/>
                <w:rFonts w:ascii="Times New Roman" w:eastAsia="Times New Roman" w:hAnsi="Times New Roman" w:cs="David"/>
                <w:sz w:val="24"/>
                <w:szCs w:val="24"/>
              </w:rPr>
            </w:pPr>
          </w:p>
        </w:tc>
        <w:tc>
          <w:tcPr>
            <w:tcW w:w="6117" w:type="dxa"/>
          </w:tcPr>
          <w:p w14:paraId="5B8A048A" w14:textId="221F5018" w:rsidR="00217E81" w:rsidRPr="00217E81" w:rsidDel="00397883" w:rsidRDefault="00217E81" w:rsidP="00217E81">
            <w:pPr>
              <w:widowControl w:val="0"/>
              <w:spacing w:before="0" w:beforeAutospacing="0" w:after="0" w:afterAutospacing="0" w:line="240" w:lineRule="auto"/>
              <w:ind w:left="397" w:right="360"/>
              <w:rPr>
                <w:del w:id="184" w:author="Meryl Etman [2]" w:date="2022-08-18T13:28:00Z"/>
                <w:rFonts w:ascii="Times New Roman" w:eastAsia="Times New Roman" w:hAnsi="Times New Roman" w:cs="David"/>
                <w:sz w:val="24"/>
                <w:szCs w:val="24"/>
              </w:rPr>
            </w:pPr>
            <w:del w:id="185" w:author="Meryl Etman [2]" w:date="2022-08-18T13:28:00Z">
              <w:r w:rsidRPr="00217E81" w:rsidDel="00397883">
                <w:rPr>
                  <w:rFonts w:ascii="Times New Roman" w:eastAsia="Times New Roman" w:hAnsi="Times New Roman" w:cs="David"/>
                  <w:sz w:val="24"/>
                  <w:szCs w:val="24"/>
                  <w:rtl/>
                  <w:lang w:eastAsia="he-IL"/>
                </w:rPr>
                <w:delText>רשויות אחרות למתן אישור אכלוס, והסדרת אישור זה</w:delText>
              </w:r>
            </w:del>
          </w:p>
        </w:tc>
        <w:tc>
          <w:tcPr>
            <w:tcW w:w="1533" w:type="dxa"/>
          </w:tcPr>
          <w:p w14:paraId="58DD0543" w14:textId="26507D51" w:rsidR="00217E81" w:rsidRPr="00217E81" w:rsidDel="00397883" w:rsidRDefault="00217E81" w:rsidP="00217E81">
            <w:pPr>
              <w:widowControl w:val="0"/>
              <w:spacing w:before="0" w:beforeAutospacing="0" w:after="0" w:afterAutospacing="0" w:line="240" w:lineRule="auto"/>
              <w:jc w:val="right"/>
              <w:rPr>
                <w:del w:id="186" w:author="Meryl Etman [2]" w:date="2022-08-18T13:28:00Z"/>
                <w:rFonts w:ascii="Times New Roman" w:eastAsia="Times New Roman" w:hAnsi="Times New Roman" w:cs="David"/>
                <w:sz w:val="24"/>
                <w:szCs w:val="24"/>
              </w:rPr>
            </w:pPr>
          </w:p>
        </w:tc>
      </w:tr>
      <w:tr w:rsidR="00217E81" w:rsidRPr="00217E81" w:rsidDel="00397883" w14:paraId="78C27EEB" w14:textId="05AF72C3" w:rsidTr="00217E81">
        <w:trPr>
          <w:trHeight w:val="340"/>
          <w:del w:id="187" w:author="Meryl Etman [2]" w:date="2022-08-18T13:28:00Z"/>
        </w:trPr>
        <w:tc>
          <w:tcPr>
            <w:tcW w:w="1586" w:type="dxa"/>
          </w:tcPr>
          <w:p w14:paraId="073F82D3" w14:textId="67DEADCD" w:rsidR="00217E81" w:rsidRPr="00217E81" w:rsidDel="00397883" w:rsidRDefault="00217E81" w:rsidP="00217E81">
            <w:pPr>
              <w:widowControl w:val="0"/>
              <w:spacing w:before="0" w:beforeAutospacing="0" w:after="0" w:afterAutospacing="0" w:line="240" w:lineRule="auto"/>
              <w:ind w:right="360"/>
              <w:jc w:val="center"/>
              <w:rPr>
                <w:del w:id="188" w:author="Meryl Etman [2]" w:date="2022-08-18T13:28:00Z"/>
                <w:rFonts w:ascii="Times New Roman" w:eastAsia="Times New Roman" w:hAnsi="Times New Roman" w:cs="David"/>
                <w:sz w:val="24"/>
                <w:szCs w:val="24"/>
              </w:rPr>
            </w:pPr>
            <w:del w:id="189" w:author="Meryl Etman [2]" w:date="2022-08-18T13:28:00Z">
              <w:r w:rsidRPr="00217E81" w:rsidDel="00397883">
                <w:rPr>
                  <w:rFonts w:ascii="Times New Roman" w:eastAsia="Times New Roman" w:hAnsi="Times New Roman" w:cs="David" w:hint="cs"/>
                  <w:sz w:val="24"/>
                  <w:szCs w:val="24"/>
                  <w:rtl/>
                  <w:lang w:eastAsia="he-IL"/>
                </w:rPr>
                <w:delText>5%</w:delText>
              </w:r>
            </w:del>
          </w:p>
        </w:tc>
        <w:tc>
          <w:tcPr>
            <w:tcW w:w="6117" w:type="dxa"/>
          </w:tcPr>
          <w:p w14:paraId="2A8A889C" w14:textId="64BE9246" w:rsidR="00217E81" w:rsidRPr="00217E81" w:rsidDel="00397883" w:rsidRDefault="00217E81" w:rsidP="00217E81">
            <w:pPr>
              <w:widowControl w:val="0"/>
              <w:spacing w:before="0" w:beforeAutospacing="0" w:after="0" w:afterAutospacing="0" w:line="240" w:lineRule="auto"/>
              <w:ind w:left="397" w:right="360"/>
              <w:rPr>
                <w:del w:id="190" w:author="Meryl Etman [2]" w:date="2022-08-18T13:28:00Z"/>
                <w:rFonts w:ascii="Times New Roman" w:eastAsia="Times New Roman" w:hAnsi="Times New Roman" w:cs="David"/>
                <w:sz w:val="24"/>
                <w:szCs w:val="24"/>
              </w:rPr>
            </w:pPr>
            <w:del w:id="191" w:author="Meryl Etman [2]" w:date="2022-08-18T13:28:00Z">
              <w:r w:rsidRPr="00217E81" w:rsidDel="00397883">
                <w:rPr>
                  <w:rFonts w:ascii="Times New Roman" w:eastAsia="Times New Roman" w:hAnsi="Times New Roman" w:cs="David"/>
                  <w:sz w:val="24"/>
                  <w:szCs w:val="24"/>
                  <w:rtl/>
                  <w:lang w:eastAsia="he-IL"/>
                </w:rPr>
                <w:delText>לאחר סיום התחייבויות המתכנן לפי הסכם זה, השתתפות</w:delText>
              </w:r>
            </w:del>
          </w:p>
        </w:tc>
        <w:tc>
          <w:tcPr>
            <w:tcW w:w="1533" w:type="dxa"/>
          </w:tcPr>
          <w:p w14:paraId="1FA785BE" w14:textId="77AEBDAC" w:rsidR="00217E81" w:rsidRPr="00217E81" w:rsidDel="00397883" w:rsidRDefault="00217E81" w:rsidP="00217E81">
            <w:pPr>
              <w:widowControl w:val="0"/>
              <w:spacing w:before="0" w:beforeAutospacing="0" w:after="0" w:afterAutospacing="0" w:line="240" w:lineRule="auto"/>
              <w:jc w:val="right"/>
              <w:rPr>
                <w:del w:id="192" w:author="Meryl Etman [2]" w:date="2022-08-18T13:28:00Z"/>
                <w:rFonts w:ascii="Times New Roman" w:eastAsia="Times New Roman" w:hAnsi="Times New Roman" w:cs="David"/>
                <w:sz w:val="24"/>
                <w:szCs w:val="24"/>
              </w:rPr>
            </w:pPr>
            <w:del w:id="193" w:author="Meryl Etman [2]" w:date="2022-08-18T13:28:00Z">
              <w:r w:rsidRPr="00217E81" w:rsidDel="00397883">
                <w:rPr>
                  <w:rFonts w:ascii="Times New Roman" w:eastAsia="Times New Roman" w:hAnsi="Times New Roman" w:cs="David"/>
                  <w:sz w:val="24"/>
                  <w:szCs w:val="24"/>
                  <w:rtl/>
                </w:rPr>
                <w:delText>1.</w:delText>
              </w:r>
              <w:r w:rsidRPr="00217E81" w:rsidDel="00397883">
                <w:rPr>
                  <w:rFonts w:ascii="Times New Roman" w:eastAsia="Times New Roman" w:hAnsi="Times New Roman" w:cs="David" w:hint="cs"/>
                  <w:sz w:val="24"/>
                  <w:szCs w:val="24"/>
                  <w:rtl/>
                </w:rPr>
                <w:delText>6</w:delText>
              </w:r>
            </w:del>
          </w:p>
        </w:tc>
      </w:tr>
      <w:tr w:rsidR="00217E81" w:rsidRPr="00217E81" w:rsidDel="00397883" w14:paraId="53D1AA19" w14:textId="3840CB84" w:rsidTr="00217E81">
        <w:trPr>
          <w:trHeight w:val="340"/>
          <w:del w:id="194" w:author="Meryl Etman [2]" w:date="2022-08-18T13:28:00Z"/>
        </w:trPr>
        <w:tc>
          <w:tcPr>
            <w:tcW w:w="1586" w:type="dxa"/>
          </w:tcPr>
          <w:p w14:paraId="588C06B7" w14:textId="36D25F4F" w:rsidR="00217E81" w:rsidRPr="00217E81" w:rsidDel="00397883" w:rsidRDefault="00217E81" w:rsidP="00217E81">
            <w:pPr>
              <w:widowControl w:val="0"/>
              <w:spacing w:before="0" w:beforeAutospacing="0" w:after="0" w:afterAutospacing="0" w:line="240" w:lineRule="auto"/>
              <w:ind w:right="360"/>
              <w:jc w:val="center"/>
              <w:rPr>
                <w:del w:id="195" w:author="Meryl Etman [2]" w:date="2022-08-18T13:28:00Z"/>
                <w:rFonts w:ascii="Times New Roman" w:eastAsia="Times New Roman" w:hAnsi="Times New Roman" w:cs="David"/>
                <w:sz w:val="24"/>
                <w:szCs w:val="24"/>
              </w:rPr>
            </w:pPr>
          </w:p>
        </w:tc>
        <w:tc>
          <w:tcPr>
            <w:tcW w:w="6117" w:type="dxa"/>
          </w:tcPr>
          <w:p w14:paraId="0EEA7260" w14:textId="3F9F2394" w:rsidR="00217E81" w:rsidRPr="00217E81" w:rsidDel="00397883" w:rsidRDefault="00217E81" w:rsidP="00217E81">
            <w:pPr>
              <w:widowControl w:val="0"/>
              <w:spacing w:before="0" w:beforeAutospacing="0" w:after="0" w:afterAutospacing="0" w:line="240" w:lineRule="auto"/>
              <w:ind w:left="397" w:right="360"/>
              <w:rPr>
                <w:del w:id="196" w:author="Meryl Etman [2]" w:date="2022-08-18T13:28:00Z"/>
                <w:rFonts w:ascii="Times New Roman" w:eastAsia="Times New Roman" w:hAnsi="Times New Roman" w:cs="David"/>
                <w:sz w:val="24"/>
                <w:szCs w:val="24"/>
              </w:rPr>
            </w:pPr>
            <w:del w:id="197" w:author="Meryl Etman [2]" w:date="2022-08-18T13:28:00Z">
              <w:r w:rsidRPr="00217E81" w:rsidDel="00397883">
                <w:rPr>
                  <w:rFonts w:ascii="Times New Roman" w:eastAsia="Times New Roman" w:hAnsi="Times New Roman" w:cs="David"/>
                  <w:sz w:val="24"/>
                  <w:szCs w:val="24"/>
                  <w:rtl/>
                  <w:lang w:eastAsia="he-IL"/>
                </w:rPr>
                <w:delText xml:space="preserve">בסיור ביקורת של גורמי </w:delText>
              </w:r>
              <w:r w:rsidRPr="00217E81" w:rsidDel="00397883">
                <w:rPr>
                  <w:rFonts w:ascii="Times New Roman" w:eastAsia="Times New Roman" w:hAnsi="Times New Roman" w:cs="David" w:hint="cs"/>
                  <w:sz w:val="24"/>
                  <w:szCs w:val="24"/>
                  <w:rtl/>
                  <w:lang w:eastAsia="he-IL"/>
                </w:rPr>
                <w:delText xml:space="preserve">פיקוד העורף </w:delText>
              </w:r>
              <w:r w:rsidRPr="00217E81" w:rsidDel="00397883">
                <w:rPr>
                  <w:rFonts w:ascii="Times New Roman" w:eastAsia="Times New Roman" w:hAnsi="Times New Roman" w:cs="David"/>
                  <w:sz w:val="24"/>
                  <w:szCs w:val="24"/>
                  <w:rtl/>
                  <w:lang w:eastAsia="he-IL"/>
                </w:rPr>
                <w:delText xml:space="preserve">ו/או רשויות אחרות </w:delText>
              </w:r>
            </w:del>
          </w:p>
        </w:tc>
        <w:tc>
          <w:tcPr>
            <w:tcW w:w="1533" w:type="dxa"/>
          </w:tcPr>
          <w:p w14:paraId="533282D3" w14:textId="5724C25A" w:rsidR="00217E81" w:rsidRPr="00217E81" w:rsidDel="00397883" w:rsidRDefault="00217E81" w:rsidP="00217E81">
            <w:pPr>
              <w:widowControl w:val="0"/>
              <w:spacing w:before="0" w:beforeAutospacing="0" w:after="0" w:afterAutospacing="0" w:line="240" w:lineRule="auto"/>
              <w:jc w:val="right"/>
              <w:rPr>
                <w:del w:id="198" w:author="Meryl Etman [2]" w:date="2022-08-18T13:28:00Z"/>
                <w:rFonts w:ascii="Times New Roman" w:eastAsia="Times New Roman" w:hAnsi="Times New Roman" w:cs="David"/>
                <w:sz w:val="24"/>
                <w:szCs w:val="24"/>
              </w:rPr>
            </w:pPr>
          </w:p>
        </w:tc>
      </w:tr>
      <w:tr w:rsidR="00217E81" w:rsidRPr="00217E81" w:rsidDel="00397883" w14:paraId="65B9803C" w14:textId="12AD4FD3" w:rsidTr="00217E81">
        <w:trPr>
          <w:trHeight w:val="340"/>
          <w:del w:id="199" w:author="Meryl Etman [2]" w:date="2022-08-18T13:28:00Z"/>
        </w:trPr>
        <w:tc>
          <w:tcPr>
            <w:tcW w:w="1586" w:type="dxa"/>
          </w:tcPr>
          <w:p w14:paraId="2D776BEE" w14:textId="28CC521C" w:rsidR="00217E81" w:rsidRPr="00217E81" w:rsidDel="00397883" w:rsidRDefault="00217E81" w:rsidP="00217E81">
            <w:pPr>
              <w:widowControl w:val="0"/>
              <w:spacing w:before="0" w:beforeAutospacing="0" w:after="0" w:afterAutospacing="0" w:line="240" w:lineRule="auto"/>
              <w:ind w:right="360"/>
              <w:jc w:val="center"/>
              <w:rPr>
                <w:del w:id="200" w:author="Meryl Etman [2]" w:date="2022-08-18T13:28:00Z"/>
                <w:rFonts w:ascii="Times New Roman" w:eastAsia="Times New Roman" w:hAnsi="Times New Roman" w:cs="David"/>
                <w:sz w:val="24"/>
                <w:szCs w:val="24"/>
                <w:rtl/>
              </w:rPr>
            </w:pPr>
          </w:p>
        </w:tc>
        <w:tc>
          <w:tcPr>
            <w:tcW w:w="6117" w:type="dxa"/>
          </w:tcPr>
          <w:p w14:paraId="5974640C" w14:textId="4176B6C4" w:rsidR="00217E81" w:rsidRPr="00217E81" w:rsidDel="00397883" w:rsidRDefault="00217E81" w:rsidP="00217E81">
            <w:pPr>
              <w:widowControl w:val="0"/>
              <w:spacing w:before="0" w:beforeAutospacing="0" w:after="0" w:afterAutospacing="0" w:line="240" w:lineRule="auto"/>
              <w:ind w:left="397" w:right="360"/>
              <w:rPr>
                <w:del w:id="201" w:author="Meryl Etman [2]" w:date="2022-08-18T13:28:00Z"/>
                <w:rFonts w:ascii="Times New Roman" w:eastAsia="Times New Roman" w:hAnsi="Times New Roman" w:cs="David"/>
                <w:sz w:val="24"/>
                <w:szCs w:val="24"/>
              </w:rPr>
            </w:pPr>
            <w:del w:id="202" w:author="Meryl Etman [2]" w:date="2022-08-18T13:28:00Z">
              <w:r w:rsidRPr="00217E81" w:rsidDel="00397883">
                <w:rPr>
                  <w:rFonts w:ascii="Times New Roman" w:eastAsia="Times New Roman" w:hAnsi="Times New Roman" w:cs="David"/>
                  <w:sz w:val="24"/>
                  <w:szCs w:val="24"/>
                  <w:rtl/>
                  <w:lang w:eastAsia="he-IL"/>
                </w:rPr>
                <w:delText>למתן תעודת גמר, הסדרת אישו</w:delText>
              </w:r>
              <w:r w:rsidRPr="00217E81" w:rsidDel="00397883">
                <w:rPr>
                  <w:rFonts w:ascii="Times New Roman" w:eastAsia="Times New Roman" w:hAnsi="Times New Roman" w:cs="David" w:hint="cs"/>
                  <w:sz w:val="24"/>
                  <w:szCs w:val="24"/>
                  <w:rtl/>
                  <w:lang w:eastAsia="he-IL"/>
                </w:rPr>
                <w:delText>ר</w:delText>
              </w:r>
              <w:r w:rsidRPr="00217E81" w:rsidDel="00397883">
                <w:rPr>
                  <w:rFonts w:ascii="Times New Roman" w:eastAsia="Times New Roman" w:hAnsi="Times New Roman" w:cs="David"/>
                  <w:sz w:val="24"/>
                  <w:szCs w:val="24"/>
                  <w:rtl/>
                  <w:lang w:eastAsia="he-IL"/>
                </w:rPr>
                <w:delText xml:space="preserve"> זה ואישור המתכנן בכתב</w:delText>
              </w:r>
            </w:del>
          </w:p>
        </w:tc>
        <w:tc>
          <w:tcPr>
            <w:tcW w:w="1533" w:type="dxa"/>
          </w:tcPr>
          <w:p w14:paraId="612F1159" w14:textId="024E58B2" w:rsidR="00217E81" w:rsidRPr="00217E81" w:rsidDel="00397883" w:rsidRDefault="00217E81" w:rsidP="00217E81">
            <w:pPr>
              <w:widowControl w:val="0"/>
              <w:spacing w:before="0" w:beforeAutospacing="0" w:after="0" w:afterAutospacing="0" w:line="240" w:lineRule="auto"/>
              <w:jc w:val="right"/>
              <w:rPr>
                <w:del w:id="203" w:author="Meryl Etman [2]" w:date="2022-08-18T13:28:00Z"/>
                <w:rFonts w:ascii="Times New Roman" w:eastAsia="Times New Roman" w:hAnsi="Times New Roman" w:cs="David"/>
                <w:sz w:val="24"/>
                <w:szCs w:val="24"/>
              </w:rPr>
            </w:pPr>
          </w:p>
        </w:tc>
      </w:tr>
      <w:tr w:rsidR="00217E81" w:rsidRPr="00217E81" w:rsidDel="00397883" w14:paraId="3AAFCC4F" w14:textId="73835A90" w:rsidTr="00217E81">
        <w:trPr>
          <w:trHeight w:val="340"/>
          <w:del w:id="204" w:author="Meryl Etman [2]" w:date="2022-08-18T13:28:00Z"/>
        </w:trPr>
        <w:tc>
          <w:tcPr>
            <w:tcW w:w="1586" w:type="dxa"/>
          </w:tcPr>
          <w:p w14:paraId="18797622" w14:textId="1DDC1D1C" w:rsidR="00217E81" w:rsidRPr="00217E81" w:rsidDel="00397883" w:rsidRDefault="00217E81" w:rsidP="00217E81">
            <w:pPr>
              <w:widowControl w:val="0"/>
              <w:spacing w:before="0" w:beforeAutospacing="0" w:after="0" w:afterAutospacing="0" w:line="240" w:lineRule="auto"/>
              <w:ind w:right="360"/>
              <w:jc w:val="center"/>
              <w:rPr>
                <w:del w:id="205" w:author="Meryl Etman [2]" w:date="2022-08-18T13:28:00Z"/>
                <w:rFonts w:ascii="Times New Roman" w:eastAsia="Times New Roman" w:hAnsi="Times New Roman" w:cs="David"/>
                <w:sz w:val="24"/>
                <w:szCs w:val="24"/>
                <w:rtl/>
              </w:rPr>
            </w:pPr>
          </w:p>
        </w:tc>
        <w:tc>
          <w:tcPr>
            <w:tcW w:w="6117" w:type="dxa"/>
          </w:tcPr>
          <w:p w14:paraId="06B5C541" w14:textId="20558248" w:rsidR="00217E81" w:rsidRPr="00217E81" w:rsidDel="00397883" w:rsidRDefault="00217E81" w:rsidP="00217E81">
            <w:pPr>
              <w:widowControl w:val="0"/>
              <w:spacing w:before="0" w:beforeAutospacing="0" w:after="0" w:afterAutospacing="0" w:line="240" w:lineRule="auto"/>
              <w:ind w:left="397" w:right="360"/>
              <w:rPr>
                <w:del w:id="206" w:author="Meryl Etman [2]" w:date="2022-08-18T13:28:00Z"/>
                <w:rFonts w:ascii="Times New Roman" w:eastAsia="Times New Roman" w:hAnsi="Times New Roman" w:cs="David"/>
                <w:sz w:val="24"/>
                <w:szCs w:val="24"/>
                <w:rtl/>
              </w:rPr>
            </w:pPr>
            <w:del w:id="207" w:author="Meryl Etman [2]" w:date="2022-08-18T13:28:00Z">
              <w:r w:rsidRPr="00217E81" w:rsidDel="00397883">
                <w:rPr>
                  <w:rFonts w:ascii="Times New Roman" w:eastAsia="Times New Roman" w:hAnsi="Times New Roman" w:cs="David"/>
                  <w:sz w:val="24"/>
                  <w:szCs w:val="24"/>
                  <w:rtl/>
                  <w:lang w:eastAsia="he-IL"/>
                </w:rPr>
                <w:delText>לביצוע העבודות בהתאם לתכניותיו, הנחיותיו, תקנים</w:delText>
              </w:r>
              <w:r w:rsidRPr="00217E81" w:rsidDel="00397883">
                <w:rPr>
                  <w:rFonts w:ascii="Times New Roman" w:eastAsia="Times New Roman" w:hAnsi="Times New Roman" w:cs="David" w:hint="cs"/>
                  <w:sz w:val="24"/>
                  <w:szCs w:val="24"/>
                  <w:rtl/>
                </w:rPr>
                <w:delText xml:space="preserve"> רלוונטיים ולשביעות רצונו</w:delText>
              </w:r>
            </w:del>
          </w:p>
        </w:tc>
        <w:tc>
          <w:tcPr>
            <w:tcW w:w="1533" w:type="dxa"/>
          </w:tcPr>
          <w:p w14:paraId="065D0C5C" w14:textId="0B73C619" w:rsidR="00217E81" w:rsidRPr="00217E81" w:rsidDel="00397883" w:rsidRDefault="00217E81" w:rsidP="00217E81">
            <w:pPr>
              <w:widowControl w:val="0"/>
              <w:spacing w:before="0" w:beforeAutospacing="0" w:after="0" w:afterAutospacing="0" w:line="240" w:lineRule="auto"/>
              <w:jc w:val="right"/>
              <w:rPr>
                <w:del w:id="208" w:author="Meryl Etman [2]" w:date="2022-08-18T13:28:00Z"/>
                <w:rFonts w:ascii="Times New Roman" w:eastAsia="Times New Roman" w:hAnsi="Times New Roman" w:cs="David"/>
                <w:sz w:val="24"/>
                <w:szCs w:val="24"/>
                <w:rtl/>
              </w:rPr>
            </w:pPr>
          </w:p>
        </w:tc>
      </w:tr>
      <w:tr w:rsidR="00217E81" w:rsidRPr="00217E81" w:rsidDel="00397883" w14:paraId="7919FCC1" w14:textId="672F2876" w:rsidTr="00217E81">
        <w:trPr>
          <w:trHeight w:val="340"/>
          <w:del w:id="209" w:author="Meryl Etman [2]" w:date="2022-08-18T13:28:00Z"/>
        </w:trPr>
        <w:tc>
          <w:tcPr>
            <w:tcW w:w="1586" w:type="dxa"/>
          </w:tcPr>
          <w:p w14:paraId="053DD6F5" w14:textId="0E58BEA0" w:rsidR="00217E81" w:rsidRPr="00217E81" w:rsidDel="00397883" w:rsidRDefault="00217E81" w:rsidP="00217E81">
            <w:pPr>
              <w:widowControl w:val="0"/>
              <w:spacing w:before="0" w:beforeAutospacing="0" w:after="0" w:afterAutospacing="0" w:line="240" w:lineRule="auto"/>
              <w:ind w:right="360"/>
              <w:jc w:val="center"/>
              <w:rPr>
                <w:del w:id="210" w:author="Meryl Etman [2]" w:date="2022-08-18T13:28:00Z"/>
                <w:rFonts w:ascii="Times New Roman" w:eastAsia="Times New Roman" w:hAnsi="Times New Roman" w:cs="David"/>
                <w:sz w:val="14"/>
                <w:szCs w:val="14"/>
                <w:rtl/>
              </w:rPr>
            </w:pPr>
          </w:p>
          <w:p w14:paraId="306C29D4" w14:textId="113629F8" w:rsidR="00217E81" w:rsidRPr="00217E81" w:rsidDel="00397883" w:rsidRDefault="00217E81" w:rsidP="00217E81">
            <w:pPr>
              <w:widowControl w:val="0"/>
              <w:spacing w:before="0" w:beforeAutospacing="0" w:after="0" w:afterAutospacing="0" w:line="240" w:lineRule="auto"/>
              <w:ind w:right="360"/>
              <w:jc w:val="center"/>
              <w:rPr>
                <w:del w:id="211" w:author="Meryl Etman [2]" w:date="2022-08-18T13:28:00Z"/>
                <w:rFonts w:ascii="Times New Roman" w:eastAsia="Times New Roman" w:hAnsi="Times New Roman" w:cs="David"/>
                <w:sz w:val="24"/>
                <w:szCs w:val="24"/>
                <w:rtl/>
              </w:rPr>
            </w:pPr>
            <w:del w:id="212" w:author="Meryl Etman [2]" w:date="2022-08-18T13:28:00Z">
              <w:r w:rsidRPr="00217E81" w:rsidDel="00397883">
                <w:rPr>
                  <w:rFonts w:ascii="Times New Roman" w:eastAsia="Times New Roman" w:hAnsi="Times New Roman" w:cs="David" w:hint="cs"/>
                  <w:sz w:val="24"/>
                  <w:szCs w:val="24"/>
                  <w:rtl/>
                </w:rPr>
                <w:delText>5%</w:delText>
              </w:r>
            </w:del>
          </w:p>
        </w:tc>
        <w:tc>
          <w:tcPr>
            <w:tcW w:w="6117" w:type="dxa"/>
          </w:tcPr>
          <w:p w14:paraId="408D8607" w14:textId="3CAE121C" w:rsidR="00217E81" w:rsidRPr="00217E81" w:rsidDel="00397883" w:rsidRDefault="00217E81" w:rsidP="00217E81">
            <w:pPr>
              <w:widowControl w:val="0"/>
              <w:spacing w:before="0" w:beforeAutospacing="0" w:after="0" w:afterAutospacing="0" w:line="240" w:lineRule="auto"/>
              <w:ind w:left="397" w:right="360"/>
              <w:rPr>
                <w:del w:id="213" w:author="Meryl Etman [2]" w:date="2022-08-18T13:28:00Z"/>
                <w:rFonts w:ascii="Times New Roman" w:eastAsia="Times New Roman" w:hAnsi="Times New Roman" w:cs="David"/>
                <w:sz w:val="14"/>
                <w:szCs w:val="14"/>
                <w:rtl/>
                <w:lang w:eastAsia="he-IL"/>
              </w:rPr>
            </w:pPr>
          </w:p>
          <w:p w14:paraId="105B967C" w14:textId="65F4D90C" w:rsidR="00217E81" w:rsidRPr="00217E81" w:rsidDel="00397883" w:rsidRDefault="00217E81" w:rsidP="00217E81">
            <w:pPr>
              <w:widowControl w:val="0"/>
              <w:spacing w:before="0" w:beforeAutospacing="0" w:after="0" w:afterAutospacing="0" w:line="240" w:lineRule="auto"/>
              <w:ind w:left="397" w:right="360"/>
              <w:rPr>
                <w:del w:id="214" w:author="Meryl Etman [2]" w:date="2022-08-18T13:28:00Z"/>
                <w:rFonts w:ascii="Times New Roman" w:eastAsia="Times New Roman" w:hAnsi="Times New Roman" w:cs="David"/>
                <w:sz w:val="24"/>
                <w:szCs w:val="24"/>
                <w:rtl/>
                <w:lang w:eastAsia="he-IL"/>
              </w:rPr>
            </w:pPr>
            <w:del w:id="215" w:author="Meryl Etman [2]" w:date="2022-08-18T13:28:00Z">
              <w:r w:rsidRPr="00217E81" w:rsidDel="00397883">
                <w:rPr>
                  <w:rFonts w:ascii="Times New Roman" w:eastAsia="Times New Roman" w:hAnsi="Times New Roman" w:cs="David" w:hint="cs"/>
                  <w:sz w:val="24"/>
                  <w:szCs w:val="24"/>
                  <w:rtl/>
                  <w:lang w:eastAsia="he-IL"/>
                </w:rPr>
                <w:delText>בתום שנת הבדק</w:delText>
              </w:r>
            </w:del>
          </w:p>
        </w:tc>
        <w:tc>
          <w:tcPr>
            <w:tcW w:w="1533" w:type="dxa"/>
          </w:tcPr>
          <w:p w14:paraId="24A8C1A7" w14:textId="1FBB155C" w:rsidR="00217E81" w:rsidRPr="00217E81" w:rsidDel="00397883" w:rsidRDefault="00217E81" w:rsidP="00217E81">
            <w:pPr>
              <w:widowControl w:val="0"/>
              <w:spacing w:before="0" w:beforeAutospacing="0" w:after="0" w:afterAutospacing="0" w:line="240" w:lineRule="auto"/>
              <w:jc w:val="right"/>
              <w:rPr>
                <w:del w:id="216" w:author="Meryl Etman [2]" w:date="2022-08-18T13:28:00Z"/>
                <w:rFonts w:ascii="Times New Roman" w:eastAsia="Times New Roman" w:hAnsi="Times New Roman" w:cs="David"/>
                <w:sz w:val="24"/>
                <w:szCs w:val="24"/>
                <w:rtl/>
              </w:rPr>
            </w:pPr>
            <w:del w:id="217" w:author="Meryl Etman [2]" w:date="2022-08-18T13:28:00Z">
              <w:r w:rsidRPr="00217E81" w:rsidDel="00397883">
                <w:rPr>
                  <w:rFonts w:ascii="Times New Roman" w:eastAsia="Times New Roman" w:hAnsi="Times New Roman" w:cs="David"/>
                  <w:sz w:val="24"/>
                  <w:szCs w:val="24"/>
                  <w:rtl/>
                </w:rPr>
                <w:delText>1.</w:delText>
              </w:r>
              <w:r w:rsidRPr="00217E81" w:rsidDel="00397883">
                <w:rPr>
                  <w:rFonts w:ascii="Times New Roman" w:eastAsia="Times New Roman" w:hAnsi="Times New Roman" w:cs="David" w:hint="cs"/>
                  <w:sz w:val="24"/>
                  <w:szCs w:val="24"/>
                  <w:rtl/>
                </w:rPr>
                <w:delText>7</w:delText>
              </w:r>
            </w:del>
          </w:p>
        </w:tc>
      </w:tr>
      <w:tr w:rsidR="00217E81" w:rsidRPr="00217E81" w:rsidDel="00397883" w14:paraId="52860A16" w14:textId="3929E080" w:rsidTr="00217E81">
        <w:trPr>
          <w:del w:id="218" w:author="Meryl Etman [2]" w:date="2022-08-18T13:28:00Z"/>
        </w:trPr>
        <w:tc>
          <w:tcPr>
            <w:tcW w:w="1586" w:type="dxa"/>
          </w:tcPr>
          <w:p w14:paraId="75027730" w14:textId="17301FFF" w:rsidR="00217E81" w:rsidRPr="00217E81" w:rsidDel="00397883" w:rsidRDefault="00217E81" w:rsidP="00217E81">
            <w:pPr>
              <w:widowControl w:val="0"/>
              <w:spacing w:before="0" w:beforeAutospacing="0" w:after="0" w:afterAutospacing="0" w:line="240" w:lineRule="auto"/>
              <w:ind w:right="360"/>
              <w:rPr>
                <w:del w:id="219" w:author="Meryl Etman [2]" w:date="2022-08-18T13:28:00Z"/>
                <w:rFonts w:ascii="Times New Roman" w:eastAsia="Times New Roman" w:hAnsi="Times New Roman" w:cs="David"/>
                <w:sz w:val="24"/>
                <w:szCs w:val="24"/>
              </w:rPr>
            </w:pPr>
          </w:p>
        </w:tc>
        <w:tc>
          <w:tcPr>
            <w:tcW w:w="6117" w:type="dxa"/>
          </w:tcPr>
          <w:p w14:paraId="7AA36F09" w14:textId="2C48270B" w:rsidR="00217E81" w:rsidRPr="00217E81" w:rsidDel="00397883" w:rsidRDefault="00217E81" w:rsidP="00217E81">
            <w:pPr>
              <w:widowControl w:val="0"/>
              <w:spacing w:before="0" w:beforeAutospacing="0" w:after="0" w:afterAutospacing="0" w:line="240" w:lineRule="auto"/>
              <w:ind w:right="360"/>
              <w:rPr>
                <w:del w:id="220" w:author="Meryl Etman [2]" w:date="2022-08-18T13:28:00Z"/>
                <w:rFonts w:ascii="Times New Roman" w:eastAsia="Times New Roman" w:hAnsi="Times New Roman" w:cs="David"/>
                <w:sz w:val="24"/>
                <w:szCs w:val="24"/>
              </w:rPr>
            </w:pPr>
          </w:p>
        </w:tc>
        <w:tc>
          <w:tcPr>
            <w:tcW w:w="1533" w:type="dxa"/>
          </w:tcPr>
          <w:p w14:paraId="6AE79D2F" w14:textId="670EADAE" w:rsidR="00217E81" w:rsidRPr="00217E81" w:rsidDel="00397883" w:rsidRDefault="00217E81" w:rsidP="00217E81">
            <w:pPr>
              <w:widowControl w:val="0"/>
              <w:spacing w:before="0" w:beforeAutospacing="0" w:after="0" w:afterAutospacing="0" w:line="240" w:lineRule="auto"/>
              <w:jc w:val="right"/>
              <w:rPr>
                <w:del w:id="221" w:author="Meryl Etman [2]" w:date="2022-08-18T13:28:00Z"/>
                <w:rFonts w:ascii="Times New Roman" w:eastAsia="Times New Roman" w:hAnsi="Times New Roman" w:cs="David"/>
                <w:sz w:val="24"/>
                <w:szCs w:val="24"/>
              </w:rPr>
            </w:pPr>
          </w:p>
        </w:tc>
      </w:tr>
    </w:tbl>
    <w:p w14:paraId="7B3DCB20"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0CA6825D"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6AE3E77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33136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67CFEC2"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446413A"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0641258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C48EB75" w14:textId="012607CE"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del w:id="222" w:author="Meryl Etman [2]" w:date="2022-08-18T13:29:00Z">
        <w:r w:rsidRPr="00217E81" w:rsidDel="00397883">
          <w:rPr>
            <w:rFonts w:ascii="Times New Roman" w:eastAsia="Times New Roman" w:hAnsi="Times New Roman" w:cs="David"/>
            <w:sz w:val="24"/>
            <w:szCs w:val="24"/>
            <w:rtl/>
            <w:lang w:eastAsia="he-IL"/>
          </w:rPr>
          <w:delText>הגשת החשבונות תתבצע תוך הטענתם לתיקיית "חשבונות מוגשים" במערכת ה-</w:delText>
        </w:r>
        <w:r w:rsidRPr="00217E81" w:rsidDel="00397883">
          <w:rPr>
            <w:rFonts w:ascii="Times New Roman" w:eastAsia="Times New Roman" w:hAnsi="Times New Roman" w:cs="David" w:hint="cs"/>
            <w:sz w:val="24"/>
            <w:szCs w:val="24"/>
            <w:rtl/>
            <w:lang w:eastAsia="he-IL"/>
          </w:rPr>
          <w:delText xml:space="preserve"> </w:delText>
        </w:r>
        <w:r w:rsidRPr="00217E81" w:rsidDel="00397883">
          <w:rPr>
            <w:rFonts w:ascii="Times New Roman" w:eastAsia="Times New Roman" w:hAnsi="Times New Roman" w:cs="David"/>
            <w:sz w:val="24"/>
            <w:szCs w:val="24"/>
            <w:lang w:eastAsia="he-IL"/>
          </w:rPr>
          <w:delText>view</w:delText>
        </w:r>
        <w:r w:rsidRPr="00217E81" w:rsidDel="00397883">
          <w:rPr>
            <w:rFonts w:ascii="Times New Roman" w:eastAsia="Times New Roman" w:hAnsi="Times New Roman" w:cs="David"/>
            <w:sz w:val="24"/>
            <w:szCs w:val="24"/>
            <w:rtl/>
            <w:lang w:eastAsia="he-IL"/>
          </w:rPr>
          <w:delText>@ ויידוע המנהל בהתאם. מובהר כי הטענת החשבון למערכת מהווה תנאי לטיפול בו</w:delText>
        </w:r>
      </w:del>
      <w:ins w:id="223" w:author="Meryl Etman [2]" w:date="2022-08-18T13:29:00Z">
        <w:r w:rsidR="00397883">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sz w:val="24"/>
          <w:szCs w:val="24"/>
          <w:rtl/>
          <w:lang w:eastAsia="he-IL"/>
        </w:rPr>
        <w:t>.</w:t>
      </w:r>
    </w:p>
    <w:p w14:paraId="647DAB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2204A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819B71C"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D92A6B5"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E12390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C23BCFA"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6215BC6D"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76EA9A3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12BB435" w14:textId="06444E55" w:rsidR="00AA7633" w:rsidRPr="00AA7633" w:rsidRDefault="00024D9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224" w:author="Meryl Etman [2]" w:date="2022-08-18T13:29:00Z">
              <w:pPr>
                <w:widowControl w:val="0"/>
                <w:spacing w:before="0" w:beforeAutospacing="0" w:after="0" w:afterAutospacing="0" w:line="240" w:lineRule="auto"/>
                <w:jc w:val="both"/>
              </w:pPr>
            </w:pPrChange>
          </w:pPr>
          <w:ins w:id="225" w:author="Meryl Etman" w:date="2022-08-18T11:25: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24AD28F3"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2208C7F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5ED53AF"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3CB03671"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256D09" w14:textId="72AED053"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26"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27"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28"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69D4BFE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D294ED" w14:textId="497256F5"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29"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חוזה מיגון </w:t>
          </w:r>
          <w:proofErr w:type="spellStart"/>
          <w:r>
            <w:rPr>
              <w:rFonts w:ascii="Times New Roman" w:eastAsia="Times New Roman" w:hAnsi="Times New Roman" w:cs="David" w:hint="cs"/>
              <w:bCs/>
              <w:color w:val="00B0F0"/>
              <w:sz w:val="24"/>
              <w:szCs w:val="24"/>
              <w:rtl/>
              <w:lang w:eastAsia="he-IL"/>
            </w:rPr>
            <w:t>ומיקלוט</w:t>
          </w:r>
          <w:proofErr w:type="spellEnd"/>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0" w:author="Meryl Etman" w:date="2022-08-18T11:24:00Z">
            <w:r w:rsidR="00024D99">
              <w:rPr>
                <w:rFonts w:ascii="Times New Roman" w:eastAsia="Times New Roman" w:hAnsi="Times New Roman" w:cs="David" w:hint="cs"/>
                <w:bCs/>
                <w:color w:val="008000"/>
                <w:sz w:val="24"/>
                <w:szCs w:val="24"/>
                <w:rtl/>
                <w:lang w:eastAsia="he-IL"/>
              </w:rPr>
              <w:t>סביוני גבעת שמואל מגרשים 1006-1007</w:t>
            </w:r>
          </w:ins>
        </w:sdtContent>
      </w:sdt>
      <w:r w:rsidRPr="00AA7633">
        <w:rPr>
          <w:rFonts w:ascii="Times New Roman" w:eastAsia="Times New Roman" w:hAnsi="Times New Roman" w:cs="David" w:hint="cs"/>
          <w:color w:val="008000"/>
          <w:sz w:val="24"/>
          <w:szCs w:val="24"/>
          <w:rtl/>
          <w:lang w:eastAsia="he-IL"/>
        </w:rPr>
        <w:t>.</w:t>
      </w:r>
    </w:p>
    <w:p w14:paraId="26A80EA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480719" w14:textId="01205EF8"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31"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1E45146A"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B2CE12D" w14:textId="14A153DA"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32"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63C75DC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266753C"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FAC70FC"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776CDA"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197EA5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0520D5"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BC96B7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2B87BE"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46037EFB"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2B3FCC"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93B3C12" w14:textId="200FF38F"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33"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p>
    <w:p w14:paraId="407C328A"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7ABB43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112DAB41"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200F871A"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0EBEA38D"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4295070E"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3C6BB7"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F6DE9E0" w14:textId="77777777" w:rsidR="00397883" w:rsidRDefault="00397883">
      <w:pPr>
        <w:bidi w:val="0"/>
        <w:spacing w:before="0" w:beforeAutospacing="0" w:after="160" w:afterAutospacing="0" w:line="259" w:lineRule="auto"/>
        <w:rPr>
          <w:ins w:id="234" w:author="Meryl Etman [2]" w:date="2022-08-18T13:29:00Z"/>
          <w:rFonts w:ascii="Times New Roman" w:eastAsia="Times New Roman" w:hAnsi="Times New Roman" w:cs="David"/>
          <w:bCs/>
          <w:sz w:val="20"/>
          <w:szCs w:val="24"/>
          <w:u w:val="single"/>
          <w:rtl/>
          <w:lang w:eastAsia="he-IL"/>
        </w:rPr>
      </w:pPr>
      <w:ins w:id="235" w:author="Meryl Etman [2]" w:date="2022-08-18T13:29:00Z">
        <w:r>
          <w:rPr>
            <w:rFonts w:ascii="Times New Roman" w:eastAsia="Times New Roman" w:hAnsi="Times New Roman" w:cs="David"/>
            <w:bCs/>
            <w:sz w:val="20"/>
            <w:szCs w:val="24"/>
            <w:u w:val="single"/>
            <w:rtl/>
            <w:lang w:eastAsia="he-IL"/>
          </w:rPr>
          <w:br w:type="page"/>
        </w:r>
      </w:ins>
    </w:p>
    <w:p w14:paraId="2AFD3E33" w14:textId="2F00DEBE"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047E186"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70A3B7F4"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3D50985"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EDB1327"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257A7EDC"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7618088"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228CCD9B"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EB871E1"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4F56B8D"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62BDD82"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BDDA389"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0D79A68"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A4B673E"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9C478BC"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1589B83"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6F52DAE9"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8A51341"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FE09322"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003CCBE9"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579561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AE9A3C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106CC278"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767491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3FAC6DE1"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76D2ACB"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20F863C"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89D997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1164D9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6178063E"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55003584"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411EE8F"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EF9A31D"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9F36E19"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p>
          <w:p w14:paraId="5AD37166"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CB2385B"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C29073F"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p>
          <w:p w14:paraId="2D07F665"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58459DC"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2E2E7E41"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549450A3"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8E66E6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B275D69"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374AC1" w14:textId="77777777" w:rsidR="00A37B0F" w:rsidRPr="0009511C" w:rsidRDefault="00A37B0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3B9E22" w14:textId="77777777" w:rsidR="00A37B0F" w:rsidRPr="0009511C" w:rsidRDefault="00A37B0F" w:rsidP="007F75C0">
            <w:pPr>
              <w:spacing w:before="0" w:beforeAutospacing="0" w:after="0" w:afterAutospacing="0" w:line="256" w:lineRule="auto"/>
              <w:rPr>
                <w:rFonts w:ascii="David" w:eastAsia="Calibri" w:hAnsi="David" w:cs="David"/>
                <w:b/>
                <w:sz w:val="24"/>
                <w:szCs w:val="24"/>
                <w:lang w:eastAsia="he-IL"/>
              </w:rPr>
            </w:pPr>
          </w:p>
        </w:tc>
      </w:tr>
      <w:tr w:rsidR="00A37B0F" w:rsidRPr="0009511C" w14:paraId="390A0667"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8AE5FDA"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49FF8AC"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813CD73" w14:textId="77777777" w:rsidR="00A37B0F" w:rsidRPr="0009511C" w:rsidRDefault="00A37B0F"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BDB55A" w14:textId="77777777" w:rsidR="00A37B0F" w:rsidRPr="0009511C" w:rsidRDefault="00A37B0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E33236" w14:textId="77777777" w:rsidR="00A37B0F" w:rsidRPr="0009511C" w:rsidRDefault="00A37B0F" w:rsidP="007F75C0">
            <w:pPr>
              <w:spacing w:before="0" w:beforeAutospacing="0" w:after="0" w:afterAutospacing="0" w:line="256" w:lineRule="auto"/>
              <w:rPr>
                <w:rFonts w:ascii="David" w:eastAsia="Calibri" w:hAnsi="David" w:cs="David"/>
                <w:b/>
                <w:sz w:val="24"/>
                <w:szCs w:val="24"/>
                <w:lang w:eastAsia="he-IL"/>
              </w:rPr>
            </w:pPr>
          </w:p>
        </w:tc>
      </w:tr>
    </w:tbl>
    <w:p w14:paraId="50A46D84"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577E23E8"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F0A417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403BC5E6"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D346588"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E27DB9C"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p w14:paraId="5A20DB45"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988B99D"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4583D1"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EDEC33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F3EA19"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268A81C"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060AA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6D338EE"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0A7DCC21"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023CE50"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8AEB107"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0CA047A"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11A993B"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754F45"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36EAD9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8060AB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AD5E34D" w14:textId="77777777" w:rsidR="00A37B0F" w:rsidRPr="0009511C" w:rsidRDefault="00A37B0F" w:rsidP="007F75C0">
            <w:pPr>
              <w:spacing w:before="0" w:beforeAutospacing="0" w:after="0" w:afterAutospacing="0" w:line="256" w:lineRule="auto"/>
              <w:rPr>
                <w:rFonts w:ascii="David" w:eastAsia="Calibri" w:hAnsi="David" w:cs="David"/>
                <w:sz w:val="24"/>
                <w:szCs w:val="24"/>
                <w:lang w:eastAsia="he-IL"/>
              </w:rPr>
            </w:pPr>
          </w:p>
        </w:tc>
      </w:tr>
      <w:tr w:rsidR="00A37B0F" w:rsidRPr="0009511C" w14:paraId="2B36F2DD"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70CC896"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077D79D"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9799EB"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F8BE31"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BA50DFB"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6162829"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B0F6C6F"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9BFB95C" w14:textId="77777777" w:rsidR="00A37B0F" w:rsidRPr="0009511C" w:rsidRDefault="00A37B0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077CF0E7"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60FC619"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62FA7AA"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D4004E3"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C087A65"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C4C26F9"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07FCD5C"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1F63763"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DB79931" w14:textId="77777777" w:rsidR="00A37B0F" w:rsidRPr="0009511C" w:rsidRDefault="00A37B0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0CA414B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F328A62"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0F3C1D8" w14:textId="77777777" w:rsidR="00A37B0F" w:rsidRPr="0009511C" w:rsidRDefault="00A37B0F"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260590F" w14:textId="77777777" w:rsidR="00A37B0F" w:rsidRPr="0009511C" w:rsidRDefault="00A37B0F"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54542E8" w14:textId="77777777" w:rsidR="00A37B0F" w:rsidRPr="0009511C" w:rsidRDefault="00A37B0F"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D248970" w14:textId="77777777" w:rsidR="00A37B0F" w:rsidRPr="0009511C" w:rsidRDefault="00A37B0F"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DB94849" w14:textId="77777777" w:rsidR="00A37B0F" w:rsidRPr="0009511C" w:rsidRDefault="00A37B0F"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816CDA4" w14:textId="77777777" w:rsidR="00A37B0F" w:rsidRPr="0009511C" w:rsidRDefault="00A37B0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DDC0476" w14:textId="77777777" w:rsidR="00A37B0F" w:rsidRPr="0009511C" w:rsidRDefault="00A37B0F"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DBA540B"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1761D406"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036F500"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369B76A2"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F0FA78C"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522F75A"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7871A98F"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977EAA6"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A37B0F" w:rsidRPr="0009511C" w14:paraId="236D0231"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B82C930" w14:textId="77777777" w:rsidR="00A37B0F" w:rsidRPr="0009511C" w:rsidRDefault="00A37B0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7F9DDC8"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09511C" w14:paraId="0E801EDF"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7BDFC2D" w14:textId="77777777" w:rsidR="00BA32DF" w:rsidRPr="0009511C" w:rsidRDefault="00BA32D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A32DF" w:rsidRPr="0009511C" w14:paraId="2D710853"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42D004A" w14:textId="77777777" w:rsidR="00BA32DF" w:rsidRPr="0009511C" w:rsidRDefault="00BA32DF"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4593224"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4CE56EB0"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8D42716" w14:textId="77777777" w:rsidR="00BA32DF"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DEC45F8"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0C44FFC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E164A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4846CA5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CE031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205950C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D7C26A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E39807"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מסמך הנחיות מיגון ראשוניות למרחבים המוגנים למתכננים: אדריכל, </w:t>
      </w:r>
      <w:proofErr w:type="spellStart"/>
      <w:r w:rsidRPr="00217E81">
        <w:rPr>
          <w:rFonts w:ascii="Times New Roman" w:eastAsia="Times New Roman" w:hAnsi="Times New Roman" w:cs="David" w:hint="cs"/>
          <w:sz w:val="24"/>
          <w:szCs w:val="24"/>
          <w:rtl/>
          <w:lang w:eastAsia="he-IL"/>
        </w:rPr>
        <w:t>קונסטרוקטור</w:t>
      </w:r>
      <w:proofErr w:type="spellEnd"/>
      <w:r w:rsidRPr="00217E81">
        <w:rPr>
          <w:rFonts w:ascii="Times New Roman" w:eastAsia="Times New Roman" w:hAnsi="Times New Roman" w:cs="David" w:hint="cs"/>
          <w:sz w:val="24"/>
          <w:szCs w:val="24"/>
          <w:rtl/>
          <w:lang w:eastAsia="he-IL"/>
        </w:rPr>
        <w:t xml:space="preserve">, יועץ מיזוג אוויר, יועץ אינסטלציה, יועץ חשמל </w:t>
      </w:r>
      <w:proofErr w:type="spellStart"/>
      <w:r w:rsidRPr="00217E81">
        <w:rPr>
          <w:rFonts w:ascii="Times New Roman" w:eastAsia="Times New Roman" w:hAnsi="Times New Roman" w:cs="David" w:hint="cs"/>
          <w:sz w:val="24"/>
          <w:szCs w:val="24"/>
          <w:rtl/>
          <w:lang w:eastAsia="he-IL"/>
        </w:rPr>
        <w:t>וכו</w:t>
      </w:r>
      <w:proofErr w:type="spellEnd"/>
      <w:r w:rsidRPr="00217E81">
        <w:rPr>
          <w:rFonts w:ascii="Times New Roman" w:eastAsia="Times New Roman" w:hAnsi="Times New Roman" w:cs="David" w:hint="cs"/>
          <w:sz w:val="24"/>
          <w:szCs w:val="24"/>
          <w:rtl/>
          <w:lang w:eastAsia="he-IL"/>
        </w:rPr>
        <w:t>'.</w:t>
      </w:r>
    </w:p>
    <w:p w14:paraId="3C4C29B2"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50E873BF"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00AD3750"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02FB223"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כל שאר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הביצוע המתחייבות מכל תקן ודין, לרבות אך לא רק מחלקיו השונים של ת"י 1547 - "</w:t>
      </w:r>
      <w:proofErr w:type="spellStart"/>
      <w:r w:rsidRPr="00217E81">
        <w:rPr>
          <w:rFonts w:ascii="Times New Roman" w:eastAsia="Times New Roman" w:hAnsi="Times New Roman" w:cs="David"/>
          <w:sz w:val="24"/>
          <w:szCs w:val="24"/>
          <w:rtl/>
          <w:lang w:eastAsia="he-IL"/>
        </w:rPr>
        <w:t>תכניות</w:t>
      </w:r>
      <w:proofErr w:type="spellEnd"/>
      <w:r w:rsidRPr="00217E81">
        <w:rPr>
          <w:rFonts w:ascii="Times New Roman" w:eastAsia="Times New Roman" w:hAnsi="Times New Roman" w:cs="David"/>
          <w:sz w:val="24"/>
          <w:szCs w:val="24"/>
          <w:rtl/>
          <w:lang w:eastAsia="he-IL"/>
        </w:rPr>
        <w:t xml:space="preserve"> ביצוע לבניינים ולעבודות פיתוח סביבתי".</w:t>
      </w:r>
    </w:p>
    <w:p w14:paraId="10D1936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11901B"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 xml:space="preserve">כל המסמכים </w:t>
      </w:r>
      <w:proofErr w:type="spellStart"/>
      <w:r w:rsidRPr="00217E81">
        <w:rPr>
          <w:rFonts w:ascii="Times New Roman" w:eastAsia="Times New Roman" w:hAnsi="Times New Roman" w:cs="David"/>
          <w:sz w:val="24"/>
          <w:szCs w:val="24"/>
          <w:rtl/>
          <w:lang w:eastAsia="he-IL"/>
        </w:rPr>
        <w:t>והתכניות</w:t>
      </w:r>
      <w:proofErr w:type="spellEnd"/>
      <w:r w:rsidRPr="00217E81">
        <w:rPr>
          <w:rFonts w:ascii="Times New Roman" w:eastAsia="Times New Roman" w:hAnsi="Times New Roman" w:cs="David"/>
          <w:sz w:val="24"/>
          <w:szCs w:val="24"/>
          <w:rtl/>
          <w:lang w:eastAsia="he-IL"/>
        </w:rPr>
        <w:t xml:space="preserve"> יערכו בשפה העברית.</w:t>
      </w:r>
    </w:p>
    <w:p w14:paraId="63D23349"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1206670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AAAC2B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3FCE48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D73CF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4BE072"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EE5F2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17C4A6DF" w14:textId="4545CCC9" w:rsidR="00AA7633" w:rsidRPr="00AA7633" w:rsidRDefault="007C66AC"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36" w:author="Meryl Etman" w:date="2022-08-18T11:25:00Z">
            <w:r w:rsidR="00024D99">
              <w:rPr>
                <w:rFonts w:ascii="Times New Roman" w:eastAsia="Times New Roman" w:hAnsi="Times New Roman" w:cs="David" w:hint="cs"/>
                <w:color w:val="008000"/>
                <w:sz w:val="24"/>
                <w:szCs w:val="24"/>
                <w:rtl/>
                <w:lang w:eastAsia="he-IL"/>
              </w:rPr>
              <w:br/>
              <w:t>גבעת שמואל החדשה בע"מ</w:t>
            </w:r>
            <w:r w:rsidR="00024D99">
              <w:rPr>
                <w:rFonts w:ascii="Times New Roman" w:eastAsia="Times New Roman" w:hAnsi="Times New Roman" w:cs="David" w:hint="cs"/>
                <w:color w:val="008000"/>
                <w:sz w:val="24"/>
                <w:szCs w:val="24"/>
                <w:rtl/>
                <w:lang w:eastAsia="he-IL"/>
              </w:rPr>
              <w:br/>
              <w:t>יהונתן נתניהו 1ג', אור יהודה</w:t>
            </w:r>
            <w:r w:rsidR="00024D99">
              <w:rPr>
                <w:rFonts w:ascii="Times New Roman" w:eastAsia="Times New Roman" w:hAnsi="Times New Roman" w:cs="David" w:hint="cs"/>
                <w:color w:val="008000"/>
                <w:sz w:val="24"/>
                <w:szCs w:val="24"/>
                <w:rtl/>
                <w:lang w:eastAsia="he-IL"/>
              </w:rPr>
              <w:br/>
              <w:t>514677533</w:t>
            </w:r>
            <w:r w:rsidR="00024D99">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6E4274B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684FAD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9883FE"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0C785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71B657" w14:textId="28D18E62"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37"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38" w:author="Meryl Etman" w:date="2022-08-18T11:24:00Z">
            <w:r w:rsidR="00024D99">
              <w:rPr>
                <w:rFonts w:ascii="Times New Roman" w:eastAsia="Times New Roman" w:hAnsi="Times New Roman" w:cs="David"/>
                <w:color w:val="008000"/>
                <w:sz w:val="24"/>
                <w:szCs w:val="24"/>
                <w:rtl/>
                <w:lang w:eastAsia="he-IL"/>
              </w:rPr>
              <w:t>גבעת שמואל</w:t>
            </w:r>
          </w:ins>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39" w:author="Meryl Etman" w:date="2022-08-18T11:24:00Z">
            <w:r w:rsidR="00024D99">
              <w:rPr>
                <w:rFonts w:ascii="Times New Roman" w:eastAsia="Times New Roman" w:hAnsi="Times New Roman" w:cs="David" w:hint="cs"/>
                <w:color w:val="008000"/>
                <w:sz w:val="24"/>
                <w:szCs w:val="24"/>
                <w:rtl/>
              </w:rPr>
              <w:t>תכנון מיגון</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xml:space="preserve">, </w:t>
      </w:r>
      <w:proofErr w:type="spellStart"/>
      <w:r w:rsidRPr="00AA7633">
        <w:rPr>
          <w:rFonts w:ascii="Times New Roman" w:eastAsia="Times New Roman" w:hAnsi="Times New Roman" w:cs="David" w:hint="cs"/>
          <w:sz w:val="24"/>
          <w:szCs w:val="24"/>
          <w:rtl/>
          <w:lang w:eastAsia="he-IL"/>
        </w:rPr>
        <w:t>לתכניותי</w:t>
      </w:r>
      <w:r w:rsidRPr="00AA7633">
        <w:rPr>
          <w:rFonts w:ascii="Times New Roman" w:eastAsia="Times New Roman" w:hAnsi="Times New Roman" w:cs="David" w:hint="eastAsia"/>
          <w:sz w:val="24"/>
          <w:szCs w:val="24"/>
          <w:rtl/>
          <w:lang w:eastAsia="he-IL"/>
        </w:rPr>
        <w:t>י</w:t>
      </w:r>
      <w:proofErr w:type="spellEnd"/>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4E6CF06F"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50C17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19F43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BA34C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886202"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24AFC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5A78695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6D2436"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131903"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6DB3696B" w14:textId="4E451408" w:rsidR="00AA7633" w:rsidRPr="00AA7633" w:rsidRDefault="007C66AC"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40"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p>
    <w:p w14:paraId="16E02C4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310F63C1"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672B34A"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6954DEF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7FBB08E"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0DB12236"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F7A3760" w14:textId="23F75950"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41" w:author="Meryl Etman" w:date="2022-08-18T11:25:00Z">
            <w:r w:rsidR="00024D99">
              <w:rPr>
                <w:rFonts w:ascii="Times New Roman" w:eastAsia="Times New Roman" w:hAnsi="Times New Roman" w:cs="David"/>
                <w:color w:val="00B0F0"/>
                <w:sz w:val="24"/>
                <w:szCs w:val="24"/>
                <w:rtl/>
                <w:lang w:eastAsia="he-IL"/>
              </w:rPr>
              <w:br/>
              <w:t>גבעת שמואל החדשה בע"מ</w:t>
            </w:r>
            <w:r w:rsidR="00024D99">
              <w:rPr>
                <w:rFonts w:ascii="Times New Roman" w:eastAsia="Times New Roman" w:hAnsi="Times New Roman" w:cs="David"/>
                <w:color w:val="00B0F0"/>
                <w:sz w:val="24"/>
                <w:szCs w:val="24"/>
                <w:rtl/>
                <w:lang w:eastAsia="he-IL"/>
              </w:rPr>
              <w:br/>
              <w:t>יהונתן נתניהו 1ג', אור יהודה</w:t>
            </w:r>
            <w:r w:rsidR="00024D99">
              <w:rPr>
                <w:rFonts w:ascii="Times New Roman" w:eastAsia="Times New Roman" w:hAnsi="Times New Roman" w:cs="David"/>
                <w:color w:val="00B0F0"/>
                <w:sz w:val="24"/>
                <w:szCs w:val="24"/>
                <w:rtl/>
                <w:lang w:eastAsia="he-IL"/>
              </w:rPr>
              <w:br/>
              <w:t>514677533</w:t>
            </w:r>
            <w:r w:rsidR="00024D99">
              <w:rPr>
                <w:rFonts w:ascii="Times New Roman" w:eastAsia="Times New Roman" w:hAnsi="Times New Roman" w:cs="David"/>
                <w:color w:val="00B0F0"/>
                <w:sz w:val="24"/>
                <w:szCs w:val="24"/>
                <w:rtl/>
                <w:lang w:eastAsia="he-IL"/>
              </w:rPr>
              <w:br/>
            </w:r>
          </w:ins>
        </w:sdtContent>
      </w:sdt>
    </w:p>
    <w:p w14:paraId="6EAB3BD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23520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AA7633">
        <w:rPr>
          <w:rFonts w:ascii="Times New Roman" w:eastAsia="Times New Roman" w:hAnsi="Times New Roman" w:cs="David" w:hint="cs"/>
          <w:sz w:val="24"/>
          <w:szCs w:val="24"/>
          <w:rtl/>
          <w:lang w:eastAsia="he-IL"/>
        </w:rPr>
        <w:t>ג.א.נ</w:t>
      </w:r>
      <w:proofErr w:type="spellEnd"/>
      <w:r w:rsidRPr="00AA7633">
        <w:rPr>
          <w:rFonts w:ascii="Times New Roman" w:eastAsia="Times New Roman" w:hAnsi="Times New Roman" w:cs="David" w:hint="cs"/>
          <w:sz w:val="24"/>
          <w:szCs w:val="24"/>
          <w:rtl/>
          <w:lang w:eastAsia="he-IL"/>
        </w:rPr>
        <w:t>.,</w:t>
      </w:r>
    </w:p>
    <w:p w14:paraId="780F269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496532" w14:textId="08823BC8"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היתרה</w:t>
      </w:r>
      <w:proofErr w:type="spellEnd"/>
      <w:r w:rsidRPr="00AA7633">
        <w:rPr>
          <w:rFonts w:ascii="Times New Roman" w:eastAsia="Times New Roman" w:hAnsi="Times New Roman" w:cs="David" w:hint="cs"/>
          <w:b/>
          <w:bCs/>
          <w:sz w:val="24"/>
          <w:szCs w:val="24"/>
          <w:rtl/>
          <w:lang w:eastAsia="he-IL"/>
        </w:rPr>
        <w:t xml:space="preserve">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42" w:author="Meryl Etman" w:date="2022-08-18T11:24:00Z">
            <w:r w:rsidR="00024D99">
              <w:rPr>
                <w:rFonts w:ascii="Times New Roman" w:eastAsia="Times New Roman" w:hAnsi="Times New Roman" w:cs="David" w:hint="cs"/>
                <w:color w:val="008000"/>
                <w:sz w:val="24"/>
                <w:szCs w:val="24"/>
                <w:rtl/>
                <w:lang w:eastAsia="he-IL"/>
              </w:rPr>
              <w:t>גבעת שמואל</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32BC1B4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56F9D8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FC28D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B80C2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0B6657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60774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FCBC25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EB799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2A57F8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1A7C2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1954F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0FDD19B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304BB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47D6455C"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22FC101"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7D0BEA06"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4D1DDDE5"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DD67263" w14:textId="35CA79A9"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43" w:author="Meryl Etman" w:date="2022-08-18T11:26:00Z">
            <w:r w:rsidR="00024D99">
              <w:rPr>
                <w:rFonts w:ascii="Times New Roman" w:eastAsia="Times New Roman" w:hAnsi="Times New Roman" w:cs="David"/>
                <w:color w:val="008000"/>
                <w:sz w:val="24"/>
                <w:szCs w:val="24"/>
                <w:rtl/>
                <w:lang w:eastAsia="he-IL"/>
              </w:rPr>
              <w:t>קרפל</w:t>
            </w:r>
            <w:proofErr w:type="spellEnd"/>
            <w:r w:rsidR="00024D99">
              <w:rPr>
                <w:rFonts w:ascii="Times New Roman" w:eastAsia="Times New Roman" w:hAnsi="Times New Roman" w:cs="David"/>
                <w:color w:val="008000"/>
                <w:sz w:val="24"/>
                <w:szCs w:val="24"/>
                <w:rtl/>
                <w:lang w:eastAsia="he-IL"/>
              </w:rPr>
              <w:t xml:space="preserve"> יעוץ והנדסת מיגון בע"מ</w:t>
            </w:r>
          </w:ins>
        </w:sdtContent>
      </w:sdt>
    </w:p>
    <w:p w14:paraId="76EEEB6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A758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0CDB5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68489EF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החברה</w:t>
      </w:r>
      <w:proofErr w:type="spellEnd"/>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507EA5C"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BB6A9D5"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099E2520"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30300D0"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542EA46" w14:textId="1DD7D805" w:rsidR="00AA7633" w:rsidRPr="00AA7633" w:rsidDel="00527AF8" w:rsidRDefault="00AA7633" w:rsidP="00AA7633">
      <w:pPr>
        <w:widowControl w:val="0"/>
        <w:spacing w:before="0" w:beforeAutospacing="0" w:after="0" w:afterAutospacing="0" w:line="240" w:lineRule="auto"/>
        <w:jc w:val="both"/>
        <w:rPr>
          <w:del w:id="244" w:author="Meryl Etman [2]" w:date="2022-08-18T13:30:00Z"/>
          <w:rFonts w:ascii="Times New Roman" w:eastAsia="Times New Roman" w:hAnsi="Times New Roman" w:cs="David"/>
          <w:color w:val="999999"/>
          <w:sz w:val="18"/>
          <w:szCs w:val="18"/>
          <w:rtl/>
          <w:lang w:eastAsia="he-IL"/>
        </w:rPr>
      </w:pPr>
    </w:p>
    <w:p w14:paraId="232280E8" w14:textId="7C86EB83" w:rsidR="00AA7633" w:rsidRPr="00AA7633" w:rsidDel="00527AF8" w:rsidRDefault="00AA7633" w:rsidP="00AA7633">
      <w:pPr>
        <w:spacing w:before="0" w:beforeAutospacing="0" w:after="0" w:afterAutospacing="0" w:line="240" w:lineRule="auto"/>
        <w:rPr>
          <w:del w:id="245" w:author="Meryl Etman [2]" w:date="2022-08-18T13:30:00Z"/>
          <w:rFonts w:ascii="Times New Roman" w:eastAsia="Times New Roman" w:hAnsi="Times New Roman" w:cs="David"/>
          <w:sz w:val="20"/>
          <w:szCs w:val="24"/>
          <w:rtl/>
        </w:rPr>
      </w:pPr>
    </w:p>
    <w:p w14:paraId="7DB81952" w14:textId="5F060D87" w:rsidR="00AA7633" w:rsidRPr="00AA7633" w:rsidDel="00527AF8" w:rsidRDefault="00AA7633" w:rsidP="00AA7633">
      <w:pPr>
        <w:spacing w:before="0" w:beforeAutospacing="0" w:after="0" w:afterAutospacing="0" w:line="240" w:lineRule="auto"/>
        <w:rPr>
          <w:del w:id="246" w:author="Meryl Etman [2]" w:date="2022-08-18T13:30:00Z"/>
          <w:rFonts w:ascii="Times New Roman" w:eastAsia="Times New Roman" w:hAnsi="Times New Roman" w:cs="David"/>
          <w:sz w:val="20"/>
          <w:szCs w:val="24"/>
          <w:rtl/>
        </w:rPr>
      </w:pPr>
    </w:p>
    <w:p w14:paraId="1AB06537"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C279D5C" w14:textId="3C32961D" w:rsidR="00AA7633" w:rsidRPr="00AA7633" w:rsidDel="00527AF8" w:rsidRDefault="00AA7633" w:rsidP="00AA7633">
      <w:pPr>
        <w:rPr>
          <w:del w:id="247" w:author="Meryl Etman [2]" w:date="2022-08-18T13:30:00Z"/>
          <w:rFonts w:ascii="David" w:hAnsi="David" w:cs="David"/>
        </w:rPr>
      </w:pPr>
    </w:p>
    <w:p w14:paraId="16CCBCF9" w14:textId="77777777" w:rsidR="001A69D5" w:rsidRPr="00CF334C" w:rsidRDefault="001A69D5" w:rsidP="00527AF8">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7E910" w14:textId="77777777" w:rsidR="00E663B7" w:rsidRDefault="00E663B7" w:rsidP="00AF234B">
      <w:pPr>
        <w:spacing w:before="0" w:after="0" w:line="240" w:lineRule="auto"/>
      </w:pPr>
      <w:r>
        <w:separator/>
      </w:r>
    </w:p>
  </w:endnote>
  <w:endnote w:type="continuationSeparator" w:id="0">
    <w:p w14:paraId="1EEC4D0C" w14:textId="77777777" w:rsidR="00E663B7" w:rsidRDefault="00E663B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30000AA3" w14:textId="77777777" w:rsidTr="00797990">
      <w:tc>
        <w:tcPr>
          <w:tcW w:w="815" w:type="dxa"/>
        </w:tcPr>
        <w:p w14:paraId="7B6B86F7"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6725B1EE" w14:textId="1237EA51" w:rsidR="00797990" w:rsidRPr="00797990" w:rsidRDefault="00024D99" w:rsidP="00797990">
              <w:pPr>
                <w:tabs>
                  <w:tab w:val="center" w:pos="4153"/>
                  <w:tab w:val="right" w:pos="8306"/>
                </w:tabs>
                <w:spacing w:before="0" w:after="0" w:line="240" w:lineRule="auto"/>
                <w:rPr>
                  <w:rFonts w:ascii="David" w:hAnsi="David"/>
                  <w:color w:val="00B0F0"/>
                  <w:rtl/>
                </w:rPr>
              </w:pPr>
              <w:ins w:id="248" w:author="Meryl Etman" w:date="2022-08-18T11:24:00Z">
                <w:r>
                  <w:rPr>
                    <w:rFonts w:ascii="David" w:hAnsi="David"/>
                    <w:color w:val="00B0F0"/>
                    <w:rtl/>
                  </w:rPr>
                  <w:t>סביוני גבעת שמואל מגרשים 1006-1007</w:t>
                </w:r>
              </w:ins>
            </w:p>
          </w:tc>
        </w:sdtContent>
      </w:sdt>
      <w:tc>
        <w:tcPr>
          <w:tcW w:w="2810" w:type="dxa"/>
        </w:tcPr>
        <w:p w14:paraId="2C27EF93"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 xml:space="preserve">חוזה מיגון </w:t>
              </w:r>
              <w:proofErr w:type="spellStart"/>
              <w:r>
                <w:rPr>
                  <w:rFonts w:ascii="David" w:hAnsi="David" w:hint="cs"/>
                  <w:b/>
                  <w:bCs/>
                  <w:szCs w:val="20"/>
                  <w:rtl/>
                </w:rPr>
                <w:t>ומיקלוט</w:t>
              </w:r>
              <w:proofErr w:type="spellEnd"/>
            </w:sdtContent>
          </w:sdt>
        </w:p>
      </w:tc>
      <w:tc>
        <w:tcPr>
          <w:tcW w:w="232" w:type="dxa"/>
        </w:tcPr>
        <w:p w14:paraId="131E9466"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172FD729"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215E0C06" w14:textId="3B04801F" w:rsidR="00797990" w:rsidRPr="00797990" w:rsidRDefault="00797990" w:rsidP="00797990">
              <w:pPr>
                <w:tabs>
                  <w:tab w:val="center" w:pos="4153"/>
                  <w:tab w:val="right" w:pos="8306"/>
                </w:tabs>
                <w:spacing w:before="0" w:after="0" w:line="240" w:lineRule="auto"/>
                <w:rPr>
                  <w:rFonts w:ascii="David" w:hAnsi="David"/>
                  <w:rtl/>
                </w:rPr>
              </w:pPr>
              <w:del w:id="249" w:author="Meryl Etman [2]" w:date="2022-08-18T11:29:00Z">
                <w:r w:rsidDel="00EA5104">
                  <w:rPr>
                    <w:rFonts w:ascii="David" w:hAnsi="David" w:hint="cs"/>
                    <w:b/>
                    <w:bCs/>
                    <w:szCs w:val="20"/>
                  </w:rPr>
                  <w:delText>CONT-5-583</w:delText>
                </w:r>
              </w:del>
              <w:ins w:id="250" w:author="Meryl Etman [2]" w:date="2022-08-18T11:29:00Z">
                <w:r w:rsidR="00EA5104">
                  <w:rPr>
                    <w:rFonts w:ascii="David" w:hAnsi="David" w:hint="cs"/>
                  </w:rPr>
                  <w:t>CO</w:t>
                </w:r>
                <w:r w:rsidR="00EA5104">
                  <w:rPr>
                    <w:rFonts w:ascii="David" w:hAnsi="David" w:hint="cs"/>
                    <w:rtl/>
                  </w:rPr>
                  <w:t>NT-10-2207</w:t>
                </w:r>
              </w:ins>
            </w:p>
          </w:tc>
        </w:sdtContent>
      </w:sdt>
    </w:tr>
    <w:tr w:rsidR="00797990" w:rsidRPr="00797990" w14:paraId="56B6DE9C" w14:textId="77777777" w:rsidTr="00797990">
      <w:tc>
        <w:tcPr>
          <w:tcW w:w="815" w:type="dxa"/>
        </w:tcPr>
        <w:p w14:paraId="0CA4DB7F"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2B85472B" w14:textId="23FA220B" w:rsidR="00797990" w:rsidRPr="00797990" w:rsidRDefault="00024D99" w:rsidP="00797990">
              <w:pPr>
                <w:tabs>
                  <w:tab w:val="center" w:pos="4153"/>
                  <w:tab w:val="right" w:pos="8306"/>
                </w:tabs>
                <w:spacing w:before="0" w:after="0" w:line="240" w:lineRule="auto"/>
                <w:rPr>
                  <w:rFonts w:ascii="David" w:hAnsi="David"/>
                  <w:color w:val="00B0F0"/>
                  <w:rtl/>
                </w:rPr>
              </w:pPr>
              <w:proofErr w:type="spellStart"/>
              <w:ins w:id="251" w:author="Meryl Etman" w:date="2022-08-18T11:26:00Z">
                <w:r>
                  <w:rPr>
                    <w:rFonts w:ascii="David" w:hAnsi="David"/>
                    <w:color w:val="00B0F0"/>
                    <w:rtl/>
                  </w:rPr>
                  <w:t>קרפל</w:t>
                </w:r>
                <w:proofErr w:type="spellEnd"/>
                <w:r>
                  <w:rPr>
                    <w:rFonts w:ascii="David" w:hAnsi="David"/>
                    <w:color w:val="00B0F0"/>
                    <w:rtl/>
                  </w:rPr>
                  <w:t xml:space="preserve"> יעוץ והנדסת מיגון בע"מ</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15C2EF58" w14:textId="77777777" w:rsidTr="00623070">
            <w:trPr>
              <w:trHeight w:val="201"/>
            </w:trPr>
            <w:tc>
              <w:tcPr>
                <w:tcW w:w="926" w:type="dxa"/>
              </w:tcPr>
              <w:p w14:paraId="330800A8"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50E042C" w14:textId="77777777" w:rsidR="00797990" w:rsidRPr="00797990" w:rsidRDefault="00797990"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7264B0E6"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1BE34EA9"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7A4D5A78"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0494ACD3" w14:textId="77777777" w:rsidR="00797990" w:rsidRPr="00797990" w:rsidRDefault="007C66AC"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7990" w:rsidRPr="00797990">
                <w:rPr>
                  <w:rFonts w:ascii="David" w:hAnsi="David"/>
                  <w:color w:val="00B0F0"/>
                  <w:sz w:val="20"/>
                  <w:szCs w:val="20"/>
                  <w:rtl/>
                </w:rPr>
                <w:t>[סטטוס חוזה]</w:t>
              </w:r>
            </w:sdtContent>
          </w:sdt>
        </w:p>
      </w:tc>
    </w:tr>
    <w:tr w:rsidR="00797990" w:rsidRPr="00797990" w14:paraId="3B83E032" w14:textId="77777777" w:rsidTr="00797990">
      <w:trPr>
        <w:trHeight w:val="80"/>
      </w:trPr>
      <w:tc>
        <w:tcPr>
          <w:tcW w:w="815" w:type="dxa"/>
        </w:tcPr>
        <w:p w14:paraId="4086FD35"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15ACC1BC"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1F90F6DB"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175AF3D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174884FA"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54221B73"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4D3CBAB3" w14:textId="77777777" w:rsidR="00EB38F9" w:rsidRDefault="00797990"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xml:space="preserve">© </w:t>
    </w:r>
    <w:proofErr w:type="spellStart"/>
    <w:r w:rsidRPr="00797990">
      <w:rPr>
        <w:rFonts w:ascii="Arial" w:hAnsi="Arial" w:cs="Arial"/>
        <w:sz w:val="16"/>
        <w:szCs w:val="16"/>
        <w:rtl/>
      </w:rPr>
      <w:t>וקסלר</w:t>
    </w:r>
    <w:proofErr w:type="spellEnd"/>
    <w:r w:rsidRPr="00797990">
      <w:rPr>
        <w:rFonts w:ascii="Arial" w:hAnsi="Arial" w:cs="Arial"/>
        <w:sz w:val="16"/>
        <w:szCs w:val="16"/>
        <w:rtl/>
      </w:rPr>
      <w:t>, ברגמן ושות' עורכי-דין</w:t>
    </w:r>
  </w:p>
  <w:p w14:paraId="2DD34B61"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02216" w14:textId="77777777" w:rsidR="00E663B7" w:rsidRDefault="00E663B7" w:rsidP="00AF234B">
      <w:pPr>
        <w:spacing w:before="0" w:after="0" w:line="240" w:lineRule="auto"/>
      </w:pPr>
      <w:r>
        <w:separator/>
      </w:r>
    </w:p>
  </w:footnote>
  <w:footnote w:type="continuationSeparator" w:id="0">
    <w:p w14:paraId="5C75330B" w14:textId="77777777" w:rsidR="00E663B7" w:rsidRDefault="00E663B7"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45A0FBEE" w14:textId="77777777" w:rsidR="00EB38F9" w:rsidRDefault="00EB38F9" w:rsidP="00CF334C">
        <w:pPr>
          <w:pStyle w:val="a3"/>
          <w:jc w:val="center"/>
        </w:pPr>
        <w:r>
          <w:fldChar w:fldCharType="begin"/>
        </w:r>
        <w:r>
          <w:instrText xml:space="preserve"> PAGE   \* MERGEFORMAT </w:instrText>
        </w:r>
        <w:r>
          <w:fldChar w:fldCharType="separate"/>
        </w:r>
        <w:r w:rsidR="00024D99">
          <w:rPr>
            <w:noProof/>
            <w:rtl/>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997920548">
    <w:abstractNumId w:val="24"/>
  </w:num>
  <w:num w:numId="2" w16cid:durableId="1663268831">
    <w:abstractNumId w:val="33"/>
  </w:num>
  <w:num w:numId="3" w16cid:durableId="1707098553">
    <w:abstractNumId w:val="1"/>
  </w:num>
  <w:num w:numId="4" w16cid:durableId="10020072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14930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67735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3263986">
    <w:abstractNumId w:val="25"/>
  </w:num>
  <w:num w:numId="8" w16cid:durableId="1096823220">
    <w:abstractNumId w:val="29"/>
  </w:num>
  <w:num w:numId="9" w16cid:durableId="13413542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1369664">
    <w:abstractNumId w:val="1"/>
  </w:num>
  <w:num w:numId="11" w16cid:durableId="1338582708">
    <w:abstractNumId w:val="18"/>
  </w:num>
  <w:num w:numId="12" w16cid:durableId="75617261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241603">
    <w:abstractNumId w:val="9"/>
  </w:num>
  <w:num w:numId="14" w16cid:durableId="793525502">
    <w:abstractNumId w:val="34"/>
  </w:num>
  <w:num w:numId="15" w16cid:durableId="44840795">
    <w:abstractNumId w:val="27"/>
  </w:num>
  <w:num w:numId="16" w16cid:durableId="1045712646">
    <w:abstractNumId w:val="20"/>
  </w:num>
  <w:num w:numId="17" w16cid:durableId="2056805651">
    <w:abstractNumId w:val="35"/>
  </w:num>
  <w:num w:numId="18" w16cid:durableId="1733306845">
    <w:abstractNumId w:val="28"/>
  </w:num>
  <w:num w:numId="19" w16cid:durableId="1417744548">
    <w:abstractNumId w:val="30"/>
  </w:num>
  <w:num w:numId="20" w16cid:durableId="390080237">
    <w:abstractNumId w:val="38"/>
  </w:num>
  <w:num w:numId="21" w16cid:durableId="664824602">
    <w:abstractNumId w:val="10"/>
  </w:num>
  <w:num w:numId="22" w16cid:durableId="2083333976">
    <w:abstractNumId w:val="36"/>
  </w:num>
  <w:num w:numId="23" w16cid:durableId="1165510995">
    <w:abstractNumId w:val="21"/>
  </w:num>
  <w:num w:numId="24" w16cid:durableId="1832602112">
    <w:abstractNumId w:val="26"/>
  </w:num>
  <w:num w:numId="25" w16cid:durableId="1015114804">
    <w:abstractNumId w:val="12"/>
  </w:num>
  <w:num w:numId="26" w16cid:durableId="1170758812">
    <w:abstractNumId w:val="0"/>
  </w:num>
  <w:num w:numId="27" w16cid:durableId="1063334199">
    <w:abstractNumId w:val="11"/>
  </w:num>
  <w:num w:numId="28" w16cid:durableId="350839528">
    <w:abstractNumId w:val="3"/>
  </w:num>
  <w:num w:numId="29" w16cid:durableId="1893156378">
    <w:abstractNumId w:val="4"/>
  </w:num>
  <w:num w:numId="30" w16cid:durableId="675498412">
    <w:abstractNumId w:val="6"/>
  </w:num>
  <w:num w:numId="31" w16cid:durableId="594441346">
    <w:abstractNumId w:val="32"/>
  </w:num>
  <w:num w:numId="32" w16cid:durableId="324209360">
    <w:abstractNumId w:val="37"/>
  </w:num>
  <w:num w:numId="33" w16cid:durableId="10615159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406803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51759163">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82152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1177537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365789">
    <w:abstractNumId w:val="39"/>
  </w:num>
  <w:num w:numId="39" w16cid:durableId="19719354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99303526">
    <w:abstractNumId w:val="2"/>
  </w:num>
  <w:num w:numId="41" w16cid:durableId="1667244617">
    <w:abstractNumId w:val="23"/>
  </w:num>
  <w:num w:numId="42" w16cid:durableId="1891305026">
    <w:abstractNumId w:val="39"/>
  </w:num>
  <w:num w:numId="43" w16cid:durableId="60032535">
    <w:abstractNumId w:val="5"/>
  </w:num>
  <w:num w:numId="44" w16cid:durableId="613026035">
    <w:abstractNumId w:val="14"/>
  </w:num>
  <w:num w:numId="45" w16cid:durableId="1964995727">
    <w:abstractNumId w:val="13"/>
  </w:num>
  <w:num w:numId="46" w16cid:durableId="1832023309">
    <w:abstractNumId w:val="17"/>
  </w:num>
  <w:num w:numId="47" w16cid:durableId="1229607330">
    <w:abstractNumId w:val="16"/>
  </w:num>
  <w:num w:numId="48" w16cid:durableId="19651887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8523101">
    <w:abstractNumId w:val="17"/>
    <w:lvlOverride w:ilvl="0">
      <w:startOverride w:val="1"/>
    </w:lvlOverride>
    <w:lvlOverride w:ilvl="1"/>
    <w:lvlOverride w:ilvl="2"/>
    <w:lvlOverride w:ilvl="3"/>
    <w:lvlOverride w:ilvl="4"/>
    <w:lvlOverride w:ilvl="5"/>
    <w:lvlOverride w:ilvl="6"/>
    <w:lvlOverride w:ilvl="7"/>
    <w:lvlOverride w:ilvl="8"/>
  </w:num>
  <w:num w:numId="50" w16cid:durableId="9828507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4D99"/>
    <w:rsid w:val="00025104"/>
    <w:rsid w:val="00027EF2"/>
    <w:rsid w:val="00134C85"/>
    <w:rsid w:val="00135869"/>
    <w:rsid w:val="001A0C3C"/>
    <w:rsid w:val="001A69D5"/>
    <w:rsid w:val="00214ACF"/>
    <w:rsid w:val="00217E81"/>
    <w:rsid w:val="00262688"/>
    <w:rsid w:val="002910A0"/>
    <w:rsid w:val="002C1502"/>
    <w:rsid w:val="002E4CB9"/>
    <w:rsid w:val="00321007"/>
    <w:rsid w:val="00397883"/>
    <w:rsid w:val="004F3038"/>
    <w:rsid w:val="00527AF8"/>
    <w:rsid w:val="00552E11"/>
    <w:rsid w:val="005E4E19"/>
    <w:rsid w:val="0072103C"/>
    <w:rsid w:val="00797990"/>
    <w:rsid w:val="007C66AC"/>
    <w:rsid w:val="00896EF9"/>
    <w:rsid w:val="008C64C6"/>
    <w:rsid w:val="00942177"/>
    <w:rsid w:val="00A37B0F"/>
    <w:rsid w:val="00A74535"/>
    <w:rsid w:val="00AA7633"/>
    <w:rsid w:val="00AF234B"/>
    <w:rsid w:val="00B955C3"/>
    <w:rsid w:val="00BA32DF"/>
    <w:rsid w:val="00BE17B4"/>
    <w:rsid w:val="00CD5A24"/>
    <w:rsid w:val="00CF334C"/>
    <w:rsid w:val="00D55CF1"/>
    <w:rsid w:val="00E663B7"/>
    <w:rsid w:val="00E679C7"/>
    <w:rsid w:val="00EA5104"/>
    <w:rsid w:val="00EB38F9"/>
    <w:rsid w:val="00EC37B6"/>
    <w:rsid w:val="00F9121E"/>
    <w:rsid w:val="00FA5F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5C272A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EA51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07FCC"/>
    <w:rsid w:val="002475C0"/>
    <w:rsid w:val="00385105"/>
    <w:rsid w:val="003C510A"/>
    <w:rsid w:val="0050415D"/>
    <w:rsid w:val="006865A5"/>
    <w:rsid w:val="007B5954"/>
    <w:rsid w:val="00D87262"/>
    <w:rsid w:val="00E11ED0"/>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3.xml><?xml version="1.0" encoding="utf-8"?>
<ds:datastoreItem xmlns:ds="http://schemas.openxmlformats.org/officeDocument/2006/customXml" ds:itemID="{14B2C7D5-B157-4A83-81BE-29E668180E32}"/>
</file>

<file path=customXml/itemProps4.xml><?xml version="1.0" encoding="utf-8"?>
<ds:datastoreItem xmlns:ds="http://schemas.openxmlformats.org/officeDocument/2006/customXml" ds:itemID="{81709D4C-33DC-48CC-AC7E-130A245806EE}">
  <ds:schemaRefs>
    <ds:schemaRef ds:uri="http://schemas.microsoft.com/office/infopath/2007/PartnerControls"/>
    <ds:schemaRef ds:uri="http://purl.org/dc/terms/"/>
    <ds:schemaRef ds:uri="http://purl.org/dc/elements/1.1/"/>
    <ds:schemaRef ds:uri="http://www.w3.org/XML/1998/namespace"/>
    <ds:schemaRef ds:uri="http://schemas.openxmlformats.org/package/2006/metadata/core-properties"/>
    <ds:schemaRef ds:uri="http://schemas.microsoft.com/office/2006/documentManagement/types"/>
    <ds:schemaRef ds:uri="http://schemas.microsoft.com/sharepoint/v3"/>
    <ds:schemaRef ds:uri="e82e0497-401b-493b-ab66-61f85c09ed30"/>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40</Pages>
  <Words>10406</Words>
  <Characters>52035</Characters>
  <Application>Microsoft Office Word</Application>
  <DocSecurity>0</DocSecurity>
  <Lines>433</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6</cp:revision>
  <cp:lastPrinted>2022-08-22T11:19:00Z</cp:lastPrinted>
  <dcterms:created xsi:type="dcterms:W3CDTF">2022-08-18T08:22:00Z</dcterms:created>
  <dcterms:modified xsi:type="dcterms:W3CDTF">2022-09-07T12:26:00Z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4ccac955-79b0-4b05-9f93-47302f231ede</vt:lpwstr>
  </property>
</Properties>
</file>