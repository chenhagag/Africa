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39D910" w14:textId="77777777" w:rsidR="00232692" w:rsidRPr="00232692" w:rsidRDefault="00232692" w:rsidP="00663022">
      <w:pPr>
        <w:spacing w:before="0" w:beforeAutospacing="0" w:after="0" w:afterAutospacing="0" w:line="240" w:lineRule="auto"/>
        <w:rPr>
          <w:rFonts w:ascii="Times New Roman" w:eastAsia="Times New Roman" w:hAnsi="Times New Roman" w:cs="David"/>
          <w:b/>
          <w:bCs/>
          <w:i/>
          <w:iCs/>
          <w:sz w:val="42"/>
          <w:szCs w:val="30"/>
          <w:u w:val="single"/>
          <w:lang w:eastAsia="he-IL"/>
        </w:rPr>
      </w:pPr>
    </w:p>
    <w:p w14:paraId="03491255"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2551005A"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noProof/>
          <w:sz w:val="42"/>
          <w:szCs w:val="30"/>
          <w:u w:val="single"/>
          <w:rtl/>
        </w:rPr>
      </w:pPr>
    </w:p>
    <w:p w14:paraId="2F873C63"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noProof/>
          <w:sz w:val="42"/>
          <w:szCs w:val="30"/>
          <w:u w:val="single"/>
          <w:rtl/>
        </w:rPr>
      </w:pPr>
    </w:p>
    <w:p w14:paraId="72247B94"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rtl/>
          <w:lang w:eastAsia="he-IL"/>
        </w:rPr>
      </w:pPr>
      <w:r w:rsidRPr="00232692">
        <w:rPr>
          <w:rFonts w:ascii="Times New Roman" w:eastAsia="Times New Roman" w:hAnsi="Times New Roman" w:cs="David"/>
          <w:b/>
          <w:bCs/>
          <w:noProof/>
          <w:sz w:val="42"/>
          <w:szCs w:val="30"/>
        </w:rPr>
        <w:drawing>
          <wp:inline distT="0" distB="0" distL="0" distR="0" wp14:anchorId="582F4512" wp14:editId="2879A22D">
            <wp:extent cx="5276850" cy="466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7CA5BFE4"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rtl/>
          <w:lang w:eastAsia="he-IL"/>
        </w:rPr>
      </w:pPr>
    </w:p>
    <w:p w14:paraId="7DBF9A04"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3A8485F6" w14:textId="77777777" w:rsidR="00811209" w:rsidRDefault="00811209"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0914079C" w14:textId="77777777" w:rsidR="00811209" w:rsidRDefault="00811209"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6074ABF5" w14:textId="60E20BB5" w:rsidR="00232692" w:rsidRPr="00232692" w:rsidRDefault="00232692" w:rsidP="00A57AA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r w:rsidRPr="00232692">
        <w:rPr>
          <w:rFonts w:ascii="Times New Roman" w:eastAsia="Times New Roman" w:hAnsi="Times New Roman" w:cs="David" w:hint="cs"/>
          <w:b/>
          <w:bCs/>
          <w:sz w:val="42"/>
          <w:szCs w:val="30"/>
          <w:u w:val="single"/>
          <w:rtl/>
          <w:lang w:eastAsia="he-IL"/>
        </w:rPr>
        <w:t xml:space="preserve">חוזה </w:t>
      </w:r>
      <w:r w:rsidR="00380332">
        <w:rPr>
          <w:rFonts w:ascii="Times New Roman" w:eastAsia="Times New Roman" w:hAnsi="Times New Roman" w:cs="David" w:hint="cs"/>
          <w:b/>
          <w:bCs/>
          <w:sz w:val="42"/>
          <w:szCs w:val="30"/>
          <w:u w:val="single"/>
          <w:rtl/>
          <w:lang w:eastAsia="he-IL"/>
        </w:rPr>
        <w:t xml:space="preserve">יועץ </w:t>
      </w:r>
      <w:del w:id="0" w:author="Meryl Etman" w:date="2022-12-08T12:11:00Z">
        <w:r w:rsidRPr="00232692" w:rsidDel="00A57AA2">
          <w:rPr>
            <w:rFonts w:ascii="Times New Roman" w:eastAsia="Times New Roman" w:hAnsi="Times New Roman" w:cs="David" w:hint="cs"/>
            <w:b/>
            <w:bCs/>
            <w:sz w:val="42"/>
            <w:szCs w:val="30"/>
            <w:u w:val="single"/>
            <w:rtl/>
            <w:lang w:eastAsia="he-IL"/>
          </w:rPr>
          <w:delText>פינוי אשפה</w:delText>
        </w:r>
      </w:del>
      <w:ins w:id="1" w:author="Meryl Etman" w:date="2022-12-08T12:11:00Z">
        <w:r w:rsidR="00A57AA2">
          <w:rPr>
            <w:rFonts w:ascii="Times New Roman" w:eastAsia="Times New Roman" w:hAnsi="Times New Roman" w:cs="David" w:hint="cs"/>
            <w:b/>
            <w:bCs/>
            <w:sz w:val="42"/>
            <w:szCs w:val="30"/>
            <w:u w:val="single"/>
            <w:rtl/>
            <w:lang w:eastAsia="he-IL"/>
          </w:rPr>
          <w:t>ניהול ואחזקת מבנים</w:t>
        </w:r>
      </w:ins>
    </w:p>
    <w:p w14:paraId="76F5D05C"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4F474B03"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7D159A03" w14:textId="77777777" w:rsidR="00811209" w:rsidRPr="00776496" w:rsidRDefault="00811209" w:rsidP="0081120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C262D2"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F380E707B5014AE8994A54E47D30C4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7C55E455" w14:textId="3C5E1A88" w:rsidR="00811209" w:rsidRPr="00B27B4C" w:rsidRDefault="00A57AA2"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 w:author="Meryl Etman" w:date="2022-12-08T12:12:00Z">
            <w:r>
              <w:rPr>
                <w:rFonts w:ascii="Times New Roman" w:eastAsia="Times New Roman" w:hAnsi="Times New Roman" w:cs="David"/>
                <w:bCs/>
                <w:sz w:val="32"/>
                <w:szCs w:val="32"/>
                <w:u w:val="single"/>
                <w:rtl/>
                <w:lang w:eastAsia="he-IL"/>
              </w:rPr>
              <w:t>סביוני גבעת שמואל מגרשים 1006-1007</w:t>
            </w:r>
          </w:ins>
        </w:p>
      </w:sdtContent>
    </w:sdt>
    <w:p w14:paraId="06258D1D"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AB7886B97CB1401DB32408C15B12DA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69A34B4D" w14:textId="52E4CB7E" w:rsidR="00811209" w:rsidRPr="00B27B4C" w:rsidRDefault="00A57AA2"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3" w:author="Meryl Etman" w:date="2022-12-08T12:12:00Z">
            <w:r>
              <w:rPr>
                <w:rFonts w:ascii="Times New Roman" w:eastAsia="Times New Roman" w:hAnsi="Times New Roman" w:cs="David"/>
                <w:bCs/>
                <w:sz w:val="32"/>
                <w:szCs w:val="32"/>
                <w:u w:val="single"/>
                <w:rtl/>
                <w:lang w:eastAsia="he-IL"/>
              </w:rPr>
              <w:t>גבעת שמואל</w:t>
            </w:r>
          </w:ins>
        </w:p>
      </w:sdtContent>
    </w:sdt>
    <w:p w14:paraId="388CCAE6"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50B20C"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CB3DB2"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260A8625"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7CC900EB"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46354283"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04458146"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797CFA32"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4A9750F7"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2A09F6DD"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5B503BAC"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300E28F3"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2A45C899"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522D52A6"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2FC88592"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3AB8EEA8"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63A87AD8"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517DAC2D"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5D430FEA"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70C66E7A"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078942CC"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37D444FB"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656725DA"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4123FFC6"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1D183822" w14:textId="77777777" w:rsid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452E24BA" w14:textId="77777777" w:rsidR="00811209" w:rsidRPr="00232692" w:rsidRDefault="00811209"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1643CC23" w14:textId="77777777" w:rsidR="00811209" w:rsidRDefault="00811209" w:rsidP="00811209">
      <w:pPr>
        <w:spacing w:before="0" w:beforeAutospacing="0" w:after="0" w:afterAutospacing="0" w:line="240" w:lineRule="auto"/>
        <w:rPr>
          <w:rFonts w:ascii="Times New Roman" w:eastAsia="Times New Roman" w:hAnsi="Times New Roman" w:cs="David"/>
          <w:b/>
          <w:bCs/>
          <w:sz w:val="42"/>
          <w:szCs w:val="30"/>
          <w:u w:val="single"/>
          <w:rtl/>
          <w:lang w:eastAsia="he-IL"/>
        </w:rPr>
      </w:pPr>
    </w:p>
    <w:p w14:paraId="41FB2904" w14:textId="00754F71" w:rsidR="00232692" w:rsidRPr="00232692" w:rsidRDefault="00232692" w:rsidP="00A57AA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r w:rsidRPr="00232692">
        <w:rPr>
          <w:rFonts w:ascii="Times New Roman" w:eastAsia="Times New Roman" w:hAnsi="Times New Roman" w:cs="David"/>
          <w:b/>
          <w:bCs/>
          <w:sz w:val="42"/>
          <w:szCs w:val="30"/>
          <w:u w:val="single"/>
          <w:rtl/>
          <w:lang w:eastAsia="he-IL"/>
        </w:rPr>
        <w:t>ח ו ז ה</w:t>
      </w:r>
      <w:r w:rsidR="00811209">
        <w:rPr>
          <w:rFonts w:ascii="Times New Roman" w:eastAsia="Times New Roman" w:hAnsi="Times New Roman" w:cs="David" w:hint="cs"/>
          <w:b/>
          <w:bCs/>
          <w:sz w:val="42"/>
          <w:szCs w:val="30"/>
          <w:u w:val="single"/>
          <w:rtl/>
          <w:lang w:eastAsia="he-IL"/>
        </w:rPr>
        <w:t xml:space="preserve"> יועץ </w:t>
      </w:r>
      <w:ins w:id="4" w:author="Meryl Etman" w:date="2022-12-08T12:12:00Z">
        <w:r w:rsidR="00A57AA2">
          <w:rPr>
            <w:rFonts w:ascii="Times New Roman" w:eastAsia="Times New Roman" w:hAnsi="Times New Roman" w:cs="David" w:hint="cs"/>
            <w:b/>
            <w:bCs/>
            <w:sz w:val="42"/>
            <w:szCs w:val="30"/>
            <w:u w:val="single"/>
            <w:rtl/>
            <w:lang w:eastAsia="he-IL"/>
          </w:rPr>
          <w:t>ניהול ואחזקת מבנים</w:t>
        </w:r>
      </w:ins>
      <w:del w:id="5" w:author="Meryl Etman" w:date="2022-12-08T12:12:00Z">
        <w:r w:rsidR="00811209" w:rsidDel="00A57AA2">
          <w:rPr>
            <w:rFonts w:ascii="Times New Roman" w:eastAsia="Times New Roman" w:hAnsi="Times New Roman" w:cs="David" w:hint="cs"/>
            <w:b/>
            <w:bCs/>
            <w:sz w:val="42"/>
            <w:szCs w:val="30"/>
            <w:u w:val="single"/>
            <w:rtl/>
            <w:lang w:eastAsia="he-IL"/>
          </w:rPr>
          <w:delText>פינוי אפה</w:delText>
        </w:r>
      </w:del>
    </w:p>
    <w:p w14:paraId="5B61512C"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3F73F334" w14:textId="666EC511"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שנערך ונחתם בתאריך </w:t>
      </w:r>
      <w:sdt>
        <w:sdtPr>
          <w:rPr>
            <w:rFonts w:ascii="Times New Roman" w:eastAsia="Times New Roman" w:hAnsi="Times New Roman" w:cs="David"/>
            <w:color w:val="0000FF"/>
            <w:sz w:val="26"/>
            <w:szCs w:val="24"/>
            <w:rtl/>
          </w:rPr>
          <w:alias w:val="תאריך חתימת חוזה"/>
          <w:tag w:val="cntSignDate"/>
          <w:id w:val="989608301"/>
          <w:placeholder>
            <w:docPart w:val="A878AB63E8C94DC69CC73EA54AACCA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4-08-26T00:00:00Z">
            <w:dateFormat w:val="dd/MM/yyyy"/>
            <w:lid w:val="he-IL"/>
            <w:storeMappedDataAs w:val="dateTime"/>
            <w:calendar w:val="gregorian"/>
          </w:date>
        </w:sdtPr>
        <w:sdtEndPr/>
        <w:sdtContent>
          <w:ins w:id="6" w:author="Meryl Etman" w:date="2024-08-26T16:21:00Z">
            <w:r w:rsidR="00FD06E2">
              <w:rPr>
                <w:rFonts w:ascii="Times New Roman" w:eastAsia="Times New Roman" w:hAnsi="Times New Roman" w:cs="David" w:hint="cs"/>
                <w:color w:val="0000FF"/>
                <w:sz w:val="26"/>
                <w:szCs w:val="24"/>
                <w:rtl/>
              </w:rPr>
              <w:t>‏26/08/2024</w:t>
            </w:r>
          </w:ins>
        </w:sdtContent>
      </w:sdt>
    </w:p>
    <w:p w14:paraId="5E45F325"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p>
    <w:p w14:paraId="3C8DC9CD" w14:textId="77777777" w:rsidR="00232692" w:rsidRPr="00232692" w:rsidRDefault="00232692" w:rsidP="00232692">
      <w:pPr>
        <w:keepNext/>
        <w:spacing w:before="0" w:beforeAutospacing="0" w:after="0" w:afterAutospacing="0" w:line="240" w:lineRule="auto"/>
        <w:jc w:val="center"/>
        <w:outlineLvl w:val="5"/>
        <w:rPr>
          <w:rFonts w:ascii="Times New Roman" w:eastAsia="Times New Roman" w:hAnsi="Times New Roman" w:cs="David"/>
          <w:b/>
          <w:bCs/>
          <w:sz w:val="26"/>
          <w:szCs w:val="24"/>
          <w:rtl/>
          <w:lang w:eastAsia="he-IL"/>
        </w:rPr>
      </w:pPr>
    </w:p>
    <w:p w14:paraId="2683A4E0" w14:textId="77777777" w:rsidR="00232692" w:rsidRPr="00232692" w:rsidRDefault="00232692" w:rsidP="00232692">
      <w:pPr>
        <w:keepNext/>
        <w:spacing w:before="0" w:beforeAutospacing="0" w:after="0" w:afterAutospacing="0" w:line="240" w:lineRule="auto"/>
        <w:jc w:val="center"/>
        <w:outlineLvl w:val="5"/>
        <w:rPr>
          <w:rFonts w:ascii="Times New Roman" w:eastAsia="Times New Roman" w:hAnsi="Times New Roman" w:cs="David"/>
          <w:b/>
          <w:bCs/>
          <w:sz w:val="26"/>
          <w:szCs w:val="24"/>
          <w:rtl/>
          <w:lang w:eastAsia="he-IL"/>
        </w:rPr>
      </w:pPr>
      <w:r w:rsidRPr="00232692">
        <w:rPr>
          <w:rFonts w:ascii="Times New Roman" w:eastAsia="Times New Roman" w:hAnsi="Times New Roman" w:cs="David"/>
          <w:b/>
          <w:bCs/>
          <w:sz w:val="26"/>
          <w:szCs w:val="24"/>
          <w:rtl/>
          <w:lang w:eastAsia="he-IL"/>
        </w:rPr>
        <w:t>ב  י  ן</w:t>
      </w:r>
    </w:p>
    <w:sdt>
      <w:sdtPr>
        <w:rPr>
          <w:rFonts w:ascii="David" w:eastAsia="Times New Roman" w:hAnsi="David" w:cs="David"/>
          <w:sz w:val="24"/>
          <w:szCs w:val="24"/>
          <w:lang w:eastAsia="he-IL"/>
        </w:rPr>
        <w:alias w:val="צד א בחוזה"/>
        <w:tag w:val="cntTzadA"/>
        <w:id w:val="198597740"/>
        <w:placeholder>
          <w:docPart w:val="45F3D2453BFC496F9B97BECFDBAFA9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358F254" w14:textId="24FFE38C" w:rsidR="00232692" w:rsidRPr="00825216" w:rsidRDefault="00A57AA2" w:rsidP="00811209">
          <w:pPr>
            <w:bidi w:val="0"/>
            <w:spacing w:before="0" w:beforeAutospacing="0" w:after="0" w:afterAutospacing="0" w:line="240" w:lineRule="auto"/>
            <w:jc w:val="center"/>
            <w:rPr>
              <w:rFonts w:ascii="David" w:eastAsia="Times New Roman" w:hAnsi="David" w:cs="David"/>
              <w:sz w:val="24"/>
              <w:szCs w:val="24"/>
              <w:rtl/>
              <w:lang w:eastAsia="he-IL"/>
              <w:rPrChange w:id="7" w:author="Meryl Etman [2]" w:date="2022-12-08T12:19:00Z">
                <w:rPr>
                  <w:rFonts w:ascii="Times New Roman" w:eastAsia="Times New Roman" w:hAnsi="Times New Roman" w:cs="David"/>
                  <w:sz w:val="20"/>
                  <w:szCs w:val="20"/>
                  <w:rtl/>
                  <w:lang w:eastAsia="he-IL"/>
                </w:rPr>
              </w:rPrChange>
            </w:rPr>
          </w:pPr>
          <w:ins w:id="8" w:author="Meryl Etman" w:date="2022-12-08T12:13:00Z">
            <w:r w:rsidRPr="00825216">
              <w:rPr>
                <w:rFonts w:ascii="David" w:eastAsia="Times New Roman" w:hAnsi="David" w:cs="David"/>
                <w:sz w:val="24"/>
                <w:szCs w:val="24"/>
                <w:lang w:eastAsia="he-IL"/>
                <w:rPrChange w:id="9" w:author="Meryl Etman [2]" w:date="2022-12-08T12:19:00Z">
                  <w:rPr>
                    <w:rFonts w:ascii="Times New Roman" w:eastAsia="Times New Roman" w:hAnsi="Times New Roman" w:cs="David"/>
                    <w:sz w:val="20"/>
                    <w:szCs w:val="20"/>
                    <w:lang w:eastAsia="he-IL"/>
                  </w:rPr>
                </w:rPrChange>
              </w:rPr>
              <w:br/>
            </w:r>
            <w:r w:rsidRPr="00825216">
              <w:rPr>
                <w:rFonts w:ascii="David" w:eastAsia="Times New Roman" w:hAnsi="David" w:cs="David"/>
                <w:sz w:val="24"/>
                <w:szCs w:val="24"/>
                <w:rtl/>
                <w:lang w:eastAsia="he-IL"/>
                <w:rPrChange w:id="10" w:author="Meryl Etman [2]" w:date="2022-12-08T12:19:00Z">
                  <w:rPr>
                    <w:rFonts w:ascii="Times New Roman" w:eastAsia="Times New Roman" w:hAnsi="Times New Roman" w:cs="David"/>
                    <w:sz w:val="20"/>
                    <w:szCs w:val="20"/>
                    <w:rtl/>
                    <w:lang w:eastAsia="he-IL"/>
                  </w:rPr>
                </w:rPrChange>
              </w:rPr>
              <w:t>גבעת שמואל החדשה בע"מ</w:t>
            </w:r>
            <w:r w:rsidRPr="00825216">
              <w:rPr>
                <w:rFonts w:ascii="David" w:eastAsia="Times New Roman" w:hAnsi="David" w:cs="David"/>
                <w:sz w:val="24"/>
                <w:szCs w:val="24"/>
                <w:rtl/>
                <w:lang w:eastAsia="he-IL"/>
                <w:rPrChange w:id="11" w:author="Meryl Etman [2]" w:date="2022-12-08T12:19:00Z">
                  <w:rPr>
                    <w:rFonts w:ascii="Times New Roman" w:eastAsia="Times New Roman" w:hAnsi="Times New Roman" w:cs="David"/>
                    <w:sz w:val="20"/>
                    <w:szCs w:val="20"/>
                    <w:rtl/>
                    <w:lang w:eastAsia="he-IL"/>
                  </w:rPr>
                </w:rPrChange>
              </w:rPr>
              <w:br/>
              <w:t>יהונתן נתניהו 1ג', אור יהודה</w:t>
            </w:r>
            <w:r w:rsidRPr="00825216">
              <w:rPr>
                <w:rFonts w:ascii="David" w:eastAsia="Times New Roman" w:hAnsi="David" w:cs="David"/>
                <w:sz w:val="24"/>
                <w:szCs w:val="24"/>
                <w:rtl/>
                <w:lang w:eastAsia="he-IL"/>
                <w:rPrChange w:id="12" w:author="Meryl Etman [2]" w:date="2022-12-08T12:19:00Z">
                  <w:rPr>
                    <w:rFonts w:ascii="Times New Roman" w:eastAsia="Times New Roman" w:hAnsi="Times New Roman" w:cs="David"/>
                    <w:sz w:val="20"/>
                    <w:szCs w:val="20"/>
                    <w:rtl/>
                    <w:lang w:eastAsia="he-IL"/>
                  </w:rPr>
                </w:rPrChange>
              </w:rPr>
              <w:br/>
            </w:r>
            <w:r w:rsidRPr="00825216">
              <w:rPr>
                <w:rFonts w:ascii="David" w:eastAsia="Times New Roman" w:hAnsi="David" w:cs="David"/>
                <w:sz w:val="24"/>
                <w:szCs w:val="24"/>
                <w:lang w:eastAsia="he-IL"/>
                <w:rPrChange w:id="13" w:author="Meryl Etman [2]" w:date="2022-12-08T12:19:00Z">
                  <w:rPr>
                    <w:rFonts w:ascii="Times New Roman" w:eastAsia="Times New Roman" w:hAnsi="Times New Roman" w:cs="David"/>
                    <w:sz w:val="20"/>
                    <w:szCs w:val="20"/>
                    <w:lang w:eastAsia="he-IL"/>
                  </w:rPr>
                </w:rPrChange>
              </w:rPr>
              <w:t>514677533</w:t>
            </w:r>
            <w:r w:rsidRPr="00825216">
              <w:rPr>
                <w:rFonts w:ascii="David" w:eastAsia="Times New Roman" w:hAnsi="David" w:cs="David"/>
                <w:sz w:val="24"/>
                <w:szCs w:val="24"/>
                <w:rtl/>
                <w:lang w:eastAsia="he-IL"/>
                <w:rPrChange w:id="14" w:author="Meryl Etman [2]" w:date="2022-12-08T12:19:00Z">
                  <w:rPr>
                    <w:rFonts w:ascii="Times New Roman" w:eastAsia="Times New Roman" w:hAnsi="Times New Roman" w:cs="David"/>
                    <w:sz w:val="20"/>
                    <w:szCs w:val="20"/>
                    <w:rtl/>
                    <w:lang w:eastAsia="he-IL"/>
                  </w:rPr>
                </w:rPrChange>
              </w:rPr>
              <w:br/>
            </w:r>
          </w:ins>
        </w:p>
      </w:sdtContent>
    </w:sdt>
    <w:p w14:paraId="265548E6" w14:textId="77777777" w:rsidR="00232692" w:rsidRPr="00825216" w:rsidRDefault="00232692" w:rsidP="00232692">
      <w:pPr>
        <w:spacing w:before="0" w:beforeAutospacing="0" w:after="0" w:afterAutospacing="0" w:line="240" w:lineRule="auto"/>
        <w:rPr>
          <w:rFonts w:ascii="David" w:eastAsia="Times New Roman" w:hAnsi="David" w:cs="David"/>
          <w:b/>
          <w:bCs/>
          <w:color w:val="0000FF"/>
          <w:sz w:val="24"/>
          <w:szCs w:val="24"/>
          <w:rtl/>
          <w:rPrChange w:id="15" w:author="Meryl Etman [2]" w:date="2022-12-08T12:19:00Z">
            <w:rPr>
              <w:rFonts w:ascii="Times New Roman" w:eastAsia="Times New Roman" w:hAnsi="Times New Roman" w:cs="David"/>
              <w:b/>
              <w:bCs/>
              <w:color w:val="0000FF"/>
              <w:sz w:val="26"/>
              <w:szCs w:val="24"/>
              <w:rtl/>
            </w:rPr>
          </w:rPrChange>
        </w:rPr>
      </w:pPr>
    </w:p>
    <w:p w14:paraId="30DA64DD" w14:textId="77777777" w:rsidR="00232692" w:rsidRPr="00232692" w:rsidRDefault="00232692" w:rsidP="00232692">
      <w:pPr>
        <w:tabs>
          <w:tab w:val="left" w:pos="2552"/>
        </w:tabs>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(להלן:</w:t>
      </w:r>
      <w:r w:rsidRPr="00232692">
        <w:rPr>
          <w:rFonts w:ascii="Times New Roman" w:eastAsia="Times New Roman" w:hAnsi="Times New Roman" w:cs="David"/>
          <w:b/>
          <w:bCs/>
          <w:sz w:val="26"/>
          <w:szCs w:val="24"/>
          <w:rtl/>
          <w:lang w:eastAsia="he-IL"/>
        </w:rPr>
        <w:t xml:space="preserve"> "המזמינה"</w:t>
      </w:r>
      <w:r w:rsidRPr="00232692">
        <w:rPr>
          <w:rFonts w:ascii="Times New Roman" w:eastAsia="Times New Roman" w:hAnsi="Times New Roman" w:cs="David"/>
          <w:sz w:val="26"/>
          <w:szCs w:val="24"/>
          <w:rtl/>
          <w:lang w:eastAsia="he-IL"/>
        </w:rPr>
        <w:t>)</w:t>
      </w:r>
    </w:p>
    <w:p w14:paraId="455C4CCC" w14:textId="77777777" w:rsidR="00232692" w:rsidRPr="00232692" w:rsidRDefault="00232692" w:rsidP="00232692">
      <w:pPr>
        <w:tabs>
          <w:tab w:val="right" w:pos="8440"/>
        </w:tabs>
        <w:spacing w:before="0" w:beforeAutospacing="0" w:after="0" w:afterAutospacing="0" w:line="240" w:lineRule="auto"/>
        <w:ind w:left="1200" w:hanging="1200"/>
        <w:jc w:val="both"/>
        <w:rPr>
          <w:rFonts w:ascii="Times New Roman" w:eastAsia="Times New Roman" w:hAnsi="Times New Roman" w:cs="David"/>
          <w:sz w:val="26"/>
          <w:szCs w:val="24"/>
          <w:rtl/>
          <w:lang w:eastAsia="he-IL"/>
        </w:rPr>
      </w:pPr>
    </w:p>
    <w:p w14:paraId="00FB1823"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u w:val="single"/>
          <w:rtl/>
          <w:lang w:eastAsia="he-IL"/>
        </w:rPr>
        <w:t>מצד אחד</w:t>
      </w:r>
      <w:r w:rsidRPr="00232692">
        <w:rPr>
          <w:rFonts w:ascii="Times New Roman" w:eastAsia="Times New Roman" w:hAnsi="Times New Roman" w:cs="David"/>
          <w:sz w:val="26"/>
          <w:szCs w:val="24"/>
          <w:rtl/>
          <w:lang w:eastAsia="he-IL"/>
        </w:rPr>
        <w:t>;</w:t>
      </w:r>
    </w:p>
    <w:p w14:paraId="3BD9AB04"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28828A0E" w14:textId="77777777" w:rsid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ל  ב  י  ן</w:t>
      </w:r>
    </w:p>
    <w:p w14:paraId="32F6F29C" w14:textId="77777777" w:rsidR="00B44D6B" w:rsidRDefault="00B44D6B" w:rsidP="00232692">
      <w:pPr>
        <w:spacing w:before="0" w:beforeAutospacing="0" w:after="0" w:afterAutospacing="0" w:line="240" w:lineRule="auto"/>
        <w:jc w:val="center"/>
        <w:rPr>
          <w:rFonts w:ascii="Times New Roman" w:eastAsia="Times New Roman" w:hAnsi="Times New Roman" w:cs="David"/>
          <w:sz w:val="26"/>
          <w:szCs w:val="24"/>
          <w:rtl/>
          <w:lang w:eastAsia="he-IL"/>
        </w:rPr>
      </w:pPr>
    </w:p>
    <w:sdt>
      <w:sdtPr>
        <w:rPr>
          <w:rStyle w:val="a7"/>
          <w:color w:val="00B0F0"/>
          <w:rtl/>
        </w:rPr>
        <w:alias w:val="צדדים נוספים"/>
        <w:tag w:val="cntTzadB_x002C__x0020_cntTzadC_x002C__x0020_cntTzadD"/>
        <w:id w:val="-1976448273"/>
        <w:placeholder>
          <w:docPart w:val="DBB06B05FBE544BF999028943BA3AB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a7"/>
        </w:rPr>
      </w:sdtEndPr>
      <w:sdtContent>
        <w:p w14:paraId="46C61500" w14:textId="2409DBDF" w:rsidR="00B44D6B" w:rsidRPr="00232692" w:rsidRDefault="00B44D6B" w:rsidP="00A57AA2">
          <w:pPr>
            <w:spacing w:before="0" w:beforeAutospacing="0" w:after="0" w:afterAutospacing="0" w:line="240" w:lineRule="auto"/>
            <w:jc w:val="center"/>
            <w:rPr>
              <w:rFonts w:ascii="Times New Roman" w:eastAsia="Times New Roman" w:hAnsi="Times New Roman" w:cs="David"/>
              <w:sz w:val="26"/>
              <w:szCs w:val="24"/>
              <w:rtl/>
              <w:lang w:eastAsia="he-IL"/>
            </w:rPr>
          </w:pPr>
          <w:del w:id="16" w:author="Meryl Etman" w:date="2022-12-08T12:14:00Z">
            <w:r w:rsidRPr="00B44D6B" w:rsidDel="00A57AA2">
              <w:rPr>
                <w:rStyle w:val="a7"/>
                <w:rFonts w:hint="cs"/>
                <w:color w:val="00B0F0"/>
                <w:rtl/>
              </w:rPr>
              <w:delText>[צדדים נוספים]</w:delText>
            </w:r>
          </w:del>
          <w:ins w:id="17" w:author="Meryl Etman" w:date="2023-10-24T11:58:00Z">
            <w:r w:rsidR="000A29A2">
              <w:rPr>
                <w:rStyle w:val="a7"/>
                <w:color w:val="00B0F0"/>
                <w:rtl/>
              </w:rPr>
              <w:br/>
              <w:t>עידן (ש.נ.י) ניהול ואחזקת מבנים בע"מ</w:t>
            </w:r>
            <w:r w:rsidR="000A29A2">
              <w:rPr>
                <w:rStyle w:val="a7"/>
                <w:color w:val="00B0F0"/>
                <w:rtl/>
              </w:rPr>
              <w:br/>
              <w:t>רח' הרברט סמואל 46, תל אביב</w:t>
            </w:r>
            <w:r w:rsidR="000A29A2">
              <w:rPr>
                <w:rStyle w:val="a7"/>
                <w:color w:val="00B0F0"/>
                <w:rtl/>
              </w:rPr>
              <w:br/>
            </w:r>
            <w:r w:rsidR="000A29A2">
              <w:rPr>
                <w:rStyle w:val="a7"/>
                <w:color w:val="00B0F0"/>
                <w:rtl/>
              </w:rPr>
              <w:br/>
            </w:r>
          </w:ins>
        </w:p>
      </w:sdtContent>
    </w:sdt>
    <w:p w14:paraId="38208208" w14:textId="77777777" w:rsidR="00232692" w:rsidRPr="00232692" w:rsidRDefault="00B44D6B" w:rsidP="00232692">
      <w:pPr>
        <w:tabs>
          <w:tab w:val="left" w:pos="2552"/>
        </w:tabs>
        <w:spacing w:before="0" w:beforeAutospacing="0" w:after="0" w:afterAutospacing="0" w:line="240" w:lineRule="auto"/>
        <w:jc w:val="center"/>
        <w:rPr>
          <w:rFonts w:ascii="Times New Roman" w:eastAsia="Times New Roman" w:hAnsi="Times New Roman" w:cs="David"/>
          <w:sz w:val="20"/>
          <w:szCs w:val="24"/>
          <w:rtl/>
          <w:lang w:eastAsia="he-IL"/>
        </w:rPr>
      </w:pPr>
      <w:r w:rsidRPr="00232692" w:rsidDel="00B44D6B">
        <w:rPr>
          <w:rFonts w:ascii="Times New Roman" w:eastAsia="Times New Roman" w:hAnsi="Times New Roman" w:cs="David"/>
          <w:b/>
          <w:bCs/>
          <w:sz w:val="26"/>
          <w:szCs w:val="24"/>
          <w:rtl/>
        </w:rPr>
        <w:t xml:space="preserve"> </w:t>
      </w:r>
      <w:r w:rsidR="00232692" w:rsidRPr="00232692">
        <w:rPr>
          <w:rFonts w:ascii="Times New Roman" w:eastAsia="Times New Roman" w:hAnsi="Times New Roman" w:cs="David"/>
          <w:sz w:val="26"/>
          <w:szCs w:val="24"/>
          <w:rtl/>
          <w:lang w:eastAsia="he-IL"/>
        </w:rPr>
        <w:t xml:space="preserve">(להלן: </w:t>
      </w:r>
      <w:r w:rsidR="00232692" w:rsidRPr="00232692">
        <w:rPr>
          <w:rFonts w:ascii="Times New Roman" w:eastAsia="Times New Roman" w:hAnsi="Times New Roman" w:cs="David"/>
          <w:b/>
          <w:bCs/>
          <w:sz w:val="26"/>
          <w:szCs w:val="24"/>
          <w:rtl/>
          <w:lang w:eastAsia="he-IL"/>
        </w:rPr>
        <w:t>"היועץ"</w:t>
      </w:r>
      <w:r w:rsidR="00232692" w:rsidRPr="00232692">
        <w:rPr>
          <w:rFonts w:ascii="Times New Roman" w:eastAsia="Times New Roman" w:hAnsi="Times New Roman" w:cs="David"/>
          <w:sz w:val="26"/>
          <w:szCs w:val="24"/>
          <w:rtl/>
          <w:lang w:eastAsia="he-IL"/>
        </w:rPr>
        <w:t>)</w:t>
      </w:r>
    </w:p>
    <w:p w14:paraId="52294F5C" w14:textId="77777777" w:rsidR="00232692" w:rsidRPr="00232692" w:rsidRDefault="00232692" w:rsidP="00232692">
      <w:pPr>
        <w:tabs>
          <w:tab w:val="right" w:pos="8440"/>
        </w:tabs>
        <w:spacing w:before="0" w:beforeAutospacing="0" w:after="0" w:afterAutospacing="0" w:line="240" w:lineRule="auto"/>
        <w:ind w:left="1200" w:hanging="1200"/>
        <w:jc w:val="both"/>
        <w:rPr>
          <w:rFonts w:ascii="Times New Roman" w:eastAsia="Times New Roman" w:hAnsi="Times New Roman" w:cs="David"/>
          <w:sz w:val="26"/>
          <w:szCs w:val="24"/>
          <w:rtl/>
          <w:lang w:eastAsia="he-IL"/>
        </w:rPr>
      </w:pPr>
    </w:p>
    <w:p w14:paraId="15D67030"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u w:val="single"/>
          <w:rtl/>
          <w:lang w:eastAsia="he-IL"/>
        </w:rPr>
        <w:t>מצד שני</w:t>
      </w:r>
      <w:r w:rsidRPr="00232692">
        <w:rPr>
          <w:rFonts w:ascii="Times New Roman" w:eastAsia="Times New Roman" w:hAnsi="Times New Roman" w:cs="David"/>
          <w:sz w:val="26"/>
          <w:szCs w:val="24"/>
          <w:rtl/>
          <w:lang w:eastAsia="he-IL"/>
        </w:rPr>
        <w:t>;</w:t>
      </w:r>
    </w:p>
    <w:p w14:paraId="5E9AAD43"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6EF5DCA5"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הואיל</w:t>
      </w:r>
      <w:r w:rsidRPr="00232692">
        <w:rPr>
          <w:rFonts w:ascii="Times New Roman" w:eastAsia="Times New Roman" w:hAnsi="Times New Roman" w:cs="David"/>
          <w:sz w:val="26"/>
          <w:szCs w:val="24"/>
          <w:rtl/>
          <w:lang w:eastAsia="he-IL"/>
        </w:rPr>
        <w:tab/>
        <w:t xml:space="preserve">והמזמינה מעוניינת לקבל שירותים כמפורט בנספח </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hint="cs"/>
          <w:b/>
          <w:bCs/>
          <w:sz w:val="26"/>
          <w:szCs w:val="24"/>
          <w:rtl/>
          <w:lang w:eastAsia="he-IL"/>
        </w:rPr>
        <w:t>ב</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sz w:val="26"/>
          <w:szCs w:val="24"/>
          <w:rtl/>
          <w:lang w:eastAsia="he-IL"/>
        </w:rPr>
        <w:t xml:space="preserve"> (להלן: </w:t>
      </w:r>
      <w:r w:rsidRPr="00232692">
        <w:rPr>
          <w:rFonts w:ascii="Times New Roman" w:eastAsia="Times New Roman" w:hAnsi="Times New Roman" w:cs="David"/>
          <w:b/>
          <w:bCs/>
          <w:sz w:val="26"/>
          <w:szCs w:val="24"/>
          <w:rtl/>
          <w:lang w:eastAsia="he-IL"/>
        </w:rPr>
        <w:t>"השירותים"</w:t>
      </w:r>
      <w:r w:rsidRPr="00232692">
        <w:rPr>
          <w:rFonts w:ascii="Times New Roman" w:eastAsia="Times New Roman" w:hAnsi="Times New Roman" w:cs="David"/>
          <w:sz w:val="26"/>
          <w:szCs w:val="24"/>
          <w:rtl/>
          <w:lang w:eastAsia="he-IL"/>
        </w:rPr>
        <w:t>);</w:t>
      </w:r>
    </w:p>
    <w:p w14:paraId="691EA910"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5848C638"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והואיל</w:t>
      </w:r>
      <w:r w:rsidRPr="00232692">
        <w:rPr>
          <w:rFonts w:ascii="Times New Roman" w:eastAsia="Times New Roman" w:hAnsi="Times New Roman" w:cs="David"/>
          <w:sz w:val="26"/>
          <w:szCs w:val="24"/>
          <w:rtl/>
          <w:lang w:eastAsia="he-IL"/>
        </w:rPr>
        <w:tab/>
        <w:t>והיועץ מצהיר כי הינו בעל הידע המקצועי, המומחיות והניסיון הדרושים לשם אספקת השירותים;</w:t>
      </w:r>
    </w:p>
    <w:p w14:paraId="7AE93266"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5F3F6E03"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והואיל</w:t>
      </w:r>
      <w:r w:rsidRPr="00232692">
        <w:rPr>
          <w:rFonts w:ascii="Times New Roman" w:eastAsia="Times New Roman" w:hAnsi="Times New Roman" w:cs="David"/>
          <w:sz w:val="26"/>
          <w:szCs w:val="24"/>
          <w:rtl/>
          <w:lang w:eastAsia="he-IL"/>
        </w:rPr>
        <w:tab/>
        <w:t>והמזמינה מעוניינת לקבל את השירותים מהיועץ והיועץ מעוניין לספקם למזמינה בתנאים המפורטים בהוראות חוזה זה להלן;</w:t>
      </w:r>
    </w:p>
    <w:p w14:paraId="1F6C45C7"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17BDB139" w14:textId="77777777" w:rsidR="00232692" w:rsidRPr="00232692" w:rsidRDefault="00232692" w:rsidP="00232692">
      <w:pPr>
        <w:spacing w:before="0" w:beforeAutospacing="0" w:after="0" w:afterAutospacing="0" w:line="240" w:lineRule="auto"/>
        <w:ind w:left="900" w:hanging="900"/>
        <w:jc w:val="center"/>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לפיכך הוסכם הותנה והוצהר בין הצדדים כדלקמן:</w:t>
      </w:r>
    </w:p>
    <w:p w14:paraId="63448796"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571261F4"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מבוא</w:t>
      </w:r>
      <w:r w:rsidRPr="00232692">
        <w:rPr>
          <w:rFonts w:ascii="Times New Roman" w:eastAsia="Times New Roman" w:hAnsi="Times New Roman" w:cs="David"/>
          <w:b/>
          <w:bCs/>
          <w:sz w:val="26"/>
          <w:szCs w:val="24"/>
          <w:u w:val="single"/>
          <w:rtl/>
          <w:lang w:eastAsia="he-IL"/>
        </w:rPr>
        <w:br/>
      </w:r>
      <w:r w:rsidRPr="00232692">
        <w:rPr>
          <w:rFonts w:ascii="Times New Roman" w:eastAsia="Times New Roman" w:hAnsi="Times New Roman" w:cs="David"/>
          <w:sz w:val="26"/>
          <w:szCs w:val="24"/>
          <w:rtl/>
          <w:lang w:eastAsia="he-IL"/>
        </w:rPr>
        <w:t>המבוא לחוזה זה מהווה חלק בלתי נפרד ממנו.</w:t>
      </w:r>
    </w:p>
    <w:p w14:paraId="7744AD05" w14:textId="77777777" w:rsidR="00232692" w:rsidRPr="00232692" w:rsidRDefault="00232692" w:rsidP="00232692">
      <w:pPr>
        <w:spacing w:before="0" w:beforeAutospacing="0" w:after="0" w:afterAutospacing="0" w:line="240" w:lineRule="auto"/>
        <w:ind w:left="540"/>
        <w:jc w:val="both"/>
        <w:rPr>
          <w:rFonts w:ascii="Times New Roman" w:eastAsia="Times New Roman" w:hAnsi="Times New Roman" w:cs="David"/>
          <w:sz w:val="26"/>
          <w:szCs w:val="24"/>
          <w:rtl/>
          <w:lang w:eastAsia="he-IL"/>
        </w:rPr>
      </w:pPr>
    </w:p>
    <w:p w14:paraId="20AEA1CA" w14:textId="77777777" w:rsidR="00232692" w:rsidRPr="00232692" w:rsidRDefault="00232692" w:rsidP="00232692">
      <w:pPr>
        <w:numPr>
          <w:ilvl w:val="0"/>
          <w:numId w:val="15"/>
        </w:numPr>
        <w:spacing w:before="0" w:beforeAutospacing="0" w:after="0" w:afterAutospacing="0" w:line="240" w:lineRule="auto"/>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הצהרות היועץ</w:t>
      </w:r>
      <w:r w:rsidRPr="00232692">
        <w:rPr>
          <w:rFonts w:ascii="Times New Roman" w:eastAsia="Times New Roman" w:hAnsi="Times New Roman" w:cs="David"/>
          <w:sz w:val="26"/>
          <w:szCs w:val="24"/>
          <w:rtl/>
          <w:lang w:eastAsia="he-IL"/>
        </w:rPr>
        <w:t xml:space="preserve"> </w:t>
      </w:r>
      <w:r w:rsidRPr="00232692">
        <w:rPr>
          <w:rFonts w:ascii="Times New Roman" w:eastAsia="Times New Roman" w:hAnsi="Times New Roman" w:cs="David"/>
          <w:sz w:val="26"/>
          <w:szCs w:val="24"/>
          <w:rtl/>
          <w:lang w:eastAsia="he-IL"/>
        </w:rPr>
        <w:br/>
        <w:t>היועץ מצהיר כדלקמן:</w:t>
      </w:r>
    </w:p>
    <w:p w14:paraId="6681775B" w14:textId="77777777" w:rsidR="00232692" w:rsidRPr="00232692" w:rsidRDefault="00232692" w:rsidP="00232692">
      <w:pPr>
        <w:spacing w:before="0" w:beforeAutospacing="0" w:after="0" w:afterAutospacing="0" w:line="240" w:lineRule="auto"/>
        <w:rPr>
          <w:rFonts w:ascii="Times New Roman" w:eastAsia="Times New Roman" w:hAnsi="Times New Roman" w:cs="David"/>
          <w:sz w:val="26"/>
          <w:szCs w:val="24"/>
          <w:lang w:eastAsia="he-IL"/>
        </w:rPr>
      </w:pPr>
    </w:p>
    <w:p w14:paraId="0FCCC803"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0"/>
          <w:szCs w:val="24"/>
          <w:rtl/>
          <w:lang w:eastAsia="he-IL"/>
        </w:rPr>
        <w:t>כי הוא מכיר ויודע את כל הנדרש למטרת בצוע הש</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 xml:space="preserve">רותים  וכי </w:t>
      </w:r>
      <w:r w:rsidRPr="00232692">
        <w:rPr>
          <w:rFonts w:ascii="Times New Roman" w:eastAsia="Times New Roman" w:hAnsi="Times New Roman" w:cs="David"/>
          <w:sz w:val="26"/>
          <w:szCs w:val="24"/>
          <w:rtl/>
          <w:lang w:eastAsia="he-IL"/>
        </w:rPr>
        <w:t>הינו בעל הידע, הנ</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סיון, הכישורים, האמצעים והר</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שיונות הנדרשים על פי כל דין וכ</w:t>
      </w:r>
      <w:r w:rsidRPr="00232692">
        <w:rPr>
          <w:rFonts w:ascii="Times New Roman" w:eastAsia="Times New Roman" w:hAnsi="Times New Roman" w:cs="David" w:hint="cs"/>
          <w:sz w:val="26"/>
          <w:szCs w:val="24"/>
          <w:rtl/>
          <w:lang w:eastAsia="he-IL"/>
        </w:rPr>
        <w:t>ו</w:t>
      </w:r>
      <w:r w:rsidRPr="00232692">
        <w:rPr>
          <w:rFonts w:ascii="Times New Roman" w:eastAsia="Times New Roman" w:hAnsi="Times New Roman" w:cs="David"/>
          <w:sz w:val="26"/>
          <w:szCs w:val="24"/>
          <w:rtl/>
          <w:lang w:eastAsia="he-IL"/>
        </w:rPr>
        <w:t xml:space="preserve">ח האדם המתאים, </w:t>
      </w:r>
      <w:r w:rsidRPr="00232692">
        <w:rPr>
          <w:rFonts w:ascii="Times New Roman" w:eastAsia="Times New Roman" w:hAnsi="Times New Roman" w:cs="David"/>
          <w:sz w:val="20"/>
          <w:szCs w:val="24"/>
          <w:rtl/>
          <w:lang w:eastAsia="he-IL"/>
        </w:rPr>
        <w:t>המאפשרים לו לבצע השירותים ברמה מקצועית גבוהה ובהתאם למותנה בחוזה זה</w:t>
      </w:r>
      <w:r w:rsidRPr="00232692">
        <w:rPr>
          <w:rFonts w:ascii="Times New Roman" w:eastAsia="Times New Roman" w:hAnsi="Times New Roman" w:cs="David"/>
          <w:sz w:val="26"/>
          <w:szCs w:val="24"/>
          <w:rtl/>
          <w:lang w:eastAsia="he-IL"/>
        </w:rPr>
        <w:t>.</w:t>
      </w:r>
    </w:p>
    <w:p w14:paraId="3E21C86C"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6"/>
          <w:szCs w:val="24"/>
          <w:lang w:eastAsia="he-IL"/>
        </w:rPr>
      </w:pPr>
    </w:p>
    <w:p w14:paraId="3112ACF4"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כי יספק את השירותים באופן אישי ורצוף, בצורה היעילה ובמיומנות מקצועית גבוהה ויקדיש כל הזמן שיידרש לשם כך  - הכל לשביעות רצון המזמינה.</w:t>
      </w:r>
    </w:p>
    <w:p w14:paraId="3481DEB0"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7548DBCD"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lastRenderedPageBreak/>
        <w:t xml:space="preserve">כי לא יגבה שכר ו/או עמלה ו/או תשלום כלשהו, בין באופן ישיר ובין באופן עקיף, מצד שלישי אחר כלשהו שיש לו נגיעה למושא השירותים. </w:t>
      </w:r>
    </w:p>
    <w:p w14:paraId="07254DD3"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lang w:eastAsia="he-IL"/>
        </w:rPr>
      </w:pPr>
    </w:p>
    <w:p w14:paraId="3D273EFD"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כי אין כל מניעה בין בדין ובין בחוזה, המונעת או מגבילה את התקשרותו בחוזה זה.</w:t>
      </w:r>
    </w:p>
    <w:p w14:paraId="25A8579D"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4635E47F"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b/>
          <w:bCs/>
          <w:sz w:val="26"/>
          <w:szCs w:val="24"/>
          <w:u w:val="single"/>
          <w:rtl/>
          <w:lang w:eastAsia="he-IL"/>
        </w:rPr>
      </w:pPr>
      <w:r w:rsidRPr="00232692">
        <w:rPr>
          <w:rFonts w:ascii="Times New Roman" w:eastAsia="Times New Roman" w:hAnsi="Times New Roman" w:cs="David"/>
          <w:b/>
          <w:bCs/>
          <w:sz w:val="26"/>
          <w:szCs w:val="24"/>
          <w:u w:val="single"/>
          <w:rtl/>
          <w:lang w:eastAsia="he-IL"/>
        </w:rPr>
        <w:t>לוחות זמנים</w:t>
      </w:r>
    </w:p>
    <w:p w14:paraId="1C8BBA66" w14:textId="77777777" w:rsidR="00232692" w:rsidRPr="00232692" w:rsidRDefault="00232692" w:rsidP="00232692">
      <w:pPr>
        <w:spacing w:before="0" w:beforeAutospacing="0" w:after="0" w:afterAutospacing="0" w:line="240" w:lineRule="auto"/>
        <w:ind w:left="567" w:right="567"/>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היועץ מתחייב להשלים את שרותי היועץ במועדים כמפורט בנספח </w:t>
      </w:r>
      <w:r w:rsidRPr="00232692">
        <w:rPr>
          <w:rFonts w:ascii="Times New Roman" w:eastAsia="Times New Roman" w:hAnsi="Times New Roman" w:cs="David" w:hint="cs"/>
          <w:sz w:val="26"/>
          <w:szCs w:val="24"/>
          <w:rtl/>
          <w:lang w:eastAsia="he-IL"/>
        </w:rPr>
        <w:t>ג</w:t>
      </w:r>
      <w:r w:rsidRPr="00232692">
        <w:rPr>
          <w:rFonts w:ascii="Times New Roman" w:eastAsia="Times New Roman" w:hAnsi="Times New Roman" w:cs="David"/>
          <w:sz w:val="26"/>
          <w:szCs w:val="24"/>
          <w:rtl/>
          <w:lang w:eastAsia="he-IL"/>
        </w:rPr>
        <w:t>'.</w:t>
      </w:r>
    </w:p>
    <w:p w14:paraId="377AA1DD" w14:textId="77777777" w:rsidR="00232692" w:rsidDel="00825216" w:rsidRDefault="00232692" w:rsidP="00232692">
      <w:pPr>
        <w:spacing w:before="0" w:beforeAutospacing="0" w:after="0" w:afterAutospacing="0" w:line="240" w:lineRule="auto"/>
        <w:ind w:right="567"/>
        <w:jc w:val="both"/>
        <w:rPr>
          <w:del w:id="18" w:author="Meryl Etman [2]" w:date="2022-12-08T12:19:00Z"/>
          <w:rFonts w:ascii="Times New Roman" w:eastAsia="Times New Roman" w:hAnsi="Times New Roman" w:cs="David"/>
          <w:sz w:val="26"/>
          <w:szCs w:val="24"/>
          <w:rtl/>
          <w:lang w:eastAsia="he-IL"/>
        </w:rPr>
      </w:pPr>
    </w:p>
    <w:p w14:paraId="76A067B6" w14:textId="77777777" w:rsidR="00B44D6B" w:rsidDel="00825216" w:rsidRDefault="00B44D6B" w:rsidP="00232692">
      <w:pPr>
        <w:spacing w:before="0" w:beforeAutospacing="0" w:after="0" w:afterAutospacing="0" w:line="240" w:lineRule="auto"/>
        <w:ind w:right="567"/>
        <w:jc w:val="both"/>
        <w:rPr>
          <w:del w:id="19" w:author="Meryl Etman [2]" w:date="2022-12-08T12:19:00Z"/>
          <w:rFonts w:ascii="Times New Roman" w:eastAsia="Times New Roman" w:hAnsi="Times New Roman" w:cs="David"/>
          <w:sz w:val="26"/>
          <w:szCs w:val="24"/>
          <w:rtl/>
          <w:lang w:eastAsia="he-IL"/>
        </w:rPr>
      </w:pPr>
    </w:p>
    <w:p w14:paraId="02B79573" w14:textId="77777777" w:rsidR="00B44D6B" w:rsidRPr="00232692" w:rsidDel="00825216" w:rsidRDefault="00B44D6B" w:rsidP="00232692">
      <w:pPr>
        <w:spacing w:before="0" w:beforeAutospacing="0" w:after="0" w:afterAutospacing="0" w:line="240" w:lineRule="auto"/>
        <w:ind w:right="567"/>
        <w:jc w:val="both"/>
        <w:rPr>
          <w:del w:id="20" w:author="Meryl Etman [2]" w:date="2022-12-08T12:19:00Z"/>
          <w:rFonts w:ascii="Times New Roman" w:eastAsia="Times New Roman" w:hAnsi="Times New Roman" w:cs="David"/>
          <w:sz w:val="26"/>
          <w:szCs w:val="24"/>
          <w:rtl/>
          <w:lang w:eastAsia="he-IL"/>
        </w:rPr>
      </w:pPr>
    </w:p>
    <w:p w14:paraId="57ED18A5" w14:textId="77777777" w:rsid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3DD750CE" w14:textId="77777777" w:rsidR="00811209" w:rsidRPr="00232692" w:rsidRDefault="00811209" w:rsidP="00232692">
      <w:pPr>
        <w:spacing w:before="0" w:beforeAutospacing="0" w:after="0" w:afterAutospacing="0" w:line="240" w:lineRule="auto"/>
        <w:ind w:right="567"/>
        <w:jc w:val="both"/>
        <w:rPr>
          <w:rFonts w:ascii="Times New Roman" w:eastAsia="Times New Roman" w:hAnsi="Times New Roman" w:cs="David"/>
          <w:sz w:val="26"/>
          <w:szCs w:val="24"/>
          <w:lang w:eastAsia="he-IL"/>
        </w:rPr>
      </w:pPr>
    </w:p>
    <w:p w14:paraId="0843B7AC"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התמורה</w:t>
      </w:r>
    </w:p>
    <w:p w14:paraId="28E9E3E1"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בתמורה למתן הש</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 xml:space="preserve">רותים כאמור בחוזה זה, במלואם ובמועדם, תשלם המזמינה ליועץ שכר טרחה בשיעורים, במועדים ובתנאים כמפורט בנספח </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hint="cs"/>
          <w:b/>
          <w:bCs/>
          <w:sz w:val="26"/>
          <w:szCs w:val="24"/>
          <w:rtl/>
          <w:lang w:eastAsia="he-IL"/>
        </w:rPr>
        <w:t>ד</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sz w:val="26"/>
          <w:szCs w:val="24"/>
          <w:rtl/>
          <w:lang w:eastAsia="he-IL"/>
        </w:rPr>
        <w:t xml:space="preserve"> לחוזה זה (להלן: </w:t>
      </w:r>
      <w:r w:rsidRPr="00232692">
        <w:rPr>
          <w:rFonts w:ascii="Times New Roman" w:eastAsia="Times New Roman" w:hAnsi="Times New Roman" w:cs="David"/>
          <w:b/>
          <w:bCs/>
          <w:sz w:val="26"/>
          <w:szCs w:val="24"/>
          <w:rtl/>
          <w:lang w:eastAsia="he-IL"/>
        </w:rPr>
        <w:t>"התמורה"</w:t>
      </w:r>
      <w:r w:rsidRPr="00232692">
        <w:rPr>
          <w:rFonts w:ascii="Times New Roman" w:eastAsia="Times New Roman" w:hAnsi="Times New Roman" w:cs="David"/>
          <w:sz w:val="26"/>
          <w:szCs w:val="24"/>
          <w:rtl/>
          <w:lang w:eastAsia="he-IL"/>
        </w:rPr>
        <w:t>).</w:t>
      </w:r>
    </w:p>
    <w:p w14:paraId="2FD7F087"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6"/>
          <w:szCs w:val="24"/>
          <w:lang w:eastAsia="he-IL"/>
        </w:rPr>
      </w:pPr>
    </w:p>
    <w:p w14:paraId="0A3330F4"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0"/>
          <w:szCs w:val="24"/>
          <w:rtl/>
          <w:lang w:eastAsia="he-IL"/>
        </w:rPr>
        <w:t xml:space="preserve">אין באישור ו/או בתשלום התמורה עפ"י חוזה זה או כל חלק ממנה, משום אישור כלשהו מצד המזמינה לגבי עצם בצוע שירותי היועץ ו/או טיבם ו/או הסכום המגיע ליועץ. </w:t>
      </w:r>
    </w:p>
    <w:p w14:paraId="68E9C62C"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6B647567"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0"/>
          <w:szCs w:val="24"/>
          <w:rtl/>
          <w:lang w:eastAsia="he-IL"/>
        </w:rPr>
        <w:t xml:space="preserve">מוסכם במפורש כי התמורה המפורטת והמוגדרת במפורש בנספח </w:t>
      </w:r>
      <w:r w:rsidRPr="00232692">
        <w:rPr>
          <w:rFonts w:ascii="Times New Roman" w:eastAsia="Times New Roman" w:hAnsi="Times New Roman" w:cs="David"/>
          <w:b/>
          <w:bCs/>
          <w:sz w:val="20"/>
          <w:szCs w:val="24"/>
          <w:rtl/>
          <w:lang w:eastAsia="he-IL"/>
        </w:rPr>
        <w:t>"</w:t>
      </w:r>
      <w:r w:rsidRPr="00232692">
        <w:rPr>
          <w:rFonts w:ascii="Times New Roman" w:eastAsia="Times New Roman" w:hAnsi="Times New Roman" w:cs="David" w:hint="cs"/>
          <w:b/>
          <w:bCs/>
          <w:sz w:val="20"/>
          <w:szCs w:val="24"/>
          <w:rtl/>
          <w:lang w:eastAsia="he-IL"/>
        </w:rPr>
        <w:t>ד</w:t>
      </w:r>
      <w:r w:rsidRPr="00232692">
        <w:rPr>
          <w:rFonts w:ascii="Times New Roman" w:eastAsia="Times New Roman" w:hAnsi="Times New Roman" w:cs="David"/>
          <w:b/>
          <w:bCs/>
          <w:sz w:val="20"/>
          <w:szCs w:val="24"/>
          <w:rtl/>
          <w:lang w:eastAsia="he-IL"/>
        </w:rPr>
        <w:t>"</w:t>
      </w:r>
      <w:r w:rsidRPr="00232692">
        <w:rPr>
          <w:rFonts w:ascii="Times New Roman" w:eastAsia="Times New Roman" w:hAnsi="Times New Roman" w:cs="David"/>
          <w:sz w:val="20"/>
          <w:szCs w:val="24"/>
          <w:rtl/>
          <w:lang w:eastAsia="he-IL"/>
        </w:rPr>
        <w:t xml:space="preserve"> היא סופית ומוחלטת, והיועץ לא יהיה זכאי לשום תוספת מסיבת הימשכות תקופת מתן השירותים מעל למצופה ו/או בשל שינויים מכל סוג אחר שיתעוררו עד להשלמת ביצוע השירותים.</w:t>
      </w:r>
    </w:p>
    <w:p w14:paraId="07F8CE15"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6F06B133"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המע"מ בגין התמורה ישולם ליועץ כנגד המצאת חשבונית מס כדין ערוכה על שם המזמינה.</w:t>
      </w:r>
    </w:p>
    <w:p w14:paraId="6EC8ECDB"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p>
    <w:p w14:paraId="2D338D2A"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0"/>
          <w:szCs w:val="24"/>
          <w:rtl/>
          <w:lang w:eastAsia="he-IL"/>
        </w:rPr>
        <w:t>תנאים מקדמיים לביצוע תשלום כלשהו ע"ח התמורה ע"י המזמינה הינם המצאת אישור רשמי על שם היועץ בדבר ניהול ספרים כדין, כנדרש בחוק, וכן המצאת חשבונית מס כדין בסכום המתאים. כמו כן ככל שהיועץ לא ימציא למזמינה אישור תקף בדבר פטור מניכוי מס במקור, קודם לביצוע כל תשלום ע"ח התמורה, ינוכה מס במקור כדין, מכל סכום ע"ח התמורה שישולם ע"י המזמינה. למען הסר ספק מובהר ומוסכם כי המצאת אישור בדבר ניכוי המס במקור, תיחשב כביצוע תשלום של המזמינה ע"ח התמורה בגובה הסכום הנקוב באישור.</w:t>
      </w:r>
    </w:p>
    <w:p w14:paraId="2DBB449F"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044462BB" w14:textId="77777777" w:rsidR="00232692" w:rsidRPr="00232692" w:rsidRDefault="00232692" w:rsidP="00232692">
      <w:pPr>
        <w:numPr>
          <w:ilvl w:val="0"/>
          <w:numId w:val="15"/>
        </w:numPr>
        <w:spacing w:before="0" w:beforeAutospacing="0" w:after="0" w:afterAutospacing="0" w:line="240" w:lineRule="auto"/>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מעמד היועץ כקבלן בלבד</w:t>
      </w:r>
    </w:p>
    <w:p w14:paraId="4E8C40AD"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היועץ הינו קבלן עצמאי לביצוע כל התחייבויותיו עפ"י חוזה זה. מוצהר ומוסכם כי אין בין הצדדים ו/או בין המזמינה ו/או בין מי מטעמה, לבין היועץ ו/או עובדי היועץ ו/או כל מי מטעמו, יחסי עובד-מעביד</w:t>
      </w:r>
      <w:r w:rsidRPr="00232692">
        <w:rPr>
          <w:rFonts w:ascii="Times New Roman" w:eastAsia="Times New Roman" w:hAnsi="Times New Roman" w:cs="David"/>
          <w:sz w:val="24"/>
          <w:szCs w:val="24"/>
          <w:rtl/>
          <w:lang w:eastAsia="he-IL"/>
        </w:rPr>
        <w:t xml:space="preserve">. </w:t>
      </w:r>
    </w:p>
    <w:p w14:paraId="759A1525" w14:textId="77777777" w:rsidR="00232692" w:rsidRPr="00232692" w:rsidRDefault="00232692" w:rsidP="00232692">
      <w:pPr>
        <w:spacing w:before="0" w:beforeAutospacing="0" w:after="0" w:afterAutospacing="0" w:line="240" w:lineRule="auto"/>
        <w:ind w:left="567"/>
        <w:rPr>
          <w:rFonts w:ascii="Times New Roman" w:eastAsia="Times New Roman" w:hAnsi="Times New Roman" w:cs="David"/>
          <w:sz w:val="26"/>
          <w:szCs w:val="24"/>
          <w:rtl/>
          <w:lang w:eastAsia="he-IL"/>
        </w:rPr>
      </w:pPr>
    </w:p>
    <w:p w14:paraId="332A26A7"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0"/>
          <w:szCs w:val="24"/>
          <w:rtl/>
          <w:lang w:eastAsia="he-IL"/>
        </w:rPr>
      </w:pPr>
      <w:r w:rsidRPr="00232692">
        <w:rPr>
          <w:rFonts w:ascii="Times New Roman" w:eastAsia="Times New Roman" w:hAnsi="Times New Roman" w:cs="David"/>
          <w:sz w:val="20"/>
          <w:szCs w:val="24"/>
          <w:rtl/>
          <w:lang w:eastAsia="he-IL"/>
        </w:rPr>
        <w:t>היועץ מצהיר ומתחייב כי י</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 xml:space="preserve">שא לבדו </w:t>
      </w:r>
      <w:r w:rsidRPr="00232692">
        <w:rPr>
          <w:rFonts w:ascii="Times New Roman" w:eastAsia="Times New Roman" w:hAnsi="Times New Roman" w:cs="David"/>
          <w:sz w:val="24"/>
          <w:szCs w:val="24"/>
          <w:rtl/>
          <w:lang w:eastAsia="he-IL"/>
        </w:rPr>
        <w:t xml:space="preserve">בכל התשלומים ו/או המסים ו/או תשלומי חובה אחרים, החלים ו/או שיחולו על היועץ ו/או עובדי היועץ בגין מתן השירותים ו/או בגין התמורה שיקבל עפ"י חוזה זה ובכלל זה </w:t>
      </w:r>
      <w:r w:rsidRPr="00232692">
        <w:rPr>
          <w:rFonts w:ascii="Times New Roman" w:eastAsia="Times New Roman" w:hAnsi="Times New Roman" w:cs="David"/>
          <w:sz w:val="20"/>
          <w:szCs w:val="24"/>
          <w:rtl/>
          <w:lang w:eastAsia="he-IL"/>
        </w:rPr>
        <w:t xml:space="preserve"> - תשלומי מס הכנסה והבטוח הלאומי שהוא חב בגין מתן הש</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רותים והיועץ י</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שא לבדו באחריות לכל הזכויות הסוציאליות של עובדיו (כגון - ניכויי מס הכנסה ובטוח לאומי, תשלומים לקרנות איגודים מקצועיים ותשלומים סוציאליים אחרים) ולכל החובות החלות על פי דין על מעביד כלפי עובדיו.</w:t>
      </w:r>
    </w:p>
    <w:p w14:paraId="73199208"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0"/>
          <w:szCs w:val="24"/>
          <w:rtl/>
          <w:lang w:eastAsia="he-IL"/>
        </w:rPr>
      </w:pPr>
    </w:p>
    <w:p w14:paraId="3704340B"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0"/>
          <w:szCs w:val="24"/>
          <w:rtl/>
          <w:lang w:eastAsia="he-IL"/>
        </w:rPr>
      </w:pPr>
      <w:r w:rsidRPr="00232692">
        <w:rPr>
          <w:rFonts w:ascii="Times New Roman" w:eastAsia="Times New Roman" w:hAnsi="Times New Roman" w:cs="David"/>
          <w:sz w:val="24"/>
          <w:szCs w:val="24"/>
          <w:rtl/>
          <w:lang w:eastAsia="he-IL"/>
        </w:rPr>
        <w:t xml:space="preserve">מבלי לגרוע מהאמור לעיל ולהלן, היועץ מצהיר ומתחייב כי אם תידרש המזמינה על ידי היועץ ו/או על ידי מי מעובדי היועץ ו/או על ידי כל צד ג' מטעמם לשאת בתשלום ו/או הוצאה ו/או עלות כלשהם, בגין עילות הנובעות מיחסי עובד ומעביד כביכול, ו/או מהפסקתם ו/או אם יחולו על המזמינה תשלום ו/או הוצאה ו/או עלות כלשהם כאמור, אזי ישפה היועץ את המזמינה באופן מלא, מיד עם דרישתה הראשונה של המזמינה, בגין כל תשלום ו/או הוצאה ו/או עלות שיחולו על המזמינה ו/או ידרשו ממנה כאמור </w:t>
      </w:r>
      <w:r w:rsidRPr="00232692">
        <w:rPr>
          <w:rFonts w:ascii="Times New Roman" w:eastAsia="Times New Roman" w:hAnsi="Times New Roman" w:cs="David"/>
          <w:sz w:val="24"/>
          <w:szCs w:val="24"/>
          <w:rtl/>
          <w:lang w:eastAsia="he-IL"/>
        </w:rPr>
        <w:lastRenderedPageBreak/>
        <w:t>ו/או בגין כל נזק שיגרם למזמינה בשל דרישה או תביעה כאמור, לרבות הוצאות משפט ושכ"ט עו"ד. סכום השיפוי כאמור ייחשב חוב המגיע למזמינה מאת היועץ על פי הוראות חוזה זה, אשר המזמינה רשאית לקזז בגינו סכומים ע"ח התמורה המגיעה ליועץ, כאמור בסעיף 12.1 להלן.</w:t>
      </w:r>
    </w:p>
    <w:p w14:paraId="374D5CA5"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0"/>
          <w:szCs w:val="24"/>
          <w:rtl/>
          <w:lang w:eastAsia="he-IL"/>
        </w:rPr>
      </w:pPr>
    </w:p>
    <w:p w14:paraId="2DE7E6D5" w14:textId="77777777" w:rsidR="007D2FAF" w:rsidRPr="00781DE8" w:rsidRDefault="00232692" w:rsidP="007D2FAF">
      <w:pPr>
        <w:keepNext/>
        <w:keepLines/>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6"/>
          <w:szCs w:val="24"/>
          <w:u w:val="single"/>
          <w:rtl/>
          <w:lang w:eastAsia="he-IL"/>
        </w:rPr>
        <w:t>אחריות</w:t>
      </w:r>
      <w:r w:rsidRPr="00232692">
        <w:rPr>
          <w:rFonts w:ascii="Times New Roman" w:eastAsia="Times New Roman" w:hAnsi="Times New Roman" w:cs="David"/>
          <w:sz w:val="26"/>
          <w:szCs w:val="24"/>
          <w:rtl/>
          <w:lang w:eastAsia="he-IL"/>
        </w:rPr>
        <w:t xml:space="preserve"> </w:t>
      </w:r>
      <w:r w:rsidRPr="00232692">
        <w:rPr>
          <w:rFonts w:ascii="Times New Roman" w:eastAsia="Times New Roman" w:hAnsi="Times New Roman" w:cs="David"/>
          <w:sz w:val="26"/>
          <w:szCs w:val="24"/>
          <w:rtl/>
          <w:lang w:eastAsia="he-IL"/>
        </w:rPr>
        <w:br/>
      </w:r>
    </w:p>
    <w:p w14:paraId="348F3865" w14:textId="507A86B5" w:rsidR="007D2FAF" w:rsidRPr="007D2FAF" w:rsidRDefault="007D2FAF" w:rsidP="000A29A2">
      <w:pPr>
        <w:keepNext/>
        <w:keepLines/>
        <w:tabs>
          <w:tab w:val="right" w:pos="5960"/>
        </w:tabs>
        <w:spacing w:before="0" w:beforeAutospacing="0" w:after="0" w:afterAutospacing="0" w:line="240" w:lineRule="auto"/>
        <w:ind w:left="1360" w:hanging="567"/>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6.1 </w:t>
      </w:r>
      <w:r w:rsidR="00781DE8">
        <w:rPr>
          <w:rFonts w:ascii="Times New Roman" w:eastAsia="Times New Roman" w:hAnsi="Times New Roman" w:cs="David" w:hint="cs"/>
          <w:sz w:val="20"/>
          <w:szCs w:val="24"/>
          <w:rtl/>
          <w:lang w:eastAsia="he-IL"/>
        </w:rPr>
        <w:t xml:space="preserve">     </w:t>
      </w:r>
      <w:del w:id="21" w:author="Meryl Etman" w:date="2023-10-24T11:59:00Z">
        <w:r w:rsidRPr="007D2FAF" w:rsidDel="000A29A2">
          <w:rPr>
            <w:rFonts w:ascii="Times New Roman" w:eastAsia="Times New Roman" w:hAnsi="Times New Roman" w:cs="David"/>
            <w:sz w:val="20"/>
            <w:szCs w:val="24"/>
            <w:rtl/>
            <w:lang w:eastAsia="he-IL"/>
          </w:rPr>
          <w:delText xml:space="preserve">המתכנן </w:delText>
        </w:r>
      </w:del>
      <w:ins w:id="22" w:author="Meryl Etman" w:date="2023-10-24T11:59:00Z">
        <w:r w:rsidR="000A29A2" w:rsidRPr="007D2FAF">
          <w:rPr>
            <w:rFonts w:ascii="Times New Roman" w:eastAsia="Times New Roman" w:hAnsi="Times New Roman" w:cs="David"/>
            <w:sz w:val="20"/>
            <w:szCs w:val="24"/>
            <w:rtl/>
            <w:lang w:eastAsia="he-IL"/>
          </w:rPr>
          <w:t>ה</w:t>
        </w:r>
        <w:r w:rsidR="000A29A2">
          <w:rPr>
            <w:rFonts w:ascii="Times New Roman" w:eastAsia="Times New Roman" w:hAnsi="Times New Roman" w:cs="David" w:hint="cs"/>
            <w:sz w:val="20"/>
            <w:szCs w:val="24"/>
            <w:rtl/>
            <w:lang w:eastAsia="he-IL"/>
          </w:rPr>
          <w:t xml:space="preserve">יועץ </w:t>
        </w:r>
        <w:r w:rsidR="000A29A2" w:rsidRPr="007D2FAF">
          <w:rPr>
            <w:rFonts w:ascii="Times New Roman" w:eastAsia="Times New Roman" w:hAnsi="Times New Roman" w:cs="David"/>
            <w:sz w:val="20"/>
            <w:szCs w:val="24"/>
            <w:rtl/>
            <w:lang w:eastAsia="he-IL"/>
          </w:rPr>
          <w:t xml:space="preserve"> </w:t>
        </w:r>
      </w:ins>
      <w:r w:rsidRPr="007D2FAF">
        <w:rPr>
          <w:rFonts w:ascii="Times New Roman" w:eastAsia="Times New Roman" w:hAnsi="Times New Roman" w:cs="David"/>
          <w:sz w:val="20"/>
          <w:szCs w:val="24"/>
          <w:rtl/>
          <w:lang w:eastAsia="he-IL"/>
        </w:rPr>
        <w:t>מתחייב לבצע את שירותי ה</w:t>
      </w:r>
      <w:ins w:id="23" w:author="Meryl Etman" w:date="2023-10-24T12:00:00Z">
        <w:r w:rsidR="000A29A2">
          <w:rPr>
            <w:rFonts w:ascii="Times New Roman" w:eastAsia="Times New Roman" w:hAnsi="Times New Roman" w:cs="David" w:hint="cs"/>
            <w:sz w:val="20"/>
            <w:szCs w:val="24"/>
            <w:rtl/>
            <w:lang w:eastAsia="he-IL"/>
          </w:rPr>
          <w:t>יעוץ</w:t>
        </w:r>
      </w:ins>
      <w:del w:id="24" w:author="Meryl Etman" w:date="2023-10-24T12:00:00Z">
        <w:r w:rsidRPr="007D2FAF" w:rsidDel="000A29A2">
          <w:rPr>
            <w:rFonts w:ascii="Times New Roman" w:eastAsia="Times New Roman" w:hAnsi="Times New Roman" w:cs="David"/>
            <w:sz w:val="20"/>
            <w:szCs w:val="24"/>
            <w:rtl/>
            <w:lang w:eastAsia="he-IL"/>
          </w:rPr>
          <w:delText>מתכנן</w:delText>
        </w:r>
      </w:del>
      <w:r w:rsidRPr="007D2FAF">
        <w:rPr>
          <w:rFonts w:ascii="Times New Roman" w:eastAsia="Times New Roman" w:hAnsi="Times New Roman" w:cs="David"/>
          <w:sz w:val="20"/>
          <w:szCs w:val="24"/>
          <w:rtl/>
          <w:lang w:eastAsia="he-IL"/>
        </w:rPr>
        <w:t xml:space="preserve"> בהתאם להוראות חוזה זה בנאמנות, במועדים על פי חוזה זה, במומחיות, בזהירות וברמה מקצועית מעולה, והוא יהא אחראי אחריות מלאה</w:t>
      </w:r>
      <w:ins w:id="25" w:author="מרול אטמן" w:date="2023-11-08T15:46:00Z">
        <w:r w:rsidR="001C324D" w:rsidRPr="001C324D">
          <w:rPr>
            <w:rFonts w:ascii="Times New Roman" w:eastAsia="Times New Roman" w:hAnsi="Times New Roman" w:cs="David" w:hint="cs"/>
            <w:sz w:val="20"/>
            <w:szCs w:val="24"/>
            <w:rtl/>
            <w:lang w:eastAsia="he-IL"/>
          </w:rPr>
          <w:t xml:space="preserve"> </w:t>
        </w:r>
        <w:r w:rsidR="001C324D">
          <w:rPr>
            <w:rFonts w:ascii="Times New Roman" w:eastAsia="Times New Roman" w:hAnsi="Times New Roman" w:cs="David" w:hint="cs"/>
            <w:sz w:val="20"/>
            <w:szCs w:val="24"/>
            <w:rtl/>
            <w:lang w:eastAsia="he-IL"/>
          </w:rPr>
          <w:t>עפ"י הסכם זה ו/או כל דין</w:t>
        </w:r>
      </w:ins>
      <w:r w:rsidRPr="007D2FAF">
        <w:rPr>
          <w:rFonts w:ascii="Times New Roman" w:eastAsia="Times New Roman" w:hAnsi="Times New Roman" w:cs="David"/>
          <w:sz w:val="20"/>
          <w:szCs w:val="24"/>
          <w:rtl/>
          <w:lang w:eastAsia="he-IL"/>
        </w:rPr>
        <w:t xml:space="preserve">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w:t>
      </w:r>
      <w:del w:id="26" w:author="מרול אטמן" w:date="2023-11-08T15:49:00Z">
        <w:r w:rsidRPr="007D2FAF" w:rsidDel="001C324D">
          <w:rPr>
            <w:rFonts w:ascii="Times New Roman" w:eastAsia="Times New Roman" w:hAnsi="Times New Roman" w:cs="David"/>
            <w:sz w:val="20"/>
            <w:szCs w:val="24"/>
            <w:rtl/>
            <w:lang w:eastAsia="he-IL"/>
          </w:rPr>
          <w:delText xml:space="preserve">המתכנן </w:delText>
        </w:r>
      </w:del>
      <w:ins w:id="27" w:author="מרול אטמן" w:date="2023-11-08T15:49:00Z">
        <w:r w:rsidR="001C324D">
          <w:rPr>
            <w:rFonts w:ascii="Times New Roman" w:eastAsia="Times New Roman" w:hAnsi="Times New Roman" w:cs="David" w:hint="cs"/>
            <w:sz w:val="20"/>
            <w:szCs w:val="24"/>
            <w:rtl/>
            <w:lang w:eastAsia="he-IL"/>
          </w:rPr>
          <w:t>בכפוף לאמור לעיל, היועץ</w:t>
        </w:r>
        <w:r w:rsidR="001C324D" w:rsidRPr="007D2FAF">
          <w:rPr>
            <w:rFonts w:ascii="Times New Roman" w:eastAsia="Times New Roman" w:hAnsi="Times New Roman" w:cs="David"/>
            <w:sz w:val="20"/>
            <w:szCs w:val="24"/>
            <w:rtl/>
            <w:lang w:eastAsia="he-IL"/>
          </w:rPr>
          <w:t xml:space="preserve"> </w:t>
        </w:r>
      </w:ins>
      <w:r w:rsidRPr="007D2FAF">
        <w:rPr>
          <w:rFonts w:ascii="Times New Roman" w:eastAsia="Times New Roman" w:hAnsi="Times New Roman" w:cs="David"/>
          <w:sz w:val="20"/>
          <w:szCs w:val="24"/>
          <w:rtl/>
          <w:lang w:eastAsia="he-IL"/>
        </w:rPr>
        <w:t>פוטר את המזמין מכל אחריות בגין נזקים שייגרמו כאמור לעיל.</w:t>
      </w:r>
    </w:p>
    <w:p w14:paraId="75734B50" w14:textId="42E313AA" w:rsidR="00781DE8" w:rsidRDefault="00781DE8" w:rsidP="000A29A2">
      <w:pPr>
        <w:keepNext/>
        <w:keepLines/>
        <w:spacing w:before="0" w:beforeAutospacing="0" w:after="0" w:afterAutospacing="0" w:line="240" w:lineRule="auto"/>
        <w:ind w:left="1360" w:hanging="567"/>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ins w:id="28" w:author="מרול אטמן" w:date="2023-11-09T12:19:00Z">
        <w:r w:rsidR="00DB5654">
          <w:rPr>
            <w:rFonts w:ascii="Times New Roman" w:eastAsia="Times New Roman" w:hAnsi="Times New Roman" w:cs="David" w:hint="cs"/>
            <w:sz w:val="20"/>
            <w:szCs w:val="24"/>
            <w:rtl/>
            <w:lang w:eastAsia="he-IL"/>
          </w:rPr>
          <w:t>בכפוף לאמור לעיל, היועץ</w:t>
        </w:r>
        <w:r w:rsidR="00DB5654" w:rsidRPr="007D2FAF">
          <w:rPr>
            <w:rFonts w:ascii="Times New Roman" w:eastAsia="Times New Roman" w:hAnsi="Times New Roman" w:cs="David"/>
            <w:sz w:val="20"/>
            <w:szCs w:val="24"/>
            <w:rtl/>
            <w:lang w:eastAsia="he-IL"/>
          </w:rPr>
          <w:t xml:space="preserve"> </w:t>
        </w:r>
      </w:ins>
      <w:del w:id="29" w:author="מרול אטמן" w:date="2023-11-09T12:19:00Z">
        <w:r w:rsidR="007D2FAF" w:rsidRPr="007D2FAF" w:rsidDel="00DB5654">
          <w:rPr>
            <w:rFonts w:ascii="Times New Roman" w:eastAsia="Times New Roman" w:hAnsi="Times New Roman" w:cs="David"/>
            <w:sz w:val="20"/>
            <w:szCs w:val="24"/>
            <w:rtl/>
            <w:lang w:eastAsia="he-IL"/>
          </w:rPr>
          <w:delText xml:space="preserve">המתכנן </w:delText>
        </w:r>
      </w:del>
      <w:r w:rsidR="007D2FAF" w:rsidRPr="007D2FAF">
        <w:rPr>
          <w:rFonts w:ascii="Times New Roman" w:eastAsia="Times New Roman" w:hAnsi="Times New Roman" w:cs="David"/>
          <w:sz w:val="20"/>
          <w:szCs w:val="24"/>
          <w:rtl/>
          <w:lang w:eastAsia="he-IL"/>
        </w:rPr>
        <w:t xml:space="preserve">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w:t>
      </w:r>
      <w:ins w:id="30" w:author="מרול אטמן" w:date="2023-11-09T12:19:00Z">
        <w:r w:rsidR="00DB5654">
          <w:rPr>
            <w:rFonts w:ascii="Times New Roman" w:eastAsia="Times New Roman" w:hAnsi="Times New Roman" w:cs="David" w:hint="cs"/>
            <w:sz w:val="20"/>
            <w:szCs w:val="24"/>
            <w:rtl/>
            <w:lang w:eastAsia="he-IL"/>
          </w:rPr>
          <w:t>ו</w:t>
        </w:r>
        <w:del w:id="31" w:author="אנה טרכטנברג" w:date="2023-11-02T15:44:00Z">
          <w:r w:rsidR="00DB5654" w:rsidDel="00126D30">
            <w:rPr>
              <w:rFonts w:ascii="Times New Roman" w:eastAsia="Times New Roman" w:hAnsi="Times New Roman" w:cs="David" w:hint="cs"/>
              <w:sz w:val="20"/>
              <w:szCs w:val="24"/>
              <w:rtl/>
              <w:lang w:eastAsia="he-IL"/>
            </w:rPr>
            <w:delText>ב</w:delText>
          </w:r>
        </w:del>
        <w:r w:rsidR="00DB5654">
          <w:rPr>
            <w:rFonts w:ascii="Times New Roman" w:eastAsia="Times New Roman" w:hAnsi="Times New Roman" w:cs="David" w:hint="cs"/>
            <w:sz w:val="20"/>
            <w:szCs w:val="24"/>
            <w:rtl/>
            <w:lang w:eastAsia="he-IL"/>
          </w:rPr>
          <w:t xml:space="preserve">הכל בהתאם להוראות הסכם זה ו/או כל </w:t>
        </w:r>
        <w:del w:id="32" w:author="אנה טרכטנברג" w:date="2023-11-02T15:44:00Z">
          <w:r w:rsidR="00DB5654" w:rsidDel="0006173C">
            <w:rPr>
              <w:rFonts w:ascii="Times New Roman" w:eastAsia="Times New Roman" w:hAnsi="Times New Roman" w:cs="David" w:hint="cs"/>
              <w:sz w:val="20"/>
              <w:szCs w:val="24"/>
              <w:rtl/>
              <w:lang w:eastAsia="he-IL"/>
            </w:rPr>
            <w:delText>ה</w:delText>
          </w:r>
        </w:del>
        <w:r w:rsidR="00DB5654">
          <w:rPr>
            <w:rFonts w:ascii="Times New Roman" w:eastAsia="Times New Roman" w:hAnsi="Times New Roman" w:cs="David" w:hint="cs"/>
            <w:sz w:val="20"/>
            <w:szCs w:val="24"/>
            <w:rtl/>
            <w:lang w:eastAsia="he-IL"/>
          </w:rPr>
          <w:t>דין</w:t>
        </w:r>
        <w:del w:id="33" w:author="אנה טרכטנברג" w:date="2023-11-02T15:44:00Z">
          <w:r w:rsidR="00DB5654" w:rsidDel="0006173C">
            <w:rPr>
              <w:rFonts w:ascii="Times New Roman" w:eastAsia="Times New Roman" w:hAnsi="Times New Roman" w:cs="David" w:hint="cs"/>
              <w:sz w:val="20"/>
              <w:szCs w:val="24"/>
              <w:rtl/>
              <w:lang w:eastAsia="he-IL"/>
            </w:rPr>
            <w:delText xml:space="preserve"> ולא כולל נזקים תוצאתיים</w:delText>
          </w:r>
        </w:del>
        <w:r w:rsidR="00DB5654">
          <w:rPr>
            <w:rFonts w:ascii="Times New Roman" w:eastAsia="Times New Roman" w:hAnsi="Times New Roman" w:cs="David" w:hint="cs"/>
            <w:sz w:val="20"/>
            <w:szCs w:val="24"/>
            <w:rtl/>
            <w:lang w:eastAsia="he-IL"/>
          </w:rPr>
          <w:t>, וזאת</w:t>
        </w:r>
        <w:r w:rsidR="00DB5654" w:rsidRPr="007D2FAF">
          <w:rPr>
            <w:rFonts w:ascii="Times New Roman" w:eastAsia="Times New Roman" w:hAnsi="Times New Roman" w:cs="David"/>
            <w:sz w:val="20"/>
            <w:szCs w:val="24"/>
            <w:rtl/>
            <w:lang w:eastAsia="he-IL"/>
          </w:rPr>
          <w:t xml:space="preserve"> </w:t>
        </w:r>
      </w:ins>
      <w:r w:rsidR="007D2FAF" w:rsidRPr="007D2FAF">
        <w:rPr>
          <w:rFonts w:ascii="Times New Roman" w:eastAsia="Times New Roman" w:hAnsi="Times New Roman" w:cs="David"/>
          <w:sz w:val="20"/>
          <w:szCs w:val="24"/>
          <w:rtl/>
          <w:lang w:eastAsia="he-IL"/>
        </w:rPr>
        <w:t xml:space="preserve">מיד עם דרישתו הראשונה של המזמין. הסכומים הנ"ל ייחשבו חוב המגיע למזמין מאת </w:t>
      </w:r>
      <w:del w:id="34" w:author="Meryl Etman" w:date="2023-10-24T12:00:00Z">
        <w:r w:rsidR="007D2FAF" w:rsidRPr="007D2FAF" w:rsidDel="000A29A2">
          <w:rPr>
            <w:rFonts w:ascii="Times New Roman" w:eastAsia="Times New Roman" w:hAnsi="Times New Roman" w:cs="David"/>
            <w:sz w:val="20"/>
            <w:szCs w:val="24"/>
            <w:rtl/>
            <w:lang w:eastAsia="he-IL"/>
          </w:rPr>
          <w:delText xml:space="preserve">המתכנן </w:delText>
        </w:r>
      </w:del>
      <w:ins w:id="35" w:author="Meryl Etman" w:date="2023-10-24T12:00:00Z">
        <w:r w:rsidR="000A29A2" w:rsidRPr="007D2FAF">
          <w:rPr>
            <w:rFonts w:ascii="Times New Roman" w:eastAsia="Times New Roman" w:hAnsi="Times New Roman" w:cs="David"/>
            <w:sz w:val="20"/>
            <w:szCs w:val="24"/>
            <w:rtl/>
            <w:lang w:eastAsia="he-IL"/>
          </w:rPr>
          <w:t>ה</w:t>
        </w:r>
        <w:r w:rsidR="000A29A2">
          <w:rPr>
            <w:rFonts w:ascii="Times New Roman" w:eastAsia="Times New Roman" w:hAnsi="Times New Roman" w:cs="David" w:hint="cs"/>
            <w:sz w:val="20"/>
            <w:szCs w:val="24"/>
            <w:rtl/>
            <w:lang w:eastAsia="he-IL"/>
          </w:rPr>
          <w:t>יועץ</w:t>
        </w:r>
        <w:r w:rsidR="000A29A2" w:rsidRPr="007D2FAF">
          <w:rPr>
            <w:rFonts w:ascii="Times New Roman" w:eastAsia="Times New Roman" w:hAnsi="Times New Roman" w:cs="David"/>
            <w:sz w:val="20"/>
            <w:szCs w:val="24"/>
            <w:rtl/>
            <w:lang w:eastAsia="he-IL"/>
          </w:rPr>
          <w:t xml:space="preserve"> </w:t>
        </w:r>
      </w:ins>
      <w:r w:rsidR="007D2FAF" w:rsidRPr="007D2FAF">
        <w:rPr>
          <w:rFonts w:ascii="Times New Roman" w:eastAsia="Times New Roman" w:hAnsi="Times New Roman" w:cs="David"/>
          <w:sz w:val="20"/>
          <w:szCs w:val="24"/>
          <w:rtl/>
          <w:lang w:eastAsia="he-IL"/>
        </w:rPr>
        <w:t xml:space="preserve">על פי הוראות חוזה זה, אשר המזמין רשאי לקזז בגינו סכומים ע"ח התמורה המגיעה </w:t>
      </w:r>
      <w:del w:id="36" w:author="Meryl Etman" w:date="2023-10-24T12:00:00Z">
        <w:r w:rsidR="007D2FAF" w:rsidRPr="007D2FAF" w:rsidDel="000A29A2">
          <w:rPr>
            <w:rFonts w:ascii="Times New Roman" w:eastAsia="Times New Roman" w:hAnsi="Times New Roman" w:cs="David"/>
            <w:sz w:val="20"/>
            <w:szCs w:val="24"/>
            <w:rtl/>
            <w:lang w:eastAsia="he-IL"/>
          </w:rPr>
          <w:delText>למתכנן</w:delText>
        </w:r>
      </w:del>
      <w:ins w:id="37" w:author="Meryl Etman" w:date="2023-10-24T12:00:00Z">
        <w:r w:rsidR="000A29A2" w:rsidRPr="007D2FAF">
          <w:rPr>
            <w:rFonts w:ascii="Times New Roman" w:eastAsia="Times New Roman" w:hAnsi="Times New Roman" w:cs="David"/>
            <w:sz w:val="20"/>
            <w:szCs w:val="24"/>
            <w:rtl/>
            <w:lang w:eastAsia="he-IL"/>
          </w:rPr>
          <w:t>ל</w:t>
        </w:r>
        <w:r w:rsidR="000A29A2">
          <w:rPr>
            <w:rFonts w:ascii="Times New Roman" w:eastAsia="Times New Roman" w:hAnsi="Times New Roman" w:cs="David" w:hint="cs"/>
            <w:sz w:val="20"/>
            <w:szCs w:val="24"/>
            <w:rtl/>
            <w:lang w:eastAsia="he-IL"/>
          </w:rPr>
          <w:t>יועץ</w:t>
        </w:r>
      </w:ins>
      <w:ins w:id="38" w:author="מרול אטמן" w:date="2023-11-09T12:20:00Z">
        <w:r w:rsidR="00DB5654">
          <w:rPr>
            <w:rFonts w:ascii="Times New Roman" w:eastAsia="Times New Roman" w:hAnsi="Times New Roman" w:cs="David" w:hint="cs"/>
            <w:sz w:val="20"/>
            <w:szCs w:val="24"/>
            <w:rtl/>
            <w:lang w:eastAsia="he-IL"/>
          </w:rPr>
          <w:t xml:space="preserve"> והכל בכפוף לכך שניתנה ליועץ ע"י המזמין האפשרות להתגונן מפני דרישה כאמור</w:t>
        </w:r>
      </w:ins>
      <w:r w:rsidR="007D2FAF" w:rsidRPr="007D2FAF">
        <w:rPr>
          <w:rFonts w:ascii="Times New Roman" w:eastAsia="Times New Roman" w:hAnsi="Times New Roman" w:cs="David"/>
          <w:sz w:val="20"/>
          <w:szCs w:val="24"/>
          <w:rtl/>
          <w:lang w:eastAsia="he-IL"/>
        </w:rPr>
        <w:t>.</w:t>
      </w:r>
    </w:p>
    <w:p w14:paraId="631D26FC" w14:textId="5FF04D70" w:rsidR="00232692" w:rsidRPr="00781DE8" w:rsidRDefault="00781DE8" w:rsidP="000A29A2">
      <w:pPr>
        <w:keepNext/>
        <w:keepLines/>
        <w:spacing w:before="0" w:beforeAutospacing="0" w:after="0" w:afterAutospacing="0" w:line="240" w:lineRule="auto"/>
        <w:ind w:left="1360" w:hanging="567"/>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6.2      </w:t>
      </w:r>
      <w:r w:rsidR="007D2FAF" w:rsidRPr="007D2FAF">
        <w:rPr>
          <w:rFonts w:ascii="Times New Roman" w:eastAsia="Times New Roman" w:hAnsi="Times New Roman" w:cs="David"/>
          <w:sz w:val="20"/>
          <w:szCs w:val="24"/>
          <w:rtl/>
          <w:lang w:eastAsia="he-IL"/>
        </w:rPr>
        <w:t xml:space="preserve">אשור המזמין למסמכים ו/או כל גורמים אחרים הקשורים בשירותי </w:t>
      </w:r>
      <w:del w:id="39" w:author="Meryl Etman" w:date="2023-10-24T12:01:00Z">
        <w:r w:rsidR="007D2FAF" w:rsidRPr="007D2FAF" w:rsidDel="000A29A2">
          <w:rPr>
            <w:rFonts w:ascii="Times New Roman" w:eastAsia="Times New Roman" w:hAnsi="Times New Roman" w:cs="David"/>
            <w:sz w:val="20"/>
            <w:szCs w:val="24"/>
            <w:rtl/>
            <w:lang w:eastAsia="he-IL"/>
          </w:rPr>
          <w:delText xml:space="preserve">המתכנן </w:delText>
        </w:r>
      </w:del>
      <w:ins w:id="40" w:author="Meryl Etman" w:date="2023-10-24T12:01:00Z">
        <w:r w:rsidR="000A29A2" w:rsidRPr="007D2FAF">
          <w:rPr>
            <w:rFonts w:ascii="Times New Roman" w:eastAsia="Times New Roman" w:hAnsi="Times New Roman" w:cs="David"/>
            <w:sz w:val="20"/>
            <w:szCs w:val="24"/>
            <w:rtl/>
            <w:lang w:eastAsia="he-IL"/>
          </w:rPr>
          <w:t>ה</w:t>
        </w:r>
        <w:r w:rsidR="000A29A2">
          <w:rPr>
            <w:rFonts w:ascii="Times New Roman" w:eastAsia="Times New Roman" w:hAnsi="Times New Roman" w:cs="David" w:hint="cs"/>
            <w:sz w:val="20"/>
            <w:szCs w:val="24"/>
            <w:rtl/>
            <w:lang w:eastAsia="he-IL"/>
          </w:rPr>
          <w:t>יועץ</w:t>
        </w:r>
        <w:r w:rsidR="000A29A2" w:rsidRPr="007D2FAF">
          <w:rPr>
            <w:rFonts w:ascii="Times New Roman" w:eastAsia="Times New Roman" w:hAnsi="Times New Roman" w:cs="David"/>
            <w:sz w:val="20"/>
            <w:szCs w:val="24"/>
            <w:rtl/>
            <w:lang w:eastAsia="he-IL"/>
          </w:rPr>
          <w:t xml:space="preserve"> </w:t>
        </w:r>
      </w:ins>
      <w:r w:rsidR="007D2FAF" w:rsidRPr="007D2FAF">
        <w:rPr>
          <w:rFonts w:ascii="Times New Roman" w:eastAsia="Times New Roman" w:hAnsi="Times New Roman" w:cs="David"/>
          <w:sz w:val="20"/>
          <w:szCs w:val="24"/>
          <w:rtl/>
          <w:lang w:eastAsia="he-IL"/>
        </w:rPr>
        <w:t xml:space="preserve">ו/או מתן הוראות </w:t>
      </w:r>
      <w:del w:id="41" w:author="Meryl Etman" w:date="2023-10-24T12:01:00Z">
        <w:r w:rsidR="007D2FAF" w:rsidRPr="007D2FAF" w:rsidDel="000A29A2">
          <w:rPr>
            <w:rFonts w:ascii="Times New Roman" w:eastAsia="Times New Roman" w:hAnsi="Times New Roman" w:cs="David"/>
            <w:sz w:val="20"/>
            <w:szCs w:val="24"/>
            <w:rtl/>
            <w:lang w:eastAsia="he-IL"/>
          </w:rPr>
          <w:delText xml:space="preserve">למתכנן </w:delText>
        </w:r>
      </w:del>
      <w:ins w:id="42" w:author="Meryl Etman" w:date="2023-10-24T12:01:00Z">
        <w:r w:rsidR="000A29A2" w:rsidRPr="007D2FAF">
          <w:rPr>
            <w:rFonts w:ascii="Times New Roman" w:eastAsia="Times New Roman" w:hAnsi="Times New Roman" w:cs="David"/>
            <w:sz w:val="20"/>
            <w:szCs w:val="24"/>
            <w:rtl/>
            <w:lang w:eastAsia="he-IL"/>
          </w:rPr>
          <w:t>ל</w:t>
        </w:r>
        <w:r w:rsidR="000A29A2">
          <w:rPr>
            <w:rFonts w:ascii="Times New Roman" w:eastAsia="Times New Roman" w:hAnsi="Times New Roman" w:cs="David" w:hint="cs"/>
            <w:sz w:val="20"/>
            <w:szCs w:val="24"/>
            <w:rtl/>
            <w:lang w:eastAsia="he-IL"/>
          </w:rPr>
          <w:t xml:space="preserve">יועץ </w:t>
        </w:r>
      </w:ins>
      <w:r w:rsidR="007D2FAF" w:rsidRPr="007D2FAF">
        <w:rPr>
          <w:rFonts w:ascii="Times New Roman" w:eastAsia="Times New Roman" w:hAnsi="Times New Roman" w:cs="David"/>
          <w:sz w:val="20"/>
          <w:szCs w:val="24"/>
          <w:rtl/>
          <w:lang w:eastAsia="he-IL"/>
        </w:rPr>
        <w:t xml:space="preserve">אינו משחרר את </w:t>
      </w:r>
      <w:del w:id="43" w:author="Meryl Etman" w:date="2023-10-24T12:01:00Z">
        <w:r w:rsidR="007D2FAF" w:rsidRPr="007D2FAF" w:rsidDel="000A29A2">
          <w:rPr>
            <w:rFonts w:ascii="Times New Roman" w:eastAsia="Times New Roman" w:hAnsi="Times New Roman" w:cs="David"/>
            <w:sz w:val="20"/>
            <w:szCs w:val="24"/>
            <w:rtl/>
            <w:lang w:eastAsia="he-IL"/>
          </w:rPr>
          <w:delText xml:space="preserve">המתכנן </w:delText>
        </w:r>
      </w:del>
      <w:ins w:id="44" w:author="Meryl Etman" w:date="2023-10-24T12:01:00Z">
        <w:r w:rsidR="000A29A2" w:rsidRPr="007D2FAF">
          <w:rPr>
            <w:rFonts w:ascii="Times New Roman" w:eastAsia="Times New Roman" w:hAnsi="Times New Roman" w:cs="David"/>
            <w:sz w:val="20"/>
            <w:szCs w:val="24"/>
            <w:rtl/>
            <w:lang w:eastAsia="he-IL"/>
          </w:rPr>
          <w:t>ה</w:t>
        </w:r>
        <w:r w:rsidR="000A29A2">
          <w:rPr>
            <w:rFonts w:ascii="Times New Roman" w:eastAsia="Times New Roman" w:hAnsi="Times New Roman" w:cs="David" w:hint="cs"/>
            <w:sz w:val="20"/>
            <w:szCs w:val="24"/>
            <w:rtl/>
            <w:lang w:eastAsia="he-IL"/>
          </w:rPr>
          <w:t>יועץ</w:t>
        </w:r>
        <w:r w:rsidR="000A29A2" w:rsidRPr="007D2FAF">
          <w:rPr>
            <w:rFonts w:ascii="Times New Roman" w:eastAsia="Times New Roman" w:hAnsi="Times New Roman" w:cs="David"/>
            <w:sz w:val="20"/>
            <w:szCs w:val="24"/>
            <w:rtl/>
            <w:lang w:eastAsia="he-IL"/>
          </w:rPr>
          <w:t xml:space="preserve"> </w:t>
        </w:r>
      </w:ins>
      <w:r w:rsidR="007D2FAF" w:rsidRPr="007D2FAF">
        <w:rPr>
          <w:rFonts w:ascii="Times New Roman" w:eastAsia="Times New Roman" w:hAnsi="Times New Roman" w:cs="David"/>
          <w:sz w:val="20"/>
          <w:szCs w:val="24"/>
          <w:rtl/>
          <w:lang w:eastAsia="he-IL"/>
        </w:rPr>
        <w:t>מאחריותו המלאה, ואין בו כדי להטיל על המזמין אחריות כלשהי.</w:t>
      </w:r>
      <w:r w:rsidR="007D2FAF" w:rsidRPr="007D2FAF" w:rsidDel="007D2FAF">
        <w:rPr>
          <w:rFonts w:ascii="Times New Roman" w:eastAsia="Times New Roman" w:hAnsi="Times New Roman" w:cs="David"/>
          <w:sz w:val="20"/>
          <w:szCs w:val="24"/>
          <w:rtl/>
          <w:lang w:eastAsia="he-IL"/>
        </w:rPr>
        <w:t xml:space="preserve"> </w:t>
      </w:r>
    </w:p>
    <w:p w14:paraId="706D732D" w14:textId="77777777" w:rsidR="00232692" w:rsidRPr="00232692" w:rsidRDefault="00232692" w:rsidP="00232692">
      <w:pPr>
        <w:tabs>
          <w:tab w:val="right" w:pos="5960"/>
        </w:tabs>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31E87930" w14:textId="77777777" w:rsidR="00232692" w:rsidRPr="00232692" w:rsidRDefault="00232692" w:rsidP="00232692">
      <w:pPr>
        <w:tabs>
          <w:tab w:val="right" w:pos="5960"/>
        </w:tabs>
        <w:spacing w:before="0" w:beforeAutospacing="0" w:after="0" w:afterAutospacing="0" w:line="240" w:lineRule="auto"/>
        <w:ind w:right="567"/>
        <w:jc w:val="both"/>
        <w:rPr>
          <w:rFonts w:ascii="Times New Roman" w:eastAsia="Times New Roman" w:hAnsi="Times New Roman" w:cs="David"/>
          <w:sz w:val="26"/>
          <w:szCs w:val="24"/>
          <w:lang w:eastAsia="he-IL"/>
        </w:rPr>
      </w:pPr>
    </w:p>
    <w:p w14:paraId="3E7DF962" w14:textId="77777777" w:rsidR="00232692" w:rsidRPr="00232692" w:rsidRDefault="00232692" w:rsidP="00232692">
      <w:pPr>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0"/>
          <w:szCs w:val="24"/>
          <w:u w:val="single"/>
          <w:rtl/>
          <w:lang w:eastAsia="he-IL"/>
        </w:rPr>
        <w:t>ביטוח</w:t>
      </w:r>
      <w:r w:rsidRPr="00232692">
        <w:rPr>
          <w:rFonts w:ascii="Times New Roman" w:eastAsia="Times New Roman" w:hAnsi="Times New Roman" w:cs="David"/>
          <w:sz w:val="20"/>
          <w:szCs w:val="24"/>
          <w:rtl/>
          <w:lang w:eastAsia="he-IL"/>
        </w:rPr>
        <w:t xml:space="preserve"> </w:t>
      </w:r>
    </w:p>
    <w:p w14:paraId="01D5015E"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63A221AD"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5DF2E255"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49E1CAB8"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762AC7A3"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6239AD67"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59BE258D"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532454D1" w14:textId="77777777" w:rsidR="006509B5" w:rsidRDefault="006509B5" w:rsidP="006509B5">
      <w:pPr>
        <w:widowControl w:val="0"/>
        <w:numPr>
          <w:ilvl w:val="1"/>
          <w:numId w:val="21"/>
        </w:numPr>
        <w:tabs>
          <w:tab w:val="left" w:pos="8306"/>
        </w:tabs>
        <w:spacing w:before="0" w:beforeAutospacing="0" w:after="200" w:afterAutospacing="0" w:line="240" w:lineRule="auto"/>
        <w:ind w:right="0"/>
        <w:jc w:val="both"/>
        <w:rPr>
          <w:ins w:id="45" w:author="מרול אטמן" w:date="2024-08-22T14:58:00Z"/>
          <w:rFonts w:ascii="Times New Roman" w:eastAsia="Times New Roman" w:hAnsi="Times New Roman" w:cs="David"/>
          <w:sz w:val="20"/>
          <w:szCs w:val="24"/>
          <w:lang w:eastAsia="he-IL"/>
        </w:rPr>
      </w:pPr>
      <w:ins w:id="46" w:author="מרול אטמן" w:date="2024-08-22T14:58:00Z">
        <w:r>
          <w:rPr>
            <w:rFonts w:ascii="Times New Roman" w:eastAsia="Times New Roman" w:hAnsi="Times New Roman" w:cs="David" w:hint="cs"/>
            <w:sz w:val="20"/>
            <w:szCs w:val="24"/>
            <w:rtl/>
            <w:lang w:eastAsia="he-IL"/>
          </w:rPr>
          <w:t>מבלי לגרוע מאחריות היועץ על פי הסכם זה או על פי דין, על היועץ לערוך ולקיים, על חשבון היועץ, למשך כל תקופת ההסכם וכל עוד אחריות היועץ קיימת, את הביטוחים המפורטים במפרט ביטוחי היועץ המצורף להסכם זה כ</w:t>
        </w:r>
        <w:r>
          <w:rPr>
            <w:rFonts w:ascii="Times New Roman" w:eastAsia="Times New Roman" w:hAnsi="Times New Roman" w:cs="David" w:hint="cs"/>
            <w:b/>
            <w:bCs/>
            <w:sz w:val="20"/>
            <w:szCs w:val="24"/>
            <w:u w:val="single"/>
            <w:rtl/>
            <w:lang w:eastAsia="he-IL"/>
          </w:rPr>
          <w:t>נספח ו'</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נספח ו1'</w:t>
        </w:r>
        <w:r>
          <w:rPr>
            <w:rFonts w:ascii="Times New Roman" w:eastAsia="Times New Roman" w:hAnsi="Times New Roman" w:cs="David" w:hint="cs"/>
            <w:sz w:val="20"/>
            <w:szCs w:val="24"/>
            <w:rtl/>
            <w:lang w:eastAsia="he-IL"/>
          </w:rPr>
          <w:t>, והמהווה חלק בלתי נפרד ממנו ("מפרט ביטוחי היועץ" ו"אישור עריכת הביטוח", בהתאמה), אצל חברת ביטוח מורשית כדין בישראל על אף האמור לעיל, ככל ולא יועסקו בידי היועץ עובדים במסגרת ההסכם, יהיה רשאי היועץ שלא לערוך ביטוח חבות מעבידים  .</w:t>
        </w:r>
      </w:ins>
    </w:p>
    <w:p w14:paraId="33D6C113" w14:textId="77777777" w:rsidR="006509B5" w:rsidRDefault="006509B5" w:rsidP="006509B5">
      <w:pPr>
        <w:widowControl w:val="0"/>
        <w:numPr>
          <w:ilvl w:val="1"/>
          <w:numId w:val="21"/>
        </w:numPr>
        <w:spacing w:before="0" w:beforeAutospacing="0" w:after="200" w:afterAutospacing="0" w:line="240" w:lineRule="auto"/>
        <w:ind w:right="0"/>
        <w:jc w:val="both"/>
        <w:rPr>
          <w:ins w:id="47" w:author="מרול אטמן" w:date="2024-08-22T14:58:00Z"/>
          <w:rFonts w:ascii="Times New Roman" w:eastAsia="Times New Roman" w:hAnsi="Times New Roman" w:cs="David"/>
          <w:sz w:val="20"/>
          <w:szCs w:val="24"/>
          <w:rtl/>
          <w:lang w:eastAsia="he-IL"/>
        </w:rPr>
      </w:pPr>
      <w:ins w:id="48" w:author="מרול אטמן" w:date="2024-08-22T14:58:00Z">
        <w:r>
          <w:rPr>
            <w:rFonts w:ascii="Times New Roman" w:eastAsia="Times New Roman" w:hAnsi="Times New Roman" w:cs="David" w:hint="cs"/>
            <w:sz w:val="20"/>
            <w:szCs w:val="24"/>
            <w:rtl/>
            <w:lang w:eastAsia="he-IL"/>
          </w:rPr>
          <w:t xml:space="preserve">ללא צורך בכל דרישה מצד המזמין, על היועץ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ins>
    </w:p>
    <w:p w14:paraId="50B9C600" w14:textId="77777777" w:rsidR="006509B5" w:rsidRDefault="006509B5" w:rsidP="006509B5">
      <w:pPr>
        <w:widowControl w:val="0"/>
        <w:numPr>
          <w:ilvl w:val="1"/>
          <w:numId w:val="21"/>
        </w:numPr>
        <w:spacing w:before="0" w:beforeAutospacing="0" w:after="200" w:afterAutospacing="0" w:line="240" w:lineRule="auto"/>
        <w:ind w:right="0"/>
        <w:jc w:val="both"/>
        <w:rPr>
          <w:ins w:id="49" w:author="מרול אטמן" w:date="2024-08-22T14:58:00Z"/>
          <w:rFonts w:ascii="Times New Roman" w:eastAsia="Times New Roman" w:hAnsi="Times New Roman" w:cs="David"/>
          <w:sz w:val="20"/>
          <w:szCs w:val="24"/>
          <w:rtl/>
          <w:lang w:eastAsia="he-IL"/>
        </w:rPr>
      </w:pPr>
      <w:ins w:id="50" w:author="מרול אטמן" w:date="2024-08-22T14:58:00Z">
        <w:r>
          <w:rPr>
            <w:rFonts w:ascii="Times New Roman" w:eastAsia="Times New Roman" w:hAnsi="Times New Roman" w:cs="David" w:hint="cs"/>
            <w:sz w:val="20"/>
            <w:szCs w:val="24"/>
            <w:rtl/>
            <w:lang w:eastAsia="he-IL"/>
          </w:rPr>
          <w:t>כמו כן, בתום תקופת הביטוח, על היועץ 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7.1 לעיל.</w:t>
        </w:r>
      </w:ins>
    </w:p>
    <w:p w14:paraId="01EDCE83" w14:textId="77777777" w:rsidR="006509B5" w:rsidRDefault="006509B5" w:rsidP="006509B5">
      <w:pPr>
        <w:widowControl w:val="0"/>
        <w:numPr>
          <w:ilvl w:val="1"/>
          <w:numId w:val="21"/>
        </w:numPr>
        <w:spacing w:before="0" w:beforeAutospacing="0" w:after="200" w:afterAutospacing="0" w:line="240" w:lineRule="auto"/>
        <w:ind w:right="0"/>
        <w:jc w:val="both"/>
        <w:rPr>
          <w:ins w:id="51" w:author="מרול אטמן" w:date="2024-08-22T14:58:00Z"/>
          <w:rFonts w:ascii="Times New Roman" w:eastAsia="Times New Roman" w:hAnsi="Times New Roman" w:cs="David"/>
          <w:sz w:val="20"/>
          <w:szCs w:val="24"/>
          <w:rtl/>
          <w:lang w:eastAsia="he-IL"/>
        </w:rPr>
      </w:pPr>
      <w:ins w:id="52" w:author="מרול אטמן" w:date="2024-08-22T14:58:00Z">
        <w:r>
          <w:rPr>
            <w:rFonts w:ascii="Times New Roman" w:eastAsia="Times New Roman" w:hAnsi="Times New Roman" w:cs="David" w:hint="cs"/>
            <w:sz w:val="20"/>
            <w:szCs w:val="24"/>
            <w:rtl/>
            <w:lang w:eastAsia="he-IL"/>
          </w:rPr>
          <w:t xml:space="preserve">מובהר, כי גבולות האחריות, הנדרשים במסגרת ביטוחי היועץ, כמפורט באישור עריכת הביטוח, הינם בבחינת דרישה מזערית, המוטלת על היועץ, שאינה פוטרת את היועץ ממלוא החבות על פי הסכם זה. </w:t>
        </w:r>
      </w:ins>
    </w:p>
    <w:p w14:paraId="1B182945" w14:textId="77777777" w:rsidR="006509B5" w:rsidRDefault="006509B5" w:rsidP="006509B5">
      <w:pPr>
        <w:widowControl w:val="0"/>
        <w:numPr>
          <w:ilvl w:val="1"/>
          <w:numId w:val="21"/>
        </w:numPr>
        <w:spacing w:before="0" w:beforeAutospacing="0" w:after="200" w:afterAutospacing="0" w:line="240" w:lineRule="auto"/>
        <w:ind w:right="0"/>
        <w:jc w:val="both"/>
        <w:rPr>
          <w:ins w:id="53" w:author="מרול אטמן" w:date="2024-08-22T14:58:00Z"/>
          <w:rFonts w:ascii="Times New Roman" w:eastAsia="Times New Roman" w:hAnsi="Times New Roman" w:cs="David"/>
          <w:sz w:val="20"/>
          <w:szCs w:val="24"/>
          <w:rtl/>
          <w:lang w:eastAsia="he-IL"/>
        </w:rPr>
      </w:pPr>
      <w:ins w:id="54" w:author="מרול אטמן" w:date="2024-08-22T14:58:00Z">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ins>
    </w:p>
    <w:p w14:paraId="08F3FFF5" w14:textId="77777777" w:rsidR="006509B5" w:rsidRDefault="006509B5" w:rsidP="006509B5">
      <w:pPr>
        <w:widowControl w:val="0"/>
        <w:numPr>
          <w:ilvl w:val="1"/>
          <w:numId w:val="21"/>
        </w:numPr>
        <w:spacing w:before="0" w:beforeAutospacing="0" w:after="200" w:afterAutospacing="0" w:line="240" w:lineRule="auto"/>
        <w:ind w:right="0"/>
        <w:jc w:val="both"/>
        <w:rPr>
          <w:ins w:id="55" w:author="מרול אטמן" w:date="2024-08-22T14:58:00Z"/>
          <w:rFonts w:ascii="Times New Roman" w:eastAsia="Times New Roman" w:hAnsi="Times New Roman" w:cs="David"/>
          <w:sz w:val="20"/>
          <w:szCs w:val="24"/>
          <w:rtl/>
          <w:lang w:eastAsia="he-IL"/>
        </w:rPr>
      </w:pPr>
      <w:ins w:id="56" w:author="מרול אטמן" w:date="2024-08-22T14:58:00Z">
        <w:r>
          <w:rPr>
            <w:rFonts w:ascii="Times New Roman" w:eastAsia="Times New Roman" w:hAnsi="Times New Roman" w:cs="David" w:hint="cs"/>
            <w:sz w:val="20"/>
            <w:szCs w:val="24"/>
            <w:rtl/>
            <w:lang w:eastAsia="he-IL"/>
          </w:rPr>
          <w:lastRenderedPageBreak/>
          <w:t>למזמין תהא הזכות, אך לא החובה,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w:t>
        </w:r>
      </w:ins>
    </w:p>
    <w:p w14:paraId="13AF13DA" w14:textId="77777777" w:rsidR="006509B5" w:rsidRDefault="006509B5" w:rsidP="006509B5">
      <w:pPr>
        <w:widowControl w:val="0"/>
        <w:numPr>
          <w:ilvl w:val="1"/>
          <w:numId w:val="21"/>
        </w:numPr>
        <w:spacing w:before="0" w:beforeAutospacing="0" w:after="200" w:afterAutospacing="0" w:line="240" w:lineRule="auto"/>
        <w:ind w:right="0"/>
        <w:jc w:val="both"/>
        <w:rPr>
          <w:ins w:id="57" w:author="מרול אטמן" w:date="2024-08-22T14:58:00Z"/>
          <w:rFonts w:ascii="Times New Roman" w:eastAsia="Times New Roman" w:hAnsi="Times New Roman" w:cs="David"/>
          <w:sz w:val="20"/>
          <w:szCs w:val="24"/>
          <w:rtl/>
          <w:lang w:eastAsia="he-IL"/>
        </w:rPr>
      </w:pPr>
      <w:ins w:id="58" w:author="מרול אטמן" w:date="2024-08-22T14:58:00Z">
        <w:r>
          <w:rPr>
            <w:rFonts w:ascii="Times New Roman" w:eastAsia="Times New Roman" w:hAnsi="Times New Roman" w:cs="David" w:hint="cs"/>
            <w:sz w:val="20"/>
            <w:szCs w:val="24"/>
            <w:rtl/>
            <w:lang w:eastAsia="he-IL"/>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היועץ על פי הסכם זה או על פי דין, וזאת בין אם דרשו עריכת שינויים כמפורט לעיל ובין אם לאו, בין אם בדקו את אישור עריכת הביטוחים ובין אם לאו.</w:t>
        </w:r>
      </w:ins>
    </w:p>
    <w:p w14:paraId="3E994E5D" w14:textId="77777777" w:rsidR="006509B5" w:rsidRDefault="006509B5" w:rsidP="006509B5">
      <w:pPr>
        <w:widowControl w:val="0"/>
        <w:numPr>
          <w:ilvl w:val="1"/>
          <w:numId w:val="21"/>
        </w:numPr>
        <w:spacing w:before="0" w:beforeAutospacing="0" w:after="200" w:afterAutospacing="0" w:line="240" w:lineRule="auto"/>
        <w:ind w:right="0"/>
        <w:jc w:val="both"/>
        <w:rPr>
          <w:ins w:id="59" w:author="מרול אטמן" w:date="2024-08-22T14:58:00Z"/>
          <w:rFonts w:ascii="Times New Roman" w:eastAsia="Times New Roman" w:hAnsi="Times New Roman" w:cs="David"/>
          <w:sz w:val="20"/>
          <w:szCs w:val="24"/>
          <w:rtl/>
          <w:lang w:eastAsia="he-IL"/>
        </w:rPr>
      </w:pPr>
      <w:ins w:id="60" w:author="מרול אטמן" w:date="2024-08-22T14:58:00Z">
        <w:r>
          <w:rPr>
            <w:rFonts w:ascii="Times New Roman" w:eastAsia="Times New Roman" w:hAnsi="Times New Roman" w:cs="David" w:hint="cs"/>
            <w:sz w:val="20"/>
            <w:szCs w:val="24"/>
            <w:rtl/>
            <w:lang w:eastAsia="he-IL"/>
          </w:rPr>
          <w:t>היועץ פוטר את המזמין ואת הבאים מטעם המזמין מאחריות לכל אובדן או נזק לרכוש, המובא על ידי היועץ או על ידי מי מטעם היועץ לחצרי המזמין או המשמש את היועץ לצורך מתן השירותים, ולא תהיה ליועץ כל טענה, דרישה או תביעה כלפי הנזכרים לעיל, בגין אובדן או נזק כאמור. האמור לא יחול לטובת מי שגרם לנזק מתוך כוונת זדון.</w:t>
        </w:r>
      </w:ins>
    </w:p>
    <w:p w14:paraId="1A601A28" w14:textId="77777777" w:rsidR="006509B5" w:rsidRDefault="006509B5" w:rsidP="006509B5">
      <w:pPr>
        <w:widowControl w:val="0"/>
        <w:numPr>
          <w:ilvl w:val="1"/>
          <w:numId w:val="21"/>
        </w:numPr>
        <w:spacing w:before="0" w:beforeAutospacing="0" w:after="200" w:afterAutospacing="0" w:line="240" w:lineRule="auto"/>
        <w:ind w:right="0"/>
        <w:jc w:val="both"/>
        <w:rPr>
          <w:ins w:id="61" w:author="מרול אטמן" w:date="2024-08-22T14:58:00Z"/>
          <w:rFonts w:ascii="Times New Roman" w:eastAsia="Times New Roman" w:hAnsi="Times New Roman" w:cs="David"/>
          <w:sz w:val="20"/>
          <w:szCs w:val="24"/>
          <w:rtl/>
          <w:lang w:eastAsia="he-IL"/>
        </w:rPr>
      </w:pPr>
      <w:ins w:id="62" w:author="מרול אטמן" w:date="2024-08-22T14:58:00Z">
        <w:r>
          <w:rPr>
            <w:rFonts w:ascii="Times New Roman" w:eastAsia="Times New Roman" w:hAnsi="Times New Roman" w:cs="David" w:hint="cs"/>
            <w:sz w:val="20"/>
            <w:szCs w:val="24"/>
            <w:rtl/>
            <w:lang w:eastAsia="he-IL"/>
          </w:rPr>
          <w:t xml:space="preserve">אם לדעת היועץ יש צורך בעריכת ביטוחים נוספים או משלימים לביטוחי היועץ, על היועץ לערוך ולקיים את הביטוחים הנוספים או המשלימים כאמור. </w:t>
        </w:r>
      </w:ins>
    </w:p>
    <w:p w14:paraId="73D8383C" w14:textId="77777777" w:rsidR="006509B5" w:rsidRDefault="006509B5" w:rsidP="006509B5">
      <w:pPr>
        <w:widowControl w:val="0"/>
        <w:numPr>
          <w:ilvl w:val="1"/>
          <w:numId w:val="21"/>
        </w:numPr>
        <w:spacing w:before="0" w:beforeAutospacing="0" w:after="200" w:afterAutospacing="0" w:line="240" w:lineRule="auto"/>
        <w:ind w:right="0"/>
        <w:jc w:val="both"/>
        <w:rPr>
          <w:ins w:id="63" w:author="מרול אטמן" w:date="2024-08-22T14:58:00Z"/>
          <w:rFonts w:ascii="Times New Roman" w:eastAsia="Times New Roman" w:hAnsi="Times New Roman" w:cs="David"/>
          <w:sz w:val="20"/>
          <w:szCs w:val="24"/>
          <w:rtl/>
          <w:lang w:eastAsia="he-IL"/>
        </w:rPr>
      </w:pPr>
      <w:ins w:id="64" w:author="מרול אטמן" w:date="2024-08-22T14:58:00Z">
        <w:r>
          <w:rPr>
            <w:rFonts w:ascii="Times New Roman" w:eastAsia="Times New Roman" w:hAnsi="Times New Roman" w:cs="David" w:hint="cs"/>
            <w:sz w:val="20"/>
            <w:szCs w:val="24"/>
            <w:rtl/>
            <w:lang w:eastAsia="he-IL"/>
          </w:rPr>
          <w:t xml:space="preserve">בכל ביטוח רכוש נוסף או משלים לביטוחי היועץ,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ins>
    </w:p>
    <w:p w14:paraId="48F24F7B" w14:textId="77777777" w:rsidR="006509B5" w:rsidRDefault="006509B5" w:rsidP="006509B5">
      <w:pPr>
        <w:widowControl w:val="0"/>
        <w:numPr>
          <w:ilvl w:val="1"/>
          <w:numId w:val="21"/>
        </w:numPr>
        <w:spacing w:before="0" w:beforeAutospacing="0" w:after="200" w:afterAutospacing="0" w:line="240" w:lineRule="auto"/>
        <w:ind w:right="0"/>
        <w:jc w:val="both"/>
        <w:rPr>
          <w:ins w:id="65" w:author="מרול אטמן" w:date="2024-08-22T14:58:00Z"/>
          <w:rFonts w:ascii="Times New Roman" w:eastAsia="Times New Roman" w:hAnsi="Times New Roman" w:cs="David"/>
          <w:sz w:val="20"/>
          <w:szCs w:val="24"/>
          <w:rtl/>
          <w:lang w:eastAsia="he-IL"/>
        </w:rPr>
      </w:pPr>
      <w:ins w:id="66" w:author="מרול אטמן" w:date="2024-08-22T14:58:00Z">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היועץ, על היועץ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היועץ,. </w:t>
        </w:r>
      </w:ins>
    </w:p>
    <w:p w14:paraId="12DFFAED" w14:textId="77777777" w:rsidR="006509B5" w:rsidRDefault="006509B5" w:rsidP="006509B5">
      <w:pPr>
        <w:widowControl w:val="0"/>
        <w:numPr>
          <w:ilvl w:val="1"/>
          <w:numId w:val="21"/>
        </w:numPr>
        <w:spacing w:before="0" w:beforeAutospacing="0" w:after="200" w:afterAutospacing="0" w:line="240" w:lineRule="auto"/>
        <w:ind w:right="0"/>
        <w:jc w:val="both"/>
        <w:rPr>
          <w:ins w:id="67" w:author="מרול אטמן" w:date="2024-08-22T14:58:00Z"/>
          <w:rFonts w:ascii="Times New Roman" w:eastAsia="Times New Roman" w:hAnsi="Times New Roman" w:cs="David"/>
          <w:sz w:val="20"/>
          <w:szCs w:val="24"/>
          <w:rtl/>
          <w:lang w:eastAsia="he-IL"/>
        </w:rPr>
      </w:pPr>
      <w:ins w:id="68" w:author="מרול אטמן" w:date="2024-08-22T14:58:00Z">
        <w:r>
          <w:rPr>
            <w:rFonts w:ascii="Times New Roman" w:eastAsia="Times New Roman" w:hAnsi="Times New Roman" w:cs="David" w:hint="cs"/>
            <w:sz w:val="20"/>
            <w:szCs w:val="24"/>
            <w:rtl/>
            <w:lang w:eastAsia="he-IL"/>
          </w:rPr>
          <w:t>למען הסר ספק, מובהר בזאת כי על היועץ מוטלת האחריות כלפי המזמין ביחס לשירותים במלואם, לרבות שירותים שניתנו או אמורים היו להינתן על ידי קבלן משנה, ועל היועץ תחול האחריות לשפות את המזמין בגין כל אובדן או נזק שייגרם,  עקב שירותים שניתנו או אמורים היו להינתן על ידי קבלן המשנה כאמור, אם ייגרם, בין אם אובדן או נזק כאמור מכוסה במי מהפוליסות דלעיל ובין אם לאו.</w:t>
        </w:r>
      </w:ins>
    </w:p>
    <w:p w14:paraId="35AA1663" w14:textId="77777777" w:rsidR="006509B5" w:rsidRDefault="006509B5" w:rsidP="006509B5">
      <w:pPr>
        <w:widowControl w:val="0"/>
        <w:numPr>
          <w:ilvl w:val="1"/>
          <w:numId w:val="21"/>
        </w:numPr>
        <w:spacing w:before="0" w:beforeAutospacing="0" w:after="200" w:afterAutospacing="0" w:line="240" w:lineRule="auto"/>
        <w:ind w:right="0"/>
        <w:jc w:val="both"/>
        <w:rPr>
          <w:ins w:id="69" w:author="מרול אטמן" w:date="2024-08-22T14:58:00Z"/>
          <w:rFonts w:ascii="Times New Roman" w:eastAsia="Times New Roman" w:hAnsi="Times New Roman" w:cs="David"/>
          <w:sz w:val="20"/>
          <w:szCs w:val="24"/>
          <w:rtl/>
          <w:lang w:eastAsia="he-IL"/>
        </w:rPr>
      </w:pPr>
      <w:ins w:id="70" w:author="מרול אטמן" w:date="2024-08-22T14:58:00Z">
        <w:r>
          <w:rPr>
            <w:rFonts w:ascii="Times New Roman" w:eastAsia="Times New Roman" w:hAnsi="Times New Roman" w:cs="David" w:hint="cs"/>
            <w:sz w:val="20"/>
            <w:szCs w:val="24"/>
            <w:rtl/>
            <w:lang w:eastAsia="he-IL"/>
          </w:rPr>
          <w:t>אין בעריכת ביטוחי היועץ כדי לצמצם או לגרוע בצורה כל שהיא מהתחייבויותיו בהתאם להסכם, ולא יהיה בעריכת ביטוחי היועץ כדי לשחרר את היועץ מחובתו לשפות ו/או לפצות את המזמין ו/או מי מטעמו, בגין כל נזק ,שהוא אחראי לו על פי הסכם זה ו/או על פי דין.</w:t>
        </w:r>
      </w:ins>
    </w:p>
    <w:p w14:paraId="5929A7F5" w14:textId="77777777" w:rsidR="006509B5" w:rsidRDefault="006509B5" w:rsidP="006509B5">
      <w:pPr>
        <w:widowControl w:val="0"/>
        <w:numPr>
          <w:ilvl w:val="1"/>
          <w:numId w:val="21"/>
        </w:numPr>
        <w:spacing w:before="0" w:beforeAutospacing="0" w:after="200" w:afterAutospacing="0" w:line="240" w:lineRule="auto"/>
        <w:ind w:right="0"/>
        <w:jc w:val="both"/>
        <w:rPr>
          <w:ins w:id="71" w:author="מרול אטמן" w:date="2024-08-22T14:58:00Z"/>
          <w:rFonts w:ascii="Times New Roman" w:eastAsia="Times New Roman" w:hAnsi="Times New Roman" w:cs="David"/>
          <w:sz w:val="20"/>
          <w:szCs w:val="24"/>
          <w:lang w:eastAsia="he-IL"/>
        </w:rPr>
      </w:pPr>
      <w:ins w:id="72" w:author="מרול אטמן" w:date="2024-08-22T14:58:00Z">
        <w:r>
          <w:rPr>
            <w:rFonts w:ascii="Times New Roman" w:eastAsia="Times New Roman" w:hAnsi="Times New Roman" w:cs="David" w:hint="cs"/>
            <w:sz w:val="20"/>
            <w:szCs w:val="24"/>
            <w:rtl/>
            <w:lang w:eastAsia="he-IL"/>
          </w:rPr>
          <w:t>היועץ מתחייב לשמור ולקיים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שהיועץ,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ins>
    </w:p>
    <w:p w14:paraId="2E1D5399" w14:textId="77777777" w:rsidR="006509B5" w:rsidRPr="00825216" w:rsidRDefault="006509B5" w:rsidP="006509B5">
      <w:pPr>
        <w:widowControl w:val="0"/>
        <w:numPr>
          <w:ilvl w:val="1"/>
          <w:numId w:val="1"/>
        </w:numPr>
        <w:spacing w:before="0" w:beforeAutospacing="0" w:after="200" w:afterAutospacing="0" w:line="240" w:lineRule="auto"/>
        <w:ind w:right="0"/>
        <w:jc w:val="both"/>
        <w:rPr>
          <w:ins w:id="73" w:author="מרול אטמן" w:date="2024-08-22T14:58:00Z"/>
          <w:rFonts w:ascii="Times New Roman" w:eastAsia="Times New Roman" w:hAnsi="Times New Roman" w:cs="David"/>
          <w:sz w:val="20"/>
          <w:szCs w:val="24"/>
          <w:rtl/>
          <w:lang w:eastAsia="he-IL"/>
        </w:rPr>
      </w:pPr>
      <w:ins w:id="74" w:author="מרול אטמן" w:date="2024-08-22T14:58:00Z">
        <w:r>
          <w:rPr>
            <w:rFonts w:ascii="Times New Roman" w:eastAsia="Times New Roman" w:hAnsi="Times New Roman" w:cs="David" w:hint="cs"/>
            <w:sz w:val="20"/>
            <w:szCs w:val="24"/>
            <w:rtl/>
            <w:lang w:eastAsia="he-IL"/>
          </w:rPr>
          <w:t xml:space="preserve"> </w:t>
        </w:r>
        <w:r w:rsidRPr="000B12C4">
          <w:rPr>
            <w:rFonts w:ascii="Times New Roman" w:eastAsia="Times New Roman" w:hAnsi="Times New Roman" w:cs="David"/>
            <w:sz w:val="20"/>
            <w:szCs w:val="24"/>
            <w:rtl/>
            <w:lang w:eastAsia="he-IL"/>
          </w:rPr>
          <w:t>הפרת סעיף זה על כל תנאיו תיחשב להפרה יסודית של ההסכם.</w:t>
        </w:r>
      </w:ins>
    </w:p>
    <w:p w14:paraId="6EB389F5" w14:textId="5E7F774F" w:rsidR="001A00DE" w:rsidDel="006509B5" w:rsidRDefault="001A00DE">
      <w:pPr>
        <w:widowControl w:val="0"/>
        <w:tabs>
          <w:tab w:val="left" w:pos="8306"/>
        </w:tabs>
        <w:spacing w:before="0" w:beforeAutospacing="0" w:after="200" w:afterAutospacing="0" w:line="240" w:lineRule="auto"/>
        <w:ind w:right="360"/>
        <w:jc w:val="both"/>
        <w:rPr>
          <w:del w:id="75" w:author="מרול אטמן" w:date="2024-08-22T14:58:00Z"/>
          <w:rFonts w:ascii="Times New Roman" w:eastAsia="Times New Roman" w:hAnsi="Times New Roman" w:cs="David"/>
          <w:sz w:val="20"/>
          <w:szCs w:val="24"/>
          <w:lang w:eastAsia="he-IL"/>
        </w:rPr>
        <w:pPrChange w:id="76" w:author="מרול אטמן" w:date="2024-08-22T14:58:00Z">
          <w:pPr>
            <w:widowControl w:val="0"/>
            <w:numPr>
              <w:ilvl w:val="1"/>
              <w:numId w:val="21"/>
            </w:numPr>
            <w:tabs>
              <w:tab w:val="num" w:pos="792"/>
              <w:tab w:val="left" w:pos="8306"/>
            </w:tabs>
            <w:spacing w:before="0" w:beforeAutospacing="0" w:after="200" w:afterAutospacing="0" w:line="240" w:lineRule="auto"/>
            <w:ind w:left="792" w:right="792" w:hanging="432"/>
            <w:jc w:val="both"/>
          </w:pPr>
        </w:pPrChange>
      </w:pPr>
      <w:del w:id="77" w:author="מרול אטמן" w:date="2024-08-22T14:58:00Z">
        <w:r w:rsidDel="006509B5">
          <w:rPr>
            <w:rFonts w:ascii="Times New Roman" w:eastAsia="Times New Roman" w:hAnsi="Times New Roman" w:cs="David" w:hint="cs"/>
            <w:sz w:val="20"/>
            <w:szCs w:val="24"/>
            <w:rtl/>
            <w:lang w:eastAsia="he-IL"/>
          </w:rPr>
          <w:delText xml:space="preserve">מבלי לגרוע מאחריות היועץ על פי הסכם זה או על פי </w:delText>
        </w:r>
      </w:del>
      <w:del w:id="78" w:author="מרול אטמן" w:date="2023-11-09T12:25:00Z">
        <w:r w:rsidDel="00935B43">
          <w:rPr>
            <w:rFonts w:ascii="Times New Roman" w:eastAsia="Times New Roman" w:hAnsi="Times New Roman" w:cs="David" w:hint="cs"/>
            <w:sz w:val="20"/>
            <w:szCs w:val="24"/>
            <w:rtl/>
            <w:lang w:eastAsia="he-IL"/>
          </w:rPr>
          <w:delText xml:space="preserve">כל </w:delText>
        </w:r>
      </w:del>
      <w:del w:id="79" w:author="מרול אטמן" w:date="2024-08-22T14:58:00Z">
        <w:r w:rsidDel="006509B5">
          <w:rPr>
            <w:rFonts w:ascii="Times New Roman" w:eastAsia="Times New Roman" w:hAnsi="Times New Roman" w:cs="David" w:hint="cs"/>
            <w:sz w:val="20"/>
            <w:szCs w:val="24"/>
            <w:rtl/>
            <w:lang w:eastAsia="he-IL"/>
          </w:rPr>
          <w:delText>דין, על היועץ לערוך ולקיים, על חשבון היועץ, למשך כל תקופת ההסכם וכל עוד אחריות היועץ קיימת, את הביטוחים המפורטים במפרט ביטוחי היועץ המצורף להסכם זה כ</w:delText>
        </w:r>
        <w:r w:rsidDel="006509B5">
          <w:rPr>
            <w:rFonts w:ascii="Times New Roman" w:eastAsia="Times New Roman" w:hAnsi="Times New Roman" w:cs="David" w:hint="cs"/>
            <w:b/>
            <w:bCs/>
            <w:sz w:val="20"/>
            <w:szCs w:val="24"/>
            <w:u w:val="single"/>
            <w:rtl/>
            <w:lang w:eastAsia="he-IL"/>
          </w:rPr>
          <w:delText>נספח</w:delText>
        </w:r>
        <w:r w:rsidR="0009511C" w:rsidDel="006509B5">
          <w:rPr>
            <w:rFonts w:ascii="Times New Roman" w:eastAsia="Times New Roman" w:hAnsi="Times New Roman" w:cs="David" w:hint="cs"/>
            <w:b/>
            <w:bCs/>
            <w:sz w:val="20"/>
            <w:szCs w:val="24"/>
            <w:u w:val="single"/>
            <w:rtl/>
            <w:lang w:eastAsia="he-IL"/>
          </w:rPr>
          <w:delText xml:space="preserve"> ו</w:delText>
        </w:r>
        <w:r w:rsidDel="006509B5">
          <w:rPr>
            <w:rFonts w:ascii="Times New Roman" w:eastAsia="Times New Roman" w:hAnsi="Times New Roman" w:cs="David" w:hint="cs"/>
            <w:b/>
            <w:bCs/>
            <w:sz w:val="20"/>
            <w:szCs w:val="24"/>
            <w:u w:val="single"/>
            <w:rtl/>
            <w:lang w:eastAsia="he-IL"/>
          </w:rPr>
          <w:delText>'</w:delText>
        </w:r>
        <w:r w:rsidDel="006509B5">
          <w:rPr>
            <w:rFonts w:ascii="Times New Roman" w:eastAsia="Times New Roman" w:hAnsi="Times New Roman" w:cs="David" w:hint="cs"/>
            <w:sz w:val="20"/>
            <w:szCs w:val="24"/>
            <w:rtl/>
            <w:lang w:eastAsia="he-IL"/>
          </w:rPr>
          <w:delText xml:space="preserve"> וכן אישור עריכת הביטוח המצורף להסכם זה כ</w:delText>
        </w:r>
        <w:r w:rsidDel="006509B5">
          <w:rPr>
            <w:rFonts w:ascii="Times New Roman" w:eastAsia="Times New Roman" w:hAnsi="Times New Roman" w:cs="David" w:hint="cs"/>
            <w:b/>
            <w:bCs/>
            <w:sz w:val="20"/>
            <w:szCs w:val="24"/>
            <w:u w:val="single"/>
            <w:rtl/>
            <w:lang w:eastAsia="he-IL"/>
          </w:rPr>
          <w:delText xml:space="preserve">נספח </w:delText>
        </w:r>
        <w:r w:rsidR="0009511C" w:rsidDel="006509B5">
          <w:rPr>
            <w:rFonts w:ascii="Times New Roman" w:eastAsia="Times New Roman" w:hAnsi="Times New Roman" w:cs="David" w:hint="cs"/>
            <w:b/>
            <w:bCs/>
            <w:sz w:val="20"/>
            <w:szCs w:val="24"/>
            <w:u w:val="single"/>
            <w:rtl/>
            <w:lang w:eastAsia="he-IL"/>
          </w:rPr>
          <w:delText>ו1</w:delText>
        </w:r>
        <w:r w:rsidDel="006509B5">
          <w:rPr>
            <w:rFonts w:ascii="Times New Roman" w:eastAsia="Times New Roman" w:hAnsi="Times New Roman" w:cs="David" w:hint="cs"/>
            <w:b/>
            <w:bCs/>
            <w:sz w:val="20"/>
            <w:szCs w:val="24"/>
            <w:u w:val="single"/>
            <w:rtl/>
            <w:lang w:eastAsia="he-IL"/>
          </w:rPr>
          <w:delText>'</w:delText>
        </w:r>
        <w:r w:rsidDel="006509B5">
          <w:rPr>
            <w:rFonts w:ascii="Times New Roman" w:eastAsia="Times New Roman" w:hAnsi="Times New Roman" w:cs="David" w:hint="cs"/>
            <w:sz w:val="20"/>
            <w:szCs w:val="24"/>
            <w:rtl/>
            <w:lang w:eastAsia="he-IL"/>
          </w:rPr>
          <w:delTex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היועץ עובדים במסגרת ההסכם, יהיה רשאי היועץ שלא לערוך את </w:delText>
        </w:r>
      </w:del>
      <w:del w:id="80" w:author="מרול אטמן" w:date="2023-11-09T12:26:00Z">
        <w:r w:rsidDel="00935B43">
          <w:rPr>
            <w:rFonts w:ascii="Times New Roman" w:eastAsia="Times New Roman" w:hAnsi="Times New Roman" w:cs="David" w:hint="cs"/>
            <w:sz w:val="20"/>
            <w:szCs w:val="24"/>
            <w:rtl/>
            <w:lang w:eastAsia="he-IL"/>
          </w:rPr>
          <w:delText>ה</w:delText>
        </w:r>
      </w:del>
      <w:del w:id="81" w:author="מרול אטמן" w:date="2024-08-22T14:58:00Z">
        <w:r w:rsidDel="006509B5">
          <w:rPr>
            <w:rFonts w:ascii="Times New Roman" w:eastAsia="Times New Roman" w:hAnsi="Times New Roman" w:cs="David" w:hint="cs"/>
            <w:sz w:val="20"/>
            <w:szCs w:val="24"/>
            <w:rtl/>
            <w:lang w:eastAsia="he-IL"/>
          </w:rPr>
          <w:delText xml:space="preserve">ביטוח </w:delText>
        </w:r>
      </w:del>
      <w:del w:id="82" w:author="מרול אטמן" w:date="2023-11-09T12:26:00Z">
        <w:r w:rsidDel="00935B43">
          <w:rPr>
            <w:rFonts w:ascii="Times New Roman" w:eastAsia="Times New Roman" w:hAnsi="Times New Roman" w:cs="David" w:hint="cs"/>
            <w:sz w:val="20"/>
            <w:szCs w:val="24"/>
            <w:rtl/>
            <w:lang w:eastAsia="he-IL"/>
          </w:rPr>
          <w:delText>המצוין בסעיף א' לאישור עריכת הביטוח</w:delText>
        </w:r>
      </w:del>
      <w:del w:id="83" w:author="מרול אטמן" w:date="2024-08-22T14:58:00Z">
        <w:r w:rsidDel="006509B5">
          <w:rPr>
            <w:rFonts w:ascii="Times New Roman" w:eastAsia="Times New Roman" w:hAnsi="Times New Roman" w:cs="David" w:hint="cs"/>
            <w:sz w:val="20"/>
            <w:szCs w:val="24"/>
            <w:rtl/>
            <w:lang w:eastAsia="he-IL"/>
          </w:rPr>
          <w:delText>.</w:delText>
        </w:r>
      </w:del>
    </w:p>
    <w:p w14:paraId="78C05FE1" w14:textId="36873802" w:rsidR="001A00DE" w:rsidDel="006509B5" w:rsidRDefault="001A00DE">
      <w:pPr>
        <w:widowControl w:val="0"/>
        <w:spacing w:before="0" w:beforeAutospacing="0" w:after="200" w:afterAutospacing="0" w:line="240" w:lineRule="auto"/>
        <w:ind w:right="360"/>
        <w:jc w:val="both"/>
        <w:rPr>
          <w:del w:id="84" w:author="מרול אטמן" w:date="2024-08-22T14:58:00Z"/>
          <w:rFonts w:ascii="Times New Roman" w:eastAsia="Times New Roman" w:hAnsi="Times New Roman" w:cs="David"/>
          <w:sz w:val="20"/>
          <w:szCs w:val="24"/>
          <w:rtl/>
          <w:lang w:eastAsia="he-IL"/>
        </w:rPr>
        <w:pPrChange w:id="85" w:author="מרול אטמן" w:date="2024-08-22T14:58:00Z">
          <w:pPr>
            <w:widowControl w:val="0"/>
            <w:numPr>
              <w:ilvl w:val="1"/>
              <w:numId w:val="21"/>
            </w:numPr>
            <w:tabs>
              <w:tab w:val="num" w:pos="792"/>
            </w:tabs>
            <w:spacing w:before="0" w:beforeAutospacing="0" w:after="200" w:afterAutospacing="0" w:line="240" w:lineRule="auto"/>
            <w:ind w:left="792" w:right="792" w:hanging="432"/>
            <w:jc w:val="both"/>
          </w:pPr>
        </w:pPrChange>
      </w:pPr>
      <w:del w:id="86" w:author="מרול אטמן" w:date="2024-08-22T14:58:00Z">
        <w:r w:rsidDel="006509B5">
          <w:rPr>
            <w:rFonts w:ascii="Times New Roman" w:eastAsia="Times New Roman" w:hAnsi="Times New Roman" w:cs="David" w:hint="cs"/>
            <w:sz w:val="20"/>
            <w:szCs w:val="24"/>
            <w:rtl/>
            <w:lang w:eastAsia="he-IL"/>
          </w:rPr>
          <w:delText xml:space="preserve">ללא צורך בכל דרישה מצד המזמין, על היועץ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delText>
        </w:r>
      </w:del>
    </w:p>
    <w:p w14:paraId="072B3FE4" w14:textId="4DB1A220" w:rsidR="001A00DE" w:rsidDel="006509B5" w:rsidRDefault="001A00DE">
      <w:pPr>
        <w:widowControl w:val="0"/>
        <w:spacing w:before="0" w:beforeAutospacing="0" w:after="200" w:afterAutospacing="0" w:line="240" w:lineRule="auto"/>
        <w:ind w:right="360"/>
        <w:jc w:val="both"/>
        <w:rPr>
          <w:del w:id="87" w:author="מרול אטמן" w:date="2024-08-22T14:58:00Z"/>
          <w:rFonts w:ascii="Times New Roman" w:eastAsia="Times New Roman" w:hAnsi="Times New Roman" w:cs="David"/>
          <w:sz w:val="20"/>
          <w:szCs w:val="24"/>
          <w:rtl/>
          <w:lang w:eastAsia="he-IL"/>
        </w:rPr>
        <w:pPrChange w:id="88" w:author="מרול אטמן" w:date="2024-08-22T14:58:00Z">
          <w:pPr>
            <w:widowControl w:val="0"/>
            <w:numPr>
              <w:ilvl w:val="1"/>
              <w:numId w:val="21"/>
            </w:numPr>
            <w:tabs>
              <w:tab w:val="num" w:pos="792"/>
            </w:tabs>
            <w:spacing w:before="0" w:beforeAutospacing="0" w:after="200" w:afterAutospacing="0" w:line="240" w:lineRule="auto"/>
            <w:ind w:left="792" w:right="792" w:hanging="432"/>
            <w:jc w:val="both"/>
          </w:pPr>
        </w:pPrChange>
      </w:pPr>
      <w:del w:id="89" w:author="מרול אטמן" w:date="2024-08-22T14:58:00Z">
        <w:r w:rsidDel="006509B5">
          <w:rPr>
            <w:rFonts w:ascii="Times New Roman" w:eastAsia="Times New Roman" w:hAnsi="Times New Roman" w:cs="David" w:hint="cs"/>
            <w:sz w:val="20"/>
            <w:szCs w:val="24"/>
            <w:rtl/>
            <w:lang w:eastAsia="he-IL"/>
          </w:rPr>
          <w:delText>כמו כן, מיד בתום תקופת הביטוח, על היועץ 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7.1 לעיל.</w:delText>
        </w:r>
      </w:del>
    </w:p>
    <w:p w14:paraId="213EB8C4" w14:textId="12A1C3B3" w:rsidR="001A00DE" w:rsidDel="006509B5" w:rsidRDefault="001A00DE">
      <w:pPr>
        <w:widowControl w:val="0"/>
        <w:spacing w:before="0" w:beforeAutospacing="0" w:after="200" w:afterAutospacing="0" w:line="240" w:lineRule="auto"/>
        <w:ind w:right="360"/>
        <w:jc w:val="both"/>
        <w:rPr>
          <w:del w:id="90" w:author="מרול אטמן" w:date="2024-08-22T14:58:00Z"/>
          <w:rFonts w:ascii="Times New Roman" w:eastAsia="Times New Roman" w:hAnsi="Times New Roman" w:cs="David"/>
          <w:sz w:val="20"/>
          <w:szCs w:val="24"/>
          <w:rtl/>
          <w:lang w:eastAsia="he-IL"/>
        </w:rPr>
        <w:pPrChange w:id="91" w:author="מרול אטמן" w:date="2024-08-22T14:58:00Z">
          <w:pPr>
            <w:widowControl w:val="0"/>
            <w:numPr>
              <w:ilvl w:val="1"/>
              <w:numId w:val="21"/>
            </w:numPr>
            <w:tabs>
              <w:tab w:val="num" w:pos="792"/>
            </w:tabs>
            <w:spacing w:before="0" w:beforeAutospacing="0" w:after="200" w:afterAutospacing="0" w:line="240" w:lineRule="auto"/>
            <w:ind w:left="792" w:right="792" w:hanging="432"/>
            <w:jc w:val="both"/>
          </w:pPr>
        </w:pPrChange>
      </w:pPr>
      <w:del w:id="92" w:author="מרול אטמן" w:date="2024-08-22T14:58:00Z">
        <w:r w:rsidDel="006509B5">
          <w:rPr>
            <w:rFonts w:ascii="Times New Roman" w:eastAsia="Times New Roman" w:hAnsi="Times New Roman" w:cs="David" w:hint="cs"/>
            <w:sz w:val="20"/>
            <w:szCs w:val="24"/>
            <w:rtl/>
            <w:lang w:eastAsia="he-IL"/>
          </w:rPr>
          <w:delText xml:space="preserve">מובהר, כי גבולות האחריות, הנדרשים במסגרת ביטוחי היועץ, כמפורט באישור עריכת הביטוח, הינם בבחינת דרישה מזערית, המוטלת על היועץ, שאינה פוטרת את היועץ ממלוא החבות על פי הסכם זה. </w:delText>
        </w:r>
      </w:del>
    </w:p>
    <w:p w14:paraId="7E42EDBF" w14:textId="6061BAA8" w:rsidR="001A00DE" w:rsidDel="006509B5" w:rsidRDefault="001A00DE">
      <w:pPr>
        <w:widowControl w:val="0"/>
        <w:spacing w:before="0" w:beforeAutospacing="0" w:after="200" w:afterAutospacing="0" w:line="240" w:lineRule="auto"/>
        <w:ind w:right="360"/>
        <w:jc w:val="both"/>
        <w:rPr>
          <w:del w:id="93" w:author="מרול אטמן" w:date="2024-08-22T14:58:00Z"/>
          <w:rFonts w:ascii="Times New Roman" w:eastAsia="Times New Roman" w:hAnsi="Times New Roman" w:cs="David"/>
          <w:sz w:val="20"/>
          <w:szCs w:val="24"/>
          <w:rtl/>
          <w:lang w:eastAsia="he-IL"/>
        </w:rPr>
        <w:pPrChange w:id="94" w:author="מרול אטמן" w:date="2024-08-22T14:58:00Z">
          <w:pPr>
            <w:widowControl w:val="0"/>
            <w:numPr>
              <w:ilvl w:val="1"/>
              <w:numId w:val="21"/>
            </w:numPr>
            <w:tabs>
              <w:tab w:val="num" w:pos="792"/>
            </w:tabs>
            <w:spacing w:before="0" w:beforeAutospacing="0" w:after="200" w:afterAutospacing="0" w:line="240" w:lineRule="auto"/>
            <w:ind w:left="792" w:right="792" w:hanging="432"/>
            <w:jc w:val="both"/>
          </w:pPr>
        </w:pPrChange>
      </w:pPr>
      <w:del w:id="95" w:author="מרול אטמן" w:date="2024-08-22T14:58:00Z">
        <w:r w:rsidDel="006509B5">
          <w:rPr>
            <w:rFonts w:ascii="Times New Roman" w:eastAsia="Times New Roman" w:hAnsi="Times New Roman" w:cs="David" w:hint="cs"/>
            <w:sz w:val="20"/>
            <w:szCs w:val="24"/>
            <w:rtl/>
            <w:lang w:eastAsia="he-IL"/>
          </w:rPr>
          <w:delText>מוסכם בזאת, כי ליועץ לא תהיה כל טענה כלפי המזמין או מי מטעם המזמין, בכל הקשור לגבולות האחריות כאמור.</w:delText>
        </w:r>
      </w:del>
    </w:p>
    <w:p w14:paraId="68A7C194" w14:textId="373CE5AF" w:rsidR="001A00DE" w:rsidDel="006509B5" w:rsidRDefault="001A00DE">
      <w:pPr>
        <w:widowControl w:val="0"/>
        <w:spacing w:before="0" w:beforeAutospacing="0" w:after="200" w:afterAutospacing="0" w:line="240" w:lineRule="auto"/>
        <w:ind w:right="360"/>
        <w:jc w:val="both"/>
        <w:rPr>
          <w:del w:id="96" w:author="מרול אטמן" w:date="2024-08-22T14:58:00Z"/>
          <w:rFonts w:ascii="Times New Roman" w:eastAsia="Times New Roman" w:hAnsi="Times New Roman" w:cs="David"/>
          <w:sz w:val="20"/>
          <w:szCs w:val="24"/>
          <w:rtl/>
          <w:lang w:eastAsia="he-IL"/>
        </w:rPr>
        <w:pPrChange w:id="97" w:author="מרול אטמן" w:date="2024-08-22T14:58:00Z">
          <w:pPr>
            <w:widowControl w:val="0"/>
            <w:numPr>
              <w:ilvl w:val="1"/>
              <w:numId w:val="21"/>
            </w:numPr>
            <w:tabs>
              <w:tab w:val="num" w:pos="792"/>
            </w:tabs>
            <w:spacing w:before="0" w:beforeAutospacing="0" w:after="200" w:afterAutospacing="0" w:line="240" w:lineRule="auto"/>
            <w:ind w:left="792" w:right="792" w:hanging="432"/>
            <w:jc w:val="both"/>
          </w:pPr>
        </w:pPrChange>
      </w:pPr>
      <w:del w:id="98" w:author="מרול אטמן" w:date="2024-08-22T14:58:00Z">
        <w:r w:rsidDel="006509B5">
          <w:rPr>
            <w:rFonts w:ascii="Times New Roman" w:eastAsia="Times New Roman" w:hAnsi="Times New Roman" w:cs="David" w:hint="cs"/>
            <w:sz w:val="20"/>
            <w:szCs w:val="24"/>
            <w:rtl/>
            <w:lang w:eastAsia="he-IL"/>
          </w:rPr>
          <w:delText>למזמין תהא הזכות, אך לא החובה,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w:delText>
        </w:r>
      </w:del>
    </w:p>
    <w:p w14:paraId="06BA3B16" w14:textId="36766C90" w:rsidR="001A00DE" w:rsidDel="006509B5" w:rsidRDefault="001A00DE">
      <w:pPr>
        <w:widowControl w:val="0"/>
        <w:spacing w:before="0" w:beforeAutospacing="0" w:after="200" w:afterAutospacing="0" w:line="240" w:lineRule="auto"/>
        <w:ind w:right="360"/>
        <w:jc w:val="both"/>
        <w:rPr>
          <w:del w:id="99" w:author="מרול אטמן" w:date="2024-08-22T14:58:00Z"/>
          <w:rFonts w:ascii="Times New Roman" w:eastAsia="Times New Roman" w:hAnsi="Times New Roman" w:cs="David"/>
          <w:sz w:val="20"/>
          <w:szCs w:val="24"/>
          <w:rtl/>
          <w:lang w:eastAsia="he-IL"/>
        </w:rPr>
        <w:pPrChange w:id="100" w:author="מרול אטמן" w:date="2024-08-22T14:58:00Z">
          <w:pPr>
            <w:widowControl w:val="0"/>
            <w:numPr>
              <w:ilvl w:val="1"/>
              <w:numId w:val="21"/>
            </w:numPr>
            <w:tabs>
              <w:tab w:val="num" w:pos="792"/>
            </w:tabs>
            <w:spacing w:before="0" w:beforeAutospacing="0" w:after="200" w:afterAutospacing="0" w:line="240" w:lineRule="auto"/>
            <w:ind w:left="792" w:right="792" w:hanging="432"/>
            <w:jc w:val="both"/>
          </w:pPr>
        </w:pPrChange>
      </w:pPr>
      <w:del w:id="101" w:author="מרול אטמן" w:date="2024-08-22T14:58:00Z">
        <w:r w:rsidDel="006509B5">
          <w:rPr>
            <w:rFonts w:ascii="Times New Roman" w:eastAsia="Times New Roman" w:hAnsi="Times New Roman" w:cs="David" w:hint="cs"/>
            <w:sz w:val="20"/>
            <w:szCs w:val="24"/>
            <w:rtl/>
            <w:lang w:eastAsia="he-IL"/>
          </w:rPr>
          <w:delTex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היועץ על פי הסכם זה או על פי </w:delText>
        </w:r>
      </w:del>
      <w:del w:id="102" w:author="מרול אטמן" w:date="2023-11-09T12:28:00Z">
        <w:r w:rsidDel="00EB63A3">
          <w:rPr>
            <w:rFonts w:ascii="Times New Roman" w:eastAsia="Times New Roman" w:hAnsi="Times New Roman" w:cs="David" w:hint="cs"/>
            <w:sz w:val="20"/>
            <w:szCs w:val="24"/>
            <w:rtl/>
            <w:lang w:eastAsia="he-IL"/>
          </w:rPr>
          <w:delText xml:space="preserve">כל </w:delText>
        </w:r>
      </w:del>
      <w:del w:id="103" w:author="מרול אטמן" w:date="2024-08-22T14:58:00Z">
        <w:r w:rsidDel="006509B5">
          <w:rPr>
            <w:rFonts w:ascii="Times New Roman" w:eastAsia="Times New Roman" w:hAnsi="Times New Roman" w:cs="David" w:hint="cs"/>
            <w:sz w:val="20"/>
            <w:szCs w:val="24"/>
            <w:rtl/>
            <w:lang w:eastAsia="he-IL"/>
          </w:rPr>
          <w:delText>דין, וזאת בין אם דרשו עריכת שינויים כמפורט לעיל ובין אם לאו, בין אם בדקו את אישור עריכת הביטוחים ובין אם לאו.</w:delText>
        </w:r>
      </w:del>
    </w:p>
    <w:p w14:paraId="3179792F" w14:textId="53CE17CF" w:rsidR="001A00DE" w:rsidDel="006509B5" w:rsidRDefault="001A00DE">
      <w:pPr>
        <w:widowControl w:val="0"/>
        <w:spacing w:before="0" w:beforeAutospacing="0" w:after="200" w:afterAutospacing="0" w:line="240" w:lineRule="auto"/>
        <w:ind w:right="360"/>
        <w:jc w:val="both"/>
        <w:rPr>
          <w:del w:id="104" w:author="מרול אטמן" w:date="2024-08-22T14:58:00Z"/>
          <w:rFonts w:ascii="Times New Roman" w:eastAsia="Times New Roman" w:hAnsi="Times New Roman" w:cs="David"/>
          <w:sz w:val="20"/>
          <w:szCs w:val="24"/>
          <w:rtl/>
          <w:lang w:eastAsia="he-IL"/>
        </w:rPr>
        <w:pPrChange w:id="105" w:author="מרול אטמן" w:date="2024-08-22T14:58:00Z">
          <w:pPr>
            <w:widowControl w:val="0"/>
            <w:numPr>
              <w:ilvl w:val="1"/>
              <w:numId w:val="21"/>
            </w:numPr>
            <w:tabs>
              <w:tab w:val="num" w:pos="792"/>
            </w:tabs>
            <w:spacing w:before="0" w:beforeAutospacing="0" w:after="200" w:afterAutospacing="0" w:line="240" w:lineRule="auto"/>
            <w:ind w:left="792" w:right="792" w:hanging="432"/>
            <w:jc w:val="both"/>
          </w:pPr>
        </w:pPrChange>
      </w:pPr>
      <w:del w:id="106" w:author="מרול אטמן" w:date="2024-08-22T14:58:00Z">
        <w:r w:rsidDel="006509B5">
          <w:rPr>
            <w:rFonts w:ascii="Times New Roman" w:eastAsia="Times New Roman" w:hAnsi="Times New Roman" w:cs="David" w:hint="cs"/>
            <w:sz w:val="20"/>
            <w:szCs w:val="24"/>
            <w:rtl/>
            <w:lang w:eastAsia="he-IL"/>
          </w:rPr>
          <w:delText>היועץ פוטר את המזמין ואת הבאים מטעם המזמין מאחריות לכל אובדן או נזק לרכוש, המובא על ידי היועץ או על ידי מי מטעם היועץ לחצרי המזמין או המשמש את היועץ לצורך מתן השירותים, ולא תהיה ליועץ כל טענה, דרישה או תביעה כלפי הנזכרים לעיל, בגין אובדן או נזק כאמור.</w:delText>
        </w:r>
      </w:del>
    </w:p>
    <w:p w14:paraId="1C2AD0C6" w14:textId="1CDA412A" w:rsidR="001A00DE" w:rsidDel="006509B5" w:rsidRDefault="001A00DE">
      <w:pPr>
        <w:widowControl w:val="0"/>
        <w:spacing w:before="0" w:beforeAutospacing="0" w:after="200" w:afterAutospacing="0" w:line="240" w:lineRule="auto"/>
        <w:ind w:right="360"/>
        <w:jc w:val="both"/>
        <w:rPr>
          <w:del w:id="107" w:author="מרול אטמן" w:date="2024-08-22T14:58:00Z"/>
          <w:rFonts w:ascii="Times New Roman" w:eastAsia="Times New Roman" w:hAnsi="Times New Roman" w:cs="David"/>
          <w:sz w:val="20"/>
          <w:szCs w:val="24"/>
          <w:rtl/>
          <w:lang w:eastAsia="he-IL"/>
        </w:rPr>
        <w:pPrChange w:id="108" w:author="מרול אטמן" w:date="2024-08-22T14:58:00Z">
          <w:pPr>
            <w:widowControl w:val="0"/>
            <w:numPr>
              <w:ilvl w:val="1"/>
              <w:numId w:val="21"/>
            </w:numPr>
            <w:tabs>
              <w:tab w:val="num" w:pos="792"/>
            </w:tabs>
            <w:spacing w:before="0" w:beforeAutospacing="0" w:after="200" w:afterAutospacing="0" w:line="240" w:lineRule="auto"/>
            <w:ind w:left="792" w:right="792" w:hanging="432"/>
            <w:jc w:val="both"/>
          </w:pPr>
        </w:pPrChange>
      </w:pPr>
      <w:del w:id="109" w:author="מרול אטמן" w:date="2024-08-22T14:58:00Z">
        <w:r w:rsidDel="006509B5">
          <w:rPr>
            <w:rFonts w:ascii="Times New Roman" w:eastAsia="Times New Roman" w:hAnsi="Times New Roman" w:cs="David" w:hint="cs"/>
            <w:sz w:val="20"/>
            <w:szCs w:val="24"/>
            <w:rtl/>
            <w:lang w:eastAsia="he-IL"/>
          </w:rPr>
          <w:delText xml:space="preserve">אם לדעת היועץ יש צורך בעריכת ביטוחים נוספים או משלימים לביטוחי היועץ, על היועץ לערוך ולקיים את הביטוחים הנוספים או המשלימים כאמור. </w:delText>
        </w:r>
      </w:del>
    </w:p>
    <w:p w14:paraId="31980775" w14:textId="0EBAE354" w:rsidR="001A00DE" w:rsidDel="006509B5" w:rsidRDefault="001A00DE">
      <w:pPr>
        <w:widowControl w:val="0"/>
        <w:spacing w:before="0" w:beforeAutospacing="0" w:after="200" w:afterAutospacing="0" w:line="240" w:lineRule="auto"/>
        <w:ind w:right="360"/>
        <w:jc w:val="both"/>
        <w:rPr>
          <w:del w:id="110" w:author="מרול אטמן" w:date="2024-08-22T14:58:00Z"/>
          <w:rFonts w:ascii="Times New Roman" w:eastAsia="Times New Roman" w:hAnsi="Times New Roman" w:cs="David"/>
          <w:sz w:val="20"/>
          <w:szCs w:val="24"/>
          <w:rtl/>
          <w:lang w:eastAsia="he-IL"/>
        </w:rPr>
        <w:pPrChange w:id="111" w:author="מרול אטמן" w:date="2024-08-22T14:58:00Z">
          <w:pPr>
            <w:widowControl w:val="0"/>
            <w:numPr>
              <w:ilvl w:val="1"/>
              <w:numId w:val="21"/>
            </w:numPr>
            <w:tabs>
              <w:tab w:val="num" w:pos="792"/>
            </w:tabs>
            <w:spacing w:before="0" w:beforeAutospacing="0" w:after="200" w:afterAutospacing="0" w:line="240" w:lineRule="auto"/>
            <w:ind w:left="792" w:right="792" w:hanging="432"/>
            <w:jc w:val="both"/>
          </w:pPr>
        </w:pPrChange>
      </w:pPr>
      <w:del w:id="112" w:author="מרול אטמן" w:date="2024-08-22T14:58:00Z">
        <w:r w:rsidDel="006509B5">
          <w:rPr>
            <w:rFonts w:ascii="Times New Roman" w:eastAsia="Times New Roman" w:hAnsi="Times New Roman" w:cs="David" w:hint="cs"/>
            <w:sz w:val="20"/>
            <w:szCs w:val="24"/>
            <w:rtl/>
            <w:lang w:eastAsia="he-IL"/>
          </w:rPr>
          <w:delText xml:space="preserve">בכל ביטוח רכוש נוסף או משלים לביטוחי היועץ,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delText>
        </w:r>
      </w:del>
    </w:p>
    <w:p w14:paraId="3062F0F1" w14:textId="1DD60791" w:rsidR="001A00DE" w:rsidDel="006509B5" w:rsidRDefault="001A00DE">
      <w:pPr>
        <w:widowControl w:val="0"/>
        <w:spacing w:before="0" w:beforeAutospacing="0" w:after="200" w:afterAutospacing="0" w:line="240" w:lineRule="auto"/>
        <w:ind w:right="360"/>
        <w:jc w:val="both"/>
        <w:rPr>
          <w:del w:id="113" w:author="מרול אטמן" w:date="2024-08-22T14:58:00Z"/>
          <w:rFonts w:ascii="Times New Roman" w:eastAsia="Times New Roman" w:hAnsi="Times New Roman" w:cs="David"/>
          <w:sz w:val="20"/>
          <w:szCs w:val="24"/>
          <w:rtl/>
          <w:lang w:eastAsia="he-IL"/>
        </w:rPr>
        <w:pPrChange w:id="114" w:author="מרול אטמן" w:date="2024-08-22T14:58:00Z">
          <w:pPr>
            <w:widowControl w:val="0"/>
            <w:numPr>
              <w:ilvl w:val="1"/>
              <w:numId w:val="21"/>
            </w:numPr>
            <w:tabs>
              <w:tab w:val="num" w:pos="792"/>
            </w:tabs>
            <w:spacing w:before="0" w:beforeAutospacing="0" w:after="200" w:afterAutospacing="0" w:line="240" w:lineRule="auto"/>
            <w:ind w:left="792" w:right="792" w:hanging="432"/>
            <w:jc w:val="both"/>
          </w:pPr>
        </w:pPrChange>
      </w:pPr>
      <w:del w:id="115" w:author="מרול אטמן" w:date="2024-08-22T14:58:00Z">
        <w:r w:rsidDel="006509B5">
          <w:rPr>
            <w:rFonts w:ascii="Times New Roman" w:eastAsia="Times New Roman" w:hAnsi="Times New Roman" w:cs="David" w:hint="cs"/>
            <w:sz w:val="20"/>
            <w:szCs w:val="24"/>
            <w:rtl/>
            <w:lang w:eastAsia="he-IL"/>
          </w:rPr>
          <w:delText xml:space="preserve">מבלי לגרוע מכל הוראה מהוראות הסכם זה לעניין הסבת ההסכם, ובמקרה בו השירותים נשוא הסכם זה או חלק מהם יינתנו על ידי קבלני משנה מטעם היועץ, על היועץ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היועץ,. </w:delText>
        </w:r>
      </w:del>
    </w:p>
    <w:p w14:paraId="5EC2146E" w14:textId="6F62AF56" w:rsidR="001A00DE" w:rsidDel="006509B5" w:rsidRDefault="001A00DE">
      <w:pPr>
        <w:widowControl w:val="0"/>
        <w:spacing w:before="0" w:beforeAutospacing="0" w:after="200" w:afterAutospacing="0" w:line="240" w:lineRule="auto"/>
        <w:ind w:right="360"/>
        <w:jc w:val="both"/>
        <w:rPr>
          <w:del w:id="116" w:author="מרול אטמן" w:date="2024-08-22T14:58:00Z"/>
          <w:rFonts w:ascii="Times New Roman" w:eastAsia="Times New Roman" w:hAnsi="Times New Roman" w:cs="David"/>
          <w:sz w:val="20"/>
          <w:szCs w:val="24"/>
          <w:rtl/>
          <w:lang w:eastAsia="he-IL"/>
        </w:rPr>
        <w:pPrChange w:id="117" w:author="מרול אטמן" w:date="2024-08-22T14:58:00Z">
          <w:pPr>
            <w:widowControl w:val="0"/>
            <w:numPr>
              <w:ilvl w:val="1"/>
              <w:numId w:val="21"/>
            </w:numPr>
            <w:tabs>
              <w:tab w:val="num" w:pos="792"/>
            </w:tabs>
            <w:spacing w:before="0" w:beforeAutospacing="0" w:after="200" w:afterAutospacing="0" w:line="240" w:lineRule="auto"/>
            <w:ind w:left="792" w:right="792" w:hanging="432"/>
            <w:jc w:val="both"/>
          </w:pPr>
        </w:pPrChange>
      </w:pPr>
      <w:del w:id="118" w:author="מרול אטמן" w:date="2024-08-22T14:58:00Z">
        <w:r w:rsidDel="006509B5">
          <w:rPr>
            <w:rFonts w:ascii="Times New Roman" w:eastAsia="Times New Roman" w:hAnsi="Times New Roman" w:cs="David" w:hint="cs"/>
            <w:sz w:val="20"/>
            <w:szCs w:val="24"/>
            <w:rtl/>
            <w:lang w:eastAsia="he-IL"/>
          </w:rPr>
          <w:delText>למען הסר ספק, מובהר בזאת כי על היועץ מוטלת האחריות כלפי המזמין ביחס לשירותים במלואם, לרבות שירותים שניתנו או אמורים היו להינתן על ידי קבלן משנה, ועל היועץ תחול האחריות לשפות את המזמין בגין כל אובדן או נזק שייגרם, במישרין</w:delText>
        </w:r>
      </w:del>
      <w:del w:id="119" w:author="מרול אטמן" w:date="2023-11-09T12:28:00Z">
        <w:r w:rsidDel="00EB63A3">
          <w:rPr>
            <w:rFonts w:ascii="Times New Roman" w:eastAsia="Times New Roman" w:hAnsi="Times New Roman" w:cs="David" w:hint="cs"/>
            <w:sz w:val="20"/>
            <w:szCs w:val="24"/>
            <w:rtl/>
            <w:lang w:eastAsia="he-IL"/>
          </w:rPr>
          <w:delText xml:space="preserve"> או בעקיפין</w:delText>
        </w:r>
      </w:del>
      <w:del w:id="120" w:author="מרול אטמן" w:date="2024-08-22T14:58:00Z">
        <w:r w:rsidDel="006509B5">
          <w:rPr>
            <w:rFonts w:ascii="Times New Roman" w:eastAsia="Times New Roman" w:hAnsi="Times New Roman" w:cs="David" w:hint="cs"/>
            <w:sz w:val="20"/>
            <w:szCs w:val="24"/>
            <w:rtl/>
            <w:lang w:eastAsia="he-IL"/>
          </w:rPr>
          <w:delText>, עקב שירותים שניתנו או אמורים היו להינתן על ידי קבלן המשנה כאמור, אם ייגרם, בין אם אובדן או נזק כאמור מכוסה במי מהפוליסות דלעיל ובין אם לאו.</w:delText>
        </w:r>
      </w:del>
    </w:p>
    <w:p w14:paraId="5696B9B8" w14:textId="3C6CF04C" w:rsidR="001A00DE" w:rsidDel="006509B5" w:rsidRDefault="001A00DE">
      <w:pPr>
        <w:widowControl w:val="0"/>
        <w:spacing w:before="0" w:beforeAutospacing="0" w:after="200" w:afterAutospacing="0" w:line="240" w:lineRule="auto"/>
        <w:ind w:right="360"/>
        <w:jc w:val="both"/>
        <w:rPr>
          <w:del w:id="121" w:author="מרול אטמן" w:date="2024-08-22T14:58:00Z"/>
          <w:rFonts w:ascii="Times New Roman" w:eastAsia="Times New Roman" w:hAnsi="Times New Roman" w:cs="David"/>
          <w:sz w:val="20"/>
          <w:szCs w:val="24"/>
          <w:rtl/>
          <w:lang w:eastAsia="he-IL"/>
        </w:rPr>
        <w:pPrChange w:id="122" w:author="מרול אטמן" w:date="2024-08-22T14:58:00Z">
          <w:pPr>
            <w:widowControl w:val="0"/>
            <w:numPr>
              <w:ilvl w:val="1"/>
              <w:numId w:val="21"/>
            </w:numPr>
            <w:tabs>
              <w:tab w:val="num" w:pos="792"/>
            </w:tabs>
            <w:spacing w:before="0" w:beforeAutospacing="0" w:after="200" w:afterAutospacing="0" w:line="240" w:lineRule="auto"/>
            <w:ind w:left="792" w:right="792" w:hanging="432"/>
            <w:jc w:val="both"/>
          </w:pPr>
        </w:pPrChange>
      </w:pPr>
      <w:del w:id="123" w:author="מרול אטמן" w:date="2024-08-22T14:58:00Z">
        <w:r w:rsidDel="006509B5">
          <w:rPr>
            <w:rFonts w:ascii="Times New Roman" w:eastAsia="Times New Roman" w:hAnsi="Times New Roman" w:cs="David" w:hint="cs"/>
            <w:sz w:val="20"/>
            <w:szCs w:val="24"/>
            <w:rtl/>
            <w:lang w:eastAsia="he-IL"/>
          </w:rPr>
          <w:delText xml:space="preserve">אין בעריכת ביטוחי היועץ כדי לצמצם או לגרוע בצורה כל שהיא מהתחייבויותיו בהתאם להסכם, ולא יהיה בעריכת ביטוחי היועץ כדי לשחרר את היועץ מחובתו לשפות ו/או לפצות את המזמין ו/או מי מטעמו, בגין כל נזק ,שהוא אחראי לו על פי הסכם זה ו/או על פי </w:delText>
        </w:r>
      </w:del>
      <w:del w:id="124" w:author="מרול אטמן" w:date="2023-11-09T12:29:00Z">
        <w:r w:rsidDel="00EB63A3">
          <w:rPr>
            <w:rFonts w:ascii="Times New Roman" w:eastAsia="Times New Roman" w:hAnsi="Times New Roman" w:cs="David" w:hint="cs"/>
            <w:sz w:val="20"/>
            <w:szCs w:val="24"/>
            <w:rtl/>
            <w:lang w:eastAsia="he-IL"/>
          </w:rPr>
          <w:delText xml:space="preserve">כל </w:delText>
        </w:r>
      </w:del>
      <w:del w:id="125" w:author="מרול אטמן" w:date="2024-08-22T14:58:00Z">
        <w:r w:rsidDel="006509B5">
          <w:rPr>
            <w:rFonts w:ascii="Times New Roman" w:eastAsia="Times New Roman" w:hAnsi="Times New Roman" w:cs="David" w:hint="cs"/>
            <w:sz w:val="20"/>
            <w:szCs w:val="24"/>
            <w:rtl/>
            <w:lang w:eastAsia="he-IL"/>
          </w:rPr>
          <w:delText>דין.</w:delText>
        </w:r>
      </w:del>
    </w:p>
    <w:p w14:paraId="6F5FA80D" w14:textId="6DE72901" w:rsidR="00663022" w:rsidDel="006509B5" w:rsidRDefault="001A00DE">
      <w:pPr>
        <w:widowControl w:val="0"/>
        <w:spacing w:before="0" w:beforeAutospacing="0" w:after="200" w:afterAutospacing="0" w:line="240" w:lineRule="auto"/>
        <w:ind w:right="360"/>
        <w:jc w:val="both"/>
        <w:rPr>
          <w:del w:id="126" w:author="מרול אטמן" w:date="2024-08-22T14:58:00Z"/>
          <w:rFonts w:ascii="Times New Roman" w:eastAsia="Times New Roman" w:hAnsi="Times New Roman" w:cs="David"/>
          <w:sz w:val="20"/>
          <w:szCs w:val="24"/>
          <w:lang w:eastAsia="he-IL"/>
        </w:rPr>
        <w:pPrChange w:id="127" w:author="מרול אטמן" w:date="2024-08-22T14:58:00Z">
          <w:pPr>
            <w:widowControl w:val="0"/>
            <w:numPr>
              <w:ilvl w:val="1"/>
              <w:numId w:val="21"/>
            </w:numPr>
            <w:tabs>
              <w:tab w:val="num" w:pos="792"/>
            </w:tabs>
            <w:spacing w:before="0" w:beforeAutospacing="0" w:after="200" w:afterAutospacing="0" w:line="240" w:lineRule="auto"/>
            <w:ind w:left="792" w:right="792" w:hanging="432"/>
            <w:jc w:val="both"/>
          </w:pPr>
        </w:pPrChange>
      </w:pPr>
      <w:del w:id="128" w:author="מרול אטמן" w:date="2024-08-22T14:58:00Z">
        <w:r w:rsidDel="006509B5">
          <w:rPr>
            <w:rFonts w:ascii="Times New Roman" w:eastAsia="Times New Roman" w:hAnsi="Times New Roman" w:cs="David" w:hint="cs"/>
            <w:sz w:val="20"/>
            <w:szCs w:val="24"/>
            <w:rtl/>
            <w:lang w:eastAsia="he-IL"/>
          </w:rPr>
          <w:delText>היועץ 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שהיועץ,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delText>
        </w:r>
      </w:del>
    </w:p>
    <w:p w14:paraId="43BEDD41" w14:textId="4B1080A7" w:rsidR="00663022" w:rsidRPr="000B12C4" w:rsidDel="006509B5" w:rsidRDefault="00663022">
      <w:pPr>
        <w:widowControl w:val="0"/>
        <w:spacing w:before="0" w:beforeAutospacing="0" w:after="200" w:afterAutospacing="0" w:line="240" w:lineRule="auto"/>
        <w:ind w:right="360"/>
        <w:jc w:val="both"/>
        <w:rPr>
          <w:del w:id="129" w:author="מרול אטמן" w:date="2024-08-22T14:58:00Z"/>
          <w:rFonts w:ascii="Times New Roman" w:eastAsia="Times New Roman" w:hAnsi="Times New Roman" w:cs="David"/>
          <w:sz w:val="20"/>
          <w:szCs w:val="24"/>
          <w:rtl/>
          <w:lang w:eastAsia="he-IL"/>
        </w:rPr>
        <w:pPrChange w:id="130" w:author="מרול אטמן" w:date="2024-08-22T14:58:00Z">
          <w:pPr>
            <w:widowControl w:val="0"/>
            <w:numPr>
              <w:ilvl w:val="1"/>
              <w:numId w:val="1"/>
            </w:numPr>
            <w:tabs>
              <w:tab w:val="num" w:pos="792"/>
            </w:tabs>
            <w:spacing w:before="0" w:beforeAutospacing="0" w:after="200" w:afterAutospacing="0" w:line="240" w:lineRule="auto"/>
            <w:ind w:left="792" w:right="792" w:hanging="432"/>
            <w:jc w:val="both"/>
          </w:pPr>
        </w:pPrChange>
      </w:pPr>
      <w:del w:id="131" w:author="מרול אטמן" w:date="2024-08-22T14:58:00Z">
        <w:r w:rsidDel="006509B5">
          <w:rPr>
            <w:rFonts w:ascii="Times New Roman" w:eastAsia="Times New Roman" w:hAnsi="Times New Roman" w:cs="David" w:hint="cs"/>
            <w:sz w:val="20"/>
            <w:szCs w:val="24"/>
            <w:rtl/>
            <w:lang w:eastAsia="he-IL"/>
          </w:rPr>
          <w:delText xml:space="preserve"> </w:delText>
        </w:r>
        <w:r w:rsidRPr="000B12C4" w:rsidDel="006509B5">
          <w:rPr>
            <w:rFonts w:ascii="Times New Roman" w:eastAsia="Times New Roman" w:hAnsi="Times New Roman" w:cs="David"/>
            <w:sz w:val="20"/>
            <w:szCs w:val="24"/>
            <w:rtl/>
            <w:lang w:eastAsia="he-IL"/>
          </w:rPr>
          <w:delText>הפרת סעיף זה על כל תנאיו תיחשב להפרה יסודית של ההסכם.</w:delText>
        </w:r>
      </w:del>
    </w:p>
    <w:p w14:paraId="0C3ADB10" w14:textId="77777777" w:rsidR="00663022" w:rsidRPr="00825216" w:rsidDel="006509B5" w:rsidRDefault="00663022">
      <w:pPr>
        <w:widowControl w:val="0"/>
        <w:spacing w:before="0" w:beforeAutospacing="0" w:after="200" w:afterAutospacing="0" w:line="240" w:lineRule="auto"/>
        <w:ind w:right="360"/>
        <w:jc w:val="both"/>
        <w:rPr>
          <w:del w:id="132" w:author="מרול אטמן" w:date="2024-08-22T14:58:00Z"/>
          <w:rFonts w:ascii="Times New Roman" w:eastAsia="Times New Roman" w:hAnsi="Times New Roman" w:cs="David"/>
          <w:sz w:val="20"/>
          <w:szCs w:val="24"/>
          <w:rtl/>
          <w:lang w:eastAsia="he-IL"/>
        </w:rPr>
        <w:pPrChange w:id="133" w:author="מרול אטמן" w:date="2024-08-22T14:58:00Z">
          <w:pPr>
            <w:widowControl w:val="0"/>
            <w:spacing w:before="0" w:beforeAutospacing="0" w:after="200" w:afterAutospacing="0" w:line="240" w:lineRule="auto"/>
            <w:ind w:left="792" w:right="360"/>
            <w:jc w:val="both"/>
          </w:pPr>
        </w:pPrChange>
      </w:pPr>
    </w:p>
    <w:p w14:paraId="48F29D20" w14:textId="77777777" w:rsidR="00232692" w:rsidRPr="00232692" w:rsidRDefault="00232692">
      <w:pPr>
        <w:tabs>
          <w:tab w:val="right" w:pos="5960"/>
        </w:tabs>
        <w:spacing w:before="0" w:beforeAutospacing="0" w:after="0" w:afterAutospacing="0" w:line="240" w:lineRule="auto"/>
        <w:jc w:val="both"/>
        <w:rPr>
          <w:rFonts w:ascii="Times New Roman" w:eastAsia="Times New Roman" w:hAnsi="Times New Roman" w:cs="David"/>
          <w:sz w:val="20"/>
          <w:szCs w:val="24"/>
          <w:rtl/>
          <w:lang w:eastAsia="he-IL"/>
        </w:rPr>
        <w:pPrChange w:id="134" w:author="מרול אטמן" w:date="2024-08-22T14:58:00Z">
          <w:pPr>
            <w:tabs>
              <w:tab w:val="right" w:pos="5960"/>
            </w:tabs>
            <w:spacing w:before="0" w:beforeAutospacing="0" w:after="0" w:afterAutospacing="0" w:line="240" w:lineRule="auto"/>
            <w:ind w:left="567"/>
            <w:jc w:val="both"/>
          </w:pPr>
        </w:pPrChange>
      </w:pPr>
    </w:p>
    <w:p w14:paraId="1E82A3D4" w14:textId="77777777" w:rsidR="00232692" w:rsidRPr="00232692" w:rsidRDefault="00232692" w:rsidP="00232692">
      <w:pPr>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העברת זכויות והתחייבויות</w:t>
      </w:r>
    </w:p>
    <w:p w14:paraId="14D3AF45"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אין </w:t>
      </w:r>
      <w:r w:rsidRPr="00232692">
        <w:rPr>
          <w:rFonts w:ascii="Times New Roman" w:eastAsia="Times New Roman" w:hAnsi="Times New Roman" w:cs="David"/>
          <w:sz w:val="20"/>
          <w:szCs w:val="24"/>
          <w:rtl/>
          <w:lang w:eastAsia="he-IL"/>
        </w:rPr>
        <w:t>היועץ רשאי להסב לאחר את החוזה או כל חלק ממנו, וכן אין הוא רשאי להעביר או להסב לאחר כל זכות או חובה לפי החוזה, אלא בהסכמת המזמינה בכתב ומראש.</w:t>
      </w:r>
    </w:p>
    <w:p w14:paraId="17F7A6D6"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12C81F22"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0"/>
          <w:szCs w:val="24"/>
          <w:rtl/>
          <w:lang w:eastAsia="he-IL"/>
        </w:rPr>
      </w:pPr>
      <w:r w:rsidRPr="00232692">
        <w:rPr>
          <w:rFonts w:ascii="Times New Roman" w:eastAsia="Times New Roman" w:hAnsi="Times New Roman" w:cs="David"/>
          <w:sz w:val="20"/>
          <w:szCs w:val="24"/>
          <w:rtl/>
          <w:lang w:eastAsia="he-IL"/>
        </w:rPr>
        <w:lastRenderedPageBreak/>
        <w:t>המזמינה רשאית להעביר בכל עת כל זכות מזכויותיה וכל חובה מחובותיה לפי חוזה זה, כפי שיראה בעיניה, בלא צורך בהסכמה כלשהי מצד היועץ.</w:t>
      </w:r>
    </w:p>
    <w:p w14:paraId="225F2874"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379FC075"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 xml:space="preserve">סודיות </w:t>
      </w:r>
      <w:r w:rsidRPr="00232692">
        <w:rPr>
          <w:rFonts w:ascii="Times New Roman" w:eastAsia="Times New Roman" w:hAnsi="Times New Roman" w:cs="David"/>
          <w:sz w:val="26"/>
          <w:szCs w:val="24"/>
          <w:rtl/>
          <w:lang w:eastAsia="he-IL"/>
        </w:rPr>
        <w:br/>
        <w:t>היועץ מתחייב לשמור בסודיות מוחלטת, כל מידע סודי אשר י</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 xml:space="preserve">מסר לו ע"י המזמינה ו/או אשר יובא לידיעתו לגבי המזמינה לרבות תכניות, שיטות ואסטרטגיות, רעיונות מסחריים, רשימת לקוחות, מחירונים וכל מידע פנימי אחר בנוגע למושא השירותים וכל הכרוך בכך (להלן: </w:t>
      </w:r>
      <w:r w:rsidRPr="00232692">
        <w:rPr>
          <w:rFonts w:ascii="Times New Roman" w:eastAsia="Times New Roman" w:hAnsi="Times New Roman" w:cs="David"/>
          <w:b/>
          <w:bCs/>
          <w:sz w:val="26"/>
          <w:szCs w:val="24"/>
          <w:rtl/>
          <w:lang w:eastAsia="he-IL"/>
        </w:rPr>
        <w:t>"המידע"</w:t>
      </w:r>
      <w:r w:rsidRPr="00232692">
        <w:rPr>
          <w:rFonts w:ascii="Times New Roman" w:eastAsia="Times New Roman" w:hAnsi="Times New Roman" w:cs="David"/>
          <w:sz w:val="26"/>
          <w:szCs w:val="24"/>
          <w:rtl/>
          <w:lang w:eastAsia="he-IL"/>
        </w:rPr>
        <w:t>) וזאת גם לאחר תום ביצוע השירותים ו/או הפסקת ביצועם.</w:t>
      </w:r>
    </w:p>
    <w:p w14:paraId="06A72BF0" w14:textId="77777777" w:rsid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564D4B16" w14:textId="77777777" w:rsidR="00663022" w:rsidRPr="00232692" w:rsidRDefault="0066302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6E466DF8" w14:textId="77777777" w:rsidR="00232692" w:rsidRPr="00232692" w:rsidRDefault="00232692" w:rsidP="00232692">
      <w:pPr>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6"/>
          <w:szCs w:val="24"/>
          <w:u w:val="single"/>
          <w:rtl/>
          <w:lang w:eastAsia="he-IL"/>
        </w:rPr>
        <w:t>ניגוד עניינים</w:t>
      </w:r>
      <w:r w:rsidRPr="00232692">
        <w:rPr>
          <w:rFonts w:ascii="Times New Roman" w:eastAsia="Times New Roman" w:hAnsi="Times New Roman" w:cs="David"/>
          <w:sz w:val="26"/>
          <w:szCs w:val="24"/>
          <w:rtl/>
          <w:lang w:eastAsia="he-IL"/>
        </w:rPr>
        <w:t xml:space="preserve"> </w:t>
      </w:r>
    </w:p>
    <w:p w14:paraId="1EF5C146"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55046FC6"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 xml:space="preserve">היועץ מתחייב להימנע מכל פעולה שיש בה ניגוד עניינים בין מתן שירותי היועץ עפ"י חוזה זה לבין עיסוקים אחרים שלו ו/או של מי מטעמו. היועץ מתחייב להודיע למזמינה, </w:t>
      </w:r>
      <w:r w:rsidR="00426E44" w:rsidRPr="00232692">
        <w:rPr>
          <w:rFonts w:ascii="Times New Roman" w:eastAsia="Times New Roman" w:hAnsi="Times New Roman" w:cs="David" w:hint="cs"/>
          <w:sz w:val="26"/>
          <w:szCs w:val="24"/>
          <w:rtl/>
          <w:lang w:eastAsia="he-IL"/>
        </w:rPr>
        <w:t>מיד</w:t>
      </w:r>
      <w:r w:rsidRPr="00232692">
        <w:rPr>
          <w:rFonts w:ascii="Times New Roman" w:eastAsia="Times New Roman" w:hAnsi="Times New Roman" w:cs="David"/>
          <w:sz w:val="26"/>
          <w:szCs w:val="24"/>
          <w:rtl/>
          <w:lang w:eastAsia="he-IL"/>
        </w:rPr>
        <w:t xml:space="preserve"> וללא כל דיחוי על כל עניין שיש לו כאמור ענין אישי או אחר לגביו אשר עלול ליצור ניגוד עניינים עם מתן השירותים על ידו עפ"י חוזה זה ותהא זו חובת היועץ לדאוג להסרת ניגוד העניינים כאמור, מוקדם ככל האפשר.</w:t>
      </w:r>
    </w:p>
    <w:p w14:paraId="2640D480"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2024F69D"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0"/>
          <w:szCs w:val="24"/>
          <w:rtl/>
          <w:lang w:eastAsia="he-IL"/>
        </w:rPr>
      </w:pPr>
    </w:p>
    <w:p w14:paraId="45159CC8"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 xml:space="preserve">סיום החוזה </w:t>
      </w:r>
    </w:p>
    <w:p w14:paraId="692C83E3"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המזמינה רשאית להפסיק את ההתקשרות מושא חוזה זה בכל עת, ובלבד שתודיע על כך ליועץ לפחות 30 יום מראש ובכתב, ובמקרה כאמור, לא תחול עליה כל חובת פיצוי ו/או שיפוי ו/או החזר הוצאות כלשהן בגין בטול החוזה, למעט אותו חלק מהתמורה עבור השירותים שבוצעו עד למועד קבלת ההודעה הנ"ל, בהתאם למפורט בנספח א' לחוזה זה. </w:t>
      </w:r>
    </w:p>
    <w:p w14:paraId="6BCC967F" w14:textId="77777777" w:rsidR="00232692" w:rsidRPr="00232692" w:rsidRDefault="00232692" w:rsidP="00232692">
      <w:pPr>
        <w:tabs>
          <w:tab w:val="right" w:pos="5960"/>
        </w:tabs>
        <w:spacing w:before="0" w:beforeAutospacing="0" w:after="0" w:afterAutospacing="0" w:line="240" w:lineRule="auto"/>
        <w:ind w:left="1080" w:hanging="540"/>
        <w:jc w:val="both"/>
        <w:rPr>
          <w:rFonts w:ascii="Times New Roman" w:eastAsia="Times New Roman" w:hAnsi="Times New Roman" w:cs="David"/>
          <w:sz w:val="26"/>
          <w:szCs w:val="24"/>
          <w:rtl/>
          <w:lang w:eastAsia="he-IL"/>
        </w:rPr>
      </w:pPr>
    </w:p>
    <w:p w14:paraId="22B669B8"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היועץ מצהיר כי לא תהיה כל טענה או תביעה בגין ביטול חוזה זה מסיבה כלשהי ע"י המזמינה, לרבות בקשר עם רווחים צפויים.</w:t>
      </w:r>
    </w:p>
    <w:p w14:paraId="4B027AC1" w14:textId="77777777" w:rsidR="00232692" w:rsidRPr="00232692" w:rsidRDefault="00232692" w:rsidP="00232692">
      <w:pPr>
        <w:tabs>
          <w:tab w:val="right" w:pos="5960"/>
        </w:tabs>
        <w:spacing w:before="0" w:beforeAutospacing="0" w:after="0" w:afterAutospacing="0" w:line="240" w:lineRule="auto"/>
        <w:ind w:left="1080" w:hanging="540"/>
        <w:jc w:val="both"/>
        <w:rPr>
          <w:rFonts w:ascii="Times New Roman" w:eastAsia="Times New Roman" w:hAnsi="Times New Roman" w:cs="David"/>
          <w:sz w:val="26"/>
          <w:szCs w:val="24"/>
          <w:rtl/>
          <w:lang w:eastAsia="he-IL"/>
        </w:rPr>
      </w:pPr>
    </w:p>
    <w:p w14:paraId="392C1FD2"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על אף האמור</w:t>
      </w:r>
      <w:r w:rsidRPr="00232692">
        <w:rPr>
          <w:rFonts w:ascii="Times New Roman" w:eastAsia="Times New Roman" w:hAnsi="Times New Roman" w:cs="David"/>
          <w:sz w:val="20"/>
          <w:szCs w:val="24"/>
          <w:rtl/>
          <w:lang w:eastAsia="he-IL"/>
        </w:rPr>
        <w:t xml:space="preserve"> בסעיף 11.1 לעיל זכאית המזמינה לבטל החוזה, לפי שקול דעתה הבלעדי - בלא צורך בהודעה מוקדמת ומבלי שתחול עליה חובה לשלם ליועץ חלק כלשהו מן התמורה בכל אחד מהמקרים הבאים:</w:t>
      </w:r>
    </w:p>
    <w:p w14:paraId="6CCD8FBB"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p>
    <w:p w14:paraId="250FEDF9" w14:textId="77777777" w:rsidR="00232692" w:rsidRPr="00232692" w:rsidRDefault="00232692" w:rsidP="00232692">
      <w:pPr>
        <w:numPr>
          <w:ilvl w:val="2"/>
          <w:numId w:val="15"/>
        </w:numPr>
        <w:spacing w:before="0" w:beforeAutospacing="0" w:after="0" w:afterAutospacing="0" w:line="240" w:lineRule="auto"/>
        <w:ind w:left="1985" w:hanging="851"/>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היועץ </w:t>
      </w:r>
      <w:r w:rsidRPr="00232692">
        <w:rPr>
          <w:rFonts w:ascii="Times New Roman" w:eastAsia="Times New Roman" w:hAnsi="Times New Roman" w:cs="David"/>
          <w:sz w:val="20"/>
          <w:szCs w:val="24"/>
          <w:rtl/>
          <w:lang w:eastAsia="he-IL"/>
        </w:rPr>
        <w:t>הפר הפרה יסודית אחת מהתחייבויותיו עפ"י החוזה.</w:t>
      </w:r>
    </w:p>
    <w:p w14:paraId="6F2938CE" w14:textId="77777777" w:rsidR="00232692" w:rsidRPr="00232692" w:rsidRDefault="00232692" w:rsidP="00232692">
      <w:pPr>
        <w:tabs>
          <w:tab w:val="right" w:pos="1843"/>
        </w:tabs>
        <w:spacing w:before="0" w:beforeAutospacing="0" w:after="0" w:afterAutospacing="0" w:line="240" w:lineRule="auto"/>
        <w:ind w:left="1134"/>
        <w:jc w:val="both"/>
        <w:rPr>
          <w:rFonts w:ascii="Times New Roman" w:eastAsia="Times New Roman" w:hAnsi="Times New Roman" w:cs="David"/>
          <w:sz w:val="26"/>
          <w:szCs w:val="24"/>
          <w:rtl/>
          <w:lang w:eastAsia="he-IL"/>
        </w:rPr>
      </w:pPr>
    </w:p>
    <w:p w14:paraId="1B751E64" w14:textId="77777777" w:rsidR="00232692" w:rsidRPr="00232692" w:rsidRDefault="00232692" w:rsidP="00232692">
      <w:pPr>
        <w:numPr>
          <w:ilvl w:val="2"/>
          <w:numId w:val="15"/>
        </w:numPr>
        <w:spacing w:before="0" w:beforeAutospacing="0" w:after="0" w:afterAutospacing="0" w:line="240" w:lineRule="auto"/>
        <w:ind w:left="1985" w:hanging="851"/>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היועץ הפר ו/או לא קיים איזה מהוראות החוזה ולא תקן ההפרה לאחר שקבל התראה על כך מהמזמינה בתוך הזמן הנקוב בהתראה.</w:t>
      </w:r>
    </w:p>
    <w:p w14:paraId="771B9700" w14:textId="77777777" w:rsidR="00232692" w:rsidRPr="00232692" w:rsidRDefault="00232692" w:rsidP="00232692">
      <w:pPr>
        <w:spacing w:before="0" w:beforeAutospacing="0" w:after="0" w:afterAutospacing="0" w:line="240" w:lineRule="auto"/>
        <w:ind w:left="1134"/>
        <w:jc w:val="both"/>
        <w:rPr>
          <w:rFonts w:ascii="Times New Roman" w:eastAsia="Times New Roman" w:hAnsi="Times New Roman" w:cs="David"/>
          <w:sz w:val="26"/>
          <w:szCs w:val="24"/>
          <w:rtl/>
          <w:lang w:eastAsia="he-IL"/>
        </w:rPr>
      </w:pPr>
    </w:p>
    <w:p w14:paraId="787CCF6F" w14:textId="77777777" w:rsidR="00232692" w:rsidRPr="00232692" w:rsidRDefault="00232692" w:rsidP="00232692">
      <w:pPr>
        <w:numPr>
          <w:ilvl w:val="2"/>
          <w:numId w:val="15"/>
        </w:numPr>
        <w:spacing w:before="0" w:beforeAutospacing="0" w:after="0" w:afterAutospacing="0" w:line="240" w:lineRule="auto"/>
        <w:ind w:left="1985" w:hanging="851"/>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 xml:space="preserve">נבצר מהיועץ </w:t>
      </w:r>
      <w:r w:rsidRPr="00232692">
        <w:rPr>
          <w:rFonts w:ascii="Times New Roman" w:eastAsia="Times New Roman" w:hAnsi="Times New Roman" w:cs="David"/>
          <w:sz w:val="20"/>
          <w:szCs w:val="24"/>
          <w:rtl/>
          <w:lang w:eastAsia="he-IL"/>
        </w:rPr>
        <w:t>לקיים את החוזה מסיבת מחלה חו"ח או מכל סיבה אחרת שהיא. מבלי לפגוע בכלליות האמור לעיל - יחול הסעיף אם היועץ או מנהלו הראשי של היועץ נפטר, פשט רגל, או נעשה בלתי כשר לפעולה משפטית או בלתי כשר למתן שירותי היועץ או אם ארע אירוע דומה.</w:t>
      </w:r>
    </w:p>
    <w:p w14:paraId="672EE004"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lang w:eastAsia="he-IL"/>
        </w:rPr>
      </w:pPr>
    </w:p>
    <w:p w14:paraId="0C54DBB0"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6"/>
          <w:szCs w:val="24"/>
          <w:u w:val="single"/>
          <w:rtl/>
          <w:lang w:eastAsia="he-IL"/>
        </w:rPr>
        <w:t>שונות</w:t>
      </w:r>
    </w:p>
    <w:p w14:paraId="2E7CA76F"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המזמינה זכאית לקזז כנגד כל סכום המגיע ממנה עפ"י חוזה זה ליועץ, כל סכום שלפי קביעתה, מגיע לה עפ"י חוזה זה מהיועץ, וכל זכות של היועץ לתשלום מהמזמינה כפופה לזכות הקיזוז הנ"ל.</w:t>
      </w:r>
    </w:p>
    <w:p w14:paraId="7F302583"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lang w:eastAsia="he-IL"/>
        </w:rPr>
      </w:pPr>
    </w:p>
    <w:p w14:paraId="751C0AC6"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כל זכויות היוצרים בכל אביזר, רעיון, לוגו, פרוספקט, מודעה, תכנית, תצוגה, מצגת מערך וכל פריט דומה אחר, שיעשה בהם שימוש או יבואו לידי ביטוי במסגרת ביצוע השירותים או בקשר לכך- בין אם נוצרו ע"י ו/או עבור ו/או באמצעות ו/או בהשראת היועץ או השפעתו ובין אם לאו - יהיו בבעלותה הבלעדית של המזמינה, וליועץ לא </w:t>
      </w:r>
      <w:r w:rsidRPr="00232692">
        <w:rPr>
          <w:rFonts w:ascii="Times New Roman" w:eastAsia="Times New Roman" w:hAnsi="Times New Roman" w:cs="David"/>
          <w:sz w:val="26"/>
          <w:szCs w:val="24"/>
          <w:rtl/>
          <w:lang w:eastAsia="he-IL"/>
        </w:rPr>
        <w:lastRenderedPageBreak/>
        <w:t>תהא כל זכות בהם, ולא ישמע בכל טענה באשר לקדימות בשימוש באיזה מאלה או בעריכת שינויים להם.</w:t>
      </w:r>
    </w:p>
    <w:p w14:paraId="4FD63541"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67C5EB08"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חוזה זה ממצה את כל המוסכם בין הצדדים בעניין מתן השירותים ולא תהא נפקות לכל הצעה ו/או הסכם ו/או הבנה ו/או מצג ו/או הבטחה בין בכתב ובין בע"פ, במפורש ו/או מכללא, אשר היו, אם היו, בין הצדדים עובר לחתימת חוזה זה.</w:t>
      </w:r>
    </w:p>
    <w:p w14:paraId="2ED68BBE"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77BBB8D5"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כל שינוי ו/או תוספת לחוזה זה יהיה חסר תוקף אלא אם כן ייערך בכתב וייחתם ע"י שני הצדדים.  </w:t>
      </w:r>
    </w:p>
    <w:p w14:paraId="77AEC826"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074154EA"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סמכות</w:t>
      </w:r>
      <w:r w:rsidRPr="00232692">
        <w:rPr>
          <w:rFonts w:ascii="Times New Roman" w:eastAsia="Times New Roman" w:hAnsi="Times New Roman" w:cs="David"/>
          <w:sz w:val="20"/>
          <w:szCs w:val="24"/>
          <w:rtl/>
          <w:lang w:eastAsia="he-IL"/>
        </w:rPr>
        <w:t xml:space="preserve"> השיפוט הייחודית והבלעדית בכל נושא הקשור לחוזה זה ו/או ביצועו ו/או פרשנותו מוקנית לבית המשפט המוסמך מהבחינה העניינית בעיר תל אביב-יפו, ולו בלבד.</w:t>
      </w:r>
    </w:p>
    <w:p w14:paraId="70635944"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2E6471C0"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חוזה</w:t>
      </w:r>
      <w:r w:rsidRPr="00232692">
        <w:rPr>
          <w:rFonts w:ascii="Times New Roman" w:eastAsia="Times New Roman" w:hAnsi="Times New Roman" w:cs="David"/>
          <w:sz w:val="20"/>
          <w:szCs w:val="24"/>
          <w:rtl/>
          <w:lang w:eastAsia="he-IL"/>
        </w:rPr>
        <w:t xml:space="preserve"> זה על נספחיו יחייב את המזמינה אך ורק בכפוף לחתימתו כדין ע"י מורשי החתימה של המזמינה.</w:t>
      </w:r>
    </w:p>
    <w:p w14:paraId="5E6CA9E4"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09BE7330" w14:textId="77777777" w:rsidR="00232692" w:rsidRPr="00232692" w:rsidRDefault="00232692" w:rsidP="00232692">
      <w:pPr>
        <w:keepNext/>
        <w:keepLines/>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כתובות</w:t>
      </w:r>
      <w:r w:rsidRPr="00232692">
        <w:rPr>
          <w:rFonts w:ascii="Times New Roman" w:eastAsia="Times New Roman" w:hAnsi="Times New Roman" w:cs="David"/>
          <w:b/>
          <w:bCs/>
          <w:sz w:val="26"/>
          <w:szCs w:val="24"/>
          <w:u w:val="single"/>
          <w:rtl/>
          <w:lang w:eastAsia="he-IL"/>
        </w:rPr>
        <w:br/>
      </w:r>
      <w:r w:rsidRPr="00232692">
        <w:rPr>
          <w:rFonts w:ascii="Times New Roman" w:eastAsia="Times New Roman" w:hAnsi="Times New Roman" w:cs="David"/>
          <w:sz w:val="26"/>
          <w:szCs w:val="24"/>
          <w:rtl/>
          <w:lang w:eastAsia="he-IL"/>
        </w:rPr>
        <w:t>כתובות הצדדים הן כמפורט בכותרתו, וכל הודעה שתשלח ע"י אחד הצדדים למשנהו לפי הכתובות דלעיל, תחשב כמתקבלת בתום 72 שעות מיום השל</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 xml:space="preserve">חה בדואר רשום </w:t>
      </w:r>
      <w:r w:rsidRPr="00232692">
        <w:rPr>
          <w:rFonts w:ascii="Times New Roman" w:eastAsia="Times New Roman" w:hAnsi="Times New Roman" w:cs="David"/>
          <w:sz w:val="20"/>
          <w:szCs w:val="24"/>
          <w:rtl/>
          <w:lang w:eastAsia="he-IL"/>
        </w:rPr>
        <w:t>ואם נשלחה ההודעה בפקסימיליה ביום עסקים בשעות העבודה או נמסרה ביד, תחשב היא כמתקבלת ביום משלוח או מסירתה כאמור.</w:t>
      </w:r>
    </w:p>
    <w:p w14:paraId="6A55A65E"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72DC4B3F"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083FADB2"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0DF7383E" w14:textId="77777777" w:rsidR="00380332" w:rsidRPr="00716AAE" w:rsidRDefault="00380332" w:rsidP="00380332">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bookmarkStart w:id="135" w:name="pathname"/>
      <w:r w:rsidRPr="00716AAE">
        <w:rPr>
          <w:rFonts w:ascii="Times New Roman" w:eastAsia="Times New Roman" w:hAnsi="Times New Roman" w:cs="David"/>
          <w:bCs/>
          <w:sz w:val="24"/>
          <w:szCs w:val="24"/>
          <w:rtl/>
          <w:lang w:eastAsia="he-IL"/>
        </w:rPr>
        <w:t>ולראיה באו הצדדים על החתום:</w:t>
      </w:r>
    </w:p>
    <w:p w14:paraId="60356D4D" w14:textId="77777777" w:rsidR="00380332" w:rsidRPr="00716AAE"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CAF0773" w14:textId="77777777" w:rsidR="00380332" w:rsidRPr="00B27B4C"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1BDB6DE" w14:textId="77777777" w:rsidR="00380332" w:rsidRPr="00B27B4C"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61D58A9" w14:textId="75651E94" w:rsidR="00380332" w:rsidRPr="00B27B4C"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108311811"/>
          <w:placeholder>
            <w:docPart w:val="DA13D61898B24F3BAD0E7ACBC5902E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36" w:author="Meryl Etman" w:date="2023-10-24T11:58:00Z">
            <w:r w:rsidR="000A29A2">
              <w:rPr>
                <w:rFonts w:ascii="Times New Roman" w:eastAsia="Times New Roman" w:hAnsi="Times New Roman" w:cs="David"/>
                <w:sz w:val="20"/>
                <w:szCs w:val="24"/>
                <w:rtl/>
                <w:lang w:eastAsia="he-IL"/>
              </w:rPr>
              <w:t>עידן (ש.נ.י) ניהול ואחזקת מבנים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210240374"/>
          <w:placeholder>
            <w:docPart w:val="12452F783D814FBF950E5C1E9849F9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137" w:author="Meryl Etman [2]" w:date="2022-12-08T12:20:00Z">
            <w:r w:rsidR="00825216" w:rsidRPr="008E7222">
              <w:rPr>
                <w:rStyle w:val="a7"/>
                <w:rtl/>
              </w:rPr>
              <w:t>[שם צד א]</w:t>
            </w:r>
          </w:ins>
        </w:sdtContent>
      </w:sdt>
    </w:p>
    <w:p w14:paraId="6EDF2874" w14:textId="77777777" w:rsidR="00380332" w:rsidRPr="00B27B4C" w:rsidRDefault="00380332" w:rsidP="00380332">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68779F">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021FDAE9"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B1DDE5C"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3E82E5D"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68779F">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68779F">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5D478671"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BFD8308" w14:textId="77777777" w:rsidR="00380332"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6798858C"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61483C2D"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B396EE7" w14:textId="77777777" w:rsidR="001A00DE" w:rsidRDefault="001A00DE" w:rsidP="00380332">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5560649D"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6E00CCEC"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2FC27D89"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5356B7BA"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40D334EF"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01A290EA"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549E1D8D"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50E07B12"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4EDE4678"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404236C5"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473C00DA" w14:textId="77777777" w:rsidR="001A00DE" w:rsidDel="00477F94" w:rsidRDefault="001A00DE">
      <w:pPr>
        <w:widowControl w:val="0"/>
        <w:bidi w:val="0"/>
        <w:spacing w:before="0" w:beforeAutospacing="0" w:after="0" w:afterAutospacing="0" w:line="240" w:lineRule="auto"/>
        <w:rPr>
          <w:del w:id="138" w:author="מרול אטמן" w:date="2024-08-22T15:14:00Z"/>
          <w:rFonts w:ascii="Times New Roman" w:eastAsia="Times New Roman" w:hAnsi="Times New Roman" w:cs="David"/>
          <w:sz w:val="24"/>
          <w:szCs w:val="24"/>
          <w:rtl/>
          <w:lang w:eastAsia="he-IL"/>
        </w:rPr>
      </w:pPr>
    </w:p>
    <w:p w14:paraId="63F98A81" w14:textId="77777777" w:rsidR="001A00DE" w:rsidDel="00477F94" w:rsidRDefault="001A00DE">
      <w:pPr>
        <w:widowControl w:val="0"/>
        <w:bidi w:val="0"/>
        <w:spacing w:before="0" w:beforeAutospacing="0" w:after="0" w:afterAutospacing="0" w:line="240" w:lineRule="auto"/>
        <w:rPr>
          <w:del w:id="139" w:author="מרול אטמן" w:date="2024-08-22T15:14:00Z"/>
          <w:rFonts w:ascii="Times New Roman" w:eastAsia="Times New Roman" w:hAnsi="Times New Roman" w:cs="David"/>
          <w:sz w:val="24"/>
          <w:szCs w:val="24"/>
          <w:rtl/>
          <w:lang w:eastAsia="he-IL"/>
        </w:rPr>
      </w:pPr>
    </w:p>
    <w:p w14:paraId="7743527F" w14:textId="77777777" w:rsidR="001A00DE" w:rsidDel="00477F94" w:rsidRDefault="001A00DE">
      <w:pPr>
        <w:widowControl w:val="0"/>
        <w:bidi w:val="0"/>
        <w:spacing w:before="0" w:beforeAutospacing="0" w:after="0" w:afterAutospacing="0" w:line="240" w:lineRule="auto"/>
        <w:rPr>
          <w:del w:id="140" w:author="מרול אטמן" w:date="2024-08-22T15:14:00Z"/>
          <w:rFonts w:ascii="Times New Roman" w:eastAsia="Times New Roman" w:hAnsi="Times New Roman" w:cs="David"/>
          <w:sz w:val="24"/>
          <w:szCs w:val="24"/>
          <w:rtl/>
          <w:lang w:eastAsia="he-IL"/>
        </w:rPr>
      </w:pPr>
    </w:p>
    <w:p w14:paraId="6CC0D7F5" w14:textId="77777777" w:rsidR="001A00DE" w:rsidDel="00477F94" w:rsidRDefault="001A00DE">
      <w:pPr>
        <w:widowControl w:val="0"/>
        <w:bidi w:val="0"/>
        <w:spacing w:before="0" w:beforeAutospacing="0" w:after="0" w:afterAutospacing="0" w:line="240" w:lineRule="auto"/>
        <w:rPr>
          <w:del w:id="141" w:author="מרול אטמן" w:date="2024-08-22T15:14:00Z"/>
          <w:rFonts w:ascii="Times New Roman" w:eastAsia="Times New Roman" w:hAnsi="Times New Roman" w:cs="David"/>
          <w:sz w:val="24"/>
          <w:szCs w:val="24"/>
          <w:rtl/>
          <w:lang w:eastAsia="he-IL"/>
        </w:rPr>
      </w:pPr>
    </w:p>
    <w:p w14:paraId="3D29BBBA" w14:textId="77777777" w:rsidR="001A00DE" w:rsidDel="00477F94" w:rsidRDefault="001A00DE">
      <w:pPr>
        <w:widowControl w:val="0"/>
        <w:bidi w:val="0"/>
        <w:spacing w:before="0" w:beforeAutospacing="0" w:after="0" w:afterAutospacing="0" w:line="240" w:lineRule="auto"/>
        <w:rPr>
          <w:del w:id="142" w:author="מרול אטמן" w:date="2024-08-22T15:14:00Z"/>
          <w:rFonts w:ascii="Times New Roman" w:eastAsia="Times New Roman" w:hAnsi="Times New Roman" w:cs="David"/>
          <w:sz w:val="24"/>
          <w:szCs w:val="24"/>
          <w:rtl/>
          <w:lang w:eastAsia="he-IL"/>
        </w:rPr>
      </w:pPr>
    </w:p>
    <w:p w14:paraId="0513B3CD" w14:textId="721858A7" w:rsidR="00D42BB8" w:rsidRDefault="00D42BB8">
      <w:pPr>
        <w:bidi w:val="0"/>
        <w:spacing w:before="0" w:beforeAutospacing="0" w:after="160" w:afterAutospacing="0" w:line="259" w:lineRule="auto"/>
        <w:rPr>
          <w:ins w:id="143" w:author="Meryl Etman [2]" w:date="2022-12-11T17:02:00Z"/>
          <w:rFonts w:ascii="Times New Roman" w:eastAsia="Times New Roman" w:hAnsi="Times New Roman" w:cs="David"/>
          <w:sz w:val="24"/>
          <w:szCs w:val="24"/>
          <w:rtl/>
          <w:lang w:eastAsia="he-IL"/>
        </w:rPr>
      </w:pPr>
      <w:ins w:id="144" w:author="Meryl Etman [2]" w:date="2022-12-11T17:02:00Z">
        <w:r>
          <w:rPr>
            <w:rFonts w:ascii="Times New Roman" w:eastAsia="Times New Roman" w:hAnsi="Times New Roman" w:cs="David"/>
            <w:sz w:val="24"/>
            <w:szCs w:val="24"/>
            <w:rtl/>
            <w:lang w:eastAsia="he-IL"/>
          </w:rPr>
          <w:br w:type="page"/>
        </w:r>
      </w:ins>
    </w:p>
    <w:p w14:paraId="2B0DFCEC" w14:textId="77777777" w:rsidR="001A00DE" w:rsidDel="00D42BB8" w:rsidRDefault="001A00DE">
      <w:pPr>
        <w:widowControl w:val="0"/>
        <w:bidi w:val="0"/>
        <w:spacing w:before="0" w:beforeAutospacing="0" w:after="0" w:afterAutospacing="0" w:line="240" w:lineRule="auto"/>
        <w:rPr>
          <w:del w:id="145" w:author="Meryl Etman [2]" w:date="2022-12-11T17:02:00Z"/>
          <w:rFonts w:ascii="Times New Roman" w:eastAsia="Times New Roman" w:hAnsi="Times New Roman" w:cs="David"/>
          <w:sz w:val="24"/>
          <w:szCs w:val="24"/>
          <w:rtl/>
          <w:lang w:eastAsia="he-IL"/>
        </w:rPr>
      </w:pPr>
    </w:p>
    <w:p w14:paraId="5FE58228" w14:textId="6A43CEEB" w:rsidR="001A00DE" w:rsidDel="00D42BB8" w:rsidRDefault="001A00DE">
      <w:pPr>
        <w:widowControl w:val="0"/>
        <w:bidi w:val="0"/>
        <w:spacing w:before="0" w:beforeAutospacing="0" w:after="0" w:afterAutospacing="0" w:line="240" w:lineRule="auto"/>
        <w:rPr>
          <w:del w:id="146" w:author="Meryl Etman [2]" w:date="2022-12-11T17:02:00Z"/>
          <w:rFonts w:ascii="Times New Roman" w:eastAsia="Times New Roman" w:hAnsi="Times New Roman" w:cs="David"/>
          <w:sz w:val="24"/>
          <w:szCs w:val="24"/>
          <w:rtl/>
          <w:lang w:eastAsia="he-IL"/>
        </w:rPr>
      </w:pPr>
    </w:p>
    <w:p w14:paraId="02BF2BB3" w14:textId="4665FEBD" w:rsidR="001A00DE" w:rsidDel="00D42BB8" w:rsidRDefault="001A00DE">
      <w:pPr>
        <w:widowControl w:val="0"/>
        <w:bidi w:val="0"/>
        <w:spacing w:before="0" w:beforeAutospacing="0" w:after="0" w:afterAutospacing="0" w:line="240" w:lineRule="auto"/>
        <w:rPr>
          <w:del w:id="147" w:author="Meryl Etman [2]" w:date="2022-12-11T17:02:00Z"/>
          <w:rFonts w:ascii="Times New Roman" w:eastAsia="Times New Roman" w:hAnsi="Times New Roman" w:cs="David"/>
          <w:sz w:val="24"/>
          <w:szCs w:val="24"/>
          <w:rtl/>
          <w:lang w:eastAsia="he-IL"/>
        </w:rPr>
      </w:pPr>
    </w:p>
    <w:p w14:paraId="7AFC2C78" w14:textId="51EA6BAE" w:rsidR="001A00DE" w:rsidDel="00D42BB8" w:rsidRDefault="001A00DE">
      <w:pPr>
        <w:widowControl w:val="0"/>
        <w:bidi w:val="0"/>
        <w:spacing w:before="0" w:beforeAutospacing="0" w:after="0" w:afterAutospacing="0" w:line="240" w:lineRule="auto"/>
        <w:rPr>
          <w:del w:id="148" w:author="Meryl Etman [2]" w:date="2022-12-11T17:02:00Z"/>
          <w:rFonts w:ascii="Times New Roman" w:eastAsia="Times New Roman" w:hAnsi="Times New Roman" w:cs="David"/>
          <w:sz w:val="24"/>
          <w:szCs w:val="24"/>
          <w:rtl/>
          <w:lang w:eastAsia="he-IL"/>
        </w:rPr>
      </w:pPr>
    </w:p>
    <w:p w14:paraId="3742EB83" w14:textId="7427BC0E" w:rsidR="001A00DE" w:rsidDel="00825216" w:rsidRDefault="001A00DE">
      <w:pPr>
        <w:widowControl w:val="0"/>
        <w:bidi w:val="0"/>
        <w:spacing w:before="0" w:beforeAutospacing="0" w:after="0" w:afterAutospacing="0" w:line="240" w:lineRule="auto"/>
        <w:rPr>
          <w:del w:id="149" w:author="Meryl Etman [2]" w:date="2022-12-08T12:20:00Z"/>
          <w:rFonts w:ascii="Times New Roman" w:eastAsia="Times New Roman" w:hAnsi="Times New Roman" w:cs="David"/>
          <w:sz w:val="24"/>
          <w:szCs w:val="24"/>
          <w:rtl/>
          <w:lang w:eastAsia="he-IL"/>
        </w:rPr>
      </w:pPr>
    </w:p>
    <w:p w14:paraId="1D51CAFF" w14:textId="33666417" w:rsidR="001A00DE" w:rsidDel="00825216" w:rsidRDefault="001A00DE">
      <w:pPr>
        <w:widowControl w:val="0"/>
        <w:bidi w:val="0"/>
        <w:spacing w:before="0" w:beforeAutospacing="0" w:after="0" w:afterAutospacing="0" w:line="240" w:lineRule="auto"/>
        <w:rPr>
          <w:del w:id="150" w:author="Meryl Etman [2]" w:date="2022-12-08T12:20:00Z"/>
          <w:rFonts w:ascii="Times New Roman" w:eastAsia="Times New Roman" w:hAnsi="Times New Roman" w:cs="David"/>
          <w:sz w:val="24"/>
          <w:szCs w:val="24"/>
          <w:rtl/>
          <w:lang w:eastAsia="he-IL"/>
        </w:rPr>
      </w:pPr>
    </w:p>
    <w:p w14:paraId="65E55A46" w14:textId="7A1A9BB2" w:rsidR="001A00DE" w:rsidDel="00825216" w:rsidRDefault="001A00DE">
      <w:pPr>
        <w:widowControl w:val="0"/>
        <w:bidi w:val="0"/>
        <w:spacing w:before="0" w:beforeAutospacing="0" w:after="0" w:afterAutospacing="0" w:line="240" w:lineRule="auto"/>
        <w:rPr>
          <w:del w:id="151" w:author="Meryl Etman [2]" w:date="2022-12-08T12:20:00Z"/>
          <w:rFonts w:ascii="Times New Roman" w:eastAsia="Times New Roman" w:hAnsi="Times New Roman" w:cs="David"/>
          <w:sz w:val="24"/>
          <w:szCs w:val="24"/>
          <w:rtl/>
          <w:lang w:eastAsia="he-IL"/>
        </w:rPr>
      </w:pPr>
    </w:p>
    <w:p w14:paraId="2AC50DC4" w14:textId="69D3F798" w:rsidR="001A00DE" w:rsidDel="00825216" w:rsidRDefault="001A00DE">
      <w:pPr>
        <w:widowControl w:val="0"/>
        <w:bidi w:val="0"/>
        <w:spacing w:before="0" w:beforeAutospacing="0" w:after="0" w:afterAutospacing="0" w:line="240" w:lineRule="auto"/>
        <w:rPr>
          <w:del w:id="152" w:author="Meryl Etman [2]" w:date="2022-12-08T12:20:00Z"/>
          <w:rFonts w:ascii="Times New Roman" w:eastAsia="Times New Roman" w:hAnsi="Times New Roman" w:cs="David"/>
          <w:sz w:val="24"/>
          <w:szCs w:val="24"/>
          <w:rtl/>
          <w:lang w:eastAsia="he-IL"/>
        </w:rPr>
      </w:pPr>
    </w:p>
    <w:p w14:paraId="64ADE5FA" w14:textId="03CE6CD9" w:rsidR="001A00DE" w:rsidDel="00825216" w:rsidRDefault="001A00DE">
      <w:pPr>
        <w:widowControl w:val="0"/>
        <w:bidi w:val="0"/>
        <w:spacing w:before="0" w:beforeAutospacing="0" w:after="0" w:afterAutospacing="0" w:line="240" w:lineRule="auto"/>
        <w:rPr>
          <w:del w:id="153" w:author="Meryl Etman [2]" w:date="2022-12-08T12:20:00Z"/>
          <w:rFonts w:ascii="Times New Roman" w:eastAsia="Times New Roman" w:hAnsi="Times New Roman" w:cs="David"/>
          <w:sz w:val="24"/>
          <w:szCs w:val="24"/>
          <w:rtl/>
          <w:lang w:eastAsia="he-IL"/>
        </w:rPr>
      </w:pPr>
    </w:p>
    <w:p w14:paraId="7E5C967C" w14:textId="77777777" w:rsidR="00573980" w:rsidRDefault="00573980" w:rsidP="0057398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41061E1D" w14:textId="77777777" w:rsidR="00573980" w:rsidRPr="00B27B4C" w:rsidRDefault="00573980" w:rsidP="0057398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22BE1D2C"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7271E444"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4F0941" w14:textId="53E238D4" w:rsidR="00573980" w:rsidRPr="00B27B4C" w:rsidRDefault="00573980" w:rsidP="0057398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C6205DD54914C0291495A9EDD41CD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54" w:author="Meryl Etman" w:date="2022-12-08T12:12:00Z">
            <w:r w:rsidR="00A57AA2">
              <w:rPr>
                <w:rFonts w:ascii="Times New Roman" w:eastAsia="Times New Roman" w:hAnsi="Times New Roman" w:cs="David" w:hint="cs"/>
                <w:color w:val="00B0F0"/>
                <w:sz w:val="24"/>
                <w:szCs w:val="24"/>
                <w:rtl/>
                <w:lang w:eastAsia="he-IL"/>
              </w:rPr>
              <w:t>גבעת שמואל</w:t>
            </w:r>
          </w:ins>
        </w:sdtContent>
      </w:sdt>
      <w:del w:id="155" w:author="Meryl Etman [2]" w:date="2022-12-08T12:20:00Z">
        <w:r w:rsidRPr="00E95AE9" w:rsidDel="00825216">
          <w:rPr>
            <w:rFonts w:ascii="Times New Roman" w:eastAsia="Times New Roman" w:hAnsi="Times New Roman" w:cs="David" w:hint="cs"/>
            <w:color w:val="00B0F0"/>
            <w:sz w:val="24"/>
            <w:szCs w:val="24"/>
            <w:rtl/>
            <w:lang w:eastAsia="he-IL"/>
          </w:rPr>
          <w:delText xml:space="preserve"> - </w:delText>
        </w:r>
      </w:del>
      <w:customXmlDelRangeStart w:id="156" w:author="Meryl Etman [2]" w:date="2022-12-08T12:20:00Z"/>
      <w:sdt>
        <w:sdtPr>
          <w:rPr>
            <w:rFonts w:ascii="Times New Roman" w:eastAsia="Times New Roman" w:hAnsi="Times New Roman" w:cs="David" w:hint="cs"/>
            <w:color w:val="00B0F0"/>
            <w:sz w:val="24"/>
            <w:szCs w:val="24"/>
            <w:rtl/>
          </w:rPr>
          <w:alias w:val="שם אתר"/>
          <w:tag w:val="cntSite"/>
          <w:id w:val="-1682512962"/>
          <w:placeholder>
            <w:docPart w:val="D05065CC9EDE47AB9A340294C480457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156"/>
          <w:ins w:id="157" w:author="Meryl Etman" w:date="2022-12-08T12:12:00Z">
            <w:del w:id="158" w:author="Meryl Etman [2]" w:date="2022-12-08T12:20:00Z">
              <w:r w:rsidR="00A57AA2" w:rsidDel="00825216">
                <w:rPr>
                  <w:rFonts w:ascii="Times New Roman" w:eastAsia="Times New Roman" w:hAnsi="Times New Roman" w:cs="David" w:hint="cs"/>
                  <w:color w:val="00B0F0"/>
                  <w:sz w:val="24"/>
                  <w:szCs w:val="24"/>
                  <w:rtl/>
                </w:rPr>
                <w:delText>גבעת שמואל</w:delText>
              </w:r>
            </w:del>
          </w:ins>
          <w:customXmlDelRangeStart w:id="159" w:author="Meryl Etman [2]" w:date="2022-12-08T12:20:00Z"/>
        </w:sdtContent>
      </w:sdt>
      <w:customXmlDelRangeEnd w:id="159"/>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18A45BBF1BDA44BFA8B7E50A27B0A2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60" w:author="Meryl Etman" w:date="2022-12-08T12:12:00Z">
            <w:r w:rsidR="00A57AA2">
              <w:rPr>
                <w:rFonts w:ascii="Times New Roman" w:eastAsia="Times New Roman" w:hAnsi="Times New Roman" w:cs="David" w:hint="cs"/>
                <w:color w:val="00B0F0"/>
                <w:sz w:val="24"/>
                <w:szCs w:val="24"/>
                <w:rtl/>
              </w:rPr>
              <w:t>סביוני גבעת שמואל מגרשים 1006-1007</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122C286"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8D8C8F" w14:textId="0CBBF97C" w:rsidR="00573980" w:rsidRPr="00B27B4C" w:rsidRDefault="00573980" w:rsidP="0057398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8F736EE79B854250B3E582D55ACC250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161" w:author="Meryl Etman" w:date="2022-12-08T12:16:00Z">
            <w:r w:rsidR="00A57AA2">
              <w:rPr>
                <w:rFonts w:ascii="Times New Roman" w:eastAsia="Times New Roman" w:hAnsi="Times New Roman" w:cs="David" w:hint="cs"/>
                <w:color w:val="008000"/>
                <w:sz w:val="24"/>
                <w:szCs w:val="24"/>
                <w:rtl/>
              </w:rPr>
              <w:t>427-0218768</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90A50341728E45D490A9CD4437F011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162" w:author="Meryl Etman" w:date="2022-12-08T12:16:00Z">
            <w:r w:rsidR="00A57AA2">
              <w:rPr>
                <w:rFonts w:ascii="Times New Roman" w:eastAsia="Times New Roman" w:hAnsi="Times New Roman" w:cs="David" w:hint="cs"/>
                <w:sz w:val="24"/>
                <w:szCs w:val="24"/>
                <w:rtl/>
                <w:lang w:eastAsia="he-IL"/>
              </w:rPr>
              <w:t>6191</w:t>
            </w:r>
          </w:ins>
        </w:sdtContent>
      </w:sdt>
      <w:ins w:id="163" w:author="Meryl Etman [2]" w:date="2022-12-08T12:21:00Z">
        <w:r w:rsidR="00825216">
          <w:rPr>
            <w:rFonts w:ascii="Times New Roman" w:eastAsia="Times New Roman" w:hAnsi="Times New Roman" w:cs="David" w:hint="cs"/>
            <w:sz w:val="24"/>
            <w:szCs w:val="24"/>
            <w:rtl/>
            <w:lang w:eastAsia="he-IL"/>
          </w:rPr>
          <w:t>, חלקות 84, 85, מגרשים 1006, 1007.</w:t>
        </w:r>
      </w:ins>
      <w:del w:id="164" w:author="Meryl Etman [2]" w:date="2022-12-08T12:21:00Z">
        <w:r w:rsidRPr="00B27B4C" w:rsidDel="00825216">
          <w:rPr>
            <w:rFonts w:ascii="Times New Roman" w:eastAsia="Times New Roman" w:hAnsi="Times New Roman" w:cs="David" w:hint="cs"/>
            <w:sz w:val="24"/>
            <w:szCs w:val="24"/>
            <w:rtl/>
            <w:lang w:eastAsia="he-IL"/>
          </w:rPr>
          <w:delText>.</w:delText>
        </w:r>
      </w:del>
    </w:p>
    <w:p w14:paraId="1A5629C9" w14:textId="77777777" w:rsidR="00573980" w:rsidRPr="00B27B4C" w:rsidRDefault="00573980" w:rsidP="00B44D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68DC3B5" w14:textId="77777777" w:rsidR="00573980" w:rsidRPr="00B27B4C" w:rsidRDefault="00573980" w:rsidP="0057398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799DFBB" w14:textId="33EDAAB0" w:rsidR="00573980" w:rsidRPr="00B27B4C" w:rsidRDefault="00573980" w:rsidP="00573980">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F274CB2C9CC41F7AF67407D727080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65" w:author="Meryl Etman" w:date="2022-12-08T12:12:00Z">
            <w:r w:rsidR="00A57AA2">
              <w:rPr>
                <w:rFonts w:ascii="Times New Roman" w:eastAsia="Times New Roman" w:hAnsi="Times New Roman" w:cs="David" w:hint="cs"/>
                <w:color w:val="008000"/>
                <w:sz w:val="24"/>
                <w:szCs w:val="24"/>
                <w:rtl/>
              </w:rPr>
              <w:t>גבעת שמואל</w:t>
            </w:r>
          </w:ins>
        </w:sdtContent>
      </w:sdt>
      <w:r w:rsidRPr="00B27B4C">
        <w:rPr>
          <w:rFonts w:ascii="Times New Roman" w:eastAsia="Times New Roman" w:hAnsi="Times New Roman" w:cs="David" w:hint="cs"/>
          <w:color w:val="008000"/>
          <w:sz w:val="24"/>
          <w:szCs w:val="24"/>
          <w:rtl/>
        </w:rPr>
        <w:t>.</w:t>
      </w:r>
    </w:p>
    <w:p w14:paraId="2528CED8" w14:textId="77777777" w:rsidR="00573980" w:rsidRPr="00B27B4C" w:rsidRDefault="00573980" w:rsidP="00573980">
      <w:pPr>
        <w:spacing w:before="0" w:beforeAutospacing="0" w:after="0" w:afterAutospacing="0" w:line="240" w:lineRule="auto"/>
        <w:ind w:left="720"/>
        <w:rPr>
          <w:rFonts w:ascii="Times New Roman" w:eastAsia="Times New Roman" w:hAnsi="Times New Roman" w:cs="David"/>
          <w:color w:val="FF0000"/>
          <w:sz w:val="24"/>
          <w:szCs w:val="24"/>
          <w:rtl/>
        </w:rPr>
      </w:pPr>
    </w:p>
    <w:p w14:paraId="2993FA01" w14:textId="77777777" w:rsidR="00573980" w:rsidRPr="00B27B4C" w:rsidRDefault="00573980" w:rsidP="00573980">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2CEAC16B"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0B0388" w14:textId="29CB3768"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56C281039AEF4B1DB209FEC7A0E031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66" w:author="Meryl Etman" w:date="2022-12-08T12:16:00Z">
            <w:r w:rsidR="00A57AA2">
              <w:rPr>
                <w:rFonts w:ascii="Times New Roman" w:eastAsia="Times New Roman" w:hAnsi="Times New Roman" w:cs="David" w:hint="cs"/>
                <w:sz w:val="24"/>
                <w:szCs w:val="24"/>
                <w:rtl/>
                <w:lang w:eastAsia="he-IL"/>
              </w:rPr>
              <w:t>מרול אטמן</w:t>
            </w:r>
          </w:ins>
        </w:sdtContent>
      </w:sdt>
    </w:p>
    <w:p w14:paraId="52935431"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911C931" w14:textId="77777777" w:rsidR="00573980" w:rsidRPr="00DE0948" w:rsidRDefault="00573980" w:rsidP="00573980">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3A60647F" w14:textId="77777777" w:rsidR="00573980" w:rsidRPr="00B27B4C" w:rsidRDefault="00573980" w:rsidP="00573980">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1EFC342E" w14:textId="77777777" w:rsidR="00573980" w:rsidRPr="00B27B4C" w:rsidRDefault="00573980" w:rsidP="00B44D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הם:</w:t>
      </w:r>
    </w:p>
    <w:p w14:paraId="4C6A8C98"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A092CA" w14:textId="043D506C"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DB32532EE834442795024C7A035F5A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167" w:author="Meryl Etman" w:date="2022-12-08T12:16:00Z">
            <w:r w:rsidR="00A57AA2">
              <w:rPr>
                <w:rFonts w:ascii="Times New Roman" w:eastAsia="Times New Roman" w:hAnsi="Times New Roman" w:cs="David"/>
                <w:color w:val="008000"/>
                <w:sz w:val="24"/>
                <w:szCs w:val="24"/>
                <w:rtl/>
                <w:lang w:eastAsia="he-IL"/>
              </w:rPr>
              <w:t>אמיר רוזנבלום</w:t>
            </w:r>
          </w:ins>
        </w:sdtContent>
      </w:sdt>
    </w:p>
    <w:p w14:paraId="612C149D" w14:textId="77777777" w:rsidR="00573980" w:rsidRPr="00B27B4C" w:rsidRDefault="00573980" w:rsidP="00B44D6B">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לצורך מתן שירותי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DED58420C00C4B37B4659290F4CE250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731FC4F1"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D33FB3" w14:textId="730E9330" w:rsidR="00573980" w:rsidRPr="00B27B4C" w:rsidRDefault="00573980" w:rsidP="00F80657">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הוא</w:t>
      </w:r>
      <w:del w:id="168" w:author="Meryl Etman" w:date="2023-07-19T17:17:00Z">
        <w:r w:rsidRPr="00B27B4C" w:rsidDel="00F80657">
          <w:rPr>
            <w:rFonts w:ascii="Times New Roman" w:eastAsia="Times New Roman" w:hAnsi="Times New Roman" w:cs="David" w:hint="cs"/>
            <w:sz w:val="24"/>
            <w:szCs w:val="24"/>
            <w:rtl/>
            <w:lang w:eastAsia="he-IL"/>
          </w:rPr>
          <w:delText xml:space="preserve"> אדריכל/מהנדס</w:delText>
        </w:r>
      </w:del>
      <w:r w:rsidRPr="00B27B4C">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FF15A78EA0EA4C8A8AD0EABBA4B0360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169" w:author="Meryl Etman" w:date="2022-12-08T12:16:00Z">
            <w:r w:rsidR="00A57AA2">
              <w:rPr>
                <w:rFonts w:ascii="Times New Roman" w:eastAsia="Times New Roman" w:hAnsi="Times New Roman" w:cs="David"/>
                <w:color w:val="008000"/>
                <w:sz w:val="24"/>
                <w:szCs w:val="24"/>
                <w:rtl/>
                <w:lang w:eastAsia="he-IL"/>
              </w:rPr>
              <w:t>אמיר רוזנבלום</w:t>
            </w:r>
          </w:ins>
        </w:sdtContent>
      </w:sdt>
    </w:p>
    <w:p w14:paraId="573F6A1A"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D64A80" w14:textId="1E331007" w:rsidR="00573980" w:rsidRPr="00B27B4C" w:rsidDel="00F80657" w:rsidRDefault="00573980" w:rsidP="00F80657">
      <w:pPr>
        <w:widowControl w:val="0"/>
        <w:spacing w:before="0" w:beforeAutospacing="0" w:after="0" w:afterAutospacing="0" w:line="240" w:lineRule="auto"/>
        <w:jc w:val="both"/>
        <w:rPr>
          <w:del w:id="170" w:author="Meryl Etman" w:date="2023-07-19T17:17:00Z"/>
          <w:rFonts w:ascii="Times New Roman" w:eastAsia="Times New Roman" w:hAnsi="Times New Roman" w:cs="David"/>
          <w:sz w:val="24"/>
          <w:szCs w:val="24"/>
          <w:rtl/>
          <w:lang w:eastAsia="he-IL"/>
        </w:rPr>
      </w:pPr>
      <w:del w:id="171" w:author="Meryl Etman" w:date="2023-07-19T17:17:00Z">
        <w:r w:rsidDel="00F80657">
          <w:rPr>
            <w:rFonts w:ascii="Times New Roman" w:eastAsia="Times New Roman" w:hAnsi="Times New Roman" w:cs="David" w:hint="cs"/>
            <w:sz w:val="24"/>
            <w:szCs w:val="24"/>
            <w:rtl/>
            <w:lang w:eastAsia="he-IL"/>
          </w:rPr>
          <w:delText>5.2</w:delText>
        </w:r>
        <w:r w:rsidRPr="00B27B4C" w:rsidDel="00F80657">
          <w:rPr>
            <w:rFonts w:ascii="Times New Roman" w:eastAsia="Times New Roman" w:hAnsi="Times New Roman" w:cs="David" w:hint="cs"/>
            <w:sz w:val="24"/>
            <w:szCs w:val="24"/>
            <w:rtl/>
            <w:lang w:eastAsia="he-IL"/>
          </w:rPr>
          <w:tab/>
          <w:delText>הנושאים הם:</w:delText>
        </w:r>
      </w:del>
    </w:p>
    <w:p w14:paraId="55F4EF49" w14:textId="00FF87C7" w:rsidR="00573980" w:rsidRPr="00B27B4C" w:rsidDel="00F80657" w:rsidRDefault="00573980" w:rsidP="00F80657">
      <w:pPr>
        <w:widowControl w:val="0"/>
        <w:spacing w:before="0" w:beforeAutospacing="0" w:after="0" w:afterAutospacing="0" w:line="240" w:lineRule="auto"/>
        <w:jc w:val="both"/>
        <w:rPr>
          <w:del w:id="172" w:author="Meryl Etman" w:date="2023-07-19T17:17:00Z"/>
          <w:rFonts w:ascii="Times New Roman" w:eastAsia="Times New Roman" w:hAnsi="Times New Roman" w:cs="David"/>
          <w:sz w:val="24"/>
          <w:szCs w:val="24"/>
          <w:rtl/>
          <w:lang w:eastAsia="he-IL"/>
        </w:rPr>
      </w:pPr>
    </w:p>
    <w:p w14:paraId="308C94BE" w14:textId="249AAC46" w:rsidR="00573980" w:rsidRPr="00B27B4C" w:rsidDel="00F80657" w:rsidRDefault="00573980">
      <w:pPr>
        <w:widowControl w:val="0"/>
        <w:spacing w:before="0" w:beforeAutospacing="0" w:after="0" w:afterAutospacing="0" w:line="240" w:lineRule="auto"/>
        <w:jc w:val="both"/>
        <w:rPr>
          <w:del w:id="173" w:author="Meryl Etman" w:date="2023-07-19T17:17:00Z"/>
          <w:rFonts w:ascii="Times New Roman" w:eastAsia="Times New Roman" w:hAnsi="Times New Roman" w:cs="David"/>
          <w:sz w:val="24"/>
          <w:szCs w:val="24"/>
          <w:rtl/>
          <w:lang w:eastAsia="he-IL"/>
        </w:rPr>
        <w:pPrChange w:id="174" w:author="Meryl Etman" w:date="2023-07-19T17:17:00Z">
          <w:pPr>
            <w:widowControl w:val="0"/>
            <w:spacing w:before="0" w:beforeAutospacing="0" w:after="0" w:afterAutospacing="0" w:line="240" w:lineRule="auto"/>
            <w:ind w:firstLine="720"/>
            <w:jc w:val="both"/>
          </w:pPr>
        </w:pPrChange>
      </w:pPr>
      <w:del w:id="175" w:author="Meryl Etman" w:date="2023-07-19T17:17:00Z">
        <w:r w:rsidRPr="00B27B4C" w:rsidDel="00F80657">
          <w:rPr>
            <w:rFonts w:ascii="Times New Roman" w:eastAsia="Times New Roman" w:hAnsi="Times New Roman" w:cs="David" w:hint="cs"/>
            <w:sz w:val="24"/>
            <w:szCs w:val="24"/>
            <w:rtl/>
            <w:lang w:eastAsia="he-IL"/>
          </w:rPr>
          <w:delText>א.</w:delText>
        </w:r>
        <w:r w:rsidRPr="00B27B4C" w:rsidDel="00F80657">
          <w:rPr>
            <w:rFonts w:ascii="Times New Roman" w:eastAsia="Times New Roman" w:hAnsi="Times New Roman" w:cs="David" w:hint="cs"/>
            <w:sz w:val="24"/>
            <w:szCs w:val="24"/>
            <w:rtl/>
            <w:lang w:eastAsia="he-IL"/>
          </w:rPr>
          <w:tab/>
          <w:delText xml:space="preserve">התקדמות שרותי </w:delText>
        </w:r>
        <w:r w:rsidR="0068779F" w:rsidDel="00F80657">
          <w:rPr>
            <w:rFonts w:ascii="Times New Roman" w:eastAsia="Times New Roman" w:hAnsi="Times New Roman" w:cs="David" w:hint="cs"/>
            <w:sz w:val="24"/>
            <w:szCs w:val="24"/>
            <w:rtl/>
            <w:lang w:eastAsia="he-IL"/>
          </w:rPr>
          <w:delText>היועץ</w:delText>
        </w:r>
        <w:r w:rsidRPr="00B27B4C" w:rsidDel="00F80657">
          <w:rPr>
            <w:rFonts w:ascii="Times New Roman" w:eastAsia="Times New Roman" w:hAnsi="Times New Roman" w:cs="David" w:hint="cs"/>
            <w:sz w:val="24"/>
            <w:szCs w:val="24"/>
            <w:rtl/>
            <w:lang w:eastAsia="he-IL"/>
          </w:rPr>
          <w:delText>.</w:delText>
        </w:r>
      </w:del>
    </w:p>
    <w:p w14:paraId="1C3312F8" w14:textId="27B89FFB" w:rsidR="00573980" w:rsidRPr="00B27B4C" w:rsidDel="00F80657" w:rsidRDefault="00573980">
      <w:pPr>
        <w:widowControl w:val="0"/>
        <w:spacing w:before="0" w:beforeAutospacing="0" w:after="0" w:afterAutospacing="0" w:line="240" w:lineRule="auto"/>
        <w:jc w:val="both"/>
        <w:rPr>
          <w:del w:id="176" w:author="Meryl Etman" w:date="2023-07-19T17:17:00Z"/>
          <w:rFonts w:ascii="Times New Roman" w:eastAsia="Times New Roman" w:hAnsi="Times New Roman" w:cs="David"/>
          <w:sz w:val="24"/>
          <w:szCs w:val="24"/>
          <w:rtl/>
          <w:lang w:eastAsia="he-IL"/>
        </w:rPr>
        <w:pPrChange w:id="177" w:author="Meryl Etman" w:date="2023-07-19T17:17:00Z">
          <w:pPr>
            <w:widowControl w:val="0"/>
            <w:spacing w:before="0" w:beforeAutospacing="0" w:after="0" w:afterAutospacing="0" w:line="240" w:lineRule="auto"/>
            <w:ind w:firstLine="720"/>
            <w:jc w:val="both"/>
          </w:pPr>
        </w:pPrChange>
      </w:pPr>
      <w:del w:id="178" w:author="Meryl Etman" w:date="2023-07-19T17:17:00Z">
        <w:r w:rsidRPr="00B27B4C" w:rsidDel="00F80657">
          <w:rPr>
            <w:rFonts w:ascii="Times New Roman" w:eastAsia="Times New Roman" w:hAnsi="Times New Roman" w:cs="David" w:hint="cs"/>
            <w:sz w:val="24"/>
            <w:szCs w:val="24"/>
            <w:rtl/>
            <w:lang w:eastAsia="he-IL"/>
          </w:rPr>
          <w:delText>ב.</w:delText>
        </w:r>
        <w:r w:rsidRPr="00B27B4C" w:rsidDel="00F80657">
          <w:rPr>
            <w:rFonts w:ascii="Times New Roman" w:eastAsia="Times New Roman" w:hAnsi="Times New Roman" w:cs="David" w:hint="cs"/>
            <w:sz w:val="24"/>
            <w:szCs w:val="24"/>
            <w:rtl/>
            <w:lang w:eastAsia="he-IL"/>
          </w:rPr>
          <w:tab/>
          <w:delText>סטיות מלוח הזמנים לרבות סיבת הסטייה.</w:delText>
        </w:r>
      </w:del>
    </w:p>
    <w:p w14:paraId="6E6B74AE" w14:textId="09D29BA8" w:rsidR="00573980" w:rsidRPr="00B27B4C" w:rsidDel="00F80657" w:rsidRDefault="00573980">
      <w:pPr>
        <w:widowControl w:val="0"/>
        <w:spacing w:before="0" w:beforeAutospacing="0" w:after="0" w:afterAutospacing="0" w:line="240" w:lineRule="auto"/>
        <w:jc w:val="both"/>
        <w:rPr>
          <w:del w:id="179" w:author="Meryl Etman" w:date="2023-07-19T17:17:00Z"/>
          <w:rFonts w:ascii="Times New Roman" w:eastAsia="Times New Roman" w:hAnsi="Times New Roman" w:cs="David"/>
          <w:sz w:val="24"/>
          <w:szCs w:val="24"/>
          <w:rtl/>
          <w:lang w:eastAsia="he-IL"/>
        </w:rPr>
        <w:pPrChange w:id="180" w:author="Meryl Etman" w:date="2023-07-19T17:17:00Z">
          <w:pPr>
            <w:widowControl w:val="0"/>
            <w:spacing w:before="0" w:beforeAutospacing="0" w:after="0" w:afterAutospacing="0" w:line="240" w:lineRule="auto"/>
            <w:ind w:firstLine="720"/>
            <w:jc w:val="both"/>
          </w:pPr>
        </w:pPrChange>
      </w:pPr>
      <w:del w:id="181" w:author="Meryl Etman" w:date="2023-07-19T17:17:00Z">
        <w:r w:rsidRPr="00B27B4C" w:rsidDel="00F80657">
          <w:rPr>
            <w:rFonts w:ascii="Times New Roman" w:eastAsia="Times New Roman" w:hAnsi="Times New Roman" w:cs="David" w:hint="cs"/>
            <w:sz w:val="24"/>
            <w:szCs w:val="24"/>
            <w:rtl/>
            <w:lang w:eastAsia="he-IL"/>
          </w:rPr>
          <w:delText>ג.</w:delText>
        </w:r>
        <w:r w:rsidRPr="00B27B4C" w:rsidDel="00F80657">
          <w:rPr>
            <w:rFonts w:ascii="Times New Roman" w:eastAsia="Times New Roman" w:hAnsi="Times New Roman" w:cs="David" w:hint="cs"/>
            <w:sz w:val="24"/>
            <w:szCs w:val="24"/>
            <w:rtl/>
            <w:lang w:eastAsia="he-IL"/>
          </w:rPr>
          <w:tab/>
          <w:delText>תאום לוח הזמנים המתחייב מסטיות לרבות ת</w:delText>
        </w:r>
        <w:r w:rsidDel="00F80657">
          <w:rPr>
            <w:rFonts w:ascii="Times New Roman" w:eastAsia="Times New Roman" w:hAnsi="Times New Roman" w:cs="David" w:hint="cs"/>
            <w:sz w:val="24"/>
            <w:szCs w:val="24"/>
            <w:rtl/>
            <w:lang w:eastAsia="he-IL"/>
          </w:rPr>
          <w:delText>י</w:delText>
        </w:r>
        <w:r w:rsidRPr="00B27B4C" w:rsidDel="00F80657">
          <w:rPr>
            <w:rFonts w:ascii="Times New Roman" w:eastAsia="Times New Roman" w:hAnsi="Times New Roman" w:cs="David" w:hint="cs"/>
            <w:sz w:val="24"/>
            <w:szCs w:val="24"/>
            <w:rtl/>
            <w:lang w:eastAsia="he-IL"/>
          </w:rPr>
          <w:delText>אור השלכות התאום על הפרויקט.</w:delText>
        </w:r>
      </w:del>
    </w:p>
    <w:p w14:paraId="2B682715" w14:textId="6E2428F3" w:rsidR="00573980" w:rsidRPr="00B27B4C" w:rsidDel="00F80657" w:rsidRDefault="00573980">
      <w:pPr>
        <w:widowControl w:val="0"/>
        <w:spacing w:before="0" w:beforeAutospacing="0" w:after="0" w:afterAutospacing="0" w:line="240" w:lineRule="auto"/>
        <w:jc w:val="both"/>
        <w:rPr>
          <w:del w:id="182" w:author="Meryl Etman" w:date="2023-07-19T17:17:00Z"/>
          <w:rFonts w:ascii="Times New Roman" w:eastAsia="Times New Roman" w:hAnsi="Times New Roman" w:cs="David"/>
          <w:sz w:val="24"/>
          <w:szCs w:val="24"/>
          <w:rtl/>
          <w:lang w:eastAsia="he-IL"/>
        </w:rPr>
        <w:pPrChange w:id="183" w:author="Meryl Etman" w:date="2023-07-19T17:17:00Z">
          <w:pPr>
            <w:widowControl w:val="0"/>
            <w:spacing w:before="0" w:beforeAutospacing="0" w:after="0" w:afterAutospacing="0" w:line="240" w:lineRule="auto"/>
            <w:ind w:firstLine="720"/>
            <w:jc w:val="both"/>
          </w:pPr>
        </w:pPrChange>
      </w:pPr>
      <w:del w:id="184" w:author="Meryl Etman" w:date="2023-07-19T17:17:00Z">
        <w:r w:rsidRPr="00B27B4C" w:rsidDel="00F80657">
          <w:rPr>
            <w:rFonts w:ascii="Times New Roman" w:eastAsia="Times New Roman" w:hAnsi="Times New Roman" w:cs="David" w:hint="cs"/>
            <w:sz w:val="24"/>
            <w:szCs w:val="24"/>
            <w:rtl/>
            <w:lang w:eastAsia="he-IL"/>
          </w:rPr>
          <w:delText>ד.</w:delText>
        </w:r>
        <w:r w:rsidRPr="00B27B4C" w:rsidDel="00F80657">
          <w:rPr>
            <w:rFonts w:ascii="Times New Roman" w:eastAsia="Times New Roman" w:hAnsi="Times New Roman" w:cs="David" w:hint="cs"/>
            <w:sz w:val="24"/>
            <w:szCs w:val="24"/>
            <w:rtl/>
            <w:lang w:eastAsia="he-IL"/>
          </w:rPr>
          <w:tab/>
          <w:delText>סטיות מהערכות ו/או תחזיות תקציביות והשלכותיהן.</w:delText>
        </w:r>
      </w:del>
    </w:p>
    <w:p w14:paraId="55B00B72" w14:textId="7C43DF98" w:rsidR="00573980" w:rsidRPr="00B27B4C" w:rsidRDefault="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Change w:id="185" w:author="Meryl Etman" w:date="2023-07-19T17:17:00Z">
          <w:pPr>
            <w:widowControl w:val="0"/>
            <w:spacing w:before="0" w:beforeAutospacing="0" w:after="0" w:afterAutospacing="0" w:line="240" w:lineRule="auto"/>
            <w:ind w:firstLine="720"/>
            <w:jc w:val="both"/>
          </w:pPr>
        </w:pPrChange>
      </w:pPr>
      <w:del w:id="186" w:author="Meryl Etman" w:date="2023-07-19T17:17:00Z">
        <w:r w:rsidRPr="00B27B4C" w:rsidDel="00F80657">
          <w:rPr>
            <w:rFonts w:ascii="Times New Roman" w:eastAsia="Times New Roman" w:hAnsi="Times New Roman" w:cs="David" w:hint="cs"/>
            <w:sz w:val="24"/>
            <w:szCs w:val="24"/>
            <w:rtl/>
            <w:lang w:eastAsia="he-IL"/>
          </w:rPr>
          <w:delText>ה.</w:delText>
        </w:r>
        <w:r w:rsidRPr="00B27B4C" w:rsidDel="00F80657">
          <w:rPr>
            <w:rFonts w:ascii="Times New Roman" w:eastAsia="Times New Roman" w:hAnsi="Times New Roman" w:cs="David" w:hint="cs"/>
            <w:sz w:val="24"/>
            <w:szCs w:val="24"/>
            <w:rtl/>
            <w:lang w:eastAsia="he-IL"/>
          </w:rPr>
          <w:tab/>
          <w:delText>ריכוז הוראות שנויים.</w:delText>
        </w:r>
      </w:del>
    </w:p>
    <w:p w14:paraId="5DB404CE" w14:textId="77777777" w:rsidR="00573980" w:rsidRPr="00B27B4C" w:rsidRDefault="00573980" w:rsidP="0057398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5E293E5B" w14:textId="77777777" w:rsidR="00573980" w:rsidRDefault="00573980" w:rsidP="0057398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573980" w14:paraId="3D6B74FA" w14:textId="77777777" w:rsidTr="00554C5A">
        <w:trPr>
          <w:trHeight w:val="80"/>
        </w:trPr>
        <w:tc>
          <w:tcPr>
            <w:tcW w:w="3366" w:type="dxa"/>
          </w:tcPr>
          <w:p w14:paraId="6F4A1BFF" w14:textId="377A5055" w:rsidR="00573980" w:rsidRDefault="00380147" w:rsidP="00554C5A">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1B90575A7C94BC1BFAD370782C39B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87" w:author="Meryl Etman" w:date="2022-12-08T12:13:00Z">
                  <w:r w:rsidR="00A57AA2">
                    <w:rPr>
                      <w:rFonts w:ascii="Times New Roman" w:eastAsia="Times New Roman" w:hAnsi="Times New Roman" w:cs="David" w:hint="cs"/>
                      <w:color w:val="008000"/>
                      <w:sz w:val="24"/>
                      <w:szCs w:val="24"/>
                      <w:rtl/>
                      <w:lang w:eastAsia="he-IL"/>
                    </w:rPr>
                    <w:t>100%</w:t>
                  </w:r>
                </w:ins>
              </w:sdtContent>
            </w:sdt>
          </w:p>
          <w:p w14:paraId="0920F7E8" w14:textId="77777777" w:rsidR="00573980" w:rsidRDefault="00573980" w:rsidP="00554C5A">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50D332E8" w14:textId="77777777" w:rsidR="00573980" w:rsidRDefault="00573980" w:rsidP="00554C5A">
            <w:pPr>
              <w:widowControl w:val="0"/>
              <w:spacing w:before="0" w:beforeAutospacing="0" w:after="0" w:afterAutospacing="0" w:line="240" w:lineRule="auto"/>
              <w:ind w:left="720"/>
              <w:outlineLvl w:val="2"/>
            </w:pPr>
          </w:p>
          <w:p w14:paraId="5154CDE4" w14:textId="77777777" w:rsidR="00573980" w:rsidRDefault="00573980" w:rsidP="00554C5A">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5E7369CB" w14:textId="77777777" w:rsidR="00573980" w:rsidRPr="00776496" w:rsidRDefault="00573980" w:rsidP="00573980">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0CAE7BD2" w14:textId="77777777" w:rsidR="00573980" w:rsidRDefault="00573980" w:rsidP="00573980">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CD0F06C" w14:textId="77777777" w:rsidR="001A00DE" w:rsidRDefault="001A00DE" w:rsidP="00573980">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6A41D81" w14:textId="77777777" w:rsidR="001A00DE" w:rsidRDefault="001A00D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10C8F2B" w14:textId="77777777" w:rsidR="001A00DE" w:rsidRDefault="001A00D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9DD2C07" w14:textId="77777777" w:rsidR="001A00DE" w:rsidRDefault="001A00D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F619502" w14:textId="77777777" w:rsidR="00F80657" w:rsidRDefault="00F80657">
      <w:pPr>
        <w:bidi w:val="0"/>
        <w:spacing w:before="0" w:beforeAutospacing="0" w:after="160" w:afterAutospacing="0" w:line="259" w:lineRule="auto"/>
        <w:rPr>
          <w:ins w:id="188" w:author="Meryl Etman" w:date="2023-07-19T17:18:00Z"/>
          <w:rFonts w:ascii="Times New Roman" w:eastAsia="Times New Roman" w:hAnsi="Times New Roman" w:cs="David"/>
          <w:b/>
          <w:bCs/>
          <w:sz w:val="24"/>
          <w:szCs w:val="24"/>
          <w:u w:val="single"/>
          <w:rtl/>
          <w:lang w:eastAsia="he-IL"/>
        </w:rPr>
      </w:pPr>
      <w:ins w:id="189" w:author="Meryl Etman" w:date="2023-07-19T17:18:00Z">
        <w:r>
          <w:rPr>
            <w:rFonts w:ascii="Times New Roman" w:eastAsia="Times New Roman" w:hAnsi="Times New Roman" w:cs="David"/>
            <w:b/>
            <w:bCs/>
            <w:sz w:val="24"/>
            <w:szCs w:val="24"/>
            <w:u w:val="single"/>
            <w:rtl/>
            <w:lang w:eastAsia="he-IL"/>
          </w:rPr>
          <w:br w:type="page"/>
        </w:r>
      </w:ins>
    </w:p>
    <w:p w14:paraId="44EEE65A" w14:textId="74DD0DA6"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lastRenderedPageBreak/>
        <w:t xml:space="preserve">נספח </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ב</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w:t>
      </w:r>
    </w:p>
    <w:p w14:paraId="1C07F46C" w14:textId="77777777" w:rsidR="00232692" w:rsidRPr="00232692" w:rsidRDefault="00232692" w:rsidP="00232692">
      <w:pPr>
        <w:widowControl w:val="0"/>
        <w:spacing w:before="60" w:beforeAutospacing="0" w:after="60" w:afterAutospacing="0" w:line="240" w:lineRule="auto"/>
        <w:jc w:val="center"/>
        <w:rPr>
          <w:rFonts w:ascii="Times New Roman" w:eastAsia="Times New Roman" w:hAnsi="Times New Roman" w:cs="David"/>
          <w:b/>
          <w:bCs/>
          <w:sz w:val="24"/>
          <w:szCs w:val="24"/>
          <w:u w:val="single"/>
          <w:lang w:eastAsia="he-IL"/>
        </w:rPr>
      </w:pPr>
    </w:p>
    <w:p w14:paraId="78389205" w14:textId="77777777" w:rsidR="00232692" w:rsidRPr="00232692" w:rsidRDefault="00232692" w:rsidP="00232692">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hint="cs"/>
          <w:b/>
          <w:bCs/>
          <w:sz w:val="24"/>
          <w:szCs w:val="24"/>
          <w:u w:val="single"/>
          <w:rtl/>
          <w:lang w:eastAsia="he-IL"/>
        </w:rPr>
        <w:t>שירותי היועץ</w:t>
      </w:r>
    </w:p>
    <w:p w14:paraId="2D46D243" w14:textId="77777777" w:rsidR="00232692" w:rsidRPr="00232692" w:rsidRDefault="00232692" w:rsidP="00232692">
      <w:pPr>
        <w:tabs>
          <w:tab w:val="left" w:pos="720"/>
          <w:tab w:val="center" w:pos="4153"/>
          <w:tab w:val="right" w:pos="8306"/>
        </w:tabs>
        <w:bidi w:val="0"/>
        <w:spacing w:before="0" w:beforeAutospacing="0" w:after="0" w:afterAutospacing="0" w:line="240" w:lineRule="auto"/>
        <w:rPr>
          <w:rFonts w:ascii="Times New Roman" w:eastAsia="Times New Roman" w:hAnsi="Times New Roman" w:cs="David"/>
          <w:sz w:val="20"/>
          <w:szCs w:val="20"/>
          <w:rtl/>
          <w:lang w:eastAsia="he-IL"/>
        </w:rPr>
      </w:pPr>
    </w:p>
    <w:p w14:paraId="10FD2557" w14:textId="77777777" w:rsidR="00232692" w:rsidRPr="00232692" w:rsidRDefault="00232692" w:rsidP="00232692">
      <w:pPr>
        <w:spacing w:before="0" w:beforeAutospacing="0" w:after="0" w:afterAutospacing="0" w:line="240" w:lineRule="auto"/>
        <w:rPr>
          <w:rFonts w:ascii="Times New Roman" w:eastAsia="Times New Roman" w:hAnsi="Times New Roman" w:cs="David"/>
          <w:sz w:val="24"/>
          <w:szCs w:val="24"/>
          <w:rtl/>
          <w:lang w:eastAsia="he-IL"/>
        </w:rPr>
      </w:pPr>
    </w:p>
    <w:p w14:paraId="5A8E3BA4" w14:textId="5B7A08C6" w:rsidR="00232692" w:rsidRPr="00232692" w:rsidRDefault="00232692">
      <w:pPr>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lang w:eastAsia="he-IL"/>
        </w:rPr>
        <w:pPrChange w:id="190" w:author="Meryl Etman" w:date="2023-07-19T17:21:00Z">
          <w:pPr>
            <w:tabs>
              <w:tab w:val="left" w:pos="720"/>
              <w:tab w:val="center" w:pos="4153"/>
              <w:tab w:val="right" w:pos="8306"/>
            </w:tabs>
            <w:spacing w:before="0" w:beforeAutospacing="0" w:after="0" w:afterAutospacing="0" w:line="240" w:lineRule="auto"/>
          </w:pPr>
        </w:pPrChange>
      </w:pPr>
      <w:r w:rsidRPr="00232692">
        <w:rPr>
          <w:rFonts w:ascii="Times New Roman" w:eastAsia="Times New Roman" w:hAnsi="Times New Roman" w:cs="David" w:hint="cs"/>
          <w:sz w:val="24"/>
          <w:szCs w:val="24"/>
          <w:rtl/>
          <w:lang w:eastAsia="he-IL"/>
        </w:rPr>
        <w:t>1.</w:t>
      </w:r>
      <w:r w:rsidRPr="00232692">
        <w:rPr>
          <w:rFonts w:ascii="Times New Roman" w:eastAsia="Times New Roman" w:hAnsi="Times New Roman" w:cs="David" w:hint="cs"/>
          <w:sz w:val="24"/>
          <w:szCs w:val="24"/>
          <w:rtl/>
          <w:lang w:eastAsia="he-IL"/>
        </w:rPr>
        <w:tab/>
        <w:t xml:space="preserve">יעוץ </w:t>
      </w:r>
      <w:del w:id="191" w:author="Meryl Etman [2]" w:date="2022-12-08T12:22:00Z">
        <w:r w:rsidRPr="00232692" w:rsidDel="00825216">
          <w:rPr>
            <w:rFonts w:ascii="Times New Roman" w:eastAsia="Times New Roman" w:hAnsi="Times New Roman" w:cs="David" w:hint="cs"/>
            <w:sz w:val="24"/>
            <w:szCs w:val="24"/>
            <w:rtl/>
            <w:lang w:eastAsia="he-IL"/>
          </w:rPr>
          <w:delText>לתכנון מערך פינוי האשפה</w:delText>
        </w:r>
      </w:del>
      <w:ins w:id="192" w:author="Meryl Etman [2]" w:date="2022-12-08T12:22:00Z">
        <w:r w:rsidR="00825216">
          <w:rPr>
            <w:rFonts w:ascii="Times New Roman" w:eastAsia="Times New Roman" w:hAnsi="Times New Roman" w:cs="David" w:hint="cs"/>
            <w:sz w:val="24"/>
            <w:szCs w:val="24"/>
            <w:rtl/>
            <w:lang w:eastAsia="he-IL"/>
          </w:rPr>
          <w:t>וליווי ניהול ואחזקת</w:t>
        </w:r>
      </w:ins>
      <w:ins w:id="193" w:author="Meryl Etman" w:date="2023-07-19T17:18:00Z">
        <w:r w:rsidR="00F80657">
          <w:rPr>
            <w:rFonts w:ascii="Times New Roman" w:eastAsia="Times New Roman" w:hAnsi="Times New Roman" w:cs="David" w:hint="cs"/>
            <w:sz w:val="24"/>
            <w:szCs w:val="24"/>
            <w:rtl/>
            <w:lang w:eastAsia="he-IL"/>
          </w:rPr>
          <w:t xml:space="preserve"> </w:t>
        </w:r>
      </w:ins>
      <w:ins w:id="194" w:author="Meryl Etman [2]" w:date="2022-12-08T12:22:00Z">
        <w:r w:rsidR="00825216">
          <w:rPr>
            <w:rFonts w:ascii="Times New Roman" w:eastAsia="Times New Roman" w:hAnsi="Times New Roman" w:cs="David" w:hint="cs"/>
            <w:sz w:val="24"/>
            <w:szCs w:val="24"/>
            <w:rtl/>
            <w:lang w:eastAsia="he-IL"/>
          </w:rPr>
          <w:t>מבנים</w:t>
        </w:r>
      </w:ins>
      <w:ins w:id="195" w:author="Meryl Etman" w:date="2023-07-19T17:20:00Z">
        <w:r w:rsidR="00F80657">
          <w:rPr>
            <w:rFonts w:ascii="Times New Roman" w:eastAsia="Times New Roman" w:hAnsi="Times New Roman" w:cs="David" w:hint="cs"/>
            <w:sz w:val="24"/>
            <w:szCs w:val="24"/>
            <w:rtl/>
            <w:lang w:eastAsia="he-IL"/>
          </w:rPr>
          <w:t xml:space="preserve"> בהתאם למפורט בהצעת המחיר שאושרה ב</w:t>
        </w:r>
      </w:ins>
      <w:ins w:id="196" w:author="Meryl Etman" w:date="2023-07-19T17:21:00Z">
        <w:r w:rsidR="00F80657">
          <w:rPr>
            <w:rFonts w:ascii="Times New Roman" w:eastAsia="Times New Roman" w:hAnsi="Times New Roman" w:cs="David" w:hint="cs"/>
            <w:sz w:val="24"/>
            <w:szCs w:val="24"/>
            <w:rtl/>
            <w:lang w:eastAsia="he-IL"/>
          </w:rPr>
          <w:t xml:space="preserve">תאריך </w:t>
        </w:r>
      </w:ins>
      <w:ins w:id="197" w:author="Meryl Etman" w:date="2023-07-19T17:20:00Z">
        <w:del w:id="198" w:author="מרול אטמן" w:date="2023-10-24T12:05:00Z">
          <w:r w:rsidR="00F80657" w:rsidDel="001A72AF">
            <w:rPr>
              <w:rFonts w:ascii="Times New Roman" w:eastAsia="Times New Roman" w:hAnsi="Times New Roman" w:cs="David" w:hint="cs"/>
              <w:sz w:val="24"/>
              <w:szCs w:val="24"/>
              <w:rtl/>
              <w:lang w:eastAsia="he-IL"/>
            </w:rPr>
            <w:delText>23.11.2023</w:delText>
          </w:r>
        </w:del>
      </w:ins>
      <w:ins w:id="199" w:author="מרול אטמן" w:date="2023-10-24T12:05:00Z">
        <w:r w:rsidR="001A72AF">
          <w:rPr>
            <w:rFonts w:ascii="Times New Roman" w:eastAsia="Times New Roman" w:hAnsi="Times New Roman" w:cs="David" w:hint="cs"/>
            <w:sz w:val="24"/>
            <w:szCs w:val="24"/>
            <w:rtl/>
            <w:lang w:eastAsia="he-IL"/>
          </w:rPr>
          <w:t>23.11.2022</w:t>
        </w:r>
      </w:ins>
      <w:r w:rsidRPr="00232692">
        <w:rPr>
          <w:rFonts w:ascii="Times New Roman" w:eastAsia="Times New Roman" w:hAnsi="Times New Roman" w:cs="David" w:hint="cs"/>
          <w:sz w:val="24"/>
          <w:szCs w:val="24"/>
          <w:rtl/>
          <w:lang w:eastAsia="he-IL"/>
        </w:rPr>
        <w:t>.</w:t>
      </w:r>
    </w:p>
    <w:p w14:paraId="1D92F5E5"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29F01A93" w14:textId="77777777" w:rsidR="00232692" w:rsidRPr="00810037" w:rsidRDefault="00232692" w:rsidP="00232692">
      <w:pPr>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2.</w:t>
      </w:r>
      <w:r w:rsidRPr="00232692">
        <w:rPr>
          <w:rFonts w:ascii="Times New Roman" w:eastAsia="Times New Roman" w:hAnsi="Times New Roman" w:cs="David" w:hint="cs"/>
          <w:sz w:val="24"/>
          <w:szCs w:val="24"/>
          <w:rtl/>
          <w:lang w:eastAsia="he-IL"/>
        </w:rPr>
        <w:tab/>
        <w:t xml:space="preserve">על היועץ לקבל אישור בכתב מאת המנהל לפני התחלת ביצוע כל קטע וכל שלב ולפני </w:t>
      </w:r>
      <w:r w:rsidRPr="00810037">
        <w:rPr>
          <w:rFonts w:ascii="Times New Roman" w:eastAsia="Times New Roman" w:hAnsi="Times New Roman" w:cs="David" w:hint="cs"/>
          <w:sz w:val="24"/>
          <w:szCs w:val="24"/>
          <w:rtl/>
          <w:lang w:eastAsia="he-IL"/>
        </w:rPr>
        <w:t>הספקת כל שרות חלקי.</w:t>
      </w:r>
    </w:p>
    <w:p w14:paraId="7B383EB5" w14:textId="77777777" w:rsidR="00232692" w:rsidRPr="00810037"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810037">
        <w:rPr>
          <w:rFonts w:ascii="Times New Roman" w:eastAsia="Times New Roman" w:hAnsi="Times New Roman" w:cs="David" w:hint="cs"/>
          <w:sz w:val="24"/>
          <w:szCs w:val="24"/>
          <w:rtl/>
          <w:lang w:eastAsia="he-IL"/>
        </w:rPr>
        <w:t xml:space="preserve"> </w:t>
      </w:r>
    </w:p>
    <w:p w14:paraId="37CAA6A2" w14:textId="77777777" w:rsidR="00232692" w:rsidRPr="00810037"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810037">
        <w:rPr>
          <w:rFonts w:ascii="Times New Roman" w:eastAsia="Times New Roman" w:hAnsi="Times New Roman" w:cs="David" w:hint="cs"/>
          <w:sz w:val="24"/>
          <w:szCs w:val="24"/>
          <w:rtl/>
          <w:lang w:eastAsia="he-IL"/>
        </w:rPr>
        <w:t>3.</w:t>
      </w:r>
      <w:r w:rsidRPr="00810037">
        <w:rPr>
          <w:rFonts w:ascii="Times New Roman" w:eastAsia="Times New Roman" w:hAnsi="Times New Roman" w:cs="David" w:hint="cs"/>
          <w:sz w:val="24"/>
          <w:szCs w:val="24"/>
          <w:rtl/>
          <w:lang w:eastAsia="he-IL"/>
        </w:rPr>
        <w:tab/>
      </w:r>
      <w:r w:rsidRPr="00810037">
        <w:rPr>
          <w:rFonts w:ascii="Times New Roman" w:eastAsia="Times New Roman" w:hAnsi="Times New Roman" w:cs="David" w:hint="eastAsia"/>
          <w:b/>
          <w:bCs/>
          <w:sz w:val="24"/>
          <w:szCs w:val="24"/>
          <w:u w:val="single"/>
          <w:rtl/>
          <w:lang w:eastAsia="he-IL"/>
        </w:rPr>
        <w:t>פרוט</w:t>
      </w:r>
      <w:r w:rsidRPr="00810037">
        <w:rPr>
          <w:rFonts w:ascii="Times New Roman" w:eastAsia="Times New Roman" w:hAnsi="Times New Roman" w:cs="David"/>
          <w:b/>
          <w:bCs/>
          <w:sz w:val="24"/>
          <w:szCs w:val="24"/>
          <w:u w:val="single"/>
          <w:rtl/>
          <w:lang w:eastAsia="he-IL"/>
        </w:rPr>
        <w:t xml:space="preserve"> </w:t>
      </w:r>
      <w:r w:rsidRPr="00810037">
        <w:rPr>
          <w:rFonts w:ascii="Times New Roman" w:eastAsia="Times New Roman" w:hAnsi="Times New Roman" w:cs="David" w:hint="eastAsia"/>
          <w:b/>
          <w:bCs/>
          <w:sz w:val="24"/>
          <w:szCs w:val="24"/>
          <w:u w:val="single"/>
          <w:rtl/>
          <w:lang w:eastAsia="he-IL"/>
        </w:rPr>
        <w:t>השירותים</w:t>
      </w:r>
      <w:r w:rsidRPr="00810037">
        <w:rPr>
          <w:rFonts w:ascii="Times New Roman" w:eastAsia="Times New Roman" w:hAnsi="Times New Roman" w:cs="David"/>
          <w:sz w:val="24"/>
          <w:szCs w:val="24"/>
          <w:rtl/>
          <w:lang w:eastAsia="he-IL"/>
        </w:rPr>
        <w:t>:</w:t>
      </w:r>
    </w:p>
    <w:p w14:paraId="74675882" w14:textId="12DD9B24" w:rsidR="00232692" w:rsidRPr="00810037"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810037">
        <w:rPr>
          <w:rFonts w:ascii="Times New Roman" w:eastAsia="Times New Roman" w:hAnsi="Times New Roman" w:cs="David"/>
          <w:sz w:val="24"/>
          <w:szCs w:val="24"/>
          <w:rtl/>
          <w:lang w:eastAsia="he-IL"/>
        </w:rPr>
        <w:tab/>
      </w:r>
    </w:p>
    <w:p w14:paraId="3BBB7441" w14:textId="4851DDC1" w:rsidR="00232692" w:rsidRPr="00810037"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810037">
        <w:rPr>
          <w:rFonts w:ascii="Times New Roman" w:eastAsia="Times New Roman" w:hAnsi="Times New Roman" w:cs="David"/>
          <w:sz w:val="24"/>
          <w:szCs w:val="24"/>
          <w:rtl/>
          <w:lang w:eastAsia="he-IL"/>
        </w:rPr>
        <w:tab/>
        <w:t xml:space="preserve">3.1 </w:t>
      </w:r>
      <w:del w:id="200" w:author="Meryl Etman [2]" w:date="2022-12-11T11:42:00Z">
        <w:r w:rsidRPr="00810037" w:rsidDel="00595BE9">
          <w:rPr>
            <w:rFonts w:ascii="Times New Roman" w:eastAsia="Times New Roman" w:hAnsi="Times New Roman" w:cs="David" w:hint="eastAsia"/>
            <w:sz w:val="24"/>
            <w:szCs w:val="24"/>
            <w:u w:val="single"/>
            <w:rtl/>
            <w:lang w:eastAsia="he-IL"/>
          </w:rPr>
          <w:delText>תכנון</w:delText>
        </w:r>
        <w:r w:rsidRPr="00810037" w:rsidDel="00595BE9">
          <w:rPr>
            <w:rFonts w:ascii="Times New Roman" w:eastAsia="Times New Roman" w:hAnsi="Times New Roman" w:cs="David"/>
            <w:sz w:val="24"/>
            <w:szCs w:val="24"/>
            <w:rtl/>
            <w:lang w:eastAsia="he-IL"/>
          </w:rPr>
          <w:delText>:</w:delText>
        </w:r>
      </w:del>
      <w:ins w:id="201" w:author="Meryl Etman [2]" w:date="2022-12-11T11:42:00Z">
        <w:r w:rsidR="00595BE9" w:rsidRPr="00810037">
          <w:rPr>
            <w:rFonts w:ascii="Times New Roman" w:eastAsia="Times New Roman" w:hAnsi="Times New Roman" w:cs="David" w:hint="eastAsia"/>
            <w:sz w:val="24"/>
            <w:szCs w:val="24"/>
            <w:u w:val="single"/>
            <w:rtl/>
            <w:lang w:eastAsia="he-IL"/>
            <w:rPrChange w:id="202" w:author="Meryl Etman [2]" w:date="2022-12-11T11:55:00Z">
              <w:rPr>
                <w:rFonts w:ascii="Times New Roman" w:eastAsia="Times New Roman" w:hAnsi="Times New Roman" w:cs="David" w:hint="eastAsia"/>
                <w:sz w:val="24"/>
                <w:szCs w:val="24"/>
                <w:highlight w:val="yellow"/>
                <w:u w:val="single"/>
                <w:rtl/>
                <w:lang w:eastAsia="he-IL"/>
              </w:rPr>
            </w:rPrChange>
          </w:rPr>
          <w:t>שלב</w:t>
        </w:r>
        <w:r w:rsidR="00595BE9" w:rsidRPr="00810037">
          <w:rPr>
            <w:rFonts w:ascii="Times New Roman" w:eastAsia="Times New Roman" w:hAnsi="Times New Roman" w:cs="David"/>
            <w:sz w:val="24"/>
            <w:szCs w:val="24"/>
            <w:u w:val="single"/>
            <w:rtl/>
            <w:lang w:eastAsia="he-IL"/>
            <w:rPrChange w:id="203" w:author="Meryl Etman [2]" w:date="2022-12-11T11:55:00Z">
              <w:rPr>
                <w:rFonts w:ascii="Times New Roman" w:eastAsia="Times New Roman" w:hAnsi="Times New Roman" w:cs="David"/>
                <w:sz w:val="24"/>
                <w:szCs w:val="24"/>
                <w:highlight w:val="yellow"/>
                <w:u w:val="single"/>
                <w:rtl/>
                <w:lang w:eastAsia="he-IL"/>
              </w:rPr>
            </w:rPrChange>
          </w:rPr>
          <w:t xml:space="preserve"> </w:t>
        </w:r>
        <w:r w:rsidR="00595BE9" w:rsidRPr="00810037">
          <w:rPr>
            <w:rFonts w:ascii="Times New Roman" w:eastAsia="Times New Roman" w:hAnsi="Times New Roman" w:cs="David" w:hint="eastAsia"/>
            <w:sz w:val="24"/>
            <w:szCs w:val="24"/>
            <w:u w:val="single"/>
            <w:rtl/>
            <w:lang w:eastAsia="he-IL"/>
            <w:rPrChange w:id="204" w:author="Meryl Etman [2]" w:date="2022-12-11T11:55:00Z">
              <w:rPr>
                <w:rFonts w:ascii="Times New Roman" w:eastAsia="Times New Roman" w:hAnsi="Times New Roman" w:cs="David" w:hint="eastAsia"/>
                <w:sz w:val="24"/>
                <w:szCs w:val="24"/>
                <w:highlight w:val="yellow"/>
                <w:u w:val="single"/>
                <w:rtl/>
                <w:lang w:eastAsia="he-IL"/>
              </w:rPr>
            </w:rPrChange>
          </w:rPr>
          <w:t>א</w:t>
        </w:r>
        <w:r w:rsidR="00595BE9" w:rsidRPr="00810037">
          <w:rPr>
            <w:rFonts w:ascii="Times New Roman" w:eastAsia="Times New Roman" w:hAnsi="Times New Roman" w:cs="David"/>
            <w:sz w:val="24"/>
            <w:szCs w:val="24"/>
            <w:u w:val="single"/>
            <w:rtl/>
            <w:lang w:eastAsia="he-IL"/>
            <w:rPrChange w:id="205" w:author="Meryl Etman [2]" w:date="2022-12-11T11:55:00Z">
              <w:rPr>
                <w:rFonts w:ascii="Times New Roman" w:eastAsia="Times New Roman" w:hAnsi="Times New Roman" w:cs="David"/>
                <w:sz w:val="24"/>
                <w:szCs w:val="24"/>
                <w:highlight w:val="yellow"/>
                <w:u w:val="single"/>
                <w:rtl/>
                <w:lang w:eastAsia="he-IL"/>
              </w:rPr>
            </w:rPrChange>
          </w:rPr>
          <w:t>'</w:t>
        </w:r>
      </w:ins>
      <w:ins w:id="206" w:author="Meryl Etman [2]" w:date="2022-12-11T11:43:00Z">
        <w:r w:rsidR="00595BE9" w:rsidRPr="00810037">
          <w:rPr>
            <w:rFonts w:ascii="Times New Roman" w:eastAsia="Times New Roman" w:hAnsi="Times New Roman" w:cs="David"/>
            <w:sz w:val="24"/>
            <w:szCs w:val="24"/>
            <w:u w:val="single"/>
            <w:rtl/>
            <w:lang w:eastAsia="he-IL"/>
            <w:rPrChange w:id="207" w:author="Meryl Etman [2]" w:date="2022-12-11T11:55:00Z">
              <w:rPr>
                <w:rFonts w:ascii="Times New Roman" w:eastAsia="Times New Roman" w:hAnsi="Times New Roman" w:cs="David"/>
                <w:sz w:val="24"/>
                <w:szCs w:val="24"/>
                <w:highlight w:val="yellow"/>
                <w:u w:val="single"/>
                <w:rtl/>
                <w:lang w:eastAsia="he-IL"/>
              </w:rPr>
            </w:rPrChange>
          </w:rPr>
          <w:t>:</w:t>
        </w:r>
      </w:ins>
    </w:p>
    <w:p w14:paraId="2167B35D" w14:textId="77777777" w:rsidR="00232692" w:rsidRPr="00810037"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2258B0C8" w14:textId="67DF2DE1" w:rsidR="00232692" w:rsidRPr="00810037"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del w:id="208" w:author="Meryl Etman [2]" w:date="2022-12-11T11:43:00Z">
        <w:r w:rsidRPr="00810037" w:rsidDel="00595BE9">
          <w:rPr>
            <w:rFonts w:ascii="Times New Roman" w:eastAsia="Times New Roman" w:hAnsi="Times New Roman" w:cs="David" w:hint="eastAsia"/>
            <w:sz w:val="24"/>
            <w:szCs w:val="24"/>
            <w:rtl/>
            <w:lang w:eastAsia="he-IL"/>
          </w:rPr>
          <w:delText>בירור</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וליבון</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דרישות</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הרשות</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האדריכל</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והמזמין</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ביחס</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למערך</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פינוי</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האשפה</w:delText>
        </w:r>
      </w:del>
      <w:ins w:id="209" w:author="Meryl Etman [2]" w:date="2022-12-11T11:43:00Z">
        <w:r w:rsidR="00595BE9" w:rsidRPr="00810037">
          <w:rPr>
            <w:rFonts w:ascii="Times New Roman" w:eastAsia="Times New Roman" w:hAnsi="Times New Roman" w:cs="David" w:hint="eastAsia"/>
            <w:sz w:val="24"/>
            <w:szCs w:val="24"/>
            <w:rtl/>
            <w:lang w:eastAsia="he-IL"/>
            <w:rPrChange w:id="210" w:author="Meryl Etman [2]" w:date="2022-12-11T11:53:00Z">
              <w:rPr>
                <w:rFonts w:ascii="Times New Roman" w:eastAsia="Times New Roman" w:hAnsi="Times New Roman" w:cs="David" w:hint="eastAsia"/>
                <w:sz w:val="24"/>
                <w:szCs w:val="24"/>
                <w:highlight w:val="yellow"/>
                <w:rtl/>
                <w:lang w:eastAsia="he-IL"/>
              </w:rPr>
            </w:rPrChange>
          </w:rPr>
          <w:t>ליווי</w:t>
        </w:r>
        <w:r w:rsidR="00595BE9" w:rsidRPr="00810037">
          <w:rPr>
            <w:rFonts w:ascii="Times New Roman" w:eastAsia="Times New Roman" w:hAnsi="Times New Roman" w:cs="David"/>
            <w:sz w:val="24"/>
            <w:szCs w:val="24"/>
            <w:rtl/>
            <w:lang w:eastAsia="he-IL"/>
            <w:rPrChange w:id="211"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12" w:author="Meryl Etman [2]" w:date="2022-12-11T11:53:00Z">
              <w:rPr>
                <w:rFonts w:ascii="Times New Roman" w:eastAsia="Times New Roman" w:hAnsi="Times New Roman" w:cs="David" w:hint="eastAsia"/>
                <w:sz w:val="24"/>
                <w:szCs w:val="24"/>
                <w:highlight w:val="yellow"/>
                <w:rtl/>
                <w:lang w:eastAsia="he-IL"/>
              </w:rPr>
            </w:rPrChange>
          </w:rPr>
          <w:t>וייעוץ</w:t>
        </w:r>
        <w:r w:rsidR="00595BE9" w:rsidRPr="00810037">
          <w:rPr>
            <w:rFonts w:ascii="Times New Roman" w:eastAsia="Times New Roman" w:hAnsi="Times New Roman" w:cs="David"/>
            <w:sz w:val="24"/>
            <w:szCs w:val="24"/>
            <w:rtl/>
            <w:lang w:eastAsia="he-IL"/>
            <w:rPrChange w:id="213"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14" w:author="Meryl Etman [2]" w:date="2022-12-11T11:53:00Z">
              <w:rPr>
                <w:rFonts w:ascii="Times New Roman" w:eastAsia="Times New Roman" w:hAnsi="Times New Roman" w:cs="David" w:hint="eastAsia"/>
                <w:sz w:val="24"/>
                <w:szCs w:val="24"/>
                <w:highlight w:val="yellow"/>
                <w:rtl/>
                <w:lang w:eastAsia="he-IL"/>
              </w:rPr>
            </w:rPrChange>
          </w:rPr>
          <w:t>ליועצים</w:t>
        </w:r>
        <w:r w:rsidR="00595BE9" w:rsidRPr="00810037">
          <w:rPr>
            <w:rFonts w:ascii="Times New Roman" w:eastAsia="Times New Roman" w:hAnsi="Times New Roman" w:cs="David"/>
            <w:sz w:val="24"/>
            <w:szCs w:val="24"/>
            <w:rtl/>
            <w:lang w:eastAsia="he-IL"/>
            <w:rPrChange w:id="215"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16" w:author="Meryl Etman [2]" w:date="2022-12-11T11:53:00Z">
              <w:rPr>
                <w:rFonts w:ascii="Times New Roman" w:eastAsia="Times New Roman" w:hAnsi="Times New Roman" w:cs="David" w:hint="eastAsia"/>
                <w:sz w:val="24"/>
                <w:szCs w:val="24"/>
                <w:highlight w:val="yellow"/>
                <w:rtl/>
                <w:lang w:eastAsia="he-IL"/>
              </w:rPr>
            </w:rPrChange>
          </w:rPr>
          <w:t>המשפטיים</w:t>
        </w:r>
        <w:r w:rsidR="00595BE9" w:rsidRPr="00810037">
          <w:rPr>
            <w:rFonts w:ascii="Times New Roman" w:eastAsia="Times New Roman" w:hAnsi="Times New Roman" w:cs="David"/>
            <w:sz w:val="24"/>
            <w:szCs w:val="24"/>
            <w:rtl/>
            <w:lang w:eastAsia="he-IL"/>
            <w:rPrChange w:id="217"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18" w:author="Meryl Etman [2]" w:date="2022-12-11T11:53:00Z">
              <w:rPr>
                <w:rFonts w:ascii="Times New Roman" w:eastAsia="Times New Roman" w:hAnsi="Times New Roman" w:cs="David" w:hint="eastAsia"/>
                <w:sz w:val="24"/>
                <w:szCs w:val="24"/>
                <w:highlight w:val="yellow"/>
                <w:rtl/>
                <w:lang w:eastAsia="he-IL"/>
              </w:rPr>
            </w:rPrChange>
          </w:rPr>
          <w:t>בכנת</w:t>
        </w:r>
        <w:r w:rsidR="00595BE9" w:rsidRPr="00810037">
          <w:rPr>
            <w:rFonts w:ascii="Times New Roman" w:eastAsia="Times New Roman" w:hAnsi="Times New Roman" w:cs="David"/>
            <w:sz w:val="24"/>
            <w:szCs w:val="24"/>
            <w:rtl/>
            <w:lang w:eastAsia="he-IL"/>
            <w:rPrChange w:id="219"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20" w:author="Meryl Etman [2]" w:date="2022-12-11T11:53:00Z">
              <w:rPr>
                <w:rFonts w:ascii="Times New Roman" w:eastAsia="Times New Roman" w:hAnsi="Times New Roman" w:cs="David" w:hint="eastAsia"/>
                <w:sz w:val="24"/>
                <w:szCs w:val="24"/>
                <w:highlight w:val="yellow"/>
                <w:rtl/>
                <w:lang w:eastAsia="he-IL"/>
              </w:rPr>
            </w:rPrChange>
          </w:rPr>
          <w:t>הסכם</w:t>
        </w:r>
        <w:r w:rsidR="00595BE9" w:rsidRPr="00810037">
          <w:rPr>
            <w:rFonts w:ascii="Times New Roman" w:eastAsia="Times New Roman" w:hAnsi="Times New Roman" w:cs="David"/>
            <w:sz w:val="24"/>
            <w:szCs w:val="24"/>
            <w:rtl/>
            <w:lang w:eastAsia="he-IL"/>
            <w:rPrChange w:id="221"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22" w:author="Meryl Etman [2]" w:date="2022-12-11T11:53:00Z">
              <w:rPr>
                <w:rFonts w:ascii="Times New Roman" w:eastAsia="Times New Roman" w:hAnsi="Times New Roman" w:cs="David" w:hint="eastAsia"/>
                <w:sz w:val="24"/>
                <w:szCs w:val="24"/>
                <w:highlight w:val="yellow"/>
                <w:rtl/>
                <w:lang w:eastAsia="he-IL"/>
              </w:rPr>
            </w:rPrChange>
          </w:rPr>
          <w:t>הניהול</w:t>
        </w:r>
        <w:r w:rsidR="00595BE9" w:rsidRPr="00810037">
          <w:rPr>
            <w:rFonts w:ascii="Times New Roman" w:eastAsia="Times New Roman" w:hAnsi="Times New Roman" w:cs="David"/>
            <w:sz w:val="24"/>
            <w:szCs w:val="24"/>
            <w:rtl/>
            <w:lang w:eastAsia="he-IL"/>
            <w:rPrChange w:id="223"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24" w:author="Meryl Etman [2]" w:date="2022-12-11T11:53:00Z">
              <w:rPr>
                <w:rFonts w:ascii="Times New Roman" w:eastAsia="Times New Roman" w:hAnsi="Times New Roman" w:cs="David" w:hint="eastAsia"/>
                <w:sz w:val="24"/>
                <w:szCs w:val="24"/>
                <w:highlight w:val="yellow"/>
                <w:rtl/>
                <w:lang w:eastAsia="he-IL"/>
              </w:rPr>
            </w:rPrChange>
          </w:rPr>
          <w:t>ו</w:t>
        </w:r>
        <w:r w:rsidR="00595BE9" w:rsidRPr="00810037">
          <w:rPr>
            <w:rFonts w:ascii="Times New Roman" w:eastAsia="Times New Roman" w:hAnsi="Times New Roman" w:cs="David"/>
            <w:sz w:val="24"/>
            <w:szCs w:val="24"/>
            <w:rtl/>
            <w:lang w:eastAsia="he-IL"/>
            <w:rPrChange w:id="225" w:author="Meryl Etman [2]" w:date="2022-12-11T11:53:00Z">
              <w:rPr>
                <w:rFonts w:ascii="Times New Roman" w:eastAsia="Times New Roman" w:hAnsi="Times New Roman" w:cs="David"/>
                <w:sz w:val="24"/>
                <w:szCs w:val="24"/>
                <w:highlight w:val="yellow"/>
                <w:rtl/>
                <w:lang w:eastAsia="he-IL"/>
              </w:rPr>
            </w:rPrChange>
          </w:rPr>
          <w:t xml:space="preserve">/או </w:t>
        </w:r>
        <w:r w:rsidR="00595BE9" w:rsidRPr="00810037">
          <w:rPr>
            <w:rFonts w:ascii="Times New Roman" w:eastAsia="Times New Roman" w:hAnsi="Times New Roman" w:cs="David" w:hint="eastAsia"/>
            <w:sz w:val="24"/>
            <w:szCs w:val="24"/>
            <w:rtl/>
            <w:lang w:eastAsia="he-IL"/>
            <w:rPrChange w:id="226" w:author="Meryl Etman [2]" w:date="2022-12-11T11:53:00Z">
              <w:rPr>
                <w:rFonts w:ascii="Times New Roman" w:eastAsia="Times New Roman" w:hAnsi="Times New Roman" w:cs="David" w:hint="eastAsia"/>
                <w:sz w:val="24"/>
                <w:szCs w:val="24"/>
                <w:highlight w:val="yellow"/>
                <w:rtl/>
                <w:lang w:eastAsia="he-IL"/>
              </w:rPr>
            </w:rPrChange>
          </w:rPr>
          <w:t>עקרונות</w:t>
        </w:r>
        <w:r w:rsidR="00595BE9" w:rsidRPr="00810037">
          <w:rPr>
            <w:rFonts w:ascii="Times New Roman" w:eastAsia="Times New Roman" w:hAnsi="Times New Roman" w:cs="David"/>
            <w:sz w:val="24"/>
            <w:szCs w:val="24"/>
            <w:rtl/>
            <w:lang w:eastAsia="he-IL"/>
            <w:rPrChange w:id="227"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28" w:author="Meryl Etman [2]" w:date="2022-12-11T11:53:00Z">
              <w:rPr>
                <w:rFonts w:ascii="Times New Roman" w:eastAsia="Times New Roman" w:hAnsi="Times New Roman" w:cs="David" w:hint="eastAsia"/>
                <w:sz w:val="24"/>
                <w:szCs w:val="24"/>
                <w:highlight w:val="yellow"/>
                <w:rtl/>
                <w:lang w:eastAsia="he-IL"/>
              </w:rPr>
            </w:rPrChange>
          </w:rPr>
          <w:t>הסכם</w:t>
        </w:r>
        <w:r w:rsidR="00595BE9" w:rsidRPr="00810037">
          <w:rPr>
            <w:rFonts w:ascii="Times New Roman" w:eastAsia="Times New Roman" w:hAnsi="Times New Roman" w:cs="David"/>
            <w:sz w:val="24"/>
            <w:szCs w:val="24"/>
            <w:rtl/>
            <w:lang w:eastAsia="he-IL"/>
            <w:rPrChange w:id="229"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30" w:author="Meryl Etman [2]" w:date="2022-12-11T11:53:00Z">
              <w:rPr>
                <w:rFonts w:ascii="Times New Roman" w:eastAsia="Times New Roman" w:hAnsi="Times New Roman" w:cs="David" w:hint="eastAsia"/>
                <w:sz w:val="24"/>
                <w:szCs w:val="24"/>
                <w:highlight w:val="yellow"/>
                <w:rtl/>
                <w:lang w:eastAsia="he-IL"/>
              </w:rPr>
            </w:rPrChange>
          </w:rPr>
          <w:t>הניהול</w:t>
        </w:r>
        <w:r w:rsidR="00595BE9" w:rsidRPr="00810037">
          <w:rPr>
            <w:rFonts w:ascii="Times New Roman" w:eastAsia="Times New Roman" w:hAnsi="Times New Roman" w:cs="David"/>
            <w:sz w:val="24"/>
            <w:szCs w:val="24"/>
            <w:rtl/>
            <w:lang w:eastAsia="he-IL"/>
            <w:rPrChange w:id="231"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32" w:author="Meryl Etman [2]" w:date="2022-12-11T11:53:00Z">
              <w:rPr>
                <w:rFonts w:ascii="Times New Roman" w:eastAsia="Times New Roman" w:hAnsi="Times New Roman" w:cs="David" w:hint="eastAsia"/>
                <w:sz w:val="24"/>
                <w:szCs w:val="24"/>
                <w:highlight w:val="yellow"/>
                <w:rtl/>
                <w:lang w:eastAsia="he-IL"/>
              </w:rPr>
            </w:rPrChange>
          </w:rPr>
          <w:t>וכן</w:t>
        </w:r>
        <w:r w:rsidR="00595BE9" w:rsidRPr="00810037">
          <w:rPr>
            <w:rFonts w:ascii="Times New Roman" w:eastAsia="Times New Roman" w:hAnsi="Times New Roman" w:cs="David"/>
            <w:sz w:val="24"/>
            <w:szCs w:val="24"/>
            <w:rtl/>
            <w:lang w:eastAsia="he-IL"/>
            <w:rPrChange w:id="233"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34" w:author="Meryl Etman [2]" w:date="2022-12-11T11:53:00Z">
              <w:rPr>
                <w:rFonts w:ascii="Times New Roman" w:eastAsia="Times New Roman" w:hAnsi="Times New Roman" w:cs="David" w:hint="eastAsia"/>
                <w:sz w:val="24"/>
                <w:szCs w:val="24"/>
                <w:highlight w:val="yellow"/>
                <w:rtl/>
                <w:lang w:eastAsia="he-IL"/>
              </w:rPr>
            </w:rPrChange>
          </w:rPr>
          <w:t>בהכנת</w:t>
        </w:r>
        <w:r w:rsidR="00595BE9" w:rsidRPr="00810037">
          <w:rPr>
            <w:rFonts w:ascii="Times New Roman" w:eastAsia="Times New Roman" w:hAnsi="Times New Roman" w:cs="David"/>
            <w:sz w:val="24"/>
            <w:szCs w:val="24"/>
            <w:rtl/>
            <w:lang w:eastAsia="he-IL"/>
            <w:rPrChange w:id="235"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36" w:author="Meryl Etman [2]" w:date="2022-12-11T11:53:00Z">
              <w:rPr>
                <w:rFonts w:ascii="Times New Roman" w:eastAsia="Times New Roman" w:hAnsi="Times New Roman" w:cs="David" w:hint="eastAsia"/>
                <w:sz w:val="24"/>
                <w:szCs w:val="24"/>
                <w:highlight w:val="yellow"/>
                <w:rtl/>
                <w:lang w:eastAsia="he-IL"/>
              </w:rPr>
            </w:rPrChange>
          </w:rPr>
          <w:t>עקרונות</w:t>
        </w:r>
        <w:r w:rsidR="00595BE9" w:rsidRPr="00810037">
          <w:rPr>
            <w:rFonts w:ascii="Times New Roman" w:eastAsia="Times New Roman" w:hAnsi="Times New Roman" w:cs="David"/>
            <w:sz w:val="24"/>
            <w:szCs w:val="24"/>
            <w:rtl/>
            <w:lang w:eastAsia="he-IL"/>
            <w:rPrChange w:id="237"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38" w:author="Meryl Etman [2]" w:date="2022-12-11T11:53:00Z">
              <w:rPr>
                <w:rFonts w:ascii="Times New Roman" w:eastAsia="Times New Roman" w:hAnsi="Times New Roman" w:cs="David" w:hint="eastAsia"/>
                <w:sz w:val="24"/>
                <w:szCs w:val="24"/>
                <w:highlight w:val="yellow"/>
                <w:rtl/>
                <w:lang w:eastAsia="he-IL"/>
              </w:rPr>
            </w:rPrChange>
          </w:rPr>
          <w:t>תקנון</w:t>
        </w:r>
        <w:r w:rsidR="00595BE9" w:rsidRPr="00810037">
          <w:rPr>
            <w:rFonts w:ascii="Times New Roman" w:eastAsia="Times New Roman" w:hAnsi="Times New Roman" w:cs="David"/>
            <w:sz w:val="24"/>
            <w:szCs w:val="24"/>
            <w:rtl/>
            <w:lang w:eastAsia="he-IL"/>
            <w:rPrChange w:id="239"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40" w:author="Meryl Etman [2]" w:date="2022-12-11T11:53:00Z">
              <w:rPr>
                <w:rFonts w:ascii="Times New Roman" w:eastAsia="Times New Roman" w:hAnsi="Times New Roman" w:cs="David" w:hint="eastAsia"/>
                <w:sz w:val="24"/>
                <w:szCs w:val="24"/>
                <w:highlight w:val="yellow"/>
                <w:rtl/>
                <w:lang w:eastAsia="he-IL"/>
              </w:rPr>
            </w:rPrChange>
          </w:rPr>
          <w:t>הבית</w:t>
        </w:r>
        <w:r w:rsidR="00595BE9" w:rsidRPr="00810037">
          <w:rPr>
            <w:rFonts w:ascii="Times New Roman" w:eastAsia="Times New Roman" w:hAnsi="Times New Roman" w:cs="David"/>
            <w:sz w:val="24"/>
            <w:szCs w:val="24"/>
            <w:rtl/>
            <w:lang w:eastAsia="he-IL"/>
            <w:rPrChange w:id="241"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42" w:author="Meryl Etman [2]" w:date="2022-12-11T11:53:00Z">
              <w:rPr>
                <w:rFonts w:ascii="Times New Roman" w:eastAsia="Times New Roman" w:hAnsi="Times New Roman" w:cs="David" w:hint="eastAsia"/>
                <w:sz w:val="24"/>
                <w:szCs w:val="24"/>
                <w:highlight w:val="yellow"/>
                <w:rtl/>
                <w:lang w:eastAsia="he-IL"/>
              </w:rPr>
            </w:rPrChange>
          </w:rPr>
          <w:t>המשותף</w:t>
        </w:r>
        <w:r w:rsidR="00595BE9" w:rsidRPr="00810037">
          <w:rPr>
            <w:rFonts w:ascii="Times New Roman" w:eastAsia="Times New Roman" w:hAnsi="Times New Roman" w:cs="David"/>
            <w:sz w:val="24"/>
            <w:szCs w:val="24"/>
            <w:rtl/>
            <w:lang w:eastAsia="he-IL"/>
            <w:rPrChange w:id="243"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44" w:author="Meryl Etman [2]" w:date="2022-12-11T11:53:00Z">
              <w:rPr>
                <w:rFonts w:ascii="Times New Roman" w:eastAsia="Times New Roman" w:hAnsi="Times New Roman" w:cs="David" w:hint="eastAsia"/>
                <w:sz w:val="24"/>
                <w:szCs w:val="24"/>
                <w:highlight w:val="yellow"/>
                <w:rtl/>
                <w:lang w:eastAsia="he-IL"/>
              </w:rPr>
            </w:rPrChange>
          </w:rPr>
          <w:t>ו</w:t>
        </w:r>
        <w:r w:rsidR="00595BE9" w:rsidRPr="00810037">
          <w:rPr>
            <w:rFonts w:ascii="Times New Roman" w:eastAsia="Times New Roman" w:hAnsi="Times New Roman" w:cs="David"/>
            <w:sz w:val="24"/>
            <w:szCs w:val="24"/>
            <w:rtl/>
            <w:lang w:eastAsia="he-IL"/>
            <w:rPrChange w:id="245" w:author="Meryl Etman [2]" w:date="2022-12-11T11:53:00Z">
              <w:rPr>
                <w:rFonts w:ascii="Times New Roman" w:eastAsia="Times New Roman" w:hAnsi="Times New Roman" w:cs="David"/>
                <w:sz w:val="24"/>
                <w:szCs w:val="24"/>
                <w:highlight w:val="yellow"/>
                <w:rtl/>
                <w:lang w:eastAsia="he-IL"/>
              </w:rPr>
            </w:rPrChange>
          </w:rPr>
          <w:t xml:space="preserve">/או </w:t>
        </w:r>
        <w:r w:rsidR="00595BE9" w:rsidRPr="00810037">
          <w:rPr>
            <w:rFonts w:ascii="Times New Roman" w:eastAsia="Times New Roman" w:hAnsi="Times New Roman" w:cs="David" w:hint="eastAsia"/>
            <w:sz w:val="24"/>
            <w:szCs w:val="24"/>
            <w:rtl/>
            <w:lang w:eastAsia="he-IL"/>
            <w:rPrChange w:id="246" w:author="Meryl Etman [2]" w:date="2022-12-11T11:53:00Z">
              <w:rPr>
                <w:rFonts w:ascii="Times New Roman" w:eastAsia="Times New Roman" w:hAnsi="Times New Roman" w:cs="David" w:hint="eastAsia"/>
                <w:sz w:val="24"/>
                <w:szCs w:val="24"/>
                <w:highlight w:val="yellow"/>
                <w:rtl/>
                <w:lang w:eastAsia="he-IL"/>
              </w:rPr>
            </w:rPrChange>
          </w:rPr>
          <w:t>תקנון</w:t>
        </w:r>
        <w:r w:rsidR="00595BE9" w:rsidRPr="00810037">
          <w:rPr>
            <w:rFonts w:ascii="Times New Roman" w:eastAsia="Times New Roman" w:hAnsi="Times New Roman" w:cs="David"/>
            <w:sz w:val="24"/>
            <w:szCs w:val="24"/>
            <w:rtl/>
            <w:lang w:eastAsia="he-IL"/>
            <w:rPrChange w:id="247"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48" w:author="Meryl Etman [2]" w:date="2022-12-11T11:53:00Z">
              <w:rPr>
                <w:rFonts w:ascii="Times New Roman" w:eastAsia="Times New Roman" w:hAnsi="Times New Roman" w:cs="David" w:hint="eastAsia"/>
                <w:sz w:val="24"/>
                <w:szCs w:val="24"/>
                <w:highlight w:val="yellow"/>
                <w:rtl/>
                <w:lang w:eastAsia="he-IL"/>
              </w:rPr>
            </w:rPrChange>
          </w:rPr>
          <w:t>הבית</w:t>
        </w:r>
        <w:r w:rsidR="00595BE9" w:rsidRPr="00810037">
          <w:rPr>
            <w:rFonts w:ascii="Times New Roman" w:eastAsia="Times New Roman" w:hAnsi="Times New Roman" w:cs="David"/>
            <w:sz w:val="24"/>
            <w:szCs w:val="24"/>
            <w:rtl/>
            <w:lang w:eastAsia="he-IL"/>
            <w:rPrChange w:id="249"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50" w:author="Meryl Etman [2]" w:date="2022-12-11T11:53:00Z">
              <w:rPr>
                <w:rFonts w:ascii="Times New Roman" w:eastAsia="Times New Roman" w:hAnsi="Times New Roman" w:cs="David" w:hint="eastAsia"/>
                <w:sz w:val="24"/>
                <w:szCs w:val="24"/>
                <w:highlight w:val="yellow"/>
                <w:rtl/>
                <w:lang w:eastAsia="he-IL"/>
              </w:rPr>
            </w:rPrChange>
          </w:rPr>
          <w:t>המשותף</w:t>
        </w:r>
      </w:ins>
      <w:r w:rsidRPr="00810037">
        <w:rPr>
          <w:rFonts w:ascii="Times New Roman" w:eastAsia="Times New Roman" w:hAnsi="Times New Roman" w:cs="David"/>
          <w:sz w:val="24"/>
          <w:szCs w:val="24"/>
          <w:rtl/>
          <w:lang w:eastAsia="he-IL"/>
        </w:rPr>
        <w:t>.</w:t>
      </w:r>
    </w:p>
    <w:p w14:paraId="3F82B2C3" w14:textId="10225C91" w:rsidR="00232692" w:rsidRPr="00810037" w:rsidDel="00810037" w:rsidRDefault="00232692" w:rsidP="00232692">
      <w:pPr>
        <w:widowControl w:val="0"/>
        <w:numPr>
          <w:ilvl w:val="0"/>
          <w:numId w:val="16"/>
        </w:numPr>
        <w:tabs>
          <w:tab w:val="center" w:pos="4153"/>
          <w:tab w:val="right" w:pos="8306"/>
        </w:tabs>
        <w:spacing w:before="0" w:beforeAutospacing="0" w:after="0" w:afterAutospacing="0" w:line="240" w:lineRule="auto"/>
        <w:jc w:val="both"/>
        <w:rPr>
          <w:del w:id="251" w:author="Meryl Etman [2]" w:date="2022-12-11T11:47:00Z"/>
          <w:rFonts w:ascii="Times New Roman" w:eastAsia="Times New Roman" w:hAnsi="Times New Roman" w:cs="David"/>
          <w:sz w:val="24"/>
          <w:szCs w:val="24"/>
          <w:rtl/>
          <w:lang w:eastAsia="he-IL"/>
        </w:rPr>
      </w:pPr>
      <w:del w:id="252" w:author="Meryl Etman [2]" w:date="2022-12-11T11:43:00Z">
        <w:r w:rsidRPr="00810037" w:rsidDel="00595BE9">
          <w:rPr>
            <w:rFonts w:ascii="Times New Roman" w:eastAsia="Times New Roman" w:hAnsi="Times New Roman" w:cs="David" w:hint="eastAsia"/>
            <w:sz w:val="24"/>
            <w:szCs w:val="24"/>
            <w:rtl/>
            <w:lang w:eastAsia="he-IL"/>
          </w:rPr>
          <w:delText>גיבוש</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האפיון</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של</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מערכת</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פינוי</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האשפה</w:delText>
        </w:r>
      </w:del>
      <w:ins w:id="253" w:author="Meryl Etman [2]" w:date="2022-12-11T11:43:00Z">
        <w:r w:rsidR="00595BE9" w:rsidRPr="00810037">
          <w:rPr>
            <w:rFonts w:ascii="Times New Roman" w:eastAsia="Times New Roman" w:hAnsi="Times New Roman" w:cs="David" w:hint="eastAsia"/>
            <w:sz w:val="24"/>
            <w:szCs w:val="24"/>
            <w:rtl/>
            <w:lang w:eastAsia="he-IL"/>
            <w:rPrChange w:id="254" w:author="Meryl Etman [2]" w:date="2022-12-11T11:53:00Z">
              <w:rPr>
                <w:rFonts w:ascii="Times New Roman" w:eastAsia="Times New Roman" w:hAnsi="Times New Roman" w:cs="David" w:hint="eastAsia"/>
                <w:sz w:val="24"/>
                <w:szCs w:val="24"/>
                <w:highlight w:val="yellow"/>
                <w:rtl/>
                <w:lang w:eastAsia="he-IL"/>
              </w:rPr>
            </w:rPrChange>
          </w:rPr>
          <w:t>ליווי</w:t>
        </w:r>
        <w:r w:rsidR="00595BE9" w:rsidRPr="00810037">
          <w:rPr>
            <w:rFonts w:ascii="Times New Roman" w:eastAsia="Times New Roman" w:hAnsi="Times New Roman" w:cs="David"/>
            <w:sz w:val="24"/>
            <w:szCs w:val="24"/>
            <w:rtl/>
            <w:lang w:eastAsia="he-IL"/>
            <w:rPrChange w:id="255"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56" w:author="Meryl Etman [2]" w:date="2022-12-11T11:53:00Z">
              <w:rPr>
                <w:rFonts w:ascii="Times New Roman" w:eastAsia="Times New Roman" w:hAnsi="Times New Roman" w:cs="David" w:hint="eastAsia"/>
                <w:sz w:val="24"/>
                <w:szCs w:val="24"/>
                <w:highlight w:val="yellow"/>
                <w:rtl/>
                <w:lang w:eastAsia="he-IL"/>
              </w:rPr>
            </w:rPrChange>
          </w:rPr>
          <w:t>ויי</w:t>
        </w:r>
      </w:ins>
      <w:ins w:id="257" w:author="Meryl Etman [2]" w:date="2022-12-11T11:44:00Z">
        <w:r w:rsidR="00595BE9" w:rsidRPr="00810037">
          <w:rPr>
            <w:rFonts w:ascii="Times New Roman" w:eastAsia="Times New Roman" w:hAnsi="Times New Roman" w:cs="David" w:hint="eastAsia"/>
            <w:sz w:val="24"/>
            <w:szCs w:val="24"/>
            <w:rtl/>
            <w:lang w:eastAsia="he-IL"/>
            <w:rPrChange w:id="258" w:author="Meryl Etman [2]" w:date="2022-12-11T11:53:00Z">
              <w:rPr>
                <w:rFonts w:ascii="Times New Roman" w:eastAsia="Times New Roman" w:hAnsi="Times New Roman" w:cs="David" w:hint="eastAsia"/>
                <w:sz w:val="24"/>
                <w:szCs w:val="24"/>
                <w:highlight w:val="yellow"/>
                <w:rtl/>
                <w:lang w:eastAsia="he-IL"/>
              </w:rPr>
            </w:rPrChange>
          </w:rPr>
          <w:t>עוץ</w:t>
        </w:r>
        <w:r w:rsidR="00595BE9" w:rsidRPr="00810037">
          <w:rPr>
            <w:rFonts w:ascii="Times New Roman" w:eastAsia="Times New Roman" w:hAnsi="Times New Roman" w:cs="David"/>
            <w:sz w:val="24"/>
            <w:szCs w:val="24"/>
            <w:rtl/>
            <w:lang w:eastAsia="he-IL"/>
            <w:rPrChange w:id="259"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60" w:author="Meryl Etman [2]" w:date="2022-12-11T11:53:00Z">
              <w:rPr>
                <w:rFonts w:ascii="Times New Roman" w:eastAsia="Times New Roman" w:hAnsi="Times New Roman" w:cs="David" w:hint="eastAsia"/>
                <w:sz w:val="24"/>
                <w:szCs w:val="24"/>
                <w:highlight w:val="yellow"/>
                <w:rtl/>
                <w:lang w:eastAsia="he-IL"/>
              </w:rPr>
            </w:rPrChange>
          </w:rPr>
          <w:t>המתכננים</w:t>
        </w:r>
        <w:r w:rsidR="00595BE9" w:rsidRPr="00810037">
          <w:rPr>
            <w:rFonts w:ascii="Times New Roman" w:eastAsia="Times New Roman" w:hAnsi="Times New Roman" w:cs="David"/>
            <w:sz w:val="24"/>
            <w:szCs w:val="24"/>
            <w:rtl/>
            <w:lang w:eastAsia="he-IL"/>
            <w:rPrChange w:id="261"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62" w:author="Meryl Etman [2]" w:date="2022-12-11T11:53:00Z">
              <w:rPr>
                <w:rFonts w:ascii="Times New Roman" w:eastAsia="Times New Roman" w:hAnsi="Times New Roman" w:cs="David" w:hint="eastAsia"/>
                <w:sz w:val="24"/>
                <w:szCs w:val="24"/>
                <w:highlight w:val="yellow"/>
                <w:rtl/>
                <w:lang w:eastAsia="he-IL"/>
              </w:rPr>
            </w:rPrChange>
          </w:rPr>
          <w:t>בהיבטים</w:t>
        </w:r>
        <w:r w:rsidR="00595BE9" w:rsidRPr="00810037">
          <w:rPr>
            <w:rFonts w:ascii="Times New Roman" w:eastAsia="Times New Roman" w:hAnsi="Times New Roman" w:cs="David"/>
            <w:sz w:val="24"/>
            <w:szCs w:val="24"/>
            <w:rtl/>
            <w:lang w:eastAsia="he-IL"/>
            <w:rPrChange w:id="263"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64" w:author="Meryl Etman [2]" w:date="2022-12-11T11:53:00Z">
              <w:rPr>
                <w:rFonts w:ascii="Times New Roman" w:eastAsia="Times New Roman" w:hAnsi="Times New Roman" w:cs="David" w:hint="eastAsia"/>
                <w:sz w:val="24"/>
                <w:szCs w:val="24"/>
                <w:highlight w:val="yellow"/>
                <w:rtl/>
                <w:lang w:eastAsia="he-IL"/>
              </w:rPr>
            </w:rPrChange>
          </w:rPr>
          <w:t>רלוונט</w:t>
        </w:r>
      </w:ins>
      <w:ins w:id="265" w:author="Meryl Etman [2]" w:date="2022-12-11T11:45:00Z">
        <w:r w:rsidR="00595BE9" w:rsidRPr="00810037">
          <w:rPr>
            <w:rFonts w:ascii="Times New Roman" w:eastAsia="Times New Roman" w:hAnsi="Times New Roman" w:cs="David" w:hint="eastAsia"/>
            <w:sz w:val="24"/>
            <w:szCs w:val="24"/>
            <w:rtl/>
            <w:lang w:eastAsia="he-IL"/>
            <w:rPrChange w:id="266" w:author="Meryl Etman [2]" w:date="2022-12-11T11:53:00Z">
              <w:rPr>
                <w:rFonts w:ascii="Times New Roman" w:eastAsia="Times New Roman" w:hAnsi="Times New Roman" w:cs="David" w:hint="eastAsia"/>
                <w:sz w:val="24"/>
                <w:szCs w:val="24"/>
                <w:highlight w:val="yellow"/>
                <w:rtl/>
                <w:lang w:eastAsia="he-IL"/>
              </w:rPr>
            </w:rPrChange>
          </w:rPr>
          <w:t>י</w:t>
        </w:r>
      </w:ins>
      <w:ins w:id="267" w:author="Meryl Etman [2]" w:date="2022-12-11T11:44:00Z">
        <w:r w:rsidR="00595BE9" w:rsidRPr="00810037">
          <w:rPr>
            <w:rFonts w:ascii="Times New Roman" w:eastAsia="Times New Roman" w:hAnsi="Times New Roman" w:cs="David" w:hint="eastAsia"/>
            <w:sz w:val="24"/>
            <w:szCs w:val="24"/>
            <w:rtl/>
            <w:lang w:eastAsia="he-IL"/>
            <w:rPrChange w:id="268" w:author="Meryl Etman [2]" w:date="2022-12-11T11:53:00Z">
              <w:rPr>
                <w:rFonts w:ascii="Times New Roman" w:eastAsia="Times New Roman" w:hAnsi="Times New Roman" w:cs="David" w:hint="eastAsia"/>
                <w:sz w:val="24"/>
                <w:szCs w:val="24"/>
                <w:highlight w:val="yellow"/>
                <w:rtl/>
                <w:lang w:eastAsia="he-IL"/>
              </w:rPr>
            </w:rPrChange>
          </w:rPr>
          <w:t>ים</w:t>
        </w:r>
        <w:r w:rsidR="00595BE9" w:rsidRPr="00810037">
          <w:rPr>
            <w:rFonts w:ascii="Times New Roman" w:eastAsia="Times New Roman" w:hAnsi="Times New Roman" w:cs="David"/>
            <w:sz w:val="24"/>
            <w:szCs w:val="24"/>
            <w:rtl/>
            <w:lang w:eastAsia="he-IL"/>
            <w:rPrChange w:id="269"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70" w:author="Meryl Etman [2]" w:date="2022-12-11T11:53:00Z">
              <w:rPr>
                <w:rFonts w:ascii="Times New Roman" w:eastAsia="Times New Roman" w:hAnsi="Times New Roman" w:cs="David" w:hint="eastAsia"/>
                <w:sz w:val="24"/>
                <w:szCs w:val="24"/>
                <w:highlight w:val="yellow"/>
                <w:rtl/>
                <w:lang w:eastAsia="he-IL"/>
              </w:rPr>
            </w:rPrChange>
          </w:rPr>
          <w:t>למתן</w:t>
        </w:r>
        <w:r w:rsidR="00595BE9" w:rsidRPr="00810037">
          <w:rPr>
            <w:rFonts w:ascii="Times New Roman" w:eastAsia="Times New Roman" w:hAnsi="Times New Roman" w:cs="David"/>
            <w:sz w:val="24"/>
            <w:szCs w:val="24"/>
            <w:rtl/>
            <w:lang w:eastAsia="he-IL"/>
            <w:rPrChange w:id="271"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72" w:author="Meryl Etman [2]" w:date="2022-12-11T11:53:00Z">
              <w:rPr>
                <w:rFonts w:ascii="Times New Roman" w:eastAsia="Times New Roman" w:hAnsi="Times New Roman" w:cs="David" w:hint="eastAsia"/>
                <w:sz w:val="24"/>
                <w:szCs w:val="24"/>
                <w:highlight w:val="yellow"/>
                <w:rtl/>
                <w:lang w:eastAsia="he-IL"/>
              </w:rPr>
            </w:rPrChange>
          </w:rPr>
          <w:t>שירותי</w:t>
        </w:r>
        <w:r w:rsidR="00595BE9" w:rsidRPr="00810037">
          <w:rPr>
            <w:rFonts w:ascii="Times New Roman" w:eastAsia="Times New Roman" w:hAnsi="Times New Roman" w:cs="David"/>
            <w:sz w:val="24"/>
            <w:szCs w:val="24"/>
            <w:rtl/>
            <w:lang w:eastAsia="he-IL"/>
            <w:rPrChange w:id="273"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74" w:author="Meryl Etman [2]" w:date="2022-12-11T11:53:00Z">
              <w:rPr>
                <w:rFonts w:ascii="Times New Roman" w:eastAsia="Times New Roman" w:hAnsi="Times New Roman" w:cs="David" w:hint="eastAsia"/>
                <w:sz w:val="24"/>
                <w:szCs w:val="24"/>
                <w:highlight w:val="yellow"/>
                <w:rtl/>
                <w:lang w:eastAsia="he-IL"/>
              </w:rPr>
            </w:rPrChange>
          </w:rPr>
          <w:t>הייעוץ</w:t>
        </w:r>
        <w:r w:rsidR="00595BE9" w:rsidRPr="00810037">
          <w:rPr>
            <w:rFonts w:ascii="Times New Roman" w:eastAsia="Times New Roman" w:hAnsi="Times New Roman" w:cs="David"/>
            <w:sz w:val="24"/>
            <w:szCs w:val="24"/>
            <w:rtl/>
            <w:lang w:eastAsia="he-IL"/>
            <w:rPrChange w:id="275"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76" w:author="Meryl Etman [2]" w:date="2022-12-11T11:53:00Z">
              <w:rPr>
                <w:rFonts w:ascii="Times New Roman" w:eastAsia="Times New Roman" w:hAnsi="Times New Roman" w:cs="David" w:hint="eastAsia"/>
                <w:sz w:val="24"/>
                <w:szCs w:val="24"/>
                <w:highlight w:val="yellow"/>
                <w:rtl/>
                <w:lang w:eastAsia="he-IL"/>
              </w:rPr>
            </w:rPrChange>
          </w:rPr>
          <w:t>ולתחום</w:t>
        </w:r>
        <w:r w:rsidR="00595BE9" w:rsidRPr="00810037">
          <w:rPr>
            <w:rFonts w:ascii="Times New Roman" w:eastAsia="Times New Roman" w:hAnsi="Times New Roman" w:cs="David"/>
            <w:sz w:val="24"/>
            <w:szCs w:val="24"/>
            <w:rtl/>
            <w:lang w:eastAsia="he-IL"/>
            <w:rPrChange w:id="277"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78" w:author="Meryl Etman [2]" w:date="2022-12-11T11:53:00Z">
              <w:rPr>
                <w:rFonts w:ascii="Times New Roman" w:eastAsia="Times New Roman" w:hAnsi="Times New Roman" w:cs="David" w:hint="eastAsia"/>
                <w:sz w:val="24"/>
                <w:szCs w:val="24"/>
                <w:highlight w:val="yellow"/>
                <w:rtl/>
                <w:lang w:eastAsia="he-IL"/>
              </w:rPr>
            </w:rPrChange>
          </w:rPr>
          <w:t>מומחיותו</w:t>
        </w:r>
        <w:r w:rsidR="00595BE9" w:rsidRPr="00810037">
          <w:rPr>
            <w:rFonts w:ascii="Times New Roman" w:eastAsia="Times New Roman" w:hAnsi="Times New Roman" w:cs="David"/>
            <w:sz w:val="24"/>
            <w:szCs w:val="24"/>
            <w:rtl/>
            <w:lang w:eastAsia="he-IL"/>
            <w:rPrChange w:id="279"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80" w:author="Meryl Etman [2]" w:date="2022-12-11T11:53:00Z">
              <w:rPr>
                <w:rFonts w:ascii="Times New Roman" w:eastAsia="Times New Roman" w:hAnsi="Times New Roman" w:cs="David" w:hint="eastAsia"/>
                <w:sz w:val="24"/>
                <w:szCs w:val="24"/>
                <w:highlight w:val="yellow"/>
                <w:rtl/>
                <w:lang w:eastAsia="he-IL"/>
              </w:rPr>
            </w:rPrChange>
          </w:rPr>
          <w:t>של</w:t>
        </w:r>
        <w:r w:rsidR="00595BE9" w:rsidRPr="00810037">
          <w:rPr>
            <w:rFonts w:ascii="Times New Roman" w:eastAsia="Times New Roman" w:hAnsi="Times New Roman" w:cs="David"/>
            <w:sz w:val="24"/>
            <w:szCs w:val="24"/>
            <w:rtl/>
            <w:lang w:eastAsia="he-IL"/>
            <w:rPrChange w:id="281"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82" w:author="Meryl Etman [2]" w:date="2022-12-11T11:53:00Z">
              <w:rPr>
                <w:rFonts w:ascii="Times New Roman" w:eastAsia="Times New Roman" w:hAnsi="Times New Roman" w:cs="David" w:hint="eastAsia"/>
                <w:sz w:val="24"/>
                <w:szCs w:val="24"/>
                <w:highlight w:val="yellow"/>
                <w:rtl/>
                <w:lang w:eastAsia="he-IL"/>
              </w:rPr>
            </w:rPrChange>
          </w:rPr>
          <w:t>היועץ</w:t>
        </w:r>
        <w:r w:rsidR="00595BE9" w:rsidRPr="00810037">
          <w:rPr>
            <w:rFonts w:ascii="Times New Roman" w:eastAsia="Times New Roman" w:hAnsi="Times New Roman" w:cs="David"/>
            <w:sz w:val="24"/>
            <w:szCs w:val="24"/>
            <w:rtl/>
            <w:lang w:eastAsia="he-IL"/>
            <w:rPrChange w:id="283"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84" w:author="Meryl Etman [2]" w:date="2022-12-11T11:53:00Z">
              <w:rPr>
                <w:rFonts w:ascii="Times New Roman" w:eastAsia="Times New Roman" w:hAnsi="Times New Roman" w:cs="David" w:hint="eastAsia"/>
                <w:sz w:val="24"/>
                <w:szCs w:val="24"/>
                <w:highlight w:val="yellow"/>
                <w:rtl/>
                <w:lang w:eastAsia="he-IL"/>
              </w:rPr>
            </w:rPrChange>
          </w:rPr>
          <w:t>לרבות</w:t>
        </w:r>
        <w:r w:rsidR="00595BE9" w:rsidRPr="00810037">
          <w:rPr>
            <w:rFonts w:ascii="Times New Roman" w:eastAsia="Times New Roman" w:hAnsi="Times New Roman" w:cs="David"/>
            <w:sz w:val="24"/>
            <w:szCs w:val="24"/>
            <w:rtl/>
            <w:lang w:eastAsia="he-IL"/>
            <w:rPrChange w:id="285"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86" w:author="Meryl Etman [2]" w:date="2022-12-11T11:53:00Z">
              <w:rPr>
                <w:rFonts w:ascii="Times New Roman" w:eastAsia="Times New Roman" w:hAnsi="Times New Roman" w:cs="David" w:hint="eastAsia"/>
                <w:sz w:val="24"/>
                <w:szCs w:val="24"/>
                <w:highlight w:val="yellow"/>
                <w:rtl/>
                <w:lang w:eastAsia="he-IL"/>
              </w:rPr>
            </w:rPrChange>
          </w:rPr>
          <w:t>כניסות</w:t>
        </w:r>
        <w:r w:rsidR="00595BE9" w:rsidRPr="00810037">
          <w:rPr>
            <w:rFonts w:ascii="Times New Roman" w:eastAsia="Times New Roman" w:hAnsi="Times New Roman" w:cs="David"/>
            <w:sz w:val="24"/>
            <w:szCs w:val="24"/>
            <w:rtl/>
            <w:lang w:eastAsia="he-IL"/>
            <w:rPrChange w:id="287"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88" w:author="Meryl Etman [2]" w:date="2022-12-11T11:53:00Z">
              <w:rPr>
                <w:rFonts w:ascii="Times New Roman" w:eastAsia="Times New Roman" w:hAnsi="Times New Roman" w:cs="David" w:hint="eastAsia"/>
                <w:sz w:val="24"/>
                <w:szCs w:val="24"/>
                <w:highlight w:val="yellow"/>
                <w:rtl/>
                <w:lang w:eastAsia="he-IL"/>
              </w:rPr>
            </w:rPrChange>
          </w:rPr>
          <w:t>ויציאות</w:t>
        </w:r>
        <w:r w:rsidR="00595BE9" w:rsidRPr="00810037">
          <w:rPr>
            <w:rFonts w:ascii="Times New Roman" w:eastAsia="Times New Roman" w:hAnsi="Times New Roman" w:cs="David"/>
            <w:sz w:val="24"/>
            <w:szCs w:val="24"/>
            <w:rtl/>
            <w:lang w:eastAsia="he-IL"/>
            <w:rPrChange w:id="289"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90" w:author="Meryl Etman [2]" w:date="2022-12-11T11:53:00Z">
              <w:rPr>
                <w:rFonts w:ascii="Times New Roman" w:eastAsia="Times New Roman" w:hAnsi="Times New Roman" w:cs="David" w:hint="eastAsia"/>
                <w:sz w:val="24"/>
                <w:szCs w:val="24"/>
                <w:highlight w:val="yellow"/>
                <w:rtl/>
                <w:lang w:eastAsia="he-IL"/>
              </w:rPr>
            </w:rPrChange>
          </w:rPr>
          <w:t>לפרויקט</w:t>
        </w:r>
        <w:r w:rsidR="00595BE9" w:rsidRPr="00810037">
          <w:rPr>
            <w:rFonts w:ascii="Times New Roman" w:eastAsia="Times New Roman" w:hAnsi="Times New Roman" w:cs="David"/>
            <w:sz w:val="24"/>
            <w:szCs w:val="24"/>
            <w:rtl/>
            <w:lang w:eastAsia="he-IL"/>
            <w:rPrChange w:id="291"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92" w:author="Meryl Etman [2]" w:date="2022-12-11T11:53:00Z">
              <w:rPr>
                <w:rFonts w:ascii="Times New Roman" w:eastAsia="Times New Roman" w:hAnsi="Times New Roman" w:cs="David" w:hint="eastAsia"/>
                <w:sz w:val="24"/>
                <w:szCs w:val="24"/>
                <w:highlight w:val="yellow"/>
                <w:rtl/>
                <w:lang w:eastAsia="he-IL"/>
              </w:rPr>
            </w:rPrChange>
          </w:rPr>
          <w:t>פינוי</w:t>
        </w:r>
        <w:r w:rsidR="00595BE9" w:rsidRPr="00810037">
          <w:rPr>
            <w:rFonts w:ascii="Times New Roman" w:eastAsia="Times New Roman" w:hAnsi="Times New Roman" w:cs="David"/>
            <w:sz w:val="24"/>
            <w:szCs w:val="24"/>
            <w:rtl/>
            <w:lang w:eastAsia="he-IL"/>
            <w:rPrChange w:id="293"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94" w:author="Meryl Etman [2]" w:date="2022-12-11T11:53:00Z">
              <w:rPr>
                <w:rFonts w:ascii="Times New Roman" w:eastAsia="Times New Roman" w:hAnsi="Times New Roman" w:cs="David" w:hint="eastAsia"/>
                <w:sz w:val="24"/>
                <w:szCs w:val="24"/>
                <w:highlight w:val="yellow"/>
                <w:rtl/>
                <w:lang w:eastAsia="he-IL"/>
              </w:rPr>
            </w:rPrChange>
          </w:rPr>
          <w:t>אשפה</w:t>
        </w:r>
        <w:r w:rsidR="00595BE9" w:rsidRPr="00810037">
          <w:rPr>
            <w:rFonts w:ascii="Times New Roman" w:eastAsia="Times New Roman" w:hAnsi="Times New Roman" w:cs="David"/>
            <w:sz w:val="24"/>
            <w:szCs w:val="24"/>
            <w:rtl/>
            <w:lang w:eastAsia="he-IL"/>
            <w:rPrChange w:id="295"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96" w:author="Meryl Etman [2]" w:date="2022-12-11T11:53:00Z">
              <w:rPr>
                <w:rFonts w:ascii="Times New Roman" w:eastAsia="Times New Roman" w:hAnsi="Times New Roman" w:cs="David" w:hint="eastAsia"/>
                <w:sz w:val="24"/>
                <w:szCs w:val="24"/>
                <w:highlight w:val="yellow"/>
                <w:rtl/>
                <w:lang w:eastAsia="he-IL"/>
              </w:rPr>
            </w:rPrChange>
          </w:rPr>
          <w:t>וכן</w:t>
        </w:r>
        <w:r w:rsidR="00595BE9" w:rsidRPr="00810037">
          <w:rPr>
            <w:rFonts w:ascii="Times New Roman" w:eastAsia="Times New Roman" w:hAnsi="Times New Roman" w:cs="David"/>
            <w:sz w:val="24"/>
            <w:szCs w:val="24"/>
            <w:rtl/>
            <w:lang w:eastAsia="he-IL"/>
            <w:rPrChange w:id="297"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298" w:author="Meryl Etman [2]" w:date="2022-12-11T11:53:00Z">
              <w:rPr>
                <w:rFonts w:ascii="Times New Roman" w:eastAsia="Times New Roman" w:hAnsi="Times New Roman" w:cs="David" w:hint="eastAsia"/>
                <w:sz w:val="24"/>
                <w:szCs w:val="24"/>
                <w:highlight w:val="yellow"/>
                <w:rtl/>
                <w:lang w:eastAsia="he-IL"/>
              </w:rPr>
            </w:rPrChange>
          </w:rPr>
          <w:t>בכל</w:t>
        </w:r>
        <w:r w:rsidR="00595BE9" w:rsidRPr="00810037">
          <w:rPr>
            <w:rFonts w:ascii="Times New Roman" w:eastAsia="Times New Roman" w:hAnsi="Times New Roman" w:cs="David"/>
            <w:sz w:val="24"/>
            <w:szCs w:val="24"/>
            <w:rtl/>
            <w:lang w:eastAsia="he-IL"/>
            <w:rPrChange w:id="299"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300" w:author="Meryl Etman [2]" w:date="2022-12-11T11:53:00Z">
              <w:rPr>
                <w:rFonts w:ascii="Times New Roman" w:eastAsia="Times New Roman" w:hAnsi="Times New Roman" w:cs="David" w:hint="eastAsia"/>
                <w:sz w:val="24"/>
                <w:szCs w:val="24"/>
                <w:highlight w:val="yellow"/>
                <w:rtl/>
                <w:lang w:eastAsia="he-IL"/>
              </w:rPr>
            </w:rPrChange>
          </w:rPr>
          <w:t>הקשרו</w:t>
        </w:r>
        <w:r w:rsidR="00595BE9" w:rsidRPr="00810037">
          <w:rPr>
            <w:rFonts w:ascii="Times New Roman" w:eastAsia="Times New Roman" w:hAnsi="Times New Roman" w:cs="David"/>
            <w:sz w:val="24"/>
            <w:szCs w:val="24"/>
            <w:rtl/>
            <w:lang w:eastAsia="he-IL"/>
            <w:rPrChange w:id="301"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302" w:author="Meryl Etman [2]" w:date="2022-12-11T11:53:00Z">
              <w:rPr>
                <w:rFonts w:ascii="Times New Roman" w:eastAsia="Times New Roman" w:hAnsi="Times New Roman" w:cs="David" w:hint="eastAsia"/>
                <w:sz w:val="24"/>
                <w:szCs w:val="24"/>
                <w:highlight w:val="yellow"/>
                <w:rtl/>
                <w:lang w:eastAsia="he-IL"/>
              </w:rPr>
            </w:rPrChange>
          </w:rPr>
          <w:t>לתפעולו</w:t>
        </w:r>
        <w:r w:rsidR="00595BE9" w:rsidRPr="00810037">
          <w:rPr>
            <w:rFonts w:ascii="Times New Roman" w:eastAsia="Times New Roman" w:hAnsi="Times New Roman" w:cs="David"/>
            <w:sz w:val="24"/>
            <w:szCs w:val="24"/>
            <w:rtl/>
            <w:lang w:eastAsia="he-IL"/>
            <w:rPrChange w:id="303"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304" w:author="Meryl Etman [2]" w:date="2022-12-11T11:53:00Z">
              <w:rPr>
                <w:rFonts w:ascii="Times New Roman" w:eastAsia="Times New Roman" w:hAnsi="Times New Roman" w:cs="David" w:hint="eastAsia"/>
                <w:sz w:val="24"/>
                <w:szCs w:val="24"/>
                <w:highlight w:val="yellow"/>
                <w:rtl/>
                <w:lang w:eastAsia="he-IL"/>
              </w:rPr>
            </w:rPrChange>
          </w:rPr>
          <w:t>היום</w:t>
        </w:r>
        <w:r w:rsidR="00595BE9" w:rsidRPr="00810037">
          <w:rPr>
            <w:rFonts w:ascii="Times New Roman" w:eastAsia="Times New Roman" w:hAnsi="Times New Roman" w:cs="David"/>
            <w:sz w:val="24"/>
            <w:szCs w:val="24"/>
            <w:rtl/>
            <w:lang w:eastAsia="he-IL"/>
            <w:rPrChange w:id="305" w:author="Meryl Etman [2]" w:date="2022-12-11T11:53:00Z">
              <w:rPr>
                <w:rFonts w:ascii="Times New Roman" w:eastAsia="Times New Roman" w:hAnsi="Times New Roman" w:cs="David"/>
                <w:sz w:val="24"/>
                <w:szCs w:val="24"/>
                <w:highlight w:val="yellow"/>
                <w:rtl/>
                <w:lang w:eastAsia="he-IL"/>
              </w:rPr>
            </w:rPrChange>
          </w:rPr>
          <w:t xml:space="preserve">-יומי </w:t>
        </w:r>
        <w:r w:rsidR="00595BE9" w:rsidRPr="00810037">
          <w:rPr>
            <w:rFonts w:ascii="Times New Roman" w:eastAsia="Times New Roman" w:hAnsi="Times New Roman" w:cs="David" w:hint="eastAsia"/>
            <w:sz w:val="24"/>
            <w:szCs w:val="24"/>
            <w:rtl/>
            <w:lang w:eastAsia="he-IL"/>
            <w:rPrChange w:id="306" w:author="Meryl Etman [2]" w:date="2022-12-11T11:53:00Z">
              <w:rPr>
                <w:rFonts w:ascii="Times New Roman" w:eastAsia="Times New Roman" w:hAnsi="Times New Roman" w:cs="David" w:hint="eastAsia"/>
                <w:sz w:val="24"/>
                <w:szCs w:val="24"/>
                <w:highlight w:val="yellow"/>
                <w:rtl/>
                <w:lang w:eastAsia="he-IL"/>
              </w:rPr>
            </w:rPrChange>
          </w:rPr>
          <w:t>של</w:t>
        </w:r>
        <w:r w:rsidR="00595BE9" w:rsidRPr="00810037">
          <w:rPr>
            <w:rFonts w:ascii="Times New Roman" w:eastAsia="Times New Roman" w:hAnsi="Times New Roman" w:cs="David"/>
            <w:sz w:val="24"/>
            <w:szCs w:val="24"/>
            <w:rtl/>
            <w:lang w:eastAsia="he-IL"/>
            <w:rPrChange w:id="307"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308" w:author="Meryl Etman [2]" w:date="2022-12-11T11:53:00Z">
              <w:rPr>
                <w:rFonts w:ascii="Times New Roman" w:eastAsia="Times New Roman" w:hAnsi="Times New Roman" w:cs="David" w:hint="eastAsia"/>
                <w:sz w:val="24"/>
                <w:szCs w:val="24"/>
                <w:highlight w:val="yellow"/>
                <w:rtl/>
                <w:lang w:eastAsia="he-IL"/>
              </w:rPr>
            </w:rPrChange>
          </w:rPr>
          <w:t>הפרויקט</w:t>
        </w:r>
        <w:r w:rsidR="00595BE9" w:rsidRPr="00810037">
          <w:rPr>
            <w:rFonts w:ascii="Times New Roman" w:eastAsia="Times New Roman" w:hAnsi="Times New Roman" w:cs="David"/>
            <w:sz w:val="24"/>
            <w:szCs w:val="24"/>
            <w:rtl/>
            <w:lang w:eastAsia="he-IL"/>
            <w:rPrChange w:id="309"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310" w:author="Meryl Etman [2]" w:date="2022-12-11T11:53:00Z">
              <w:rPr>
                <w:rFonts w:ascii="Times New Roman" w:eastAsia="Times New Roman" w:hAnsi="Times New Roman" w:cs="David" w:hint="eastAsia"/>
                <w:sz w:val="24"/>
                <w:szCs w:val="24"/>
                <w:highlight w:val="yellow"/>
                <w:rtl/>
                <w:lang w:eastAsia="he-IL"/>
              </w:rPr>
            </w:rPrChange>
          </w:rPr>
          <w:t>לאחר</w:t>
        </w:r>
        <w:r w:rsidR="00595BE9" w:rsidRPr="00810037">
          <w:rPr>
            <w:rFonts w:ascii="Times New Roman" w:eastAsia="Times New Roman" w:hAnsi="Times New Roman" w:cs="David"/>
            <w:sz w:val="24"/>
            <w:szCs w:val="24"/>
            <w:rtl/>
            <w:lang w:eastAsia="he-IL"/>
            <w:rPrChange w:id="311" w:author="Meryl Etman [2]" w:date="2022-12-11T11:53:00Z">
              <w:rPr>
                <w:rFonts w:ascii="Times New Roman" w:eastAsia="Times New Roman" w:hAnsi="Times New Roman" w:cs="David"/>
                <w:sz w:val="24"/>
                <w:szCs w:val="24"/>
                <w:highlight w:val="yellow"/>
                <w:rtl/>
                <w:lang w:eastAsia="he-IL"/>
              </w:rPr>
            </w:rPrChange>
          </w:rPr>
          <w:t xml:space="preserve"> </w:t>
        </w:r>
        <w:r w:rsidR="00595BE9" w:rsidRPr="00810037">
          <w:rPr>
            <w:rFonts w:ascii="Times New Roman" w:eastAsia="Times New Roman" w:hAnsi="Times New Roman" w:cs="David" w:hint="eastAsia"/>
            <w:sz w:val="24"/>
            <w:szCs w:val="24"/>
            <w:rtl/>
            <w:lang w:eastAsia="he-IL"/>
            <w:rPrChange w:id="312" w:author="Meryl Etman [2]" w:date="2022-12-11T11:53:00Z">
              <w:rPr>
                <w:rFonts w:ascii="Times New Roman" w:eastAsia="Times New Roman" w:hAnsi="Times New Roman" w:cs="David" w:hint="eastAsia"/>
                <w:sz w:val="24"/>
                <w:szCs w:val="24"/>
                <w:highlight w:val="yellow"/>
                <w:rtl/>
                <w:lang w:eastAsia="he-IL"/>
              </w:rPr>
            </w:rPrChange>
          </w:rPr>
          <w:t>אכלוסו</w:t>
        </w:r>
      </w:ins>
      <w:r w:rsidRPr="00810037">
        <w:rPr>
          <w:rFonts w:ascii="Times New Roman" w:eastAsia="Times New Roman" w:hAnsi="Times New Roman" w:cs="David"/>
          <w:sz w:val="24"/>
          <w:szCs w:val="24"/>
          <w:rtl/>
          <w:lang w:eastAsia="he-IL"/>
        </w:rPr>
        <w:t>.</w:t>
      </w:r>
    </w:p>
    <w:p w14:paraId="1410AEF8" w14:textId="31075F1E" w:rsidR="00232692" w:rsidRPr="00810037" w:rsidDel="00595BE9" w:rsidRDefault="00232692" w:rsidP="009F5841">
      <w:pPr>
        <w:widowControl w:val="0"/>
        <w:numPr>
          <w:ilvl w:val="0"/>
          <w:numId w:val="16"/>
        </w:numPr>
        <w:tabs>
          <w:tab w:val="center" w:pos="4153"/>
          <w:tab w:val="right" w:pos="8306"/>
        </w:tabs>
        <w:spacing w:before="0" w:beforeAutospacing="0" w:after="0" w:afterAutospacing="0" w:line="240" w:lineRule="auto"/>
        <w:jc w:val="both"/>
        <w:rPr>
          <w:del w:id="313" w:author="Meryl Etman [2]" w:date="2022-12-11T11:45:00Z"/>
          <w:rFonts w:ascii="Times New Roman" w:eastAsia="Times New Roman" w:hAnsi="Times New Roman" w:cs="David"/>
          <w:sz w:val="24"/>
          <w:szCs w:val="24"/>
          <w:rtl/>
          <w:lang w:eastAsia="he-IL"/>
        </w:rPr>
      </w:pPr>
      <w:del w:id="314" w:author="Meryl Etman [2]" w:date="2022-12-11T11:45:00Z">
        <w:r w:rsidRPr="00810037" w:rsidDel="00595BE9">
          <w:rPr>
            <w:rFonts w:ascii="Times New Roman" w:eastAsia="Times New Roman" w:hAnsi="Times New Roman" w:cs="David" w:hint="eastAsia"/>
            <w:sz w:val="24"/>
            <w:szCs w:val="24"/>
            <w:rtl/>
            <w:lang w:eastAsia="he-IL"/>
          </w:rPr>
          <w:delText>תכנון</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מערך</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האשפה</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בשיתוף</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אדריכל</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הפרויקט</w:delText>
        </w:r>
        <w:r w:rsidRPr="00810037" w:rsidDel="00595BE9">
          <w:rPr>
            <w:rFonts w:ascii="Times New Roman" w:eastAsia="Times New Roman" w:hAnsi="Times New Roman" w:cs="David"/>
            <w:sz w:val="24"/>
            <w:szCs w:val="24"/>
            <w:rtl/>
            <w:lang w:eastAsia="he-IL"/>
          </w:rPr>
          <w:delText>.</w:delText>
        </w:r>
      </w:del>
    </w:p>
    <w:p w14:paraId="5F15288C" w14:textId="1DBBE49B" w:rsidR="00232692" w:rsidRPr="00810037" w:rsidDel="00595BE9" w:rsidRDefault="00232692">
      <w:pPr>
        <w:widowControl w:val="0"/>
        <w:tabs>
          <w:tab w:val="center" w:pos="4153"/>
          <w:tab w:val="right" w:pos="8306"/>
        </w:tabs>
        <w:spacing w:before="0" w:beforeAutospacing="0" w:after="0" w:afterAutospacing="0" w:line="240" w:lineRule="auto"/>
        <w:jc w:val="both"/>
        <w:rPr>
          <w:del w:id="315" w:author="Meryl Etman [2]" w:date="2022-12-11T11:45:00Z"/>
          <w:rFonts w:ascii="Times New Roman" w:eastAsia="Times New Roman" w:hAnsi="Times New Roman" w:cs="David"/>
          <w:sz w:val="24"/>
          <w:szCs w:val="24"/>
          <w:rtl/>
          <w:lang w:eastAsia="he-IL"/>
        </w:rPr>
        <w:pPrChange w:id="316" w:author="Meryl Etman [2]" w:date="2022-12-11T11:47:00Z">
          <w:pPr>
            <w:widowControl w:val="0"/>
            <w:numPr>
              <w:numId w:val="16"/>
            </w:numPr>
            <w:tabs>
              <w:tab w:val="num" w:pos="2160"/>
              <w:tab w:val="center" w:pos="4153"/>
              <w:tab w:val="right" w:pos="8306"/>
            </w:tabs>
            <w:spacing w:before="0" w:beforeAutospacing="0" w:after="0" w:afterAutospacing="0" w:line="240" w:lineRule="auto"/>
            <w:ind w:left="2160" w:hanging="720"/>
            <w:jc w:val="both"/>
          </w:pPr>
        </w:pPrChange>
      </w:pPr>
      <w:del w:id="317" w:author="Meryl Etman [2]" w:date="2022-12-11T11:45:00Z">
        <w:r w:rsidRPr="00810037" w:rsidDel="00595BE9">
          <w:rPr>
            <w:rFonts w:ascii="Times New Roman" w:eastAsia="Times New Roman" w:hAnsi="Times New Roman" w:cs="David" w:hint="eastAsia"/>
            <w:sz w:val="24"/>
            <w:szCs w:val="24"/>
            <w:rtl/>
            <w:lang w:eastAsia="he-IL"/>
          </w:rPr>
          <w:delText>הפצת</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הנחיות</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לתכנון</w:delText>
        </w:r>
        <w:r w:rsidRPr="00810037" w:rsidDel="00595BE9">
          <w:rPr>
            <w:rFonts w:ascii="Times New Roman" w:eastAsia="Times New Roman" w:hAnsi="Times New Roman" w:cs="David"/>
            <w:sz w:val="24"/>
            <w:szCs w:val="24"/>
            <w:rtl/>
            <w:lang w:eastAsia="he-IL"/>
          </w:rPr>
          <w:delText xml:space="preserve">/ביצוע </w:delText>
        </w:r>
        <w:r w:rsidRPr="00810037" w:rsidDel="00595BE9">
          <w:rPr>
            <w:rFonts w:ascii="Times New Roman" w:eastAsia="Times New Roman" w:hAnsi="Times New Roman" w:cs="David" w:hint="eastAsia"/>
            <w:sz w:val="24"/>
            <w:szCs w:val="24"/>
            <w:rtl/>
            <w:lang w:eastAsia="he-IL"/>
          </w:rPr>
          <w:delText>המערכות</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הקשורות</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למערך</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פינוי</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האשפה</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אוורור</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אינסטלציה</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סניטרית</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הזנות</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חשמל</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וכד</w:delText>
        </w:r>
        <w:r w:rsidRPr="00810037" w:rsidDel="00595BE9">
          <w:rPr>
            <w:rFonts w:ascii="Times New Roman" w:eastAsia="Times New Roman" w:hAnsi="Times New Roman" w:cs="David"/>
            <w:sz w:val="24"/>
            <w:szCs w:val="24"/>
            <w:rtl/>
            <w:lang w:eastAsia="he-IL"/>
          </w:rPr>
          <w:delText>'.</w:delText>
        </w:r>
      </w:del>
    </w:p>
    <w:p w14:paraId="49C17580" w14:textId="2E000721" w:rsidR="00232692" w:rsidRPr="00810037" w:rsidDel="00595BE9" w:rsidRDefault="00232692">
      <w:pPr>
        <w:widowControl w:val="0"/>
        <w:tabs>
          <w:tab w:val="center" w:pos="4153"/>
          <w:tab w:val="right" w:pos="8306"/>
        </w:tabs>
        <w:spacing w:before="0" w:beforeAutospacing="0" w:after="0" w:afterAutospacing="0" w:line="240" w:lineRule="auto"/>
        <w:jc w:val="both"/>
        <w:rPr>
          <w:del w:id="318" w:author="Meryl Etman [2]" w:date="2022-12-11T11:45:00Z"/>
          <w:rFonts w:ascii="Times New Roman" w:eastAsia="Times New Roman" w:hAnsi="Times New Roman" w:cs="David"/>
          <w:sz w:val="24"/>
          <w:szCs w:val="24"/>
          <w:lang w:eastAsia="he-IL"/>
        </w:rPr>
        <w:pPrChange w:id="319" w:author="Meryl Etman [2]" w:date="2022-12-11T11:47:00Z">
          <w:pPr>
            <w:widowControl w:val="0"/>
            <w:numPr>
              <w:numId w:val="16"/>
            </w:numPr>
            <w:tabs>
              <w:tab w:val="num" w:pos="2160"/>
              <w:tab w:val="center" w:pos="4153"/>
              <w:tab w:val="right" w:pos="8306"/>
            </w:tabs>
            <w:spacing w:before="0" w:beforeAutospacing="0" w:after="0" w:afterAutospacing="0" w:line="240" w:lineRule="auto"/>
            <w:ind w:left="2160" w:hanging="720"/>
            <w:jc w:val="both"/>
          </w:pPr>
        </w:pPrChange>
      </w:pPr>
      <w:del w:id="320" w:author="Meryl Etman [2]" w:date="2022-12-11T11:45:00Z">
        <w:r w:rsidRPr="00810037" w:rsidDel="00595BE9">
          <w:rPr>
            <w:rFonts w:ascii="Times New Roman" w:eastAsia="Times New Roman" w:hAnsi="Times New Roman" w:cs="David" w:hint="eastAsia"/>
            <w:sz w:val="24"/>
            <w:szCs w:val="24"/>
            <w:rtl/>
            <w:lang w:eastAsia="he-IL"/>
          </w:rPr>
          <w:delText>הכנת</w:delText>
        </w:r>
        <w:r w:rsidRPr="00810037" w:rsidDel="00595BE9">
          <w:rPr>
            <w:rFonts w:ascii="Times New Roman" w:eastAsia="Times New Roman" w:hAnsi="Times New Roman" w:cs="David"/>
            <w:sz w:val="24"/>
            <w:szCs w:val="24"/>
            <w:rtl/>
            <w:lang w:eastAsia="he-IL"/>
          </w:rPr>
          <w:delText xml:space="preserve"> מפרט וכתב כמויות לכל פריטי מערך פינוי האשפה, ועריכתו כנדרש לצרכי המכרזים בין הקבלנים. </w:delText>
        </w:r>
      </w:del>
    </w:p>
    <w:p w14:paraId="1DC585E5" w14:textId="450587CC" w:rsidR="00232692" w:rsidRPr="00810037" w:rsidDel="00595BE9" w:rsidRDefault="00232692">
      <w:pPr>
        <w:widowControl w:val="0"/>
        <w:tabs>
          <w:tab w:val="center" w:pos="4153"/>
          <w:tab w:val="right" w:pos="8306"/>
        </w:tabs>
        <w:spacing w:before="0" w:beforeAutospacing="0" w:after="0" w:afterAutospacing="0" w:line="240" w:lineRule="auto"/>
        <w:jc w:val="both"/>
        <w:rPr>
          <w:del w:id="321" w:author="Meryl Etman [2]" w:date="2022-12-11T11:45:00Z"/>
          <w:rFonts w:ascii="Times New Roman" w:eastAsia="Times New Roman" w:hAnsi="Times New Roman" w:cs="David"/>
          <w:sz w:val="24"/>
          <w:szCs w:val="24"/>
          <w:lang w:eastAsia="he-IL"/>
        </w:rPr>
        <w:pPrChange w:id="322" w:author="Meryl Etman [2]" w:date="2022-12-11T11:47:00Z">
          <w:pPr>
            <w:widowControl w:val="0"/>
            <w:numPr>
              <w:numId w:val="16"/>
            </w:numPr>
            <w:tabs>
              <w:tab w:val="num" w:pos="2160"/>
              <w:tab w:val="center" w:pos="4153"/>
              <w:tab w:val="right" w:pos="8306"/>
            </w:tabs>
            <w:spacing w:before="0" w:beforeAutospacing="0" w:after="0" w:afterAutospacing="0" w:line="240" w:lineRule="auto"/>
            <w:ind w:left="2160" w:hanging="720"/>
            <w:jc w:val="both"/>
          </w:pPr>
        </w:pPrChange>
      </w:pPr>
      <w:del w:id="323" w:author="Meryl Etman [2]" w:date="2022-12-11T11:45:00Z">
        <w:r w:rsidRPr="00810037" w:rsidDel="00595BE9">
          <w:rPr>
            <w:rFonts w:ascii="Times New Roman" w:eastAsia="Times New Roman" w:hAnsi="Times New Roman" w:cs="David" w:hint="eastAsia"/>
            <w:sz w:val="24"/>
            <w:szCs w:val="24"/>
            <w:rtl/>
            <w:lang w:eastAsia="he-IL"/>
          </w:rPr>
          <w:delText>הכנסת</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שינויים</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במפרט</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ככל</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שיתחייב</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להתאמת</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התכנון</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למסגרת</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התקציבית</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אשר</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תיקבע</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ע</w:delText>
        </w:r>
        <w:r w:rsidRPr="00810037" w:rsidDel="00595BE9">
          <w:rPr>
            <w:rFonts w:ascii="Times New Roman" w:eastAsia="Times New Roman" w:hAnsi="Times New Roman" w:cs="David"/>
            <w:sz w:val="24"/>
            <w:szCs w:val="24"/>
            <w:rtl/>
            <w:lang w:eastAsia="he-IL"/>
          </w:rPr>
          <w:delText xml:space="preserve">"י </w:delText>
        </w:r>
        <w:r w:rsidRPr="00810037" w:rsidDel="00595BE9">
          <w:rPr>
            <w:rFonts w:ascii="Times New Roman" w:eastAsia="Times New Roman" w:hAnsi="Times New Roman" w:cs="David" w:hint="eastAsia"/>
            <w:sz w:val="24"/>
            <w:szCs w:val="24"/>
            <w:rtl/>
            <w:lang w:eastAsia="he-IL"/>
          </w:rPr>
          <w:delText>המזמין</w:delText>
        </w:r>
        <w:r w:rsidRPr="00810037" w:rsidDel="00595BE9">
          <w:rPr>
            <w:rFonts w:ascii="Times New Roman" w:eastAsia="Times New Roman" w:hAnsi="Times New Roman" w:cs="David"/>
            <w:sz w:val="24"/>
            <w:szCs w:val="24"/>
            <w:rtl/>
            <w:lang w:eastAsia="he-IL"/>
          </w:rPr>
          <w:delText>.</w:delText>
        </w:r>
      </w:del>
    </w:p>
    <w:p w14:paraId="3DAE663A" w14:textId="30AFBF0B" w:rsidR="00232692" w:rsidRPr="00810037" w:rsidDel="00595BE9" w:rsidRDefault="00232692">
      <w:pPr>
        <w:widowControl w:val="0"/>
        <w:tabs>
          <w:tab w:val="center" w:pos="4153"/>
          <w:tab w:val="right" w:pos="8306"/>
        </w:tabs>
        <w:spacing w:before="0" w:beforeAutospacing="0" w:after="0" w:afterAutospacing="0" w:line="240" w:lineRule="auto"/>
        <w:jc w:val="both"/>
        <w:rPr>
          <w:del w:id="324" w:author="Meryl Etman [2]" w:date="2022-12-11T11:45:00Z"/>
          <w:rFonts w:ascii="Times New Roman" w:eastAsia="Times New Roman" w:hAnsi="Times New Roman" w:cs="David"/>
          <w:sz w:val="24"/>
          <w:szCs w:val="24"/>
          <w:lang w:eastAsia="he-IL"/>
        </w:rPr>
        <w:pPrChange w:id="325" w:author="Meryl Etman [2]" w:date="2022-12-11T11:47:00Z">
          <w:pPr>
            <w:widowControl w:val="0"/>
            <w:numPr>
              <w:numId w:val="16"/>
            </w:numPr>
            <w:tabs>
              <w:tab w:val="num" w:pos="2160"/>
              <w:tab w:val="center" w:pos="4153"/>
              <w:tab w:val="right" w:pos="8306"/>
            </w:tabs>
            <w:spacing w:before="0" w:beforeAutospacing="0" w:after="0" w:afterAutospacing="0" w:line="240" w:lineRule="auto"/>
            <w:ind w:left="2160" w:hanging="720"/>
            <w:jc w:val="both"/>
          </w:pPr>
        </w:pPrChange>
      </w:pPr>
      <w:del w:id="326" w:author="Meryl Etman [2]" w:date="2022-12-11T11:45:00Z">
        <w:r w:rsidRPr="00810037" w:rsidDel="00595BE9">
          <w:rPr>
            <w:rFonts w:ascii="Times New Roman" w:eastAsia="Times New Roman" w:hAnsi="Times New Roman" w:cs="David" w:hint="eastAsia"/>
            <w:sz w:val="24"/>
            <w:szCs w:val="24"/>
            <w:rtl/>
            <w:lang w:eastAsia="he-IL"/>
          </w:rPr>
          <w:delText>מתן</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חוות</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דעת</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ויעוץ</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בכל</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הקשור</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בהכנת</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המכרזים</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ופרסומם</w:delText>
        </w:r>
        <w:r w:rsidRPr="00810037" w:rsidDel="00595BE9">
          <w:rPr>
            <w:rFonts w:ascii="Times New Roman" w:eastAsia="Times New Roman" w:hAnsi="Times New Roman" w:cs="David"/>
            <w:sz w:val="24"/>
            <w:szCs w:val="24"/>
            <w:rtl/>
            <w:lang w:eastAsia="he-IL"/>
          </w:rPr>
          <w:delText>.</w:delText>
        </w:r>
      </w:del>
    </w:p>
    <w:p w14:paraId="66949636" w14:textId="2761D71F" w:rsidR="00232692" w:rsidRPr="00810037" w:rsidRDefault="00232692" w:rsidP="00810037">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del w:id="327" w:author="Meryl Etman [2]" w:date="2022-12-11T11:45:00Z">
        <w:r w:rsidRPr="00810037" w:rsidDel="00595BE9">
          <w:rPr>
            <w:rFonts w:ascii="Times New Roman" w:eastAsia="Times New Roman" w:hAnsi="Times New Roman" w:cs="David" w:hint="eastAsia"/>
            <w:sz w:val="24"/>
            <w:szCs w:val="24"/>
            <w:rtl/>
            <w:lang w:eastAsia="he-IL"/>
          </w:rPr>
          <w:delText>טיפול</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בקבלת</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אישור</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תברואתי</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של</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הרשות</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להיתר</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הבניה</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וככל</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ונדרש</w:delText>
        </w:r>
        <w:r w:rsidRPr="00810037" w:rsidDel="00595BE9">
          <w:rPr>
            <w:rFonts w:ascii="Times New Roman" w:eastAsia="Times New Roman" w:hAnsi="Times New Roman" w:cs="David"/>
            <w:sz w:val="24"/>
            <w:szCs w:val="24"/>
            <w:rtl/>
            <w:lang w:eastAsia="he-IL"/>
          </w:rPr>
          <w:delText xml:space="preserve"> </w:delText>
        </w:r>
        <w:r w:rsidRPr="00810037" w:rsidDel="00595BE9">
          <w:rPr>
            <w:rFonts w:ascii="Times New Roman" w:eastAsia="Times New Roman" w:hAnsi="Times New Roman" w:cs="David" w:hint="eastAsia"/>
            <w:sz w:val="24"/>
            <w:szCs w:val="24"/>
            <w:rtl/>
            <w:lang w:eastAsia="he-IL"/>
          </w:rPr>
          <w:delText>בטופס</w:delText>
        </w:r>
        <w:r w:rsidRPr="00810037" w:rsidDel="00595BE9">
          <w:rPr>
            <w:rFonts w:ascii="Times New Roman" w:eastAsia="Times New Roman" w:hAnsi="Times New Roman" w:cs="David"/>
            <w:sz w:val="24"/>
            <w:szCs w:val="24"/>
            <w:rtl/>
            <w:lang w:eastAsia="he-IL"/>
          </w:rPr>
          <w:delText xml:space="preserve"> 4.</w:delText>
        </w:r>
      </w:del>
    </w:p>
    <w:p w14:paraId="6D5378F8" w14:textId="77777777" w:rsidR="00232692" w:rsidRPr="00810037"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lang w:eastAsia="he-IL"/>
        </w:rPr>
      </w:pPr>
    </w:p>
    <w:p w14:paraId="3654BCC1" w14:textId="6092E67E" w:rsidR="00232692" w:rsidRPr="00810037" w:rsidRDefault="00232692" w:rsidP="0059278E">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lang w:eastAsia="he-IL"/>
        </w:rPr>
      </w:pPr>
      <w:r w:rsidRPr="00810037">
        <w:rPr>
          <w:rFonts w:ascii="Times New Roman" w:eastAsia="Times New Roman" w:hAnsi="Times New Roman" w:cs="David"/>
          <w:sz w:val="24"/>
          <w:szCs w:val="24"/>
          <w:rtl/>
          <w:lang w:eastAsia="he-IL"/>
        </w:rPr>
        <w:tab/>
        <w:t xml:space="preserve">3.2 </w:t>
      </w:r>
      <w:del w:id="328" w:author="Meryl Etman [2]" w:date="2022-12-11T11:45:00Z">
        <w:r w:rsidRPr="00810037" w:rsidDel="00595BE9">
          <w:rPr>
            <w:rFonts w:ascii="Times New Roman" w:eastAsia="Times New Roman" w:hAnsi="Times New Roman" w:cs="David" w:hint="eastAsia"/>
            <w:sz w:val="24"/>
            <w:szCs w:val="24"/>
            <w:u w:val="single"/>
            <w:rtl/>
            <w:lang w:eastAsia="he-IL"/>
          </w:rPr>
          <w:delText>הצעות</w:delText>
        </w:r>
        <w:r w:rsidRPr="00810037" w:rsidDel="00595BE9">
          <w:rPr>
            <w:rFonts w:ascii="Times New Roman" w:eastAsia="Times New Roman" w:hAnsi="Times New Roman" w:cs="David"/>
            <w:sz w:val="24"/>
            <w:szCs w:val="24"/>
            <w:u w:val="single"/>
            <w:rtl/>
            <w:lang w:eastAsia="he-IL"/>
          </w:rPr>
          <w:delText xml:space="preserve"> </w:delText>
        </w:r>
        <w:r w:rsidRPr="00810037" w:rsidDel="00595BE9">
          <w:rPr>
            <w:rFonts w:ascii="Times New Roman" w:eastAsia="Times New Roman" w:hAnsi="Times New Roman" w:cs="David" w:hint="eastAsia"/>
            <w:sz w:val="24"/>
            <w:szCs w:val="24"/>
            <w:u w:val="single"/>
            <w:rtl/>
            <w:lang w:eastAsia="he-IL"/>
          </w:rPr>
          <w:delText>קבלנים</w:delText>
        </w:r>
      </w:del>
      <w:ins w:id="329" w:author="Meryl Etman [2]" w:date="2022-12-11T11:45:00Z">
        <w:r w:rsidR="00595BE9" w:rsidRPr="00810037">
          <w:rPr>
            <w:rFonts w:ascii="Times New Roman" w:eastAsia="Times New Roman" w:hAnsi="Times New Roman" w:cs="David" w:hint="eastAsia"/>
            <w:sz w:val="24"/>
            <w:szCs w:val="24"/>
            <w:u w:val="single"/>
            <w:rtl/>
            <w:lang w:eastAsia="he-IL"/>
            <w:rPrChange w:id="330" w:author="Meryl Etman [2]" w:date="2022-12-11T11:53:00Z">
              <w:rPr>
                <w:rFonts w:ascii="Times New Roman" w:eastAsia="Times New Roman" w:hAnsi="Times New Roman" w:cs="David" w:hint="eastAsia"/>
                <w:sz w:val="24"/>
                <w:szCs w:val="24"/>
                <w:highlight w:val="yellow"/>
                <w:u w:val="single"/>
                <w:rtl/>
                <w:lang w:eastAsia="he-IL"/>
              </w:rPr>
            </w:rPrChange>
          </w:rPr>
          <w:t>שלב</w:t>
        </w:r>
        <w:r w:rsidR="00595BE9" w:rsidRPr="00810037">
          <w:rPr>
            <w:rFonts w:ascii="Times New Roman" w:eastAsia="Times New Roman" w:hAnsi="Times New Roman" w:cs="David"/>
            <w:sz w:val="24"/>
            <w:szCs w:val="24"/>
            <w:u w:val="single"/>
            <w:rtl/>
            <w:lang w:eastAsia="he-IL"/>
            <w:rPrChange w:id="331" w:author="Meryl Etman [2]" w:date="2022-12-11T11:53:00Z">
              <w:rPr>
                <w:rFonts w:ascii="Times New Roman" w:eastAsia="Times New Roman" w:hAnsi="Times New Roman" w:cs="David"/>
                <w:sz w:val="24"/>
                <w:szCs w:val="24"/>
                <w:highlight w:val="yellow"/>
                <w:u w:val="single"/>
                <w:rtl/>
                <w:lang w:eastAsia="he-IL"/>
              </w:rPr>
            </w:rPrChange>
          </w:rPr>
          <w:t xml:space="preserve"> </w:t>
        </w:r>
        <w:r w:rsidR="00595BE9" w:rsidRPr="00810037">
          <w:rPr>
            <w:rFonts w:ascii="Times New Roman" w:eastAsia="Times New Roman" w:hAnsi="Times New Roman" w:cs="David" w:hint="eastAsia"/>
            <w:sz w:val="24"/>
            <w:szCs w:val="24"/>
            <w:u w:val="single"/>
            <w:rtl/>
            <w:lang w:eastAsia="he-IL"/>
            <w:rPrChange w:id="332" w:author="Meryl Etman [2]" w:date="2022-12-11T11:53:00Z">
              <w:rPr>
                <w:rFonts w:ascii="Times New Roman" w:eastAsia="Times New Roman" w:hAnsi="Times New Roman" w:cs="David" w:hint="eastAsia"/>
                <w:sz w:val="24"/>
                <w:szCs w:val="24"/>
                <w:highlight w:val="yellow"/>
                <w:u w:val="single"/>
                <w:rtl/>
                <w:lang w:eastAsia="he-IL"/>
              </w:rPr>
            </w:rPrChange>
          </w:rPr>
          <w:t>ב</w:t>
        </w:r>
        <w:r w:rsidR="00595BE9" w:rsidRPr="00810037">
          <w:rPr>
            <w:rFonts w:ascii="Times New Roman" w:eastAsia="Times New Roman" w:hAnsi="Times New Roman" w:cs="David"/>
            <w:sz w:val="24"/>
            <w:szCs w:val="24"/>
            <w:u w:val="single"/>
            <w:rtl/>
            <w:lang w:eastAsia="he-IL"/>
            <w:rPrChange w:id="333" w:author="Meryl Etman [2]" w:date="2022-12-11T11:53:00Z">
              <w:rPr>
                <w:rFonts w:ascii="Times New Roman" w:eastAsia="Times New Roman" w:hAnsi="Times New Roman" w:cs="David"/>
                <w:sz w:val="24"/>
                <w:szCs w:val="24"/>
                <w:highlight w:val="yellow"/>
                <w:u w:val="single"/>
                <w:rtl/>
                <w:lang w:eastAsia="he-IL"/>
              </w:rPr>
            </w:rPrChange>
          </w:rPr>
          <w:t>'</w:t>
        </w:r>
      </w:ins>
      <w:r w:rsidRPr="00810037">
        <w:rPr>
          <w:rFonts w:ascii="Times New Roman" w:eastAsia="Times New Roman" w:hAnsi="Times New Roman" w:cs="David"/>
          <w:sz w:val="24"/>
          <w:szCs w:val="24"/>
          <w:rtl/>
          <w:lang w:eastAsia="he-IL"/>
        </w:rPr>
        <w:t>:</w:t>
      </w:r>
    </w:p>
    <w:p w14:paraId="6BD9F8ED" w14:textId="77777777" w:rsidR="00232692" w:rsidRPr="00810037" w:rsidRDefault="00232692" w:rsidP="0059278E">
      <w:pPr>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42F7A82" w14:textId="344624DD" w:rsidR="00232692" w:rsidRPr="00810037" w:rsidDel="00595BE9" w:rsidRDefault="00232692">
      <w:pPr>
        <w:pStyle w:val="af3"/>
        <w:widowControl w:val="0"/>
        <w:numPr>
          <w:ilvl w:val="0"/>
          <w:numId w:val="24"/>
        </w:numPr>
        <w:tabs>
          <w:tab w:val="center" w:pos="4153"/>
          <w:tab w:val="right" w:pos="8306"/>
        </w:tabs>
        <w:spacing w:line="240" w:lineRule="auto"/>
        <w:ind w:left="2069" w:hanging="567"/>
        <w:rPr>
          <w:del w:id="334" w:author="Meryl Etman [2]" w:date="2022-12-11T11:45:00Z"/>
          <w:sz w:val="24"/>
          <w:szCs w:val="24"/>
          <w:rtl/>
          <w:lang w:eastAsia="he-IL"/>
        </w:rPr>
        <w:pPrChange w:id="335" w:author="Meryl Etman" w:date="2023-07-19T17:23:00Z">
          <w:pPr>
            <w:tabs>
              <w:tab w:val="left" w:pos="720"/>
              <w:tab w:val="center" w:pos="4153"/>
              <w:tab w:val="right" w:pos="8306"/>
            </w:tabs>
            <w:spacing w:before="0" w:beforeAutospacing="0" w:after="0" w:afterAutospacing="0" w:line="240" w:lineRule="auto"/>
            <w:ind w:left="1440"/>
            <w:jc w:val="both"/>
          </w:pPr>
        </w:pPrChange>
      </w:pPr>
      <w:del w:id="336" w:author="Meryl Etman [2]" w:date="2022-12-11T11:48:00Z">
        <w:r w:rsidRPr="00810037" w:rsidDel="00810037">
          <w:rPr>
            <w:rFonts w:hint="eastAsia"/>
            <w:sz w:val="24"/>
            <w:szCs w:val="24"/>
            <w:rtl/>
            <w:lang w:eastAsia="he-IL"/>
          </w:rPr>
          <w:delText>א</w:delText>
        </w:r>
        <w:r w:rsidRPr="00810037" w:rsidDel="00810037">
          <w:rPr>
            <w:sz w:val="24"/>
            <w:szCs w:val="24"/>
            <w:rtl/>
            <w:lang w:eastAsia="he-IL"/>
          </w:rPr>
          <w:delText>.</w:delText>
        </w:r>
        <w:r w:rsidRPr="00810037" w:rsidDel="00810037">
          <w:rPr>
            <w:sz w:val="24"/>
            <w:szCs w:val="24"/>
            <w:rtl/>
            <w:lang w:eastAsia="he-IL"/>
          </w:rPr>
          <w:tab/>
          <w:delText xml:space="preserve">     </w:delText>
        </w:r>
      </w:del>
      <w:del w:id="337" w:author="Meryl Etman [2]" w:date="2022-12-11T11:47:00Z">
        <w:r w:rsidRPr="00810037" w:rsidDel="00810037">
          <w:rPr>
            <w:sz w:val="24"/>
            <w:szCs w:val="24"/>
            <w:rtl/>
            <w:lang w:eastAsia="he-IL"/>
          </w:rPr>
          <w:delText xml:space="preserve">      </w:delText>
        </w:r>
      </w:del>
      <w:del w:id="338" w:author="Meryl Etman [2]" w:date="2022-12-11T11:45:00Z">
        <w:r w:rsidRPr="00810037" w:rsidDel="00595BE9">
          <w:rPr>
            <w:sz w:val="24"/>
            <w:szCs w:val="24"/>
            <w:rtl/>
            <w:lang w:eastAsia="he-IL"/>
          </w:rPr>
          <w:delText>השתתפות בסיורי קבלנים, הכנת תשובות לשאלות הקבלנים והגשתן</w:delText>
        </w:r>
      </w:del>
    </w:p>
    <w:p w14:paraId="4C7BA1F8" w14:textId="3461A276" w:rsidR="00232692" w:rsidRPr="00810037" w:rsidRDefault="00232692">
      <w:pPr>
        <w:pStyle w:val="af3"/>
        <w:numPr>
          <w:ilvl w:val="0"/>
          <w:numId w:val="24"/>
        </w:numPr>
        <w:spacing w:line="240" w:lineRule="auto"/>
        <w:ind w:left="2069" w:hanging="567"/>
        <w:rPr>
          <w:sz w:val="24"/>
          <w:szCs w:val="24"/>
          <w:rtl/>
          <w:lang w:eastAsia="he-IL"/>
        </w:rPr>
        <w:pPrChange w:id="339" w:author="Meryl Etman" w:date="2023-07-19T17:23:00Z">
          <w:pPr>
            <w:tabs>
              <w:tab w:val="left" w:pos="720"/>
              <w:tab w:val="center" w:pos="4153"/>
              <w:tab w:val="right" w:pos="8306"/>
            </w:tabs>
            <w:spacing w:before="0" w:beforeAutospacing="0" w:after="0" w:afterAutospacing="0" w:line="240" w:lineRule="auto"/>
            <w:ind w:left="1440"/>
            <w:jc w:val="both"/>
          </w:pPr>
        </w:pPrChange>
      </w:pPr>
      <w:del w:id="340" w:author="Meryl Etman [2]" w:date="2022-12-11T11:45:00Z">
        <w:r w:rsidRPr="00810037" w:rsidDel="00595BE9">
          <w:rPr>
            <w:sz w:val="24"/>
            <w:szCs w:val="24"/>
            <w:rtl/>
            <w:lang w:eastAsia="he-IL"/>
          </w:rPr>
          <w:delText xml:space="preserve">              למנהל</w:delText>
        </w:r>
      </w:del>
      <w:ins w:id="341" w:author="Meryl Etman [2]" w:date="2022-12-11T11:45:00Z">
        <w:r w:rsidR="00595BE9" w:rsidRPr="00810037">
          <w:rPr>
            <w:rFonts w:hint="eastAsia"/>
            <w:sz w:val="24"/>
            <w:szCs w:val="24"/>
            <w:rtl/>
            <w:lang w:eastAsia="he-IL"/>
            <w:rPrChange w:id="342" w:author="Meryl Etman [2]" w:date="2022-12-11T11:53:00Z">
              <w:rPr>
                <w:rFonts w:hint="eastAsia"/>
                <w:highlight w:val="yellow"/>
                <w:rtl/>
                <w:lang w:eastAsia="he-IL"/>
              </w:rPr>
            </w:rPrChange>
          </w:rPr>
          <w:t>ליווי</w:t>
        </w:r>
        <w:r w:rsidR="00595BE9" w:rsidRPr="00810037">
          <w:rPr>
            <w:sz w:val="24"/>
            <w:szCs w:val="24"/>
            <w:rtl/>
            <w:lang w:eastAsia="he-IL"/>
            <w:rPrChange w:id="343" w:author="Meryl Etman [2]" w:date="2022-12-11T11:53:00Z">
              <w:rPr>
                <w:highlight w:val="yellow"/>
                <w:rtl/>
                <w:lang w:eastAsia="he-IL"/>
              </w:rPr>
            </w:rPrChange>
          </w:rPr>
          <w:t xml:space="preserve"> </w:t>
        </w:r>
        <w:r w:rsidR="00595BE9" w:rsidRPr="00810037">
          <w:rPr>
            <w:rFonts w:hint="eastAsia"/>
            <w:sz w:val="24"/>
            <w:szCs w:val="24"/>
            <w:rtl/>
            <w:lang w:eastAsia="he-IL"/>
            <w:rPrChange w:id="344" w:author="Meryl Etman [2]" w:date="2022-12-11T11:53:00Z">
              <w:rPr>
                <w:rFonts w:hint="eastAsia"/>
                <w:highlight w:val="yellow"/>
                <w:rtl/>
                <w:lang w:eastAsia="he-IL"/>
              </w:rPr>
            </w:rPrChange>
          </w:rPr>
          <w:t>התכנון</w:t>
        </w:r>
        <w:r w:rsidR="00595BE9" w:rsidRPr="00810037">
          <w:rPr>
            <w:sz w:val="24"/>
            <w:szCs w:val="24"/>
            <w:rtl/>
            <w:lang w:eastAsia="he-IL"/>
            <w:rPrChange w:id="345" w:author="Meryl Etman [2]" w:date="2022-12-11T11:53:00Z">
              <w:rPr>
                <w:highlight w:val="yellow"/>
                <w:rtl/>
                <w:lang w:eastAsia="he-IL"/>
              </w:rPr>
            </w:rPrChange>
          </w:rPr>
          <w:t xml:space="preserve"> </w:t>
        </w:r>
        <w:r w:rsidR="00595BE9" w:rsidRPr="00810037">
          <w:rPr>
            <w:rFonts w:hint="eastAsia"/>
            <w:sz w:val="24"/>
            <w:szCs w:val="24"/>
            <w:rtl/>
            <w:lang w:eastAsia="he-IL"/>
            <w:rPrChange w:id="346" w:author="Meryl Etman [2]" w:date="2022-12-11T11:53:00Z">
              <w:rPr>
                <w:rFonts w:hint="eastAsia"/>
                <w:highlight w:val="yellow"/>
                <w:rtl/>
                <w:lang w:eastAsia="he-IL"/>
              </w:rPr>
            </w:rPrChange>
          </w:rPr>
          <w:t>בכל</w:t>
        </w:r>
        <w:r w:rsidR="00595BE9" w:rsidRPr="00810037">
          <w:rPr>
            <w:sz w:val="24"/>
            <w:szCs w:val="24"/>
            <w:rtl/>
            <w:lang w:eastAsia="he-IL"/>
            <w:rPrChange w:id="347" w:author="Meryl Etman [2]" w:date="2022-12-11T11:53:00Z">
              <w:rPr>
                <w:highlight w:val="yellow"/>
                <w:rtl/>
                <w:lang w:eastAsia="he-IL"/>
              </w:rPr>
            </w:rPrChange>
          </w:rPr>
          <w:t xml:space="preserve"> </w:t>
        </w:r>
        <w:r w:rsidR="00595BE9" w:rsidRPr="00810037">
          <w:rPr>
            <w:rFonts w:hint="eastAsia"/>
            <w:sz w:val="24"/>
            <w:szCs w:val="24"/>
            <w:rtl/>
            <w:lang w:eastAsia="he-IL"/>
            <w:rPrChange w:id="348" w:author="Meryl Etman [2]" w:date="2022-12-11T11:53:00Z">
              <w:rPr>
                <w:rFonts w:hint="eastAsia"/>
                <w:highlight w:val="yellow"/>
                <w:rtl/>
                <w:lang w:eastAsia="he-IL"/>
              </w:rPr>
            </w:rPrChange>
          </w:rPr>
          <w:t>ההיבטים</w:t>
        </w:r>
        <w:r w:rsidR="00595BE9" w:rsidRPr="00810037">
          <w:rPr>
            <w:sz w:val="24"/>
            <w:szCs w:val="24"/>
            <w:rtl/>
            <w:lang w:eastAsia="he-IL"/>
            <w:rPrChange w:id="349" w:author="Meryl Etman [2]" w:date="2022-12-11T11:53:00Z">
              <w:rPr>
                <w:highlight w:val="yellow"/>
                <w:rtl/>
                <w:lang w:eastAsia="he-IL"/>
              </w:rPr>
            </w:rPrChange>
          </w:rPr>
          <w:t xml:space="preserve"> </w:t>
        </w:r>
        <w:r w:rsidR="00595BE9" w:rsidRPr="00810037">
          <w:rPr>
            <w:rFonts w:hint="eastAsia"/>
            <w:sz w:val="24"/>
            <w:szCs w:val="24"/>
            <w:rtl/>
            <w:lang w:eastAsia="he-IL"/>
            <w:rPrChange w:id="350" w:author="Meryl Etman [2]" w:date="2022-12-11T11:53:00Z">
              <w:rPr>
                <w:rFonts w:hint="eastAsia"/>
                <w:highlight w:val="yellow"/>
                <w:rtl/>
                <w:lang w:eastAsia="he-IL"/>
              </w:rPr>
            </w:rPrChange>
          </w:rPr>
          <w:t>של</w:t>
        </w:r>
        <w:r w:rsidR="00595BE9" w:rsidRPr="00810037">
          <w:rPr>
            <w:sz w:val="24"/>
            <w:szCs w:val="24"/>
            <w:rtl/>
            <w:lang w:eastAsia="he-IL"/>
            <w:rPrChange w:id="351" w:author="Meryl Etman [2]" w:date="2022-12-11T11:53:00Z">
              <w:rPr>
                <w:highlight w:val="yellow"/>
                <w:rtl/>
                <w:lang w:eastAsia="he-IL"/>
              </w:rPr>
            </w:rPrChange>
          </w:rPr>
          <w:t xml:space="preserve"> </w:t>
        </w:r>
        <w:r w:rsidR="00595BE9" w:rsidRPr="00810037">
          <w:rPr>
            <w:rFonts w:hint="eastAsia"/>
            <w:sz w:val="24"/>
            <w:szCs w:val="24"/>
            <w:rtl/>
            <w:lang w:eastAsia="he-IL"/>
            <w:rPrChange w:id="352" w:author="Meryl Etman [2]" w:date="2022-12-11T11:53:00Z">
              <w:rPr>
                <w:rFonts w:hint="eastAsia"/>
                <w:highlight w:val="yellow"/>
                <w:rtl/>
                <w:lang w:eastAsia="he-IL"/>
              </w:rPr>
            </w:rPrChange>
          </w:rPr>
          <w:t>בעיות</w:t>
        </w:r>
        <w:r w:rsidR="00595BE9" w:rsidRPr="00810037">
          <w:rPr>
            <w:sz w:val="24"/>
            <w:szCs w:val="24"/>
            <w:rtl/>
            <w:lang w:eastAsia="he-IL"/>
            <w:rPrChange w:id="353" w:author="Meryl Etman [2]" w:date="2022-12-11T11:53:00Z">
              <w:rPr>
                <w:highlight w:val="yellow"/>
                <w:rtl/>
                <w:lang w:eastAsia="he-IL"/>
              </w:rPr>
            </w:rPrChange>
          </w:rPr>
          <w:t xml:space="preserve"> </w:t>
        </w:r>
        <w:r w:rsidR="00595BE9" w:rsidRPr="00810037">
          <w:rPr>
            <w:rFonts w:hint="eastAsia"/>
            <w:sz w:val="24"/>
            <w:szCs w:val="24"/>
            <w:rtl/>
            <w:lang w:eastAsia="he-IL"/>
            <w:rPrChange w:id="354" w:author="Meryl Etman [2]" w:date="2022-12-11T11:53:00Z">
              <w:rPr>
                <w:rFonts w:hint="eastAsia"/>
                <w:highlight w:val="yellow"/>
                <w:rtl/>
                <w:lang w:eastAsia="he-IL"/>
              </w:rPr>
            </w:rPrChange>
          </w:rPr>
          <w:t>התחזוקה</w:t>
        </w:r>
        <w:r w:rsidR="00595BE9" w:rsidRPr="00810037">
          <w:rPr>
            <w:sz w:val="24"/>
            <w:szCs w:val="24"/>
            <w:rtl/>
            <w:lang w:eastAsia="he-IL"/>
            <w:rPrChange w:id="355" w:author="Meryl Etman [2]" w:date="2022-12-11T11:53:00Z">
              <w:rPr>
                <w:highlight w:val="yellow"/>
                <w:rtl/>
                <w:lang w:eastAsia="he-IL"/>
              </w:rPr>
            </w:rPrChange>
          </w:rPr>
          <w:t xml:space="preserve"> </w:t>
        </w:r>
        <w:r w:rsidR="00595BE9" w:rsidRPr="00810037">
          <w:rPr>
            <w:rFonts w:hint="eastAsia"/>
            <w:sz w:val="24"/>
            <w:szCs w:val="24"/>
            <w:rtl/>
            <w:lang w:eastAsia="he-IL"/>
            <w:rPrChange w:id="356" w:author="Meryl Etman [2]" w:date="2022-12-11T11:53:00Z">
              <w:rPr>
                <w:rFonts w:hint="eastAsia"/>
                <w:highlight w:val="yellow"/>
                <w:rtl/>
                <w:lang w:eastAsia="he-IL"/>
              </w:rPr>
            </w:rPrChange>
          </w:rPr>
          <w:t>והתפעול</w:t>
        </w:r>
        <w:r w:rsidR="00595BE9" w:rsidRPr="00810037">
          <w:rPr>
            <w:sz w:val="24"/>
            <w:szCs w:val="24"/>
            <w:rtl/>
            <w:lang w:eastAsia="he-IL"/>
            <w:rPrChange w:id="357" w:author="Meryl Etman [2]" w:date="2022-12-11T11:53:00Z">
              <w:rPr>
                <w:highlight w:val="yellow"/>
                <w:rtl/>
                <w:lang w:eastAsia="he-IL"/>
              </w:rPr>
            </w:rPrChange>
          </w:rPr>
          <w:t xml:space="preserve"> </w:t>
        </w:r>
        <w:r w:rsidR="00595BE9" w:rsidRPr="00810037">
          <w:rPr>
            <w:rFonts w:hint="eastAsia"/>
            <w:sz w:val="24"/>
            <w:szCs w:val="24"/>
            <w:rtl/>
            <w:lang w:eastAsia="he-IL"/>
            <w:rPrChange w:id="358" w:author="Meryl Etman [2]" w:date="2022-12-11T11:53:00Z">
              <w:rPr>
                <w:rFonts w:hint="eastAsia"/>
                <w:highlight w:val="yellow"/>
                <w:rtl/>
                <w:lang w:eastAsia="he-IL"/>
              </w:rPr>
            </w:rPrChange>
          </w:rPr>
          <w:t>בפרויקט</w:t>
        </w:r>
      </w:ins>
      <w:r w:rsidRPr="00810037">
        <w:rPr>
          <w:sz w:val="24"/>
          <w:szCs w:val="24"/>
          <w:rtl/>
          <w:lang w:eastAsia="he-IL"/>
        </w:rPr>
        <w:t>.</w:t>
      </w:r>
    </w:p>
    <w:p w14:paraId="4257A125" w14:textId="77777777" w:rsidR="00810037" w:rsidRPr="00810037" w:rsidRDefault="00232692">
      <w:pPr>
        <w:pStyle w:val="af3"/>
        <w:numPr>
          <w:ilvl w:val="0"/>
          <w:numId w:val="24"/>
        </w:numPr>
        <w:spacing w:line="240" w:lineRule="auto"/>
        <w:ind w:left="2069" w:hanging="567"/>
        <w:rPr>
          <w:ins w:id="359" w:author="Meryl Etman [2]" w:date="2022-12-11T11:46:00Z"/>
          <w:sz w:val="24"/>
          <w:szCs w:val="24"/>
          <w:rtl/>
          <w:lang w:eastAsia="he-IL"/>
          <w:rPrChange w:id="360" w:author="Meryl Etman [2]" w:date="2022-12-11T11:53:00Z">
            <w:rPr>
              <w:ins w:id="361" w:author="Meryl Etman [2]" w:date="2022-12-11T11:46:00Z"/>
              <w:rFonts w:ascii="Times New Roman" w:eastAsia="Times New Roman" w:hAnsi="Times New Roman" w:cs="David"/>
              <w:sz w:val="24"/>
              <w:szCs w:val="24"/>
              <w:highlight w:val="yellow"/>
              <w:rtl/>
              <w:lang w:eastAsia="he-IL"/>
            </w:rPr>
          </w:rPrChange>
        </w:rPr>
        <w:pPrChange w:id="362" w:author="Meryl Etman" w:date="2023-07-19T17:23:00Z">
          <w:pPr>
            <w:tabs>
              <w:tab w:val="left" w:pos="720"/>
              <w:tab w:val="center" w:pos="4153"/>
              <w:tab w:val="right" w:pos="8306"/>
            </w:tabs>
            <w:spacing w:before="0" w:beforeAutospacing="0" w:after="0" w:afterAutospacing="0" w:line="240" w:lineRule="auto"/>
            <w:ind w:left="1440"/>
            <w:jc w:val="both"/>
          </w:pPr>
        </w:pPrChange>
      </w:pPr>
      <w:del w:id="363" w:author="Meryl Etman [2]" w:date="2022-12-11T11:49:00Z">
        <w:r w:rsidRPr="00810037" w:rsidDel="00810037">
          <w:rPr>
            <w:rFonts w:hint="eastAsia"/>
            <w:sz w:val="24"/>
            <w:szCs w:val="24"/>
            <w:rtl/>
            <w:lang w:eastAsia="he-IL"/>
          </w:rPr>
          <w:delText>ב</w:delText>
        </w:r>
        <w:r w:rsidRPr="00810037" w:rsidDel="00810037">
          <w:rPr>
            <w:sz w:val="24"/>
            <w:szCs w:val="24"/>
            <w:rtl/>
            <w:lang w:eastAsia="he-IL"/>
          </w:rPr>
          <w:delText>.</w:delText>
        </w:r>
        <w:r w:rsidRPr="00810037" w:rsidDel="00810037">
          <w:rPr>
            <w:sz w:val="24"/>
            <w:szCs w:val="24"/>
            <w:rtl/>
            <w:lang w:eastAsia="he-IL"/>
          </w:rPr>
          <w:tab/>
        </w:r>
      </w:del>
      <w:del w:id="364" w:author="Meryl Etman [2]" w:date="2022-12-11T11:46:00Z">
        <w:r w:rsidRPr="00810037" w:rsidDel="00595BE9">
          <w:rPr>
            <w:rFonts w:hint="eastAsia"/>
            <w:sz w:val="24"/>
            <w:szCs w:val="24"/>
            <w:rtl/>
            <w:lang w:eastAsia="he-IL"/>
          </w:rPr>
          <w:delText>מתן</w:delText>
        </w:r>
        <w:r w:rsidRPr="00810037" w:rsidDel="00595BE9">
          <w:rPr>
            <w:sz w:val="24"/>
            <w:szCs w:val="24"/>
            <w:rtl/>
            <w:lang w:eastAsia="he-IL"/>
          </w:rPr>
          <w:delText xml:space="preserve"> </w:delText>
        </w:r>
        <w:r w:rsidRPr="00810037" w:rsidDel="00595BE9">
          <w:rPr>
            <w:rFonts w:hint="eastAsia"/>
            <w:sz w:val="24"/>
            <w:szCs w:val="24"/>
            <w:rtl/>
            <w:lang w:eastAsia="he-IL"/>
          </w:rPr>
          <w:delText>חוות</w:delText>
        </w:r>
        <w:r w:rsidRPr="00810037" w:rsidDel="00595BE9">
          <w:rPr>
            <w:sz w:val="24"/>
            <w:szCs w:val="24"/>
            <w:rtl/>
            <w:lang w:eastAsia="he-IL"/>
          </w:rPr>
          <w:delText xml:space="preserve"> </w:delText>
        </w:r>
        <w:r w:rsidRPr="00810037" w:rsidDel="00595BE9">
          <w:rPr>
            <w:rFonts w:hint="eastAsia"/>
            <w:sz w:val="24"/>
            <w:szCs w:val="24"/>
            <w:rtl/>
            <w:lang w:eastAsia="he-IL"/>
          </w:rPr>
          <w:delText>דעת</w:delText>
        </w:r>
        <w:r w:rsidRPr="00810037" w:rsidDel="00595BE9">
          <w:rPr>
            <w:sz w:val="24"/>
            <w:szCs w:val="24"/>
            <w:rtl/>
            <w:lang w:eastAsia="he-IL"/>
          </w:rPr>
          <w:delText xml:space="preserve"> </w:delText>
        </w:r>
        <w:r w:rsidRPr="00810037" w:rsidDel="00595BE9">
          <w:rPr>
            <w:rFonts w:hint="eastAsia"/>
            <w:sz w:val="24"/>
            <w:szCs w:val="24"/>
            <w:rtl/>
            <w:lang w:eastAsia="he-IL"/>
          </w:rPr>
          <w:delText>בכל</w:delText>
        </w:r>
        <w:r w:rsidRPr="00810037" w:rsidDel="00595BE9">
          <w:rPr>
            <w:sz w:val="24"/>
            <w:szCs w:val="24"/>
            <w:rtl/>
            <w:lang w:eastAsia="he-IL"/>
          </w:rPr>
          <w:delText xml:space="preserve"> </w:delText>
        </w:r>
        <w:r w:rsidRPr="00810037" w:rsidDel="00595BE9">
          <w:rPr>
            <w:rFonts w:hint="eastAsia"/>
            <w:sz w:val="24"/>
            <w:szCs w:val="24"/>
            <w:rtl/>
            <w:lang w:eastAsia="he-IL"/>
          </w:rPr>
          <w:delText>הקשור</w:delText>
        </w:r>
        <w:r w:rsidRPr="00810037" w:rsidDel="00595BE9">
          <w:rPr>
            <w:sz w:val="24"/>
            <w:szCs w:val="24"/>
            <w:rtl/>
            <w:lang w:eastAsia="he-IL"/>
          </w:rPr>
          <w:delText xml:space="preserve"> </w:delText>
        </w:r>
        <w:r w:rsidRPr="00810037" w:rsidDel="00595BE9">
          <w:rPr>
            <w:rFonts w:hint="eastAsia"/>
            <w:sz w:val="24"/>
            <w:szCs w:val="24"/>
            <w:rtl/>
            <w:lang w:eastAsia="he-IL"/>
          </w:rPr>
          <w:delText>להצעות</w:delText>
        </w:r>
        <w:r w:rsidRPr="00810037" w:rsidDel="00595BE9">
          <w:rPr>
            <w:sz w:val="24"/>
            <w:szCs w:val="24"/>
            <w:rtl/>
            <w:lang w:eastAsia="he-IL"/>
          </w:rPr>
          <w:delText xml:space="preserve"> </w:delText>
        </w:r>
        <w:r w:rsidRPr="00810037" w:rsidDel="00595BE9">
          <w:rPr>
            <w:rFonts w:hint="eastAsia"/>
            <w:sz w:val="24"/>
            <w:szCs w:val="24"/>
            <w:rtl/>
            <w:lang w:eastAsia="he-IL"/>
          </w:rPr>
          <w:delText>הקבלנים</w:delText>
        </w:r>
      </w:del>
      <w:ins w:id="365" w:author="Meryl Etman [2]" w:date="2022-12-11T11:46:00Z">
        <w:r w:rsidR="00595BE9" w:rsidRPr="00810037">
          <w:rPr>
            <w:rFonts w:hint="eastAsia"/>
            <w:sz w:val="24"/>
            <w:szCs w:val="24"/>
            <w:rtl/>
            <w:lang w:eastAsia="he-IL"/>
            <w:rPrChange w:id="366" w:author="Meryl Etman [2]" w:date="2022-12-11T11:53:00Z">
              <w:rPr>
                <w:rFonts w:hint="eastAsia"/>
                <w:sz w:val="24"/>
                <w:szCs w:val="24"/>
                <w:highlight w:val="yellow"/>
                <w:rtl/>
                <w:lang w:eastAsia="he-IL"/>
              </w:rPr>
            </w:rPrChange>
          </w:rPr>
          <w:t>מתן</w:t>
        </w:r>
        <w:r w:rsidR="00595BE9" w:rsidRPr="00810037">
          <w:rPr>
            <w:sz w:val="24"/>
            <w:szCs w:val="24"/>
            <w:rtl/>
            <w:lang w:eastAsia="he-IL"/>
            <w:rPrChange w:id="367" w:author="Meryl Etman [2]" w:date="2022-12-11T11:53:00Z">
              <w:rPr>
                <w:sz w:val="24"/>
                <w:szCs w:val="24"/>
                <w:highlight w:val="yellow"/>
                <w:rtl/>
                <w:lang w:eastAsia="he-IL"/>
              </w:rPr>
            </w:rPrChange>
          </w:rPr>
          <w:t xml:space="preserve"> </w:t>
        </w:r>
        <w:r w:rsidR="00595BE9" w:rsidRPr="00810037">
          <w:rPr>
            <w:rFonts w:hint="eastAsia"/>
            <w:sz w:val="24"/>
            <w:szCs w:val="24"/>
            <w:rtl/>
            <w:lang w:eastAsia="he-IL"/>
            <w:rPrChange w:id="368" w:author="Meryl Etman [2]" w:date="2022-12-11T11:53:00Z">
              <w:rPr>
                <w:rFonts w:hint="eastAsia"/>
                <w:sz w:val="24"/>
                <w:szCs w:val="24"/>
                <w:highlight w:val="yellow"/>
                <w:rtl/>
                <w:lang w:eastAsia="he-IL"/>
              </w:rPr>
            </w:rPrChange>
          </w:rPr>
          <w:t>הערות</w:t>
        </w:r>
        <w:r w:rsidR="00595BE9" w:rsidRPr="00810037">
          <w:rPr>
            <w:sz w:val="24"/>
            <w:szCs w:val="24"/>
            <w:rtl/>
            <w:lang w:eastAsia="he-IL"/>
            <w:rPrChange w:id="369" w:author="Meryl Etman [2]" w:date="2022-12-11T11:53:00Z">
              <w:rPr>
                <w:sz w:val="24"/>
                <w:szCs w:val="24"/>
                <w:highlight w:val="yellow"/>
                <w:rtl/>
                <w:lang w:eastAsia="he-IL"/>
              </w:rPr>
            </w:rPrChange>
          </w:rPr>
          <w:t xml:space="preserve"> </w:t>
        </w:r>
        <w:r w:rsidR="00595BE9" w:rsidRPr="00810037">
          <w:rPr>
            <w:rFonts w:hint="eastAsia"/>
            <w:sz w:val="24"/>
            <w:szCs w:val="24"/>
            <w:rtl/>
            <w:lang w:eastAsia="he-IL"/>
            <w:rPrChange w:id="370" w:author="Meryl Etman [2]" w:date="2022-12-11T11:53:00Z">
              <w:rPr>
                <w:rFonts w:hint="eastAsia"/>
                <w:sz w:val="24"/>
                <w:szCs w:val="24"/>
                <w:highlight w:val="yellow"/>
                <w:rtl/>
                <w:lang w:eastAsia="he-IL"/>
              </w:rPr>
            </w:rPrChange>
          </w:rPr>
          <w:t>לצוות</w:t>
        </w:r>
        <w:r w:rsidR="00595BE9" w:rsidRPr="00810037">
          <w:rPr>
            <w:sz w:val="24"/>
            <w:szCs w:val="24"/>
            <w:rtl/>
            <w:lang w:eastAsia="he-IL"/>
            <w:rPrChange w:id="371" w:author="Meryl Etman [2]" w:date="2022-12-11T11:53:00Z">
              <w:rPr>
                <w:sz w:val="24"/>
                <w:szCs w:val="24"/>
                <w:highlight w:val="yellow"/>
                <w:rtl/>
                <w:lang w:eastAsia="he-IL"/>
              </w:rPr>
            </w:rPrChange>
          </w:rPr>
          <w:t xml:space="preserve"> </w:t>
        </w:r>
        <w:r w:rsidR="00595BE9" w:rsidRPr="00810037">
          <w:rPr>
            <w:rFonts w:hint="eastAsia"/>
            <w:sz w:val="24"/>
            <w:szCs w:val="24"/>
            <w:rtl/>
            <w:lang w:eastAsia="he-IL"/>
            <w:rPrChange w:id="372" w:author="Meryl Etman [2]" w:date="2022-12-11T11:53:00Z">
              <w:rPr>
                <w:rFonts w:hint="eastAsia"/>
                <w:sz w:val="24"/>
                <w:szCs w:val="24"/>
                <w:highlight w:val="yellow"/>
                <w:rtl/>
                <w:lang w:eastAsia="he-IL"/>
              </w:rPr>
            </w:rPrChange>
          </w:rPr>
          <w:t>התכנון</w:t>
        </w:r>
        <w:r w:rsidR="00595BE9" w:rsidRPr="00810037">
          <w:rPr>
            <w:sz w:val="24"/>
            <w:szCs w:val="24"/>
            <w:rtl/>
            <w:lang w:eastAsia="he-IL"/>
            <w:rPrChange w:id="373" w:author="Meryl Etman [2]" w:date="2022-12-11T11:53:00Z">
              <w:rPr>
                <w:sz w:val="24"/>
                <w:szCs w:val="24"/>
                <w:highlight w:val="yellow"/>
                <w:rtl/>
                <w:lang w:eastAsia="he-IL"/>
              </w:rPr>
            </w:rPrChange>
          </w:rPr>
          <w:t xml:space="preserve"> </w:t>
        </w:r>
        <w:r w:rsidR="00595BE9" w:rsidRPr="00810037">
          <w:rPr>
            <w:rFonts w:hint="eastAsia"/>
            <w:sz w:val="24"/>
            <w:szCs w:val="24"/>
            <w:rtl/>
            <w:lang w:eastAsia="he-IL"/>
            <w:rPrChange w:id="374" w:author="Meryl Etman [2]" w:date="2022-12-11T11:53:00Z">
              <w:rPr>
                <w:rFonts w:hint="eastAsia"/>
                <w:sz w:val="24"/>
                <w:szCs w:val="24"/>
                <w:highlight w:val="yellow"/>
                <w:rtl/>
                <w:lang w:eastAsia="he-IL"/>
              </w:rPr>
            </w:rPrChange>
          </w:rPr>
          <w:t>לגבי</w:t>
        </w:r>
        <w:r w:rsidR="00595BE9" w:rsidRPr="00810037">
          <w:rPr>
            <w:sz w:val="24"/>
            <w:szCs w:val="24"/>
            <w:rtl/>
            <w:lang w:eastAsia="he-IL"/>
            <w:rPrChange w:id="375" w:author="Meryl Etman [2]" w:date="2022-12-11T11:53:00Z">
              <w:rPr>
                <w:sz w:val="24"/>
                <w:szCs w:val="24"/>
                <w:highlight w:val="yellow"/>
                <w:rtl/>
                <w:lang w:eastAsia="he-IL"/>
              </w:rPr>
            </w:rPrChange>
          </w:rPr>
          <w:t xml:space="preserve"> </w:t>
        </w:r>
        <w:r w:rsidR="00595BE9" w:rsidRPr="00810037">
          <w:rPr>
            <w:rFonts w:hint="eastAsia"/>
            <w:sz w:val="24"/>
            <w:szCs w:val="24"/>
            <w:rtl/>
            <w:lang w:eastAsia="he-IL"/>
            <w:rPrChange w:id="376" w:author="Meryl Etman [2]" w:date="2022-12-11T11:53:00Z">
              <w:rPr>
                <w:rFonts w:hint="eastAsia"/>
                <w:sz w:val="24"/>
                <w:szCs w:val="24"/>
                <w:highlight w:val="yellow"/>
                <w:rtl/>
                <w:lang w:eastAsia="he-IL"/>
              </w:rPr>
            </w:rPrChange>
          </w:rPr>
          <w:t>משמעות</w:t>
        </w:r>
        <w:r w:rsidR="00595BE9" w:rsidRPr="00810037">
          <w:rPr>
            <w:sz w:val="24"/>
            <w:szCs w:val="24"/>
            <w:rtl/>
            <w:lang w:eastAsia="he-IL"/>
            <w:rPrChange w:id="377" w:author="Meryl Etman [2]" w:date="2022-12-11T11:53:00Z">
              <w:rPr>
                <w:sz w:val="24"/>
                <w:szCs w:val="24"/>
                <w:highlight w:val="yellow"/>
                <w:rtl/>
                <w:lang w:eastAsia="he-IL"/>
              </w:rPr>
            </w:rPrChange>
          </w:rPr>
          <w:t xml:space="preserve"> </w:t>
        </w:r>
        <w:r w:rsidR="00595BE9" w:rsidRPr="00810037">
          <w:rPr>
            <w:rFonts w:hint="eastAsia"/>
            <w:sz w:val="24"/>
            <w:szCs w:val="24"/>
            <w:rtl/>
            <w:lang w:eastAsia="he-IL"/>
            <w:rPrChange w:id="378" w:author="Meryl Etman [2]" w:date="2022-12-11T11:53:00Z">
              <w:rPr>
                <w:rFonts w:hint="eastAsia"/>
                <w:sz w:val="24"/>
                <w:szCs w:val="24"/>
                <w:highlight w:val="yellow"/>
                <w:rtl/>
                <w:lang w:eastAsia="he-IL"/>
              </w:rPr>
            </w:rPrChange>
          </w:rPr>
          <w:t>פרטי</w:t>
        </w:r>
        <w:r w:rsidR="00595BE9" w:rsidRPr="00810037">
          <w:rPr>
            <w:sz w:val="24"/>
            <w:szCs w:val="24"/>
            <w:rtl/>
            <w:lang w:eastAsia="he-IL"/>
            <w:rPrChange w:id="379" w:author="Meryl Etman [2]" w:date="2022-12-11T11:53:00Z">
              <w:rPr>
                <w:sz w:val="24"/>
                <w:szCs w:val="24"/>
                <w:highlight w:val="yellow"/>
                <w:rtl/>
                <w:lang w:eastAsia="he-IL"/>
              </w:rPr>
            </w:rPrChange>
          </w:rPr>
          <w:t xml:space="preserve"> </w:t>
        </w:r>
        <w:r w:rsidR="00595BE9" w:rsidRPr="00810037">
          <w:rPr>
            <w:rFonts w:hint="eastAsia"/>
            <w:sz w:val="24"/>
            <w:szCs w:val="24"/>
            <w:rtl/>
            <w:lang w:eastAsia="he-IL"/>
            <w:rPrChange w:id="380" w:author="Meryl Etman [2]" w:date="2022-12-11T11:53:00Z">
              <w:rPr>
                <w:rFonts w:hint="eastAsia"/>
                <w:sz w:val="24"/>
                <w:szCs w:val="24"/>
                <w:highlight w:val="yellow"/>
                <w:rtl/>
                <w:lang w:eastAsia="he-IL"/>
              </w:rPr>
            </w:rPrChange>
          </w:rPr>
          <w:t>וחומרי</w:t>
        </w:r>
        <w:r w:rsidR="00595BE9" w:rsidRPr="00810037">
          <w:rPr>
            <w:sz w:val="24"/>
            <w:szCs w:val="24"/>
            <w:rtl/>
            <w:lang w:eastAsia="he-IL"/>
            <w:rPrChange w:id="381" w:author="Meryl Etman [2]" w:date="2022-12-11T11:53:00Z">
              <w:rPr>
                <w:sz w:val="24"/>
                <w:szCs w:val="24"/>
                <w:highlight w:val="yellow"/>
                <w:rtl/>
                <w:lang w:eastAsia="he-IL"/>
              </w:rPr>
            </w:rPrChange>
          </w:rPr>
          <w:t xml:space="preserve"> </w:t>
        </w:r>
        <w:r w:rsidR="00595BE9" w:rsidRPr="00810037">
          <w:rPr>
            <w:rFonts w:hint="eastAsia"/>
            <w:sz w:val="24"/>
            <w:szCs w:val="24"/>
            <w:rtl/>
            <w:lang w:eastAsia="he-IL"/>
            <w:rPrChange w:id="382" w:author="Meryl Etman [2]" w:date="2022-12-11T11:53:00Z">
              <w:rPr>
                <w:rFonts w:hint="eastAsia"/>
                <w:sz w:val="24"/>
                <w:szCs w:val="24"/>
                <w:highlight w:val="yellow"/>
                <w:rtl/>
                <w:lang w:eastAsia="he-IL"/>
              </w:rPr>
            </w:rPrChange>
          </w:rPr>
          <w:t>הגמר</w:t>
        </w:r>
        <w:r w:rsidR="00595BE9" w:rsidRPr="00810037">
          <w:rPr>
            <w:sz w:val="24"/>
            <w:szCs w:val="24"/>
            <w:rtl/>
            <w:lang w:eastAsia="he-IL"/>
            <w:rPrChange w:id="383" w:author="Meryl Etman [2]" w:date="2022-12-11T11:53:00Z">
              <w:rPr>
                <w:sz w:val="24"/>
                <w:szCs w:val="24"/>
                <w:highlight w:val="yellow"/>
                <w:rtl/>
                <w:lang w:eastAsia="he-IL"/>
              </w:rPr>
            </w:rPrChange>
          </w:rPr>
          <w:t xml:space="preserve"> </w:t>
        </w:r>
        <w:r w:rsidR="00595BE9" w:rsidRPr="00810037">
          <w:rPr>
            <w:rFonts w:hint="eastAsia"/>
            <w:sz w:val="24"/>
            <w:szCs w:val="24"/>
            <w:rtl/>
            <w:lang w:eastAsia="he-IL"/>
            <w:rPrChange w:id="384" w:author="Meryl Etman [2]" w:date="2022-12-11T11:53:00Z">
              <w:rPr>
                <w:rFonts w:hint="eastAsia"/>
                <w:sz w:val="24"/>
                <w:szCs w:val="24"/>
                <w:highlight w:val="yellow"/>
                <w:rtl/>
                <w:lang w:eastAsia="he-IL"/>
              </w:rPr>
            </w:rPrChange>
          </w:rPr>
          <w:t>השונים</w:t>
        </w:r>
        <w:r w:rsidR="00595BE9" w:rsidRPr="00810037">
          <w:rPr>
            <w:sz w:val="24"/>
            <w:szCs w:val="24"/>
            <w:rtl/>
            <w:lang w:eastAsia="he-IL"/>
            <w:rPrChange w:id="385" w:author="Meryl Etman [2]" w:date="2022-12-11T11:53:00Z">
              <w:rPr>
                <w:sz w:val="24"/>
                <w:szCs w:val="24"/>
                <w:highlight w:val="yellow"/>
                <w:rtl/>
                <w:lang w:eastAsia="he-IL"/>
              </w:rPr>
            </w:rPrChange>
          </w:rPr>
          <w:t>.</w:t>
        </w:r>
      </w:ins>
    </w:p>
    <w:p w14:paraId="3E0191A4" w14:textId="012F2A8D" w:rsidR="00232692" w:rsidRPr="00810037" w:rsidRDefault="00810037">
      <w:pPr>
        <w:pStyle w:val="af3"/>
        <w:numPr>
          <w:ilvl w:val="0"/>
          <w:numId w:val="24"/>
        </w:numPr>
        <w:spacing w:line="240" w:lineRule="auto"/>
        <w:ind w:left="2069" w:hanging="567"/>
        <w:rPr>
          <w:sz w:val="24"/>
          <w:szCs w:val="24"/>
          <w:lang w:eastAsia="he-IL"/>
        </w:rPr>
        <w:pPrChange w:id="386" w:author="Meryl Etman" w:date="2023-07-19T17:23:00Z">
          <w:pPr>
            <w:tabs>
              <w:tab w:val="center" w:pos="4153"/>
              <w:tab w:val="right" w:pos="8306"/>
            </w:tabs>
            <w:spacing w:before="0" w:beforeAutospacing="0" w:after="0" w:afterAutospacing="0" w:line="240" w:lineRule="auto"/>
            <w:ind w:left="1440"/>
            <w:jc w:val="both"/>
          </w:pPr>
        </w:pPrChange>
      </w:pPr>
      <w:ins w:id="387" w:author="Meryl Etman [2]" w:date="2022-12-11T11:49:00Z">
        <w:r w:rsidRPr="00810037">
          <w:rPr>
            <w:rFonts w:hint="eastAsia"/>
            <w:sz w:val="24"/>
            <w:szCs w:val="24"/>
            <w:rtl/>
            <w:lang w:eastAsia="he-IL"/>
            <w:rPrChange w:id="388" w:author="Meryl Etman [2]" w:date="2022-12-11T11:53:00Z">
              <w:rPr>
                <w:rFonts w:hint="eastAsia"/>
                <w:sz w:val="24"/>
                <w:szCs w:val="24"/>
                <w:highlight w:val="yellow"/>
                <w:rtl/>
                <w:lang w:eastAsia="he-IL"/>
              </w:rPr>
            </w:rPrChange>
          </w:rPr>
          <w:t>ליווי</w:t>
        </w:r>
        <w:r w:rsidRPr="00810037">
          <w:rPr>
            <w:sz w:val="24"/>
            <w:szCs w:val="24"/>
            <w:rtl/>
            <w:lang w:eastAsia="he-IL"/>
            <w:rPrChange w:id="389" w:author="Meryl Etman [2]" w:date="2022-12-11T11:53:00Z">
              <w:rPr>
                <w:sz w:val="24"/>
                <w:szCs w:val="24"/>
                <w:highlight w:val="yellow"/>
                <w:rtl/>
                <w:lang w:eastAsia="he-IL"/>
              </w:rPr>
            </w:rPrChange>
          </w:rPr>
          <w:t xml:space="preserve"> </w:t>
        </w:r>
        <w:r w:rsidRPr="00810037">
          <w:rPr>
            <w:rFonts w:hint="eastAsia"/>
            <w:sz w:val="24"/>
            <w:szCs w:val="24"/>
            <w:rtl/>
            <w:lang w:eastAsia="he-IL"/>
            <w:rPrChange w:id="390" w:author="Meryl Etman [2]" w:date="2022-12-11T11:53:00Z">
              <w:rPr>
                <w:rFonts w:hint="eastAsia"/>
                <w:sz w:val="24"/>
                <w:szCs w:val="24"/>
                <w:highlight w:val="yellow"/>
                <w:rtl/>
                <w:lang w:eastAsia="he-IL"/>
              </w:rPr>
            </w:rPrChange>
          </w:rPr>
          <w:t>ישיבות</w:t>
        </w:r>
        <w:r w:rsidRPr="00810037">
          <w:rPr>
            <w:sz w:val="24"/>
            <w:szCs w:val="24"/>
            <w:rtl/>
            <w:lang w:eastAsia="he-IL"/>
            <w:rPrChange w:id="391" w:author="Meryl Etman [2]" w:date="2022-12-11T11:53:00Z">
              <w:rPr>
                <w:sz w:val="24"/>
                <w:szCs w:val="24"/>
                <w:highlight w:val="yellow"/>
                <w:rtl/>
                <w:lang w:eastAsia="he-IL"/>
              </w:rPr>
            </w:rPrChange>
          </w:rPr>
          <w:t xml:space="preserve"> </w:t>
        </w:r>
        <w:r w:rsidRPr="00810037">
          <w:rPr>
            <w:rFonts w:hint="eastAsia"/>
            <w:sz w:val="24"/>
            <w:szCs w:val="24"/>
            <w:rtl/>
            <w:lang w:eastAsia="he-IL"/>
            <w:rPrChange w:id="392" w:author="Meryl Etman [2]" w:date="2022-12-11T11:53:00Z">
              <w:rPr>
                <w:rFonts w:hint="eastAsia"/>
                <w:sz w:val="24"/>
                <w:szCs w:val="24"/>
                <w:highlight w:val="yellow"/>
                <w:rtl/>
                <w:lang w:eastAsia="he-IL"/>
              </w:rPr>
            </w:rPrChange>
          </w:rPr>
          <w:t>צוות</w:t>
        </w:r>
        <w:r w:rsidRPr="00810037">
          <w:rPr>
            <w:sz w:val="24"/>
            <w:szCs w:val="24"/>
            <w:rtl/>
            <w:lang w:eastAsia="he-IL"/>
            <w:rPrChange w:id="393" w:author="Meryl Etman [2]" w:date="2022-12-11T11:53:00Z">
              <w:rPr>
                <w:sz w:val="24"/>
                <w:szCs w:val="24"/>
                <w:highlight w:val="yellow"/>
                <w:rtl/>
                <w:lang w:eastAsia="he-IL"/>
              </w:rPr>
            </w:rPrChange>
          </w:rPr>
          <w:t xml:space="preserve"> </w:t>
        </w:r>
        <w:r w:rsidRPr="00810037">
          <w:rPr>
            <w:rFonts w:hint="eastAsia"/>
            <w:sz w:val="24"/>
            <w:szCs w:val="24"/>
            <w:rtl/>
            <w:lang w:eastAsia="he-IL"/>
            <w:rPrChange w:id="394" w:author="Meryl Etman [2]" w:date="2022-12-11T11:53:00Z">
              <w:rPr>
                <w:rFonts w:hint="eastAsia"/>
                <w:sz w:val="24"/>
                <w:szCs w:val="24"/>
                <w:highlight w:val="yellow"/>
                <w:rtl/>
                <w:lang w:eastAsia="he-IL"/>
              </w:rPr>
            </w:rPrChange>
          </w:rPr>
          <w:t>התכנון</w:t>
        </w:r>
        <w:r w:rsidRPr="00810037">
          <w:rPr>
            <w:sz w:val="24"/>
            <w:szCs w:val="24"/>
            <w:rtl/>
            <w:lang w:eastAsia="he-IL"/>
            <w:rPrChange w:id="395" w:author="Meryl Etman [2]" w:date="2022-12-11T11:53:00Z">
              <w:rPr>
                <w:sz w:val="24"/>
                <w:szCs w:val="24"/>
                <w:highlight w:val="yellow"/>
                <w:rtl/>
                <w:lang w:eastAsia="he-IL"/>
              </w:rPr>
            </w:rPrChange>
          </w:rPr>
          <w:t xml:space="preserve"> </w:t>
        </w:r>
        <w:r w:rsidRPr="00810037">
          <w:rPr>
            <w:rFonts w:hint="eastAsia"/>
            <w:sz w:val="24"/>
            <w:szCs w:val="24"/>
            <w:rtl/>
            <w:lang w:eastAsia="he-IL"/>
            <w:rPrChange w:id="396" w:author="Meryl Etman [2]" w:date="2022-12-11T11:53:00Z">
              <w:rPr>
                <w:rFonts w:hint="eastAsia"/>
                <w:sz w:val="24"/>
                <w:szCs w:val="24"/>
                <w:highlight w:val="yellow"/>
                <w:rtl/>
                <w:lang w:eastAsia="he-IL"/>
              </w:rPr>
            </w:rPrChange>
          </w:rPr>
          <w:t>והביצוע</w:t>
        </w:r>
        <w:r w:rsidRPr="00810037">
          <w:rPr>
            <w:sz w:val="24"/>
            <w:szCs w:val="24"/>
            <w:rtl/>
            <w:lang w:eastAsia="he-IL"/>
            <w:rPrChange w:id="397" w:author="Meryl Etman [2]" w:date="2022-12-11T11:53:00Z">
              <w:rPr>
                <w:sz w:val="24"/>
                <w:szCs w:val="24"/>
                <w:highlight w:val="yellow"/>
                <w:rtl/>
                <w:lang w:eastAsia="he-IL"/>
              </w:rPr>
            </w:rPrChange>
          </w:rPr>
          <w:t xml:space="preserve"> </w:t>
        </w:r>
        <w:r w:rsidRPr="00810037">
          <w:rPr>
            <w:rFonts w:hint="eastAsia"/>
            <w:sz w:val="24"/>
            <w:szCs w:val="24"/>
            <w:rtl/>
            <w:lang w:eastAsia="he-IL"/>
            <w:rPrChange w:id="398" w:author="Meryl Etman [2]" w:date="2022-12-11T11:53:00Z">
              <w:rPr>
                <w:rFonts w:hint="eastAsia"/>
                <w:sz w:val="24"/>
                <w:szCs w:val="24"/>
                <w:highlight w:val="yellow"/>
                <w:rtl/>
                <w:lang w:eastAsia="he-IL"/>
              </w:rPr>
            </w:rPrChange>
          </w:rPr>
          <w:t>בעת</w:t>
        </w:r>
        <w:r w:rsidRPr="00810037">
          <w:rPr>
            <w:sz w:val="24"/>
            <w:szCs w:val="24"/>
            <w:rtl/>
            <w:lang w:eastAsia="he-IL"/>
            <w:rPrChange w:id="399" w:author="Meryl Etman [2]" w:date="2022-12-11T11:53:00Z">
              <w:rPr>
                <w:sz w:val="24"/>
                <w:szCs w:val="24"/>
                <w:highlight w:val="yellow"/>
                <w:rtl/>
                <w:lang w:eastAsia="he-IL"/>
              </w:rPr>
            </w:rPrChange>
          </w:rPr>
          <w:t xml:space="preserve"> </w:t>
        </w:r>
        <w:r w:rsidRPr="00810037">
          <w:rPr>
            <w:rFonts w:hint="eastAsia"/>
            <w:sz w:val="24"/>
            <w:szCs w:val="24"/>
            <w:rtl/>
            <w:lang w:eastAsia="he-IL"/>
            <w:rPrChange w:id="400" w:author="Meryl Etman [2]" w:date="2022-12-11T11:53:00Z">
              <w:rPr>
                <w:rFonts w:hint="eastAsia"/>
                <w:sz w:val="24"/>
                <w:szCs w:val="24"/>
                <w:highlight w:val="yellow"/>
                <w:rtl/>
                <w:lang w:eastAsia="he-IL"/>
              </w:rPr>
            </w:rPrChange>
          </w:rPr>
          <w:t>קבלת</w:t>
        </w:r>
        <w:r w:rsidRPr="00810037">
          <w:rPr>
            <w:sz w:val="24"/>
            <w:szCs w:val="24"/>
            <w:rtl/>
            <w:lang w:eastAsia="he-IL"/>
            <w:rPrChange w:id="401" w:author="Meryl Etman [2]" w:date="2022-12-11T11:53:00Z">
              <w:rPr>
                <w:sz w:val="24"/>
                <w:szCs w:val="24"/>
                <w:highlight w:val="yellow"/>
                <w:rtl/>
                <w:lang w:eastAsia="he-IL"/>
              </w:rPr>
            </w:rPrChange>
          </w:rPr>
          <w:t xml:space="preserve"> </w:t>
        </w:r>
        <w:r w:rsidRPr="00810037">
          <w:rPr>
            <w:rFonts w:hint="eastAsia"/>
            <w:sz w:val="24"/>
            <w:szCs w:val="24"/>
            <w:rtl/>
            <w:lang w:eastAsia="he-IL"/>
            <w:rPrChange w:id="402" w:author="Meryl Etman [2]" w:date="2022-12-11T11:53:00Z">
              <w:rPr>
                <w:rFonts w:hint="eastAsia"/>
                <w:sz w:val="24"/>
                <w:szCs w:val="24"/>
                <w:highlight w:val="yellow"/>
                <w:rtl/>
                <w:lang w:eastAsia="he-IL"/>
              </w:rPr>
            </w:rPrChange>
          </w:rPr>
          <w:t>החלטות</w:t>
        </w:r>
        <w:r w:rsidRPr="00810037">
          <w:rPr>
            <w:sz w:val="24"/>
            <w:szCs w:val="24"/>
            <w:rtl/>
            <w:lang w:eastAsia="he-IL"/>
            <w:rPrChange w:id="403" w:author="Meryl Etman [2]" w:date="2022-12-11T11:53:00Z">
              <w:rPr>
                <w:sz w:val="24"/>
                <w:szCs w:val="24"/>
                <w:highlight w:val="yellow"/>
                <w:rtl/>
                <w:lang w:eastAsia="he-IL"/>
              </w:rPr>
            </w:rPrChange>
          </w:rPr>
          <w:t xml:space="preserve"> </w:t>
        </w:r>
        <w:r w:rsidRPr="00810037">
          <w:rPr>
            <w:rFonts w:hint="eastAsia"/>
            <w:sz w:val="24"/>
            <w:szCs w:val="24"/>
            <w:rtl/>
            <w:lang w:eastAsia="he-IL"/>
            <w:rPrChange w:id="404" w:author="Meryl Etman [2]" w:date="2022-12-11T11:53:00Z">
              <w:rPr>
                <w:rFonts w:hint="eastAsia"/>
                <w:sz w:val="24"/>
                <w:szCs w:val="24"/>
                <w:highlight w:val="yellow"/>
                <w:rtl/>
                <w:lang w:eastAsia="he-IL"/>
              </w:rPr>
            </w:rPrChange>
          </w:rPr>
          <w:t>אשר</w:t>
        </w:r>
        <w:r w:rsidRPr="00810037">
          <w:rPr>
            <w:sz w:val="24"/>
            <w:szCs w:val="24"/>
            <w:rtl/>
            <w:lang w:eastAsia="he-IL"/>
            <w:rPrChange w:id="405" w:author="Meryl Etman [2]" w:date="2022-12-11T11:53:00Z">
              <w:rPr>
                <w:sz w:val="24"/>
                <w:szCs w:val="24"/>
                <w:highlight w:val="yellow"/>
                <w:rtl/>
                <w:lang w:eastAsia="he-IL"/>
              </w:rPr>
            </w:rPrChange>
          </w:rPr>
          <w:t xml:space="preserve"> </w:t>
        </w:r>
        <w:r w:rsidRPr="00810037">
          <w:rPr>
            <w:rFonts w:hint="eastAsia"/>
            <w:sz w:val="24"/>
            <w:szCs w:val="24"/>
            <w:rtl/>
            <w:lang w:eastAsia="he-IL"/>
            <w:rPrChange w:id="406" w:author="Meryl Etman [2]" w:date="2022-12-11T11:53:00Z">
              <w:rPr>
                <w:rFonts w:hint="eastAsia"/>
                <w:sz w:val="24"/>
                <w:szCs w:val="24"/>
                <w:highlight w:val="yellow"/>
                <w:rtl/>
                <w:lang w:eastAsia="he-IL"/>
              </w:rPr>
            </w:rPrChange>
          </w:rPr>
          <w:t>ע</w:t>
        </w:r>
      </w:ins>
      <w:ins w:id="407" w:author="Meryl Etman [2]" w:date="2022-12-11T12:05:00Z">
        <w:r w:rsidR="009F5841">
          <w:rPr>
            <w:rFonts w:hint="cs"/>
            <w:sz w:val="24"/>
            <w:szCs w:val="24"/>
            <w:rtl/>
            <w:lang w:eastAsia="he-IL"/>
          </w:rPr>
          <w:t>שו</w:t>
        </w:r>
      </w:ins>
      <w:ins w:id="408" w:author="Meryl Etman [2]" w:date="2022-12-11T11:49:00Z">
        <w:r w:rsidRPr="00810037">
          <w:rPr>
            <w:rFonts w:hint="eastAsia"/>
            <w:sz w:val="24"/>
            <w:szCs w:val="24"/>
            <w:rtl/>
            <w:lang w:eastAsia="he-IL"/>
            <w:rPrChange w:id="409" w:author="Meryl Etman [2]" w:date="2022-12-11T11:53:00Z">
              <w:rPr>
                <w:rFonts w:hint="eastAsia"/>
                <w:sz w:val="24"/>
                <w:szCs w:val="24"/>
                <w:highlight w:val="yellow"/>
                <w:rtl/>
                <w:lang w:eastAsia="he-IL"/>
              </w:rPr>
            </w:rPrChange>
          </w:rPr>
          <w:t>יות</w:t>
        </w:r>
        <w:r w:rsidRPr="00810037">
          <w:rPr>
            <w:sz w:val="24"/>
            <w:szCs w:val="24"/>
            <w:rtl/>
            <w:lang w:eastAsia="he-IL"/>
            <w:rPrChange w:id="410" w:author="Meryl Etman [2]" w:date="2022-12-11T11:53:00Z">
              <w:rPr>
                <w:sz w:val="24"/>
                <w:szCs w:val="24"/>
                <w:highlight w:val="yellow"/>
                <w:rtl/>
                <w:lang w:eastAsia="he-IL"/>
              </w:rPr>
            </w:rPrChange>
          </w:rPr>
          <w:t xml:space="preserve"> </w:t>
        </w:r>
        <w:r w:rsidRPr="00810037">
          <w:rPr>
            <w:rFonts w:hint="eastAsia"/>
            <w:sz w:val="24"/>
            <w:szCs w:val="24"/>
            <w:rtl/>
            <w:lang w:eastAsia="he-IL"/>
            <w:rPrChange w:id="411" w:author="Meryl Etman [2]" w:date="2022-12-11T11:53:00Z">
              <w:rPr>
                <w:rFonts w:hint="eastAsia"/>
                <w:sz w:val="24"/>
                <w:szCs w:val="24"/>
                <w:highlight w:val="yellow"/>
                <w:rtl/>
                <w:lang w:eastAsia="he-IL"/>
              </w:rPr>
            </w:rPrChange>
          </w:rPr>
          <w:t>להשפיע</w:t>
        </w:r>
        <w:r w:rsidRPr="00810037">
          <w:rPr>
            <w:sz w:val="24"/>
            <w:szCs w:val="24"/>
            <w:rtl/>
            <w:lang w:eastAsia="he-IL"/>
            <w:rPrChange w:id="412" w:author="Meryl Etman [2]" w:date="2022-12-11T11:53:00Z">
              <w:rPr>
                <w:sz w:val="24"/>
                <w:szCs w:val="24"/>
                <w:highlight w:val="yellow"/>
                <w:rtl/>
                <w:lang w:eastAsia="he-IL"/>
              </w:rPr>
            </w:rPrChange>
          </w:rPr>
          <w:t xml:space="preserve"> </w:t>
        </w:r>
        <w:r w:rsidRPr="00810037">
          <w:rPr>
            <w:rFonts w:hint="eastAsia"/>
            <w:sz w:val="24"/>
            <w:szCs w:val="24"/>
            <w:rtl/>
            <w:lang w:eastAsia="he-IL"/>
            <w:rPrChange w:id="413" w:author="Meryl Etman [2]" w:date="2022-12-11T11:53:00Z">
              <w:rPr>
                <w:rFonts w:hint="eastAsia"/>
                <w:sz w:val="24"/>
                <w:szCs w:val="24"/>
                <w:highlight w:val="yellow"/>
                <w:rtl/>
                <w:lang w:eastAsia="he-IL"/>
              </w:rPr>
            </w:rPrChange>
          </w:rPr>
          <w:t>על</w:t>
        </w:r>
        <w:r w:rsidRPr="00810037">
          <w:rPr>
            <w:sz w:val="24"/>
            <w:szCs w:val="24"/>
            <w:rtl/>
            <w:lang w:eastAsia="he-IL"/>
            <w:rPrChange w:id="414" w:author="Meryl Etman [2]" w:date="2022-12-11T11:53:00Z">
              <w:rPr>
                <w:sz w:val="24"/>
                <w:szCs w:val="24"/>
                <w:highlight w:val="yellow"/>
                <w:rtl/>
                <w:lang w:eastAsia="he-IL"/>
              </w:rPr>
            </w:rPrChange>
          </w:rPr>
          <w:t xml:space="preserve"> </w:t>
        </w:r>
        <w:r w:rsidRPr="00810037">
          <w:rPr>
            <w:rFonts w:hint="eastAsia"/>
            <w:sz w:val="24"/>
            <w:szCs w:val="24"/>
            <w:rtl/>
            <w:lang w:eastAsia="he-IL"/>
            <w:rPrChange w:id="415" w:author="Meryl Etman [2]" w:date="2022-12-11T11:53:00Z">
              <w:rPr>
                <w:rFonts w:hint="eastAsia"/>
                <w:sz w:val="24"/>
                <w:szCs w:val="24"/>
                <w:highlight w:val="yellow"/>
                <w:rtl/>
                <w:lang w:eastAsia="he-IL"/>
              </w:rPr>
            </w:rPrChange>
          </w:rPr>
          <w:t>עלויו</w:t>
        </w:r>
      </w:ins>
      <w:ins w:id="416" w:author="Meryl Etman [2]" w:date="2022-12-11T11:50:00Z">
        <w:r w:rsidRPr="00810037">
          <w:rPr>
            <w:rFonts w:hint="eastAsia"/>
            <w:sz w:val="24"/>
            <w:szCs w:val="24"/>
            <w:rtl/>
            <w:lang w:eastAsia="he-IL"/>
            <w:rPrChange w:id="417" w:author="Meryl Etman [2]" w:date="2022-12-11T11:53:00Z">
              <w:rPr>
                <w:rFonts w:hint="eastAsia"/>
                <w:sz w:val="24"/>
                <w:szCs w:val="24"/>
                <w:highlight w:val="yellow"/>
                <w:rtl/>
                <w:lang w:eastAsia="he-IL"/>
              </w:rPr>
            </w:rPrChange>
          </w:rPr>
          <w:t>ת</w:t>
        </w:r>
        <w:r w:rsidRPr="00810037">
          <w:rPr>
            <w:sz w:val="24"/>
            <w:szCs w:val="24"/>
            <w:rtl/>
            <w:lang w:eastAsia="he-IL"/>
            <w:rPrChange w:id="418" w:author="Meryl Etman [2]" w:date="2022-12-11T11:53:00Z">
              <w:rPr>
                <w:sz w:val="24"/>
                <w:szCs w:val="24"/>
                <w:highlight w:val="yellow"/>
                <w:rtl/>
                <w:lang w:eastAsia="he-IL"/>
              </w:rPr>
            </w:rPrChange>
          </w:rPr>
          <w:t xml:space="preserve"> </w:t>
        </w:r>
        <w:r w:rsidRPr="00810037">
          <w:rPr>
            <w:rFonts w:hint="eastAsia"/>
            <w:sz w:val="24"/>
            <w:szCs w:val="24"/>
            <w:rtl/>
            <w:lang w:eastAsia="he-IL"/>
            <w:rPrChange w:id="419" w:author="Meryl Etman [2]" w:date="2022-12-11T11:53:00Z">
              <w:rPr>
                <w:rFonts w:hint="eastAsia"/>
                <w:sz w:val="24"/>
                <w:szCs w:val="24"/>
                <w:highlight w:val="yellow"/>
                <w:rtl/>
                <w:lang w:eastAsia="he-IL"/>
              </w:rPr>
            </w:rPrChange>
          </w:rPr>
          <w:t>הניהול</w:t>
        </w:r>
        <w:r w:rsidRPr="00810037">
          <w:rPr>
            <w:sz w:val="24"/>
            <w:szCs w:val="24"/>
            <w:rtl/>
            <w:lang w:eastAsia="he-IL"/>
            <w:rPrChange w:id="420" w:author="Meryl Etman [2]" w:date="2022-12-11T11:53:00Z">
              <w:rPr>
                <w:sz w:val="24"/>
                <w:szCs w:val="24"/>
                <w:highlight w:val="yellow"/>
                <w:rtl/>
                <w:lang w:eastAsia="he-IL"/>
              </w:rPr>
            </w:rPrChange>
          </w:rPr>
          <w:t xml:space="preserve"> </w:t>
        </w:r>
        <w:r w:rsidRPr="00810037">
          <w:rPr>
            <w:rFonts w:hint="eastAsia"/>
            <w:sz w:val="24"/>
            <w:szCs w:val="24"/>
            <w:rtl/>
            <w:lang w:eastAsia="he-IL"/>
            <w:rPrChange w:id="421" w:author="Meryl Etman [2]" w:date="2022-12-11T11:53:00Z">
              <w:rPr>
                <w:rFonts w:hint="eastAsia"/>
                <w:sz w:val="24"/>
                <w:szCs w:val="24"/>
                <w:highlight w:val="yellow"/>
                <w:rtl/>
                <w:lang w:eastAsia="he-IL"/>
              </w:rPr>
            </w:rPrChange>
          </w:rPr>
          <w:t>העתידי</w:t>
        </w:r>
        <w:r w:rsidRPr="00810037">
          <w:rPr>
            <w:sz w:val="24"/>
            <w:szCs w:val="24"/>
            <w:rtl/>
            <w:lang w:eastAsia="he-IL"/>
            <w:rPrChange w:id="422" w:author="Meryl Etman [2]" w:date="2022-12-11T11:53:00Z">
              <w:rPr>
                <w:sz w:val="24"/>
                <w:szCs w:val="24"/>
                <w:highlight w:val="yellow"/>
                <w:rtl/>
                <w:lang w:eastAsia="he-IL"/>
              </w:rPr>
            </w:rPrChange>
          </w:rPr>
          <w:t>.</w:t>
        </w:r>
      </w:ins>
      <w:del w:id="423" w:author="Meryl Etman [2]" w:date="2022-12-11T11:46:00Z">
        <w:r w:rsidR="00232692" w:rsidRPr="00810037" w:rsidDel="00810037">
          <w:rPr>
            <w:sz w:val="24"/>
            <w:szCs w:val="24"/>
            <w:rtl/>
            <w:lang w:eastAsia="he-IL"/>
          </w:rPr>
          <w:delText>.</w:delText>
        </w:r>
      </w:del>
    </w:p>
    <w:p w14:paraId="5D3D25A8" w14:textId="77777777" w:rsidR="00232692" w:rsidRPr="00810037" w:rsidRDefault="00232692">
      <w:pPr>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Change w:id="424" w:author="Meryl Etman" w:date="2023-07-19T17:23:00Z">
          <w:pPr>
            <w:tabs>
              <w:tab w:val="left" w:pos="720"/>
              <w:tab w:val="center" w:pos="4153"/>
              <w:tab w:val="right" w:pos="8306"/>
            </w:tabs>
            <w:spacing w:before="0" w:beforeAutospacing="0" w:after="0" w:afterAutospacing="0" w:line="240" w:lineRule="auto"/>
            <w:jc w:val="both"/>
          </w:pPr>
        </w:pPrChange>
      </w:pPr>
    </w:p>
    <w:p w14:paraId="0DDA7926" w14:textId="2B23868D" w:rsidR="00232692" w:rsidRDefault="00232692" w:rsidP="0059278E">
      <w:pPr>
        <w:tabs>
          <w:tab w:val="left" w:pos="720"/>
          <w:tab w:val="center" w:pos="4153"/>
          <w:tab w:val="right" w:pos="8306"/>
        </w:tabs>
        <w:spacing w:before="0" w:beforeAutospacing="0" w:after="0" w:afterAutospacing="0" w:line="240" w:lineRule="auto"/>
        <w:ind w:left="720"/>
        <w:jc w:val="both"/>
        <w:rPr>
          <w:ins w:id="425" w:author="Meryl Etman [2]" w:date="2022-12-11T11:53:00Z"/>
          <w:rFonts w:ascii="Times New Roman" w:eastAsia="Times New Roman" w:hAnsi="Times New Roman" w:cs="David"/>
          <w:sz w:val="24"/>
          <w:szCs w:val="24"/>
          <w:rtl/>
          <w:lang w:eastAsia="he-IL"/>
        </w:rPr>
      </w:pPr>
      <w:r w:rsidRPr="00810037">
        <w:rPr>
          <w:rFonts w:ascii="Times New Roman" w:eastAsia="Times New Roman" w:hAnsi="Times New Roman" w:cs="David"/>
          <w:sz w:val="24"/>
          <w:szCs w:val="24"/>
          <w:rtl/>
          <w:lang w:eastAsia="he-IL"/>
        </w:rPr>
        <w:t xml:space="preserve">3.3 </w:t>
      </w:r>
      <w:del w:id="426" w:author="Meryl Etman [2]" w:date="2022-12-11T11:50:00Z">
        <w:r w:rsidRPr="00810037" w:rsidDel="00810037">
          <w:rPr>
            <w:rFonts w:ascii="Times New Roman" w:eastAsia="Times New Roman" w:hAnsi="Times New Roman" w:cs="David" w:hint="eastAsia"/>
            <w:sz w:val="24"/>
            <w:szCs w:val="24"/>
            <w:u w:val="single"/>
            <w:rtl/>
            <w:lang w:eastAsia="he-IL"/>
          </w:rPr>
          <w:delText>פיקוח</w:delText>
        </w:r>
        <w:r w:rsidRPr="00810037" w:rsidDel="00810037">
          <w:rPr>
            <w:rFonts w:ascii="Times New Roman" w:eastAsia="Times New Roman" w:hAnsi="Times New Roman" w:cs="David"/>
            <w:sz w:val="24"/>
            <w:szCs w:val="24"/>
            <w:u w:val="single"/>
            <w:rtl/>
            <w:lang w:eastAsia="he-IL"/>
          </w:rPr>
          <w:delText xml:space="preserve"> </w:delText>
        </w:r>
        <w:r w:rsidRPr="00810037" w:rsidDel="00810037">
          <w:rPr>
            <w:rFonts w:ascii="Times New Roman" w:eastAsia="Times New Roman" w:hAnsi="Times New Roman" w:cs="David" w:hint="eastAsia"/>
            <w:sz w:val="24"/>
            <w:szCs w:val="24"/>
            <w:u w:val="single"/>
            <w:rtl/>
            <w:lang w:eastAsia="he-IL"/>
          </w:rPr>
          <w:delText>עליון</w:delText>
        </w:r>
      </w:del>
      <w:ins w:id="427" w:author="Meryl Etman [2]" w:date="2022-12-11T11:50:00Z">
        <w:r w:rsidR="00810037" w:rsidRPr="00810037">
          <w:rPr>
            <w:rFonts w:ascii="Times New Roman" w:eastAsia="Times New Roman" w:hAnsi="Times New Roman" w:cs="David" w:hint="eastAsia"/>
            <w:sz w:val="24"/>
            <w:szCs w:val="24"/>
            <w:u w:val="single"/>
            <w:rtl/>
            <w:lang w:eastAsia="he-IL"/>
            <w:rPrChange w:id="428" w:author="Meryl Etman [2]" w:date="2022-12-11T11:53:00Z">
              <w:rPr>
                <w:rFonts w:ascii="Times New Roman" w:eastAsia="Times New Roman" w:hAnsi="Times New Roman" w:cs="David" w:hint="eastAsia"/>
                <w:sz w:val="24"/>
                <w:szCs w:val="24"/>
                <w:highlight w:val="yellow"/>
                <w:u w:val="single"/>
                <w:rtl/>
                <w:lang w:eastAsia="he-IL"/>
              </w:rPr>
            </w:rPrChange>
          </w:rPr>
          <w:t>שלב</w:t>
        </w:r>
        <w:r w:rsidR="00810037" w:rsidRPr="00810037">
          <w:rPr>
            <w:rFonts w:ascii="Times New Roman" w:eastAsia="Times New Roman" w:hAnsi="Times New Roman" w:cs="David"/>
            <w:sz w:val="24"/>
            <w:szCs w:val="24"/>
            <w:u w:val="single"/>
            <w:rtl/>
            <w:lang w:eastAsia="he-IL"/>
            <w:rPrChange w:id="429" w:author="Meryl Etman [2]" w:date="2022-12-11T11:53:00Z">
              <w:rPr>
                <w:rFonts w:ascii="Times New Roman" w:eastAsia="Times New Roman" w:hAnsi="Times New Roman" w:cs="David"/>
                <w:sz w:val="24"/>
                <w:szCs w:val="24"/>
                <w:highlight w:val="yellow"/>
                <w:u w:val="single"/>
                <w:rtl/>
                <w:lang w:eastAsia="he-IL"/>
              </w:rPr>
            </w:rPrChange>
          </w:rPr>
          <w:t xml:space="preserve"> </w:t>
        </w:r>
        <w:r w:rsidR="00810037" w:rsidRPr="00810037">
          <w:rPr>
            <w:rFonts w:ascii="Times New Roman" w:eastAsia="Times New Roman" w:hAnsi="Times New Roman" w:cs="David" w:hint="eastAsia"/>
            <w:sz w:val="24"/>
            <w:szCs w:val="24"/>
            <w:u w:val="single"/>
            <w:rtl/>
            <w:lang w:eastAsia="he-IL"/>
            <w:rPrChange w:id="430" w:author="Meryl Etman [2]" w:date="2022-12-11T11:53:00Z">
              <w:rPr>
                <w:rFonts w:ascii="Times New Roman" w:eastAsia="Times New Roman" w:hAnsi="Times New Roman" w:cs="David" w:hint="eastAsia"/>
                <w:sz w:val="24"/>
                <w:szCs w:val="24"/>
                <w:highlight w:val="yellow"/>
                <w:u w:val="single"/>
                <w:rtl/>
                <w:lang w:eastAsia="he-IL"/>
              </w:rPr>
            </w:rPrChange>
          </w:rPr>
          <w:t>ג</w:t>
        </w:r>
        <w:r w:rsidR="00810037" w:rsidRPr="00810037">
          <w:rPr>
            <w:rFonts w:ascii="Times New Roman" w:eastAsia="Times New Roman" w:hAnsi="Times New Roman" w:cs="David"/>
            <w:sz w:val="24"/>
            <w:szCs w:val="24"/>
            <w:u w:val="single"/>
            <w:rtl/>
            <w:lang w:eastAsia="he-IL"/>
            <w:rPrChange w:id="431" w:author="Meryl Etman [2]" w:date="2022-12-11T11:53:00Z">
              <w:rPr>
                <w:rFonts w:ascii="Times New Roman" w:eastAsia="Times New Roman" w:hAnsi="Times New Roman" w:cs="David"/>
                <w:sz w:val="24"/>
                <w:szCs w:val="24"/>
                <w:highlight w:val="yellow"/>
                <w:u w:val="single"/>
                <w:rtl/>
                <w:lang w:eastAsia="he-IL"/>
              </w:rPr>
            </w:rPrChange>
          </w:rPr>
          <w:t>'</w:t>
        </w:r>
      </w:ins>
      <w:r w:rsidRPr="00810037">
        <w:rPr>
          <w:rFonts w:ascii="Times New Roman" w:eastAsia="Times New Roman" w:hAnsi="Times New Roman" w:cs="David"/>
          <w:sz w:val="24"/>
          <w:szCs w:val="24"/>
          <w:rtl/>
          <w:lang w:eastAsia="he-IL"/>
        </w:rPr>
        <w:t>:</w:t>
      </w:r>
    </w:p>
    <w:p w14:paraId="0CEDA060" w14:textId="77777777" w:rsidR="00810037" w:rsidRPr="00810037" w:rsidRDefault="00810037" w:rsidP="000A29A2">
      <w:pPr>
        <w:tabs>
          <w:tab w:val="left" w:pos="720"/>
          <w:tab w:val="center" w:pos="4153"/>
          <w:tab w:val="right" w:pos="8306"/>
        </w:tabs>
        <w:spacing w:before="0" w:beforeAutospacing="0" w:after="0" w:afterAutospacing="0" w:line="240" w:lineRule="auto"/>
        <w:ind w:left="720"/>
        <w:jc w:val="both"/>
        <w:rPr>
          <w:rFonts w:ascii="Times New Roman" w:eastAsia="Times New Roman" w:hAnsi="Times New Roman" w:cs="David"/>
          <w:sz w:val="24"/>
          <w:szCs w:val="24"/>
          <w:lang w:eastAsia="he-IL"/>
        </w:rPr>
      </w:pPr>
    </w:p>
    <w:p w14:paraId="1166557D" w14:textId="0920F4BF" w:rsidR="00232692" w:rsidRPr="00810037" w:rsidDel="00810037" w:rsidRDefault="00232692">
      <w:pPr>
        <w:pStyle w:val="af3"/>
        <w:numPr>
          <w:ilvl w:val="0"/>
          <w:numId w:val="25"/>
        </w:numPr>
        <w:tabs>
          <w:tab w:val="left" w:pos="720"/>
          <w:tab w:val="center" w:pos="4153"/>
          <w:tab w:val="right" w:pos="8306"/>
        </w:tabs>
        <w:spacing w:line="240" w:lineRule="auto"/>
        <w:ind w:left="2069" w:hanging="567"/>
        <w:rPr>
          <w:del w:id="432" w:author="Meryl Etman [2]" w:date="2022-12-11T11:53:00Z"/>
          <w:sz w:val="24"/>
          <w:szCs w:val="24"/>
          <w:rtl/>
          <w:lang w:eastAsia="he-IL"/>
          <w:rPrChange w:id="433" w:author="Meryl Etman [2]" w:date="2022-12-11T11:55:00Z">
            <w:rPr>
              <w:del w:id="434" w:author="Meryl Etman [2]" w:date="2022-12-11T11:53:00Z"/>
              <w:rtl/>
              <w:lang w:eastAsia="he-IL"/>
            </w:rPr>
          </w:rPrChange>
        </w:rPr>
        <w:pPrChange w:id="435" w:author="Meryl Etman" w:date="2023-07-19T17:23:00Z">
          <w:pPr>
            <w:tabs>
              <w:tab w:val="left" w:pos="720"/>
              <w:tab w:val="center" w:pos="4153"/>
              <w:tab w:val="right" w:pos="8306"/>
            </w:tabs>
            <w:spacing w:before="0" w:beforeAutospacing="0" w:after="0" w:afterAutospacing="0" w:line="240" w:lineRule="auto"/>
            <w:ind w:left="1440"/>
            <w:jc w:val="both"/>
          </w:pPr>
        </w:pPrChange>
      </w:pPr>
    </w:p>
    <w:p w14:paraId="1DEA561B" w14:textId="78153488" w:rsidR="00232692" w:rsidDel="00810037" w:rsidRDefault="00810037">
      <w:pPr>
        <w:pStyle w:val="af3"/>
        <w:numPr>
          <w:ilvl w:val="0"/>
          <w:numId w:val="25"/>
        </w:numPr>
        <w:spacing w:line="240" w:lineRule="auto"/>
        <w:ind w:left="2069" w:hanging="567"/>
        <w:rPr>
          <w:del w:id="436" w:author="Meryl Etman [2]" w:date="2022-12-11T11:50:00Z"/>
          <w:lang w:eastAsia="he-IL"/>
        </w:rPr>
        <w:pPrChange w:id="437" w:author="Meryl Etman" w:date="2023-07-19T17:23:00Z">
          <w:pPr>
            <w:pStyle w:val="af3"/>
            <w:numPr>
              <w:numId w:val="25"/>
            </w:numPr>
            <w:ind w:left="2069" w:hanging="567"/>
          </w:pPr>
        </w:pPrChange>
      </w:pPr>
      <w:ins w:id="438" w:author="Meryl Etman [2]" w:date="2022-12-11T11:53:00Z">
        <w:r w:rsidRPr="00810037">
          <w:rPr>
            <w:rFonts w:hint="eastAsia"/>
            <w:sz w:val="24"/>
            <w:szCs w:val="24"/>
            <w:rtl/>
            <w:lang w:eastAsia="he-IL"/>
            <w:rPrChange w:id="439" w:author="Meryl Etman [2]" w:date="2022-12-11T11:55:00Z">
              <w:rPr>
                <w:rFonts w:hint="eastAsia"/>
                <w:rtl/>
                <w:lang w:eastAsia="he-IL"/>
              </w:rPr>
            </w:rPrChange>
          </w:rPr>
          <w:t>אפיון</w:t>
        </w:r>
        <w:r w:rsidRPr="00810037">
          <w:rPr>
            <w:sz w:val="24"/>
            <w:szCs w:val="24"/>
            <w:rtl/>
            <w:lang w:eastAsia="he-IL"/>
            <w:rPrChange w:id="440" w:author="Meryl Etman [2]" w:date="2022-12-11T11:55:00Z">
              <w:rPr>
                <w:rtl/>
                <w:lang w:eastAsia="he-IL"/>
              </w:rPr>
            </w:rPrChange>
          </w:rPr>
          <w:t xml:space="preserve"> </w:t>
        </w:r>
        <w:r w:rsidRPr="00810037">
          <w:rPr>
            <w:rFonts w:hint="eastAsia"/>
            <w:sz w:val="24"/>
            <w:szCs w:val="24"/>
            <w:rtl/>
            <w:lang w:eastAsia="he-IL"/>
            <w:rPrChange w:id="441" w:author="Meryl Etman [2]" w:date="2022-12-11T11:55:00Z">
              <w:rPr>
                <w:rFonts w:hint="eastAsia"/>
                <w:rtl/>
                <w:lang w:eastAsia="he-IL"/>
              </w:rPr>
            </w:rPrChange>
          </w:rPr>
          <w:t>מבנה</w:t>
        </w:r>
        <w:r w:rsidRPr="00810037">
          <w:rPr>
            <w:sz w:val="24"/>
            <w:szCs w:val="24"/>
            <w:rtl/>
            <w:lang w:eastAsia="he-IL"/>
            <w:rPrChange w:id="442" w:author="Meryl Etman [2]" w:date="2022-12-11T11:55:00Z">
              <w:rPr>
                <w:rtl/>
                <w:lang w:eastAsia="he-IL"/>
              </w:rPr>
            </w:rPrChange>
          </w:rPr>
          <w:t xml:space="preserve"> </w:t>
        </w:r>
        <w:r w:rsidRPr="00810037">
          <w:rPr>
            <w:rFonts w:hint="eastAsia"/>
            <w:sz w:val="24"/>
            <w:szCs w:val="24"/>
            <w:rtl/>
            <w:lang w:eastAsia="he-IL"/>
            <w:rPrChange w:id="443" w:author="Meryl Etman [2]" w:date="2022-12-11T11:55:00Z">
              <w:rPr>
                <w:rFonts w:hint="eastAsia"/>
                <w:rtl/>
                <w:lang w:eastAsia="he-IL"/>
              </w:rPr>
            </w:rPrChange>
          </w:rPr>
          <w:t>חברת</w:t>
        </w:r>
        <w:r w:rsidRPr="00810037">
          <w:rPr>
            <w:sz w:val="24"/>
            <w:szCs w:val="24"/>
            <w:rtl/>
            <w:lang w:eastAsia="he-IL"/>
            <w:rPrChange w:id="444" w:author="Meryl Etman [2]" w:date="2022-12-11T11:55:00Z">
              <w:rPr>
                <w:rtl/>
                <w:lang w:eastAsia="he-IL"/>
              </w:rPr>
            </w:rPrChange>
          </w:rPr>
          <w:t xml:space="preserve"> </w:t>
        </w:r>
        <w:r w:rsidRPr="00810037">
          <w:rPr>
            <w:rFonts w:hint="eastAsia"/>
            <w:sz w:val="24"/>
            <w:szCs w:val="24"/>
            <w:rtl/>
            <w:lang w:eastAsia="he-IL"/>
            <w:rPrChange w:id="445" w:author="Meryl Etman [2]" w:date="2022-12-11T11:55:00Z">
              <w:rPr>
                <w:rFonts w:hint="eastAsia"/>
                <w:rtl/>
                <w:lang w:eastAsia="he-IL"/>
              </w:rPr>
            </w:rPrChange>
          </w:rPr>
          <w:t>הניהול</w:t>
        </w:r>
        <w:r w:rsidRPr="00810037">
          <w:rPr>
            <w:sz w:val="24"/>
            <w:szCs w:val="24"/>
            <w:rtl/>
            <w:lang w:eastAsia="he-IL"/>
            <w:rPrChange w:id="446" w:author="Meryl Etman [2]" w:date="2022-12-11T11:55:00Z">
              <w:rPr>
                <w:rtl/>
                <w:lang w:eastAsia="he-IL"/>
              </w:rPr>
            </w:rPrChange>
          </w:rPr>
          <w:t xml:space="preserve"> </w:t>
        </w:r>
        <w:r w:rsidRPr="00810037">
          <w:rPr>
            <w:rFonts w:hint="eastAsia"/>
            <w:sz w:val="24"/>
            <w:szCs w:val="24"/>
            <w:rtl/>
            <w:lang w:eastAsia="he-IL"/>
            <w:rPrChange w:id="447" w:author="Meryl Etman [2]" w:date="2022-12-11T11:55:00Z">
              <w:rPr>
                <w:rFonts w:hint="eastAsia"/>
                <w:rtl/>
                <w:lang w:eastAsia="he-IL"/>
              </w:rPr>
            </w:rPrChange>
          </w:rPr>
          <w:t>לפרויקט</w:t>
        </w:r>
        <w:r w:rsidRPr="00810037">
          <w:rPr>
            <w:sz w:val="24"/>
            <w:szCs w:val="24"/>
            <w:rtl/>
            <w:lang w:eastAsia="he-IL"/>
            <w:rPrChange w:id="448" w:author="Meryl Etman [2]" w:date="2022-12-11T11:55:00Z">
              <w:rPr>
                <w:rtl/>
                <w:lang w:eastAsia="he-IL"/>
              </w:rPr>
            </w:rPrChange>
          </w:rPr>
          <w:t>.</w:t>
        </w:r>
      </w:ins>
      <w:del w:id="449" w:author="Meryl Etman [2]" w:date="2022-12-11T11:50:00Z">
        <w:r w:rsidR="00232692" w:rsidRPr="00810037" w:rsidDel="00810037">
          <w:rPr>
            <w:rFonts w:hint="eastAsia"/>
            <w:rtl/>
            <w:lang w:eastAsia="he-IL"/>
          </w:rPr>
          <w:delText>פקוח</w:delText>
        </w:r>
        <w:r w:rsidR="00232692" w:rsidRPr="00810037" w:rsidDel="00810037">
          <w:rPr>
            <w:rtl/>
            <w:lang w:eastAsia="he-IL"/>
          </w:rPr>
          <w:delText xml:space="preserve"> </w:delText>
        </w:r>
        <w:r w:rsidR="00232692" w:rsidRPr="00810037" w:rsidDel="00810037">
          <w:rPr>
            <w:rFonts w:hint="eastAsia"/>
            <w:rtl/>
            <w:lang w:eastAsia="he-IL"/>
          </w:rPr>
          <w:delText>עליון</w:delText>
        </w:r>
        <w:r w:rsidR="00232692" w:rsidRPr="00810037" w:rsidDel="00810037">
          <w:rPr>
            <w:rtl/>
            <w:lang w:eastAsia="he-IL"/>
          </w:rPr>
          <w:delText xml:space="preserve"> </w:delText>
        </w:r>
        <w:r w:rsidR="00232692" w:rsidRPr="00810037" w:rsidDel="00810037">
          <w:rPr>
            <w:rFonts w:hint="eastAsia"/>
            <w:rtl/>
            <w:lang w:eastAsia="he-IL"/>
          </w:rPr>
          <w:delText>על</w:delText>
        </w:r>
        <w:r w:rsidR="00232692" w:rsidRPr="00810037" w:rsidDel="00810037">
          <w:rPr>
            <w:rtl/>
            <w:lang w:eastAsia="he-IL"/>
          </w:rPr>
          <w:delText xml:space="preserve"> </w:delText>
        </w:r>
        <w:r w:rsidR="00232692" w:rsidRPr="00810037" w:rsidDel="00810037">
          <w:rPr>
            <w:rFonts w:hint="eastAsia"/>
            <w:rtl/>
            <w:lang w:eastAsia="he-IL"/>
          </w:rPr>
          <w:delText>עבודות</w:delText>
        </w:r>
        <w:r w:rsidR="00232692" w:rsidRPr="00810037" w:rsidDel="00810037">
          <w:rPr>
            <w:rtl/>
            <w:lang w:eastAsia="he-IL"/>
          </w:rPr>
          <w:delText xml:space="preserve"> </w:delText>
        </w:r>
        <w:r w:rsidR="00232692" w:rsidRPr="00810037" w:rsidDel="00810037">
          <w:rPr>
            <w:rFonts w:hint="eastAsia"/>
            <w:rtl/>
            <w:lang w:eastAsia="he-IL"/>
          </w:rPr>
          <w:delText>התקנת</w:delText>
        </w:r>
        <w:r w:rsidR="00232692" w:rsidRPr="00810037" w:rsidDel="00810037">
          <w:rPr>
            <w:rtl/>
            <w:lang w:eastAsia="he-IL"/>
          </w:rPr>
          <w:delText xml:space="preserve"> </w:delText>
        </w:r>
        <w:r w:rsidR="00232692" w:rsidRPr="00810037" w:rsidDel="00810037">
          <w:rPr>
            <w:rFonts w:hint="eastAsia"/>
            <w:rtl/>
            <w:lang w:eastAsia="he-IL"/>
          </w:rPr>
          <w:delText>מערכת</w:delText>
        </w:r>
        <w:r w:rsidR="00232692" w:rsidRPr="00810037" w:rsidDel="00810037">
          <w:rPr>
            <w:rtl/>
            <w:lang w:eastAsia="he-IL"/>
          </w:rPr>
          <w:delText xml:space="preserve"> </w:delText>
        </w:r>
        <w:r w:rsidR="00232692" w:rsidRPr="00810037" w:rsidDel="00810037">
          <w:rPr>
            <w:rFonts w:hint="eastAsia"/>
            <w:rtl/>
            <w:lang w:eastAsia="he-IL"/>
          </w:rPr>
          <w:delText>פינוי</w:delText>
        </w:r>
        <w:r w:rsidR="00232692" w:rsidRPr="00810037" w:rsidDel="00810037">
          <w:rPr>
            <w:rtl/>
            <w:lang w:eastAsia="he-IL"/>
          </w:rPr>
          <w:delText xml:space="preserve"> </w:delText>
        </w:r>
        <w:r w:rsidR="00232692" w:rsidRPr="00810037" w:rsidDel="00810037">
          <w:rPr>
            <w:rFonts w:hint="eastAsia"/>
            <w:rtl/>
            <w:lang w:eastAsia="he-IL"/>
          </w:rPr>
          <w:delText>האשפה</w:delText>
        </w:r>
        <w:r w:rsidR="00232692" w:rsidRPr="00810037" w:rsidDel="00810037">
          <w:rPr>
            <w:rtl/>
            <w:lang w:eastAsia="he-IL"/>
          </w:rPr>
          <w:delText xml:space="preserve"> </w:delText>
        </w:r>
        <w:r w:rsidR="00232692" w:rsidRPr="00810037" w:rsidDel="00810037">
          <w:rPr>
            <w:rFonts w:hint="eastAsia"/>
            <w:rtl/>
            <w:lang w:eastAsia="he-IL"/>
          </w:rPr>
          <w:delText>הן</w:delText>
        </w:r>
        <w:r w:rsidR="00232692" w:rsidRPr="00810037" w:rsidDel="00810037">
          <w:rPr>
            <w:rtl/>
            <w:lang w:eastAsia="he-IL"/>
          </w:rPr>
          <w:delText xml:space="preserve"> </w:delText>
        </w:r>
        <w:r w:rsidR="00232692" w:rsidRPr="00810037" w:rsidDel="00810037">
          <w:rPr>
            <w:rFonts w:hint="eastAsia"/>
            <w:rtl/>
            <w:lang w:eastAsia="he-IL"/>
          </w:rPr>
          <w:delText>באתר</w:delText>
        </w:r>
        <w:r w:rsidR="00232692" w:rsidRPr="00810037" w:rsidDel="00810037">
          <w:rPr>
            <w:rtl/>
            <w:lang w:eastAsia="he-IL"/>
          </w:rPr>
          <w:delText xml:space="preserve"> </w:delText>
        </w:r>
        <w:r w:rsidR="00232692" w:rsidRPr="00810037" w:rsidDel="00810037">
          <w:rPr>
            <w:rFonts w:hint="eastAsia"/>
            <w:rtl/>
            <w:lang w:eastAsia="he-IL"/>
          </w:rPr>
          <w:delText>והן</w:delText>
        </w:r>
        <w:r w:rsidR="00232692" w:rsidRPr="00810037" w:rsidDel="00810037">
          <w:rPr>
            <w:rtl/>
            <w:lang w:eastAsia="he-IL"/>
          </w:rPr>
          <w:delText xml:space="preserve"> </w:delText>
        </w:r>
        <w:r w:rsidR="00232692" w:rsidRPr="00810037" w:rsidDel="00810037">
          <w:rPr>
            <w:rFonts w:hint="eastAsia"/>
            <w:rtl/>
            <w:lang w:eastAsia="he-IL"/>
          </w:rPr>
          <w:delText>בבתי</w:delText>
        </w:r>
        <w:r w:rsidR="00232692" w:rsidRPr="00810037" w:rsidDel="00810037">
          <w:rPr>
            <w:rtl/>
            <w:lang w:eastAsia="he-IL"/>
          </w:rPr>
          <w:delText xml:space="preserve"> </w:delText>
        </w:r>
        <w:r w:rsidR="00232692" w:rsidRPr="00810037" w:rsidDel="00810037">
          <w:rPr>
            <w:rFonts w:hint="eastAsia"/>
            <w:rtl/>
            <w:lang w:eastAsia="he-IL"/>
          </w:rPr>
          <w:delText>מלאכה</w:delText>
        </w:r>
        <w:r w:rsidR="00232692" w:rsidRPr="00810037" w:rsidDel="00810037">
          <w:rPr>
            <w:rtl/>
            <w:lang w:eastAsia="he-IL"/>
          </w:rPr>
          <w:delText xml:space="preserve"> </w:delText>
        </w:r>
        <w:r w:rsidR="00232692" w:rsidRPr="00810037" w:rsidDel="00810037">
          <w:rPr>
            <w:rFonts w:hint="eastAsia"/>
            <w:rtl/>
            <w:lang w:eastAsia="he-IL"/>
          </w:rPr>
          <w:delText>מחוץ</w:delText>
        </w:r>
        <w:r w:rsidR="00232692" w:rsidRPr="00810037" w:rsidDel="00810037">
          <w:rPr>
            <w:rtl/>
            <w:lang w:eastAsia="he-IL"/>
          </w:rPr>
          <w:delText xml:space="preserve"> </w:delText>
        </w:r>
        <w:r w:rsidR="00232692" w:rsidRPr="00810037" w:rsidDel="00810037">
          <w:rPr>
            <w:rFonts w:hint="eastAsia"/>
            <w:rtl/>
            <w:lang w:eastAsia="he-IL"/>
          </w:rPr>
          <w:delText>לאתר</w:delText>
        </w:r>
        <w:r w:rsidR="00232692" w:rsidRPr="00810037" w:rsidDel="00810037">
          <w:rPr>
            <w:rtl/>
            <w:lang w:eastAsia="he-IL"/>
          </w:rPr>
          <w:delText>.</w:delText>
        </w:r>
      </w:del>
    </w:p>
    <w:p w14:paraId="608D4A07" w14:textId="77777777" w:rsidR="00810037" w:rsidRPr="00810037" w:rsidRDefault="00810037">
      <w:pPr>
        <w:pStyle w:val="af3"/>
        <w:numPr>
          <w:ilvl w:val="0"/>
          <w:numId w:val="25"/>
        </w:numPr>
        <w:spacing w:line="240" w:lineRule="auto"/>
        <w:ind w:left="2069" w:hanging="567"/>
        <w:rPr>
          <w:ins w:id="450" w:author="Meryl Etman [2]" w:date="2022-12-11T11:56:00Z"/>
          <w:rtl/>
          <w:lang w:eastAsia="he-IL"/>
        </w:rPr>
        <w:pPrChange w:id="451" w:author="Meryl Etman" w:date="2023-07-19T17:23:00Z">
          <w:pPr>
            <w:widowControl w:val="0"/>
            <w:numPr>
              <w:numId w:val="17"/>
            </w:numPr>
            <w:tabs>
              <w:tab w:val="num" w:pos="2160"/>
              <w:tab w:val="center" w:pos="4153"/>
              <w:tab w:val="right" w:pos="8306"/>
            </w:tabs>
            <w:spacing w:before="0" w:beforeAutospacing="0" w:after="0" w:afterAutospacing="0" w:line="240" w:lineRule="auto"/>
            <w:ind w:left="2160" w:hanging="720"/>
            <w:jc w:val="both"/>
          </w:pPr>
        </w:pPrChange>
      </w:pPr>
    </w:p>
    <w:p w14:paraId="11D80F67" w14:textId="1BCD3ECC" w:rsidR="00810037" w:rsidRDefault="00810037">
      <w:pPr>
        <w:pStyle w:val="af3"/>
        <w:numPr>
          <w:ilvl w:val="0"/>
          <w:numId w:val="25"/>
        </w:numPr>
        <w:spacing w:line="240" w:lineRule="auto"/>
        <w:ind w:left="2069" w:hanging="567"/>
        <w:rPr>
          <w:ins w:id="452" w:author="Meryl Etman [2]" w:date="2022-12-11T11:56:00Z"/>
          <w:sz w:val="24"/>
          <w:szCs w:val="24"/>
          <w:lang w:eastAsia="he-IL"/>
        </w:rPr>
        <w:pPrChange w:id="453" w:author="Meryl Etman" w:date="2023-07-19T17:23:00Z">
          <w:pPr>
            <w:pStyle w:val="af3"/>
            <w:numPr>
              <w:numId w:val="25"/>
            </w:numPr>
            <w:ind w:left="2069" w:hanging="567"/>
          </w:pPr>
        </w:pPrChange>
      </w:pPr>
      <w:ins w:id="454" w:author="Meryl Etman [2]" w:date="2022-12-11T11:56:00Z">
        <w:r w:rsidRPr="00810037">
          <w:rPr>
            <w:rFonts w:hint="eastAsia"/>
            <w:sz w:val="24"/>
            <w:szCs w:val="24"/>
            <w:rtl/>
            <w:lang w:eastAsia="he-IL"/>
            <w:rPrChange w:id="455" w:author="Meryl Etman [2]" w:date="2022-12-11T11:56:00Z">
              <w:rPr>
                <w:rFonts w:hint="eastAsia"/>
                <w:rtl/>
                <w:lang w:eastAsia="he-IL"/>
              </w:rPr>
            </w:rPrChange>
          </w:rPr>
          <w:t>אפיון</w:t>
        </w:r>
        <w:r w:rsidRPr="00810037">
          <w:rPr>
            <w:sz w:val="24"/>
            <w:szCs w:val="24"/>
            <w:rtl/>
            <w:lang w:eastAsia="he-IL"/>
            <w:rPrChange w:id="456" w:author="Meryl Etman [2]" w:date="2022-12-11T11:56:00Z">
              <w:rPr>
                <w:rtl/>
                <w:lang w:eastAsia="he-IL"/>
              </w:rPr>
            </w:rPrChange>
          </w:rPr>
          <w:t xml:space="preserve"> </w:t>
        </w:r>
        <w:r w:rsidRPr="00810037">
          <w:rPr>
            <w:rFonts w:hint="eastAsia"/>
            <w:sz w:val="24"/>
            <w:szCs w:val="24"/>
            <w:rtl/>
            <w:lang w:eastAsia="he-IL"/>
            <w:rPrChange w:id="457" w:author="Meryl Etman [2]" w:date="2022-12-11T11:56:00Z">
              <w:rPr>
                <w:rFonts w:hint="eastAsia"/>
                <w:rtl/>
                <w:lang w:eastAsia="he-IL"/>
              </w:rPr>
            </w:rPrChange>
          </w:rPr>
          <w:t>סל</w:t>
        </w:r>
        <w:r w:rsidRPr="00810037">
          <w:rPr>
            <w:sz w:val="24"/>
            <w:szCs w:val="24"/>
            <w:rtl/>
            <w:lang w:eastAsia="he-IL"/>
            <w:rPrChange w:id="458" w:author="Meryl Etman [2]" w:date="2022-12-11T11:56:00Z">
              <w:rPr>
                <w:rtl/>
                <w:lang w:eastAsia="he-IL"/>
              </w:rPr>
            </w:rPrChange>
          </w:rPr>
          <w:t xml:space="preserve"> </w:t>
        </w:r>
        <w:r w:rsidRPr="00810037">
          <w:rPr>
            <w:rFonts w:hint="eastAsia"/>
            <w:sz w:val="24"/>
            <w:szCs w:val="24"/>
            <w:rtl/>
            <w:lang w:eastAsia="he-IL"/>
            <w:rPrChange w:id="459" w:author="Meryl Etman [2]" w:date="2022-12-11T11:56:00Z">
              <w:rPr>
                <w:rFonts w:hint="eastAsia"/>
                <w:rtl/>
                <w:lang w:eastAsia="he-IL"/>
              </w:rPr>
            </w:rPrChange>
          </w:rPr>
          <w:t>השירותים</w:t>
        </w:r>
        <w:r w:rsidRPr="00810037">
          <w:rPr>
            <w:sz w:val="24"/>
            <w:szCs w:val="24"/>
            <w:rtl/>
            <w:lang w:eastAsia="he-IL"/>
            <w:rPrChange w:id="460" w:author="Meryl Etman [2]" w:date="2022-12-11T11:56:00Z">
              <w:rPr>
                <w:rtl/>
                <w:lang w:eastAsia="he-IL"/>
              </w:rPr>
            </w:rPrChange>
          </w:rPr>
          <w:t xml:space="preserve"> </w:t>
        </w:r>
        <w:r w:rsidRPr="00810037">
          <w:rPr>
            <w:rFonts w:hint="eastAsia"/>
            <w:sz w:val="24"/>
            <w:szCs w:val="24"/>
            <w:rtl/>
            <w:lang w:eastAsia="he-IL"/>
            <w:rPrChange w:id="461" w:author="Meryl Etman [2]" w:date="2022-12-11T11:56:00Z">
              <w:rPr>
                <w:rFonts w:hint="eastAsia"/>
                <w:rtl/>
                <w:lang w:eastAsia="he-IL"/>
              </w:rPr>
            </w:rPrChange>
          </w:rPr>
          <w:t>התפעולי</w:t>
        </w:r>
        <w:r w:rsidRPr="00810037">
          <w:rPr>
            <w:sz w:val="24"/>
            <w:szCs w:val="24"/>
            <w:rtl/>
            <w:lang w:eastAsia="he-IL"/>
            <w:rPrChange w:id="462" w:author="Meryl Etman [2]" w:date="2022-12-11T11:56:00Z">
              <w:rPr>
                <w:rtl/>
                <w:lang w:eastAsia="he-IL"/>
              </w:rPr>
            </w:rPrChange>
          </w:rPr>
          <w:t xml:space="preserve"> </w:t>
        </w:r>
        <w:r w:rsidRPr="00810037">
          <w:rPr>
            <w:rFonts w:hint="eastAsia"/>
            <w:sz w:val="24"/>
            <w:szCs w:val="24"/>
            <w:rtl/>
            <w:lang w:eastAsia="he-IL"/>
            <w:rPrChange w:id="463" w:author="Meryl Etman [2]" w:date="2022-12-11T11:56:00Z">
              <w:rPr>
                <w:rFonts w:hint="eastAsia"/>
                <w:rtl/>
                <w:lang w:eastAsia="he-IL"/>
              </w:rPr>
            </w:rPrChange>
          </w:rPr>
          <w:t>העתידי</w:t>
        </w:r>
        <w:r w:rsidRPr="00810037">
          <w:rPr>
            <w:sz w:val="24"/>
            <w:szCs w:val="24"/>
            <w:rtl/>
            <w:lang w:eastAsia="he-IL"/>
            <w:rPrChange w:id="464" w:author="Meryl Etman [2]" w:date="2022-12-11T11:56:00Z">
              <w:rPr>
                <w:rtl/>
                <w:lang w:eastAsia="he-IL"/>
              </w:rPr>
            </w:rPrChange>
          </w:rPr>
          <w:t xml:space="preserve"> </w:t>
        </w:r>
        <w:r w:rsidRPr="00810037">
          <w:rPr>
            <w:rFonts w:hint="eastAsia"/>
            <w:sz w:val="24"/>
            <w:szCs w:val="24"/>
            <w:rtl/>
            <w:lang w:eastAsia="he-IL"/>
            <w:rPrChange w:id="465" w:author="Meryl Etman [2]" w:date="2022-12-11T11:56:00Z">
              <w:rPr>
                <w:rFonts w:hint="eastAsia"/>
                <w:rtl/>
                <w:lang w:eastAsia="he-IL"/>
              </w:rPr>
            </w:rPrChange>
          </w:rPr>
          <w:t>בפרויקט</w:t>
        </w:r>
        <w:r w:rsidRPr="00810037">
          <w:rPr>
            <w:sz w:val="24"/>
            <w:szCs w:val="24"/>
            <w:rtl/>
            <w:lang w:eastAsia="he-IL"/>
            <w:rPrChange w:id="466" w:author="Meryl Etman [2]" w:date="2022-12-11T11:56:00Z">
              <w:rPr>
                <w:rtl/>
                <w:lang w:eastAsia="he-IL"/>
              </w:rPr>
            </w:rPrChange>
          </w:rPr>
          <w:t>.</w:t>
        </w:r>
      </w:ins>
    </w:p>
    <w:p w14:paraId="2BEEC78A" w14:textId="3E8E76E3" w:rsidR="00810037" w:rsidRDefault="00810037">
      <w:pPr>
        <w:pStyle w:val="af3"/>
        <w:numPr>
          <w:ilvl w:val="0"/>
          <w:numId w:val="25"/>
        </w:numPr>
        <w:spacing w:line="240" w:lineRule="auto"/>
        <w:ind w:left="2069" w:hanging="567"/>
        <w:rPr>
          <w:ins w:id="467" w:author="Meryl Etman [2]" w:date="2022-12-11T11:56:00Z"/>
          <w:sz w:val="24"/>
          <w:szCs w:val="24"/>
          <w:lang w:eastAsia="he-IL"/>
        </w:rPr>
        <w:pPrChange w:id="468" w:author="Meryl Etman" w:date="2023-07-19T17:23:00Z">
          <w:pPr>
            <w:pStyle w:val="af3"/>
            <w:numPr>
              <w:numId w:val="25"/>
            </w:numPr>
            <w:ind w:left="2069" w:hanging="567"/>
          </w:pPr>
        </w:pPrChange>
      </w:pPr>
      <w:ins w:id="469" w:author="Meryl Etman [2]" w:date="2022-12-11T11:56:00Z">
        <w:r>
          <w:rPr>
            <w:rFonts w:hint="cs"/>
            <w:sz w:val="24"/>
            <w:szCs w:val="24"/>
            <w:rtl/>
            <w:lang w:eastAsia="he-IL"/>
          </w:rPr>
          <w:t>קביעת מפתחות חלוקת העלויות של ההוצאות בין מרכיבי השטחים השונים בפרויקט.</w:t>
        </w:r>
      </w:ins>
    </w:p>
    <w:p w14:paraId="7A73A945" w14:textId="5C5A899E" w:rsidR="00810037" w:rsidRDefault="00810037">
      <w:pPr>
        <w:pStyle w:val="af3"/>
        <w:numPr>
          <w:ilvl w:val="0"/>
          <w:numId w:val="25"/>
        </w:numPr>
        <w:spacing w:line="240" w:lineRule="auto"/>
        <w:ind w:left="2069" w:hanging="567"/>
        <w:rPr>
          <w:ins w:id="470" w:author="Meryl Etman [2]" w:date="2022-12-11T11:57:00Z"/>
          <w:sz w:val="24"/>
          <w:szCs w:val="24"/>
          <w:lang w:eastAsia="he-IL"/>
        </w:rPr>
        <w:pPrChange w:id="471" w:author="Meryl Etman" w:date="2023-07-19T17:23:00Z">
          <w:pPr>
            <w:pStyle w:val="af3"/>
            <w:numPr>
              <w:numId w:val="25"/>
            </w:numPr>
            <w:ind w:left="2069" w:hanging="567"/>
          </w:pPr>
        </w:pPrChange>
      </w:pPr>
      <w:ins w:id="472" w:author="Meryl Etman [2]" w:date="2022-12-11T11:56:00Z">
        <w:r>
          <w:rPr>
            <w:rFonts w:hint="cs"/>
            <w:sz w:val="24"/>
            <w:szCs w:val="24"/>
            <w:rtl/>
            <w:lang w:eastAsia="he-IL"/>
          </w:rPr>
          <w:t>הכנת מפרט דרישות לחברו</w:t>
        </w:r>
      </w:ins>
      <w:ins w:id="473" w:author="Meryl Etman [2]" w:date="2022-12-11T11:57:00Z">
        <w:r>
          <w:rPr>
            <w:rFonts w:hint="cs"/>
            <w:sz w:val="24"/>
            <w:szCs w:val="24"/>
            <w:rtl/>
            <w:lang w:eastAsia="he-IL"/>
          </w:rPr>
          <w:t>ת הניהול המתאימות לפרויקט.</w:t>
        </w:r>
      </w:ins>
    </w:p>
    <w:p w14:paraId="185E59F4" w14:textId="7A66FD03" w:rsidR="00810037" w:rsidRDefault="00810037">
      <w:pPr>
        <w:pStyle w:val="af3"/>
        <w:numPr>
          <w:ilvl w:val="0"/>
          <w:numId w:val="25"/>
        </w:numPr>
        <w:spacing w:line="240" w:lineRule="auto"/>
        <w:ind w:left="2069" w:hanging="567"/>
        <w:rPr>
          <w:ins w:id="474" w:author="Meryl Etman [2]" w:date="2022-12-11T11:57:00Z"/>
          <w:sz w:val="24"/>
          <w:szCs w:val="24"/>
          <w:lang w:eastAsia="he-IL"/>
        </w:rPr>
        <w:pPrChange w:id="475" w:author="Meryl Etman" w:date="2023-07-19T17:23:00Z">
          <w:pPr>
            <w:pStyle w:val="af3"/>
            <w:numPr>
              <w:numId w:val="25"/>
            </w:numPr>
            <w:ind w:left="2069" w:hanging="567"/>
          </w:pPr>
        </w:pPrChange>
      </w:pPr>
      <w:ins w:id="476" w:author="Meryl Etman [2]" w:date="2022-12-11T11:57:00Z">
        <w:r>
          <w:rPr>
            <w:rFonts w:hint="cs"/>
            <w:sz w:val="24"/>
            <w:szCs w:val="24"/>
            <w:rtl/>
            <w:lang w:eastAsia="he-IL"/>
          </w:rPr>
          <w:t>קבלת הצעות מחברות הניהול, ניהול מו"מ איתן והמלצה לבחירת חברת ניהול נבחרת.</w:t>
        </w:r>
      </w:ins>
    </w:p>
    <w:p w14:paraId="5C054BA8" w14:textId="36486944" w:rsidR="00310DAB" w:rsidRDefault="00310DAB" w:rsidP="0059278E">
      <w:pPr>
        <w:pStyle w:val="af3"/>
        <w:numPr>
          <w:ilvl w:val="1"/>
          <w:numId w:val="26"/>
        </w:numPr>
        <w:tabs>
          <w:tab w:val="left" w:pos="720"/>
          <w:tab w:val="center" w:pos="4153"/>
          <w:tab w:val="right" w:pos="8306"/>
        </w:tabs>
        <w:spacing w:line="240" w:lineRule="auto"/>
        <w:rPr>
          <w:ins w:id="477" w:author="Meryl Etman [2]" w:date="2022-12-11T11:58:00Z"/>
          <w:rFonts w:ascii="David" w:hAnsi="David"/>
          <w:sz w:val="24"/>
          <w:szCs w:val="24"/>
          <w:lang w:eastAsia="he-IL"/>
        </w:rPr>
      </w:pPr>
      <w:ins w:id="478" w:author="Meryl Etman [2]" w:date="2022-12-11T11:57:00Z">
        <w:r w:rsidRPr="00310DAB">
          <w:rPr>
            <w:rFonts w:ascii="David" w:hAnsi="David" w:hint="eastAsia"/>
            <w:sz w:val="24"/>
            <w:szCs w:val="24"/>
            <w:u w:val="single"/>
            <w:rtl/>
            <w:lang w:eastAsia="he-IL"/>
            <w:rPrChange w:id="479" w:author="Meryl Etman [2]" w:date="2022-12-11T11:58:00Z">
              <w:rPr>
                <w:rFonts w:hint="eastAsia"/>
                <w:sz w:val="24"/>
                <w:szCs w:val="24"/>
                <w:rtl/>
                <w:lang w:eastAsia="he-IL"/>
              </w:rPr>
            </w:rPrChange>
          </w:rPr>
          <w:t>שלב</w:t>
        </w:r>
        <w:r w:rsidRPr="00310DAB">
          <w:rPr>
            <w:rFonts w:ascii="David" w:hAnsi="David"/>
            <w:sz w:val="24"/>
            <w:szCs w:val="24"/>
            <w:u w:val="single"/>
            <w:rtl/>
            <w:lang w:eastAsia="he-IL"/>
            <w:rPrChange w:id="480" w:author="Meryl Etman [2]" w:date="2022-12-11T11:58:00Z">
              <w:rPr>
                <w:sz w:val="24"/>
                <w:szCs w:val="24"/>
                <w:rtl/>
                <w:lang w:eastAsia="he-IL"/>
              </w:rPr>
            </w:rPrChange>
          </w:rPr>
          <w:t xml:space="preserve"> </w:t>
        </w:r>
        <w:r w:rsidRPr="00310DAB">
          <w:rPr>
            <w:rFonts w:ascii="David" w:hAnsi="David" w:hint="eastAsia"/>
            <w:sz w:val="24"/>
            <w:szCs w:val="24"/>
            <w:u w:val="single"/>
            <w:rtl/>
            <w:lang w:eastAsia="he-IL"/>
            <w:rPrChange w:id="481" w:author="Meryl Etman [2]" w:date="2022-12-11T11:58:00Z">
              <w:rPr>
                <w:rFonts w:hint="eastAsia"/>
                <w:sz w:val="24"/>
                <w:szCs w:val="24"/>
                <w:rtl/>
                <w:lang w:eastAsia="he-IL"/>
              </w:rPr>
            </w:rPrChange>
          </w:rPr>
          <w:t>ד</w:t>
        </w:r>
        <w:r w:rsidRPr="00310DAB">
          <w:rPr>
            <w:rFonts w:ascii="David" w:hAnsi="David"/>
            <w:sz w:val="24"/>
            <w:szCs w:val="24"/>
            <w:u w:val="single"/>
            <w:rtl/>
            <w:lang w:eastAsia="he-IL"/>
            <w:rPrChange w:id="482" w:author="Meryl Etman [2]" w:date="2022-12-11T11:58:00Z">
              <w:rPr>
                <w:sz w:val="24"/>
                <w:szCs w:val="24"/>
                <w:rtl/>
                <w:lang w:eastAsia="he-IL"/>
              </w:rPr>
            </w:rPrChange>
          </w:rPr>
          <w:t>'</w:t>
        </w:r>
        <w:r w:rsidRPr="00310DAB">
          <w:rPr>
            <w:rFonts w:ascii="David" w:hAnsi="David"/>
            <w:sz w:val="24"/>
            <w:szCs w:val="24"/>
            <w:rtl/>
            <w:lang w:eastAsia="he-IL"/>
            <w:rPrChange w:id="483" w:author="Meryl Etman [2]" w:date="2022-12-11T11:58:00Z">
              <w:rPr>
                <w:sz w:val="24"/>
                <w:szCs w:val="24"/>
                <w:rtl/>
                <w:lang w:eastAsia="he-IL"/>
              </w:rPr>
            </w:rPrChange>
          </w:rPr>
          <w:t>:</w:t>
        </w:r>
      </w:ins>
    </w:p>
    <w:p w14:paraId="12FB147F" w14:textId="77777777" w:rsidR="00310DAB" w:rsidRPr="00310DAB" w:rsidRDefault="00310DAB">
      <w:pPr>
        <w:pStyle w:val="af3"/>
        <w:tabs>
          <w:tab w:val="left" w:pos="720"/>
          <w:tab w:val="center" w:pos="4153"/>
          <w:tab w:val="right" w:pos="8306"/>
        </w:tabs>
        <w:spacing w:line="240" w:lineRule="auto"/>
        <w:ind w:left="1080"/>
        <w:rPr>
          <w:ins w:id="484" w:author="Meryl Etman [2]" w:date="2022-12-11T11:58:00Z"/>
          <w:rFonts w:ascii="David" w:hAnsi="David"/>
          <w:sz w:val="24"/>
          <w:szCs w:val="24"/>
          <w:rtl/>
          <w:lang w:eastAsia="he-IL"/>
          <w:rPrChange w:id="485" w:author="Meryl Etman [2]" w:date="2022-12-11T11:58:00Z">
            <w:rPr>
              <w:ins w:id="486" w:author="Meryl Etman [2]" w:date="2022-12-11T11:58:00Z"/>
              <w:rtl/>
              <w:lang w:eastAsia="he-IL"/>
            </w:rPr>
          </w:rPrChange>
        </w:rPr>
        <w:pPrChange w:id="487" w:author="Meryl Etman" w:date="2023-07-19T17:23:00Z">
          <w:pPr>
            <w:tabs>
              <w:tab w:val="left" w:pos="720"/>
              <w:tab w:val="center" w:pos="4153"/>
              <w:tab w:val="right" w:pos="8306"/>
            </w:tabs>
            <w:spacing w:before="0" w:beforeAutospacing="0" w:after="0" w:afterAutospacing="0" w:line="240" w:lineRule="auto"/>
            <w:ind w:left="720"/>
            <w:jc w:val="both"/>
          </w:pPr>
        </w:pPrChange>
      </w:pPr>
    </w:p>
    <w:p w14:paraId="35C01DBD" w14:textId="74FFB12A" w:rsidR="00310DAB" w:rsidRPr="00310DAB" w:rsidRDefault="00310DAB">
      <w:pPr>
        <w:pStyle w:val="af3"/>
        <w:numPr>
          <w:ilvl w:val="0"/>
          <w:numId w:val="27"/>
        </w:numPr>
        <w:spacing w:line="240" w:lineRule="auto"/>
        <w:ind w:left="2069" w:hanging="567"/>
        <w:rPr>
          <w:ins w:id="488" w:author="Meryl Etman [2]" w:date="2022-12-11T12:00:00Z"/>
          <w:rFonts w:ascii="David" w:hAnsi="David"/>
          <w:sz w:val="24"/>
          <w:szCs w:val="24"/>
          <w:rtl/>
          <w:lang w:eastAsia="he-IL"/>
          <w:rPrChange w:id="489" w:author="Meryl Etman [2]" w:date="2022-12-11T12:00:00Z">
            <w:rPr>
              <w:ins w:id="490" w:author="Meryl Etman [2]" w:date="2022-12-11T12:00:00Z"/>
              <w:sz w:val="24"/>
              <w:szCs w:val="24"/>
              <w:rtl/>
              <w:lang w:eastAsia="he-IL"/>
            </w:rPr>
          </w:rPrChange>
        </w:rPr>
        <w:pPrChange w:id="491" w:author="Meryl Etman" w:date="2023-07-19T17:23:00Z">
          <w:pPr>
            <w:pStyle w:val="af3"/>
            <w:numPr>
              <w:numId w:val="27"/>
            </w:numPr>
            <w:ind w:left="2069" w:hanging="567"/>
          </w:pPr>
        </w:pPrChange>
      </w:pPr>
      <w:ins w:id="492" w:author="Meryl Etman [2]" w:date="2022-12-11T11:59:00Z">
        <w:r>
          <w:rPr>
            <w:rFonts w:hint="cs"/>
            <w:sz w:val="24"/>
            <w:szCs w:val="24"/>
            <w:rtl/>
            <w:lang w:eastAsia="he-IL"/>
          </w:rPr>
          <w:t>פיקוח ואישור הכנת תקציב מוקדם של הוצאות הניהול לתקופה שמיום תחילת עבודת חברת הניהול בשטח ועד למועד קבלת טופס 4</w:t>
        </w:r>
      </w:ins>
      <w:ins w:id="493" w:author="Meryl Etman [2]" w:date="2022-12-11T12:00:00Z">
        <w:r>
          <w:rPr>
            <w:rFonts w:ascii="David" w:hAnsi="David" w:hint="cs"/>
            <w:sz w:val="24"/>
            <w:szCs w:val="24"/>
            <w:rtl/>
            <w:lang w:eastAsia="he-IL"/>
          </w:rPr>
          <w:t>.</w:t>
        </w:r>
      </w:ins>
    </w:p>
    <w:p w14:paraId="2EAD798F" w14:textId="781FB57C" w:rsidR="00310DAB" w:rsidRPr="00310DAB" w:rsidRDefault="00310DAB">
      <w:pPr>
        <w:pStyle w:val="af3"/>
        <w:numPr>
          <w:ilvl w:val="0"/>
          <w:numId w:val="27"/>
        </w:numPr>
        <w:spacing w:line="240" w:lineRule="auto"/>
        <w:ind w:left="2069" w:hanging="567"/>
        <w:rPr>
          <w:ins w:id="494" w:author="Meryl Etman [2]" w:date="2022-12-11T11:58:00Z"/>
          <w:rFonts w:ascii="David" w:hAnsi="David"/>
          <w:sz w:val="24"/>
          <w:szCs w:val="24"/>
          <w:rtl/>
          <w:lang w:eastAsia="he-IL"/>
          <w:rPrChange w:id="495" w:author="Meryl Etman [2]" w:date="2022-12-11T11:58:00Z">
            <w:rPr>
              <w:ins w:id="496" w:author="Meryl Etman [2]" w:date="2022-12-11T11:58:00Z"/>
              <w:rFonts w:ascii="David" w:hAnsi="David" w:cs="David"/>
              <w:rtl/>
              <w:lang w:eastAsia="he-IL"/>
            </w:rPr>
          </w:rPrChange>
        </w:rPr>
        <w:pPrChange w:id="497" w:author="Meryl Etman" w:date="2023-07-19T17:23:00Z">
          <w:pPr>
            <w:tabs>
              <w:tab w:val="left" w:pos="720"/>
              <w:tab w:val="center" w:pos="4153"/>
              <w:tab w:val="right" w:pos="8306"/>
            </w:tabs>
            <w:spacing w:before="0" w:beforeAutospacing="0" w:after="0" w:afterAutospacing="0" w:line="240" w:lineRule="auto"/>
            <w:ind w:left="720"/>
            <w:jc w:val="both"/>
          </w:pPr>
        </w:pPrChange>
      </w:pPr>
      <w:ins w:id="498" w:author="Meryl Etman [2]" w:date="2022-12-11T12:00:00Z">
        <w:r>
          <w:rPr>
            <w:rFonts w:hint="cs"/>
            <w:sz w:val="24"/>
            <w:szCs w:val="24"/>
            <w:rtl/>
            <w:lang w:eastAsia="he-IL"/>
          </w:rPr>
          <w:t>פיקוח על הכנת תקציב הניהול לשנה הראשונה ולשנה נורמטיבית שוטפת, תוך הפרדה בין קבוצו</w:t>
        </w:r>
      </w:ins>
      <w:ins w:id="499" w:author="Meryl Etman [2]" w:date="2022-12-11T12:01:00Z">
        <w:r>
          <w:rPr>
            <w:rFonts w:hint="cs"/>
            <w:sz w:val="24"/>
            <w:szCs w:val="24"/>
            <w:rtl/>
            <w:lang w:eastAsia="he-IL"/>
          </w:rPr>
          <w:t>ת הדיירים השונים בפרויקט.</w:t>
        </w:r>
      </w:ins>
    </w:p>
    <w:p w14:paraId="127EDE21" w14:textId="77777777" w:rsidR="00310DAB" w:rsidRPr="00310DAB" w:rsidRDefault="00310DAB">
      <w:pPr>
        <w:tabs>
          <w:tab w:val="left" w:pos="720"/>
          <w:tab w:val="center" w:pos="4153"/>
          <w:tab w:val="right" w:pos="8306"/>
        </w:tabs>
        <w:spacing w:before="0" w:beforeAutospacing="0" w:after="0" w:afterAutospacing="0" w:line="240" w:lineRule="auto"/>
        <w:ind w:left="720"/>
        <w:jc w:val="both"/>
        <w:rPr>
          <w:ins w:id="500" w:author="Meryl Etman [2]" w:date="2022-12-11T11:50:00Z"/>
          <w:rFonts w:ascii="David" w:hAnsi="David" w:cs="David"/>
          <w:sz w:val="24"/>
          <w:szCs w:val="24"/>
          <w:rtl/>
          <w:lang w:eastAsia="he-IL"/>
          <w:rPrChange w:id="501" w:author="Meryl Etman [2]" w:date="2022-12-11T11:58:00Z">
            <w:rPr>
              <w:ins w:id="502" w:author="Meryl Etman [2]" w:date="2022-12-11T11:50:00Z"/>
              <w:rtl/>
              <w:lang w:eastAsia="he-IL"/>
            </w:rPr>
          </w:rPrChange>
        </w:rPr>
        <w:pPrChange w:id="503" w:author="Meryl Etman [2]" w:date="2022-12-11T11:58:00Z">
          <w:pPr>
            <w:widowControl w:val="0"/>
            <w:numPr>
              <w:numId w:val="17"/>
            </w:numPr>
            <w:tabs>
              <w:tab w:val="num" w:pos="2160"/>
              <w:tab w:val="center" w:pos="4153"/>
              <w:tab w:val="right" w:pos="8306"/>
            </w:tabs>
            <w:spacing w:before="0" w:beforeAutospacing="0" w:after="0" w:afterAutospacing="0" w:line="240" w:lineRule="auto"/>
            <w:ind w:left="2160" w:hanging="720"/>
            <w:jc w:val="both"/>
          </w:pPr>
        </w:pPrChange>
      </w:pPr>
    </w:p>
    <w:p w14:paraId="29BCD5D5" w14:textId="77777777" w:rsidR="00810037" w:rsidRPr="00810037" w:rsidRDefault="00810037">
      <w:pPr>
        <w:bidi w:val="0"/>
        <w:spacing w:before="0" w:beforeAutospacing="0" w:after="160" w:afterAutospacing="0" w:line="259" w:lineRule="auto"/>
        <w:rPr>
          <w:ins w:id="504" w:author="Meryl Etman [2]" w:date="2022-12-11T11:50:00Z"/>
          <w:rFonts w:ascii="Times New Roman" w:eastAsia="Times New Roman" w:hAnsi="Times New Roman" w:cs="David"/>
          <w:sz w:val="24"/>
          <w:szCs w:val="24"/>
          <w:rtl/>
          <w:lang w:eastAsia="he-IL"/>
          <w:rPrChange w:id="505" w:author="Meryl Etman [2]" w:date="2022-12-11T11:53:00Z">
            <w:rPr>
              <w:ins w:id="506" w:author="Meryl Etman [2]" w:date="2022-12-11T11:50:00Z"/>
              <w:rFonts w:ascii="Times New Roman" w:eastAsia="Times New Roman" w:hAnsi="Times New Roman" w:cs="David"/>
              <w:sz w:val="24"/>
              <w:szCs w:val="24"/>
              <w:highlight w:val="yellow"/>
              <w:rtl/>
              <w:lang w:eastAsia="he-IL"/>
            </w:rPr>
          </w:rPrChange>
        </w:rPr>
      </w:pPr>
      <w:ins w:id="507" w:author="Meryl Etman [2]" w:date="2022-12-11T11:50:00Z">
        <w:r w:rsidRPr="00810037">
          <w:rPr>
            <w:rFonts w:ascii="Times New Roman" w:eastAsia="Times New Roman" w:hAnsi="Times New Roman" w:cs="David"/>
            <w:sz w:val="24"/>
            <w:szCs w:val="24"/>
            <w:rtl/>
            <w:lang w:eastAsia="he-IL"/>
            <w:rPrChange w:id="508" w:author="Meryl Etman [2]" w:date="2022-12-11T11:53:00Z">
              <w:rPr>
                <w:rFonts w:ascii="Times New Roman" w:eastAsia="Times New Roman" w:hAnsi="Times New Roman" w:cs="David"/>
                <w:sz w:val="24"/>
                <w:szCs w:val="24"/>
                <w:highlight w:val="yellow"/>
                <w:rtl/>
                <w:lang w:eastAsia="he-IL"/>
              </w:rPr>
            </w:rPrChange>
          </w:rPr>
          <w:br w:type="page"/>
        </w:r>
      </w:ins>
    </w:p>
    <w:p w14:paraId="41F61E67" w14:textId="525F368E" w:rsidR="00232692" w:rsidRPr="001A72AF" w:rsidDel="00810037" w:rsidRDefault="00232692" w:rsidP="00232692">
      <w:pPr>
        <w:widowControl w:val="0"/>
        <w:numPr>
          <w:ilvl w:val="0"/>
          <w:numId w:val="17"/>
        </w:numPr>
        <w:tabs>
          <w:tab w:val="center" w:pos="4153"/>
          <w:tab w:val="right" w:pos="8306"/>
        </w:tabs>
        <w:spacing w:before="0" w:beforeAutospacing="0" w:after="0" w:afterAutospacing="0" w:line="240" w:lineRule="auto"/>
        <w:jc w:val="both"/>
        <w:rPr>
          <w:del w:id="509" w:author="Meryl Etman [2]" w:date="2022-12-11T11:50:00Z"/>
          <w:rFonts w:ascii="Times New Roman" w:eastAsia="Times New Roman" w:hAnsi="Times New Roman" w:cs="David"/>
          <w:sz w:val="24"/>
          <w:szCs w:val="24"/>
          <w:rtl/>
          <w:lang w:eastAsia="he-IL"/>
        </w:rPr>
      </w:pPr>
      <w:del w:id="510" w:author="Meryl Etman [2]" w:date="2022-12-11T11:50:00Z">
        <w:r w:rsidRPr="001A72AF" w:rsidDel="00810037">
          <w:rPr>
            <w:rFonts w:ascii="Times New Roman" w:eastAsia="Times New Roman" w:hAnsi="Times New Roman" w:cs="David" w:hint="eastAsia"/>
            <w:sz w:val="24"/>
            <w:szCs w:val="24"/>
            <w:rtl/>
            <w:lang w:eastAsia="he-IL"/>
          </w:rPr>
          <w:lastRenderedPageBreak/>
          <w:delText>בחינת</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תכניות</w:delText>
        </w:r>
        <w:r w:rsidRPr="001A72AF" w:rsidDel="00810037">
          <w:rPr>
            <w:rFonts w:ascii="Times New Roman" w:eastAsia="Times New Roman" w:hAnsi="Times New Roman" w:cs="David"/>
            <w:sz w:val="24"/>
            <w:szCs w:val="24"/>
            <w:rtl/>
            <w:lang w:eastAsia="he-IL"/>
          </w:rPr>
          <w:delText xml:space="preserve"> העבודה של הקבלנים אשר זכו בעבודות, עד אישור </w:delText>
        </w:r>
        <w:r w:rsidRPr="001A72AF" w:rsidDel="00810037">
          <w:rPr>
            <w:rFonts w:ascii="Times New Roman" w:eastAsia="Times New Roman" w:hAnsi="Times New Roman" w:cs="David" w:hint="eastAsia"/>
            <w:sz w:val="24"/>
            <w:szCs w:val="24"/>
            <w:rtl/>
            <w:lang w:eastAsia="he-IL"/>
          </w:rPr>
          <w:delText>תכניותיהם</w:delText>
        </w:r>
        <w:r w:rsidRPr="001A72AF" w:rsidDel="00810037">
          <w:rPr>
            <w:rFonts w:ascii="Times New Roman" w:eastAsia="Times New Roman" w:hAnsi="Times New Roman" w:cs="David"/>
            <w:sz w:val="24"/>
            <w:szCs w:val="24"/>
            <w:rtl/>
            <w:lang w:eastAsia="he-IL"/>
          </w:rPr>
          <w:delText xml:space="preserve"> לייצור.</w:delText>
        </w:r>
      </w:del>
    </w:p>
    <w:p w14:paraId="19F93208" w14:textId="17C514A7" w:rsidR="00232692" w:rsidRPr="001A72AF" w:rsidDel="00810037" w:rsidRDefault="00232692" w:rsidP="00232692">
      <w:pPr>
        <w:widowControl w:val="0"/>
        <w:numPr>
          <w:ilvl w:val="0"/>
          <w:numId w:val="17"/>
        </w:numPr>
        <w:tabs>
          <w:tab w:val="center" w:pos="4153"/>
          <w:tab w:val="right" w:pos="8306"/>
        </w:tabs>
        <w:spacing w:before="0" w:beforeAutospacing="0" w:after="0" w:afterAutospacing="0" w:line="240" w:lineRule="auto"/>
        <w:jc w:val="both"/>
        <w:rPr>
          <w:del w:id="511" w:author="Meryl Etman [2]" w:date="2022-12-11T11:50:00Z"/>
          <w:rFonts w:ascii="Times New Roman" w:eastAsia="Times New Roman" w:hAnsi="Times New Roman" w:cs="David"/>
          <w:sz w:val="24"/>
          <w:szCs w:val="24"/>
          <w:rtl/>
          <w:lang w:eastAsia="he-IL"/>
        </w:rPr>
      </w:pPr>
      <w:del w:id="512" w:author="Meryl Etman [2]" w:date="2022-12-11T11:50:00Z">
        <w:r w:rsidRPr="001A72AF" w:rsidDel="00810037">
          <w:rPr>
            <w:rFonts w:ascii="Times New Roman" w:eastAsia="Times New Roman" w:hAnsi="Times New Roman" w:cs="David" w:hint="eastAsia"/>
            <w:sz w:val="24"/>
            <w:szCs w:val="24"/>
            <w:rtl/>
            <w:lang w:eastAsia="he-IL"/>
          </w:rPr>
          <w:delText>השתתפות</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בקבלת</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העבודות</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ואישור</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גמר</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ביצוע</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העבודות</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דיווח</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על</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ליקויים</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הטעונים</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השלמה</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או</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תיקון</w:delText>
        </w:r>
        <w:r w:rsidRPr="001A72AF" w:rsidDel="00810037">
          <w:rPr>
            <w:rFonts w:ascii="Times New Roman" w:eastAsia="Times New Roman" w:hAnsi="Times New Roman" w:cs="David"/>
            <w:sz w:val="24"/>
            <w:szCs w:val="24"/>
            <w:rtl/>
            <w:lang w:eastAsia="he-IL"/>
          </w:rPr>
          <w:delText>.</w:delText>
        </w:r>
      </w:del>
    </w:p>
    <w:p w14:paraId="080123DE" w14:textId="65044F03" w:rsidR="00232692" w:rsidRPr="001A72AF" w:rsidDel="00810037" w:rsidRDefault="00232692" w:rsidP="00232692">
      <w:pPr>
        <w:widowControl w:val="0"/>
        <w:numPr>
          <w:ilvl w:val="0"/>
          <w:numId w:val="16"/>
        </w:numPr>
        <w:tabs>
          <w:tab w:val="center" w:pos="4153"/>
          <w:tab w:val="right" w:pos="8306"/>
        </w:tabs>
        <w:spacing w:before="0" w:beforeAutospacing="0" w:after="0" w:afterAutospacing="0" w:line="240" w:lineRule="auto"/>
        <w:jc w:val="both"/>
        <w:rPr>
          <w:del w:id="513" w:author="Meryl Etman [2]" w:date="2022-12-11T11:50:00Z"/>
          <w:rFonts w:ascii="Times New Roman" w:eastAsia="Times New Roman" w:hAnsi="Times New Roman" w:cs="David"/>
          <w:sz w:val="24"/>
          <w:szCs w:val="24"/>
          <w:lang w:eastAsia="he-IL"/>
        </w:rPr>
      </w:pPr>
      <w:del w:id="514" w:author="Meryl Etman [2]" w:date="2022-12-11T11:50:00Z">
        <w:r w:rsidRPr="001A72AF" w:rsidDel="00810037">
          <w:rPr>
            <w:rFonts w:ascii="Times New Roman" w:eastAsia="Times New Roman" w:hAnsi="Times New Roman" w:cs="David" w:hint="eastAsia"/>
            <w:sz w:val="24"/>
            <w:szCs w:val="24"/>
            <w:rtl/>
            <w:lang w:eastAsia="he-IL"/>
          </w:rPr>
          <w:delText>יעוץ</w:delText>
        </w:r>
        <w:r w:rsidRPr="001A72AF" w:rsidDel="00810037">
          <w:rPr>
            <w:rFonts w:ascii="Times New Roman" w:eastAsia="Times New Roman" w:hAnsi="Times New Roman" w:cs="David"/>
            <w:sz w:val="24"/>
            <w:szCs w:val="24"/>
            <w:rtl/>
            <w:lang w:eastAsia="he-IL"/>
          </w:rPr>
          <w:delText xml:space="preserve"> למנהל והשתתפות בדיונים ובבירורים עם הקבלנים בקשר עם בצוע </w:delText>
        </w:r>
        <w:r w:rsidRPr="001A72AF" w:rsidDel="00810037">
          <w:rPr>
            <w:rFonts w:ascii="Times New Roman" w:eastAsia="Times New Roman" w:hAnsi="Times New Roman" w:cs="David" w:hint="eastAsia"/>
            <w:sz w:val="24"/>
            <w:szCs w:val="24"/>
            <w:rtl/>
            <w:lang w:eastAsia="he-IL"/>
          </w:rPr>
          <w:delText>העבודות</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והתאמתן</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לתנאי</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החוזים</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עם</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קבלני</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העבודות</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הן</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לפני</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מסירת</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העבודות</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והן</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בתקופת</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הבדק</w:delText>
        </w:r>
        <w:r w:rsidRPr="001A72AF" w:rsidDel="00810037">
          <w:rPr>
            <w:rFonts w:ascii="Times New Roman" w:eastAsia="Times New Roman" w:hAnsi="Times New Roman" w:cs="David"/>
            <w:sz w:val="24"/>
            <w:szCs w:val="24"/>
            <w:rtl/>
            <w:lang w:eastAsia="he-IL"/>
          </w:rPr>
          <w:delText>.</w:delText>
        </w:r>
      </w:del>
    </w:p>
    <w:p w14:paraId="2EC9AFA6" w14:textId="607E6EFD" w:rsidR="00232692" w:rsidRPr="001A72AF" w:rsidDel="00810037" w:rsidRDefault="00232692" w:rsidP="00232692">
      <w:pPr>
        <w:widowControl w:val="0"/>
        <w:numPr>
          <w:ilvl w:val="0"/>
          <w:numId w:val="17"/>
        </w:numPr>
        <w:tabs>
          <w:tab w:val="center" w:pos="4153"/>
          <w:tab w:val="right" w:pos="8306"/>
        </w:tabs>
        <w:spacing w:before="0" w:beforeAutospacing="0" w:after="0" w:afterAutospacing="0" w:line="240" w:lineRule="auto"/>
        <w:jc w:val="both"/>
        <w:rPr>
          <w:del w:id="515" w:author="Meryl Etman [2]" w:date="2022-12-11T11:50:00Z"/>
          <w:rFonts w:ascii="Times New Roman" w:eastAsia="Times New Roman" w:hAnsi="Times New Roman" w:cs="David"/>
          <w:sz w:val="24"/>
          <w:szCs w:val="24"/>
          <w:lang w:eastAsia="he-IL"/>
        </w:rPr>
      </w:pPr>
      <w:del w:id="516" w:author="Meryl Etman [2]" w:date="2022-12-11T11:50:00Z">
        <w:r w:rsidRPr="001A72AF" w:rsidDel="00810037">
          <w:rPr>
            <w:rFonts w:ascii="Times New Roman" w:eastAsia="Times New Roman" w:hAnsi="Times New Roman" w:cs="David" w:hint="eastAsia"/>
            <w:sz w:val="24"/>
            <w:szCs w:val="24"/>
            <w:rtl/>
            <w:lang w:eastAsia="he-IL"/>
          </w:rPr>
          <w:delText>יעוץ</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לפתרונות</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במקרים</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בהם</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יתגלו</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כשלים</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בביצוע</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לעומת</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התכנון</w:delText>
        </w:r>
        <w:r w:rsidRPr="001A72AF" w:rsidDel="00810037">
          <w:rPr>
            <w:rFonts w:ascii="Times New Roman" w:eastAsia="Times New Roman" w:hAnsi="Times New Roman" w:cs="David"/>
            <w:sz w:val="24"/>
            <w:szCs w:val="24"/>
            <w:rtl/>
            <w:lang w:eastAsia="he-IL"/>
          </w:rPr>
          <w:delText>.</w:delText>
        </w:r>
      </w:del>
    </w:p>
    <w:p w14:paraId="0A644F65" w14:textId="09BF398D" w:rsidR="00232692" w:rsidRPr="001A72AF" w:rsidDel="00810037" w:rsidRDefault="00232692" w:rsidP="00232692">
      <w:pPr>
        <w:widowControl w:val="0"/>
        <w:numPr>
          <w:ilvl w:val="0"/>
          <w:numId w:val="17"/>
        </w:numPr>
        <w:tabs>
          <w:tab w:val="center" w:pos="4153"/>
          <w:tab w:val="right" w:pos="8306"/>
        </w:tabs>
        <w:spacing w:before="0" w:beforeAutospacing="0" w:after="0" w:afterAutospacing="0" w:line="240" w:lineRule="auto"/>
        <w:jc w:val="both"/>
        <w:rPr>
          <w:del w:id="517" w:author="Meryl Etman [2]" w:date="2022-12-11T11:50:00Z"/>
          <w:rFonts w:ascii="Times New Roman" w:eastAsia="Times New Roman" w:hAnsi="Times New Roman" w:cs="David"/>
          <w:sz w:val="24"/>
          <w:szCs w:val="24"/>
          <w:lang w:eastAsia="he-IL"/>
        </w:rPr>
      </w:pPr>
      <w:del w:id="518" w:author="Meryl Etman [2]" w:date="2022-12-11T11:50:00Z">
        <w:r w:rsidRPr="001A72AF" w:rsidDel="00810037">
          <w:rPr>
            <w:rFonts w:ascii="Times New Roman" w:eastAsia="Times New Roman" w:hAnsi="Times New Roman" w:cs="David" w:hint="eastAsia"/>
            <w:sz w:val="24"/>
            <w:szCs w:val="24"/>
            <w:rtl/>
            <w:lang w:eastAsia="he-IL"/>
          </w:rPr>
          <w:delText>אין</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היועץ</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רשאי</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לתת</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הוראות</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לקבלנים</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ו</w:delText>
        </w:r>
        <w:r w:rsidRPr="001A72AF" w:rsidDel="00810037">
          <w:rPr>
            <w:rFonts w:ascii="Times New Roman" w:eastAsia="Times New Roman" w:hAnsi="Times New Roman" w:cs="David"/>
            <w:sz w:val="24"/>
            <w:szCs w:val="24"/>
            <w:rtl/>
            <w:lang w:eastAsia="he-IL"/>
          </w:rPr>
          <w:delText xml:space="preserve">/או </w:delText>
        </w:r>
        <w:r w:rsidRPr="001A72AF" w:rsidDel="00810037">
          <w:rPr>
            <w:rFonts w:ascii="Times New Roman" w:eastAsia="Times New Roman" w:hAnsi="Times New Roman" w:cs="David" w:hint="eastAsia"/>
            <w:sz w:val="24"/>
            <w:szCs w:val="24"/>
            <w:rtl/>
            <w:lang w:eastAsia="he-IL"/>
          </w:rPr>
          <w:delText>לנהל</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משא</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ומתן</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עם</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הקבלנים</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אלא</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באמצעות</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נציג</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המזמין</w:delText>
        </w:r>
        <w:r w:rsidRPr="001A72AF" w:rsidDel="00810037">
          <w:rPr>
            <w:rFonts w:ascii="Times New Roman" w:eastAsia="Times New Roman" w:hAnsi="Times New Roman" w:cs="David"/>
            <w:sz w:val="24"/>
            <w:szCs w:val="24"/>
            <w:rtl/>
            <w:lang w:eastAsia="he-IL"/>
          </w:rPr>
          <w:delText>.</w:delText>
        </w:r>
      </w:del>
    </w:p>
    <w:p w14:paraId="4546923C" w14:textId="104F2B11" w:rsidR="00232692" w:rsidRPr="001A72AF" w:rsidDel="00810037" w:rsidRDefault="00232692" w:rsidP="00232692">
      <w:pPr>
        <w:widowControl w:val="0"/>
        <w:numPr>
          <w:ilvl w:val="0"/>
          <w:numId w:val="17"/>
        </w:numPr>
        <w:tabs>
          <w:tab w:val="center" w:pos="4153"/>
          <w:tab w:val="right" w:pos="8306"/>
        </w:tabs>
        <w:spacing w:before="0" w:beforeAutospacing="0" w:after="0" w:afterAutospacing="0" w:line="240" w:lineRule="auto"/>
        <w:jc w:val="both"/>
        <w:rPr>
          <w:del w:id="519" w:author="Meryl Etman [2]" w:date="2022-12-11T11:50:00Z"/>
          <w:rFonts w:ascii="Times New Roman" w:eastAsia="Times New Roman" w:hAnsi="Times New Roman" w:cs="David"/>
          <w:sz w:val="24"/>
          <w:szCs w:val="24"/>
          <w:lang w:eastAsia="he-IL"/>
        </w:rPr>
      </w:pPr>
      <w:del w:id="520" w:author="Meryl Etman [2]" w:date="2022-12-11T11:50:00Z">
        <w:r w:rsidRPr="001A72AF" w:rsidDel="00810037">
          <w:rPr>
            <w:rFonts w:ascii="Times New Roman" w:eastAsia="Times New Roman" w:hAnsi="Times New Roman" w:cs="David" w:hint="eastAsia"/>
            <w:sz w:val="24"/>
            <w:szCs w:val="24"/>
            <w:rtl/>
            <w:lang w:eastAsia="he-IL"/>
          </w:rPr>
          <w:delText>השתתפות</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בקבלת</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אישור</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תברואתי</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של</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הרשות</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לאכלוס</w:delText>
        </w:r>
        <w:r w:rsidRPr="001A72AF" w:rsidDel="00810037">
          <w:rPr>
            <w:rFonts w:ascii="Times New Roman" w:eastAsia="Times New Roman" w:hAnsi="Times New Roman" w:cs="David"/>
            <w:sz w:val="24"/>
            <w:szCs w:val="24"/>
            <w:rtl/>
            <w:lang w:eastAsia="he-IL"/>
          </w:rPr>
          <w:delText xml:space="preserve"> / </w:delText>
        </w:r>
        <w:r w:rsidRPr="001A72AF" w:rsidDel="00810037">
          <w:rPr>
            <w:rFonts w:ascii="Times New Roman" w:eastAsia="Times New Roman" w:hAnsi="Times New Roman" w:cs="David" w:hint="eastAsia"/>
            <w:sz w:val="24"/>
            <w:szCs w:val="24"/>
            <w:rtl/>
            <w:lang w:eastAsia="he-IL"/>
          </w:rPr>
          <w:delText>טופס</w:delText>
        </w:r>
        <w:r w:rsidRPr="001A72AF" w:rsidDel="00810037">
          <w:rPr>
            <w:rFonts w:ascii="Times New Roman" w:eastAsia="Times New Roman" w:hAnsi="Times New Roman" w:cs="David"/>
            <w:sz w:val="24"/>
            <w:szCs w:val="24"/>
            <w:rtl/>
            <w:lang w:eastAsia="he-IL"/>
          </w:rPr>
          <w:delText xml:space="preserve"> 4 </w:delText>
        </w:r>
        <w:r w:rsidRPr="001A72AF" w:rsidDel="00810037">
          <w:rPr>
            <w:rFonts w:ascii="Times New Roman" w:eastAsia="Times New Roman" w:hAnsi="Times New Roman" w:cs="David" w:hint="eastAsia"/>
            <w:sz w:val="24"/>
            <w:szCs w:val="24"/>
            <w:rtl/>
            <w:lang w:eastAsia="he-IL"/>
          </w:rPr>
          <w:delText>ותעודת</w:delText>
        </w:r>
        <w:r w:rsidRPr="001A72AF" w:rsidDel="00810037">
          <w:rPr>
            <w:rFonts w:ascii="Times New Roman" w:eastAsia="Times New Roman" w:hAnsi="Times New Roman" w:cs="David"/>
            <w:sz w:val="24"/>
            <w:szCs w:val="24"/>
            <w:rtl/>
            <w:lang w:eastAsia="he-IL"/>
          </w:rPr>
          <w:delText xml:space="preserve"> </w:delText>
        </w:r>
        <w:r w:rsidRPr="001A72AF" w:rsidDel="00810037">
          <w:rPr>
            <w:rFonts w:ascii="Times New Roman" w:eastAsia="Times New Roman" w:hAnsi="Times New Roman" w:cs="David" w:hint="eastAsia"/>
            <w:sz w:val="24"/>
            <w:szCs w:val="24"/>
            <w:rtl/>
            <w:lang w:eastAsia="he-IL"/>
          </w:rPr>
          <w:delText>גמר</w:delText>
        </w:r>
        <w:r w:rsidRPr="001A72AF" w:rsidDel="00810037">
          <w:rPr>
            <w:rFonts w:ascii="Times New Roman" w:eastAsia="Times New Roman" w:hAnsi="Times New Roman" w:cs="David"/>
            <w:sz w:val="24"/>
            <w:szCs w:val="24"/>
            <w:rtl/>
            <w:lang w:eastAsia="he-IL"/>
          </w:rPr>
          <w:delText>.</w:delText>
        </w:r>
      </w:del>
    </w:p>
    <w:p w14:paraId="3F64D8A5" w14:textId="4833DB5B" w:rsidR="00232692" w:rsidRPr="00232692" w:rsidRDefault="00232692" w:rsidP="00232692">
      <w:pPr>
        <w:widowControl w:val="0"/>
        <w:spacing w:before="60" w:beforeAutospacing="0" w:after="60" w:afterAutospacing="0" w:line="240" w:lineRule="auto"/>
        <w:jc w:val="center"/>
        <w:rPr>
          <w:rFonts w:ascii="Times New Roman" w:eastAsia="Times New Roman" w:hAnsi="Times New Roman" w:cs="David"/>
          <w:b/>
          <w:bCs/>
          <w:sz w:val="24"/>
          <w:szCs w:val="24"/>
          <w:u w:val="single"/>
          <w:lang w:eastAsia="he-IL"/>
        </w:rPr>
      </w:pPr>
      <w:del w:id="521" w:author="Meryl Etman [2]" w:date="2022-12-11T11:50:00Z">
        <w:r w:rsidRPr="00232692" w:rsidDel="00810037">
          <w:rPr>
            <w:rFonts w:ascii="Times New Roman" w:eastAsia="Times New Roman" w:hAnsi="Times New Roman" w:cs="David" w:hint="cs"/>
            <w:b/>
            <w:bCs/>
            <w:sz w:val="24"/>
            <w:szCs w:val="24"/>
            <w:u w:val="single"/>
            <w:rtl/>
            <w:lang w:eastAsia="he-IL"/>
          </w:rPr>
          <w:br w:type="page"/>
        </w:r>
      </w:del>
      <w:r w:rsidRPr="00232692">
        <w:rPr>
          <w:rFonts w:ascii="Times New Roman" w:eastAsia="Times New Roman" w:hAnsi="Times New Roman" w:cs="David" w:hint="cs"/>
          <w:b/>
          <w:bCs/>
          <w:sz w:val="24"/>
          <w:szCs w:val="24"/>
          <w:u w:val="single"/>
          <w:rtl/>
          <w:lang w:eastAsia="he-IL"/>
        </w:rPr>
        <w:t xml:space="preserve">נספח </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ג</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w:t>
      </w:r>
    </w:p>
    <w:p w14:paraId="1AD80B69" w14:textId="77777777" w:rsidR="00232692" w:rsidRPr="00232692" w:rsidRDefault="00232692" w:rsidP="00232692">
      <w:pPr>
        <w:widowControl w:val="0"/>
        <w:spacing w:before="60" w:beforeAutospacing="0" w:after="60" w:afterAutospacing="0" w:line="300" w:lineRule="atLeast"/>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t>לוח זמנים ושלבי ביצוע</w:t>
      </w:r>
    </w:p>
    <w:p w14:paraId="6D3A69F9"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75006373"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2AF4257F"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לוח הזמנים ליעוץ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734F3035"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3FF94E80"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היועץ ימסור את התכניות ו/או המסמכים לאישור המזמין בהתאם ללוח הזמנים והתכניות ו/או המסמכים לא יחשבו כמושלמים עד לקבלת אישור המזמין.</w:t>
      </w:r>
    </w:p>
    <w:p w14:paraId="5A45580B"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314F8C24"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העביר המזמין ליועץ הערות או הנחיות נוספות לגבי התכניות ו/או המסמכים, יעדכן היועץ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ליועץ הערותיו ו/או הנחיותיו לגבי תכניות ו/או מסמכים שהוגשו לו על ידי היועץ בתוך 30 יום ממועד הגשתן למזמין.</w:t>
      </w:r>
    </w:p>
    <w:p w14:paraId="53C01B5E"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0BE6BA45"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אם לא יקבע לוח זמנים במעמד חתימת החוזה יעביר היועץ לוח זמנים ראשוני לאישור המנהל תוך 7 ימים ממועד החתימה.</w:t>
      </w:r>
    </w:p>
    <w:p w14:paraId="2D84A9BB"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55703B68"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color w:val="008000"/>
          <w:sz w:val="24"/>
          <w:szCs w:val="24"/>
          <w:rtl/>
          <w:lang w:eastAsia="he-IL"/>
        </w:rPr>
      </w:pPr>
    </w:p>
    <w:p w14:paraId="4DA3E1C4" w14:textId="77777777" w:rsidR="00232692" w:rsidRPr="00232692" w:rsidRDefault="00232692" w:rsidP="00232692">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hint="cs"/>
          <w:color w:val="008000"/>
          <w:sz w:val="24"/>
          <w:szCs w:val="24"/>
          <w:rtl/>
          <w:lang w:eastAsia="he-IL"/>
        </w:rPr>
        <w:br w:type="page"/>
      </w:r>
      <w:r w:rsidRPr="00232692">
        <w:rPr>
          <w:rFonts w:ascii="Times New Roman" w:eastAsia="Times New Roman" w:hAnsi="Times New Roman" w:cs="David" w:hint="cs"/>
          <w:b/>
          <w:bCs/>
          <w:sz w:val="24"/>
          <w:szCs w:val="24"/>
          <w:u w:val="single"/>
          <w:rtl/>
          <w:lang w:eastAsia="he-IL"/>
        </w:rPr>
        <w:lastRenderedPageBreak/>
        <w:t xml:space="preserve">נספח </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ד'</w:t>
      </w:r>
      <w:r w:rsidR="00573980">
        <w:rPr>
          <w:rFonts w:ascii="Times New Roman" w:eastAsia="Times New Roman" w:hAnsi="Times New Roman" w:cs="David" w:hint="cs"/>
          <w:b/>
          <w:bCs/>
          <w:sz w:val="24"/>
          <w:szCs w:val="24"/>
          <w:u w:val="single"/>
          <w:rtl/>
          <w:lang w:eastAsia="he-IL"/>
        </w:rPr>
        <w:t>'</w:t>
      </w:r>
    </w:p>
    <w:p w14:paraId="23190601" w14:textId="77777777" w:rsidR="00232692" w:rsidRPr="00232692" w:rsidRDefault="00232692" w:rsidP="00232692">
      <w:pPr>
        <w:widowControl w:val="0"/>
        <w:spacing w:before="60" w:beforeAutospacing="0" w:after="60" w:afterAutospacing="0" w:line="300" w:lineRule="atLeast"/>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t>שכר ותשלומי היועץ</w:t>
      </w:r>
    </w:p>
    <w:p w14:paraId="12081A20" w14:textId="77777777" w:rsidR="00232692" w:rsidRPr="00232692" w:rsidRDefault="00232692" w:rsidP="00232692">
      <w:pPr>
        <w:widowControl w:val="0"/>
        <w:spacing w:before="60" w:beforeAutospacing="0" w:after="60" w:afterAutospacing="0" w:line="300" w:lineRule="atLeast"/>
        <w:ind w:left="540" w:hanging="540"/>
        <w:rPr>
          <w:rFonts w:ascii="Times New Roman" w:eastAsia="Times New Roman" w:hAnsi="Times New Roman" w:cs="David"/>
          <w:sz w:val="24"/>
          <w:szCs w:val="24"/>
          <w:u w:val="single"/>
          <w:rtl/>
          <w:lang w:eastAsia="he-IL"/>
        </w:rPr>
      </w:pPr>
    </w:p>
    <w:p w14:paraId="5BDEF538" w14:textId="77777777" w:rsidR="00232692" w:rsidRPr="00232692" w:rsidRDefault="00232692" w:rsidP="00232692">
      <w:pPr>
        <w:numPr>
          <w:ilvl w:val="0"/>
          <w:numId w:val="18"/>
        </w:numPr>
        <w:tabs>
          <w:tab w:val="right" w:pos="5960"/>
        </w:tabs>
        <w:snapToGrid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תמורת ביצוע מלוא שירותי היועץ, כמפורט בנספח ב', ישלם המזמין ליועץ את שכר היועץ בשיעורים כדלקמן:</w:t>
      </w:r>
    </w:p>
    <w:p w14:paraId="13725D02" w14:textId="0914AD58" w:rsidR="00232692" w:rsidRPr="00232692" w:rsidRDefault="00232692" w:rsidP="00573980">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4"/>
          <w:szCs w:val="24"/>
          <w:rtl/>
          <w:lang w:eastAsia="he-IL"/>
        </w:rPr>
        <w:tab/>
        <w:t xml:space="preserve">סכום קבוע ומוחלט </w:t>
      </w:r>
      <w:del w:id="522" w:author="Meryl Etman [2]" w:date="2022-12-08T12:23:00Z">
        <w:r w:rsidRPr="00232692" w:rsidDel="00825216">
          <w:rPr>
            <w:rFonts w:ascii="Times New Roman" w:eastAsia="Times New Roman" w:hAnsi="Times New Roman" w:cs="David" w:hint="cs"/>
            <w:sz w:val="24"/>
            <w:szCs w:val="24"/>
            <w:rtl/>
            <w:lang w:eastAsia="he-IL"/>
          </w:rPr>
          <w:delText xml:space="preserve">של </w:delText>
        </w:r>
        <w:r w:rsidR="00573980" w:rsidRPr="00573980" w:rsidDel="00825216">
          <w:rPr>
            <w:rFonts w:ascii="Times New Roman" w:eastAsia="Times New Roman" w:hAnsi="Times New Roman" w:cs="David" w:hint="cs"/>
            <w:b/>
            <w:bCs/>
            <w:sz w:val="24"/>
            <w:szCs w:val="24"/>
            <w:u w:val="single"/>
            <w:rtl/>
            <w:lang w:eastAsia="he-IL"/>
          </w:rPr>
          <w:delText xml:space="preserve">        </w:delText>
        </w:r>
        <w:r w:rsidR="00573980" w:rsidDel="00825216">
          <w:rPr>
            <w:rFonts w:ascii="Times New Roman" w:eastAsia="Times New Roman" w:hAnsi="Times New Roman" w:cs="David" w:hint="cs"/>
            <w:b/>
            <w:bCs/>
            <w:sz w:val="24"/>
            <w:szCs w:val="24"/>
            <w:u w:val="single"/>
            <w:rtl/>
            <w:lang w:eastAsia="he-IL"/>
          </w:rPr>
          <w:delText xml:space="preserve">        </w:delText>
        </w:r>
        <w:r w:rsidR="00573980" w:rsidRPr="00573980" w:rsidDel="00825216">
          <w:rPr>
            <w:rFonts w:ascii="Times New Roman" w:eastAsia="Times New Roman" w:hAnsi="Times New Roman" w:cs="David" w:hint="cs"/>
            <w:b/>
            <w:bCs/>
            <w:sz w:val="24"/>
            <w:szCs w:val="24"/>
            <w:u w:val="single"/>
            <w:rtl/>
            <w:lang w:eastAsia="he-IL"/>
          </w:rPr>
          <w:delText xml:space="preserve">          </w:delText>
        </w:r>
        <w:r w:rsidRPr="00573980" w:rsidDel="00825216">
          <w:rPr>
            <w:rFonts w:ascii="Times New Roman" w:eastAsia="Times New Roman" w:hAnsi="Times New Roman" w:cs="David" w:hint="cs"/>
            <w:b/>
            <w:bCs/>
            <w:sz w:val="24"/>
            <w:szCs w:val="24"/>
            <w:rtl/>
            <w:lang w:eastAsia="he-IL"/>
          </w:rPr>
          <w:delText xml:space="preserve"> </w:delText>
        </w:r>
      </w:del>
      <w:ins w:id="523" w:author="Meryl Etman [2]" w:date="2022-12-08T12:23:00Z">
        <w:r w:rsidR="00825216" w:rsidRPr="00232692">
          <w:rPr>
            <w:rFonts w:ascii="Times New Roman" w:eastAsia="Times New Roman" w:hAnsi="Times New Roman" w:cs="David" w:hint="cs"/>
            <w:sz w:val="24"/>
            <w:szCs w:val="24"/>
            <w:rtl/>
            <w:lang w:eastAsia="he-IL"/>
          </w:rPr>
          <w:t xml:space="preserve">של </w:t>
        </w:r>
        <w:r w:rsidR="00825216" w:rsidRPr="00573980">
          <w:rPr>
            <w:rFonts w:ascii="Times New Roman" w:eastAsia="Times New Roman" w:hAnsi="Times New Roman" w:cs="David" w:hint="cs"/>
            <w:b/>
            <w:bCs/>
            <w:sz w:val="24"/>
            <w:szCs w:val="24"/>
            <w:u w:val="single"/>
            <w:rtl/>
            <w:lang w:eastAsia="he-IL"/>
          </w:rPr>
          <w:t xml:space="preserve"> </w:t>
        </w:r>
        <w:r w:rsidR="00825216">
          <w:rPr>
            <w:rFonts w:ascii="Times New Roman" w:eastAsia="Times New Roman" w:hAnsi="Times New Roman" w:cs="David" w:hint="cs"/>
            <w:b/>
            <w:bCs/>
            <w:sz w:val="24"/>
            <w:szCs w:val="24"/>
            <w:u w:val="single"/>
            <w:rtl/>
            <w:lang w:eastAsia="he-IL"/>
          </w:rPr>
          <w:t>80,000</w:t>
        </w:r>
        <w:r w:rsidR="00825216" w:rsidRPr="00573980">
          <w:rPr>
            <w:rFonts w:ascii="Times New Roman" w:eastAsia="Times New Roman" w:hAnsi="Times New Roman" w:cs="David" w:hint="cs"/>
            <w:b/>
            <w:bCs/>
            <w:sz w:val="24"/>
            <w:szCs w:val="24"/>
            <w:rtl/>
            <w:lang w:eastAsia="he-IL"/>
          </w:rPr>
          <w:t xml:space="preserve"> </w:t>
        </w:r>
      </w:ins>
      <w:r w:rsidRPr="00232692">
        <w:rPr>
          <w:rFonts w:ascii="Times New Roman" w:eastAsia="Times New Roman" w:hAnsi="Times New Roman" w:cs="David" w:hint="cs"/>
          <w:b/>
          <w:bCs/>
          <w:sz w:val="24"/>
          <w:szCs w:val="24"/>
          <w:rtl/>
          <w:lang w:eastAsia="he-IL"/>
        </w:rPr>
        <w:t xml:space="preserve">ש"ח </w:t>
      </w:r>
      <w:r w:rsidRPr="00232692">
        <w:rPr>
          <w:rFonts w:ascii="Times New Roman" w:eastAsia="Times New Roman" w:hAnsi="Times New Roman" w:cs="David" w:hint="cs"/>
          <w:sz w:val="24"/>
          <w:szCs w:val="24"/>
          <w:rtl/>
          <w:lang w:eastAsia="he-IL"/>
        </w:rPr>
        <w:t>(במילים</w:t>
      </w:r>
      <w:del w:id="524" w:author="Meryl Etman [2]" w:date="2022-12-08T12:23:00Z">
        <w:r w:rsidRPr="00232692" w:rsidDel="00825216">
          <w:rPr>
            <w:rFonts w:ascii="Times New Roman" w:eastAsia="Times New Roman" w:hAnsi="Times New Roman" w:cs="David" w:hint="cs"/>
            <w:sz w:val="24"/>
            <w:szCs w:val="24"/>
            <w:rtl/>
            <w:lang w:eastAsia="he-IL"/>
          </w:rPr>
          <w:delText>:</w:delText>
        </w:r>
        <w:r w:rsidRPr="00573980" w:rsidDel="00825216">
          <w:rPr>
            <w:rFonts w:ascii="Times New Roman" w:eastAsia="Times New Roman" w:hAnsi="Times New Roman" w:cs="David" w:hint="cs"/>
            <w:sz w:val="24"/>
            <w:szCs w:val="24"/>
            <w:u w:val="single"/>
            <w:rtl/>
            <w:lang w:eastAsia="he-IL"/>
          </w:rPr>
          <w:delText xml:space="preserve"> </w:delText>
        </w:r>
        <w:r w:rsidR="00573980" w:rsidRPr="00573980" w:rsidDel="00825216">
          <w:rPr>
            <w:rFonts w:ascii="Times New Roman" w:eastAsia="Times New Roman" w:hAnsi="Times New Roman" w:cs="David" w:hint="cs"/>
            <w:b/>
            <w:bCs/>
            <w:sz w:val="24"/>
            <w:szCs w:val="24"/>
            <w:u w:val="single"/>
            <w:rtl/>
            <w:lang w:eastAsia="he-IL"/>
          </w:rPr>
          <w:delText xml:space="preserve">                                        </w:delText>
        </w:r>
        <w:r w:rsidR="00573980" w:rsidDel="00825216">
          <w:rPr>
            <w:rFonts w:ascii="Times New Roman" w:eastAsia="Times New Roman" w:hAnsi="Times New Roman" w:cs="David" w:hint="cs"/>
            <w:b/>
            <w:bCs/>
            <w:sz w:val="24"/>
            <w:szCs w:val="24"/>
            <w:rtl/>
            <w:lang w:eastAsia="he-IL"/>
          </w:rPr>
          <w:delText xml:space="preserve"> </w:delText>
        </w:r>
      </w:del>
      <w:ins w:id="525" w:author="Meryl Etman [2]" w:date="2022-12-08T12:23:00Z">
        <w:r w:rsidR="00825216" w:rsidRPr="00232692">
          <w:rPr>
            <w:rFonts w:ascii="Times New Roman" w:eastAsia="Times New Roman" w:hAnsi="Times New Roman" w:cs="David" w:hint="cs"/>
            <w:sz w:val="24"/>
            <w:szCs w:val="24"/>
            <w:rtl/>
            <w:lang w:eastAsia="he-IL"/>
          </w:rPr>
          <w:t>:</w:t>
        </w:r>
        <w:r w:rsidR="00825216" w:rsidRPr="00573980">
          <w:rPr>
            <w:rFonts w:ascii="Times New Roman" w:eastAsia="Times New Roman" w:hAnsi="Times New Roman" w:cs="David" w:hint="cs"/>
            <w:sz w:val="24"/>
            <w:szCs w:val="24"/>
            <w:u w:val="single"/>
            <w:rtl/>
            <w:lang w:eastAsia="he-IL"/>
          </w:rPr>
          <w:t xml:space="preserve"> </w:t>
        </w:r>
        <w:r w:rsidR="00825216">
          <w:rPr>
            <w:rFonts w:ascii="Times New Roman" w:eastAsia="Times New Roman" w:hAnsi="Times New Roman" w:cs="David" w:hint="cs"/>
            <w:b/>
            <w:bCs/>
            <w:sz w:val="24"/>
            <w:szCs w:val="24"/>
            <w:u w:val="single"/>
            <w:rtl/>
            <w:lang w:eastAsia="he-IL"/>
          </w:rPr>
          <w:t>שמונים אלף</w:t>
        </w:r>
        <w:r w:rsidR="00825216">
          <w:rPr>
            <w:rFonts w:ascii="Times New Roman" w:eastAsia="Times New Roman" w:hAnsi="Times New Roman" w:cs="David" w:hint="cs"/>
            <w:b/>
            <w:bCs/>
            <w:sz w:val="24"/>
            <w:szCs w:val="24"/>
            <w:rtl/>
            <w:lang w:eastAsia="he-IL"/>
          </w:rPr>
          <w:t xml:space="preserve"> </w:t>
        </w:r>
      </w:ins>
      <w:r w:rsidRPr="00232692">
        <w:rPr>
          <w:rFonts w:ascii="Times New Roman" w:eastAsia="Times New Roman" w:hAnsi="Times New Roman" w:cs="David" w:hint="cs"/>
          <w:b/>
          <w:bCs/>
          <w:sz w:val="24"/>
          <w:szCs w:val="24"/>
          <w:rtl/>
          <w:lang w:eastAsia="he-IL"/>
        </w:rPr>
        <w:t>ש"ח</w:t>
      </w:r>
      <w:r w:rsidRPr="00232692">
        <w:rPr>
          <w:rFonts w:ascii="Times New Roman" w:eastAsia="Times New Roman" w:hAnsi="Times New Roman" w:cs="David" w:hint="cs"/>
          <w:sz w:val="24"/>
          <w:szCs w:val="24"/>
          <w:rtl/>
          <w:lang w:eastAsia="he-IL"/>
        </w:rPr>
        <w:t>).</w:t>
      </w:r>
    </w:p>
    <w:p w14:paraId="2566CC47"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4"/>
          <w:szCs w:val="24"/>
          <w:rtl/>
          <w:lang w:eastAsia="he-IL"/>
        </w:rPr>
      </w:pPr>
    </w:p>
    <w:p w14:paraId="73B77C42" w14:textId="30537AEC" w:rsidR="00232692" w:rsidRPr="00232692" w:rsidRDefault="00232692" w:rsidP="00232692">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25210011"/>
          <w:placeholder>
            <w:docPart w:val="16673AED862F47B1BC8D97215DDBAF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rPr>
            <w:color w:val="00B0F0"/>
          </w:rPr>
        </w:sdtEndPr>
        <w:sdtContent>
          <w:ins w:id="526" w:author="Meryl Etman" w:date="2022-12-08T12:15:00Z">
            <w:r w:rsidR="00A57AA2">
              <w:rPr>
                <w:rFonts w:ascii="Times New Roman" w:eastAsia="Times New Roman" w:hAnsi="Times New Roman" w:cs="David" w:hint="cs"/>
                <w:color w:val="008000"/>
                <w:sz w:val="24"/>
                <w:szCs w:val="24"/>
                <w:rtl/>
              </w:rPr>
              <w:t>מדד המחירים לצרכן</w:t>
            </w:r>
          </w:ins>
        </w:sdtContent>
      </w:sdt>
      <w:r w:rsidRPr="00573980">
        <w:rPr>
          <w:rFonts w:ascii="Times New Roman" w:eastAsia="Times New Roman" w:hAnsi="Times New Roman" w:cs="David" w:hint="cs"/>
          <w:color w:val="00B0F0"/>
          <w:sz w:val="24"/>
          <w:szCs w:val="24"/>
          <w:rtl/>
        </w:rPr>
        <w:br/>
      </w:r>
      <w:sdt>
        <w:sdtPr>
          <w:rPr>
            <w:rFonts w:ascii="Times New Roman" w:eastAsia="Times New Roman" w:hAnsi="Times New Roman" w:cs="David" w:hint="cs"/>
            <w:color w:val="00B0F0"/>
            <w:sz w:val="24"/>
            <w:szCs w:val="24"/>
            <w:rtl/>
          </w:rPr>
          <w:alias w:val="מדד בגין/ידוע - כותרת"/>
          <w:tag w:val="cntIsKnownTitle"/>
          <w:id w:val="-2127994526"/>
          <w:placeholder>
            <w:docPart w:val="F3BA149CEA7E49768E627A7E979C01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527" w:author="Meryl Etman" w:date="2023-10-24T12:08:00Z">
            <w:r w:rsidR="0095370F">
              <w:rPr>
                <w:rFonts w:ascii="Times New Roman" w:eastAsia="Times New Roman" w:hAnsi="Times New Roman" w:cs="David" w:hint="cs"/>
                <w:color w:val="00B0F0"/>
                <w:sz w:val="24"/>
                <w:szCs w:val="24"/>
                <w:rtl/>
              </w:rPr>
              <w:t>בגין</w:t>
            </w:r>
          </w:ins>
        </w:sdtContent>
      </w:sdt>
      <w:r w:rsidRPr="00573980">
        <w:rPr>
          <w:rFonts w:ascii="Times New Roman" w:eastAsia="Times New Roman" w:hAnsi="Times New Roman" w:cs="David" w:hint="cs"/>
          <w:color w:val="00B0F0"/>
          <w:sz w:val="24"/>
          <w:szCs w:val="24"/>
          <w:rtl/>
        </w:rPr>
        <w:t xml:space="preserve"> </w:t>
      </w:r>
      <w:sdt>
        <w:sdtPr>
          <w:rPr>
            <w:rFonts w:ascii="Times New Roman" w:eastAsia="Times New Roman" w:hAnsi="Times New Roman" w:cs="David" w:hint="cs"/>
            <w:color w:val="00B0F0"/>
            <w:sz w:val="24"/>
            <w:szCs w:val="24"/>
            <w:rtl/>
          </w:rPr>
          <w:alias w:val="מדד בסיס"/>
          <w:tag w:val="cntMadadBase"/>
          <w:id w:val="1762786105"/>
          <w:placeholder>
            <w:docPart w:val="A63B2DBBCDCE405FA3FD299B6F85D5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11-01T00:00:00Z">
            <w:dateFormat w:val="dd/MM/yyyy"/>
            <w:lid w:val="he-IL"/>
            <w:storeMappedDataAs w:val="dateTime"/>
            <w:calendar w:val="gregorian"/>
          </w:date>
        </w:sdtPr>
        <w:sdtEndPr/>
        <w:sdtContent>
          <w:ins w:id="528" w:author="Meryl Etman" w:date="2022-12-08T12:16:00Z">
            <w:r w:rsidR="00A57AA2">
              <w:rPr>
                <w:rFonts w:ascii="Times New Roman" w:eastAsia="Times New Roman" w:hAnsi="Times New Roman" w:cs="David" w:hint="cs"/>
                <w:color w:val="00B0F0"/>
                <w:sz w:val="24"/>
                <w:szCs w:val="24"/>
                <w:rtl/>
              </w:rPr>
              <w:t>‏01/11/2022</w:t>
            </w:r>
          </w:ins>
        </w:sdtContent>
      </w:sdt>
      <w:r w:rsidRPr="00573980">
        <w:rPr>
          <w:rFonts w:ascii="Times New Roman" w:eastAsia="Times New Roman" w:hAnsi="Times New Roman" w:cs="David" w:hint="cs"/>
          <w:color w:val="00B0F0"/>
          <w:sz w:val="24"/>
          <w:szCs w:val="24"/>
          <w:rtl/>
        </w:rPr>
        <w:t xml:space="preserve"> (העומד על </w:t>
      </w:r>
      <w:sdt>
        <w:sdtPr>
          <w:rPr>
            <w:rFonts w:ascii="Times New Roman" w:eastAsia="Times New Roman" w:hAnsi="Times New Roman" w:cs="David" w:hint="cs"/>
            <w:color w:val="00B0F0"/>
            <w:sz w:val="24"/>
            <w:szCs w:val="24"/>
            <w:rtl/>
          </w:rPr>
          <w:alias w:val="נקודות מדד"/>
          <w:tag w:val="cntMadadPoints"/>
          <w:id w:val="1813912319"/>
          <w:placeholder>
            <w:docPart w:val="EE4A0A1832654DA3B2BBB2536A54E3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529" w:author="Meryl Etman" w:date="2023-10-24T12:08:00Z">
            <w:r w:rsidR="0095370F">
              <w:rPr>
                <w:rFonts w:ascii="Times New Roman" w:eastAsia="Times New Roman" w:hAnsi="Times New Roman" w:cs="David" w:hint="cs"/>
                <w:color w:val="00B0F0"/>
                <w:sz w:val="24"/>
                <w:szCs w:val="24"/>
                <w:rtl/>
              </w:rPr>
              <w:t>240.7745</w:t>
            </w:r>
          </w:ins>
        </w:sdtContent>
      </w:sdt>
      <w:r w:rsidRPr="00232692">
        <w:rPr>
          <w:rFonts w:ascii="Times New Roman" w:eastAsia="Times New Roman" w:hAnsi="Times New Roman" w:cs="David" w:hint="cs"/>
          <w:sz w:val="24"/>
          <w:szCs w:val="24"/>
          <w:rtl/>
        </w:rPr>
        <w:t xml:space="preserve"> נקודות) </w:t>
      </w:r>
      <w:r w:rsidRPr="00232692">
        <w:rPr>
          <w:rFonts w:ascii="Times New Roman" w:eastAsia="Times New Roman" w:hAnsi="Times New Roman" w:cs="David" w:hint="cs"/>
          <w:sz w:val="24"/>
          <w:szCs w:val="24"/>
          <w:rtl/>
          <w:lang w:eastAsia="he-IL"/>
        </w:rPr>
        <w:t xml:space="preserve"> עד למדד הידוע ביום הגשת כל חשבון.</w:t>
      </w:r>
    </w:p>
    <w:p w14:paraId="6126E038"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sz w:val="24"/>
          <w:szCs w:val="24"/>
          <w:rtl/>
          <w:lang w:eastAsia="he-IL"/>
        </w:rPr>
      </w:pPr>
    </w:p>
    <w:p w14:paraId="2B74A215" w14:textId="77777777" w:rsidR="00232692" w:rsidRPr="00232692" w:rsidRDefault="00232692" w:rsidP="00232692">
      <w:pPr>
        <w:tabs>
          <w:tab w:val="right" w:pos="5960"/>
        </w:tabs>
        <w:spacing w:before="0" w:beforeAutospacing="0" w:after="0" w:afterAutospacing="0" w:line="240" w:lineRule="auto"/>
        <w:ind w:left="84" w:right="84" w:hanging="84"/>
        <w:jc w:val="both"/>
        <w:rPr>
          <w:rFonts w:ascii="Times New Roman" w:eastAsia="Times New Roman" w:hAnsi="Times New Roman" w:cs="David"/>
          <w:sz w:val="20"/>
          <w:szCs w:val="24"/>
          <w:rtl/>
          <w:lang w:eastAsia="he-IL"/>
        </w:rPr>
      </w:pPr>
      <w:r w:rsidRPr="00232692">
        <w:rPr>
          <w:rFonts w:ascii="Times New Roman" w:eastAsia="Times New Roman" w:hAnsi="Times New Roman" w:cs="David" w:hint="cs"/>
          <w:sz w:val="26"/>
          <w:szCs w:val="24"/>
          <w:rtl/>
          <w:lang w:eastAsia="he-IL"/>
        </w:rPr>
        <w:t>3.   למען הסר ספק:</w:t>
      </w:r>
    </w:p>
    <w:p w14:paraId="347ABC06"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638BF517"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3.1 מובהר כי שכר היועץ ומועדי התשלום הינם סופיים ומוחלטים, והם לא ישתנו מכל גורם שהוא, לרבות ומבלי לפגוע בכלליות האמור לעיל,</w:t>
      </w:r>
      <w:r w:rsidRPr="00232692">
        <w:rPr>
          <w:rFonts w:ascii="Times New Roman" w:eastAsia="Times New Roman" w:hAnsi="Times New Roman" w:cs="David" w:hint="cs"/>
          <w:sz w:val="26"/>
          <w:szCs w:val="24"/>
          <w:lang w:eastAsia="he-IL"/>
        </w:rPr>
        <w:t xml:space="preserve"> </w:t>
      </w:r>
      <w:r w:rsidRPr="00232692">
        <w:rPr>
          <w:rFonts w:ascii="Times New Roman" w:eastAsia="Times New Roman" w:hAnsi="Times New Roman" w:cs="David" w:hint="cs"/>
          <w:sz w:val="26"/>
          <w:szCs w:val="24"/>
          <w:rtl/>
          <w:lang w:eastAsia="he-IL"/>
        </w:rPr>
        <w:t>קצב הבניה, צורת ביצוע הבניה (קונבנציונלי ו/או טרומי ו/או מתועש) ו/או מידת, אופי וסוג השינויים שידרשו ע"י המזמין.</w:t>
      </w:r>
    </w:p>
    <w:p w14:paraId="0B465511"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243A1B42"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3.2 שכר התכנון כולל את כל המפורט בחוזה על כל נספחיו, לרבות נספח ב'.</w:t>
      </w:r>
    </w:p>
    <w:p w14:paraId="643481A6"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4D5EB2DE"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3.3 בנוסף לכל תשלום ישולם ליועץ מע"מ כשיעורו בחוק וזאת כנגד המצאת חשבונית מס כדין, למועד תשלום המע"מ ע"י היועץ והמצאת כל אישור נוסף ע"פ כל דין, לרבות אישור על ינהלו ספרים ואישור על ניכוי מס במקור.</w:t>
      </w:r>
    </w:p>
    <w:p w14:paraId="4500C843" w14:textId="77777777" w:rsidR="00232692" w:rsidRPr="00232692" w:rsidRDefault="00232692" w:rsidP="00232692">
      <w:pPr>
        <w:tabs>
          <w:tab w:val="right" w:pos="5960"/>
        </w:tabs>
        <w:spacing w:before="0" w:beforeAutospacing="0" w:after="0" w:afterAutospacing="0" w:line="240" w:lineRule="auto"/>
        <w:ind w:left="1134" w:firstLine="306"/>
        <w:jc w:val="both"/>
        <w:rPr>
          <w:rFonts w:ascii="Times New Roman" w:eastAsia="Times New Roman" w:hAnsi="Times New Roman" w:cs="David"/>
          <w:sz w:val="26"/>
          <w:szCs w:val="24"/>
          <w:rtl/>
          <w:lang w:eastAsia="he-IL"/>
        </w:rPr>
      </w:pPr>
    </w:p>
    <w:p w14:paraId="4A0F9578"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3.3 תנאי מוקדם לביצוע התשלומים לפי נספח זה הוא קיום כל התחייבויות היועץ על פי חוזה זה, השלמת כל עבודות התכנון הכלולות בשכר היועץ ומסירת כל המסמכים והתכניות למזמין.</w:t>
      </w:r>
    </w:p>
    <w:p w14:paraId="52E60258"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5CF4DD6F" w14:textId="77777777" w:rsidR="00232692" w:rsidRPr="00232692" w:rsidRDefault="00232692" w:rsidP="00232692">
      <w:pPr>
        <w:tabs>
          <w:tab w:val="right" w:pos="5960"/>
        </w:tabs>
        <w:spacing w:before="0" w:beforeAutospacing="0" w:after="0" w:afterAutospacing="0" w:line="240" w:lineRule="auto"/>
        <w:ind w:left="705" w:right="84" w:hanging="70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4.</w:t>
      </w:r>
      <w:r w:rsidRPr="00232692">
        <w:rPr>
          <w:rFonts w:ascii="Times New Roman" w:eastAsia="Times New Roman" w:hAnsi="Times New Roman" w:cs="David" w:hint="cs"/>
          <w:sz w:val="24"/>
          <w:szCs w:val="24"/>
          <w:rtl/>
          <w:lang w:eastAsia="he-IL"/>
        </w:rPr>
        <w:tab/>
        <w:t>שכר היועץ ישולם לשיעורין כנגד גמר כל שלב ושלב של שרותי היועץ כמוגדר בחוזה כדלקמן:</w:t>
      </w:r>
      <w:r w:rsidRPr="00232692">
        <w:rPr>
          <w:rFonts w:ascii="Times New Roman" w:eastAsia="Times New Roman" w:hAnsi="Times New Roman" w:cs="David" w:hint="cs"/>
          <w:sz w:val="24"/>
          <w:szCs w:val="24"/>
          <w:rtl/>
          <w:lang w:eastAsia="he-IL"/>
        </w:rPr>
        <w:br/>
      </w:r>
    </w:p>
    <w:p w14:paraId="1A66AD2C" w14:textId="77777777" w:rsidR="0059278E" w:rsidRDefault="00232692" w:rsidP="0059278E">
      <w:pPr>
        <w:spacing w:before="0" w:beforeAutospacing="0" w:after="0" w:afterAutospacing="0" w:line="240" w:lineRule="auto"/>
        <w:ind w:left="720"/>
        <w:rPr>
          <w:ins w:id="530" w:author="Meryl Etman" w:date="2023-07-19T17:39:00Z"/>
          <w:rFonts w:ascii="Times New Roman" w:eastAsia="Times New Roman" w:hAnsi="Times New Roman" w:cs="David"/>
          <w:sz w:val="24"/>
          <w:szCs w:val="24"/>
          <w:rtl/>
          <w:lang w:eastAsia="he-IL"/>
        </w:rPr>
      </w:pPr>
      <w:r w:rsidRPr="0059278E">
        <w:rPr>
          <w:rFonts w:ascii="Times New Roman" w:eastAsia="Times New Roman" w:hAnsi="Times New Roman" w:cs="David" w:hint="eastAsia"/>
          <w:sz w:val="24"/>
          <w:szCs w:val="24"/>
          <w:rtl/>
          <w:lang w:eastAsia="he-IL"/>
        </w:rPr>
        <w:t>א</w:t>
      </w:r>
      <w:r w:rsidRPr="0059278E">
        <w:rPr>
          <w:rFonts w:ascii="Times New Roman" w:eastAsia="Times New Roman" w:hAnsi="Times New Roman" w:cs="David"/>
          <w:sz w:val="24"/>
          <w:szCs w:val="24"/>
          <w:rtl/>
          <w:lang w:eastAsia="he-IL"/>
        </w:rPr>
        <w:t>.</w:t>
      </w:r>
      <w:r w:rsidRPr="0059278E">
        <w:rPr>
          <w:rFonts w:ascii="Times New Roman" w:eastAsia="Times New Roman" w:hAnsi="Times New Roman" w:cs="David"/>
          <w:sz w:val="24"/>
          <w:szCs w:val="24"/>
          <w:rtl/>
          <w:lang w:eastAsia="he-IL"/>
        </w:rPr>
        <w:tab/>
      </w:r>
      <w:del w:id="531" w:author="Meryl Etman" w:date="2023-07-19T17:35:00Z">
        <w:r w:rsidRPr="0059278E" w:rsidDel="0059278E">
          <w:rPr>
            <w:rFonts w:ascii="Times New Roman" w:eastAsia="Times New Roman" w:hAnsi="Times New Roman" w:cs="David" w:hint="eastAsia"/>
            <w:sz w:val="24"/>
            <w:szCs w:val="24"/>
            <w:rtl/>
            <w:lang w:eastAsia="he-IL"/>
          </w:rPr>
          <w:delText>עם</w:delText>
        </w:r>
        <w:r w:rsidRPr="0059278E" w:rsidDel="0059278E">
          <w:rPr>
            <w:rFonts w:ascii="Times New Roman" w:eastAsia="Times New Roman" w:hAnsi="Times New Roman" w:cs="David"/>
            <w:sz w:val="24"/>
            <w:szCs w:val="24"/>
            <w:rtl/>
            <w:lang w:eastAsia="he-IL"/>
          </w:rPr>
          <w:delText xml:space="preserve"> הגשת </w:delText>
        </w:r>
        <w:r w:rsidRPr="0059278E" w:rsidDel="0059278E">
          <w:rPr>
            <w:rFonts w:ascii="Times New Roman" w:eastAsia="Times New Roman" w:hAnsi="Times New Roman" w:cs="David" w:hint="eastAsia"/>
            <w:sz w:val="24"/>
            <w:szCs w:val="24"/>
            <w:rtl/>
            <w:lang w:eastAsia="he-IL"/>
          </w:rPr>
          <w:delText>התכנית</w:delText>
        </w:r>
        <w:r w:rsidRPr="0059278E" w:rsidDel="0059278E">
          <w:rPr>
            <w:rFonts w:ascii="Times New Roman" w:eastAsia="Times New Roman" w:hAnsi="Times New Roman" w:cs="David"/>
            <w:sz w:val="24"/>
            <w:szCs w:val="24"/>
            <w:rtl/>
            <w:lang w:eastAsia="he-IL"/>
          </w:rPr>
          <w:delText xml:space="preserve"> לאישור העירייה</w:delText>
        </w:r>
      </w:del>
      <w:ins w:id="532" w:author="Meryl Etman" w:date="2023-07-19T17:35:00Z">
        <w:r w:rsidR="0059278E" w:rsidRPr="0059278E">
          <w:rPr>
            <w:rFonts w:ascii="Times New Roman" w:eastAsia="Times New Roman" w:hAnsi="Times New Roman" w:cs="David" w:hint="eastAsia"/>
            <w:sz w:val="24"/>
            <w:szCs w:val="24"/>
            <w:rtl/>
            <w:lang w:eastAsia="he-IL"/>
            <w:rPrChange w:id="533" w:author="Meryl Etman" w:date="2023-07-19T17:39:00Z">
              <w:rPr>
                <w:rFonts w:ascii="Times New Roman" w:eastAsia="Times New Roman" w:hAnsi="Times New Roman" w:cs="David" w:hint="eastAsia"/>
                <w:sz w:val="24"/>
                <w:szCs w:val="24"/>
                <w:highlight w:val="yellow"/>
                <w:rtl/>
                <w:lang w:eastAsia="he-IL"/>
              </w:rPr>
            </w:rPrChange>
          </w:rPr>
          <w:t>לאחר</w:t>
        </w:r>
        <w:r w:rsidR="0059278E" w:rsidRPr="0059278E">
          <w:rPr>
            <w:rFonts w:ascii="Times New Roman" w:eastAsia="Times New Roman" w:hAnsi="Times New Roman" w:cs="David"/>
            <w:sz w:val="24"/>
            <w:szCs w:val="24"/>
            <w:rtl/>
            <w:lang w:eastAsia="he-IL"/>
            <w:rPrChange w:id="534" w:author="Meryl Etman" w:date="2023-07-19T17:39:00Z">
              <w:rPr>
                <w:rFonts w:ascii="Times New Roman" w:eastAsia="Times New Roman" w:hAnsi="Times New Roman" w:cs="David"/>
                <w:sz w:val="24"/>
                <w:szCs w:val="24"/>
                <w:highlight w:val="yellow"/>
                <w:rtl/>
                <w:lang w:eastAsia="he-IL"/>
              </w:rPr>
            </w:rPrChange>
          </w:rPr>
          <w:t xml:space="preserve"> </w:t>
        </w:r>
        <w:r w:rsidR="0059278E" w:rsidRPr="0059278E">
          <w:rPr>
            <w:rFonts w:ascii="Times New Roman" w:eastAsia="Times New Roman" w:hAnsi="Times New Roman" w:cs="David" w:hint="eastAsia"/>
            <w:sz w:val="24"/>
            <w:szCs w:val="24"/>
            <w:rtl/>
            <w:lang w:eastAsia="he-IL"/>
            <w:rPrChange w:id="535" w:author="Meryl Etman" w:date="2023-07-19T17:39:00Z">
              <w:rPr>
                <w:rFonts w:ascii="Times New Roman" w:eastAsia="Times New Roman" w:hAnsi="Times New Roman" w:cs="David" w:hint="eastAsia"/>
                <w:sz w:val="24"/>
                <w:szCs w:val="24"/>
                <w:highlight w:val="yellow"/>
                <w:rtl/>
                <w:lang w:eastAsia="he-IL"/>
              </w:rPr>
            </w:rPrChange>
          </w:rPr>
          <w:t>ג</w:t>
        </w:r>
      </w:ins>
      <w:ins w:id="536" w:author="Meryl Etman" w:date="2023-07-19T17:36:00Z">
        <w:r w:rsidR="0059278E" w:rsidRPr="0059278E">
          <w:rPr>
            <w:rFonts w:ascii="Times New Roman" w:eastAsia="Times New Roman" w:hAnsi="Times New Roman" w:cs="David" w:hint="eastAsia"/>
            <w:sz w:val="24"/>
            <w:szCs w:val="24"/>
            <w:rtl/>
            <w:lang w:eastAsia="he-IL"/>
            <w:rPrChange w:id="537" w:author="Meryl Etman" w:date="2023-07-19T17:39:00Z">
              <w:rPr>
                <w:rFonts w:ascii="Times New Roman" w:eastAsia="Times New Roman" w:hAnsi="Times New Roman" w:cs="David" w:hint="eastAsia"/>
                <w:sz w:val="24"/>
                <w:szCs w:val="24"/>
                <w:highlight w:val="yellow"/>
                <w:rtl/>
                <w:lang w:eastAsia="he-IL"/>
              </w:rPr>
            </w:rPrChange>
          </w:rPr>
          <w:t>מר</w:t>
        </w:r>
        <w:r w:rsidR="0059278E" w:rsidRPr="0059278E">
          <w:rPr>
            <w:rFonts w:ascii="Times New Roman" w:eastAsia="Times New Roman" w:hAnsi="Times New Roman" w:cs="David"/>
            <w:sz w:val="24"/>
            <w:szCs w:val="24"/>
            <w:rtl/>
            <w:lang w:eastAsia="he-IL"/>
            <w:rPrChange w:id="538" w:author="Meryl Etman" w:date="2023-07-19T17:39:00Z">
              <w:rPr>
                <w:rFonts w:ascii="Times New Roman" w:eastAsia="Times New Roman" w:hAnsi="Times New Roman" w:cs="David"/>
                <w:sz w:val="24"/>
                <w:szCs w:val="24"/>
                <w:highlight w:val="yellow"/>
                <w:rtl/>
                <w:lang w:eastAsia="he-IL"/>
              </w:rPr>
            </w:rPrChange>
          </w:rPr>
          <w:t xml:space="preserve"> היעוץ הראשוני לתכנון ואישור עבודות שלב זה על ידי </w:t>
        </w:r>
      </w:ins>
    </w:p>
    <w:p w14:paraId="38DFC1A4" w14:textId="550A1D86" w:rsidR="00232692" w:rsidRPr="0059278E" w:rsidRDefault="0059278E">
      <w:pPr>
        <w:spacing w:before="0" w:beforeAutospacing="0" w:after="0" w:afterAutospacing="0" w:line="240" w:lineRule="auto"/>
        <w:ind w:left="720" w:firstLine="720"/>
        <w:rPr>
          <w:rFonts w:ascii="Times New Roman" w:eastAsia="Times New Roman" w:hAnsi="Times New Roman" w:cs="David"/>
          <w:sz w:val="24"/>
          <w:szCs w:val="24"/>
          <w:lang w:eastAsia="he-IL"/>
        </w:rPr>
        <w:pPrChange w:id="539" w:author="Meryl Etman" w:date="2023-07-19T17:39:00Z">
          <w:pPr>
            <w:spacing w:before="0" w:beforeAutospacing="0" w:after="0" w:afterAutospacing="0" w:line="240" w:lineRule="auto"/>
            <w:ind w:left="720"/>
          </w:pPr>
        </w:pPrChange>
      </w:pPr>
      <w:ins w:id="540" w:author="Meryl Etman" w:date="2023-07-19T17:36:00Z">
        <w:r w:rsidRPr="0059278E">
          <w:rPr>
            <w:rFonts w:ascii="Times New Roman" w:eastAsia="Times New Roman" w:hAnsi="Times New Roman" w:cs="David" w:hint="eastAsia"/>
            <w:sz w:val="24"/>
            <w:szCs w:val="24"/>
            <w:rtl/>
            <w:lang w:eastAsia="he-IL"/>
            <w:rPrChange w:id="541" w:author="Meryl Etman" w:date="2023-07-19T17:39:00Z">
              <w:rPr>
                <w:rFonts w:ascii="Times New Roman" w:eastAsia="Times New Roman" w:hAnsi="Times New Roman" w:cs="David" w:hint="eastAsia"/>
                <w:sz w:val="24"/>
                <w:szCs w:val="24"/>
                <w:highlight w:val="yellow"/>
                <w:rtl/>
                <w:lang w:eastAsia="he-IL"/>
              </w:rPr>
            </w:rPrChange>
          </w:rPr>
          <w:t>המזמין</w:t>
        </w:r>
      </w:ins>
      <w:r w:rsidR="00232692" w:rsidRPr="0059278E">
        <w:rPr>
          <w:rFonts w:ascii="Times New Roman" w:eastAsia="Times New Roman" w:hAnsi="Times New Roman" w:cs="David"/>
          <w:sz w:val="24"/>
          <w:szCs w:val="24"/>
          <w:rtl/>
          <w:lang w:eastAsia="he-IL"/>
        </w:rPr>
        <w:tab/>
      </w:r>
      <w:r w:rsidR="00232692" w:rsidRPr="0059278E">
        <w:rPr>
          <w:rFonts w:ascii="Times New Roman" w:eastAsia="Times New Roman" w:hAnsi="Times New Roman" w:cs="David"/>
          <w:sz w:val="24"/>
          <w:szCs w:val="24"/>
          <w:rtl/>
          <w:lang w:eastAsia="he-IL"/>
        </w:rPr>
        <w:tab/>
      </w:r>
      <w:r w:rsidR="00232692" w:rsidRPr="0059278E">
        <w:rPr>
          <w:rFonts w:ascii="Times New Roman" w:eastAsia="Times New Roman" w:hAnsi="Times New Roman" w:cs="David"/>
          <w:sz w:val="24"/>
          <w:szCs w:val="24"/>
          <w:rtl/>
          <w:lang w:eastAsia="he-IL"/>
        </w:rPr>
        <w:tab/>
      </w:r>
      <w:ins w:id="542" w:author="Meryl Etman" w:date="2023-07-19T17:40:00Z">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ins>
      <w:r w:rsidR="00232692" w:rsidRPr="0059278E">
        <w:rPr>
          <w:rFonts w:ascii="Times New Roman" w:eastAsia="Times New Roman" w:hAnsi="Times New Roman" w:cs="David"/>
          <w:sz w:val="24"/>
          <w:szCs w:val="24"/>
          <w:rtl/>
          <w:lang w:eastAsia="he-IL"/>
        </w:rPr>
        <w:tab/>
      </w:r>
      <w:del w:id="543" w:author="Meryl Etman" w:date="2023-07-19T17:36:00Z">
        <w:r w:rsidR="00232692" w:rsidRPr="0059278E" w:rsidDel="0059278E">
          <w:rPr>
            <w:rFonts w:ascii="Times New Roman" w:eastAsia="Times New Roman" w:hAnsi="Times New Roman" w:cs="David"/>
            <w:sz w:val="24"/>
            <w:szCs w:val="24"/>
            <w:rtl/>
            <w:lang w:eastAsia="he-IL"/>
          </w:rPr>
          <w:delText>30</w:delText>
        </w:r>
      </w:del>
      <w:ins w:id="544" w:author="Meryl Etman" w:date="2023-07-19T17:36:00Z">
        <w:r w:rsidRPr="0059278E">
          <w:rPr>
            <w:rFonts w:ascii="Times New Roman" w:eastAsia="Times New Roman" w:hAnsi="Times New Roman" w:cs="David"/>
            <w:sz w:val="24"/>
            <w:szCs w:val="24"/>
            <w:rtl/>
            <w:lang w:eastAsia="he-IL"/>
            <w:rPrChange w:id="545" w:author="Meryl Etman" w:date="2023-07-19T17:39:00Z">
              <w:rPr>
                <w:rFonts w:ascii="Times New Roman" w:eastAsia="Times New Roman" w:hAnsi="Times New Roman" w:cs="David"/>
                <w:sz w:val="24"/>
                <w:szCs w:val="24"/>
                <w:highlight w:val="yellow"/>
                <w:rtl/>
                <w:lang w:eastAsia="he-IL"/>
              </w:rPr>
            </w:rPrChange>
          </w:rPr>
          <w:t>2</w:t>
        </w:r>
        <w:r w:rsidRPr="0059278E">
          <w:rPr>
            <w:rFonts w:ascii="Times New Roman" w:eastAsia="Times New Roman" w:hAnsi="Times New Roman" w:cs="David"/>
            <w:sz w:val="24"/>
            <w:szCs w:val="24"/>
            <w:rtl/>
            <w:lang w:eastAsia="he-IL"/>
          </w:rPr>
          <w:t>0</w:t>
        </w:r>
      </w:ins>
      <w:r w:rsidR="00232692" w:rsidRPr="0059278E">
        <w:rPr>
          <w:rFonts w:ascii="Times New Roman" w:eastAsia="Times New Roman" w:hAnsi="Times New Roman" w:cs="David"/>
          <w:sz w:val="24"/>
          <w:szCs w:val="24"/>
          <w:rtl/>
          <w:lang w:eastAsia="he-IL"/>
        </w:rPr>
        <w:t>%</w:t>
      </w:r>
    </w:p>
    <w:p w14:paraId="7B149401" w14:textId="16316F3B" w:rsidR="00232692" w:rsidRPr="0059278E" w:rsidRDefault="00232692" w:rsidP="0059278E">
      <w:pPr>
        <w:spacing w:before="0" w:beforeAutospacing="0" w:after="0" w:afterAutospacing="0" w:line="240" w:lineRule="auto"/>
        <w:ind w:left="720"/>
        <w:rPr>
          <w:rFonts w:ascii="Times New Roman" w:eastAsia="Times New Roman" w:hAnsi="Times New Roman" w:cs="David"/>
          <w:sz w:val="24"/>
          <w:szCs w:val="24"/>
          <w:rtl/>
          <w:lang w:eastAsia="he-IL"/>
        </w:rPr>
      </w:pPr>
      <w:r w:rsidRPr="0059278E">
        <w:rPr>
          <w:rFonts w:ascii="Times New Roman" w:eastAsia="Times New Roman" w:hAnsi="Times New Roman" w:cs="David" w:hint="eastAsia"/>
          <w:sz w:val="24"/>
          <w:szCs w:val="24"/>
          <w:rtl/>
          <w:lang w:eastAsia="he-IL"/>
        </w:rPr>
        <w:t>ב</w:t>
      </w:r>
      <w:r w:rsidRPr="0059278E">
        <w:rPr>
          <w:rFonts w:ascii="Times New Roman" w:eastAsia="Times New Roman" w:hAnsi="Times New Roman" w:cs="David"/>
          <w:sz w:val="24"/>
          <w:szCs w:val="24"/>
          <w:rtl/>
          <w:lang w:eastAsia="he-IL"/>
        </w:rPr>
        <w:t>.</w:t>
      </w:r>
      <w:r w:rsidRPr="0059278E">
        <w:rPr>
          <w:rFonts w:ascii="Times New Roman" w:eastAsia="Times New Roman" w:hAnsi="Times New Roman" w:cs="David"/>
          <w:sz w:val="24"/>
          <w:szCs w:val="24"/>
          <w:rtl/>
          <w:lang w:eastAsia="he-IL"/>
        </w:rPr>
        <w:tab/>
      </w:r>
      <w:del w:id="546" w:author="Meryl Etman" w:date="2023-07-19T17:36:00Z">
        <w:r w:rsidRPr="0059278E" w:rsidDel="0059278E">
          <w:rPr>
            <w:rFonts w:ascii="Times New Roman" w:eastAsia="Times New Roman" w:hAnsi="Times New Roman" w:cs="David" w:hint="eastAsia"/>
            <w:sz w:val="24"/>
            <w:szCs w:val="24"/>
            <w:rtl/>
            <w:lang w:eastAsia="he-IL"/>
          </w:rPr>
          <w:delText>עם</w:delText>
        </w:r>
        <w:r w:rsidRPr="0059278E" w:rsidDel="0059278E">
          <w:rPr>
            <w:rFonts w:ascii="Times New Roman" w:eastAsia="Times New Roman" w:hAnsi="Times New Roman" w:cs="David"/>
            <w:sz w:val="24"/>
            <w:szCs w:val="24"/>
            <w:rtl/>
            <w:lang w:eastAsia="he-IL"/>
          </w:rPr>
          <w:delText xml:space="preserve"> </w:delText>
        </w:r>
        <w:r w:rsidRPr="0059278E" w:rsidDel="0059278E">
          <w:rPr>
            <w:rFonts w:ascii="Times New Roman" w:eastAsia="Times New Roman" w:hAnsi="Times New Roman" w:cs="David" w:hint="eastAsia"/>
            <w:sz w:val="24"/>
            <w:szCs w:val="24"/>
            <w:rtl/>
            <w:lang w:eastAsia="he-IL"/>
          </w:rPr>
          <w:delText>קבלת</w:delText>
        </w:r>
        <w:r w:rsidRPr="0059278E" w:rsidDel="0059278E">
          <w:rPr>
            <w:rFonts w:ascii="Times New Roman" w:eastAsia="Times New Roman" w:hAnsi="Times New Roman" w:cs="David"/>
            <w:sz w:val="24"/>
            <w:szCs w:val="24"/>
            <w:rtl/>
            <w:lang w:eastAsia="he-IL"/>
          </w:rPr>
          <w:delText xml:space="preserve"> </w:delText>
        </w:r>
        <w:r w:rsidRPr="0059278E" w:rsidDel="0059278E">
          <w:rPr>
            <w:rFonts w:ascii="Times New Roman" w:eastAsia="Times New Roman" w:hAnsi="Times New Roman" w:cs="David" w:hint="eastAsia"/>
            <w:sz w:val="24"/>
            <w:szCs w:val="24"/>
            <w:rtl/>
            <w:lang w:eastAsia="he-IL"/>
          </w:rPr>
          <w:delText>אישור</w:delText>
        </w:r>
        <w:r w:rsidRPr="0059278E" w:rsidDel="0059278E">
          <w:rPr>
            <w:rFonts w:ascii="Times New Roman" w:eastAsia="Times New Roman" w:hAnsi="Times New Roman" w:cs="David"/>
            <w:sz w:val="24"/>
            <w:szCs w:val="24"/>
            <w:rtl/>
            <w:lang w:eastAsia="he-IL"/>
          </w:rPr>
          <w:delText xml:space="preserve"> </w:delText>
        </w:r>
        <w:r w:rsidRPr="0059278E" w:rsidDel="0059278E">
          <w:rPr>
            <w:rFonts w:ascii="Times New Roman" w:eastAsia="Times New Roman" w:hAnsi="Times New Roman" w:cs="David" w:hint="eastAsia"/>
            <w:sz w:val="24"/>
            <w:szCs w:val="24"/>
            <w:rtl/>
            <w:lang w:eastAsia="he-IL"/>
          </w:rPr>
          <w:delText>העירייה</w:delText>
        </w:r>
        <w:r w:rsidRPr="0059278E" w:rsidDel="0059278E">
          <w:rPr>
            <w:rFonts w:ascii="Times New Roman" w:eastAsia="Times New Roman" w:hAnsi="Times New Roman" w:cs="David"/>
            <w:sz w:val="24"/>
            <w:szCs w:val="24"/>
            <w:rtl/>
            <w:lang w:eastAsia="he-IL"/>
          </w:rPr>
          <w:tab/>
          <w:delText xml:space="preserve"> </w:delText>
        </w:r>
        <w:r w:rsidRPr="0059278E" w:rsidDel="0059278E">
          <w:rPr>
            <w:rFonts w:ascii="Times New Roman" w:eastAsia="Times New Roman" w:hAnsi="Times New Roman" w:cs="David" w:hint="eastAsia"/>
            <w:sz w:val="24"/>
            <w:szCs w:val="24"/>
            <w:rtl/>
            <w:lang w:eastAsia="he-IL"/>
          </w:rPr>
          <w:delText>לתכנית</w:delText>
        </w:r>
      </w:del>
      <w:ins w:id="547" w:author="Meryl Etman" w:date="2023-07-19T17:36:00Z">
        <w:r w:rsidR="0059278E" w:rsidRPr="0059278E">
          <w:rPr>
            <w:rFonts w:ascii="Times New Roman" w:eastAsia="Times New Roman" w:hAnsi="Times New Roman" w:cs="David" w:hint="eastAsia"/>
            <w:sz w:val="24"/>
            <w:szCs w:val="24"/>
            <w:rtl/>
            <w:lang w:eastAsia="he-IL"/>
            <w:rPrChange w:id="548" w:author="Meryl Etman" w:date="2023-07-19T17:39:00Z">
              <w:rPr>
                <w:rFonts w:ascii="Times New Roman" w:eastAsia="Times New Roman" w:hAnsi="Times New Roman" w:cs="David" w:hint="eastAsia"/>
                <w:sz w:val="24"/>
                <w:szCs w:val="24"/>
                <w:highlight w:val="yellow"/>
                <w:rtl/>
                <w:lang w:eastAsia="he-IL"/>
              </w:rPr>
            </w:rPrChange>
          </w:rPr>
          <w:t>לאחר</w:t>
        </w:r>
        <w:r w:rsidR="0059278E" w:rsidRPr="0059278E">
          <w:rPr>
            <w:rFonts w:ascii="Times New Roman" w:eastAsia="Times New Roman" w:hAnsi="Times New Roman" w:cs="David"/>
            <w:sz w:val="24"/>
            <w:szCs w:val="24"/>
            <w:rtl/>
            <w:lang w:eastAsia="he-IL"/>
            <w:rPrChange w:id="549" w:author="Meryl Etman" w:date="2023-07-19T17:39:00Z">
              <w:rPr>
                <w:rFonts w:ascii="Times New Roman" w:eastAsia="Times New Roman" w:hAnsi="Times New Roman" w:cs="David"/>
                <w:sz w:val="24"/>
                <w:szCs w:val="24"/>
                <w:highlight w:val="yellow"/>
                <w:rtl/>
                <w:lang w:eastAsia="he-IL"/>
              </w:rPr>
            </w:rPrChange>
          </w:rPr>
          <w:t xml:space="preserve"> גמר היעוץ לתכנון </w:t>
        </w:r>
      </w:ins>
      <w:ins w:id="550" w:author="Meryl Etman" w:date="2023-07-19T17:37:00Z">
        <w:r w:rsidR="0059278E" w:rsidRPr="0059278E">
          <w:rPr>
            <w:rFonts w:ascii="Times New Roman" w:eastAsia="Times New Roman" w:hAnsi="Times New Roman" w:cs="David" w:hint="eastAsia"/>
            <w:sz w:val="24"/>
            <w:szCs w:val="24"/>
            <w:rtl/>
            <w:lang w:eastAsia="he-IL"/>
            <w:rPrChange w:id="551" w:author="Meryl Etman" w:date="2023-07-19T17:39:00Z">
              <w:rPr>
                <w:rFonts w:ascii="Times New Roman" w:eastAsia="Times New Roman" w:hAnsi="Times New Roman" w:cs="David" w:hint="eastAsia"/>
                <w:sz w:val="24"/>
                <w:szCs w:val="24"/>
                <w:highlight w:val="yellow"/>
                <w:rtl/>
                <w:lang w:eastAsia="he-IL"/>
              </w:rPr>
            </w:rPrChange>
          </w:rPr>
          <w:t>הסופי</w:t>
        </w:r>
        <w:r w:rsidR="0059278E" w:rsidRPr="0059278E">
          <w:rPr>
            <w:rFonts w:ascii="Times New Roman" w:eastAsia="Times New Roman" w:hAnsi="Times New Roman" w:cs="David"/>
            <w:sz w:val="24"/>
            <w:szCs w:val="24"/>
            <w:rtl/>
            <w:lang w:eastAsia="he-IL"/>
            <w:rPrChange w:id="552" w:author="Meryl Etman" w:date="2023-07-19T17:39:00Z">
              <w:rPr>
                <w:rFonts w:ascii="Times New Roman" w:eastAsia="Times New Roman" w:hAnsi="Times New Roman" w:cs="David"/>
                <w:sz w:val="24"/>
                <w:szCs w:val="24"/>
                <w:highlight w:val="yellow"/>
                <w:rtl/>
                <w:lang w:eastAsia="he-IL"/>
              </w:rPr>
            </w:rPrChange>
          </w:rPr>
          <w:t xml:space="preserve"> </w:t>
        </w:r>
      </w:ins>
      <w:ins w:id="553" w:author="Meryl Etman" w:date="2023-07-19T17:36:00Z">
        <w:r w:rsidR="0059278E" w:rsidRPr="0059278E">
          <w:rPr>
            <w:rFonts w:ascii="Times New Roman" w:eastAsia="Times New Roman" w:hAnsi="Times New Roman" w:cs="David" w:hint="eastAsia"/>
            <w:sz w:val="24"/>
            <w:szCs w:val="24"/>
            <w:rtl/>
            <w:lang w:eastAsia="he-IL"/>
            <w:rPrChange w:id="554" w:author="Meryl Etman" w:date="2023-07-19T17:39:00Z">
              <w:rPr>
                <w:rFonts w:ascii="Times New Roman" w:eastAsia="Times New Roman" w:hAnsi="Times New Roman" w:cs="David" w:hint="eastAsia"/>
                <w:sz w:val="24"/>
                <w:szCs w:val="24"/>
                <w:highlight w:val="yellow"/>
                <w:rtl/>
                <w:lang w:eastAsia="he-IL"/>
              </w:rPr>
            </w:rPrChange>
          </w:rPr>
          <w:t>ו</w:t>
        </w:r>
      </w:ins>
      <w:ins w:id="555" w:author="Meryl Etman" w:date="2023-07-19T17:37:00Z">
        <w:r w:rsidR="0059278E" w:rsidRPr="0059278E">
          <w:rPr>
            <w:rFonts w:ascii="Times New Roman" w:eastAsia="Times New Roman" w:hAnsi="Times New Roman" w:cs="David" w:hint="eastAsia"/>
            <w:sz w:val="24"/>
            <w:szCs w:val="24"/>
            <w:rtl/>
            <w:lang w:eastAsia="he-IL"/>
            <w:rPrChange w:id="556" w:author="Meryl Etman" w:date="2023-07-19T17:39:00Z">
              <w:rPr>
                <w:rFonts w:ascii="Times New Roman" w:eastAsia="Times New Roman" w:hAnsi="Times New Roman" w:cs="David" w:hint="eastAsia"/>
                <w:sz w:val="24"/>
                <w:szCs w:val="24"/>
                <w:highlight w:val="yellow"/>
                <w:rtl/>
                <w:lang w:eastAsia="he-IL"/>
              </w:rPr>
            </w:rPrChange>
          </w:rPr>
          <w:t>אישור</w:t>
        </w:r>
        <w:r w:rsidR="0059278E" w:rsidRPr="0059278E">
          <w:rPr>
            <w:rFonts w:ascii="Times New Roman" w:eastAsia="Times New Roman" w:hAnsi="Times New Roman" w:cs="David"/>
            <w:sz w:val="24"/>
            <w:szCs w:val="24"/>
            <w:rtl/>
            <w:lang w:eastAsia="he-IL"/>
            <w:rPrChange w:id="557" w:author="Meryl Etman" w:date="2023-07-19T17:39:00Z">
              <w:rPr>
                <w:rFonts w:ascii="Times New Roman" w:eastAsia="Times New Roman" w:hAnsi="Times New Roman" w:cs="David"/>
                <w:sz w:val="24"/>
                <w:szCs w:val="24"/>
                <w:highlight w:val="yellow"/>
                <w:rtl/>
                <w:lang w:eastAsia="he-IL"/>
              </w:rPr>
            </w:rPrChange>
          </w:rPr>
          <w:t xml:space="preserve"> </w:t>
        </w:r>
        <w:r w:rsidR="0059278E" w:rsidRPr="0059278E">
          <w:rPr>
            <w:rFonts w:ascii="Times New Roman" w:eastAsia="Times New Roman" w:hAnsi="Times New Roman" w:cs="David" w:hint="eastAsia"/>
            <w:sz w:val="24"/>
            <w:szCs w:val="24"/>
            <w:rtl/>
            <w:lang w:eastAsia="he-IL"/>
            <w:rPrChange w:id="558" w:author="Meryl Etman" w:date="2023-07-19T17:39:00Z">
              <w:rPr>
                <w:rFonts w:ascii="Times New Roman" w:eastAsia="Times New Roman" w:hAnsi="Times New Roman" w:cs="David" w:hint="eastAsia"/>
                <w:sz w:val="24"/>
                <w:szCs w:val="24"/>
                <w:highlight w:val="yellow"/>
                <w:rtl/>
                <w:lang w:eastAsia="he-IL"/>
              </w:rPr>
            </w:rPrChange>
          </w:rPr>
          <w:t>שלב</w:t>
        </w:r>
        <w:r w:rsidR="0059278E" w:rsidRPr="0059278E">
          <w:rPr>
            <w:rFonts w:ascii="Times New Roman" w:eastAsia="Times New Roman" w:hAnsi="Times New Roman" w:cs="David"/>
            <w:sz w:val="24"/>
            <w:szCs w:val="24"/>
            <w:rtl/>
            <w:lang w:eastAsia="he-IL"/>
            <w:rPrChange w:id="559" w:author="Meryl Etman" w:date="2023-07-19T17:39:00Z">
              <w:rPr>
                <w:rFonts w:ascii="Times New Roman" w:eastAsia="Times New Roman" w:hAnsi="Times New Roman" w:cs="David"/>
                <w:sz w:val="24"/>
                <w:szCs w:val="24"/>
                <w:highlight w:val="yellow"/>
                <w:rtl/>
                <w:lang w:eastAsia="he-IL"/>
              </w:rPr>
            </w:rPrChange>
          </w:rPr>
          <w:t xml:space="preserve"> </w:t>
        </w:r>
        <w:r w:rsidR="0059278E" w:rsidRPr="0059278E">
          <w:rPr>
            <w:rFonts w:ascii="Times New Roman" w:eastAsia="Times New Roman" w:hAnsi="Times New Roman" w:cs="David" w:hint="eastAsia"/>
            <w:sz w:val="24"/>
            <w:szCs w:val="24"/>
            <w:rtl/>
            <w:lang w:eastAsia="he-IL"/>
            <w:rPrChange w:id="560" w:author="Meryl Etman" w:date="2023-07-19T17:39:00Z">
              <w:rPr>
                <w:rFonts w:ascii="Times New Roman" w:eastAsia="Times New Roman" w:hAnsi="Times New Roman" w:cs="David" w:hint="eastAsia"/>
                <w:sz w:val="24"/>
                <w:szCs w:val="24"/>
                <w:highlight w:val="yellow"/>
                <w:rtl/>
                <w:lang w:eastAsia="he-IL"/>
              </w:rPr>
            </w:rPrChange>
          </w:rPr>
          <w:t>זה</w:t>
        </w:r>
        <w:r w:rsidR="0059278E" w:rsidRPr="0059278E">
          <w:rPr>
            <w:rFonts w:ascii="Times New Roman" w:eastAsia="Times New Roman" w:hAnsi="Times New Roman" w:cs="David"/>
            <w:sz w:val="24"/>
            <w:szCs w:val="24"/>
            <w:rtl/>
            <w:lang w:eastAsia="he-IL"/>
            <w:rPrChange w:id="561" w:author="Meryl Etman" w:date="2023-07-19T17:39:00Z">
              <w:rPr>
                <w:rFonts w:ascii="Times New Roman" w:eastAsia="Times New Roman" w:hAnsi="Times New Roman" w:cs="David"/>
                <w:sz w:val="24"/>
                <w:szCs w:val="24"/>
                <w:highlight w:val="yellow"/>
                <w:rtl/>
                <w:lang w:eastAsia="he-IL"/>
              </w:rPr>
            </w:rPrChange>
          </w:rPr>
          <w:t xml:space="preserve"> </w:t>
        </w:r>
        <w:r w:rsidR="0059278E" w:rsidRPr="0059278E">
          <w:rPr>
            <w:rFonts w:ascii="Times New Roman" w:eastAsia="Times New Roman" w:hAnsi="Times New Roman" w:cs="David" w:hint="eastAsia"/>
            <w:sz w:val="24"/>
            <w:szCs w:val="24"/>
            <w:rtl/>
            <w:lang w:eastAsia="he-IL"/>
            <w:rPrChange w:id="562" w:author="Meryl Etman" w:date="2023-07-19T17:39:00Z">
              <w:rPr>
                <w:rFonts w:ascii="Times New Roman" w:eastAsia="Times New Roman" w:hAnsi="Times New Roman" w:cs="David" w:hint="eastAsia"/>
                <w:sz w:val="24"/>
                <w:szCs w:val="24"/>
                <w:highlight w:val="yellow"/>
                <w:rtl/>
                <w:lang w:eastAsia="he-IL"/>
              </w:rPr>
            </w:rPrChange>
          </w:rPr>
          <w:t>על</w:t>
        </w:r>
        <w:r w:rsidR="0059278E" w:rsidRPr="0059278E">
          <w:rPr>
            <w:rFonts w:ascii="Times New Roman" w:eastAsia="Times New Roman" w:hAnsi="Times New Roman" w:cs="David"/>
            <w:sz w:val="24"/>
            <w:szCs w:val="24"/>
            <w:rtl/>
            <w:lang w:eastAsia="he-IL"/>
            <w:rPrChange w:id="563" w:author="Meryl Etman" w:date="2023-07-19T17:39:00Z">
              <w:rPr>
                <w:rFonts w:ascii="Times New Roman" w:eastAsia="Times New Roman" w:hAnsi="Times New Roman" w:cs="David"/>
                <w:sz w:val="24"/>
                <w:szCs w:val="24"/>
                <w:highlight w:val="yellow"/>
                <w:rtl/>
                <w:lang w:eastAsia="he-IL"/>
              </w:rPr>
            </w:rPrChange>
          </w:rPr>
          <w:t xml:space="preserve"> </w:t>
        </w:r>
        <w:r w:rsidR="0059278E" w:rsidRPr="0059278E">
          <w:rPr>
            <w:rFonts w:ascii="Times New Roman" w:eastAsia="Times New Roman" w:hAnsi="Times New Roman" w:cs="David" w:hint="eastAsia"/>
            <w:sz w:val="24"/>
            <w:szCs w:val="24"/>
            <w:rtl/>
            <w:lang w:eastAsia="he-IL"/>
            <w:rPrChange w:id="564" w:author="Meryl Etman" w:date="2023-07-19T17:39:00Z">
              <w:rPr>
                <w:rFonts w:ascii="Times New Roman" w:eastAsia="Times New Roman" w:hAnsi="Times New Roman" w:cs="David" w:hint="eastAsia"/>
                <w:sz w:val="24"/>
                <w:szCs w:val="24"/>
                <w:highlight w:val="yellow"/>
                <w:rtl/>
                <w:lang w:eastAsia="he-IL"/>
              </w:rPr>
            </w:rPrChange>
          </w:rPr>
          <w:t>ידי</w:t>
        </w:r>
        <w:r w:rsidR="0059278E" w:rsidRPr="0059278E">
          <w:rPr>
            <w:rFonts w:ascii="Times New Roman" w:eastAsia="Times New Roman" w:hAnsi="Times New Roman" w:cs="David"/>
            <w:sz w:val="24"/>
            <w:szCs w:val="24"/>
            <w:rtl/>
            <w:lang w:eastAsia="he-IL"/>
            <w:rPrChange w:id="565" w:author="Meryl Etman" w:date="2023-07-19T17:39:00Z">
              <w:rPr>
                <w:rFonts w:ascii="Times New Roman" w:eastAsia="Times New Roman" w:hAnsi="Times New Roman" w:cs="David"/>
                <w:sz w:val="24"/>
                <w:szCs w:val="24"/>
                <w:highlight w:val="yellow"/>
                <w:rtl/>
                <w:lang w:eastAsia="he-IL"/>
              </w:rPr>
            </w:rPrChange>
          </w:rPr>
          <w:t xml:space="preserve"> </w:t>
        </w:r>
        <w:r w:rsidR="0059278E" w:rsidRPr="0059278E">
          <w:rPr>
            <w:rFonts w:ascii="Times New Roman" w:eastAsia="Times New Roman" w:hAnsi="Times New Roman" w:cs="David" w:hint="eastAsia"/>
            <w:sz w:val="24"/>
            <w:szCs w:val="24"/>
            <w:rtl/>
            <w:lang w:eastAsia="he-IL"/>
            <w:rPrChange w:id="566" w:author="Meryl Etman" w:date="2023-07-19T17:39:00Z">
              <w:rPr>
                <w:rFonts w:ascii="Times New Roman" w:eastAsia="Times New Roman" w:hAnsi="Times New Roman" w:cs="David" w:hint="eastAsia"/>
                <w:sz w:val="24"/>
                <w:szCs w:val="24"/>
                <w:highlight w:val="yellow"/>
                <w:rtl/>
                <w:lang w:eastAsia="he-IL"/>
              </w:rPr>
            </w:rPrChange>
          </w:rPr>
          <w:t>המזמין</w:t>
        </w:r>
      </w:ins>
      <w:r w:rsidRPr="0059278E">
        <w:rPr>
          <w:rFonts w:ascii="Times New Roman" w:eastAsia="Times New Roman" w:hAnsi="Times New Roman" w:cs="David"/>
          <w:sz w:val="24"/>
          <w:szCs w:val="24"/>
          <w:rtl/>
          <w:lang w:eastAsia="he-IL"/>
        </w:rPr>
        <w:tab/>
      </w:r>
      <w:del w:id="567" w:author="Meryl Etman" w:date="2023-07-19T17:40:00Z">
        <w:r w:rsidRPr="0059278E" w:rsidDel="0059278E">
          <w:rPr>
            <w:rFonts w:ascii="Times New Roman" w:eastAsia="Times New Roman" w:hAnsi="Times New Roman" w:cs="David"/>
            <w:sz w:val="24"/>
            <w:szCs w:val="24"/>
            <w:rtl/>
            <w:lang w:eastAsia="he-IL"/>
          </w:rPr>
          <w:tab/>
        </w:r>
        <w:r w:rsidRPr="0059278E" w:rsidDel="0059278E">
          <w:rPr>
            <w:rFonts w:ascii="Times New Roman" w:eastAsia="Times New Roman" w:hAnsi="Times New Roman" w:cs="David"/>
            <w:sz w:val="24"/>
            <w:szCs w:val="24"/>
            <w:rtl/>
            <w:lang w:eastAsia="he-IL"/>
          </w:rPr>
          <w:tab/>
        </w:r>
        <w:r w:rsidRPr="0059278E" w:rsidDel="0059278E">
          <w:rPr>
            <w:rFonts w:ascii="Times New Roman" w:eastAsia="Times New Roman" w:hAnsi="Times New Roman" w:cs="David"/>
            <w:sz w:val="24"/>
            <w:szCs w:val="24"/>
            <w:rtl/>
            <w:lang w:eastAsia="he-IL"/>
          </w:rPr>
          <w:tab/>
        </w:r>
        <w:r w:rsidRPr="0059278E" w:rsidDel="0059278E">
          <w:rPr>
            <w:rFonts w:ascii="Times New Roman" w:eastAsia="Times New Roman" w:hAnsi="Times New Roman" w:cs="David"/>
            <w:sz w:val="24"/>
            <w:szCs w:val="24"/>
            <w:rtl/>
            <w:lang w:eastAsia="he-IL"/>
          </w:rPr>
          <w:tab/>
        </w:r>
      </w:del>
      <w:del w:id="568" w:author="Meryl Etman" w:date="2023-07-19T17:37:00Z">
        <w:r w:rsidRPr="0059278E" w:rsidDel="0059278E">
          <w:rPr>
            <w:rFonts w:ascii="Times New Roman" w:eastAsia="Times New Roman" w:hAnsi="Times New Roman" w:cs="David"/>
            <w:sz w:val="24"/>
            <w:szCs w:val="24"/>
            <w:rtl/>
            <w:lang w:eastAsia="he-IL"/>
          </w:rPr>
          <w:delText>30</w:delText>
        </w:r>
      </w:del>
      <w:ins w:id="569" w:author="Meryl Etman" w:date="2023-07-19T17:37:00Z">
        <w:r w:rsidR="0059278E" w:rsidRPr="0059278E">
          <w:rPr>
            <w:rFonts w:ascii="Times New Roman" w:eastAsia="Times New Roman" w:hAnsi="Times New Roman" w:cs="David"/>
            <w:sz w:val="24"/>
            <w:szCs w:val="24"/>
            <w:rtl/>
            <w:lang w:eastAsia="he-IL"/>
            <w:rPrChange w:id="570" w:author="Meryl Etman" w:date="2023-07-19T17:39:00Z">
              <w:rPr>
                <w:rFonts w:ascii="Times New Roman" w:eastAsia="Times New Roman" w:hAnsi="Times New Roman" w:cs="David"/>
                <w:sz w:val="24"/>
                <w:szCs w:val="24"/>
                <w:highlight w:val="yellow"/>
                <w:rtl/>
                <w:lang w:eastAsia="he-IL"/>
              </w:rPr>
            </w:rPrChange>
          </w:rPr>
          <w:t>2</w:t>
        </w:r>
        <w:r w:rsidR="0059278E" w:rsidRPr="0059278E">
          <w:rPr>
            <w:rFonts w:ascii="Times New Roman" w:eastAsia="Times New Roman" w:hAnsi="Times New Roman" w:cs="David"/>
            <w:sz w:val="24"/>
            <w:szCs w:val="24"/>
            <w:rtl/>
            <w:lang w:eastAsia="he-IL"/>
          </w:rPr>
          <w:t>0</w:t>
        </w:r>
      </w:ins>
      <w:r w:rsidRPr="0059278E">
        <w:rPr>
          <w:rFonts w:ascii="Times New Roman" w:eastAsia="Times New Roman" w:hAnsi="Times New Roman" w:cs="David"/>
          <w:sz w:val="24"/>
          <w:szCs w:val="24"/>
          <w:rtl/>
          <w:lang w:eastAsia="he-IL"/>
        </w:rPr>
        <w:t>%</w:t>
      </w:r>
    </w:p>
    <w:p w14:paraId="5F7EEBFD" w14:textId="0FEA4EFA" w:rsidR="00232692" w:rsidRPr="0059278E" w:rsidRDefault="00232692" w:rsidP="000A29A2">
      <w:pPr>
        <w:spacing w:before="0" w:beforeAutospacing="0" w:after="0" w:afterAutospacing="0" w:line="240" w:lineRule="auto"/>
        <w:ind w:firstLine="720"/>
        <w:rPr>
          <w:ins w:id="571" w:author="Meryl Etman" w:date="2023-07-19T17:38:00Z"/>
          <w:rFonts w:ascii="Times New Roman" w:eastAsia="Times New Roman" w:hAnsi="Times New Roman" w:cs="David"/>
          <w:sz w:val="24"/>
          <w:szCs w:val="24"/>
          <w:rtl/>
          <w:lang w:eastAsia="he-IL"/>
          <w:rPrChange w:id="572" w:author="Meryl Etman" w:date="2023-07-19T17:40:00Z">
            <w:rPr>
              <w:ins w:id="573" w:author="Meryl Etman" w:date="2023-07-19T17:38:00Z"/>
              <w:rFonts w:ascii="Times New Roman" w:eastAsia="Times New Roman" w:hAnsi="Times New Roman" w:cs="David"/>
              <w:sz w:val="24"/>
              <w:szCs w:val="24"/>
              <w:highlight w:val="yellow"/>
              <w:u w:val="single"/>
              <w:rtl/>
              <w:lang w:eastAsia="he-IL"/>
            </w:rPr>
          </w:rPrChange>
        </w:rPr>
      </w:pPr>
      <w:r w:rsidRPr="0059278E">
        <w:rPr>
          <w:rFonts w:ascii="Times New Roman" w:eastAsia="Times New Roman" w:hAnsi="Times New Roman" w:cs="David" w:hint="eastAsia"/>
          <w:sz w:val="24"/>
          <w:szCs w:val="24"/>
          <w:rtl/>
          <w:lang w:eastAsia="he-IL"/>
        </w:rPr>
        <w:t>ג</w:t>
      </w:r>
      <w:r w:rsidRPr="0059278E">
        <w:rPr>
          <w:rFonts w:ascii="Times New Roman" w:eastAsia="Times New Roman" w:hAnsi="Times New Roman" w:cs="David"/>
          <w:sz w:val="24"/>
          <w:szCs w:val="24"/>
          <w:rtl/>
          <w:lang w:eastAsia="he-IL"/>
        </w:rPr>
        <w:t>.</w:t>
      </w:r>
      <w:r w:rsidRPr="0059278E">
        <w:rPr>
          <w:rFonts w:ascii="Times New Roman" w:eastAsia="Times New Roman" w:hAnsi="Times New Roman" w:cs="David"/>
          <w:sz w:val="24"/>
          <w:szCs w:val="24"/>
          <w:rtl/>
          <w:lang w:eastAsia="he-IL"/>
        </w:rPr>
        <w:tab/>
      </w:r>
      <w:r w:rsidRPr="0059278E">
        <w:rPr>
          <w:rFonts w:ascii="Times New Roman" w:eastAsia="Times New Roman" w:hAnsi="Times New Roman" w:cs="David" w:hint="eastAsia"/>
          <w:sz w:val="24"/>
          <w:szCs w:val="24"/>
          <w:rtl/>
          <w:lang w:eastAsia="he-IL"/>
        </w:rPr>
        <w:t>לאחר</w:t>
      </w:r>
      <w:r w:rsidRPr="0059278E">
        <w:rPr>
          <w:rFonts w:ascii="Times New Roman" w:eastAsia="Times New Roman" w:hAnsi="Times New Roman" w:cs="David"/>
          <w:sz w:val="24"/>
          <w:szCs w:val="24"/>
          <w:rtl/>
          <w:lang w:eastAsia="he-IL"/>
        </w:rPr>
        <w:t xml:space="preserve"> </w:t>
      </w:r>
      <w:del w:id="574" w:author="Meryl Etman" w:date="2023-07-19T17:37:00Z">
        <w:r w:rsidRPr="0059278E" w:rsidDel="0059278E">
          <w:rPr>
            <w:rFonts w:ascii="Times New Roman" w:eastAsia="Times New Roman" w:hAnsi="Times New Roman" w:cs="David" w:hint="eastAsia"/>
            <w:sz w:val="24"/>
            <w:szCs w:val="24"/>
            <w:rtl/>
            <w:lang w:eastAsia="he-IL"/>
          </w:rPr>
          <w:delText>קבלת</w:delText>
        </w:r>
        <w:r w:rsidRPr="0059278E" w:rsidDel="0059278E">
          <w:rPr>
            <w:rFonts w:ascii="Times New Roman" w:eastAsia="Times New Roman" w:hAnsi="Times New Roman" w:cs="David"/>
            <w:sz w:val="24"/>
            <w:szCs w:val="24"/>
            <w:rtl/>
            <w:lang w:eastAsia="he-IL"/>
          </w:rPr>
          <w:delText xml:space="preserve"> </w:delText>
        </w:r>
        <w:r w:rsidRPr="0059278E" w:rsidDel="0059278E">
          <w:rPr>
            <w:rFonts w:ascii="Times New Roman" w:eastAsia="Times New Roman" w:hAnsi="Times New Roman" w:cs="David" w:hint="eastAsia"/>
            <w:sz w:val="24"/>
            <w:szCs w:val="24"/>
            <w:rtl/>
            <w:lang w:eastAsia="he-IL"/>
          </w:rPr>
          <w:delText>אישור</w:delText>
        </w:r>
        <w:r w:rsidRPr="0059278E" w:rsidDel="0059278E">
          <w:rPr>
            <w:rFonts w:ascii="Times New Roman" w:eastAsia="Times New Roman" w:hAnsi="Times New Roman" w:cs="David"/>
            <w:sz w:val="24"/>
            <w:szCs w:val="24"/>
            <w:rtl/>
            <w:lang w:eastAsia="he-IL"/>
          </w:rPr>
          <w:delText xml:space="preserve"> </w:delText>
        </w:r>
        <w:r w:rsidRPr="0059278E" w:rsidDel="0059278E">
          <w:rPr>
            <w:rFonts w:ascii="Times New Roman" w:eastAsia="Times New Roman" w:hAnsi="Times New Roman" w:cs="David" w:hint="eastAsia"/>
            <w:sz w:val="24"/>
            <w:szCs w:val="24"/>
            <w:rtl/>
            <w:lang w:eastAsia="he-IL"/>
          </w:rPr>
          <w:delText>תברואתי</w:delText>
        </w:r>
        <w:r w:rsidRPr="0059278E" w:rsidDel="0059278E">
          <w:rPr>
            <w:rFonts w:ascii="Times New Roman" w:eastAsia="Times New Roman" w:hAnsi="Times New Roman" w:cs="David"/>
            <w:sz w:val="24"/>
            <w:szCs w:val="24"/>
            <w:rtl/>
            <w:lang w:eastAsia="he-IL"/>
          </w:rPr>
          <w:delText xml:space="preserve"> </w:delText>
        </w:r>
        <w:r w:rsidRPr="0059278E" w:rsidDel="0059278E">
          <w:rPr>
            <w:rFonts w:ascii="Times New Roman" w:eastAsia="Times New Roman" w:hAnsi="Times New Roman" w:cs="David" w:hint="eastAsia"/>
            <w:sz w:val="24"/>
            <w:szCs w:val="24"/>
            <w:rtl/>
            <w:lang w:eastAsia="he-IL"/>
          </w:rPr>
          <w:delText>של</w:delText>
        </w:r>
        <w:r w:rsidRPr="0059278E" w:rsidDel="0059278E">
          <w:rPr>
            <w:rFonts w:ascii="Times New Roman" w:eastAsia="Times New Roman" w:hAnsi="Times New Roman" w:cs="David"/>
            <w:sz w:val="24"/>
            <w:szCs w:val="24"/>
            <w:rtl/>
            <w:lang w:eastAsia="he-IL"/>
          </w:rPr>
          <w:delText xml:space="preserve"> </w:delText>
        </w:r>
        <w:r w:rsidRPr="0059278E" w:rsidDel="0059278E">
          <w:rPr>
            <w:rFonts w:ascii="Times New Roman" w:eastAsia="Times New Roman" w:hAnsi="Times New Roman" w:cs="David" w:hint="eastAsia"/>
            <w:sz w:val="24"/>
            <w:szCs w:val="24"/>
            <w:rtl/>
            <w:lang w:eastAsia="he-IL"/>
          </w:rPr>
          <w:delText>הרשות</w:delText>
        </w:r>
        <w:r w:rsidRPr="0059278E" w:rsidDel="0059278E">
          <w:rPr>
            <w:rFonts w:ascii="Times New Roman" w:eastAsia="Times New Roman" w:hAnsi="Times New Roman" w:cs="David"/>
            <w:sz w:val="24"/>
            <w:szCs w:val="24"/>
            <w:rtl/>
            <w:lang w:eastAsia="he-IL"/>
          </w:rPr>
          <w:delText xml:space="preserve"> </w:delText>
        </w:r>
        <w:r w:rsidRPr="0059278E" w:rsidDel="0059278E">
          <w:rPr>
            <w:rFonts w:ascii="Times New Roman" w:eastAsia="Times New Roman" w:hAnsi="Times New Roman" w:cs="David" w:hint="eastAsia"/>
            <w:sz w:val="24"/>
            <w:szCs w:val="24"/>
            <w:rtl/>
            <w:lang w:eastAsia="he-IL"/>
          </w:rPr>
          <w:delText>לאכלוס</w:delText>
        </w:r>
        <w:r w:rsidRPr="0059278E" w:rsidDel="0059278E">
          <w:rPr>
            <w:rFonts w:ascii="Times New Roman" w:eastAsia="Times New Roman" w:hAnsi="Times New Roman" w:cs="David"/>
            <w:sz w:val="24"/>
            <w:szCs w:val="24"/>
            <w:rtl/>
            <w:lang w:eastAsia="he-IL"/>
          </w:rPr>
          <w:delText xml:space="preserve"> /טופס 4</w:delText>
        </w:r>
      </w:del>
      <w:ins w:id="575" w:author="Meryl Etman" w:date="2023-07-19T17:37:00Z">
        <w:r w:rsidR="0059278E" w:rsidRPr="0059278E">
          <w:rPr>
            <w:rFonts w:ascii="Times New Roman" w:eastAsia="Times New Roman" w:hAnsi="Times New Roman" w:cs="David" w:hint="eastAsia"/>
            <w:sz w:val="24"/>
            <w:szCs w:val="24"/>
            <w:rtl/>
            <w:lang w:eastAsia="he-IL"/>
            <w:rPrChange w:id="576" w:author="Meryl Etman" w:date="2023-07-19T17:39:00Z">
              <w:rPr>
                <w:rFonts w:ascii="Times New Roman" w:eastAsia="Times New Roman" w:hAnsi="Times New Roman" w:cs="David" w:hint="eastAsia"/>
                <w:sz w:val="24"/>
                <w:szCs w:val="24"/>
                <w:highlight w:val="yellow"/>
                <w:rtl/>
                <w:lang w:eastAsia="he-IL"/>
              </w:rPr>
            </w:rPrChange>
          </w:rPr>
          <w:t>גמר</w:t>
        </w:r>
        <w:r w:rsidR="0059278E" w:rsidRPr="0059278E">
          <w:rPr>
            <w:rFonts w:ascii="Times New Roman" w:eastAsia="Times New Roman" w:hAnsi="Times New Roman" w:cs="David"/>
            <w:sz w:val="24"/>
            <w:szCs w:val="24"/>
            <w:rtl/>
            <w:lang w:eastAsia="he-IL"/>
            <w:rPrChange w:id="577" w:author="Meryl Etman" w:date="2023-07-19T17:39:00Z">
              <w:rPr>
                <w:rFonts w:ascii="Times New Roman" w:eastAsia="Times New Roman" w:hAnsi="Times New Roman" w:cs="David"/>
                <w:sz w:val="24"/>
                <w:szCs w:val="24"/>
                <w:highlight w:val="yellow"/>
                <w:rtl/>
                <w:lang w:eastAsia="he-IL"/>
              </w:rPr>
            </w:rPrChange>
          </w:rPr>
          <w:t xml:space="preserve"> </w:t>
        </w:r>
        <w:r w:rsidR="0059278E" w:rsidRPr="0059278E">
          <w:rPr>
            <w:rFonts w:ascii="Times New Roman" w:eastAsia="Times New Roman" w:hAnsi="Times New Roman" w:cs="David" w:hint="eastAsia"/>
            <w:sz w:val="24"/>
            <w:szCs w:val="24"/>
            <w:rtl/>
            <w:lang w:eastAsia="he-IL"/>
            <w:rPrChange w:id="578" w:author="Meryl Etman" w:date="2023-07-19T17:39:00Z">
              <w:rPr>
                <w:rFonts w:ascii="Times New Roman" w:eastAsia="Times New Roman" w:hAnsi="Times New Roman" w:cs="David" w:hint="eastAsia"/>
                <w:sz w:val="24"/>
                <w:szCs w:val="24"/>
                <w:highlight w:val="yellow"/>
                <w:rtl/>
                <w:lang w:eastAsia="he-IL"/>
              </w:rPr>
            </w:rPrChange>
          </w:rPr>
          <w:t>היעוץ</w:t>
        </w:r>
        <w:r w:rsidR="0059278E" w:rsidRPr="0059278E">
          <w:rPr>
            <w:rFonts w:ascii="Times New Roman" w:eastAsia="Times New Roman" w:hAnsi="Times New Roman" w:cs="David"/>
            <w:sz w:val="24"/>
            <w:szCs w:val="24"/>
            <w:rtl/>
            <w:lang w:eastAsia="he-IL"/>
            <w:rPrChange w:id="579" w:author="Meryl Etman" w:date="2023-07-19T17:39:00Z">
              <w:rPr>
                <w:rFonts w:ascii="Times New Roman" w:eastAsia="Times New Roman" w:hAnsi="Times New Roman" w:cs="David"/>
                <w:sz w:val="24"/>
                <w:szCs w:val="24"/>
                <w:highlight w:val="yellow"/>
                <w:rtl/>
                <w:lang w:eastAsia="he-IL"/>
              </w:rPr>
            </w:rPrChange>
          </w:rPr>
          <w:t xml:space="preserve"> </w:t>
        </w:r>
        <w:r w:rsidR="0059278E" w:rsidRPr="0059278E">
          <w:rPr>
            <w:rFonts w:ascii="Times New Roman" w:eastAsia="Times New Roman" w:hAnsi="Times New Roman" w:cs="David" w:hint="eastAsia"/>
            <w:sz w:val="24"/>
            <w:szCs w:val="24"/>
            <w:rtl/>
            <w:lang w:eastAsia="he-IL"/>
            <w:rPrChange w:id="580" w:author="Meryl Etman" w:date="2023-07-19T17:39:00Z">
              <w:rPr>
                <w:rFonts w:ascii="Times New Roman" w:eastAsia="Times New Roman" w:hAnsi="Times New Roman" w:cs="David" w:hint="eastAsia"/>
                <w:sz w:val="24"/>
                <w:szCs w:val="24"/>
                <w:highlight w:val="yellow"/>
                <w:rtl/>
                <w:lang w:eastAsia="he-IL"/>
              </w:rPr>
            </w:rPrChange>
          </w:rPr>
          <w:t>לתכנון</w:t>
        </w:r>
        <w:r w:rsidR="0059278E" w:rsidRPr="0059278E">
          <w:rPr>
            <w:rFonts w:ascii="Times New Roman" w:eastAsia="Times New Roman" w:hAnsi="Times New Roman" w:cs="David"/>
            <w:sz w:val="24"/>
            <w:szCs w:val="24"/>
            <w:rtl/>
            <w:lang w:eastAsia="he-IL"/>
            <w:rPrChange w:id="581" w:author="Meryl Etman" w:date="2023-07-19T17:39:00Z">
              <w:rPr>
                <w:rFonts w:ascii="Times New Roman" w:eastAsia="Times New Roman" w:hAnsi="Times New Roman" w:cs="David"/>
                <w:sz w:val="24"/>
                <w:szCs w:val="24"/>
                <w:highlight w:val="yellow"/>
                <w:rtl/>
                <w:lang w:eastAsia="he-IL"/>
              </w:rPr>
            </w:rPrChange>
          </w:rPr>
          <w:t xml:space="preserve"> </w:t>
        </w:r>
        <w:r w:rsidR="0059278E" w:rsidRPr="0059278E">
          <w:rPr>
            <w:rFonts w:ascii="Times New Roman" w:eastAsia="Times New Roman" w:hAnsi="Times New Roman" w:cs="David" w:hint="eastAsia"/>
            <w:sz w:val="24"/>
            <w:szCs w:val="24"/>
            <w:rtl/>
            <w:lang w:eastAsia="he-IL"/>
            <w:rPrChange w:id="582" w:author="Meryl Etman" w:date="2023-07-19T17:39:00Z">
              <w:rPr>
                <w:rFonts w:ascii="Times New Roman" w:eastAsia="Times New Roman" w:hAnsi="Times New Roman" w:cs="David" w:hint="eastAsia"/>
                <w:sz w:val="24"/>
                <w:szCs w:val="24"/>
                <w:highlight w:val="yellow"/>
                <w:rtl/>
                <w:lang w:eastAsia="he-IL"/>
              </w:rPr>
            </w:rPrChange>
          </w:rPr>
          <w:t>המפורט</w:t>
        </w:r>
        <w:r w:rsidR="0059278E" w:rsidRPr="0059278E">
          <w:rPr>
            <w:rFonts w:ascii="Times New Roman" w:eastAsia="Times New Roman" w:hAnsi="Times New Roman" w:cs="David"/>
            <w:sz w:val="24"/>
            <w:szCs w:val="24"/>
            <w:rtl/>
            <w:lang w:eastAsia="he-IL"/>
            <w:rPrChange w:id="583" w:author="Meryl Etman" w:date="2023-07-19T17:39:00Z">
              <w:rPr>
                <w:rFonts w:ascii="Times New Roman" w:eastAsia="Times New Roman" w:hAnsi="Times New Roman" w:cs="David"/>
                <w:sz w:val="24"/>
                <w:szCs w:val="24"/>
                <w:highlight w:val="yellow"/>
                <w:rtl/>
                <w:lang w:eastAsia="he-IL"/>
              </w:rPr>
            </w:rPrChange>
          </w:rPr>
          <w:t xml:space="preserve"> </w:t>
        </w:r>
        <w:r w:rsidR="0059278E" w:rsidRPr="0059278E">
          <w:rPr>
            <w:rFonts w:ascii="Times New Roman" w:eastAsia="Times New Roman" w:hAnsi="Times New Roman" w:cs="David" w:hint="eastAsia"/>
            <w:sz w:val="24"/>
            <w:szCs w:val="24"/>
            <w:rtl/>
            <w:lang w:eastAsia="he-IL"/>
            <w:rPrChange w:id="584" w:author="Meryl Etman" w:date="2023-07-19T17:39:00Z">
              <w:rPr>
                <w:rFonts w:ascii="Times New Roman" w:eastAsia="Times New Roman" w:hAnsi="Times New Roman" w:cs="David" w:hint="eastAsia"/>
                <w:sz w:val="24"/>
                <w:szCs w:val="24"/>
                <w:highlight w:val="yellow"/>
                <w:rtl/>
                <w:lang w:eastAsia="he-IL"/>
              </w:rPr>
            </w:rPrChange>
          </w:rPr>
          <w:t>ואישור</w:t>
        </w:r>
        <w:r w:rsidR="0059278E" w:rsidRPr="0059278E">
          <w:rPr>
            <w:rFonts w:ascii="Times New Roman" w:eastAsia="Times New Roman" w:hAnsi="Times New Roman" w:cs="David"/>
            <w:sz w:val="24"/>
            <w:szCs w:val="24"/>
            <w:rtl/>
            <w:lang w:eastAsia="he-IL"/>
            <w:rPrChange w:id="585" w:author="Meryl Etman" w:date="2023-07-19T17:39:00Z">
              <w:rPr>
                <w:rFonts w:ascii="Times New Roman" w:eastAsia="Times New Roman" w:hAnsi="Times New Roman" w:cs="David"/>
                <w:sz w:val="24"/>
                <w:szCs w:val="24"/>
                <w:highlight w:val="yellow"/>
                <w:rtl/>
                <w:lang w:eastAsia="he-IL"/>
              </w:rPr>
            </w:rPrChange>
          </w:rPr>
          <w:t xml:space="preserve"> </w:t>
        </w:r>
        <w:r w:rsidR="0059278E" w:rsidRPr="0059278E">
          <w:rPr>
            <w:rFonts w:ascii="Times New Roman" w:eastAsia="Times New Roman" w:hAnsi="Times New Roman" w:cs="David" w:hint="eastAsia"/>
            <w:sz w:val="24"/>
            <w:szCs w:val="24"/>
            <w:rtl/>
            <w:lang w:eastAsia="he-IL"/>
            <w:rPrChange w:id="586" w:author="Meryl Etman" w:date="2023-07-19T17:39:00Z">
              <w:rPr>
                <w:rFonts w:ascii="Times New Roman" w:eastAsia="Times New Roman" w:hAnsi="Times New Roman" w:cs="David" w:hint="eastAsia"/>
                <w:sz w:val="24"/>
                <w:szCs w:val="24"/>
                <w:highlight w:val="yellow"/>
                <w:rtl/>
                <w:lang w:eastAsia="he-IL"/>
              </w:rPr>
            </w:rPrChange>
          </w:rPr>
          <w:t>שלב</w:t>
        </w:r>
        <w:r w:rsidR="0059278E" w:rsidRPr="0059278E">
          <w:rPr>
            <w:rFonts w:ascii="Times New Roman" w:eastAsia="Times New Roman" w:hAnsi="Times New Roman" w:cs="David"/>
            <w:sz w:val="24"/>
            <w:szCs w:val="24"/>
            <w:rtl/>
            <w:lang w:eastAsia="he-IL"/>
            <w:rPrChange w:id="587" w:author="Meryl Etman" w:date="2023-07-19T17:39:00Z">
              <w:rPr>
                <w:rFonts w:ascii="Times New Roman" w:eastAsia="Times New Roman" w:hAnsi="Times New Roman" w:cs="David"/>
                <w:sz w:val="24"/>
                <w:szCs w:val="24"/>
                <w:highlight w:val="yellow"/>
                <w:rtl/>
                <w:lang w:eastAsia="he-IL"/>
              </w:rPr>
            </w:rPrChange>
          </w:rPr>
          <w:t xml:space="preserve"> </w:t>
        </w:r>
        <w:r w:rsidR="0059278E" w:rsidRPr="0059278E">
          <w:rPr>
            <w:rFonts w:ascii="Times New Roman" w:eastAsia="Times New Roman" w:hAnsi="Times New Roman" w:cs="David" w:hint="eastAsia"/>
            <w:sz w:val="24"/>
            <w:szCs w:val="24"/>
            <w:rtl/>
            <w:lang w:eastAsia="he-IL"/>
            <w:rPrChange w:id="588" w:author="Meryl Etman" w:date="2023-07-19T17:39:00Z">
              <w:rPr>
                <w:rFonts w:ascii="Times New Roman" w:eastAsia="Times New Roman" w:hAnsi="Times New Roman" w:cs="David" w:hint="eastAsia"/>
                <w:sz w:val="24"/>
                <w:szCs w:val="24"/>
                <w:highlight w:val="yellow"/>
                <w:rtl/>
                <w:lang w:eastAsia="he-IL"/>
              </w:rPr>
            </w:rPrChange>
          </w:rPr>
          <w:t>זה</w:t>
        </w:r>
        <w:r w:rsidR="0059278E" w:rsidRPr="0059278E">
          <w:rPr>
            <w:rFonts w:ascii="Times New Roman" w:eastAsia="Times New Roman" w:hAnsi="Times New Roman" w:cs="David"/>
            <w:sz w:val="24"/>
            <w:szCs w:val="24"/>
            <w:rtl/>
            <w:lang w:eastAsia="he-IL"/>
            <w:rPrChange w:id="589" w:author="Meryl Etman" w:date="2023-07-19T17:39:00Z">
              <w:rPr>
                <w:rFonts w:ascii="Times New Roman" w:eastAsia="Times New Roman" w:hAnsi="Times New Roman" w:cs="David"/>
                <w:sz w:val="24"/>
                <w:szCs w:val="24"/>
                <w:highlight w:val="yellow"/>
                <w:rtl/>
                <w:lang w:eastAsia="he-IL"/>
              </w:rPr>
            </w:rPrChange>
          </w:rPr>
          <w:t xml:space="preserve"> </w:t>
        </w:r>
        <w:r w:rsidR="0059278E" w:rsidRPr="0059278E">
          <w:rPr>
            <w:rFonts w:ascii="Times New Roman" w:eastAsia="Times New Roman" w:hAnsi="Times New Roman" w:cs="David" w:hint="eastAsia"/>
            <w:sz w:val="24"/>
            <w:szCs w:val="24"/>
            <w:rtl/>
            <w:lang w:eastAsia="he-IL"/>
            <w:rPrChange w:id="590" w:author="Meryl Etman" w:date="2023-07-19T17:39:00Z">
              <w:rPr>
                <w:rFonts w:ascii="Times New Roman" w:eastAsia="Times New Roman" w:hAnsi="Times New Roman" w:cs="David" w:hint="eastAsia"/>
                <w:sz w:val="24"/>
                <w:szCs w:val="24"/>
                <w:highlight w:val="yellow"/>
                <w:rtl/>
                <w:lang w:eastAsia="he-IL"/>
              </w:rPr>
            </w:rPrChange>
          </w:rPr>
          <w:t>על</w:t>
        </w:r>
        <w:r w:rsidR="0059278E" w:rsidRPr="0059278E">
          <w:rPr>
            <w:rFonts w:ascii="Times New Roman" w:eastAsia="Times New Roman" w:hAnsi="Times New Roman" w:cs="David"/>
            <w:sz w:val="24"/>
            <w:szCs w:val="24"/>
            <w:rtl/>
            <w:lang w:eastAsia="he-IL"/>
            <w:rPrChange w:id="591" w:author="Meryl Etman" w:date="2023-07-19T17:39:00Z">
              <w:rPr>
                <w:rFonts w:ascii="Times New Roman" w:eastAsia="Times New Roman" w:hAnsi="Times New Roman" w:cs="David"/>
                <w:sz w:val="24"/>
                <w:szCs w:val="24"/>
                <w:highlight w:val="yellow"/>
                <w:rtl/>
                <w:lang w:eastAsia="he-IL"/>
              </w:rPr>
            </w:rPrChange>
          </w:rPr>
          <w:t xml:space="preserve"> </w:t>
        </w:r>
        <w:r w:rsidR="0059278E" w:rsidRPr="0059278E">
          <w:rPr>
            <w:rFonts w:ascii="Times New Roman" w:eastAsia="Times New Roman" w:hAnsi="Times New Roman" w:cs="David" w:hint="eastAsia"/>
            <w:sz w:val="24"/>
            <w:szCs w:val="24"/>
            <w:rtl/>
            <w:lang w:eastAsia="he-IL"/>
            <w:rPrChange w:id="592" w:author="Meryl Etman" w:date="2023-07-19T17:39:00Z">
              <w:rPr>
                <w:rFonts w:ascii="Times New Roman" w:eastAsia="Times New Roman" w:hAnsi="Times New Roman" w:cs="David" w:hint="eastAsia"/>
                <w:sz w:val="24"/>
                <w:szCs w:val="24"/>
                <w:highlight w:val="yellow"/>
                <w:rtl/>
                <w:lang w:eastAsia="he-IL"/>
              </w:rPr>
            </w:rPrChange>
          </w:rPr>
          <w:t>ידי</w:t>
        </w:r>
        <w:r w:rsidR="0059278E" w:rsidRPr="0059278E">
          <w:rPr>
            <w:rFonts w:ascii="Times New Roman" w:eastAsia="Times New Roman" w:hAnsi="Times New Roman" w:cs="David"/>
            <w:sz w:val="24"/>
            <w:szCs w:val="24"/>
            <w:rtl/>
            <w:lang w:eastAsia="he-IL"/>
            <w:rPrChange w:id="593" w:author="Meryl Etman" w:date="2023-07-19T17:39:00Z">
              <w:rPr>
                <w:rFonts w:ascii="Times New Roman" w:eastAsia="Times New Roman" w:hAnsi="Times New Roman" w:cs="David"/>
                <w:sz w:val="24"/>
                <w:szCs w:val="24"/>
                <w:highlight w:val="yellow"/>
                <w:rtl/>
                <w:lang w:eastAsia="he-IL"/>
              </w:rPr>
            </w:rPrChange>
          </w:rPr>
          <w:t xml:space="preserve"> </w:t>
        </w:r>
        <w:r w:rsidR="0059278E" w:rsidRPr="0059278E">
          <w:rPr>
            <w:rFonts w:ascii="Times New Roman" w:eastAsia="Times New Roman" w:hAnsi="Times New Roman" w:cs="David" w:hint="eastAsia"/>
            <w:sz w:val="24"/>
            <w:szCs w:val="24"/>
            <w:rtl/>
            <w:lang w:eastAsia="he-IL"/>
            <w:rPrChange w:id="594" w:author="Meryl Etman" w:date="2023-07-19T17:39:00Z">
              <w:rPr>
                <w:rFonts w:ascii="Times New Roman" w:eastAsia="Times New Roman" w:hAnsi="Times New Roman" w:cs="David" w:hint="eastAsia"/>
                <w:sz w:val="24"/>
                <w:szCs w:val="24"/>
                <w:highlight w:val="yellow"/>
                <w:rtl/>
                <w:lang w:eastAsia="he-IL"/>
              </w:rPr>
            </w:rPrChange>
          </w:rPr>
          <w:t>המזמין</w:t>
        </w:r>
      </w:ins>
      <w:ins w:id="595" w:author="Meryl Etman" w:date="2023-07-19T17:40:00Z">
        <w:r w:rsidR="0059278E">
          <w:rPr>
            <w:rFonts w:ascii="Times New Roman" w:eastAsia="Times New Roman" w:hAnsi="Times New Roman" w:cs="David"/>
            <w:sz w:val="24"/>
            <w:szCs w:val="24"/>
            <w:rtl/>
            <w:lang w:eastAsia="he-IL"/>
          </w:rPr>
          <w:tab/>
        </w:r>
        <w:r w:rsidR="0059278E">
          <w:rPr>
            <w:rFonts w:ascii="Times New Roman" w:eastAsia="Times New Roman" w:hAnsi="Times New Roman" w:cs="David" w:hint="cs"/>
            <w:sz w:val="24"/>
            <w:szCs w:val="24"/>
            <w:rtl/>
            <w:lang w:eastAsia="he-IL"/>
          </w:rPr>
          <w:t>20%</w:t>
        </w:r>
      </w:ins>
      <w:r w:rsidRPr="0059278E">
        <w:rPr>
          <w:rFonts w:ascii="Times New Roman" w:eastAsia="Times New Roman" w:hAnsi="Times New Roman" w:cs="David"/>
          <w:sz w:val="24"/>
          <w:szCs w:val="24"/>
          <w:rtl/>
          <w:lang w:eastAsia="he-IL"/>
        </w:rPr>
        <w:tab/>
      </w:r>
      <w:r w:rsidRPr="0059278E">
        <w:rPr>
          <w:rFonts w:ascii="Times New Roman" w:eastAsia="Times New Roman" w:hAnsi="Times New Roman" w:cs="David"/>
          <w:sz w:val="24"/>
          <w:szCs w:val="24"/>
          <w:rtl/>
          <w:lang w:eastAsia="he-IL"/>
        </w:rPr>
        <w:tab/>
      </w:r>
      <w:del w:id="596" w:author="Meryl Etman" w:date="2023-07-19T17:38:00Z">
        <w:r w:rsidRPr="0059278E" w:rsidDel="0059278E">
          <w:rPr>
            <w:rFonts w:ascii="Times New Roman" w:eastAsia="Times New Roman" w:hAnsi="Times New Roman" w:cs="David"/>
            <w:sz w:val="24"/>
            <w:szCs w:val="24"/>
            <w:rtl/>
            <w:lang w:eastAsia="he-IL"/>
            <w:rPrChange w:id="597" w:author="Meryl Etman" w:date="2023-07-19T17:40:00Z">
              <w:rPr>
                <w:rFonts w:ascii="Times New Roman" w:eastAsia="Times New Roman" w:hAnsi="Times New Roman" w:cs="David"/>
                <w:sz w:val="24"/>
                <w:szCs w:val="24"/>
                <w:u w:val="single"/>
                <w:rtl/>
                <w:lang w:eastAsia="he-IL"/>
              </w:rPr>
            </w:rPrChange>
          </w:rPr>
          <w:delText>40</w:delText>
        </w:r>
      </w:del>
      <w:del w:id="598" w:author="Meryl Etman" w:date="2023-07-19T17:40:00Z">
        <w:r w:rsidRPr="0059278E" w:rsidDel="0059278E">
          <w:rPr>
            <w:rFonts w:ascii="Times New Roman" w:eastAsia="Times New Roman" w:hAnsi="Times New Roman" w:cs="David"/>
            <w:sz w:val="24"/>
            <w:szCs w:val="24"/>
            <w:rtl/>
            <w:lang w:eastAsia="he-IL"/>
            <w:rPrChange w:id="599" w:author="Meryl Etman" w:date="2023-07-19T17:40:00Z">
              <w:rPr>
                <w:rFonts w:ascii="Times New Roman" w:eastAsia="Times New Roman" w:hAnsi="Times New Roman" w:cs="David"/>
                <w:sz w:val="24"/>
                <w:szCs w:val="24"/>
                <w:u w:val="single"/>
                <w:rtl/>
                <w:lang w:eastAsia="he-IL"/>
              </w:rPr>
            </w:rPrChange>
          </w:rPr>
          <w:delText>%</w:delText>
        </w:r>
      </w:del>
    </w:p>
    <w:p w14:paraId="4A12AFA7" w14:textId="70758C3D" w:rsidR="0059278E" w:rsidRPr="0059278E" w:rsidRDefault="0059278E" w:rsidP="0059278E">
      <w:pPr>
        <w:spacing w:before="0" w:beforeAutospacing="0" w:after="0" w:afterAutospacing="0" w:line="240" w:lineRule="auto"/>
        <w:ind w:firstLine="720"/>
        <w:rPr>
          <w:ins w:id="600" w:author="Meryl Etman" w:date="2023-07-19T17:38:00Z"/>
          <w:rFonts w:ascii="Times New Roman" w:eastAsia="Times New Roman" w:hAnsi="Times New Roman" w:cs="David"/>
          <w:sz w:val="24"/>
          <w:szCs w:val="24"/>
          <w:rtl/>
          <w:lang w:eastAsia="he-IL"/>
          <w:rPrChange w:id="601" w:author="Meryl Etman" w:date="2023-07-19T17:40:00Z">
            <w:rPr>
              <w:ins w:id="602" w:author="Meryl Etman" w:date="2023-07-19T17:38:00Z"/>
              <w:rFonts w:ascii="Times New Roman" w:eastAsia="Times New Roman" w:hAnsi="Times New Roman" w:cs="David"/>
              <w:sz w:val="24"/>
              <w:szCs w:val="24"/>
              <w:highlight w:val="yellow"/>
              <w:u w:val="single"/>
              <w:rtl/>
              <w:lang w:eastAsia="he-IL"/>
            </w:rPr>
          </w:rPrChange>
        </w:rPr>
      </w:pPr>
      <w:ins w:id="603" w:author="Meryl Etman" w:date="2023-07-19T17:38:00Z">
        <w:r w:rsidRPr="0059278E">
          <w:rPr>
            <w:rFonts w:ascii="Times New Roman" w:eastAsia="Times New Roman" w:hAnsi="Times New Roman" w:cs="David" w:hint="eastAsia"/>
            <w:sz w:val="24"/>
            <w:szCs w:val="24"/>
            <w:rtl/>
            <w:lang w:eastAsia="he-IL"/>
            <w:rPrChange w:id="604" w:author="Meryl Etman" w:date="2023-07-19T17:40:00Z">
              <w:rPr>
                <w:rFonts w:ascii="Times New Roman" w:eastAsia="Times New Roman" w:hAnsi="Times New Roman" w:cs="David" w:hint="eastAsia"/>
                <w:sz w:val="24"/>
                <w:szCs w:val="24"/>
                <w:highlight w:val="yellow"/>
                <w:u w:val="single"/>
                <w:rtl/>
                <w:lang w:eastAsia="he-IL"/>
              </w:rPr>
            </w:rPrChange>
          </w:rPr>
          <w:t>ד</w:t>
        </w:r>
        <w:r w:rsidRPr="0059278E">
          <w:rPr>
            <w:rFonts w:ascii="Times New Roman" w:eastAsia="Times New Roman" w:hAnsi="Times New Roman" w:cs="David"/>
            <w:sz w:val="24"/>
            <w:szCs w:val="24"/>
            <w:rtl/>
            <w:lang w:eastAsia="he-IL"/>
            <w:rPrChange w:id="605" w:author="Meryl Etman" w:date="2023-07-19T17:40:00Z">
              <w:rPr>
                <w:rFonts w:ascii="Times New Roman" w:eastAsia="Times New Roman" w:hAnsi="Times New Roman" w:cs="David"/>
                <w:sz w:val="24"/>
                <w:szCs w:val="24"/>
                <w:highlight w:val="yellow"/>
                <w:u w:val="single"/>
                <w:rtl/>
                <w:lang w:eastAsia="he-IL"/>
              </w:rPr>
            </w:rPrChange>
          </w:rPr>
          <w:t>.</w:t>
        </w:r>
        <w:r w:rsidRPr="0059278E">
          <w:rPr>
            <w:rFonts w:ascii="Times New Roman" w:eastAsia="Times New Roman" w:hAnsi="Times New Roman" w:cs="David"/>
            <w:sz w:val="24"/>
            <w:szCs w:val="24"/>
            <w:rtl/>
            <w:lang w:eastAsia="he-IL"/>
            <w:rPrChange w:id="606" w:author="Meryl Etman" w:date="2023-07-19T17:40:00Z">
              <w:rPr>
                <w:rFonts w:ascii="Times New Roman" w:eastAsia="Times New Roman" w:hAnsi="Times New Roman" w:cs="David"/>
                <w:sz w:val="24"/>
                <w:szCs w:val="24"/>
                <w:highlight w:val="yellow"/>
                <w:u w:val="single"/>
                <w:rtl/>
                <w:lang w:eastAsia="he-IL"/>
              </w:rPr>
            </w:rPrChange>
          </w:rPr>
          <w:tab/>
        </w:r>
        <w:r w:rsidRPr="0059278E">
          <w:rPr>
            <w:rFonts w:ascii="Times New Roman" w:eastAsia="Times New Roman" w:hAnsi="Times New Roman" w:cs="David" w:hint="eastAsia"/>
            <w:sz w:val="24"/>
            <w:szCs w:val="24"/>
            <w:rtl/>
            <w:lang w:eastAsia="he-IL"/>
            <w:rPrChange w:id="607" w:author="Meryl Etman" w:date="2023-07-19T17:40:00Z">
              <w:rPr>
                <w:rFonts w:ascii="Times New Roman" w:eastAsia="Times New Roman" w:hAnsi="Times New Roman" w:cs="David" w:hint="eastAsia"/>
                <w:sz w:val="24"/>
                <w:szCs w:val="24"/>
                <w:highlight w:val="yellow"/>
                <w:u w:val="single"/>
                <w:rtl/>
                <w:lang w:eastAsia="he-IL"/>
              </w:rPr>
            </w:rPrChange>
          </w:rPr>
          <w:t>במהלך</w:t>
        </w:r>
        <w:r w:rsidRPr="0059278E">
          <w:rPr>
            <w:rFonts w:ascii="Times New Roman" w:eastAsia="Times New Roman" w:hAnsi="Times New Roman" w:cs="David"/>
            <w:sz w:val="24"/>
            <w:szCs w:val="24"/>
            <w:rtl/>
            <w:lang w:eastAsia="he-IL"/>
            <w:rPrChange w:id="608" w:author="Meryl Etman" w:date="2023-07-19T17:40:00Z">
              <w:rPr>
                <w:rFonts w:ascii="Times New Roman" w:eastAsia="Times New Roman" w:hAnsi="Times New Roman" w:cs="David"/>
                <w:sz w:val="24"/>
                <w:szCs w:val="24"/>
                <w:highlight w:val="yellow"/>
                <w:u w:val="single"/>
                <w:rtl/>
                <w:lang w:eastAsia="he-IL"/>
              </w:rPr>
            </w:rPrChange>
          </w:rPr>
          <w:t xml:space="preserve"> הייעוץ בתקופת ההקמה </w:t>
        </w:r>
        <w:r w:rsidRPr="0059278E">
          <w:rPr>
            <w:rFonts w:ascii="Times New Roman" w:eastAsia="Times New Roman" w:hAnsi="Times New Roman" w:cs="David"/>
            <w:sz w:val="24"/>
            <w:szCs w:val="24"/>
            <w:rtl/>
            <w:lang w:eastAsia="he-IL"/>
            <w:rPrChange w:id="609" w:author="Meryl Etman" w:date="2023-07-19T17:40:00Z">
              <w:rPr>
                <w:rFonts w:ascii="Times New Roman" w:eastAsia="Times New Roman" w:hAnsi="Times New Roman" w:cs="David"/>
                <w:sz w:val="24"/>
                <w:szCs w:val="24"/>
                <w:highlight w:val="yellow"/>
                <w:u w:val="single"/>
                <w:rtl/>
                <w:lang w:eastAsia="he-IL"/>
              </w:rPr>
            </w:rPrChange>
          </w:rPr>
          <w:tab/>
        </w:r>
        <w:r w:rsidRPr="0059278E">
          <w:rPr>
            <w:rFonts w:ascii="Times New Roman" w:eastAsia="Times New Roman" w:hAnsi="Times New Roman" w:cs="David"/>
            <w:sz w:val="24"/>
            <w:szCs w:val="24"/>
            <w:rtl/>
            <w:lang w:eastAsia="he-IL"/>
            <w:rPrChange w:id="610" w:author="Meryl Etman" w:date="2023-07-19T17:40:00Z">
              <w:rPr>
                <w:rFonts w:ascii="Times New Roman" w:eastAsia="Times New Roman" w:hAnsi="Times New Roman" w:cs="David"/>
                <w:sz w:val="24"/>
                <w:szCs w:val="24"/>
                <w:highlight w:val="yellow"/>
                <w:u w:val="single"/>
                <w:rtl/>
                <w:lang w:eastAsia="he-IL"/>
              </w:rPr>
            </w:rPrChange>
          </w:rPr>
          <w:tab/>
        </w:r>
        <w:r w:rsidRPr="0059278E">
          <w:rPr>
            <w:rFonts w:ascii="Times New Roman" w:eastAsia="Times New Roman" w:hAnsi="Times New Roman" w:cs="David"/>
            <w:sz w:val="24"/>
            <w:szCs w:val="24"/>
            <w:rtl/>
            <w:lang w:eastAsia="he-IL"/>
            <w:rPrChange w:id="611" w:author="Meryl Etman" w:date="2023-07-19T17:40:00Z">
              <w:rPr>
                <w:rFonts w:ascii="Times New Roman" w:eastAsia="Times New Roman" w:hAnsi="Times New Roman" w:cs="David"/>
                <w:sz w:val="24"/>
                <w:szCs w:val="24"/>
                <w:highlight w:val="yellow"/>
                <w:u w:val="single"/>
                <w:rtl/>
                <w:lang w:eastAsia="he-IL"/>
              </w:rPr>
            </w:rPrChange>
          </w:rPr>
          <w:tab/>
        </w:r>
        <w:r w:rsidRPr="0059278E">
          <w:rPr>
            <w:rFonts w:ascii="Times New Roman" w:eastAsia="Times New Roman" w:hAnsi="Times New Roman" w:cs="David"/>
            <w:sz w:val="24"/>
            <w:szCs w:val="24"/>
            <w:rtl/>
            <w:lang w:eastAsia="he-IL"/>
            <w:rPrChange w:id="612" w:author="Meryl Etman" w:date="2023-07-19T17:40:00Z">
              <w:rPr>
                <w:rFonts w:ascii="Times New Roman" w:eastAsia="Times New Roman" w:hAnsi="Times New Roman" w:cs="David"/>
                <w:sz w:val="24"/>
                <w:szCs w:val="24"/>
                <w:highlight w:val="yellow"/>
                <w:u w:val="single"/>
                <w:rtl/>
                <w:lang w:eastAsia="he-IL"/>
              </w:rPr>
            </w:rPrChange>
          </w:rPr>
          <w:tab/>
        </w:r>
        <w:r w:rsidRPr="0059278E">
          <w:rPr>
            <w:rFonts w:ascii="Times New Roman" w:eastAsia="Times New Roman" w:hAnsi="Times New Roman" w:cs="David"/>
            <w:sz w:val="24"/>
            <w:szCs w:val="24"/>
            <w:rtl/>
            <w:lang w:eastAsia="he-IL"/>
            <w:rPrChange w:id="613" w:author="Meryl Etman" w:date="2023-07-19T17:40:00Z">
              <w:rPr>
                <w:rFonts w:ascii="Times New Roman" w:eastAsia="Times New Roman" w:hAnsi="Times New Roman" w:cs="David"/>
                <w:sz w:val="24"/>
                <w:szCs w:val="24"/>
                <w:highlight w:val="yellow"/>
                <w:u w:val="single"/>
                <w:rtl/>
                <w:lang w:eastAsia="he-IL"/>
              </w:rPr>
            </w:rPrChange>
          </w:rPr>
          <w:tab/>
          <w:t>30%</w:t>
        </w:r>
      </w:ins>
    </w:p>
    <w:p w14:paraId="3D368ABF" w14:textId="4598F137" w:rsidR="0059278E" w:rsidRPr="0059278E" w:rsidRDefault="0059278E" w:rsidP="0059278E">
      <w:pPr>
        <w:spacing w:before="0" w:beforeAutospacing="0" w:after="0" w:afterAutospacing="0" w:line="240" w:lineRule="auto"/>
        <w:ind w:firstLine="720"/>
        <w:rPr>
          <w:rFonts w:ascii="Times New Roman" w:eastAsia="Times New Roman" w:hAnsi="Times New Roman" w:cs="David"/>
          <w:sz w:val="24"/>
          <w:szCs w:val="24"/>
          <w:rtl/>
          <w:lang w:eastAsia="he-IL"/>
          <w:rPrChange w:id="614" w:author="Meryl Etman" w:date="2023-07-19T17:40:00Z">
            <w:rPr>
              <w:rFonts w:ascii="Times New Roman" w:eastAsia="Times New Roman" w:hAnsi="Times New Roman" w:cs="David"/>
              <w:sz w:val="24"/>
              <w:szCs w:val="24"/>
              <w:u w:val="single"/>
              <w:rtl/>
              <w:lang w:eastAsia="he-IL"/>
            </w:rPr>
          </w:rPrChange>
        </w:rPr>
      </w:pPr>
      <w:ins w:id="615" w:author="Meryl Etman" w:date="2023-07-19T17:38:00Z">
        <w:r w:rsidRPr="0059278E">
          <w:rPr>
            <w:rFonts w:ascii="Times New Roman" w:eastAsia="Times New Roman" w:hAnsi="Times New Roman" w:cs="David" w:hint="eastAsia"/>
            <w:sz w:val="24"/>
            <w:szCs w:val="24"/>
            <w:rtl/>
            <w:lang w:eastAsia="he-IL"/>
            <w:rPrChange w:id="616" w:author="Meryl Etman" w:date="2023-07-19T17:40:00Z">
              <w:rPr>
                <w:rFonts w:ascii="Times New Roman" w:eastAsia="Times New Roman" w:hAnsi="Times New Roman" w:cs="David" w:hint="eastAsia"/>
                <w:sz w:val="24"/>
                <w:szCs w:val="24"/>
                <w:highlight w:val="yellow"/>
                <w:u w:val="single"/>
                <w:rtl/>
                <w:lang w:eastAsia="he-IL"/>
              </w:rPr>
            </w:rPrChange>
          </w:rPr>
          <w:t>ה</w:t>
        </w:r>
        <w:r w:rsidRPr="0059278E">
          <w:rPr>
            <w:rFonts w:ascii="Times New Roman" w:eastAsia="Times New Roman" w:hAnsi="Times New Roman" w:cs="David"/>
            <w:sz w:val="24"/>
            <w:szCs w:val="24"/>
            <w:rtl/>
            <w:lang w:eastAsia="he-IL"/>
            <w:rPrChange w:id="617" w:author="Meryl Etman" w:date="2023-07-19T17:40:00Z">
              <w:rPr>
                <w:rFonts w:ascii="Times New Roman" w:eastAsia="Times New Roman" w:hAnsi="Times New Roman" w:cs="David"/>
                <w:sz w:val="24"/>
                <w:szCs w:val="24"/>
                <w:highlight w:val="yellow"/>
                <w:u w:val="single"/>
                <w:rtl/>
                <w:lang w:eastAsia="he-IL"/>
              </w:rPr>
            </w:rPrChange>
          </w:rPr>
          <w:t>.</w:t>
        </w:r>
        <w:r w:rsidRPr="0059278E">
          <w:rPr>
            <w:rFonts w:ascii="Times New Roman" w:eastAsia="Times New Roman" w:hAnsi="Times New Roman" w:cs="David"/>
            <w:sz w:val="24"/>
            <w:szCs w:val="24"/>
            <w:rtl/>
            <w:lang w:eastAsia="he-IL"/>
            <w:rPrChange w:id="618" w:author="Meryl Etman" w:date="2023-07-19T17:40:00Z">
              <w:rPr>
                <w:rFonts w:ascii="Times New Roman" w:eastAsia="Times New Roman" w:hAnsi="Times New Roman" w:cs="David"/>
                <w:sz w:val="24"/>
                <w:szCs w:val="24"/>
                <w:highlight w:val="yellow"/>
                <w:u w:val="single"/>
                <w:rtl/>
                <w:lang w:eastAsia="he-IL"/>
              </w:rPr>
            </w:rPrChange>
          </w:rPr>
          <w:tab/>
        </w:r>
        <w:r w:rsidRPr="0059278E">
          <w:rPr>
            <w:rFonts w:ascii="Times New Roman" w:eastAsia="Times New Roman" w:hAnsi="Times New Roman" w:cs="David" w:hint="eastAsia"/>
            <w:sz w:val="24"/>
            <w:szCs w:val="24"/>
            <w:rtl/>
            <w:lang w:eastAsia="he-IL"/>
            <w:rPrChange w:id="619" w:author="Meryl Etman" w:date="2023-07-19T17:40:00Z">
              <w:rPr>
                <w:rFonts w:ascii="Times New Roman" w:eastAsia="Times New Roman" w:hAnsi="Times New Roman" w:cs="David" w:hint="eastAsia"/>
                <w:sz w:val="24"/>
                <w:szCs w:val="24"/>
                <w:highlight w:val="yellow"/>
                <w:u w:val="single"/>
                <w:rtl/>
                <w:lang w:eastAsia="he-IL"/>
              </w:rPr>
            </w:rPrChange>
          </w:rPr>
          <w:t>לאחר</w:t>
        </w:r>
        <w:r w:rsidRPr="0059278E">
          <w:rPr>
            <w:rFonts w:ascii="Times New Roman" w:eastAsia="Times New Roman" w:hAnsi="Times New Roman" w:cs="David"/>
            <w:sz w:val="24"/>
            <w:szCs w:val="24"/>
            <w:rtl/>
            <w:lang w:eastAsia="he-IL"/>
            <w:rPrChange w:id="620" w:author="Meryl Etman" w:date="2023-07-19T17:40:00Z">
              <w:rPr>
                <w:rFonts w:ascii="Times New Roman" w:eastAsia="Times New Roman" w:hAnsi="Times New Roman" w:cs="David"/>
                <w:sz w:val="24"/>
                <w:szCs w:val="24"/>
                <w:highlight w:val="yellow"/>
                <w:u w:val="single"/>
                <w:rtl/>
                <w:lang w:eastAsia="he-IL"/>
              </w:rPr>
            </w:rPrChange>
          </w:rPr>
          <w:t xml:space="preserve"> </w:t>
        </w:r>
        <w:r w:rsidRPr="0059278E">
          <w:rPr>
            <w:rFonts w:ascii="Times New Roman" w:eastAsia="Times New Roman" w:hAnsi="Times New Roman" w:cs="David" w:hint="eastAsia"/>
            <w:sz w:val="24"/>
            <w:szCs w:val="24"/>
            <w:rtl/>
            <w:lang w:eastAsia="he-IL"/>
            <w:rPrChange w:id="621" w:author="Meryl Etman" w:date="2023-07-19T17:40:00Z">
              <w:rPr>
                <w:rFonts w:ascii="Times New Roman" w:eastAsia="Times New Roman" w:hAnsi="Times New Roman" w:cs="David" w:hint="eastAsia"/>
                <w:sz w:val="24"/>
                <w:szCs w:val="24"/>
                <w:highlight w:val="yellow"/>
                <w:u w:val="single"/>
                <w:rtl/>
                <w:lang w:eastAsia="he-IL"/>
              </w:rPr>
            </w:rPrChange>
          </w:rPr>
          <w:t>הפעלת</w:t>
        </w:r>
        <w:r w:rsidRPr="0059278E">
          <w:rPr>
            <w:rFonts w:ascii="Times New Roman" w:eastAsia="Times New Roman" w:hAnsi="Times New Roman" w:cs="David"/>
            <w:sz w:val="24"/>
            <w:szCs w:val="24"/>
            <w:rtl/>
            <w:lang w:eastAsia="he-IL"/>
            <w:rPrChange w:id="622" w:author="Meryl Etman" w:date="2023-07-19T17:40:00Z">
              <w:rPr>
                <w:rFonts w:ascii="Times New Roman" w:eastAsia="Times New Roman" w:hAnsi="Times New Roman" w:cs="David"/>
                <w:sz w:val="24"/>
                <w:szCs w:val="24"/>
                <w:highlight w:val="yellow"/>
                <w:u w:val="single"/>
                <w:rtl/>
                <w:lang w:eastAsia="he-IL"/>
              </w:rPr>
            </w:rPrChange>
          </w:rPr>
          <w:t xml:space="preserve"> </w:t>
        </w:r>
        <w:r w:rsidRPr="0059278E">
          <w:rPr>
            <w:rFonts w:ascii="Times New Roman" w:eastAsia="Times New Roman" w:hAnsi="Times New Roman" w:cs="David" w:hint="eastAsia"/>
            <w:sz w:val="24"/>
            <w:szCs w:val="24"/>
            <w:rtl/>
            <w:lang w:eastAsia="he-IL"/>
            <w:rPrChange w:id="623" w:author="Meryl Etman" w:date="2023-07-19T17:40:00Z">
              <w:rPr>
                <w:rFonts w:ascii="Times New Roman" w:eastAsia="Times New Roman" w:hAnsi="Times New Roman" w:cs="David" w:hint="eastAsia"/>
                <w:sz w:val="24"/>
                <w:szCs w:val="24"/>
                <w:highlight w:val="yellow"/>
                <w:u w:val="single"/>
                <w:rtl/>
                <w:lang w:eastAsia="he-IL"/>
              </w:rPr>
            </w:rPrChange>
          </w:rPr>
          <w:t>המתחם</w:t>
        </w:r>
        <w:r w:rsidRPr="0059278E">
          <w:rPr>
            <w:rFonts w:ascii="Times New Roman" w:eastAsia="Times New Roman" w:hAnsi="Times New Roman" w:cs="David"/>
            <w:sz w:val="24"/>
            <w:szCs w:val="24"/>
            <w:rtl/>
            <w:lang w:eastAsia="he-IL"/>
            <w:rPrChange w:id="624" w:author="Meryl Etman" w:date="2023-07-19T17:40:00Z">
              <w:rPr>
                <w:rFonts w:ascii="Times New Roman" w:eastAsia="Times New Roman" w:hAnsi="Times New Roman" w:cs="David"/>
                <w:sz w:val="24"/>
                <w:szCs w:val="24"/>
                <w:highlight w:val="yellow"/>
                <w:u w:val="single"/>
                <w:rtl/>
                <w:lang w:eastAsia="he-IL"/>
              </w:rPr>
            </w:rPrChange>
          </w:rPr>
          <w:t xml:space="preserve"> </w:t>
        </w:r>
        <w:r w:rsidRPr="0059278E">
          <w:rPr>
            <w:rFonts w:ascii="Times New Roman" w:eastAsia="Times New Roman" w:hAnsi="Times New Roman" w:cs="David" w:hint="eastAsia"/>
            <w:sz w:val="24"/>
            <w:szCs w:val="24"/>
            <w:rtl/>
            <w:lang w:eastAsia="he-IL"/>
            <w:rPrChange w:id="625" w:author="Meryl Etman" w:date="2023-07-19T17:40:00Z">
              <w:rPr>
                <w:rFonts w:ascii="Times New Roman" w:eastAsia="Times New Roman" w:hAnsi="Times New Roman" w:cs="David" w:hint="eastAsia"/>
                <w:sz w:val="24"/>
                <w:szCs w:val="24"/>
                <w:highlight w:val="yellow"/>
                <w:u w:val="single"/>
                <w:rtl/>
                <w:lang w:eastAsia="he-IL"/>
              </w:rPr>
            </w:rPrChange>
          </w:rPr>
          <w:t>והקמת</w:t>
        </w:r>
        <w:r w:rsidRPr="0059278E">
          <w:rPr>
            <w:rFonts w:ascii="Times New Roman" w:eastAsia="Times New Roman" w:hAnsi="Times New Roman" w:cs="David"/>
            <w:sz w:val="24"/>
            <w:szCs w:val="24"/>
            <w:rtl/>
            <w:lang w:eastAsia="he-IL"/>
            <w:rPrChange w:id="626" w:author="Meryl Etman" w:date="2023-07-19T17:40:00Z">
              <w:rPr>
                <w:rFonts w:ascii="Times New Roman" w:eastAsia="Times New Roman" w:hAnsi="Times New Roman" w:cs="David"/>
                <w:sz w:val="24"/>
                <w:szCs w:val="24"/>
                <w:highlight w:val="yellow"/>
                <w:u w:val="single"/>
                <w:rtl/>
                <w:lang w:eastAsia="he-IL"/>
              </w:rPr>
            </w:rPrChange>
          </w:rPr>
          <w:t xml:space="preserve"> </w:t>
        </w:r>
        <w:r w:rsidRPr="0059278E">
          <w:rPr>
            <w:rFonts w:ascii="Times New Roman" w:eastAsia="Times New Roman" w:hAnsi="Times New Roman" w:cs="David" w:hint="eastAsia"/>
            <w:sz w:val="24"/>
            <w:szCs w:val="24"/>
            <w:rtl/>
            <w:lang w:eastAsia="he-IL"/>
            <w:rPrChange w:id="627" w:author="Meryl Etman" w:date="2023-07-19T17:40:00Z">
              <w:rPr>
                <w:rFonts w:ascii="Times New Roman" w:eastAsia="Times New Roman" w:hAnsi="Times New Roman" w:cs="David" w:hint="eastAsia"/>
                <w:sz w:val="24"/>
                <w:szCs w:val="24"/>
                <w:highlight w:val="yellow"/>
                <w:u w:val="single"/>
                <w:rtl/>
                <w:lang w:eastAsia="he-IL"/>
              </w:rPr>
            </w:rPrChange>
          </w:rPr>
          <w:t>חברת</w:t>
        </w:r>
        <w:r w:rsidRPr="0059278E">
          <w:rPr>
            <w:rFonts w:ascii="Times New Roman" w:eastAsia="Times New Roman" w:hAnsi="Times New Roman" w:cs="David"/>
            <w:sz w:val="24"/>
            <w:szCs w:val="24"/>
            <w:rtl/>
            <w:lang w:eastAsia="he-IL"/>
            <w:rPrChange w:id="628" w:author="Meryl Etman" w:date="2023-07-19T17:40:00Z">
              <w:rPr>
                <w:rFonts w:ascii="Times New Roman" w:eastAsia="Times New Roman" w:hAnsi="Times New Roman" w:cs="David"/>
                <w:sz w:val="24"/>
                <w:szCs w:val="24"/>
                <w:highlight w:val="yellow"/>
                <w:u w:val="single"/>
                <w:rtl/>
                <w:lang w:eastAsia="he-IL"/>
              </w:rPr>
            </w:rPrChange>
          </w:rPr>
          <w:t xml:space="preserve"> </w:t>
        </w:r>
        <w:r w:rsidRPr="0059278E">
          <w:rPr>
            <w:rFonts w:ascii="Times New Roman" w:eastAsia="Times New Roman" w:hAnsi="Times New Roman" w:cs="David" w:hint="eastAsia"/>
            <w:sz w:val="24"/>
            <w:szCs w:val="24"/>
            <w:rtl/>
            <w:lang w:eastAsia="he-IL"/>
            <w:rPrChange w:id="629" w:author="Meryl Etman" w:date="2023-07-19T17:40:00Z">
              <w:rPr>
                <w:rFonts w:ascii="Times New Roman" w:eastAsia="Times New Roman" w:hAnsi="Times New Roman" w:cs="David" w:hint="eastAsia"/>
                <w:sz w:val="24"/>
                <w:szCs w:val="24"/>
                <w:highlight w:val="yellow"/>
                <w:u w:val="single"/>
                <w:rtl/>
                <w:lang w:eastAsia="he-IL"/>
              </w:rPr>
            </w:rPrChange>
          </w:rPr>
          <w:t>הניהול</w:t>
        </w:r>
        <w:r w:rsidRPr="0059278E">
          <w:rPr>
            <w:rFonts w:ascii="Times New Roman" w:eastAsia="Times New Roman" w:hAnsi="Times New Roman" w:cs="David"/>
            <w:sz w:val="24"/>
            <w:szCs w:val="24"/>
            <w:rtl/>
            <w:lang w:eastAsia="he-IL"/>
            <w:rPrChange w:id="630" w:author="Meryl Etman" w:date="2023-07-19T17:40:00Z">
              <w:rPr>
                <w:rFonts w:ascii="Times New Roman" w:eastAsia="Times New Roman" w:hAnsi="Times New Roman" w:cs="David"/>
                <w:sz w:val="24"/>
                <w:szCs w:val="24"/>
                <w:highlight w:val="yellow"/>
                <w:u w:val="single"/>
                <w:rtl/>
                <w:lang w:eastAsia="he-IL"/>
              </w:rPr>
            </w:rPrChange>
          </w:rPr>
          <w:tab/>
        </w:r>
      </w:ins>
      <w:ins w:id="631" w:author="Meryl Etman" w:date="2023-07-19T17:39:00Z">
        <w:r w:rsidRPr="0059278E">
          <w:rPr>
            <w:rFonts w:ascii="Times New Roman" w:eastAsia="Times New Roman" w:hAnsi="Times New Roman" w:cs="David"/>
            <w:sz w:val="24"/>
            <w:szCs w:val="24"/>
            <w:rtl/>
            <w:lang w:eastAsia="he-IL"/>
            <w:rPrChange w:id="632" w:author="Meryl Etman" w:date="2023-07-19T17:40:00Z">
              <w:rPr>
                <w:rFonts w:ascii="Times New Roman" w:eastAsia="Times New Roman" w:hAnsi="Times New Roman" w:cs="David"/>
                <w:sz w:val="24"/>
                <w:szCs w:val="24"/>
                <w:highlight w:val="yellow"/>
                <w:u w:val="single"/>
                <w:rtl/>
                <w:lang w:eastAsia="he-IL"/>
              </w:rPr>
            </w:rPrChange>
          </w:rPr>
          <w:tab/>
        </w:r>
        <w:r w:rsidRPr="0059278E">
          <w:rPr>
            <w:rFonts w:ascii="Times New Roman" w:eastAsia="Times New Roman" w:hAnsi="Times New Roman" w:cs="David"/>
            <w:sz w:val="24"/>
            <w:szCs w:val="24"/>
            <w:rtl/>
            <w:lang w:eastAsia="he-IL"/>
            <w:rPrChange w:id="633" w:author="Meryl Etman" w:date="2023-07-19T17:40:00Z">
              <w:rPr>
                <w:rFonts w:ascii="Times New Roman" w:eastAsia="Times New Roman" w:hAnsi="Times New Roman" w:cs="David"/>
                <w:sz w:val="24"/>
                <w:szCs w:val="24"/>
                <w:highlight w:val="yellow"/>
                <w:u w:val="single"/>
                <w:rtl/>
                <w:lang w:eastAsia="he-IL"/>
              </w:rPr>
            </w:rPrChange>
          </w:rPr>
          <w:tab/>
        </w:r>
        <w:r w:rsidRPr="0059278E">
          <w:rPr>
            <w:rFonts w:ascii="Times New Roman" w:eastAsia="Times New Roman" w:hAnsi="Times New Roman" w:cs="David"/>
            <w:sz w:val="24"/>
            <w:szCs w:val="24"/>
            <w:u w:val="single"/>
            <w:rtl/>
            <w:lang w:eastAsia="he-IL"/>
            <w:rPrChange w:id="634" w:author="Meryl Etman" w:date="2023-07-19T17:40:00Z">
              <w:rPr>
                <w:rFonts w:ascii="Times New Roman" w:eastAsia="Times New Roman" w:hAnsi="Times New Roman" w:cs="David"/>
                <w:sz w:val="24"/>
                <w:szCs w:val="24"/>
                <w:highlight w:val="yellow"/>
                <w:u w:val="single"/>
                <w:rtl/>
                <w:lang w:eastAsia="he-IL"/>
              </w:rPr>
            </w:rPrChange>
          </w:rPr>
          <w:t>10%</w:t>
        </w:r>
      </w:ins>
    </w:p>
    <w:p w14:paraId="23302C0B" w14:textId="7489A3FB" w:rsidR="00232692" w:rsidRPr="00232692" w:rsidRDefault="00232692" w:rsidP="00232692">
      <w:pPr>
        <w:spacing w:before="0" w:beforeAutospacing="0" w:after="0" w:afterAutospacing="0" w:line="240" w:lineRule="auto"/>
        <w:ind w:firstLine="720"/>
        <w:rPr>
          <w:rFonts w:ascii="Times New Roman" w:eastAsia="Times New Roman" w:hAnsi="Times New Roman" w:cs="David"/>
          <w:sz w:val="24"/>
          <w:szCs w:val="24"/>
          <w:rtl/>
          <w:lang w:eastAsia="he-IL"/>
        </w:rPr>
      </w:pPr>
      <w:del w:id="635" w:author="Meryl Etman" w:date="2023-07-19T17:39:00Z">
        <w:r w:rsidRPr="0059278E" w:rsidDel="0059278E">
          <w:rPr>
            <w:rFonts w:ascii="Times New Roman" w:eastAsia="Times New Roman" w:hAnsi="Times New Roman" w:cs="David" w:hint="eastAsia"/>
            <w:sz w:val="24"/>
            <w:szCs w:val="24"/>
            <w:rtl/>
            <w:lang w:eastAsia="he-IL"/>
          </w:rPr>
          <w:delText>ד</w:delText>
        </w:r>
      </w:del>
      <w:ins w:id="636" w:author="Meryl Etman" w:date="2023-07-19T17:39:00Z">
        <w:r w:rsidR="0059278E" w:rsidRPr="0059278E">
          <w:rPr>
            <w:rFonts w:ascii="Times New Roman" w:eastAsia="Times New Roman" w:hAnsi="Times New Roman" w:cs="David" w:hint="eastAsia"/>
            <w:sz w:val="24"/>
            <w:szCs w:val="24"/>
            <w:rtl/>
            <w:lang w:eastAsia="he-IL"/>
            <w:rPrChange w:id="637" w:author="Meryl Etman" w:date="2023-07-19T17:39:00Z">
              <w:rPr>
                <w:rFonts w:ascii="Times New Roman" w:eastAsia="Times New Roman" w:hAnsi="Times New Roman" w:cs="David" w:hint="eastAsia"/>
                <w:sz w:val="24"/>
                <w:szCs w:val="24"/>
                <w:highlight w:val="yellow"/>
                <w:rtl/>
                <w:lang w:eastAsia="he-IL"/>
              </w:rPr>
            </w:rPrChange>
          </w:rPr>
          <w:t>ו</w:t>
        </w:r>
      </w:ins>
      <w:r w:rsidRPr="0059278E">
        <w:rPr>
          <w:rFonts w:ascii="Times New Roman" w:eastAsia="Times New Roman" w:hAnsi="Times New Roman" w:cs="David"/>
          <w:sz w:val="24"/>
          <w:szCs w:val="24"/>
          <w:rtl/>
          <w:lang w:eastAsia="he-IL"/>
        </w:rPr>
        <w:t>.</w:t>
      </w:r>
      <w:r w:rsidRPr="0059278E">
        <w:rPr>
          <w:rFonts w:ascii="Times New Roman" w:eastAsia="Times New Roman" w:hAnsi="Times New Roman" w:cs="David"/>
          <w:sz w:val="24"/>
          <w:szCs w:val="24"/>
          <w:rtl/>
          <w:lang w:eastAsia="he-IL"/>
        </w:rPr>
        <w:tab/>
      </w:r>
      <w:r w:rsidRPr="0059278E">
        <w:rPr>
          <w:rFonts w:ascii="Times New Roman" w:eastAsia="Times New Roman" w:hAnsi="Times New Roman" w:cs="David" w:hint="eastAsia"/>
          <w:sz w:val="24"/>
          <w:szCs w:val="24"/>
          <w:rtl/>
          <w:lang w:eastAsia="he-IL"/>
        </w:rPr>
        <w:t>סה</w:t>
      </w:r>
      <w:r w:rsidRPr="0059278E">
        <w:rPr>
          <w:rFonts w:ascii="Times New Roman" w:eastAsia="Times New Roman" w:hAnsi="Times New Roman" w:cs="David"/>
          <w:sz w:val="24"/>
          <w:szCs w:val="24"/>
          <w:rtl/>
          <w:lang w:eastAsia="he-IL"/>
        </w:rPr>
        <w:t>"כ</w:t>
      </w:r>
      <w:r w:rsidRPr="0059278E">
        <w:rPr>
          <w:rFonts w:ascii="Times New Roman" w:eastAsia="Times New Roman" w:hAnsi="Times New Roman" w:cs="David"/>
          <w:sz w:val="24"/>
          <w:szCs w:val="24"/>
          <w:rtl/>
          <w:lang w:eastAsia="he-IL"/>
        </w:rPr>
        <w:tab/>
      </w:r>
      <w:r w:rsidRPr="0059278E">
        <w:rPr>
          <w:rFonts w:ascii="Times New Roman" w:eastAsia="Times New Roman" w:hAnsi="Times New Roman" w:cs="David"/>
          <w:sz w:val="24"/>
          <w:szCs w:val="24"/>
          <w:rtl/>
          <w:lang w:eastAsia="he-IL"/>
        </w:rPr>
        <w:tab/>
      </w:r>
      <w:r w:rsidRPr="0059278E">
        <w:rPr>
          <w:rFonts w:ascii="Times New Roman" w:eastAsia="Times New Roman" w:hAnsi="Times New Roman" w:cs="David"/>
          <w:sz w:val="24"/>
          <w:szCs w:val="24"/>
          <w:rtl/>
          <w:lang w:eastAsia="he-IL"/>
        </w:rPr>
        <w:tab/>
      </w:r>
      <w:r w:rsidRPr="0059278E">
        <w:rPr>
          <w:rFonts w:ascii="Times New Roman" w:eastAsia="Times New Roman" w:hAnsi="Times New Roman" w:cs="David"/>
          <w:sz w:val="24"/>
          <w:szCs w:val="24"/>
          <w:rtl/>
          <w:lang w:eastAsia="he-IL"/>
        </w:rPr>
        <w:tab/>
      </w:r>
      <w:r w:rsidRPr="0059278E">
        <w:rPr>
          <w:rFonts w:ascii="Times New Roman" w:eastAsia="Times New Roman" w:hAnsi="Times New Roman" w:cs="David"/>
          <w:sz w:val="24"/>
          <w:szCs w:val="24"/>
          <w:rtl/>
          <w:lang w:eastAsia="he-IL"/>
        </w:rPr>
        <w:tab/>
      </w:r>
      <w:r w:rsidRPr="0059278E">
        <w:rPr>
          <w:rFonts w:ascii="Times New Roman" w:eastAsia="Times New Roman" w:hAnsi="Times New Roman" w:cs="David"/>
          <w:sz w:val="24"/>
          <w:szCs w:val="24"/>
          <w:rtl/>
          <w:lang w:eastAsia="he-IL"/>
        </w:rPr>
        <w:tab/>
      </w:r>
      <w:r w:rsidRPr="0059278E">
        <w:rPr>
          <w:rFonts w:ascii="Times New Roman" w:eastAsia="Times New Roman" w:hAnsi="Times New Roman" w:cs="David"/>
          <w:sz w:val="24"/>
          <w:szCs w:val="24"/>
          <w:rtl/>
          <w:lang w:eastAsia="he-IL"/>
        </w:rPr>
        <w:tab/>
      </w:r>
      <w:r w:rsidRPr="0059278E">
        <w:rPr>
          <w:rFonts w:ascii="Times New Roman" w:eastAsia="Times New Roman" w:hAnsi="Times New Roman" w:cs="David"/>
          <w:sz w:val="24"/>
          <w:szCs w:val="24"/>
          <w:rtl/>
          <w:lang w:eastAsia="he-IL"/>
        </w:rPr>
        <w:tab/>
        <w:t>100%</w:t>
      </w:r>
    </w:p>
    <w:p w14:paraId="0A166164"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17A2E012" w14:textId="77777777" w:rsidR="00232692" w:rsidRPr="00232692" w:rsidRDefault="00232692" w:rsidP="00232692">
      <w:pPr>
        <w:spacing w:before="0" w:beforeAutospacing="0" w:after="0" w:afterAutospacing="0" w:line="240" w:lineRule="auto"/>
        <w:ind w:left="720" w:hanging="720"/>
        <w:rPr>
          <w:rFonts w:ascii="Times New Roman" w:eastAsia="Times New Roman" w:hAnsi="Times New Roman" w:cs="David"/>
          <w:sz w:val="24"/>
          <w:szCs w:val="24"/>
          <w:rtl/>
        </w:rPr>
      </w:pPr>
      <w:r w:rsidRPr="00232692">
        <w:rPr>
          <w:rFonts w:ascii="Times New Roman" w:eastAsia="Times New Roman" w:hAnsi="Times New Roman" w:cs="David" w:hint="cs"/>
          <w:sz w:val="24"/>
          <w:szCs w:val="24"/>
          <w:rtl/>
          <w:lang w:eastAsia="he-IL"/>
        </w:rPr>
        <w:t xml:space="preserve"> 5.          למרות האמור בסעיף 4 לעיל רשאי המזמין לשלם ליועץ מקדמות בגין קידום התכנון אשר יקוזזו משלבי התשלום עפ"י קביעתו הבלעדית של המזמין.</w:t>
      </w:r>
    </w:p>
    <w:p w14:paraId="5E7AC27E" w14:textId="77777777" w:rsidR="00232692" w:rsidRPr="00232692" w:rsidRDefault="00232692" w:rsidP="00232692">
      <w:pPr>
        <w:spacing w:before="0" w:beforeAutospacing="0" w:after="0" w:afterAutospacing="0" w:line="240" w:lineRule="auto"/>
        <w:rPr>
          <w:rFonts w:ascii="Times New Roman" w:eastAsia="Times New Roman" w:hAnsi="Times New Roman" w:cs="David"/>
          <w:sz w:val="24"/>
          <w:szCs w:val="24"/>
          <w:rtl/>
          <w:lang w:eastAsia="he-IL"/>
        </w:rPr>
      </w:pPr>
    </w:p>
    <w:p w14:paraId="26843F35" w14:textId="77777777" w:rsidR="00232692" w:rsidRPr="00232692" w:rsidRDefault="00232692" w:rsidP="00232692">
      <w:pPr>
        <w:spacing w:before="0" w:beforeAutospacing="0" w:after="0" w:afterAutospacing="0" w:line="240" w:lineRule="auto"/>
        <w:ind w:left="720" w:hanging="720"/>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6.</w:t>
      </w:r>
      <w:r w:rsidRPr="00232692">
        <w:rPr>
          <w:rFonts w:ascii="Times New Roman" w:eastAsia="Times New Roman" w:hAnsi="Times New Roman" w:cs="David" w:hint="cs"/>
          <w:sz w:val="24"/>
          <w:szCs w:val="24"/>
          <w:rtl/>
          <w:lang w:eastAsia="he-IL"/>
        </w:rPr>
        <w:tab/>
        <w:t>היועץ יגיש חשבון לא יותר מאשר פעם בחודש. לכל חשבון יצרף היועץ אישור מאת חברת הביטוח על קיומם של הביטוחים המפורטים בחוזה בנוסח המצורף כנספח "ז" לחוזה.</w:t>
      </w:r>
    </w:p>
    <w:p w14:paraId="3A798927"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sz w:val="24"/>
          <w:szCs w:val="24"/>
          <w:rtl/>
          <w:lang w:eastAsia="he-IL"/>
        </w:rPr>
      </w:pPr>
    </w:p>
    <w:p w14:paraId="638F8025" w14:textId="77777777" w:rsidR="00232692" w:rsidRPr="00232692" w:rsidRDefault="00232692" w:rsidP="00232692">
      <w:pPr>
        <w:spacing w:before="0" w:beforeAutospacing="0" w:after="0" w:afterAutospacing="0" w:line="240" w:lineRule="auto"/>
        <w:ind w:left="720" w:hanging="720"/>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7.</w:t>
      </w:r>
      <w:r w:rsidRPr="00232692">
        <w:rPr>
          <w:rFonts w:ascii="Times New Roman" w:eastAsia="Times New Roman" w:hAnsi="Times New Roman" w:cs="David" w:hint="cs"/>
          <w:sz w:val="24"/>
          <w:szCs w:val="24"/>
          <w:rtl/>
          <w:lang w:eastAsia="he-IL"/>
        </w:rPr>
        <w:tab/>
        <w:t>המזמין ישלם את שכר היועץ בתוך 60 יום מתאריך אישור החשבון ע"י המנהל.</w:t>
      </w:r>
    </w:p>
    <w:p w14:paraId="133409A0"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4E61EE1B"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color w:val="008000"/>
          <w:sz w:val="24"/>
          <w:szCs w:val="24"/>
          <w:rtl/>
          <w:lang w:eastAsia="he-IL"/>
        </w:rPr>
      </w:pPr>
    </w:p>
    <w:p w14:paraId="1DF85761"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color w:val="008000"/>
          <w:sz w:val="24"/>
          <w:szCs w:val="24"/>
          <w:rtl/>
          <w:lang w:eastAsia="he-IL"/>
        </w:rPr>
      </w:pPr>
    </w:p>
    <w:p w14:paraId="5B3CE859"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4AAA7C71"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0974DA4A"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62E6F730"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51A5D004"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612A12A7"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261A6B68"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5E974D58"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6D7F1DA1" w14:textId="77777777" w:rsidR="00663022" w:rsidDel="00825216" w:rsidRDefault="00663022" w:rsidP="00232692">
      <w:pPr>
        <w:spacing w:before="0" w:beforeAutospacing="0" w:after="0" w:afterAutospacing="0" w:line="240" w:lineRule="auto"/>
        <w:ind w:left="746"/>
        <w:rPr>
          <w:del w:id="638" w:author="Meryl Etman [2]" w:date="2022-12-08T12:24:00Z"/>
          <w:rFonts w:ascii="Times New Roman" w:eastAsia="Times New Roman" w:hAnsi="Times New Roman" w:cs="David"/>
          <w:sz w:val="24"/>
          <w:szCs w:val="24"/>
          <w:rtl/>
          <w:lang w:eastAsia="he-IL"/>
        </w:rPr>
      </w:pPr>
      <w:del w:id="639" w:author="Meryl Etman [2]" w:date="2022-12-08T12:25:00Z">
        <w:r w:rsidDel="00825216">
          <w:rPr>
            <w:rFonts w:ascii="Times New Roman" w:eastAsia="Times New Roman" w:hAnsi="Times New Roman" w:cs="David"/>
            <w:sz w:val="24"/>
            <w:szCs w:val="24"/>
            <w:rtl/>
            <w:lang w:eastAsia="he-IL"/>
          </w:rPr>
          <w:br w:type="page"/>
        </w:r>
      </w:del>
    </w:p>
    <w:p w14:paraId="40A0A293" w14:textId="77777777" w:rsidR="00232692" w:rsidRPr="00232692" w:rsidRDefault="00232692" w:rsidP="00825216">
      <w:pPr>
        <w:spacing w:before="0" w:beforeAutospacing="0" w:after="0" w:afterAutospacing="0" w:line="240" w:lineRule="auto"/>
        <w:ind w:left="746"/>
        <w:rPr>
          <w:rFonts w:ascii="Times New Roman" w:eastAsia="Times New Roman" w:hAnsi="Times New Roman" w:cs="David"/>
          <w:sz w:val="24"/>
          <w:szCs w:val="24"/>
          <w:rtl/>
          <w:lang w:eastAsia="he-IL"/>
        </w:rPr>
      </w:pPr>
    </w:p>
    <w:p w14:paraId="6D89A942" w14:textId="77777777" w:rsidR="00232692" w:rsidRPr="00232692" w:rsidRDefault="00232692" w:rsidP="00232692">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232692">
        <w:rPr>
          <w:rFonts w:ascii="Times New Roman" w:eastAsia="Times New Roman" w:hAnsi="Times New Roman" w:cs="David" w:hint="cs"/>
          <w:bCs/>
          <w:sz w:val="20"/>
          <w:szCs w:val="24"/>
          <w:u w:val="single"/>
          <w:rtl/>
          <w:lang w:eastAsia="he-IL"/>
        </w:rPr>
        <w:t xml:space="preserve">נספח </w:t>
      </w:r>
      <w:r w:rsidR="00573980">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ה'</w:t>
      </w:r>
      <w:r w:rsidR="00573980">
        <w:rPr>
          <w:rFonts w:ascii="Times New Roman" w:eastAsia="Times New Roman" w:hAnsi="Times New Roman" w:cs="David" w:hint="cs"/>
          <w:bCs/>
          <w:sz w:val="20"/>
          <w:szCs w:val="24"/>
          <w:u w:val="single"/>
          <w:rtl/>
          <w:lang w:eastAsia="he-IL"/>
        </w:rPr>
        <w:t>'</w:t>
      </w:r>
    </w:p>
    <w:p w14:paraId="552F2A3C" w14:textId="658C0805" w:rsidR="00232692" w:rsidRPr="00232692" w:rsidRDefault="00232692" w:rsidP="00232692">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1506437468"/>
          <w:placeholder>
            <w:docPart w:val="B4A59D529C8D43A7B576B23FDB79E3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4-08-26T00:00:00Z">
            <w:dateFormat w:val="dd/MM/yyyy"/>
            <w:lid w:val="he-IL"/>
            <w:storeMappedDataAs w:val="dateTime"/>
            <w:calendar w:val="gregorian"/>
          </w:date>
        </w:sdtPr>
        <w:sdtEndPr>
          <w:rPr>
            <w:rFonts w:hint="cs"/>
          </w:rPr>
        </w:sdtEndPr>
        <w:sdtContent>
          <w:ins w:id="640" w:author="Meryl Etman" w:date="2024-08-26T16:21:00Z">
            <w:r w:rsidR="00FD06E2">
              <w:rPr>
                <w:rFonts w:ascii="Times New Roman" w:eastAsia="Times New Roman" w:hAnsi="Times New Roman" w:cs="David" w:hint="cs"/>
                <w:color w:val="008000"/>
                <w:sz w:val="24"/>
                <w:szCs w:val="24"/>
                <w:rtl/>
                <w:lang w:eastAsia="he-IL"/>
              </w:rPr>
              <w:t>‏26/08/2024</w:t>
            </w:r>
          </w:ins>
        </w:sdtContent>
      </w:sdt>
      <w:r w:rsidRPr="00232692">
        <w:rPr>
          <w:rFonts w:ascii="Times New Roman" w:eastAsia="Times New Roman" w:hAnsi="Times New Roman" w:cs="David" w:hint="cs"/>
          <w:bCs/>
          <w:color w:val="FF0000"/>
          <w:sz w:val="24"/>
          <w:szCs w:val="24"/>
          <w:rtl/>
          <w:lang w:eastAsia="he-IL"/>
        </w:rPr>
        <w:br/>
      </w:r>
    </w:p>
    <w:p w14:paraId="0D7410F3" w14:textId="31395F12" w:rsidR="00232692" w:rsidRDefault="00232692" w:rsidP="00232692">
      <w:pPr>
        <w:widowControl w:val="0"/>
        <w:spacing w:before="0" w:beforeAutospacing="0" w:after="0" w:afterAutospacing="0" w:line="240" w:lineRule="auto"/>
        <w:jc w:val="both"/>
        <w:rPr>
          <w:ins w:id="641" w:author="Meryl Etman [2]" w:date="2022-12-08T12:25:00Z"/>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לכבוד</w:t>
      </w:r>
      <w:r w:rsidRPr="00232692">
        <w:rPr>
          <w:rFonts w:ascii="Times New Roman" w:eastAsia="Times New Roman" w:hAnsi="Times New Roman" w:cs="David" w:hint="cs"/>
          <w:sz w:val="24"/>
          <w:szCs w:val="24"/>
          <w:lang w:eastAsia="he-IL"/>
        </w:rPr>
        <w:t xml:space="preserve"> </w:t>
      </w:r>
    </w:p>
    <w:p w14:paraId="0100FF6C" w14:textId="1D3213DB" w:rsidR="00825216" w:rsidRDefault="00825216" w:rsidP="00232692">
      <w:pPr>
        <w:widowControl w:val="0"/>
        <w:spacing w:before="0" w:beforeAutospacing="0" w:after="0" w:afterAutospacing="0" w:line="240" w:lineRule="auto"/>
        <w:jc w:val="both"/>
        <w:rPr>
          <w:ins w:id="642" w:author="Meryl Etman [2]" w:date="2022-12-08T12:25:00Z"/>
          <w:rFonts w:ascii="Times New Roman" w:eastAsia="Times New Roman" w:hAnsi="Times New Roman" w:cs="David"/>
          <w:sz w:val="24"/>
          <w:szCs w:val="24"/>
          <w:rtl/>
          <w:lang w:eastAsia="he-IL"/>
        </w:rPr>
      </w:pPr>
      <w:ins w:id="643" w:author="Meryl Etman [2]" w:date="2022-12-08T12:25:00Z">
        <w:r>
          <w:rPr>
            <w:rFonts w:ascii="Times New Roman" w:eastAsia="Times New Roman" w:hAnsi="Times New Roman" w:cs="David" w:hint="cs"/>
            <w:sz w:val="24"/>
            <w:szCs w:val="24"/>
            <w:rtl/>
            <w:lang w:eastAsia="he-IL"/>
          </w:rPr>
          <w:t>גבעת שמואל החדשה בע"מ</w:t>
        </w:r>
      </w:ins>
    </w:p>
    <w:p w14:paraId="25308164" w14:textId="77777777" w:rsidR="00825216" w:rsidRPr="00232692" w:rsidRDefault="00825216" w:rsidP="00232692">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customXmlDelRangeStart w:id="644" w:author="Meryl Etman [2]" w:date="2022-12-08T12:25:00Z"/>
    <w:sdt>
      <w:sdtPr>
        <w:rPr>
          <w:rFonts w:ascii="Times New Roman" w:eastAsia="Times New Roman" w:hAnsi="Times New Roman" w:cs="David"/>
          <w:color w:val="00B0F0"/>
          <w:sz w:val="24"/>
          <w:szCs w:val="24"/>
          <w:rtl/>
          <w:lang w:eastAsia="he-IL"/>
        </w:rPr>
        <w:alias w:val="שם צד א"/>
        <w:tag w:val="cmtTzadAName"/>
        <w:id w:val="-112286715"/>
        <w:placeholder>
          <w:docPart w:val="EC4BC2C46F3147598F40F78F340E15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customXmlDelRangeEnd w:id="644"/>
        <w:p w14:paraId="38BAE2E4" w14:textId="3B43BB24" w:rsidR="00232692" w:rsidRPr="00232692" w:rsidDel="00825216" w:rsidRDefault="00380147" w:rsidP="00232692">
          <w:pPr>
            <w:widowControl w:val="0"/>
            <w:spacing w:before="0" w:beforeAutospacing="0" w:after="0" w:afterAutospacing="0" w:line="240" w:lineRule="auto"/>
            <w:jc w:val="both"/>
            <w:rPr>
              <w:del w:id="645" w:author="Meryl Etman [2]" w:date="2022-12-08T12:25:00Z"/>
              <w:rFonts w:ascii="Times New Roman" w:eastAsia="Times New Roman" w:hAnsi="Times New Roman" w:cs="David"/>
              <w:color w:val="008000"/>
              <w:sz w:val="24"/>
              <w:szCs w:val="24"/>
              <w:rtl/>
              <w:lang w:eastAsia="he-IL"/>
            </w:rPr>
          </w:pPr>
        </w:p>
        <w:customXmlDelRangeStart w:id="646" w:author="Meryl Etman [2]" w:date="2022-12-08T12:25:00Z"/>
      </w:sdtContent>
    </w:sdt>
    <w:customXmlDelRangeEnd w:id="646"/>
    <w:p w14:paraId="749F0989" w14:textId="306F35A3" w:rsidR="00232692" w:rsidRPr="00232692" w:rsidDel="00825216" w:rsidRDefault="00232692" w:rsidP="00232692">
      <w:pPr>
        <w:widowControl w:val="0"/>
        <w:spacing w:before="0" w:beforeAutospacing="0" w:after="0" w:afterAutospacing="0" w:line="240" w:lineRule="auto"/>
        <w:jc w:val="both"/>
        <w:rPr>
          <w:del w:id="647" w:author="Meryl Etman [2]" w:date="2022-12-08T12:25:00Z"/>
          <w:rFonts w:ascii="Times New Roman" w:eastAsia="Times New Roman" w:hAnsi="Times New Roman" w:cs="David"/>
          <w:color w:val="008000"/>
          <w:sz w:val="24"/>
          <w:szCs w:val="24"/>
          <w:rtl/>
          <w:lang w:eastAsia="he-IL"/>
        </w:rPr>
      </w:pPr>
    </w:p>
    <w:p w14:paraId="143DBC44"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א.נ.,</w:t>
      </w:r>
    </w:p>
    <w:p w14:paraId="1F6C3AF9"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61F13C3"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145E73F" w14:textId="77777777" w:rsidR="00232692" w:rsidRPr="00232692" w:rsidRDefault="00232692" w:rsidP="00232692">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232692">
        <w:rPr>
          <w:rFonts w:ascii="Times New Roman" w:eastAsia="Times New Roman" w:hAnsi="Times New Roman" w:cs="David" w:hint="cs"/>
          <w:bCs/>
          <w:sz w:val="24"/>
          <w:szCs w:val="24"/>
          <w:u w:val="single"/>
          <w:rtl/>
          <w:lang w:eastAsia="he-IL"/>
        </w:rPr>
        <w:t>הצהרה והתחייבות לשמירת סודיות</w:t>
      </w:r>
    </w:p>
    <w:p w14:paraId="31C539B3"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434B63" w14:textId="40979D80"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496689386"/>
          <w:placeholder>
            <w:docPart w:val="399DB63BB04F4D0D857B05976506F1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48" w:author="Meryl Etman" w:date="2023-10-24T11:58:00Z">
            <w:r w:rsidR="000A29A2">
              <w:rPr>
                <w:rFonts w:ascii="Times New Roman" w:eastAsia="Times New Roman" w:hAnsi="Times New Roman" w:cs="David"/>
                <w:color w:val="008000"/>
                <w:sz w:val="24"/>
                <w:szCs w:val="24"/>
                <w:rtl/>
                <w:lang w:eastAsia="he-IL"/>
              </w:rPr>
              <w:t>עידן (ש.נ.י) ניהול ואחזקת מבנים בע"מ</w:t>
            </w:r>
          </w:ins>
        </w:sdtContent>
      </w:sdt>
      <w:r w:rsidR="000876BA">
        <w:rPr>
          <w:rFonts w:ascii="Times New Roman" w:eastAsia="Times New Roman" w:hAnsi="Times New Roman" w:cs="David" w:hint="cs"/>
          <w:sz w:val="24"/>
          <w:szCs w:val="24"/>
          <w:rtl/>
          <w:lang w:eastAsia="he-IL"/>
        </w:rPr>
        <w:t xml:space="preserve"> </w:t>
      </w:r>
      <w:r w:rsidRPr="00232692">
        <w:rPr>
          <w:rFonts w:ascii="Times New Roman" w:eastAsia="Times New Roman" w:hAnsi="Times New Roman" w:cs="David" w:hint="cs"/>
          <w:sz w:val="24"/>
          <w:szCs w:val="24"/>
          <w:rtl/>
          <w:lang w:eastAsia="he-IL"/>
        </w:rPr>
        <w:t xml:space="preserve">הפועל בשם חברת </w:t>
      </w:r>
      <w:sdt>
        <w:sdtPr>
          <w:rPr>
            <w:rFonts w:ascii="Times New Roman" w:eastAsia="Times New Roman" w:hAnsi="Times New Roman" w:cs="David" w:hint="cs"/>
            <w:sz w:val="24"/>
            <w:szCs w:val="24"/>
            <w:rtl/>
            <w:lang w:eastAsia="he-IL"/>
          </w:rPr>
          <w:alias w:val="שם ספק"/>
          <w:tag w:val="cntSupllierName"/>
          <w:id w:val="-1826116551"/>
          <w:placeholder>
            <w:docPart w:val="DAF37EAA559148F6B99CA004111DEB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649" w:author="Meryl Etman" w:date="2023-10-24T11:58:00Z">
            <w:r w:rsidR="000A29A2">
              <w:rPr>
                <w:rFonts w:ascii="Times New Roman" w:eastAsia="Times New Roman" w:hAnsi="Times New Roman" w:cs="David" w:hint="cs"/>
                <w:sz w:val="24"/>
                <w:szCs w:val="24"/>
                <w:rtl/>
                <w:lang w:eastAsia="he-IL"/>
              </w:rPr>
              <w:t>עידן (ש.נ.י) ניהול ואחזקת מבנים בע"מ</w:t>
            </w:r>
          </w:ins>
        </w:sdtContent>
      </w:sdt>
      <w:r w:rsidR="000876BA">
        <w:rPr>
          <w:rFonts w:ascii="Times New Roman" w:eastAsia="Times New Roman" w:hAnsi="Times New Roman" w:cs="David" w:hint="cs"/>
          <w:bCs/>
          <w:sz w:val="24"/>
          <w:szCs w:val="24"/>
          <w:rtl/>
          <w:lang w:eastAsia="he-IL"/>
        </w:rPr>
        <w:t xml:space="preserve"> </w:t>
      </w:r>
      <w:r w:rsidRPr="00232692">
        <w:rPr>
          <w:rFonts w:ascii="Times New Roman" w:eastAsia="Times New Roman" w:hAnsi="Times New Roman" w:cs="David" w:hint="cs"/>
          <w:sz w:val="24"/>
          <w:szCs w:val="24"/>
          <w:rtl/>
          <w:lang w:eastAsia="he-IL"/>
        </w:rPr>
        <w:t xml:space="preserve">המספק שירותים לחברת </w:t>
      </w:r>
      <w:sdt>
        <w:sdtPr>
          <w:rPr>
            <w:rFonts w:ascii="Times New Roman" w:eastAsia="Times New Roman" w:hAnsi="Times New Roman" w:cs="David"/>
            <w:color w:val="008000"/>
            <w:sz w:val="24"/>
            <w:szCs w:val="24"/>
            <w:rtl/>
            <w:lang w:eastAsia="he-IL"/>
          </w:rPr>
          <w:alias w:val="שם ספק"/>
          <w:tag w:val="cntSupllierName"/>
          <w:id w:val="1076091430"/>
          <w:placeholder>
            <w:docPart w:val="6DBFFBFCA9044523AD2870BA8766AB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650" w:author="Meryl Etman" w:date="2023-10-24T11:58:00Z">
            <w:r w:rsidR="000A29A2">
              <w:rPr>
                <w:rFonts w:ascii="Times New Roman" w:eastAsia="Times New Roman" w:hAnsi="Times New Roman" w:cs="David"/>
                <w:color w:val="008000"/>
                <w:sz w:val="24"/>
                <w:szCs w:val="24"/>
                <w:rtl/>
                <w:lang w:eastAsia="he-IL"/>
              </w:rPr>
              <w:t>עידן (ש.נ.י) ניהול ואחזקת מבנים בע"מ</w:t>
            </w:r>
          </w:ins>
        </w:sdtContent>
      </w:sdt>
      <w:r w:rsidRPr="00232692">
        <w:rPr>
          <w:rFonts w:ascii="Times New Roman" w:eastAsia="Times New Roman" w:hAnsi="Times New Roman" w:cs="David" w:hint="cs"/>
          <w:sz w:val="24"/>
          <w:szCs w:val="24"/>
          <w:rtl/>
          <w:lang w:eastAsia="he-IL"/>
        </w:rPr>
        <w:t xml:space="preserve"> *,מצהיר בזאת ומתחייב כלפיכם כדלקמן:</w:t>
      </w:r>
    </w:p>
    <w:p w14:paraId="0EAFFA1F"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01B3322" w14:textId="53DFB667"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28918964"/>
          <w:placeholder>
            <w:docPart w:val="C92C3F8804EA49D5A864FA7378C21B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51" w:author="Meryl Etman" w:date="2023-10-24T11:58:00Z">
            <w:r w:rsidR="000A29A2">
              <w:rPr>
                <w:rFonts w:ascii="Times New Roman" w:eastAsia="Times New Roman" w:hAnsi="Times New Roman" w:cs="David"/>
                <w:color w:val="008000"/>
                <w:sz w:val="24"/>
                <w:szCs w:val="24"/>
                <w:rtl/>
                <w:lang w:eastAsia="he-IL"/>
              </w:rPr>
              <w:t>עידן (ש.נ.י) ניהול ואחזקת מבנים בע"מ</w:t>
            </w:r>
          </w:ins>
        </w:sdtContent>
      </w:sdt>
      <w:r w:rsidRPr="00232692">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color w:val="00B0F0"/>
            <w:sz w:val="24"/>
            <w:szCs w:val="24"/>
            <w:rtl/>
            <w:lang w:eastAsia="he-IL"/>
          </w:rPr>
          <w:alias w:val="תבנית חוזה"/>
          <w:tag w:val="cntContractType"/>
          <w:id w:val="1071394424"/>
          <w:placeholder>
            <w:docPart w:val="286520CD2C2047659DDD662C0D7E95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Fonts w:hint="default"/>
          </w:rPr>
        </w:sdtEndPr>
        <w:sdtContent>
          <w:del w:id="652" w:author="Meryl Etman" w:date="2022-12-08T12:12:00Z">
            <w:r w:rsidR="00A57AA2" w:rsidRPr="00573980" w:rsidDel="00A57AA2">
              <w:rPr>
                <w:rFonts w:ascii="Times New Roman" w:eastAsia="Times New Roman" w:hAnsi="Times New Roman" w:cs="David" w:hint="cs"/>
                <w:color w:val="00B0F0"/>
                <w:sz w:val="24"/>
                <w:szCs w:val="24"/>
                <w:rtl/>
                <w:lang w:eastAsia="he-IL"/>
              </w:rPr>
              <w:delText>יועץ פינוי אשפה</w:delText>
            </w:r>
          </w:del>
        </w:sdtContent>
      </w:sdt>
      <w:r w:rsidRPr="00232692">
        <w:rPr>
          <w:rFonts w:ascii="Times New Roman" w:eastAsia="Times New Roman" w:hAnsi="Times New Roman" w:cs="David" w:hint="cs"/>
          <w:bCs/>
          <w:color w:val="008000"/>
          <w:sz w:val="24"/>
          <w:szCs w:val="24"/>
          <w:rtl/>
          <w:lang w:eastAsia="he-IL"/>
        </w:rPr>
        <w:t xml:space="preserve"> </w:t>
      </w:r>
      <w:r w:rsidR="00573980">
        <w:rPr>
          <w:rFonts w:ascii="Times New Roman" w:eastAsia="Times New Roman" w:hAnsi="Times New Roman" w:cs="David" w:hint="cs"/>
          <w:sz w:val="24"/>
          <w:szCs w:val="24"/>
          <w:rtl/>
          <w:lang w:eastAsia="he-IL"/>
        </w:rPr>
        <w:t>בפרוי</w:t>
      </w:r>
      <w:r w:rsidRPr="00232692">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color w:val="008000"/>
            <w:sz w:val="24"/>
            <w:szCs w:val="24"/>
            <w:rtl/>
            <w:lang w:eastAsia="he-IL"/>
          </w:rPr>
          <w:alias w:val="שם הפרויקט"/>
          <w:tag w:val="cntProjectName"/>
          <w:id w:val="-949856519"/>
          <w:placeholder>
            <w:docPart w:val="95F85CBD32124A36821064F59CB0A2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ins w:id="653" w:author="Meryl Etman" w:date="2022-12-08T12:12:00Z">
            <w:r w:rsidR="00A57AA2">
              <w:rPr>
                <w:rFonts w:ascii="Times New Roman" w:eastAsia="Times New Roman" w:hAnsi="Times New Roman" w:cs="David"/>
                <w:color w:val="008000"/>
                <w:sz w:val="24"/>
                <w:szCs w:val="24"/>
                <w:rtl/>
                <w:lang w:eastAsia="he-IL"/>
              </w:rPr>
              <w:t>סביוני גבעת שמואל מגרשים 1006-1007</w:t>
            </w:r>
          </w:ins>
        </w:sdtContent>
      </w:sdt>
      <w:r w:rsidRPr="00232692">
        <w:rPr>
          <w:rFonts w:ascii="Times New Roman" w:eastAsia="Times New Roman" w:hAnsi="Times New Roman" w:cs="David" w:hint="cs"/>
          <w:bCs/>
          <w:color w:val="008000"/>
          <w:sz w:val="24"/>
          <w:szCs w:val="24"/>
          <w:rtl/>
          <w:lang w:eastAsia="he-IL"/>
        </w:rPr>
        <w:t xml:space="preserve"> </w:t>
      </w:r>
      <w:sdt>
        <w:sdtPr>
          <w:rPr>
            <w:rFonts w:ascii="Times New Roman" w:eastAsia="Times New Roman" w:hAnsi="Times New Roman" w:cs="David" w:hint="cs"/>
            <w:bCs/>
            <w:color w:val="008000"/>
            <w:sz w:val="24"/>
            <w:szCs w:val="24"/>
            <w:rtl/>
            <w:lang w:eastAsia="he-IL"/>
          </w:rPr>
          <w:alias w:val="שם אתר"/>
          <w:tag w:val="cntSite"/>
          <w:id w:val="602540989"/>
          <w:placeholder>
            <w:docPart w:val="912D35FEABAD45AD87248368792186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654" w:author="Meryl Etman" w:date="2022-12-08T12:12:00Z">
            <w:r w:rsidR="00A57AA2">
              <w:rPr>
                <w:rFonts w:ascii="Times New Roman" w:eastAsia="Times New Roman" w:hAnsi="Times New Roman" w:cs="David" w:hint="cs"/>
                <w:bCs/>
                <w:color w:val="008000"/>
                <w:sz w:val="24"/>
                <w:szCs w:val="24"/>
                <w:rtl/>
                <w:lang w:eastAsia="he-IL"/>
              </w:rPr>
              <w:t>גבעת שמואל</w:t>
            </w:r>
          </w:ins>
        </w:sdtContent>
      </w:sdt>
      <w:r w:rsidRPr="00232692">
        <w:rPr>
          <w:rFonts w:ascii="Times New Roman" w:eastAsia="Times New Roman" w:hAnsi="Times New Roman" w:cs="David" w:hint="cs"/>
          <w:color w:val="008000"/>
          <w:sz w:val="24"/>
          <w:szCs w:val="24"/>
          <w:rtl/>
          <w:lang w:eastAsia="he-IL"/>
        </w:rPr>
        <w:t>.</w:t>
      </w:r>
    </w:p>
    <w:p w14:paraId="7E8557D8"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C87F805" w14:textId="15A4AE71"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307304963"/>
          <w:placeholder>
            <w:docPart w:val="40D3E839E3C64A45995951CA5BD5300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55" w:author="Meryl Etman" w:date="2023-10-24T11:58:00Z">
            <w:r w:rsidR="000A29A2">
              <w:rPr>
                <w:rFonts w:ascii="Times New Roman" w:eastAsia="Times New Roman" w:hAnsi="Times New Roman" w:cs="David"/>
                <w:color w:val="008000"/>
                <w:sz w:val="24"/>
                <w:szCs w:val="24"/>
                <w:rtl/>
                <w:lang w:eastAsia="he-IL"/>
              </w:rPr>
              <w:t>עידן (ש.נ.י) ניהול ואחזקת מבנים בע"מ</w:t>
            </w:r>
          </w:ins>
        </w:sdtContent>
      </w:sdt>
      <w:r w:rsidRPr="00232692">
        <w:rPr>
          <w:rFonts w:ascii="Times New Roman" w:eastAsia="Times New Roman" w:hAnsi="Times New Roman" w:cs="David" w:hint="cs"/>
          <w:bCs/>
          <w:color w:val="008000"/>
          <w:sz w:val="24"/>
          <w:szCs w:val="24"/>
          <w:rtl/>
          <w:lang w:eastAsia="he-IL"/>
        </w:rPr>
        <w:t xml:space="preserve"> </w:t>
      </w:r>
      <w:r w:rsidRPr="00232692">
        <w:rPr>
          <w:rFonts w:ascii="Times New Roman" w:eastAsia="Times New Roman" w:hAnsi="Times New Roman" w:cs="David" w:hint="cs"/>
          <w:sz w:val="24"/>
          <w:szCs w:val="24"/>
          <w:rtl/>
          <w:lang w:eastAsia="he-IL"/>
        </w:rPr>
        <w:t>עשוי להגיע לרשותי מידע חסוי כמוגדר להלן:</w:t>
      </w:r>
    </w:p>
    <w:p w14:paraId="6742D013" w14:textId="77777777" w:rsidR="00232692" w:rsidRPr="00232692" w:rsidRDefault="00232692" w:rsidP="00232692">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9355733" w14:textId="3F6BA7F3" w:rsidR="00232692" w:rsidRPr="00232692" w:rsidRDefault="00232692" w:rsidP="00232692">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ab/>
        <w:t>"</w:t>
      </w:r>
      <w:r w:rsidRPr="00232692">
        <w:rPr>
          <w:rFonts w:ascii="Times New Roman" w:eastAsia="Times New Roman" w:hAnsi="Times New Roman" w:cs="David" w:hint="cs"/>
          <w:b/>
          <w:bCs/>
          <w:sz w:val="24"/>
          <w:szCs w:val="24"/>
          <w:rtl/>
          <w:lang w:eastAsia="he-IL"/>
        </w:rPr>
        <w:t>מידע חסוי</w:t>
      </w:r>
      <w:r w:rsidRPr="00232692">
        <w:rPr>
          <w:rFonts w:ascii="Times New Roman" w:eastAsia="Times New Roman" w:hAnsi="Times New Roman" w:cs="David" w:hint="cs"/>
          <w:sz w:val="24"/>
          <w:szCs w:val="24"/>
          <w:rtl/>
          <w:lang w:eastAsia="he-IL"/>
        </w:rPr>
        <w:t>"-</w:t>
      </w:r>
      <w:r w:rsidRPr="00232692">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440219653"/>
          <w:placeholder>
            <w:docPart w:val="360466BFB285448FA9A75133361031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656" w:author="Meryl Etman" w:date="2023-10-24T11:58:00Z">
            <w:r w:rsidR="000A29A2">
              <w:rPr>
                <w:rFonts w:ascii="Times New Roman" w:eastAsia="Times New Roman" w:hAnsi="Times New Roman" w:cs="David"/>
                <w:color w:val="008000"/>
                <w:sz w:val="24"/>
                <w:szCs w:val="24"/>
                <w:rtl/>
                <w:lang w:eastAsia="he-IL"/>
              </w:rPr>
              <w:t>עידן (ש.נ.י) ניהול ואחזקת מבנים בע"מ</w:t>
            </w:r>
          </w:ins>
        </w:sdtContent>
      </w:sdt>
      <w:r w:rsidRPr="00232692">
        <w:rPr>
          <w:rFonts w:ascii="Times New Roman" w:eastAsia="Times New Roman" w:hAnsi="Times New Roman" w:cs="David"/>
          <w:bCs/>
          <w:color w:val="008000"/>
          <w:sz w:val="24"/>
          <w:szCs w:val="24"/>
          <w:lang w:eastAsia="he-IL"/>
        </w:rPr>
        <w:t xml:space="preserve"> </w:t>
      </w:r>
      <w:r w:rsidRPr="00232692">
        <w:rPr>
          <w:rFonts w:ascii="Times New Roman" w:eastAsia="Times New Roman" w:hAnsi="Times New Roman" w:cs="David" w:hint="cs"/>
          <w:bCs/>
          <w:color w:val="008000"/>
          <w:sz w:val="24"/>
          <w:szCs w:val="24"/>
          <w:rtl/>
          <w:lang w:eastAsia="he-IL"/>
        </w:rPr>
        <w:t xml:space="preserve"> </w:t>
      </w:r>
      <w:r w:rsidRPr="00232692">
        <w:rPr>
          <w:rFonts w:ascii="Times New Roman" w:eastAsia="Times New Roman" w:hAnsi="Times New Roman" w:cs="David" w:hint="cs"/>
          <w:color w:val="008000"/>
          <w:sz w:val="24"/>
          <w:szCs w:val="24"/>
          <w:rtl/>
          <w:lang w:eastAsia="he-IL"/>
        </w:rPr>
        <w:t>.</w:t>
      </w:r>
    </w:p>
    <w:p w14:paraId="5E5F0163" w14:textId="77777777" w:rsidR="00232692" w:rsidRPr="00232692" w:rsidRDefault="00232692" w:rsidP="00232692">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DC52633" w14:textId="77777777"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F5780AB"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AEFE9A1" w14:textId="77777777"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0E2803B"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C5E40DC" w14:textId="77777777"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66EB0133"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099F417" w14:textId="77777777" w:rsidR="00573980" w:rsidRDefault="00232692" w:rsidP="00573980">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בכבוד רב,</w:t>
      </w:r>
    </w:p>
    <w:p w14:paraId="0D360C25" w14:textId="77777777" w:rsidR="00573980" w:rsidRDefault="00573980" w:rsidP="0057398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__________________________</w:t>
      </w:r>
    </w:p>
    <w:p w14:paraId="6D7CAF98" w14:textId="437E731B" w:rsidR="00573980" w:rsidRDefault="00380332" w:rsidP="00573980">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Pr>
          <w:rFonts w:ascii="Times New Roman" w:eastAsia="Times New Roman" w:hAnsi="Times New Roman" w:cs="David" w:hint="cs"/>
          <w:color w:val="008000"/>
          <w:sz w:val="24"/>
          <w:szCs w:val="24"/>
          <w:rtl/>
          <w:lang w:eastAsia="he-IL"/>
        </w:rPr>
        <w:lastRenderedPageBreak/>
        <w:t xml:space="preserve">  </w:t>
      </w:r>
      <w:sdt>
        <w:sdtPr>
          <w:rPr>
            <w:rFonts w:ascii="Times New Roman" w:eastAsia="Times New Roman" w:hAnsi="Times New Roman" w:cs="David"/>
            <w:color w:val="008000"/>
            <w:sz w:val="24"/>
            <w:szCs w:val="24"/>
            <w:rtl/>
            <w:lang w:eastAsia="he-IL"/>
          </w:rPr>
          <w:alias w:val="שם ספק"/>
          <w:tag w:val="cntSupllierName"/>
          <w:id w:val="-496339834"/>
          <w:placeholder>
            <w:docPart w:val="EBD748366A7B4C468201762CD026BFD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657" w:author="Meryl Etman" w:date="2023-10-24T11:58:00Z">
            <w:r w:rsidR="000A29A2">
              <w:rPr>
                <w:rFonts w:ascii="Times New Roman" w:eastAsia="Times New Roman" w:hAnsi="Times New Roman" w:cs="David"/>
                <w:color w:val="008000"/>
                <w:sz w:val="24"/>
                <w:szCs w:val="24"/>
                <w:rtl/>
                <w:lang w:eastAsia="he-IL"/>
              </w:rPr>
              <w:t>עידן (ש.נ.י) ניהול ואחזקת מבנים בע"מ</w:t>
            </w:r>
          </w:ins>
        </w:sdtContent>
      </w:sdt>
    </w:p>
    <w:p w14:paraId="63695759" w14:textId="77777777" w:rsidR="00232692" w:rsidRPr="00232692" w:rsidRDefault="00232692" w:rsidP="00573980">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שם:____________</w:t>
      </w:r>
    </w:p>
    <w:p w14:paraId="5B48D85B" w14:textId="77777777" w:rsidR="00232692" w:rsidRPr="00232692" w:rsidRDefault="00232692" w:rsidP="00232692">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ת.ז:____________</w:t>
      </w:r>
    </w:p>
    <w:p w14:paraId="14A111E6" w14:textId="77777777" w:rsidR="00232692" w:rsidRPr="00232692" w:rsidRDefault="00232692" w:rsidP="00232692">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כתובת:__________</w:t>
      </w:r>
    </w:p>
    <w:p w14:paraId="02385B2E" w14:textId="77777777" w:rsidR="00232692" w:rsidRPr="00232692" w:rsidRDefault="00232692" w:rsidP="00573980">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
      <w:r w:rsidRPr="00573980">
        <w:rPr>
          <w:rFonts w:ascii="Times New Roman" w:eastAsia="Times New Roman" w:hAnsi="Times New Roman" w:cs="David" w:hint="cs"/>
          <w:sz w:val="24"/>
          <w:szCs w:val="24"/>
          <w:highlight w:val="yellow"/>
          <w:rtl/>
          <w:lang w:eastAsia="he-IL"/>
        </w:rPr>
        <w:t>*מחק את המיותר</w:t>
      </w:r>
    </w:p>
    <w:p w14:paraId="470EB725"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r w:rsidRPr="00232692">
        <w:rPr>
          <w:rFonts w:ascii="Times New Roman" w:eastAsia="Times New Roman" w:hAnsi="Times New Roman" w:cs="David" w:hint="cs"/>
          <w:bCs/>
          <w:sz w:val="24"/>
          <w:szCs w:val="24"/>
          <w:u w:val="single"/>
          <w:rtl/>
          <w:lang w:eastAsia="he-IL"/>
        </w:rPr>
        <w:br w:type="page"/>
      </w:r>
    </w:p>
    <w:p w14:paraId="1A94F291" w14:textId="77777777" w:rsidR="00232692" w:rsidRPr="00232692" w:rsidRDefault="00232692" w:rsidP="00232692">
      <w:pPr>
        <w:bidi w:val="0"/>
        <w:spacing w:before="0" w:beforeAutospacing="0" w:after="0" w:afterAutospacing="0" w:line="240" w:lineRule="auto"/>
        <w:jc w:val="center"/>
        <w:rPr>
          <w:rFonts w:ascii="Times New Roman" w:eastAsia="Times New Roman" w:hAnsi="Times New Roman" w:cs="David"/>
          <w:sz w:val="20"/>
          <w:szCs w:val="24"/>
          <w:rtl/>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sidR="00573980">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ו</w:t>
      </w:r>
      <w:r w:rsidR="00573980">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5F2A7346" w14:textId="77777777" w:rsidR="0009511C" w:rsidRPr="0009511C" w:rsidRDefault="0009511C" w:rsidP="0009511C">
      <w:pPr>
        <w:widowControl w:val="0"/>
        <w:spacing w:before="0" w:beforeAutospacing="0" w:after="0" w:afterAutospacing="0" w:line="240" w:lineRule="auto"/>
        <w:jc w:val="center"/>
        <w:rPr>
          <w:rFonts w:ascii="David" w:eastAsia="Times New Roman" w:hAnsi="David" w:cs="David"/>
          <w:sz w:val="24"/>
          <w:szCs w:val="24"/>
          <w:lang w:eastAsia="he-IL"/>
        </w:rPr>
      </w:pPr>
    </w:p>
    <w:p w14:paraId="7A953305" w14:textId="77777777" w:rsidR="0009511C" w:rsidRPr="0009511C" w:rsidRDefault="0009511C" w:rsidP="0009511C">
      <w:pPr>
        <w:widowControl w:val="0"/>
        <w:bidi w:val="0"/>
        <w:spacing w:before="0" w:beforeAutospacing="0" w:after="0" w:afterAutospacing="0" w:line="240" w:lineRule="auto"/>
        <w:jc w:val="center"/>
        <w:rPr>
          <w:rFonts w:ascii="David" w:eastAsia="Times New Roman" w:hAnsi="David"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 היועץ</w:t>
      </w:r>
    </w:p>
    <w:p w14:paraId="49883C18" w14:textId="77777777" w:rsidR="006509B5" w:rsidRPr="0009511C" w:rsidRDefault="006509B5" w:rsidP="006509B5">
      <w:pPr>
        <w:tabs>
          <w:tab w:val="left" w:pos="283"/>
        </w:tabs>
        <w:spacing w:line="240" w:lineRule="auto"/>
        <w:jc w:val="both"/>
        <w:rPr>
          <w:ins w:id="658" w:author="מרול אטמן" w:date="2024-08-22T15:02:00Z"/>
          <w:rFonts w:ascii="David" w:eastAsia="Calibri" w:hAnsi="David" w:cs="David"/>
          <w:sz w:val="24"/>
          <w:szCs w:val="24"/>
          <w:rtl/>
        </w:rPr>
      </w:pPr>
      <w:ins w:id="659" w:author="מרול אטמן" w:date="2024-08-22T15:02:00Z">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w:t>
        </w:r>
        <w:r>
          <w:rPr>
            <w:rFonts w:ascii="David" w:eastAsia="Calibri" w:hAnsi="David" w:cs="David" w:hint="cs"/>
            <w:sz w:val="24"/>
            <w:szCs w:val="24"/>
            <w:rtl/>
          </w:rPr>
          <w:t xml:space="preserve"> נוסח המבטח</w:t>
        </w:r>
        <w:r w:rsidRPr="0009511C">
          <w:rPr>
            <w:rFonts w:ascii="David" w:eastAsia="Calibri" w:hAnsi="David" w:cs="David" w:hint="cs"/>
            <w:sz w:val="24"/>
            <w:szCs w:val="24"/>
            <w:rtl/>
          </w:rPr>
          <w:t>.</w:t>
        </w:r>
      </w:ins>
    </w:p>
    <w:p w14:paraId="0A763053" w14:textId="77777777" w:rsidR="006509B5" w:rsidRPr="0009511C" w:rsidRDefault="006509B5" w:rsidP="006509B5">
      <w:pPr>
        <w:tabs>
          <w:tab w:val="left" w:pos="283"/>
          <w:tab w:val="left" w:pos="708"/>
        </w:tabs>
        <w:spacing w:line="240" w:lineRule="auto"/>
        <w:ind w:left="283" w:hanging="283"/>
        <w:jc w:val="both"/>
        <w:rPr>
          <w:ins w:id="660" w:author="מרול אטמן" w:date="2024-08-22T15:02:00Z"/>
          <w:rFonts w:ascii="David" w:eastAsia="Calibri" w:hAnsi="David" w:cs="David"/>
          <w:sz w:val="24"/>
          <w:szCs w:val="24"/>
          <w:rtl/>
        </w:rPr>
      </w:pPr>
      <w:ins w:id="661" w:author="מרול אטמן" w:date="2024-08-22T15:02:00Z">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w:t>
        </w:r>
        <w:r>
          <w:rPr>
            <w:rFonts w:ascii="David" w:eastAsia="Calibri" w:hAnsi="David" w:cs="David" w:hint="cs"/>
            <w:sz w:val="24"/>
            <w:szCs w:val="24"/>
            <w:rtl/>
          </w:rPr>
          <w:t xml:space="preserve">גין טעות, מחדל או השמטה  בקשר עם ביצוע השירותים </w:t>
        </w:r>
        <w:r w:rsidRPr="0009511C">
          <w:rPr>
            <w:rFonts w:ascii="David" w:eastAsia="Calibri" w:hAnsi="David" w:cs="David" w:hint="cs"/>
            <w:sz w:val="24"/>
            <w:szCs w:val="24"/>
            <w:rtl/>
          </w:rPr>
          <w:t>.</w:t>
        </w:r>
      </w:ins>
    </w:p>
    <w:p w14:paraId="73289E31" w14:textId="77777777" w:rsidR="006509B5" w:rsidRPr="0009511C" w:rsidRDefault="006509B5" w:rsidP="006509B5">
      <w:pPr>
        <w:tabs>
          <w:tab w:val="left" w:pos="283"/>
          <w:tab w:val="left" w:pos="708"/>
        </w:tabs>
        <w:spacing w:line="240" w:lineRule="auto"/>
        <w:ind w:left="283" w:hanging="283"/>
        <w:jc w:val="both"/>
        <w:rPr>
          <w:ins w:id="662" w:author="מרול אטמן" w:date="2024-08-22T15:02:00Z"/>
          <w:rFonts w:ascii="David" w:eastAsia="Calibri" w:hAnsi="David" w:cs="David"/>
          <w:sz w:val="24"/>
          <w:szCs w:val="24"/>
          <w:rtl/>
        </w:rPr>
      </w:pPr>
      <w:ins w:id="663" w:author="מרול אטמן" w:date="2024-08-22T15:02:00Z">
        <w:r w:rsidRPr="0009511C">
          <w:rPr>
            <w:rFonts w:ascii="David" w:eastAsia="Calibri" w:hAnsi="David" w:cs="David" w:hint="cs"/>
            <w:sz w:val="24"/>
            <w:szCs w:val="24"/>
            <w:rtl/>
          </w:rPr>
          <w:tab/>
          <w:t xml:space="preserve">גבול האחריות </w:t>
        </w:r>
        <w:r>
          <w:rPr>
            <w:rFonts w:ascii="David" w:eastAsia="Calibri" w:hAnsi="David" w:cs="David" w:hint="cs"/>
            <w:sz w:val="24"/>
            <w:szCs w:val="24"/>
            <w:rtl/>
          </w:rPr>
          <w:t xml:space="preserve">של </w:t>
        </w:r>
        <w:r w:rsidRPr="0009511C">
          <w:rPr>
            <w:rFonts w:ascii="David" w:eastAsia="Calibri" w:hAnsi="David" w:cs="David" w:hint="cs"/>
            <w:sz w:val="24"/>
            <w:szCs w:val="24"/>
            <w:rtl/>
          </w:rPr>
          <w:t>-</w:t>
        </w:r>
        <w:r>
          <w:rPr>
            <w:rFonts w:ascii="David" w:eastAsia="Calibri" w:hAnsi="David" w:cs="David" w:hint="cs"/>
            <w:sz w:val="24"/>
            <w:szCs w:val="24"/>
            <w:rtl/>
          </w:rPr>
          <w:t>2</w:t>
        </w:r>
        <w:r w:rsidRPr="0009511C">
          <w:rPr>
            <w:rFonts w:ascii="David" w:eastAsia="Calibri" w:hAnsi="David" w:cs="David" w:hint="cs"/>
            <w:sz w:val="24"/>
            <w:szCs w:val="24"/>
            <w:rtl/>
          </w:rPr>
          <w:t>,000,000 ₪  (</w:t>
        </w:r>
        <w:r>
          <w:rPr>
            <w:rFonts w:ascii="David" w:eastAsia="Calibri" w:hAnsi="David" w:cs="David" w:hint="cs"/>
            <w:sz w:val="24"/>
            <w:szCs w:val="24"/>
            <w:rtl/>
          </w:rPr>
          <w:t xml:space="preserve">שני </w:t>
        </w:r>
        <w:r w:rsidRPr="0009511C">
          <w:rPr>
            <w:rFonts w:ascii="David" w:eastAsia="Calibri" w:hAnsi="David" w:cs="David" w:hint="cs"/>
            <w:sz w:val="24"/>
            <w:szCs w:val="24"/>
            <w:rtl/>
          </w:rPr>
          <w:t>מ</w:t>
        </w:r>
        <w:r>
          <w:rPr>
            <w:rFonts w:ascii="David" w:eastAsia="Calibri" w:hAnsi="David" w:cs="David" w:hint="cs"/>
            <w:sz w:val="24"/>
            <w:szCs w:val="24"/>
            <w:rtl/>
          </w:rPr>
          <w:t>י</w:t>
        </w:r>
        <w:r w:rsidRPr="0009511C">
          <w:rPr>
            <w:rFonts w:ascii="David" w:eastAsia="Calibri" w:hAnsi="David" w:cs="David" w:hint="cs"/>
            <w:sz w:val="24"/>
            <w:szCs w:val="24"/>
            <w:rtl/>
          </w:rPr>
          <w:t>ליון ₪) לאירוע ובסה"כ לתקופת הביטוח.</w:t>
        </w:r>
      </w:ins>
    </w:p>
    <w:p w14:paraId="7849A6EC" w14:textId="77777777" w:rsidR="006509B5" w:rsidRPr="0009511C" w:rsidRDefault="006509B5" w:rsidP="006509B5">
      <w:pPr>
        <w:tabs>
          <w:tab w:val="left" w:pos="283"/>
          <w:tab w:val="left" w:pos="708"/>
        </w:tabs>
        <w:spacing w:line="240" w:lineRule="auto"/>
        <w:ind w:left="283" w:hanging="283"/>
        <w:jc w:val="both"/>
        <w:rPr>
          <w:ins w:id="664" w:author="מרול אטמן" w:date="2024-08-22T15:02:00Z"/>
          <w:rFonts w:ascii="David" w:eastAsia="Calibri" w:hAnsi="David" w:cs="David"/>
          <w:sz w:val="24"/>
          <w:szCs w:val="24"/>
          <w:rtl/>
        </w:rPr>
      </w:pPr>
      <w:ins w:id="665" w:author="מרול אטמן" w:date="2024-08-22T15:02:00Z">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w:t>
        </w:r>
        <w:r>
          <w:rPr>
            <w:rFonts w:ascii="David" w:eastAsia="Calibri" w:hAnsi="David" w:cs="David" w:hint="cs"/>
            <w:sz w:val="24"/>
            <w:szCs w:val="24"/>
            <w:rtl/>
          </w:rPr>
          <w:t xml:space="preserve"> עקב מקרה ביטוח</w:t>
        </w:r>
        <w:r w:rsidRPr="0009511C">
          <w:rPr>
            <w:rFonts w:ascii="David" w:eastAsia="Calibri" w:hAnsi="David" w:cs="David" w:hint="cs"/>
            <w:sz w:val="24"/>
            <w:szCs w:val="24"/>
            <w:rtl/>
          </w:rPr>
          <w:t xml:space="preserve"> ו/או נזק תוצאתי כלשהו.. הכיסוי על פי הפוליסה מורחב לכלול את המזמין כמבוטח נוסף בגין </w:t>
        </w:r>
        <w:r>
          <w:rPr>
            <w:rFonts w:ascii="David" w:eastAsia="Calibri" w:hAnsi="David" w:cs="David" w:hint="cs"/>
            <w:sz w:val="24"/>
            <w:szCs w:val="24"/>
            <w:rtl/>
          </w:rPr>
          <w:t xml:space="preserve">אחריותו למעשי ו/או מחדלי </w:t>
        </w:r>
        <w:r w:rsidRPr="0009511C">
          <w:rPr>
            <w:rFonts w:ascii="David" w:eastAsia="Calibri" w:hAnsi="David" w:cs="David" w:hint="cs"/>
            <w:sz w:val="24"/>
            <w:szCs w:val="24"/>
            <w:rtl/>
          </w:rPr>
          <w:t xml:space="preserve">היועץ והבאים מטעמו, כמוגדר בפוליסה ובכפוף לתנאיה ולסייגיה. הביטוח כולל מועד למפרע שאינו מאוחר ממועד תחילת </w:t>
        </w:r>
        <w:r>
          <w:rPr>
            <w:rFonts w:ascii="David" w:eastAsia="Calibri" w:hAnsi="David" w:cs="David" w:hint="cs"/>
            <w:sz w:val="24"/>
            <w:szCs w:val="24"/>
            <w:rtl/>
          </w:rPr>
          <w:t>מתן השירותים</w:t>
        </w:r>
        <w:r w:rsidRPr="0009511C">
          <w:rPr>
            <w:rFonts w:ascii="David" w:eastAsia="Calibri" w:hAnsi="David" w:cs="David" w:hint="cs"/>
            <w:sz w:val="24"/>
            <w:szCs w:val="24"/>
            <w:rtl/>
          </w:rPr>
          <w:t xml:space="preserve"> על ידי היועץ. כן כולל הביטוח תקופת גילוי בת </w:t>
        </w:r>
        <w:r>
          <w:rPr>
            <w:rFonts w:ascii="David" w:eastAsia="Calibri" w:hAnsi="David" w:cs="David" w:hint="cs"/>
            <w:sz w:val="24"/>
            <w:szCs w:val="24"/>
            <w:rtl/>
          </w:rPr>
          <w:t xml:space="preserve">6 </w:t>
        </w:r>
        <w:r w:rsidRPr="0009511C">
          <w:rPr>
            <w:rFonts w:ascii="David" w:eastAsia="Calibri" w:hAnsi="David" w:cs="David" w:hint="cs"/>
            <w:sz w:val="24"/>
            <w:szCs w:val="24"/>
            <w:rtl/>
          </w:rPr>
          <w:t>חודש</w:t>
        </w:r>
        <w:r>
          <w:rPr>
            <w:rFonts w:ascii="David" w:eastAsia="Calibri" w:hAnsi="David" w:cs="David" w:hint="cs"/>
            <w:sz w:val="24"/>
            <w:szCs w:val="24"/>
            <w:rtl/>
          </w:rPr>
          <w:t>ים</w:t>
        </w:r>
        <w:r w:rsidRPr="0009511C">
          <w:rPr>
            <w:rFonts w:ascii="David" w:eastAsia="Calibri" w:hAnsi="David" w:cs="David" w:hint="cs"/>
            <w:sz w:val="24"/>
            <w:szCs w:val="24"/>
            <w:rtl/>
          </w:rPr>
          <w:t xml:space="preserve"> ביחס לתביעות הנובעות מביצוע העבודות נשוא החוזה הנדון וזאת אם פוליסה  זו לא תחודש מכל סיבה שהיא. </w:t>
        </w:r>
      </w:ins>
    </w:p>
    <w:p w14:paraId="3C95A5F1" w14:textId="77777777" w:rsidR="006509B5" w:rsidRPr="0009511C" w:rsidRDefault="006509B5" w:rsidP="006509B5">
      <w:pPr>
        <w:tabs>
          <w:tab w:val="left" w:pos="283"/>
          <w:tab w:val="left" w:pos="708"/>
        </w:tabs>
        <w:spacing w:line="240" w:lineRule="auto"/>
        <w:ind w:left="283" w:hanging="283"/>
        <w:jc w:val="both"/>
        <w:rPr>
          <w:ins w:id="666" w:author="מרול אטמן" w:date="2024-08-22T15:02:00Z"/>
          <w:rFonts w:ascii="David" w:eastAsia="Calibri" w:hAnsi="David" w:cs="David"/>
          <w:sz w:val="24"/>
          <w:szCs w:val="24"/>
          <w:rtl/>
        </w:rPr>
      </w:pPr>
      <w:ins w:id="667" w:author="מרול אטמן" w:date="2024-08-22T15:02:00Z">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ins>
    </w:p>
    <w:p w14:paraId="540BF248" w14:textId="77777777" w:rsidR="006509B5" w:rsidRPr="0009511C" w:rsidRDefault="006509B5" w:rsidP="006509B5">
      <w:pPr>
        <w:tabs>
          <w:tab w:val="left" w:pos="283"/>
          <w:tab w:val="left" w:pos="708"/>
        </w:tabs>
        <w:spacing w:line="240" w:lineRule="auto"/>
        <w:ind w:left="283" w:hanging="283"/>
        <w:jc w:val="both"/>
        <w:rPr>
          <w:ins w:id="668" w:author="מרול אטמן" w:date="2024-08-22T15:02:00Z"/>
          <w:rFonts w:ascii="David" w:eastAsia="Calibri" w:hAnsi="David" w:cs="David"/>
          <w:sz w:val="24"/>
          <w:szCs w:val="24"/>
          <w:rtl/>
        </w:rPr>
      </w:pPr>
      <w:ins w:id="669" w:author="מרול אטמן" w:date="2024-08-22T15:02:00Z">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w:t>
        </w:r>
        <w:r>
          <w:rPr>
            <w:rFonts w:ascii="David" w:eastAsia="Calibri" w:hAnsi="David" w:cs="David" w:hint="cs"/>
            <w:sz w:val="24"/>
            <w:szCs w:val="24"/>
            <w:rtl/>
          </w:rPr>
          <w:t xml:space="preserve"> כחוק</w:t>
        </w:r>
        <w:r w:rsidRPr="0009511C">
          <w:rPr>
            <w:rFonts w:ascii="David" w:eastAsia="Calibri" w:hAnsi="David" w:cs="David" w:hint="cs"/>
            <w:sz w:val="24"/>
            <w:szCs w:val="24"/>
            <w:rtl/>
          </w:rPr>
          <w:t xml:space="preserve">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ins>
    </w:p>
    <w:p w14:paraId="695A84ED" w14:textId="4622DC60" w:rsidR="006509B5" w:rsidRPr="0009511C" w:rsidRDefault="006509B5" w:rsidP="006509B5">
      <w:pPr>
        <w:tabs>
          <w:tab w:val="left" w:pos="283"/>
          <w:tab w:val="left" w:pos="708"/>
        </w:tabs>
        <w:spacing w:line="240" w:lineRule="auto"/>
        <w:ind w:left="283" w:hanging="283"/>
        <w:jc w:val="both"/>
        <w:rPr>
          <w:ins w:id="670" w:author="מרול אטמן" w:date="2024-08-22T15:02:00Z"/>
          <w:rFonts w:ascii="David" w:eastAsia="Calibri" w:hAnsi="David" w:cs="David"/>
          <w:sz w:val="24"/>
          <w:szCs w:val="24"/>
          <w:rtl/>
        </w:rPr>
      </w:pPr>
      <w:ins w:id="671" w:author="מרול אטמן" w:date="2024-08-22T15:02:00Z">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 </w:t>
        </w:r>
      </w:ins>
      <w:ins w:id="672" w:author="מרול אטמן" w:date="2024-08-26T16:19:00Z">
        <w:r w:rsidR="00885338">
          <w:rPr>
            <w:rFonts w:ascii="David" w:eastAsia="Calibri" w:hAnsi="David" w:cs="David" w:hint="cs"/>
            <w:sz w:val="24"/>
            <w:szCs w:val="24"/>
            <w:rtl/>
          </w:rPr>
          <w:t>2</w:t>
        </w:r>
      </w:ins>
      <w:ins w:id="673" w:author="מרול אטמן" w:date="2024-08-22T15:02:00Z">
        <w:r w:rsidRPr="0009511C">
          <w:rPr>
            <w:rFonts w:ascii="David" w:eastAsia="Calibri" w:hAnsi="David" w:cs="David" w:hint="cs"/>
            <w:sz w:val="24"/>
            <w:szCs w:val="24"/>
            <w:rtl/>
          </w:rPr>
          <w:t xml:space="preserve">,000,000 ₪ (ארבעה מיליון ₪) למקרה ולתקופת ביטוח שנתית, בגין </w:t>
        </w:r>
        <w:r>
          <w:rPr>
            <w:rFonts w:ascii="David" w:eastAsia="Calibri" w:hAnsi="David" w:cs="David" w:hint="cs"/>
            <w:sz w:val="24"/>
            <w:szCs w:val="24"/>
            <w:rtl/>
          </w:rPr>
          <w:t xml:space="preserve">נזק גוף או רכוש שנגרם עקב מעשי ו/או מחדלי היועץ </w:t>
        </w:r>
        <w:r w:rsidRPr="0009511C">
          <w:rPr>
            <w:rFonts w:ascii="David" w:eastAsia="Calibri" w:hAnsi="David" w:cs="David" w:hint="cs"/>
            <w:sz w:val="24"/>
            <w:szCs w:val="24"/>
            <w:rtl/>
          </w:rPr>
          <w:t>ו/או כל מי שפועל מטעמו וכל הבאים מכוחו</w:t>
        </w:r>
        <w:r>
          <w:rPr>
            <w:rFonts w:ascii="David" w:eastAsia="Calibri" w:hAnsi="David" w:cs="David" w:hint="cs"/>
            <w:sz w:val="24"/>
            <w:szCs w:val="24"/>
            <w:rtl/>
          </w:rPr>
          <w:t>.</w:t>
        </w:r>
        <w:r w:rsidRPr="0009511C">
          <w:rPr>
            <w:rFonts w:ascii="David" w:eastAsia="Calibri" w:hAnsi="David" w:cs="David" w:hint="cs"/>
            <w:sz w:val="24"/>
            <w:szCs w:val="24"/>
            <w:rtl/>
          </w:rPr>
          <w:t>.</w:t>
        </w:r>
      </w:ins>
    </w:p>
    <w:p w14:paraId="50AA70F5" w14:textId="77777777" w:rsidR="006509B5" w:rsidRPr="0009511C" w:rsidRDefault="006509B5" w:rsidP="006509B5">
      <w:pPr>
        <w:tabs>
          <w:tab w:val="left" w:pos="283"/>
          <w:tab w:val="left" w:pos="708"/>
        </w:tabs>
        <w:spacing w:line="240" w:lineRule="auto"/>
        <w:ind w:left="283" w:hanging="283"/>
        <w:jc w:val="both"/>
        <w:rPr>
          <w:ins w:id="674" w:author="מרול אטמן" w:date="2024-08-22T15:02:00Z"/>
          <w:rFonts w:ascii="David" w:eastAsia="Calibri" w:hAnsi="David" w:cs="David"/>
          <w:sz w:val="24"/>
          <w:szCs w:val="24"/>
          <w:rtl/>
        </w:rPr>
      </w:pPr>
      <w:ins w:id="675" w:author="מרול אטמן" w:date="2024-08-22T15:02:00Z">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ins>
    </w:p>
    <w:p w14:paraId="35BC4052" w14:textId="77777777" w:rsidR="006509B5" w:rsidRPr="0009511C" w:rsidRDefault="006509B5" w:rsidP="006509B5">
      <w:pPr>
        <w:numPr>
          <w:ilvl w:val="0"/>
          <w:numId w:val="23"/>
        </w:numPr>
        <w:tabs>
          <w:tab w:val="left" w:pos="283"/>
        </w:tabs>
        <w:spacing w:before="0" w:beforeAutospacing="0" w:after="0" w:afterAutospacing="0" w:line="240" w:lineRule="auto"/>
        <w:jc w:val="both"/>
        <w:rPr>
          <w:ins w:id="676" w:author="מרול אטמן" w:date="2024-08-22T15:02:00Z"/>
          <w:rFonts w:ascii="David" w:eastAsia="Calibri" w:hAnsi="David" w:cs="David"/>
          <w:sz w:val="24"/>
          <w:szCs w:val="24"/>
          <w:rtl/>
        </w:rPr>
      </w:pPr>
      <w:ins w:id="677" w:author="מרול אטמן" w:date="2024-08-22T15:02:00Z">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ins>
    </w:p>
    <w:p w14:paraId="11FC510D" w14:textId="77777777" w:rsidR="006509B5" w:rsidRPr="0009511C" w:rsidRDefault="006509B5" w:rsidP="006509B5">
      <w:pPr>
        <w:numPr>
          <w:ilvl w:val="0"/>
          <w:numId w:val="23"/>
        </w:numPr>
        <w:tabs>
          <w:tab w:val="left" w:pos="283"/>
        </w:tabs>
        <w:spacing w:before="0" w:beforeAutospacing="0" w:after="0" w:afterAutospacing="0" w:line="240" w:lineRule="auto"/>
        <w:jc w:val="both"/>
        <w:rPr>
          <w:ins w:id="678" w:author="מרול אטמן" w:date="2024-08-22T15:02:00Z"/>
          <w:rFonts w:ascii="David" w:eastAsia="Calibri" w:hAnsi="David" w:cs="David"/>
          <w:sz w:val="24"/>
          <w:szCs w:val="24"/>
        </w:rPr>
      </w:pPr>
      <w:ins w:id="679" w:author="מרול אטמן" w:date="2024-08-22T15:02:00Z">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ins>
    </w:p>
    <w:p w14:paraId="17BE093C" w14:textId="77777777" w:rsidR="006509B5" w:rsidRPr="0009511C" w:rsidRDefault="006509B5" w:rsidP="006509B5">
      <w:pPr>
        <w:numPr>
          <w:ilvl w:val="0"/>
          <w:numId w:val="23"/>
        </w:numPr>
        <w:tabs>
          <w:tab w:val="left" w:pos="283"/>
        </w:tabs>
        <w:spacing w:before="0" w:beforeAutospacing="0" w:after="0" w:afterAutospacing="0" w:line="240" w:lineRule="auto"/>
        <w:jc w:val="both"/>
        <w:rPr>
          <w:ins w:id="680" w:author="מרול אטמן" w:date="2024-08-22T15:02:00Z"/>
          <w:rFonts w:ascii="David" w:eastAsia="Calibri" w:hAnsi="David" w:cs="David"/>
          <w:sz w:val="24"/>
          <w:szCs w:val="24"/>
          <w:rtl/>
        </w:rPr>
      </w:pPr>
      <w:ins w:id="681" w:author="מרול אטמן" w:date="2024-08-22T15:02:00Z">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ins>
    </w:p>
    <w:p w14:paraId="48D34AEA" w14:textId="70750E66" w:rsidR="0009511C" w:rsidRPr="0009511C" w:rsidDel="006509B5" w:rsidRDefault="006509B5" w:rsidP="006509B5">
      <w:pPr>
        <w:tabs>
          <w:tab w:val="left" w:pos="283"/>
        </w:tabs>
        <w:spacing w:line="240" w:lineRule="auto"/>
        <w:jc w:val="both"/>
        <w:rPr>
          <w:del w:id="682" w:author="מרול אטמן" w:date="2024-08-22T15:02:00Z"/>
          <w:rFonts w:ascii="David" w:eastAsia="Calibri" w:hAnsi="David" w:cs="David"/>
          <w:sz w:val="24"/>
          <w:szCs w:val="24"/>
          <w:rtl/>
        </w:rPr>
      </w:pPr>
      <w:ins w:id="683" w:author="מרול אטמן" w:date="2024-08-22T15:02:00Z">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ins>
      <w:del w:id="684" w:author="מרול אטמן" w:date="2024-08-22T15:02:00Z">
        <w:r w:rsidR="0009511C" w:rsidRPr="0009511C" w:rsidDel="006509B5">
          <w:rPr>
            <w:rFonts w:ascii="David" w:eastAsia="Calibri" w:hAnsi="David" w:cs="David" w:hint="cs"/>
            <w:sz w:val="24"/>
            <w:szCs w:val="24"/>
            <w:rtl/>
          </w:rPr>
          <w:delText xml:space="preserve">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w:delText>
        </w:r>
      </w:del>
      <w:del w:id="685" w:author="מרול אטמן" w:date="2023-11-09T15:18:00Z">
        <w:r w:rsidR="0009511C" w:rsidRPr="0009511C" w:rsidDel="00051C0D">
          <w:rPr>
            <w:rFonts w:ascii="David" w:eastAsia="Calibri" w:hAnsi="David" w:cs="David" w:hint="cs"/>
            <w:sz w:val="24"/>
            <w:szCs w:val="24"/>
            <w:rtl/>
          </w:rPr>
          <w:delText>אינו נופל מהאמור בסעיף 1 להלן</w:delText>
        </w:r>
      </w:del>
      <w:del w:id="686" w:author="מרול אטמן" w:date="2024-08-22T15:02:00Z">
        <w:r w:rsidR="0009511C" w:rsidRPr="0009511C" w:rsidDel="006509B5">
          <w:rPr>
            <w:rFonts w:ascii="David" w:eastAsia="Calibri" w:hAnsi="David" w:cs="David" w:hint="cs"/>
            <w:sz w:val="24"/>
            <w:szCs w:val="24"/>
            <w:rtl/>
          </w:rPr>
          <w:delText>.</w:delText>
        </w:r>
      </w:del>
    </w:p>
    <w:p w14:paraId="6CEDD5D6" w14:textId="3037F80F" w:rsidR="0009511C" w:rsidRPr="0009511C" w:rsidDel="006509B5" w:rsidRDefault="0009511C" w:rsidP="0009511C">
      <w:pPr>
        <w:tabs>
          <w:tab w:val="left" w:pos="283"/>
          <w:tab w:val="left" w:pos="708"/>
        </w:tabs>
        <w:spacing w:line="240" w:lineRule="auto"/>
        <w:ind w:left="283" w:hanging="283"/>
        <w:jc w:val="both"/>
        <w:rPr>
          <w:del w:id="687" w:author="מרול אטמן" w:date="2024-08-22T15:02:00Z"/>
          <w:rFonts w:ascii="David" w:eastAsia="Calibri" w:hAnsi="David" w:cs="David"/>
          <w:sz w:val="24"/>
          <w:szCs w:val="24"/>
          <w:rtl/>
        </w:rPr>
      </w:pPr>
      <w:del w:id="688" w:author="מרול אטמן" w:date="2024-08-22T15:02:00Z">
        <w:r w:rsidRPr="0009511C" w:rsidDel="006509B5">
          <w:rPr>
            <w:rFonts w:ascii="David" w:eastAsia="Calibri" w:hAnsi="David" w:cs="David" w:hint="cs"/>
            <w:sz w:val="24"/>
            <w:szCs w:val="24"/>
            <w:rtl/>
          </w:rPr>
          <w:delText>1.</w:delText>
        </w:r>
        <w:r w:rsidRPr="0009511C" w:rsidDel="006509B5">
          <w:rPr>
            <w:rFonts w:ascii="David" w:eastAsia="Calibri" w:hAnsi="David" w:cs="David" w:hint="cs"/>
            <w:sz w:val="24"/>
            <w:szCs w:val="24"/>
            <w:rtl/>
          </w:rPr>
          <w:tab/>
        </w:r>
        <w:r w:rsidRPr="0009511C" w:rsidDel="006509B5">
          <w:rPr>
            <w:rFonts w:ascii="David" w:eastAsia="Calibri" w:hAnsi="David" w:cs="David" w:hint="cs"/>
            <w:b/>
            <w:bCs/>
            <w:sz w:val="24"/>
            <w:szCs w:val="24"/>
            <w:rtl/>
          </w:rPr>
          <w:delText>ביטוח אחריות מקצועית</w:delText>
        </w:r>
        <w:r w:rsidRPr="0009511C" w:rsidDel="006509B5">
          <w:rPr>
            <w:rFonts w:ascii="David" w:eastAsia="Calibri" w:hAnsi="David" w:cs="David" w:hint="cs"/>
            <w:sz w:val="24"/>
            <w:szCs w:val="24"/>
            <w:rtl/>
          </w:rPr>
          <w:delText>, לכיסוי חבותו המקצועית של היועץ ביחס להתחייבויותיו על פי ההסכם הנדון.</w:delText>
        </w:r>
      </w:del>
    </w:p>
    <w:p w14:paraId="7B3162FB" w14:textId="4E6C286B" w:rsidR="0009511C" w:rsidRPr="0009511C" w:rsidDel="006509B5" w:rsidRDefault="0009511C" w:rsidP="0009511C">
      <w:pPr>
        <w:tabs>
          <w:tab w:val="left" w:pos="283"/>
          <w:tab w:val="left" w:pos="708"/>
        </w:tabs>
        <w:spacing w:line="240" w:lineRule="auto"/>
        <w:ind w:left="283" w:hanging="283"/>
        <w:jc w:val="both"/>
        <w:rPr>
          <w:del w:id="689" w:author="מרול אטמן" w:date="2024-08-22T15:02:00Z"/>
          <w:rFonts w:ascii="David" w:eastAsia="Calibri" w:hAnsi="David" w:cs="David"/>
          <w:sz w:val="24"/>
          <w:szCs w:val="24"/>
          <w:rtl/>
        </w:rPr>
      </w:pPr>
      <w:del w:id="690" w:author="מרול אטמן" w:date="2024-08-22T15:02:00Z">
        <w:r w:rsidRPr="0009511C" w:rsidDel="006509B5">
          <w:rPr>
            <w:rFonts w:ascii="David" w:eastAsia="Calibri" w:hAnsi="David" w:cs="David" w:hint="cs"/>
            <w:sz w:val="24"/>
            <w:szCs w:val="24"/>
            <w:rtl/>
          </w:rPr>
          <w:tab/>
          <w:delText xml:space="preserve">גבול האחריות על פי הפוליסה לא יפחת מ- </w:delText>
        </w:r>
      </w:del>
      <w:del w:id="691" w:author="מרול אטמן" w:date="2023-11-09T15:14:00Z">
        <w:r w:rsidRPr="0009511C" w:rsidDel="00051C0D">
          <w:rPr>
            <w:rFonts w:ascii="David" w:eastAsia="Calibri" w:hAnsi="David" w:cs="David" w:hint="cs"/>
            <w:sz w:val="24"/>
            <w:szCs w:val="24"/>
            <w:rtl/>
          </w:rPr>
          <w:delText>4</w:delText>
        </w:r>
      </w:del>
      <w:del w:id="692" w:author="מרול אטמן" w:date="2024-08-22T15:02:00Z">
        <w:r w:rsidRPr="0009511C" w:rsidDel="006509B5">
          <w:rPr>
            <w:rFonts w:ascii="David" w:eastAsia="Calibri" w:hAnsi="David" w:cs="David" w:hint="cs"/>
            <w:sz w:val="24"/>
            <w:szCs w:val="24"/>
            <w:rtl/>
          </w:rPr>
          <w:delText>,000,000 ₪  (</w:delText>
        </w:r>
      </w:del>
      <w:del w:id="693" w:author="מרול אטמן" w:date="2023-11-09T15:14:00Z">
        <w:r w:rsidRPr="0009511C" w:rsidDel="00051C0D">
          <w:rPr>
            <w:rFonts w:ascii="David" w:eastAsia="Calibri" w:hAnsi="David" w:cs="David" w:hint="cs"/>
            <w:sz w:val="24"/>
            <w:szCs w:val="24"/>
            <w:rtl/>
          </w:rPr>
          <w:delText xml:space="preserve">ארבעה </w:delText>
        </w:r>
      </w:del>
      <w:del w:id="694" w:author="מרול אטמן" w:date="2024-08-22T15:02:00Z">
        <w:r w:rsidRPr="0009511C" w:rsidDel="006509B5">
          <w:rPr>
            <w:rFonts w:ascii="David" w:eastAsia="Calibri" w:hAnsi="David" w:cs="David" w:hint="cs"/>
            <w:sz w:val="24"/>
            <w:szCs w:val="24"/>
            <w:rtl/>
          </w:rPr>
          <w:delText>מליון ₪) לאירוע ובסה"כ לתקופת הביטוח.</w:delText>
        </w:r>
      </w:del>
    </w:p>
    <w:p w14:paraId="30AF3B49" w14:textId="52D8BD5E" w:rsidR="0009511C" w:rsidRPr="0009511C" w:rsidDel="006509B5" w:rsidRDefault="0009511C" w:rsidP="0009511C">
      <w:pPr>
        <w:tabs>
          <w:tab w:val="left" w:pos="283"/>
          <w:tab w:val="left" w:pos="708"/>
        </w:tabs>
        <w:spacing w:line="240" w:lineRule="auto"/>
        <w:ind w:left="283" w:hanging="283"/>
        <w:jc w:val="both"/>
        <w:rPr>
          <w:del w:id="695" w:author="מרול אטמן" w:date="2024-08-22T15:02:00Z"/>
          <w:rFonts w:ascii="David" w:eastAsia="Calibri" w:hAnsi="David" w:cs="David"/>
          <w:sz w:val="24"/>
          <w:szCs w:val="24"/>
          <w:rtl/>
        </w:rPr>
      </w:pPr>
      <w:del w:id="696" w:author="מרול אטמן" w:date="2024-08-22T15:02:00Z">
        <w:r w:rsidRPr="0009511C" w:rsidDel="006509B5">
          <w:rPr>
            <w:rFonts w:ascii="David" w:eastAsia="Calibri" w:hAnsi="David" w:cs="David" w:hint="cs"/>
            <w:sz w:val="24"/>
            <w:szCs w:val="24"/>
            <w:rtl/>
          </w:rPr>
          <w:tab/>
          <w:delTex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w:delText>
        </w:r>
      </w:del>
      <w:del w:id="697" w:author="מרול אטמן" w:date="2023-11-09T15:15:00Z">
        <w:r w:rsidRPr="0009511C" w:rsidDel="00051C0D">
          <w:rPr>
            <w:rFonts w:ascii="David" w:eastAsia="Calibri" w:hAnsi="David" w:cs="David" w:hint="cs"/>
            <w:sz w:val="24"/>
            <w:szCs w:val="24"/>
            <w:rtl/>
          </w:rPr>
          <w:delText>ו/או חבות נושא משרה למעט במקרה שהיא ניתנת לכיסוי בפוליסת נושאי משרה .</w:delText>
        </w:r>
      </w:del>
      <w:del w:id="698" w:author="מרול אטמן" w:date="2024-08-22T15:02:00Z">
        <w:r w:rsidRPr="0009511C" w:rsidDel="006509B5">
          <w:rPr>
            <w:rFonts w:ascii="David" w:eastAsia="Calibri" w:hAnsi="David" w:cs="David" w:hint="cs"/>
            <w:sz w:val="24"/>
            <w:szCs w:val="24"/>
            <w:rtl/>
          </w:rPr>
          <w:delText xml:space="preserve"> הכיסוי על פי הפוליסה מורחב לכלול את המזמין כמבוטח נוסף בגין </w:delText>
        </w:r>
      </w:del>
      <w:del w:id="699" w:author="מרול אטמן" w:date="2023-11-09T15:15:00Z">
        <w:r w:rsidRPr="0009511C" w:rsidDel="00051C0D">
          <w:rPr>
            <w:rFonts w:ascii="David" w:eastAsia="Calibri" w:hAnsi="David" w:cs="David" w:hint="cs"/>
            <w:sz w:val="24"/>
            <w:szCs w:val="24"/>
            <w:rtl/>
          </w:rPr>
          <w:delText>חבותו כמזמין העבודה בכל הנובע מפעולותיו של</w:delText>
        </w:r>
      </w:del>
      <w:del w:id="700" w:author="מרול אטמן" w:date="2024-08-22T15:02:00Z">
        <w:r w:rsidRPr="0009511C" w:rsidDel="006509B5">
          <w:rPr>
            <w:rFonts w:ascii="David" w:eastAsia="Calibri" w:hAnsi="David" w:cs="David" w:hint="cs"/>
            <w:sz w:val="24"/>
            <w:szCs w:val="24"/>
            <w:rtl/>
          </w:rPr>
          <w:delText xml:space="preserve">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w:delText>
        </w:r>
      </w:del>
      <w:del w:id="701" w:author="מרול אטמן" w:date="2023-11-09T15:16:00Z">
        <w:r w:rsidRPr="0009511C" w:rsidDel="00051C0D">
          <w:rPr>
            <w:rFonts w:ascii="David" w:eastAsia="Calibri" w:hAnsi="David" w:cs="David" w:hint="cs"/>
            <w:sz w:val="24"/>
            <w:szCs w:val="24"/>
            <w:rtl/>
          </w:rPr>
          <w:delText xml:space="preserve">12 </w:delText>
        </w:r>
      </w:del>
      <w:del w:id="702" w:author="מרול אטמן" w:date="2024-08-22T15:02:00Z">
        <w:r w:rsidRPr="0009511C" w:rsidDel="006509B5">
          <w:rPr>
            <w:rFonts w:ascii="David" w:eastAsia="Calibri" w:hAnsi="David" w:cs="David" w:hint="cs"/>
            <w:sz w:val="24"/>
            <w:szCs w:val="24"/>
            <w:rtl/>
          </w:rPr>
          <w:delText>חודש ביחס לתביעות הנובעות מביצוע העבודות נשוא החוזה הנדון וזאת אם פוליסה  זו לא תחודש מכל סיבה שהיא</w:delText>
        </w:r>
      </w:del>
      <w:del w:id="703" w:author="מרול אטמן" w:date="2023-11-09T15:16:00Z">
        <w:r w:rsidRPr="0009511C" w:rsidDel="00051C0D">
          <w:rPr>
            <w:rFonts w:ascii="David" w:eastAsia="Calibri" w:hAnsi="David" w:cs="David" w:hint="cs"/>
            <w:sz w:val="24"/>
            <w:szCs w:val="24"/>
            <w:rtl/>
          </w:rPr>
          <w:delText>. נוסח הפוליסה לא יפחת מהנוסח היודע כ- "שפי-ב.ר. 2018"</w:delText>
        </w:r>
      </w:del>
      <w:del w:id="704" w:author="מרול אטמן" w:date="2024-08-22T15:02:00Z">
        <w:r w:rsidRPr="0009511C" w:rsidDel="006509B5">
          <w:rPr>
            <w:rFonts w:ascii="David" w:eastAsia="Calibri" w:hAnsi="David" w:cs="David" w:hint="cs"/>
            <w:sz w:val="24"/>
            <w:szCs w:val="24"/>
            <w:rtl/>
          </w:rPr>
          <w:delText>.</w:delText>
        </w:r>
      </w:del>
    </w:p>
    <w:p w14:paraId="4D821BFC" w14:textId="4653F402" w:rsidR="0009511C" w:rsidRPr="0009511C" w:rsidDel="006509B5" w:rsidRDefault="0009511C" w:rsidP="0009511C">
      <w:pPr>
        <w:tabs>
          <w:tab w:val="left" w:pos="283"/>
          <w:tab w:val="left" w:pos="708"/>
        </w:tabs>
        <w:spacing w:line="240" w:lineRule="auto"/>
        <w:ind w:left="283" w:hanging="283"/>
        <w:jc w:val="both"/>
        <w:rPr>
          <w:del w:id="705" w:author="מרול אטמן" w:date="2024-08-22T15:02:00Z"/>
          <w:rFonts w:ascii="David" w:eastAsia="Calibri" w:hAnsi="David" w:cs="David"/>
          <w:sz w:val="24"/>
          <w:szCs w:val="24"/>
          <w:rtl/>
        </w:rPr>
      </w:pPr>
      <w:del w:id="706" w:author="מרול אטמן" w:date="2024-08-22T15:02:00Z">
        <w:r w:rsidRPr="0009511C" w:rsidDel="006509B5">
          <w:rPr>
            <w:rFonts w:ascii="David" w:eastAsia="Calibri" w:hAnsi="David" w:cs="David" w:hint="cs"/>
            <w:sz w:val="24"/>
            <w:szCs w:val="24"/>
            <w:rtl/>
          </w:rPr>
          <w:delText>2.</w:delText>
        </w:r>
        <w:r w:rsidRPr="0009511C" w:rsidDel="006509B5">
          <w:rPr>
            <w:rFonts w:ascii="David" w:eastAsia="Calibri" w:hAnsi="David" w:cs="David" w:hint="cs"/>
            <w:sz w:val="24"/>
            <w:szCs w:val="24"/>
            <w:rtl/>
          </w:rPr>
          <w:tab/>
        </w:r>
        <w:r w:rsidRPr="0009511C" w:rsidDel="006509B5">
          <w:rPr>
            <w:rFonts w:ascii="David" w:eastAsia="Calibri" w:hAnsi="David" w:cs="David" w:hint="cs"/>
            <w:b/>
            <w:bCs/>
            <w:sz w:val="24"/>
            <w:szCs w:val="24"/>
            <w:rtl/>
          </w:rPr>
          <w:delText>ביטוח אחריות מעבידים</w:delText>
        </w:r>
        <w:r w:rsidRPr="0009511C" w:rsidDel="006509B5">
          <w:rPr>
            <w:rFonts w:ascii="David" w:eastAsia="Calibri" w:hAnsi="David" w:cs="David" w:hint="cs"/>
            <w:sz w:val="24"/>
            <w:szCs w:val="24"/>
            <w:rtl/>
          </w:rPr>
          <w:delTex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delText>
        </w:r>
      </w:del>
    </w:p>
    <w:p w14:paraId="137882CB" w14:textId="484E9FDE" w:rsidR="0009511C" w:rsidRPr="0009511C" w:rsidDel="006509B5" w:rsidRDefault="0009511C" w:rsidP="0009511C">
      <w:pPr>
        <w:tabs>
          <w:tab w:val="left" w:pos="283"/>
          <w:tab w:val="left" w:pos="708"/>
        </w:tabs>
        <w:spacing w:line="240" w:lineRule="auto"/>
        <w:ind w:left="283" w:hanging="283"/>
        <w:jc w:val="both"/>
        <w:rPr>
          <w:del w:id="707" w:author="מרול אטמן" w:date="2024-08-22T15:02:00Z"/>
          <w:rFonts w:ascii="David" w:eastAsia="Calibri" w:hAnsi="David" w:cs="David"/>
          <w:sz w:val="24"/>
          <w:szCs w:val="24"/>
          <w:rtl/>
        </w:rPr>
      </w:pPr>
      <w:del w:id="708" w:author="מרול אטמן" w:date="2024-08-22T15:02:00Z">
        <w:r w:rsidRPr="0009511C" w:rsidDel="006509B5">
          <w:rPr>
            <w:rFonts w:ascii="David" w:eastAsia="Calibri" w:hAnsi="David" w:cs="David" w:hint="cs"/>
            <w:sz w:val="24"/>
            <w:szCs w:val="24"/>
            <w:rtl/>
          </w:rPr>
          <w:tab/>
          <w:delTex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delText>
        </w:r>
        <w:r w:rsidRPr="0009511C" w:rsidDel="006509B5">
          <w:rPr>
            <w:rFonts w:ascii="David" w:eastAsia="Calibri" w:hAnsi="David" w:cs="David" w:hint="cs"/>
            <w:sz w:val="24"/>
            <w:szCs w:val="24"/>
          </w:rPr>
          <w:delText xml:space="preserve"> </w:delText>
        </w:r>
        <w:r w:rsidRPr="0009511C" w:rsidDel="006509B5">
          <w:rPr>
            <w:rFonts w:ascii="David" w:eastAsia="Calibri" w:hAnsi="David" w:cs="David" w:hint="cs"/>
            <w:sz w:val="24"/>
            <w:szCs w:val="24"/>
            <w:rtl/>
          </w:rPr>
          <w:delText>לעניין קרות תאונת עבודה ו/או מחלה כלשהי</w:delText>
        </w:r>
        <w:r w:rsidRPr="0009511C" w:rsidDel="006509B5">
          <w:rPr>
            <w:rFonts w:ascii="David" w:eastAsia="Calibri" w:hAnsi="David" w:cs="David" w:hint="cs"/>
            <w:sz w:val="24"/>
            <w:szCs w:val="24"/>
          </w:rPr>
          <w:delText xml:space="preserve"> </w:delText>
        </w:r>
        <w:r w:rsidRPr="0009511C" w:rsidDel="006509B5">
          <w:rPr>
            <w:rFonts w:ascii="David" w:eastAsia="Calibri" w:hAnsi="David" w:cs="David" w:hint="cs"/>
            <w:sz w:val="24"/>
            <w:szCs w:val="24"/>
            <w:rtl/>
          </w:rPr>
          <w:delText>כי הוא נושא בחובות מעביד כלשהם כלפי מי מעובדי היועץ.</w:delText>
        </w:r>
        <w:r w:rsidRPr="0009511C" w:rsidDel="006509B5">
          <w:rPr>
            <w:rFonts w:ascii="David" w:eastAsia="Calibri" w:hAnsi="David" w:cs="David" w:hint="cs"/>
            <w:sz w:val="24"/>
            <w:szCs w:val="24"/>
            <w:rtl/>
          </w:rPr>
          <w:tab/>
        </w:r>
        <w:r w:rsidRPr="0009511C" w:rsidDel="006509B5">
          <w:rPr>
            <w:rFonts w:ascii="David" w:eastAsia="Calibri" w:hAnsi="David" w:cs="David" w:hint="cs"/>
            <w:sz w:val="24"/>
            <w:szCs w:val="24"/>
            <w:rtl/>
          </w:rPr>
          <w:br/>
        </w:r>
      </w:del>
    </w:p>
    <w:p w14:paraId="113E5CF9" w14:textId="25DCF67D" w:rsidR="0009511C" w:rsidRPr="0009511C" w:rsidDel="006509B5" w:rsidRDefault="0009511C" w:rsidP="0009511C">
      <w:pPr>
        <w:tabs>
          <w:tab w:val="left" w:pos="283"/>
          <w:tab w:val="left" w:pos="708"/>
        </w:tabs>
        <w:spacing w:line="240" w:lineRule="auto"/>
        <w:ind w:left="283" w:hanging="283"/>
        <w:jc w:val="both"/>
        <w:rPr>
          <w:del w:id="709" w:author="מרול אטמן" w:date="2024-08-22T15:02:00Z"/>
          <w:rFonts w:ascii="David" w:eastAsia="Calibri" w:hAnsi="David" w:cs="David"/>
          <w:sz w:val="24"/>
          <w:szCs w:val="24"/>
          <w:rtl/>
        </w:rPr>
      </w:pPr>
      <w:del w:id="710" w:author="מרול אטמן" w:date="2024-08-22T15:02:00Z">
        <w:r w:rsidRPr="0009511C" w:rsidDel="006509B5">
          <w:rPr>
            <w:rFonts w:ascii="David" w:eastAsia="Calibri" w:hAnsi="David" w:cs="David" w:hint="cs"/>
            <w:sz w:val="24"/>
            <w:szCs w:val="24"/>
            <w:rtl/>
          </w:rPr>
          <w:delText>3</w:delText>
        </w:r>
        <w:r w:rsidRPr="0009511C" w:rsidDel="006509B5">
          <w:rPr>
            <w:rFonts w:ascii="David" w:eastAsia="Calibri" w:hAnsi="David" w:cs="David" w:hint="cs"/>
            <w:sz w:val="24"/>
            <w:szCs w:val="24"/>
            <w:rtl/>
          </w:rPr>
          <w:tab/>
        </w:r>
        <w:r w:rsidRPr="0009511C" w:rsidDel="006509B5">
          <w:rPr>
            <w:rFonts w:ascii="David" w:eastAsia="Calibri" w:hAnsi="David" w:cs="David" w:hint="cs"/>
            <w:b/>
            <w:bCs/>
            <w:sz w:val="24"/>
            <w:szCs w:val="24"/>
            <w:rtl/>
          </w:rPr>
          <w:delText>ביטוח אחריות כלפי צד שלישי</w:delText>
        </w:r>
        <w:r w:rsidRPr="0009511C" w:rsidDel="006509B5">
          <w:rPr>
            <w:rFonts w:ascii="David" w:eastAsia="Calibri" w:hAnsi="David" w:cs="David" w:hint="cs"/>
            <w:sz w:val="24"/>
            <w:szCs w:val="24"/>
            <w:rtl/>
          </w:rPr>
          <w:delText xml:space="preserve"> המבטח את חבות היועץ על פי דין בגבול אחריות של</w:delText>
        </w:r>
      </w:del>
      <w:del w:id="711" w:author="מרול אטמן" w:date="2023-11-09T15:17:00Z">
        <w:r w:rsidRPr="0009511C" w:rsidDel="00051C0D">
          <w:rPr>
            <w:rFonts w:ascii="David" w:eastAsia="Calibri" w:hAnsi="David" w:cs="David" w:hint="cs"/>
            <w:sz w:val="24"/>
            <w:szCs w:val="24"/>
            <w:rtl/>
          </w:rPr>
          <w:delText xml:space="preserve">א יפחת מ- </w:delText>
        </w:r>
      </w:del>
      <w:del w:id="712" w:author="מרול אטמן" w:date="2024-08-22T15:02:00Z">
        <w:r w:rsidRPr="0009511C" w:rsidDel="006509B5">
          <w:rPr>
            <w:rFonts w:ascii="David" w:eastAsia="Calibri" w:hAnsi="David" w:cs="David" w:hint="cs"/>
            <w:sz w:val="24"/>
            <w:szCs w:val="24"/>
            <w:rtl/>
          </w:rPr>
          <w:delText xml:space="preserve">4,000,000 ₪ (ארבעה מיליון ₪) למקרה ולתקופת ביטוח שנתית, בגין אירועים הנובעים במישרין </w:delText>
        </w:r>
      </w:del>
      <w:del w:id="713" w:author="מרול אטמן" w:date="2023-11-09T15:17:00Z">
        <w:r w:rsidRPr="0009511C" w:rsidDel="00051C0D">
          <w:rPr>
            <w:rFonts w:ascii="David" w:eastAsia="Calibri" w:hAnsi="David" w:cs="David" w:hint="cs"/>
            <w:sz w:val="24"/>
            <w:szCs w:val="24"/>
            <w:rtl/>
          </w:rPr>
          <w:delText xml:space="preserve">ו/או בעקיפין </w:delText>
        </w:r>
      </w:del>
      <w:del w:id="714" w:author="מרול אטמן" w:date="2024-08-22T15:02:00Z">
        <w:r w:rsidRPr="0009511C" w:rsidDel="006509B5">
          <w:rPr>
            <w:rFonts w:ascii="David" w:eastAsia="Calibri" w:hAnsi="David" w:cs="David" w:hint="cs"/>
            <w:sz w:val="24"/>
            <w:szCs w:val="24"/>
            <w:rtl/>
          </w:rPr>
          <w:delText xml:space="preserve">מפעולותיו של היועץ ו/או כל מי שפועל מטעמו וכל הבאים מכוחו ויחול על </w:delText>
        </w:r>
      </w:del>
      <w:del w:id="715" w:author="מרול אטמן" w:date="2023-11-09T15:17:00Z">
        <w:r w:rsidRPr="0009511C" w:rsidDel="00051C0D">
          <w:rPr>
            <w:rFonts w:ascii="David" w:eastAsia="Calibri" w:hAnsi="David" w:cs="David" w:hint="cs"/>
            <w:sz w:val="24"/>
            <w:szCs w:val="24"/>
            <w:rtl/>
          </w:rPr>
          <w:delText xml:space="preserve">כל אובדן ו/או </w:delText>
        </w:r>
      </w:del>
      <w:del w:id="716" w:author="מרול אטמן" w:date="2024-08-22T15:02:00Z">
        <w:r w:rsidRPr="0009511C" w:rsidDel="006509B5">
          <w:rPr>
            <w:rFonts w:ascii="David" w:eastAsia="Calibri" w:hAnsi="David" w:cs="David" w:hint="cs"/>
            <w:sz w:val="24"/>
            <w:szCs w:val="24"/>
            <w:rtl/>
          </w:rPr>
          <w:delText>נזק לגוף ו/או לרכוש.</w:delText>
        </w:r>
      </w:del>
    </w:p>
    <w:p w14:paraId="20816AEA" w14:textId="78F530F6" w:rsidR="0009511C" w:rsidRPr="0009511C" w:rsidDel="006509B5" w:rsidRDefault="0009511C" w:rsidP="0009511C">
      <w:pPr>
        <w:tabs>
          <w:tab w:val="left" w:pos="283"/>
          <w:tab w:val="left" w:pos="708"/>
        </w:tabs>
        <w:spacing w:line="240" w:lineRule="auto"/>
        <w:ind w:left="283" w:hanging="283"/>
        <w:jc w:val="both"/>
        <w:rPr>
          <w:del w:id="717" w:author="מרול אטמן" w:date="2024-08-22T15:02:00Z"/>
          <w:rFonts w:ascii="David" w:eastAsia="Calibri" w:hAnsi="David" w:cs="David"/>
          <w:sz w:val="24"/>
          <w:szCs w:val="24"/>
          <w:rtl/>
        </w:rPr>
      </w:pPr>
      <w:del w:id="718" w:author="מרול אטמן" w:date="2024-08-22T15:02:00Z">
        <w:r w:rsidRPr="0009511C" w:rsidDel="006509B5">
          <w:rPr>
            <w:rFonts w:ascii="David" w:eastAsia="Calibri" w:hAnsi="David" w:cs="David" w:hint="cs"/>
            <w:sz w:val="24"/>
            <w:szCs w:val="24"/>
            <w:rtl/>
          </w:rPr>
          <w:tab/>
          <w:delText>ביטוח זה לא  כפוף לכל הגבלה בדבר חבות הנובעת מאש, התפוצצות, בהלה, מכשירי הרמה, חבות</w:delText>
        </w:r>
        <w:r w:rsidRPr="0009511C" w:rsidDel="006509B5">
          <w:rPr>
            <w:rFonts w:ascii="David" w:eastAsia="Calibri" w:hAnsi="David" w:cs="David" w:hint="cs"/>
            <w:sz w:val="24"/>
            <w:szCs w:val="24"/>
          </w:rPr>
          <w:delText xml:space="preserve"> </w:delText>
        </w:r>
        <w:r w:rsidRPr="0009511C" w:rsidDel="006509B5">
          <w:rPr>
            <w:rFonts w:ascii="David" w:eastAsia="Calibri" w:hAnsi="David" w:cs="David" w:hint="cs"/>
            <w:sz w:val="24"/>
            <w:szCs w:val="24"/>
            <w:rtl/>
          </w:rPr>
          <w:delText>בגין וכלפי קבלנים, קבלני משנה</w:delText>
        </w:r>
        <w:r w:rsidRPr="0009511C" w:rsidDel="006509B5">
          <w:rPr>
            <w:rFonts w:ascii="David" w:eastAsia="Calibri" w:hAnsi="David" w:cs="David" w:hint="cs"/>
            <w:sz w:val="24"/>
            <w:szCs w:val="24"/>
          </w:rPr>
          <w:delText xml:space="preserve"> </w:delText>
        </w:r>
        <w:r w:rsidRPr="0009511C" w:rsidDel="006509B5">
          <w:rPr>
            <w:rFonts w:ascii="David" w:eastAsia="Calibri" w:hAnsi="David" w:cs="David" w:hint="cs"/>
            <w:sz w:val="24"/>
            <w:szCs w:val="24"/>
            <w:rtl/>
          </w:rPr>
          <w:delText xml:space="preserve">ועובדיהם, פריקה וטעינה, מתקנים סניטריים פגומים, הרעלה, כל דבר מזיק במאכל או משקה, שביתה והשבתה, עבודות חוץ, וכן תביעות שיבוב מצד המוסד לביטוח לאומי. </w:delText>
        </w:r>
        <w:r w:rsidRPr="0009511C" w:rsidDel="006509B5">
          <w:rPr>
            <w:rFonts w:ascii="David" w:eastAsia="Calibri" w:hAnsi="David" w:cs="David" w:hint="cs"/>
            <w:sz w:val="24"/>
            <w:szCs w:val="24"/>
            <w:rtl/>
          </w:rPr>
          <w:br/>
          <w:delTex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delText>
        </w:r>
      </w:del>
    </w:p>
    <w:p w14:paraId="1FEF5E2A" w14:textId="30654756" w:rsidR="0009511C" w:rsidRPr="0009511C" w:rsidDel="006509B5" w:rsidRDefault="0009511C" w:rsidP="0009511C">
      <w:pPr>
        <w:numPr>
          <w:ilvl w:val="0"/>
          <w:numId w:val="23"/>
        </w:numPr>
        <w:tabs>
          <w:tab w:val="left" w:pos="283"/>
        </w:tabs>
        <w:spacing w:before="0" w:beforeAutospacing="0" w:after="0" w:afterAutospacing="0" w:line="240" w:lineRule="auto"/>
        <w:jc w:val="both"/>
        <w:rPr>
          <w:del w:id="719" w:author="מרול אטמן" w:date="2024-08-22T15:02:00Z"/>
          <w:rFonts w:ascii="David" w:eastAsia="Calibri" w:hAnsi="David" w:cs="David"/>
          <w:sz w:val="24"/>
          <w:szCs w:val="24"/>
          <w:rtl/>
        </w:rPr>
      </w:pPr>
      <w:del w:id="720" w:author="מרול אטמן" w:date="2024-08-22T15:02:00Z">
        <w:r w:rsidRPr="0009511C" w:rsidDel="006509B5">
          <w:rPr>
            <w:rFonts w:ascii="David" w:eastAsia="Calibri" w:hAnsi="David" w:cs="David" w:hint="cs"/>
            <w:sz w:val="24"/>
            <w:szCs w:val="24"/>
            <w:rtl/>
          </w:rPr>
          <w:delText xml:space="preserve">הפוליסות תכלולנה  תנאי מפורש על פיו הינן קודמות לכל ביטוח אשר נערך על ידי המזמין ואנו מוותרים על כל טענה ו/או דרישה בדבר שיתוף ביטוחי המזמין. </w:delText>
        </w:r>
      </w:del>
    </w:p>
    <w:p w14:paraId="3CFC2BDA" w14:textId="01117A34" w:rsidR="0009511C" w:rsidRPr="0009511C" w:rsidDel="006509B5" w:rsidRDefault="0009511C" w:rsidP="0009511C">
      <w:pPr>
        <w:numPr>
          <w:ilvl w:val="0"/>
          <w:numId w:val="23"/>
        </w:numPr>
        <w:tabs>
          <w:tab w:val="left" w:pos="283"/>
        </w:tabs>
        <w:spacing w:before="0" w:beforeAutospacing="0" w:after="0" w:afterAutospacing="0" w:line="240" w:lineRule="auto"/>
        <w:jc w:val="both"/>
        <w:rPr>
          <w:del w:id="721" w:author="מרול אטמן" w:date="2024-08-22T15:02:00Z"/>
          <w:rFonts w:ascii="David" w:eastAsia="Calibri" w:hAnsi="David" w:cs="David"/>
          <w:sz w:val="24"/>
          <w:szCs w:val="24"/>
        </w:rPr>
      </w:pPr>
      <w:del w:id="722" w:author="מרול אטמן" w:date="2024-08-22T15:02:00Z">
        <w:r w:rsidRPr="0009511C" w:rsidDel="006509B5">
          <w:rPr>
            <w:rFonts w:ascii="David" w:eastAsia="Calibri" w:hAnsi="David" w:cs="David" w:hint="cs"/>
            <w:sz w:val="24"/>
            <w:szCs w:val="24"/>
            <w:rtl/>
          </w:rPr>
          <w:delText>הפוליסה תכלולנה התחייבות לוויתור על זכות שיבוב כלפי המזמין, עובדיו והבאים מטעמו אולם האמור בדבר ויתור על זכות השיבוב לא יחול לטובת אדם שגרם לנזק בזדון.</w:delText>
        </w:r>
      </w:del>
    </w:p>
    <w:p w14:paraId="312B25AF" w14:textId="41F421D6" w:rsidR="0009511C" w:rsidRPr="0009511C" w:rsidDel="006509B5" w:rsidRDefault="0009511C" w:rsidP="0009511C">
      <w:pPr>
        <w:numPr>
          <w:ilvl w:val="0"/>
          <w:numId w:val="23"/>
        </w:numPr>
        <w:tabs>
          <w:tab w:val="left" w:pos="283"/>
        </w:tabs>
        <w:spacing w:before="0" w:beforeAutospacing="0" w:after="0" w:afterAutospacing="0" w:line="240" w:lineRule="auto"/>
        <w:jc w:val="both"/>
        <w:rPr>
          <w:del w:id="723" w:author="מרול אטמן" w:date="2024-08-22T15:02:00Z"/>
          <w:rFonts w:ascii="David" w:eastAsia="Calibri" w:hAnsi="David" w:cs="David"/>
          <w:sz w:val="24"/>
          <w:szCs w:val="24"/>
          <w:rtl/>
        </w:rPr>
      </w:pPr>
      <w:del w:id="724" w:author="מרול אטמן" w:date="2024-08-22T15:02:00Z">
        <w:r w:rsidRPr="0009511C" w:rsidDel="006509B5">
          <w:rPr>
            <w:rFonts w:ascii="David" w:eastAsia="Calibri" w:hAnsi="David" w:cs="David" w:hint="cs"/>
            <w:sz w:val="24"/>
            <w:szCs w:val="24"/>
            <w:rtl/>
          </w:rPr>
          <w:delText>כמו כן היועץ מתחייב שהכיסוי על פי הפוליסות לא יבוטל ולא יחול בו שינוי לרעה, אלא אם תימסר הודעה כתובה בדואר רשום לידי המזמין לפחות 60 יום מראש.</w:delText>
        </w:r>
      </w:del>
    </w:p>
    <w:p w14:paraId="5F517C18" w14:textId="4DC2E998" w:rsidR="0009511C" w:rsidRPr="0009511C" w:rsidRDefault="0009511C" w:rsidP="0009511C">
      <w:pPr>
        <w:numPr>
          <w:ilvl w:val="0"/>
          <w:numId w:val="23"/>
        </w:numPr>
        <w:tabs>
          <w:tab w:val="left" w:pos="283"/>
        </w:tabs>
        <w:spacing w:before="0" w:beforeAutospacing="0" w:after="0" w:afterAutospacing="0" w:line="240" w:lineRule="auto"/>
        <w:jc w:val="both"/>
        <w:rPr>
          <w:rFonts w:ascii="David" w:eastAsia="Calibri" w:hAnsi="David" w:cs="David"/>
          <w:sz w:val="24"/>
          <w:szCs w:val="24"/>
        </w:rPr>
      </w:pPr>
      <w:del w:id="725" w:author="מרול אטמן" w:date="2024-08-22T15:02:00Z">
        <w:r w:rsidRPr="0009511C" w:rsidDel="006509B5">
          <w:rPr>
            <w:rFonts w:ascii="David" w:eastAsia="Calibri" w:hAnsi="David" w:cs="David" w:hint="cs"/>
            <w:sz w:val="24"/>
            <w:szCs w:val="24"/>
            <w:rtl/>
          </w:rPr>
          <w:delTex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delText>
        </w:r>
      </w:del>
      <w:r w:rsidRPr="0009511C">
        <w:rPr>
          <w:rFonts w:ascii="David" w:eastAsia="Calibri" w:hAnsi="David" w:cs="David" w:hint="cs"/>
          <w:sz w:val="24"/>
          <w:szCs w:val="24"/>
          <w:rtl/>
        </w:rPr>
        <w:t>.</w:t>
      </w:r>
    </w:p>
    <w:p w14:paraId="54129689" w14:textId="77777777" w:rsidR="0009511C" w:rsidRPr="0009511C" w:rsidRDefault="0009511C" w:rsidP="0009511C">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6825DC3C" w14:textId="77777777" w:rsidR="0009511C" w:rsidRPr="0009511C" w:rsidRDefault="0009511C" w:rsidP="0009511C">
      <w:pPr>
        <w:ind w:left="364"/>
        <w:contextualSpacing/>
        <w:rPr>
          <w:rFonts w:ascii="Times New Roman" w:eastAsia="Calibri" w:hAnsi="Times New Roman" w:cs="Arial"/>
          <w:rtl/>
        </w:rPr>
      </w:pPr>
    </w:p>
    <w:p w14:paraId="0F7EDB2B"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0AAAD48"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EC66085"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B71C574"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6B0C5C9"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6A09745"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9D81799"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20E00DA"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E4394D8"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1B200A7"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4CFECDF"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7BEF78F"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42C0CE8"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8F7DF99"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849B6B7"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EF364EB"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A736E6D"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602A61"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46C2D3"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ACEE99"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4A242B"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5A757C"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5A1D98"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2E1A54"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B4AE48"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8EC89E"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B31251"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D27AC1"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BC02F8"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CAE186"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3AAE38"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3A5A56"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A84D5D"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ACC480"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FB2290"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69D3C5"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EDDDCB"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629B8D"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F62BCB"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FACDBB" w14:textId="77777777" w:rsidR="0009511C" w:rsidRPr="0009511C" w:rsidDel="00825216" w:rsidRDefault="0009511C" w:rsidP="0009511C">
      <w:pPr>
        <w:widowControl w:val="0"/>
        <w:spacing w:before="0" w:beforeAutospacing="0" w:after="0" w:afterAutospacing="0" w:line="240" w:lineRule="auto"/>
        <w:jc w:val="center"/>
        <w:rPr>
          <w:del w:id="726" w:author="Meryl Etman [2]" w:date="2022-12-08T12:25:00Z"/>
          <w:rFonts w:ascii="Times New Roman" w:eastAsia="Times New Roman" w:hAnsi="Times New Roman" w:cs="David"/>
          <w:bCs/>
          <w:sz w:val="24"/>
          <w:szCs w:val="24"/>
          <w:u w:val="single"/>
          <w:rtl/>
          <w:lang w:eastAsia="he-IL"/>
        </w:rPr>
      </w:pPr>
    </w:p>
    <w:p w14:paraId="4CB3679C" w14:textId="77777777" w:rsidR="0009511C" w:rsidRPr="0009511C" w:rsidDel="00825216" w:rsidRDefault="0009511C" w:rsidP="0009511C">
      <w:pPr>
        <w:widowControl w:val="0"/>
        <w:spacing w:before="0" w:beforeAutospacing="0" w:after="0" w:afterAutospacing="0" w:line="240" w:lineRule="auto"/>
        <w:jc w:val="center"/>
        <w:rPr>
          <w:del w:id="727" w:author="Meryl Etman [2]" w:date="2022-12-08T12:25:00Z"/>
          <w:rFonts w:ascii="Times New Roman" w:eastAsia="Times New Roman" w:hAnsi="Times New Roman" w:cs="David"/>
          <w:bCs/>
          <w:sz w:val="24"/>
          <w:szCs w:val="24"/>
          <w:u w:val="single"/>
          <w:rtl/>
          <w:lang w:eastAsia="he-IL"/>
        </w:rPr>
      </w:pPr>
    </w:p>
    <w:p w14:paraId="199A9BFF" w14:textId="77777777" w:rsidR="0009511C" w:rsidRPr="0009511C" w:rsidDel="00825216" w:rsidRDefault="0009511C" w:rsidP="0009511C">
      <w:pPr>
        <w:widowControl w:val="0"/>
        <w:spacing w:before="0" w:beforeAutospacing="0" w:after="0" w:afterAutospacing="0" w:line="240" w:lineRule="auto"/>
        <w:jc w:val="center"/>
        <w:rPr>
          <w:del w:id="728" w:author="Meryl Etman [2]" w:date="2022-12-08T12:25:00Z"/>
          <w:rFonts w:ascii="Times New Roman" w:eastAsia="Times New Roman" w:hAnsi="Times New Roman" w:cs="David"/>
          <w:bCs/>
          <w:sz w:val="24"/>
          <w:szCs w:val="24"/>
          <w:u w:val="single"/>
          <w:rtl/>
          <w:lang w:eastAsia="he-IL"/>
        </w:rPr>
      </w:pPr>
    </w:p>
    <w:p w14:paraId="5B5F54AF" w14:textId="77777777" w:rsidR="0009511C" w:rsidRPr="0009511C" w:rsidDel="00825216" w:rsidRDefault="0009511C" w:rsidP="0009511C">
      <w:pPr>
        <w:widowControl w:val="0"/>
        <w:spacing w:before="0" w:beforeAutospacing="0" w:after="0" w:afterAutospacing="0" w:line="240" w:lineRule="auto"/>
        <w:jc w:val="center"/>
        <w:rPr>
          <w:del w:id="729" w:author="Meryl Etman [2]" w:date="2022-12-08T12:25:00Z"/>
          <w:rFonts w:ascii="Times New Roman" w:eastAsia="Times New Roman" w:hAnsi="Times New Roman" w:cs="David"/>
          <w:bCs/>
          <w:sz w:val="24"/>
          <w:szCs w:val="24"/>
          <w:u w:val="single"/>
          <w:rtl/>
          <w:lang w:eastAsia="he-IL"/>
        </w:rPr>
      </w:pPr>
    </w:p>
    <w:p w14:paraId="7340AF9D" w14:textId="77777777" w:rsidR="00663022" w:rsidRDefault="00663022" w:rsidP="0066302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139E0569" w14:textId="77777777" w:rsidR="0009511C" w:rsidRDefault="0009511C" w:rsidP="00663022">
      <w:pPr>
        <w:widowControl w:val="0"/>
        <w:spacing w:before="0" w:beforeAutospacing="0" w:after="0" w:afterAutospacing="0" w:line="240" w:lineRule="auto"/>
        <w:jc w:val="center"/>
        <w:rPr>
          <w:ins w:id="730" w:author="מרול אטמן" w:date="2024-08-22T15:06:00Z"/>
          <w:rFonts w:ascii="Times New Roman" w:eastAsia="Times New Roman" w:hAnsi="Times New Roman" w:cs="David"/>
          <w:sz w:val="20"/>
          <w:szCs w:val="24"/>
          <w:rtl/>
          <w:lang w:eastAsia="he-IL"/>
        </w:rPr>
      </w:pPr>
      <w:r w:rsidRPr="0009511C">
        <w:rPr>
          <w:rFonts w:ascii="Times New Roman" w:eastAsia="Times New Roman" w:hAnsi="Times New Roman" w:cs="David" w:hint="cs"/>
          <w:bCs/>
          <w:sz w:val="20"/>
          <w:szCs w:val="24"/>
          <w:u w:val="single"/>
          <w:rtl/>
          <w:lang w:eastAsia="he-IL"/>
        </w:rPr>
        <w:lastRenderedPageBreak/>
        <w:t>נספח "</w:t>
      </w:r>
      <w:r>
        <w:rPr>
          <w:rFonts w:ascii="Times New Roman" w:eastAsia="Times New Roman" w:hAnsi="Times New Roman" w:cs="David" w:hint="cs"/>
          <w:bCs/>
          <w:sz w:val="20"/>
          <w:szCs w:val="24"/>
          <w:u w:val="single"/>
          <w:rtl/>
          <w:lang w:eastAsia="he-IL"/>
        </w:rPr>
        <w:t>ו</w:t>
      </w:r>
      <w:r w:rsidRPr="0009511C">
        <w:rPr>
          <w:rFonts w:ascii="Times New Roman" w:eastAsia="Times New Roman" w:hAnsi="Times New Roman" w:cs="David" w:hint="cs"/>
          <w:bCs/>
          <w:sz w:val="20"/>
          <w:szCs w:val="24"/>
          <w:u w:val="single"/>
          <w:rtl/>
          <w:lang w:eastAsia="he-IL"/>
        </w:rPr>
        <w:t>1'"</w:t>
      </w:r>
    </w:p>
    <w:p w14:paraId="27762FCA" w14:textId="77777777" w:rsidR="006509B5" w:rsidRDefault="006509B5" w:rsidP="00663022">
      <w:pPr>
        <w:widowControl w:val="0"/>
        <w:spacing w:before="0" w:beforeAutospacing="0" w:after="0" w:afterAutospacing="0" w:line="240" w:lineRule="auto"/>
        <w:jc w:val="center"/>
        <w:rPr>
          <w:ins w:id="731" w:author="מרול אטמן" w:date="2024-08-22T15:06:00Z"/>
          <w:rFonts w:ascii="Times New Roman" w:eastAsia="Times New Roman" w:hAnsi="Times New Roman" w:cs="David"/>
          <w:sz w:val="20"/>
          <w:szCs w:val="24"/>
          <w:rtl/>
          <w:lang w:eastAsia="he-IL"/>
        </w:rPr>
      </w:pPr>
    </w:p>
    <w:tbl>
      <w:tblPr>
        <w:tblStyle w:val="23"/>
        <w:bidiVisual/>
        <w:tblW w:w="0" w:type="auto"/>
        <w:tblInd w:w="-1342" w:type="dxa"/>
        <w:tblLook w:val="04A0" w:firstRow="1" w:lastRow="0" w:firstColumn="1" w:lastColumn="0" w:noHBand="0" w:noVBand="1"/>
        <w:tblCaption w:val="אישור קיום ביטוח"/>
      </w:tblPr>
      <w:tblGrid>
        <w:gridCol w:w="2912"/>
        <w:gridCol w:w="1445"/>
        <w:gridCol w:w="1412"/>
        <w:gridCol w:w="1788"/>
        <w:gridCol w:w="2081"/>
      </w:tblGrid>
      <w:tr w:rsidR="006509B5" w:rsidRPr="00095169" w14:paraId="304C0754" w14:textId="77777777" w:rsidTr="00436645">
        <w:trPr>
          <w:trHeight w:val="463"/>
          <w:tblHeader/>
          <w:ins w:id="732" w:author="מרול אטמן" w:date="2024-08-22T15:06:00Z"/>
        </w:trPr>
        <w:tc>
          <w:tcPr>
            <w:tcW w:w="7557" w:type="dxa"/>
            <w:gridSpan w:val="4"/>
            <w:shd w:val="clear" w:color="auto" w:fill="F2F2F2"/>
          </w:tcPr>
          <w:p w14:paraId="134F4683" w14:textId="77777777" w:rsidR="006509B5" w:rsidRPr="00095169" w:rsidRDefault="006509B5" w:rsidP="00436645">
            <w:pPr>
              <w:bidi w:val="0"/>
              <w:spacing w:before="0" w:beforeAutospacing="0" w:after="0" w:afterAutospacing="0" w:line="240" w:lineRule="auto"/>
              <w:jc w:val="center"/>
              <w:rPr>
                <w:ins w:id="733" w:author="מרול אטמן" w:date="2024-08-22T15:06:00Z"/>
                <w:rFonts w:ascii="David" w:hAnsi="David" w:cs="David"/>
                <w:color w:val="000000"/>
                <w:sz w:val="34"/>
                <w:szCs w:val="34"/>
              </w:rPr>
            </w:pPr>
            <w:bookmarkStart w:id="734" w:name="_Hlk175231497"/>
            <w:ins w:id="735" w:author="מרול אטמן" w:date="2024-08-22T15:06:00Z">
              <w:r w:rsidRPr="00095169">
                <w:rPr>
                  <w:rFonts w:ascii="David" w:hAnsi="David" w:cs="David" w:hint="cs"/>
                  <w:color w:val="000000"/>
                  <w:sz w:val="28"/>
                  <w:szCs w:val="28"/>
                  <w:rtl/>
                </w:rPr>
                <w:t>א</w:t>
              </w:r>
              <w:r w:rsidRPr="00095169">
                <w:rPr>
                  <w:rFonts w:ascii="David" w:hAnsi="David" w:cs="David"/>
                  <w:color w:val="000000"/>
                  <w:sz w:val="28"/>
                  <w:szCs w:val="28"/>
                  <w:rtl/>
                </w:rPr>
                <w:t>ישור קיום ביטוחים</w:t>
              </w:r>
            </w:ins>
          </w:p>
        </w:tc>
        <w:tc>
          <w:tcPr>
            <w:tcW w:w="2081" w:type="dxa"/>
          </w:tcPr>
          <w:p w14:paraId="6350DD70" w14:textId="77777777" w:rsidR="006509B5" w:rsidRPr="00095169" w:rsidRDefault="006509B5" w:rsidP="00436645">
            <w:pPr>
              <w:bidi w:val="0"/>
              <w:spacing w:before="0" w:beforeAutospacing="0" w:after="0" w:afterAutospacing="0" w:line="240" w:lineRule="auto"/>
              <w:jc w:val="right"/>
              <w:rPr>
                <w:ins w:id="736" w:author="מרול אטמן" w:date="2024-08-22T15:06:00Z"/>
                <w:rFonts w:ascii="David" w:hAnsi="David" w:cs="David"/>
                <w:color w:val="000000"/>
                <w:sz w:val="16"/>
                <w:szCs w:val="16"/>
                <w:rtl/>
              </w:rPr>
            </w:pPr>
            <w:ins w:id="737" w:author="מרול אטמן" w:date="2024-08-22T15:06:00Z">
              <w:r w:rsidRPr="00095169">
                <w:rPr>
                  <w:rFonts w:ascii="David" w:hAnsi="David" w:cs="David"/>
                  <w:color w:val="000000"/>
                  <w:sz w:val="20"/>
                  <w:szCs w:val="20"/>
                  <w:rtl/>
                </w:rPr>
                <w:t xml:space="preserve">תאריך </w:t>
              </w:r>
              <w:r w:rsidRPr="00095169">
                <w:rPr>
                  <w:rFonts w:ascii="David" w:hAnsi="David" w:cs="David" w:hint="cs"/>
                  <w:color w:val="000000"/>
                  <w:sz w:val="20"/>
                  <w:szCs w:val="20"/>
                  <w:rtl/>
                </w:rPr>
                <w:t xml:space="preserve">הנפקת האישור </w:t>
              </w:r>
              <w:r w:rsidRPr="00095169">
                <w:rPr>
                  <w:rFonts w:ascii="David" w:hAnsi="David" w:cs="David"/>
                  <w:color w:val="000000"/>
                  <w:sz w:val="20"/>
                  <w:szCs w:val="20"/>
                  <w:rtl/>
                </w:rPr>
                <w:t>(</w:t>
              </w:r>
              <w:r w:rsidRPr="00095169">
                <w:rPr>
                  <w:rFonts w:ascii="David" w:hAnsi="David" w:cs="David"/>
                  <w:color w:val="000000"/>
                  <w:sz w:val="20"/>
                  <w:szCs w:val="20"/>
                </w:rPr>
                <w:t>DD/MM/YYYY</w:t>
              </w:r>
              <w:r w:rsidRPr="00095169">
                <w:rPr>
                  <w:rFonts w:ascii="David" w:hAnsi="David" w:cs="David"/>
                  <w:color w:val="000000"/>
                  <w:sz w:val="20"/>
                  <w:szCs w:val="20"/>
                  <w:rtl/>
                </w:rPr>
                <w:t>)</w:t>
              </w:r>
            </w:ins>
          </w:p>
        </w:tc>
      </w:tr>
      <w:tr w:rsidR="006509B5" w:rsidRPr="00095169" w14:paraId="53878876" w14:textId="77777777" w:rsidTr="00436645">
        <w:trPr>
          <w:trHeight w:val="315"/>
          <w:ins w:id="738" w:author="מרול אטמן" w:date="2024-08-22T15:06:00Z"/>
        </w:trPr>
        <w:tc>
          <w:tcPr>
            <w:tcW w:w="9638" w:type="dxa"/>
            <w:gridSpan w:val="5"/>
          </w:tcPr>
          <w:p w14:paraId="6FC1DBBB" w14:textId="77777777" w:rsidR="006509B5" w:rsidRPr="00095169" w:rsidRDefault="006509B5" w:rsidP="00436645">
            <w:pPr>
              <w:bidi w:val="0"/>
              <w:spacing w:before="0" w:beforeAutospacing="0" w:after="0" w:afterAutospacing="0" w:line="240" w:lineRule="auto"/>
              <w:jc w:val="right"/>
              <w:rPr>
                <w:ins w:id="739" w:author="מרול אטמן" w:date="2024-08-22T15:06:00Z"/>
                <w:rFonts w:ascii="David" w:hAnsi="David" w:cs="David"/>
                <w:color w:val="000000"/>
                <w:sz w:val="18"/>
                <w:szCs w:val="18"/>
              </w:rPr>
            </w:pPr>
            <w:ins w:id="740" w:author="מרול אטמן" w:date="2024-08-22T15:06:00Z">
              <w:r w:rsidRPr="00095169">
                <w:rPr>
                  <w:rFonts w:ascii="David" w:hAnsi="David" w:cs="David"/>
                  <w:color w:val="000000"/>
                  <w:sz w:val="18"/>
                  <w:szCs w:val="18"/>
                  <w:rtl/>
                </w:rPr>
                <w:t xml:space="preserve">אישור ביטוח זה מהווה אסמכתא לכך שלמבוטח ישנה </w:t>
              </w:r>
              <w:r w:rsidRPr="00095169">
                <w:rPr>
                  <w:rFonts w:ascii="David" w:hAnsi="David" w:cs="David" w:hint="eastAsia"/>
                  <w:color w:val="000000"/>
                  <w:sz w:val="18"/>
                  <w:szCs w:val="18"/>
                  <w:rtl/>
                </w:rPr>
                <w:t>פוליסת</w:t>
              </w:r>
              <w:r w:rsidRPr="00095169">
                <w:rPr>
                  <w:rFonts w:ascii="David" w:hAnsi="David" w:cs="David"/>
                  <w:color w:val="000000"/>
                  <w:sz w:val="18"/>
                  <w:szCs w:val="18"/>
                  <w:rtl/>
                </w:rPr>
                <w:t xml:space="preserve"> </w:t>
              </w:r>
              <w:r w:rsidRPr="00095169">
                <w:rPr>
                  <w:rFonts w:ascii="David" w:hAnsi="David" w:cs="David" w:hint="eastAsia"/>
                  <w:color w:val="000000"/>
                  <w:sz w:val="18"/>
                  <w:szCs w:val="18"/>
                  <w:rtl/>
                </w:rPr>
                <w:t>ביטוח</w:t>
              </w:r>
              <w:r w:rsidRPr="00095169">
                <w:rPr>
                  <w:rFonts w:ascii="David" w:hAnsi="David" w:cs="David"/>
                  <w:color w:val="000000"/>
                  <w:sz w:val="18"/>
                  <w:szCs w:val="18"/>
                  <w:rtl/>
                </w:rPr>
                <w:t xml:space="preserve"> בתוקף</w:t>
              </w:r>
              <w:r w:rsidRPr="00095169">
                <w:rPr>
                  <w:rFonts w:ascii="David" w:hAnsi="David" w:cs="David" w:hint="cs"/>
                  <w:color w:val="000000"/>
                  <w:sz w:val="18"/>
                  <w:szCs w:val="18"/>
                  <w:rtl/>
                </w:rPr>
                <w:t xml:space="preserve">, בהתאם למידע המפורט בה. המידע המפורט באישור זה אינו כולל את כל תנאי </w:t>
              </w:r>
              <w:r w:rsidRPr="00095169">
                <w:rPr>
                  <w:rFonts w:ascii="David" w:hAnsi="David" w:cs="David" w:hint="eastAsia"/>
                  <w:color w:val="000000"/>
                  <w:sz w:val="18"/>
                  <w:szCs w:val="18"/>
                  <w:rtl/>
                </w:rPr>
                <w:t>הפוליסה</w:t>
              </w:r>
              <w:r w:rsidRPr="00095169">
                <w:rPr>
                  <w:rFonts w:ascii="David" w:hAnsi="David" w:cs="David" w:hint="cs"/>
                  <w:color w:val="000000"/>
                  <w:sz w:val="18"/>
                  <w:szCs w:val="18"/>
                  <w:rtl/>
                </w:rPr>
                <w:t xml:space="preserve"> וחריגיה. יחד עם זאת, </w:t>
              </w:r>
              <w:r w:rsidRPr="00095169">
                <w:rPr>
                  <w:rFonts w:ascii="David" w:hAnsi="David" w:cs="David"/>
                  <w:color w:val="000000"/>
                  <w:sz w:val="18"/>
                  <w:szCs w:val="18"/>
                  <w:rtl/>
                </w:rPr>
                <w:t>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ins>
          </w:p>
          <w:p w14:paraId="7B179A4D" w14:textId="77777777" w:rsidR="006509B5" w:rsidRPr="00095169" w:rsidRDefault="006509B5" w:rsidP="00436645">
            <w:pPr>
              <w:bidi w:val="0"/>
              <w:spacing w:before="0" w:beforeAutospacing="0" w:after="0" w:afterAutospacing="0" w:line="240" w:lineRule="auto"/>
              <w:jc w:val="right"/>
              <w:rPr>
                <w:ins w:id="741" w:author="מרול אטמן" w:date="2024-08-22T15:06:00Z"/>
                <w:rFonts w:ascii="David" w:hAnsi="David" w:cs="David"/>
                <w:color w:val="000000"/>
                <w:sz w:val="18"/>
                <w:szCs w:val="18"/>
              </w:rPr>
            </w:pPr>
          </w:p>
        </w:tc>
      </w:tr>
      <w:tr w:rsidR="006509B5" w:rsidRPr="00095169" w14:paraId="6A0514F3" w14:textId="77777777" w:rsidTr="00436645">
        <w:trPr>
          <w:trHeight w:val="278"/>
          <w:ins w:id="742" w:author="מרול אטמן" w:date="2024-08-22T15:06:00Z"/>
        </w:trPr>
        <w:tc>
          <w:tcPr>
            <w:tcW w:w="2912" w:type="dxa"/>
            <w:shd w:val="clear" w:color="auto" w:fill="F2F2F2"/>
          </w:tcPr>
          <w:p w14:paraId="118B06E3" w14:textId="77777777" w:rsidR="006509B5" w:rsidRPr="00095169" w:rsidRDefault="006509B5" w:rsidP="00436645">
            <w:pPr>
              <w:bidi w:val="0"/>
              <w:spacing w:before="0" w:beforeAutospacing="0" w:after="0" w:afterAutospacing="0" w:line="240" w:lineRule="auto"/>
              <w:jc w:val="right"/>
              <w:rPr>
                <w:ins w:id="743" w:author="מרול אטמן" w:date="2024-08-22T15:06:00Z"/>
                <w:rFonts w:ascii="David" w:hAnsi="David" w:cs="David"/>
                <w:color w:val="000000"/>
                <w:rtl/>
              </w:rPr>
            </w:pPr>
            <w:ins w:id="744" w:author="מרול אטמן" w:date="2024-08-22T15:06:00Z">
              <w:r w:rsidRPr="00095169">
                <w:rPr>
                  <w:rFonts w:ascii="David" w:hAnsi="David" w:cs="David" w:hint="cs"/>
                  <w:color w:val="000000"/>
                  <w:rtl/>
                </w:rPr>
                <w:t>מבקש האישור הראשי</w:t>
              </w:r>
              <w:r w:rsidRPr="00095169">
                <w:rPr>
                  <w:rFonts w:ascii="David" w:hAnsi="David" w:cs="David" w:hint="cs"/>
                  <w:color w:val="FF0000"/>
                  <w:rtl/>
                </w:rPr>
                <w:t xml:space="preserve">* </w:t>
              </w:r>
            </w:ins>
          </w:p>
        </w:tc>
        <w:tc>
          <w:tcPr>
            <w:tcW w:w="1445" w:type="dxa"/>
            <w:shd w:val="clear" w:color="auto" w:fill="F2F2F2"/>
          </w:tcPr>
          <w:p w14:paraId="1D93FB26" w14:textId="77777777" w:rsidR="006509B5" w:rsidRPr="00095169" w:rsidDel="009955DA" w:rsidRDefault="006509B5" w:rsidP="00436645">
            <w:pPr>
              <w:bidi w:val="0"/>
              <w:spacing w:before="0" w:beforeAutospacing="0" w:after="0" w:afterAutospacing="0" w:line="240" w:lineRule="auto"/>
              <w:jc w:val="right"/>
              <w:rPr>
                <w:ins w:id="745" w:author="מרול אטמן" w:date="2024-08-22T15:06:00Z"/>
                <w:rFonts w:ascii="David" w:hAnsi="David" w:cs="David"/>
                <w:color w:val="000000"/>
                <w:rtl/>
              </w:rPr>
            </w:pPr>
            <w:ins w:id="746" w:author="מרול אטמן" w:date="2024-08-22T15:06:00Z">
              <w:r w:rsidRPr="00095169">
                <w:rPr>
                  <w:rFonts w:ascii="David" w:hAnsi="David" w:cs="David" w:hint="cs"/>
                  <w:color w:val="000000"/>
                  <w:rtl/>
                </w:rPr>
                <w:t>גורמים נוספים הקשורים למבקש האישור וייחשבו כמבקש האישור</w:t>
              </w:r>
              <w:r w:rsidRPr="00095169">
                <w:rPr>
                  <w:rFonts w:ascii="David" w:hAnsi="David" w:cs="David" w:hint="cs"/>
                  <w:color w:val="FF0000"/>
                  <w:rtl/>
                </w:rPr>
                <w:t>*</w:t>
              </w:r>
              <w:r w:rsidRPr="00095169">
                <w:rPr>
                  <w:rFonts w:ascii="David" w:hAnsi="David" w:cs="David" w:hint="cs"/>
                  <w:color w:val="000000"/>
                  <w:rtl/>
                </w:rPr>
                <w:t xml:space="preserve"> </w:t>
              </w:r>
            </w:ins>
          </w:p>
        </w:tc>
        <w:tc>
          <w:tcPr>
            <w:tcW w:w="1412" w:type="dxa"/>
            <w:shd w:val="clear" w:color="auto" w:fill="F2F2F2"/>
          </w:tcPr>
          <w:p w14:paraId="51169B9F" w14:textId="77777777" w:rsidR="006509B5" w:rsidRPr="00095169" w:rsidRDefault="006509B5" w:rsidP="00436645">
            <w:pPr>
              <w:bidi w:val="0"/>
              <w:spacing w:before="0" w:beforeAutospacing="0" w:after="0" w:afterAutospacing="0" w:line="240" w:lineRule="auto"/>
              <w:jc w:val="right"/>
              <w:rPr>
                <w:ins w:id="747" w:author="מרול אטמן" w:date="2024-08-22T15:06:00Z"/>
                <w:rFonts w:ascii="David" w:hAnsi="David" w:cs="David"/>
                <w:color w:val="FF0000"/>
                <w:rtl/>
              </w:rPr>
            </w:pPr>
            <w:ins w:id="748" w:author="מרול אטמן" w:date="2024-08-22T15:06:00Z">
              <w:r w:rsidRPr="00095169" w:rsidDel="009955DA">
                <w:rPr>
                  <w:rFonts w:ascii="David" w:hAnsi="David" w:cs="David" w:hint="cs"/>
                  <w:color w:val="000000"/>
                  <w:rtl/>
                </w:rPr>
                <w:t>ה</w:t>
              </w:r>
              <w:r w:rsidRPr="00095169">
                <w:rPr>
                  <w:rFonts w:ascii="David" w:hAnsi="David" w:cs="David" w:hint="cs"/>
                  <w:color w:val="000000"/>
                  <w:rtl/>
                </w:rPr>
                <w:t>מבוטח</w:t>
              </w:r>
            </w:ins>
          </w:p>
        </w:tc>
        <w:tc>
          <w:tcPr>
            <w:tcW w:w="1788" w:type="dxa"/>
            <w:shd w:val="clear" w:color="auto" w:fill="F2F2F2"/>
          </w:tcPr>
          <w:p w14:paraId="6B5D1327" w14:textId="77777777" w:rsidR="006509B5" w:rsidRPr="00095169" w:rsidRDefault="006509B5" w:rsidP="00436645">
            <w:pPr>
              <w:bidi w:val="0"/>
              <w:spacing w:before="0" w:beforeAutospacing="0" w:after="0" w:afterAutospacing="0" w:line="240" w:lineRule="auto"/>
              <w:jc w:val="right"/>
              <w:rPr>
                <w:ins w:id="749" w:author="מרול אטמן" w:date="2024-08-22T15:06:00Z"/>
                <w:rFonts w:ascii="David" w:hAnsi="David" w:cs="David"/>
                <w:color w:val="000000"/>
                <w:rtl/>
              </w:rPr>
            </w:pPr>
            <w:ins w:id="750" w:author="מרול אטמן" w:date="2024-08-22T15:06:00Z">
              <w:r w:rsidRPr="00095169">
                <w:rPr>
                  <w:rFonts w:ascii="David" w:hAnsi="David" w:cs="David" w:hint="eastAsia"/>
                  <w:color w:val="000000"/>
                  <w:rtl/>
                </w:rPr>
                <w:t>אופי</w:t>
              </w:r>
              <w:r w:rsidRPr="00095169">
                <w:rPr>
                  <w:rFonts w:ascii="David" w:hAnsi="David" w:cs="David"/>
                  <w:color w:val="000000"/>
                  <w:rtl/>
                </w:rPr>
                <w:t xml:space="preserve"> </w:t>
              </w:r>
              <w:r w:rsidRPr="00095169">
                <w:rPr>
                  <w:rFonts w:ascii="David" w:hAnsi="David" w:cs="David" w:hint="eastAsia"/>
                  <w:color w:val="000000"/>
                  <w:rtl/>
                </w:rPr>
                <w:t>העסקה</w:t>
              </w:r>
              <w:r w:rsidRPr="00095169">
                <w:rPr>
                  <w:rFonts w:ascii="David" w:hAnsi="David" w:cs="David" w:hint="cs"/>
                  <w:color w:val="000000"/>
                  <w:rtl/>
                </w:rPr>
                <w:t xml:space="preserve"> והעיסוק המבוטח</w:t>
              </w:r>
              <w:r w:rsidRPr="00095169">
                <w:rPr>
                  <w:rFonts w:ascii="David" w:hAnsi="David" w:cs="David" w:hint="cs"/>
                  <w:color w:val="FF0000"/>
                  <w:rtl/>
                </w:rPr>
                <w:t>*</w:t>
              </w:r>
              <w:r w:rsidRPr="00095169">
                <w:rPr>
                  <w:rFonts w:ascii="David" w:hAnsi="David" w:cs="David" w:hint="cs"/>
                  <w:color w:val="000000"/>
                  <w:rtl/>
                </w:rPr>
                <w:t xml:space="preserve"> </w:t>
              </w:r>
            </w:ins>
          </w:p>
        </w:tc>
        <w:tc>
          <w:tcPr>
            <w:tcW w:w="2081" w:type="dxa"/>
            <w:shd w:val="clear" w:color="auto" w:fill="F2F2F2"/>
          </w:tcPr>
          <w:p w14:paraId="6CB4AAB0" w14:textId="77777777" w:rsidR="006509B5" w:rsidRPr="00095169" w:rsidRDefault="006509B5" w:rsidP="00436645">
            <w:pPr>
              <w:bidi w:val="0"/>
              <w:spacing w:before="0" w:beforeAutospacing="0" w:after="0" w:afterAutospacing="0" w:line="240" w:lineRule="auto"/>
              <w:jc w:val="right"/>
              <w:rPr>
                <w:ins w:id="751" w:author="מרול אטמן" w:date="2024-08-22T15:06:00Z"/>
                <w:rFonts w:ascii="David" w:hAnsi="David" w:cs="David"/>
                <w:color w:val="000000"/>
                <w:rtl/>
              </w:rPr>
            </w:pPr>
            <w:ins w:id="752" w:author="מרול אטמן" w:date="2024-08-22T15:06:00Z">
              <w:r w:rsidRPr="00095169">
                <w:rPr>
                  <w:rFonts w:ascii="David" w:hAnsi="David" w:cs="David" w:hint="eastAsia"/>
                  <w:color w:val="000000"/>
                  <w:rtl/>
                </w:rPr>
                <w:t>מעמד</w:t>
              </w:r>
              <w:r w:rsidRPr="00095169">
                <w:rPr>
                  <w:rFonts w:ascii="David" w:hAnsi="David" w:cs="David"/>
                  <w:color w:val="000000"/>
                  <w:rtl/>
                </w:rPr>
                <w:t xml:space="preserve"> </w:t>
              </w:r>
              <w:r w:rsidRPr="00095169">
                <w:rPr>
                  <w:rFonts w:ascii="David" w:hAnsi="David" w:cs="David" w:hint="cs"/>
                  <w:color w:val="000000"/>
                  <w:rtl/>
                </w:rPr>
                <w:t>מבקש</w:t>
              </w:r>
              <w:r w:rsidRPr="00095169">
                <w:rPr>
                  <w:rFonts w:ascii="David" w:hAnsi="David" w:cs="David"/>
                  <w:color w:val="000000"/>
                  <w:rtl/>
                </w:rPr>
                <w:t xml:space="preserve"> </w:t>
              </w:r>
              <w:r w:rsidRPr="00095169">
                <w:rPr>
                  <w:rFonts w:ascii="David" w:hAnsi="David" w:cs="David" w:hint="eastAsia"/>
                  <w:color w:val="000000"/>
                  <w:rtl/>
                </w:rPr>
                <w:t>האישור</w:t>
              </w:r>
              <w:r w:rsidRPr="00095169">
                <w:rPr>
                  <w:rFonts w:ascii="David" w:hAnsi="David" w:cs="David" w:hint="cs"/>
                  <w:color w:val="000000"/>
                  <w:rtl/>
                </w:rPr>
                <w:t xml:space="preserve">* </w:t>
              </w:r>
            </w:ins>
          </w:p>
        </w:tc>
      </w:tr>
      <w:tr w:rsidR="006509B5" w:rsidRPr="00095169" w14:paraId="28819F17" w14:textId="77777777" w:rsidTr="00436645">
        <w:trPr>
          <w:trHeight w:val="551"/>
          <w:ins w:id="753" w:author="מרול אטמן" w:date="2024-08-22T15:06:00Z"/>
        </w:trPr>
        <w:tc>
          <w:tcPr>
            <w:tcW w:w="2912" w:type="dxa"/>
          </w:tcPr>
          <w:p w14:paraId="6001A796" w14:textId="77777777" w:rsidR="006509B5" w:rsidRPr="00095169" w:rsidRDefault="006509B5" w:rsidP="00436645">
            <w:pPr>
              <w:bidi w:val="0"/>
              <w:spacing w:before="0" w:beforeAutospacing="0" w:after="0" w:afterAutospacing="0" w:line="240" w:lineRule="auto"/>
              <w:jc w:val="right"/>
              <w:rPr>
                <w:ins w:id="754" w:author="מרול אטמן" w:date="2024-08-22T15:06:00Z"/>
                <w:rFonts w:ascii="David" w:hAnsi="David" w:cs="David"/>
                <w:color w:val="000000"/>
                <w:rtl/>
              </w:rPr>
            </w:pPr>
            <w:ins w:id="755" w:author="מרול אטמן" w:date="2024-08-22T15:06:00Z">
              <w:r w:rsidRPr="00095169">
                <w:rPr>
                  <w:rFonts w:ascii="David" w:hAnsi="David" w:cs="David" w:hint="cs"/>
                  <w:color w:val="000000"/>
                  <w:rtl/>
                </w:rPr>
                <w:t>שם</w:t>
              </w:r>
              <w:r w:rsidRPr="00095169">
                <w:rPr>
                  <w:rFonts w:hint="cs"/>
                  <w:color w:val="000000"/>
                  <w:rtl/>
                </w:rPr>
                <w:t xml:space="preserve">: </w:t>
              </w:r>
              <w:r w:rsidRPr="00095169">
                <w:rPr>
                  <w:rFonts w:ascii="Times New Roman" w:eastAsia="Times New Roman" w:hAnsi="Times New Roman" w:cs="David"/>
                  <w:sz w:val="24"/>
                  <w:szCs w:val="24"/>
                  <w:rtl/>
                </w:rPr>
                <w:t>אפריקה ישראל להשקעות בע"מ</w:t>
              </w:r>
              <w:r w:rsidRPr="00095169">
                <w:rPr>
                  <w:color w:val="000000"/>
                  <w:rtl/>
                </w:rPr>
                <w:t xml:space="preserve"> ו/או</w:t>
              </w:r>
              <w:r>
                <w:rPr>
                  <w:rFonts w:hint="cs"/>
                  <w:color w:val="000000"/>
                  <w:rtl/>
                </w:rPr>
                <w:t xml:space="preserve"> גבעת שמואל החדשה בע"מ ו/או</w:t>
              </w:r>
              <w:r w:rsidRPr="00095169">
                <w:rPr>
                  <w:color w:val="000000"/>
                  <w:rtl/>
                </w:rPr>
                <w:t xml:space="preserve"> חברות בנות ו/או חברות קשורות</w:t>
              </w:r>
              <w:r w:rsidRPr="00095169">
                <w:rPr>
                  <w:rFonts w:hint="cs"/>
                  <w:color w:val="000000"/>
                  <w:rtl/>
                </w:rPr>
                <w:t xml:space="preserve"> ו/או שותפויות בפרויקט </w:t>
              </w:r>
            </w:ins>
          </w:p>
        </w:tc>
        <w:tc>
          <w:tcPr>
            <w:tcW w:w="1445" w:type="dxa"/>
          </w:tcPr>
          <w:p w14:paraId="3A870241" w14:textId="77777777" w:rsidR="006509B5" w:rsidRPr="00095169" w:rsidRDefault="006509B5" w:rsidP="00436645">
            <w:pPr>
              <w:bidi w:val="0"/>
              <w:spacing w:before="0" w:beforeAutospacing="0" w:after="0" w:afterAutospacing="0" w:line="240" w:lineRule="auto"/>
              <w:jc w:val="right"/>
              <w:rPr>
                <w:ins w:id="756" w:author="מרול אטמן" w:date="2024-08-22T15:06:00Z"/>
                <w:rFonts w:ascii="David" w:hAnsi="David" w:cs="David"/>
                <w:color w:val="000000"/>
              </w:rPr>
            </w:pPr>
            <w:ins w:id="757" w:author="מרול אטמן" w:date="2024-08-22T15:06:00Z">
              <w:r w:rsidRPr="00095169">
                <w:rPr>
                  <w:rFonts w:ascii="David" w:hAnsi="David" w:cs="David" w:hint="cs"/>
                  <w:color w:val="000000"/>
                  <w:rtl/>
                </w:rPr>
                <w:t>שם</w:t>
              </w:r>
            </w:ins>
          </w:p>
        </w:tc>
        <w:tc>
          <w:tcPr>
            <w:tcW w:w="1412" w:type="dxa"/>
          </w:tcPr>
          <w:p w14:paraId="686E4C81" w14:textId="77777777" w:rsidR="006509B5" w:rsidRPr="00436645" w:rsidRDefault="006509B5" w:rsidP="00436645">
            <w:pPr>
              <w:bidi w:val="0"/>
              <w:spacing w:before="0" w:beforeAutospacing="0" w:after="0" w:afterAutospacing="0" w:line="240" w:lineRule="auto"/>
              <w:jc w:val="right"/>
              <w:rPr>
                <w:ins w:id="758" w:author="מרול אטמן" w:date="2024-08-22T15:06:00Z"/>
                <w:rFonts w:ascii="David" w:hAnsi="David" w:cs="David"/>
              </w:rPr>
            </w:pPr>
            <w:ins w:id="759" w:author="מרול אטמן" w:date="2024-08-22T15:06:00Z">
              <w:r w:rsidRPr="00436645">
                <w:rPr>
                  <w:rFonts w:ascii="David" w:hAnsi="David" w:cs="David" w:hint="eastAsia"/>
                  <w:rtl/>
                </w:rPr>
                <w:t>שם</w:t>
              </w:r>
              <w:r w:rsidRPr="00436645">
                <w:rPr>
                  <w:rStyle w:val="a7"/>
                  <w:color w:val="auto"/>
                  <w:rtl/>
                </w:rPr>
                <w:t xml:space="preserve"> </w:t>
              </w:r>
              <w:r w:rsidRPr="00436645">
                <w:rPr>
                  <w:rStyle w:val="a7"/>
                  <w:rFonts w:hint="eastAsia"/>
                  <w:color w:val="auto"/>
                  <w:rtl/>
                </w:rPr>
                <w:t>עידן</w:t>
              </w:r>
              <w:r w:rsidRPr="00436645">
                <w:rPr>
                  <w:rStyle w:val="a7"/>
                  <w:color w:val="auto"/>
                  <w:rtl/>
                </w:rPr>
                <w:t xml:space="preserve"> (</w:t>
              </w:r>
              <w:r w:rsidRPr="00436645">
                <w:rPr>
                  <w:rStyle w:val="a7"/>
                  <w:rFonts w:hint="eastAsia"/>
                  <w:color w:val="auto"/>
                  <w:rtl/>
                </w:rPr>
                <w:t>ש</w:t>
              </w:r>
              <w:r w:rsidRPr="00436645">
                <w:rPr>
                  <w:rStyle w:val="a7"/>
                  <w:color w:val="auto"/>
                  <w:rtl/>
                </w:rPr>
                <w:t xml:space="preserve">.נ.י) </w:t>
              </w:r>
              <w:r w:rsidRPr="00436645">
                <w:rPr>
                  <w:rStyle w:val="a7"/>
                  <w:rFonts w:hint="eastAsia"/>
                  <w:color w:val="auto"/>
                  <w:rtl/>
                </w:rPr>
                <w:t>ניהול</w:t>
              </w:r>
              <w:r w:rsidRPr="00436645">
                <w:rPr>
                  <w:rStyle w:val="a7"/>
                  <w:color w:val="auto"/>
                  <w:rtl/>
                </w:rPr>
                <w:t xml:space="preserve"> </w:t>
              </w:r>
              <w:r w:rsidRPr="00436645">
                <w:rPr>
                  <w:rStyle w:val="a7"/>
                  <w:rFonts w:hint="eastAsia"/>
                  <w:color w:val="auto"/>
                  <w:rtl/>
                </w:rPr>
                <w:t>ואחזקת</w:t>
              </w:r>
              <w:r w:rsidRPr="00436645">
                <w:rPr>
                  <w:rStyle w:val="a7"/>
                  <w:color w:val="auto"/>
                  <w:rtl/>
                </w:rPr>
                <w:t xml:space="preserve"> </w:t>
              </w:r>
              <w:r w:rsidRPr="00436645">
                <w:rPr>
                  <w:rStyle w:val="a7"/>
                  <w:rFonts w:hint="eastAsia"/>
                  <w:color w:val="auto"/>
                  <w:rtl/>
                </w:rPr>
                <w:t>מבנים</w:t>
              </w:r>
              <w:r w:rsidRPr="00436645">
                <w:rPr>
                  <w:rStyle w:val="a7"/>
                  <w:color w:val="auto"/>
                  <w:rtl/>
                </w:rPr>
                <w:t xml:space="preserve"> </w:t>
              </w:r>
              <w:r w:rsidRPr="00436645">
                <w:rPr>
                  <w:rStyle w:val="a7"/>
                  <w:rFonts w:hint="eastAsia"/>
                  <w:color w:val="auto"/>
                  <w:rtl/>
                </w:rPr>
                <w:t>בע</w:t>
              </w:r>
              <w:r w:rsidRPr="00436645">
                <w:rPr>
                  <w:rStyle w:val="a7"/>
                  <w:color w:val="auto"/>
                  <w:rtl/>
                </w:rPr>
                <w:t>"מ</w:t>
              </w:r>
              <w:r w:rsidRPr="00436645">
                <w:rPr>
                  <w:rStyle w:val="a7"/>
                  <w:color w:val="auto"/>
                  <w:rtl/>
                </w:rPr>
                <w:br/>
              </w:r>
              <w:r w:rsidRPr="00436645">
                <w:rPr>
                  <w:rStyle w:val="a7"/>
                  <w:color w:val="auto"/>
                  <w:rtl/>
                </w:rPr>
                <w:br/>
              </w:r>
              <w:r w:rsidRPr="00436645">
                <w:rPr>
                  <w:rStyle w:val="a7"/>
                  <w:color w:val="auto"/>
                  <w:rtl/>
                </w:rPr>
                <w:br/>
              </w:r>
            </w:ins>
          </w:p>
        </w:tc>
        <w:tc>
          <w:tcPr>
            <w:tcW w:w="1788" w:type="dxa"/>
            <w:vMerge w:val="restart"/>
            <w:shd w:val="clear" w:color="auto" w:fill="auto"/>
          </w:tcPr>
          <w:p w14:paraId="6A79E959" w14:textId="77777777" w:rsidR="006509B5" w:rsidRPr="00095169" w:rsidRDefault="006509B5" w:rsidP="00436645">
            <w:pPr>
              <w:bidi w:val="0"/>
              <w:spacing w:before="0" w:beforeAutospacing="0" w:after="0" w:afterAutospacing="0" w:line="240" w:lineRule="auto"/>
              <w:ind w:left="50" w:right="78"/>
              <w:jc w:val="right"/>
              <w:rPr>
                <w:ins w:id="760" w:author="מרול אטמן" w:date="2024-08-22T15:06:00Z"/>
                <w:rFonts w:ascii="Arial" w:hAnsi="Arial" w:cs="David"/>
                <w:b/>
                <w:color w:val="000000"/>
                <w:rtl/>
              </w:rPr>
            </w:pPr>
            <w:ins w:id="761" w:author="מרול אטמן" w:date="2024-08-22T15:06:00Z">
              <w:r w:rsidRPr="00095169">
                <w:rPr>
                  <w:rFonts w:ascii="Arial" w:hAnsi="Arial" w:cs="David" w:hint="cs"/>
                  <w:b/>
                  <w:color w:val="000000"/>
                  <w:rtl/>
                </w:rPr>
                <w:t>אופי העסקה:</w:t>
              </w:r>
            </w:ins>
          </w:p>
          <w:p w14:paraId="61F9D82B" w14:textId="77777777" w:rsidR="006509B5" w:rsidRPr="00095169" w:rsidRDefault="00380147" w:rsidP="00436645">
            <w:pPr>
              <w:bidi w:val="0"/>
              <w:spacing w:before="0" w:beforeAutospacing="0" w:after="0" w:afterAutospacing="0" w:line="240" w:lineRule="auto"/>
              <w:ind w:left="50" w:right="78"/>
              <w:jc w:val="right"/>
              <w:rPr>
                <w:ins w:id="762" w:author="מרול אטמן" w:date="2024-08-22T15:06:00Z"/>
                <w:rFonts w:ascii="Arial" w:hAnsi="Arial" w:cs="David"/>
                <w:b/>
                <w:color w:val="000000"/>
                <w:rtl/>
              </w:rPr>
            </w:pPr>
            <w:customXmlInsRangeStart w:id="763" w:author="מרול אטמן" w:date="2024-08-22T15:06:00Z"/>
            <w:sdt>
              <w:sdtPr>
                <w:rPr>
                  <w:rFonts w:ascii="Arial" w:hAnsi="Arial" w:cs="David" w:hint="cs"/>
                  <w:b/>
                  <w:color w:val="000000"/>
                </w:rPr>
                <w:id w:val="301283733"/>
                <w14:checkbox>
                  <w14:checked w14:val="0"/>
                  <w14:checkedState w14:val="2612" w14:font="MS Gothic"/>
                  <w14:uncheckedState w14:val="2610" w14:font="MS Gothic"/>
                </w14:checkbox>
              </w:sdtPr>
              <w:sdtEndPr/>
              <w:sdtContent>
                <w:customXmlInsRangeEnd w:id="763"/>
                <w:ins w:id="764" w:author="מרול אטמן" w:date="2024-08-22T15:06:00Z">
                  <w:r w:rsidR="006509B5" w:rsidRPr="00095169">
                    <w:rPr>
                      <w:rFonts w:ascii="Segoe UI Symbol" w:hAnsi="Segoe UI Symbol" w:cs="Segoe UI Symbol" w:hint="cs"/>
                      <w:b/>
                      <w:color w:val="000000"/>
                      <w:rtl/>
                    </w:rPr>
                    <w:t>☐</w:t>
                  </w:r>
                </w:ins>
                <w:customXmlInsRangeStart w:id="765" w:author="מרול אטמן" w:date="2024-08-22T15:06:00Z"/>
              </w:sdtContent>
            </w:sdt>
            <w:customXmlInsRangeEnd w:id="765"/>
            <w:ins w:id="766" w:author="מרול אטמן" w:date="2024-08-22T15:06:00Z">
              <w:r w:rsidR="006509B5" w:rsidRPr="00095169">
                <w:rPr>
                  <w:rFonts w:ascii="Arial" w:hAnsi="Arial" w:cs="David" w:hint="cs"/>
                  <w:b/>
                  <w:color w:val="000000"/>
                  <w:rtl/>
                </w:rPr>
                <w:t>נדל"ן</w:t>
              </w:r>
            </w:ins>
          </w:p>
          <w:p w14:paraId="48E6C57C" w14:textId="77777777" w:rsidR="006509B5" w:rsidRPr="00095169" w:rsidRDefault="00380147" w:rsidP="00436645">
            <w:pPr>
              <w:bidi w:val="0"/>
              <w:spacing w:before="0" w:beforeAutospacing="0" w:after="0" w:afterAutospacing="0" w:line="240" w:lineRule="auto"/>
              <w:ind w:left="50" w:right="78"/>
              <w:jc w:val="right"/>
              <w:rPr>
                <w:ins w:id="767" w:author="מרול אטמן" w:date="2024-08-22T15:06:00Z"/>
                <w:rFonts w:ascii="Arial" w:hAnsi="Arial" w:cs="David"/>
                <w:b/>
                <w:color w:val="000000"/>
                <w:rtl/>
              </w:rPr>
            </w:pPr>
            <w:customXmlInsRangeStart w:id="768" w:author="מרול אטמן" w:date="2024-08-22T15:06:00Z"/>
            <w:sdt>
              <w:sdtPr>
                <w:rPr>
                  <w:rFonts w:ascii="Arial" w:hAnsi="Arial" w:cs="David" w:hint="cs"/>
                  <w:b/>
                  <w:color w:val="000000"/>
                </w:rPr>
                <w:id w:val="1464238414"/>
                <w14:checkbox>
                  <w14:checked w14:val="1"/>
                  <w14:checkedState w14:val="2612" w14:font="MS Gothic"/>
                  <w14:uncheckedState w14:val="2610" w14:font="MS Gothic"/>
                </w14:checkbox>
              </w:sdtPr>
              <w:sdtEndPr/>
              <w:sdtContent>
                <w:customXmlInsRangeEnd w:id="768"/>
                <w:ins w:id="769" w:author="מרול אטמן" w:date="2024-08-22T15:06:00Z">
                  <w:r w:rsidR="006509B5" w:rsidRPr="00095169">
                    <w:rPr>
                      <w:rFonts w:ascii="Segoe UI Symbol" w:hAnsi="Segoe UI Symbol" w:cs="Segoe UI Symbol"/>
                      <w:b/>
                      <w:color w:val="000000"/>
                    </w:rPr>
                    <w:t>☒</w:t>
                  </w:r>
                </w:ins>
                <w:customXmlInsRangeStart w:id="770" w:author="מרול אטמן" w:date="2024-08-22T15:06:00Z"/>
              </w:sdtContent>
            </w:sdt>
            <w:customXmlInsRangeEnd w:id="770"/>
            <w:ins w:id="771" w:author="מרול אטמן" w:date="2024-08-22T15:06:00Z">
              <w:r w:rsidR="006509B5" w:rsidRPr="00095169">
                <w:rPr>
                  <w:rFonts w:ascii="Arial" w:hAnsi="Arial" w:cs="David" w:hint="cs"/>
                  <w:b/>
                  <w:color w:val="000000"/>
                  <w:rtl/>
                </w:rPr>
                <w:t xml:space="preserve">שירותים </w:t>
              </w:r>
            </w:ins>
          </w:p>
          <w:p w14:paraId="5832F40C" w14:textId="77777777" w:rsidR="006509B5" w:rsidRPr="00095169" w:rsidRDefault="00380147" w:rsidP="00436645">
            <w:pPr>
              <w:bidi w:val="0"/>
              <w:spacing w:before="0" w:beforeAutospacing="0" w:after="0" w:afterAutospacing="0" w:line="240" w:lineRule="auto"/>
              <w:ind w:left="50" w:right="78"/>
              <w:jc w:val="right"/>
              <w:rPr>
                <w:ins w:id="772" w:author="מרול אטמן" w:date="2024-08-22T15:06:00Z"/>
                <w:rFonts w:ascii="Arial" w:hAnsi="Arial" w:cs="David"/>
                <w:b/>
                <w:color w:val="000000"/>
                <w:rtl/>
              </w:rPr>
            </w:pPr>
            <w:customXmlInsRangeStart w:id="773" w:author="מרול אטמן" w:date="2024-08-22T15:06:00Z"/>
            <w:sdt>
              <w:sdtPr>
                <w:rPr>
                  <w:rFonts w:ascii="Arial" w:hAnsi="Arial" w:cs="David" w:hint="cs"/>
                  <w:b/>
                  <w:color w:val="000000"/>
                </w:rPr>
                <w:id w:val="-411078446"/>
                <w14:checkbox>
                  <w14:checked w14:val="0"/>
                  <w14:checkedState w14:val="2612" w14:font="MS Gothic"/>
                  <w14:uncheckedState w14:val="2610" w14:font="MS Gothic"/>
                </w14:checkbox>
              </w:sdtPr>
              <w:sdtEndPr/>
              <w:sdtContent>
                <w:customXmlInsRangeEnd w:id="773"/>
                <w:ins w:id="774" w:author="מרול אטמן" w:date="2024-08-22T15:06:00Z">
                  <w:r w:rsidR="006509B5" w:rsidRPr="00095169">
                    <w:rPr>
                      <w:rFonts w:ascii="Segoe UI Symbol" w:hAnsi="Segoe UI Symbol" w:cs="Segoe UI Symbol" w:hint="cs"/>
                      <w:b/>
                      <w:color w:val="000000"/>
                      <w:rtl/>
                    </w:rPr>
                    <w:t>☐</w:t>
                  </w:r>
                </w:ins>
                <w:customXmlInsRangeStart w:id="775" w:author="מרול אטמן" w:date="2024-08-22T15:06:00Z"/>
              </w:sdtContent>
            </w:sdt>
            <w:customXmlInsRangeEnd w:id="775"/>
            <w:ins w:id="776" w:author="מרול אטמן" w:date="2024-08-22T15:06:00Z">
              <w:r w:rsidR="006509B5" w:rsidRPr="00095169">
                <w:rPr>
                  <w:rFonts w:ascii="Arial" w:hAnsi="Arial" w:cs="David" w:hint="cs"/>
                  <w:b/>
                  <w:color w:val="000000"/>
                  <w:rtl/>
                </w:rPr>
                <w:t>אספקת מוצרים</w:t>
              </w:r>
            </w:ins>
          </w:p>
          <w:p w14:paraId="35C94D92" w14:textId="77777777" w:rsidR="006509B5" w:rsidRPr="00095169" w:rsidRDefault="00380147" w:rsidP="00436645">
            <w:pPr>
              <w:bidi w:val="0"/>
              <w:spacing w:before="0" w:beforeAutospacing="0" w:after="0" w:afterAutospacing="0" w:line="240" w:lineRule="auto"/>
              <w:ind w:left="50" w:right="78"/>
              <w:jc w:val="right"/>
              <w:rPr>
                <w:ins w:id="777" w:author="מרול אטמן" w:date="2024-08-22T15:06:00Z"/>
                <w:rFonts w:ascii="Arial" w:hAnsi="Arial" w:cs="David"/>
                <w:b/>
                <w:color w:val="000000"/>
                <w:rtl/>
              </w:rPr>
            </w:pPr>
            <w:customXmlInsRangeStart w:id="778" w:author="מרול אטמן" w:date="2024-08-22T15:06:00Z"/>
            <w:sdt>
              <w:sdtPr>
                <w:rPr>
                  <w:rFonts w:ascii="Arial" w:hAnsi="Arial" w:cs="David" w:hint="cs"/>
                  <w:b/>
                  <w:color w:val="000000"/>
                </w:rPr>
                <w:id w:val="-1847473010"/>
                <w14:checkbox>
                  <w14:checked w14:val="0"/>
                  <w14:checkedState w14:val="2612" w14:font="MS Gothic"/>
                  <w14:uncheckedState w14:val="2610" w14:font="MS Gothic"/>
                </w14:checkbox>
              </w:sdtPr>
              <w:sdtEndPr/>
              <w:sdtContent>
                <w:customXmlInsRangeEnd w:id="778"/>
                <w:ins w:id="779" w:author="מרול אטמן" w:date="2024-08-22T15:06:00Z">
                  <w:r w:rsidR="006509B5" w:rsidRPr="00095169">
                    <w:rPr>
                      <w:rFonts w:ascii="Segoe UI Symbol" w:hAnsi="Segoe UI Symbol" w:cs="Segoe UI Symbol" w:hint="cs"/>
                      <w:b/>
                      <w:color w:val="000000"/>
                      <w:rtl/>
                    </w:rPr>
                    <w:t>☐</w:t>
                  </w:r>
                </w:ins>
                <w:customXmlInsRangeStart w:id="780" w:author="מרול אטמן" w:date="2024-08-22T15:06:00Z"/>
              </w:sdtContent>
            </w:sdt>
            <w:customXmlInsRangeEnd w:id="780"/>
            <w:ins w:id="781" w:author="מרול אטמן" w:date="2024-08-22T15:06:00Z">
              <w:r w:rsidR="006509B5" w:rsidRPr="00095169">
                <w:rPr>
                  <w:rFonts w:ascii="Arial" w:hAnsi="Arial" w:cs="David" w:hint="cs"/>
                  <w:b/>
                  <w:color w:val="000000"/>
                  <w:rtl/>
                </w:rPr>
                <w:t xml:space="preserve">אחר: </w:t>
              </w:r>
            </w:ins>
            <w:customXmlInsRangeStart w:id="782" w:author="מרול אטמן" w:date="2024-08-22T15:06:00Z"/>
            <w:sdt>
              <w:sdtPr>
                <w:rPr>
                  <w:rFonts w:ascii="Arial" w:hAnsi="Arial" w:cs="David" w:hint="cs"/>
                  <w:b/>
                  <w:color w:val="000000"/>
                </w:rPr>
                <w:id w:val="-165097029"/>
                <w:placeholder>
                  <w:docPart w:val="544C9128CE024FDC958D540BED9E0373"/>
                </w:placeholder>
                <w:showingPlcHdr/>
              </w:sdtPr>
              <w:sdtEndPr/>
              <w:sdtContent>
                <w:customXmlInsRangeEnd w:id="782"/>
                <w:ins w:id="783" w:author="מרול אטמן" w:date="2024-08-22T15:06:00Z">
                  <w:r w:rsidR="006509B5" w:rsidRPr="00095169">
                    <w:rPr>
                      <w:rFonts w:ascii="Arial" w:hAnsi="Arial" w:cs="David" w:hint="cs"/>
                      <w:b/>
                      <w:color w:val="000000"/>
                      <w:rtl/>
                    </w:rPr>
                    <w:t>______</w:t>
                  </w:r>
                </w:ins>
                <w:customXmlInsRangeStart w:id="784" w:author="מרול אטמן" w:date="2024-08-22T15:06:00Z"/>
              </w:sdtContent>
            </w:sdt>
            <w:customXmlInsRangeEnd w:id="784"/>
          </w:p>
          <w:p w14:paraId="06B1B262" w14:textId="77777777" w:rsidR="006509B5" w:rsidRPr="00095169" w:rsidRDefault="006509B5" w:rsidP="00436645">
            <w:pPr>
              <w:bidi w:val="0"/>
              <w:spacing w:before="0" w:beforeAutospacing="0" w:after="0" w:afterAutospacing="0" w:line="240" w:lineRule="auto"/>
              <w:ind w:left="50" w:right="78"/>
              <w:jc w:val="right"/>
              <w:rPr>
                <w:ins w:id="785" w:author="מרול אטמן" w:date="2024-08-22T15:06:00Z"/>
                <w:rFonts w:ascii="Arial" w:hAnsi="Arial" w:cs="David"/>
                <w:b/>
                <w:color w:val="000000"/>
                <w:rtl/>
              </w:rPr>
            </w:pPr>
          </w:p>
          <w:p w14:paraId="6A1512FF" w14:textId="77777777" w:rsidR="006509B5" w:rsidRPr="00095169" w:rsidRDefault="006509B5" w:rsidP="00436645">
            <w:pPr>
              <w:bidi w:val="0"/>
              <w:spacing w:before="0" w:beforeAutospacing="0" w:after="0" w:afterAutospacing="0" w:line="240" w:lineRule="auto"/>
              <w:ind w:left="50" w:right="78"/>
              <w:jc w:val="right"/>
              <w:rPr>
                <w:ins w:id="786" w:author="מרול אטמן" w:date="2024-08-22T15:06:00Z"/>
                <w:rFonts w:ascii="Arial" w:hAnsi="Arial" w:cs="David"/>
                <w:b/>
                <w:color w:val="000000"/>
                <w:rtl/>
              </w:rPr>
            </w:pPr>
            <w:ins w:id="787" w:author="מרול אטמן" w:date="2024-08-22T15:06:00Z">
              <w:r w:rsidRPr="00095169">
                <w:rPr>
                  <w:rFonts w:ascii="Arial" w:hAnsi="Arial" w:cs="David" w:hint="eastAsia"/>
                  <w:b/>
                  <w:color w:val="000000"/>
                  <w:rtl/>
                </w:rPr>
                <w:t>העיסוק</w:t>
              </w:r>
              <w:r w:rsidRPr="00095169">
                <w:rPr>
                  <w:rFonts w:ascii="Arial" w:hAnsi="Arial" w:cs="David"/>
                  <w:b/>
                  <w:color w:val="000000"/>
                  <w:rtl/>
                </w:rPr>
                <w:t xml:space="preserve"> </w:t>
              </w:r>
              <w:r w:rsidRPr="00095169">
                <w:rPr>
                  <w:rFonts w:ascii="Arial" w:hAnsi="Arial" w:cs="David" w:hint="eastAsia"/>
                  <w:b/>
                  <w:color w:val="000000"/>
                  <w:rtl/>
                </w:rPr>
                <w:t>המבוטח</w:t>
              </w:r>
              <w:r w:rsidRPr="00095169">
                <w:rPr>
                  <w:rFonts w:ascii="Arial" w:hAnsi="Arial" w:cs="David" w:hint="cs"/>
                  <w:b/>
                  <w:color w:val="000000"/>
                  <w:rtl/>
                </w:rPr>
                <w:t>:</w:t>
              </w:r>
            </w:ins>
          </w:p>
          <w:p w14:paraId="45869FB9" w14:textId="77777777" w:rsidR="006509B5" w:rsidRPr="00095169" w:rsidRDefault="006509B5" w:rsidP="00436645">
            <w:pPr>
              <w:bidi w:val="0"/>
              <w:spacing w:before="0" w:beforeAutospacing="0" w:after="0" w:afterAutospacing="0" w:line="240" w:lineRule="auto"/>
              <w:ind w:left="50" w:right="78"/>
              <w:jc w:val="right"/>
              <w:rPr>
                <w:ins w:id="788" w:author="מרול אטמן" w:date="2024-08-22T15:06:00Z"/>
                <w:rFonts w:ascii="Arial" w:hAnsi="Arial" w:cs="David"/>
                <w:b/>
                <w:color w:val="000000"/>
              </w:rPr>
            </w:pPr>
            <w:ins w:id="789" w:author="מרול אטמן" w:date="2024-08-22T15:06:00Z">
              <w:r>
                <w:rPr>
                  <w:rFonts w:ascii="Arial" w:hAnsi="Arial" w:cs="David" w:hint="cs"/>
                  <w:b/>
                  <w:color w:val="000000"/>
                  <w:rtl/>
                </w:rPr>
                <w:t>יעוץ ניהול ואחזקת מבנים</w:t>
              </w:r>
            </w:ins>
          </w:p>
        </w:tc>
        <w:tc>
          <w:tcPr>
            <w:tcW w:w="2081" w:type="dxa"/>
            <w:vMerge w:val="restart"/>
          </w:tcPr>
          <w:p w14:paraId="58AA42F0" w14:textId="77777777" w:rsidR="006509B5" w:rsidRPr="00095169" w:rsidRDefault="006509B5" w:rsidP="00436645">
            <w:pPr>
              <w:bidi w:val="0"/>
              <w:spacing w:before="0" w:beforeAutospacing="0" w:after="0" w:afterAutospacing="0" w:line="240" w:lineRule="auto"/>
              <w:ind w:left="50" w:right="78"/>
              <w:jc w:val="right"/>
              <w:rPr>
                <w:ins w:id="790" w:author="מרול אטמן" w:date="2024-08-22T15:06:00Z"/>
                <w:rFonts w:ascii="Arial" w:hAnsi="Arial" w:cs="David"/>
                <w:b/>
                <w:color w:val="000000"/>
                <w:rtl/>
              </w:rPr>
            </w:pPr>
          </w:p>
          <w:p w14:paraId="16D6DD03" w14:textId="77777777" w:rsidR="006509B5" w:rsidRPr="00095169" w:rsidRDefault="00380147" w:rsidP="00436645">
            <w:pPr>
              <w:bidi w:val="0"/>
              <w:spacing w:before="0" w:beforeAutospacing="0" w:after="0" w:afterAutospacing="0" w:line="240" w:lineRule="auto"/>
              <w:ind w:left="50" w:right="78"/>
              <w:jc w:val="right"/>
              <w:rPr>
                <w:ins w:id="791" w:author="מרול אטמן" w:date="2024-08-22T15:06:00Z"/>
                <w:rFonts w:ascii="Arial" w:hAnsi="Arial" w:cs="David"/>
                <w:b/>
                <w:color w:val="000000"/>
                <w:rtl/>
              </w:rPr>
            </w:pPr>
            <w:customXmlInsRangeStart w:id="792" w:author="מרול אטמן" w:date="2024-08-22T15:06:00Z"/>
            <w:sdt>
              <w:sdtPr>
                <w:rPr>
                  <w:rFonts w:ascii="Arial" w:hAnsi="Arial" w:cs="David" w:hint="cs"/>
                  <w:b/>
                  <w:color w:val="000000"/>
                </w:rPr>
                <w:id w:val="-658080676"/>
                <w14:checkbox>
                  <w14:checked w14:val="0"/>
                  <w14:checkedState w14:val="2612" w14:font="MS Gothic"/>
                  <w14:uncheckedState w14:val="2610" w14:font="MS Gothic"/>
                </w14:checkbox>
              </w:sdtPr>
              <w:sdtEndPr/>
              <w:sdtContent>
                <w:customXmlInsRangeEnd w:id="792"/>
                <w:ins w:id="793" w:author="מרול אטמן" w:date="2024-08-22T15:06:00Z">
                  <w:r w:rsidR="006509B5" w:rsidRPr="00095169">
                    <w:rPr>
                      <w:rFonts w:ascii="Segoe UI Symbol" w:hAnsi="Segoe UI Symbol" w:cs="Segoe UI Symbol" w:hint="cs"/>
                      <w:b/>
                      <w:color w:val="000000"/>
                      <w:rtl/>
                    </w:rPr>
                    <w:t>☐</w:t>
                  </w:r>
                </w:ins>
                <w:customXmlInsRangeStart w:id="794" w:author="מרול אטמן" w:date="2024-08-22T15:06:00Z"/>
              </w:sdtContent>
            </w:sdt>
            <w:customXmlInsRangeEnd w:id="794"/>
            <w:ins w:id="795" w:author="מרול אטמן" w:date="2024-08-22T15:06:00Z">
              <w:r w:rsidR="006509B5" w:rsidRPr="00095169">
                <w:rPr>
                  <w:rFonts w:ascii="Arial" w:hAnsi="Arial" w:cs="David" w:hint="cs"/>
                  <w:b/>
                  <w:color w:val="000000"/>
                  <w:rtl/>
                </w:rPr>
                <w:t>משכיר</w:t>
              </w:r>
            </w:ins>
          </w:p>
          <w:p w14:paraId="4BE97E2D" w14:textId="77777777" w:rsidR="006509B5" w:rsidRPr="00095169" w:rsidRDefault="00380147" w:rsidP="00436645">
            <w:pPr>
              <w:bidi w:val="0"/>
              <w:spacing w:before="0" w:beforeAutospacing="0" w:after="0" w:afterAutospacing="0" w:line="240" w:lineRule="auto"/>
              <w:ind w:left="50" w:right="78"/>
              <w:jc w:val="right"/>
              <w:rPr>
                <w:ins w:id="796" w:author="מרול אטמן" w:date="2024-08-22T15:06:00Z"/>
                <w:rFonts w:ascii="Arial" w:hAnsi="Arial" w:cs="David"/>
                <w:b/>
                <w:color w:val="000000"/>
                <w:rtl/>
              </w:rPr>
            </w:pPr>
            <w:customXmlInsRangeStart w:id="797" w:author="מרול אטמן" w:date="2024-08-22T15:06:00Z"/>
            <w:sdt>
              <w:sdtPr>
                <w:rPr>
                  <w:rFonts w:ascii="Arial" w:hAnsi="Arial" w:cs="David" w:hint="cs"/>
                  <w:b/>
                  <w:color w:val="000000"/>
                </w:rPr>
                <w:id w:val="1066537130"/>
                <w14:checkbox>
                  <w14:checked w14:val="0"/>
                  <w14:checkedState w14:val="2612" w14:font="MS Gothic"/>
                  <w14:uncheckedState w14:val="2610" w14:font="MS Gothic"/>
                </w14:checkbox>
              </w:sdtPr>
              <w:sdtEndPr/>
              <w:sdtContent>
                <w:customXmlInsRangeEnd w:id="797"/>
                <w:ins w:id="798" w:author="מרול אטמן" w:date="2024-08-22T15:06:00Z">
                  <w:r w:rsidR="006509B5" w:rsidRPr="00095169">
                    <w:rPr>
                      <w:rFonts w:ascii="Segoe UI Symbol" w:hAnsi="Segoe UI Symbol" w:cs="Segoe UI Symbol" w:hint="cs"/>
                      <w:b/>
                      <w:color w:val="000000"/>
                      <w:rtl/>
                    </w:rPr>
                    <w:t>☐</w:t>
                  </w:r>
                </w:ins>
                <w:customXmlInsRangeStart w:id="799" w:author="מרול אטמן" w:date="2024-08-22T15:06:00Z"/>
              </w:sdtContent>
            </w:sdt>
            <w:customXmlInsRangeEnd w:id="799"/>
            <w:ins w:id="800" w:author="מרול אטמן" w:date="2024-08-22T15:06:00Z">
              <w:r w:rsidR="006509B5" w:rsidRPr="00095169">
                <w:rPr>
                  <w:rFonts w:ascii="Arial" w:hAnsi="Arial" w:cs="David" w:hint="cs"/>
                  <w:b/>
                  <w:color w:val="000000"/>
                  <w:rtl/>
                </w:rPr>
                <w:t>שוכר</w:t>
              </w:r>
            </w:ins>
          </w:p>
          <w:p w14:paraId="579A6621" w14:textId="77777777" w:rsidR="006509B5" w:rsidRPr="00095169" w:rsidRDefault="00380147" w:rsidP="00436645">
            <w:pPr>
              <w:bidi w:val="0"/>
              <w:spacing w:before="0" w:beforeAutospacing="0" w:after="0" w:afterAutospacing="0" w:line="240" w:lineRule="auto"/>
              <w:ind w:left="50" w:right="78"/>
              <w:jc w:val="right"/>
              <w:rPr>
                <w:ins w:id="801" w:author="מרול אטמן" w:date="2024-08-22T15:06:00Z"/>
                <w:rFonts w:ascii="Arial" w:hAnsi="Arial" w:cs="David"/>
                <w:b/>
                <w:color w:val="000000"/>
                <w:rtl/>
              </w:rPr>
            </w:pPr>
            <w:customXmlInsRangeStart w:id="802" w:author="מרול אטמן" w:date="2024-08-22T15:06:00Z"/>
            <w:sdt>
              <w:sdtPr>
                <w:rPr>
                  <w:rFonts w:ascii="Arial" w:hAnsi="Arial" w:cs="David" w:hint="cs"/>
                  <w:b/>
                  <w:color w:val="000000"/>
                </w:rPr>
                <w:id w:val="-1473667238"/>
                <w14:checkbox>
                  <w14:checked w14:val="0"/>
                  <w14:checkedState w14:val="2612" w14:font="MS Gothic"/>
                  <w14:uncheckedState w14:val="2610" w14:font="MS Gothic"/>
                </w14:checkbox>
              </w:sdtPr>
              <w:sdtEndPr/>
              <w:sdtContent>
                <w:customXmlInsRangeEnd w:id="802"/>
                <w:ins w:id="803" w:author="מרול אטמן" w:date="2024-08-22T15:06:00Z">
                  <w:r w:rsidR="006509B5" w:rsidRPr="00095169">
                    <w:rPr>
                      <w:rFonts w:ascii="Segoe UI Symbol" w:hAnsi="Segoe UI Symbol" w:cs="Segoe UI Symbol" w:hint="cs"/>
                      <w:b/>
                      <w:color w:val="000000"/>
                      <w:rtl/>
                    </w:rPr>
                    <w:t>☐</w:t>
                  </w:r>
                </w:ins>
                <w:customXmlInsRangeStart w:id="804" w:author="מרול אטמן" w:date="2024-08-22T15:06:00Z"/>
              </w:sdtContent>
            </w:sdt>
            <w:customXmlInsRangeEnd w:id="804"/>
            <w:ins w:id="805" w:author="מרול אטמן" w:date="2024-08-22T15:06:00Z">
              <w:r w:rsidR="006509B5" w:rsidRPr="00095169">
                <w:rPr>
                  <w:rFonts w:ascii="Arial" w:hAnsi="Arial" w:cs="David" w:hint="cs"/>
                  <w:b/>
                  <w:color w:val="000000"/>
                  <w:rtl/>
                </w:rPr>
                <w:t>זכיין</w:t>
              </w:r>
            </w:ins>
          </w:p>
          <w:p w14:paraId="594CDB66" w14:textId="77777777" w:rsidR="006509B5" w:rsidRPr="00095169" w:rsidRDefault="00380147" w:rsidP="00436645">
            <w:pPr>
              <w:bidi w:val="0"/>
              <w:spacing w:before="0" w:beforeAutospacing="0" w:after="0" w:afterAutospacing="0" w:line="240" w:lineRule="auto"/>
              <w:ind w:left="50" w:right="78"/>
              <w:jc w:val="right"/>
              <w:rPr>
                <w:ins w:id="806" w:author="מרול אטמן" w:date="2024-08-22T15:06:00Z"/>
                <w:rFonts w:ascii="Arial" w:hAnsi="Arial" w:cs="David"/>
                <w:b/>
                <w:color w:val="000000"/>
                <w:rtl/>
              </w:rPr>
            </w:pPr>
            <w:customXmlInsRangeStart w:id="807" w:author="מרול אטמן" w:date="2024-08-22T15:06:00Z"/>
            <w:sdt>
              <w:sdtPr>
                <w:rPr>
                  <w:rFonts w:ascii="Arial" w:hAnsi="Arial" w:cs="David" w:hint="cs"/>
                  <w:b/>
                  <w:color w:val="000000"/>
                </w:rPr>
                <w:id w:val="-1728829786"/>
                <w14:checkbox>
                  <w14:checked w14:val="0"/>
                  <w14:checkedState w14:val="2612" w14:font="MS Gothic"/>
                  <w14:uncheckedState w14:val="2610" w14:font="MS Gothic"/>
                </w14:checkbox>
              </w:sdtPr>
              <w:sdtEndPr/>
              <w:sdtContent>
                <w:customXmlInsRangeEnd w:id="807"/>
                <w:ins w:id="808" w:author="מרול אטמן" w:date="2024-08-22T15:06:00Z">
                  <w:r w:rsidR="006509B5" w:rsidRPr="00095169">
                    <w:rPr>
                      <w:rFonts w:ascii="Segoe UI Symbol" w:hAnsi="Segoe UI Symbol" w:cs="Segoe UI Symbol" w:hint="cs"/>
                      <w:b/>
                      <w:color w:val="000000"/>
                      <w:rtl/>
                    </w:rPr>
                    <w:t>☐</w:t>
                  </w:r>
                </w:ins>
                <w:customXmlInsRangeStart w:id="809" w:author="מרול אטמן" w:date="2024-08-22T15:06:00Z"/>
              </w:sdtContent>
            </w:sdt>
            <w:customXmlInsRangeEnd w:id="809"/>
            <w:ins w:id="810" w:author="מרול אטמן" w:date="2024-08-22T15:06:00Z">
              <w:r w:rsidR="006509B5" w:rsidRPr="00095169">
                <w:rPr>
                  <w:rFonts w:ascii="Arial" w:hAnsi="Arial" w:cs="David" w:hint="cs"/>
                  <w:b/>
                  <w:color w:val="000000"/>
                  <w:rtl/>
                </w:rPr>
                <w:t>קבלני משנה</w:t>
              </w:r>
            </w:ins>
          </w:p>
          <w:p w14:paraId="7489C8F8" w14:textId="77777777" w:rsidR="006509B5" w:rsidRPr="00095169" w:rsidRDefault="00380147" w:rsidP="00436645">
            <w:pPr>
              <w:bidi w:val="0"/>
              <w:spacing w:before="0" w:beforeAutospacing="0" w:after="0" w:afterAutospacing="0" w:line="240" w:lineRule="auto"/>
              <w:ind w:left="50" w:right="78"/>
              <w:jc w:val="right"/>
              <w:rPr>
                <w:ins w:id="811" w:author="מרול אטמן" w:date="2024-08-22T15:06:00Z"/>
                <w:rFonts w:ascii="Arial" w:hAnsi="Arial" w:cs="David"/>
                <w:b/>
                <w:color w:val="000000"/>
                <w:rtl/>
              </w:rPr>
            </w:pPr>
            <w:customXmlInsRangeStart w:id="812" w:author="מרול אטמן" w:date="2024-08-22T15:06:00Z"/>
            <w:sdt>
              <w:sdtPr>
                <w:rPr>
                  <w:rFonts w:ascii="Arial" w:hAnsi="Arial" w:cs="David" w:hint="cs"/>
                  <w:b/>
                  <w:color w:val="000000"/>
                </w:rPr>
                <w:id w:val="-158928546"/>
                <w14:checkbox>
                  <w14:checked w14:val="0"/>
                  <w14:checkedState w14:val="2612" w14:font="MS Gothic"/>
                  <w14:uncheckedState w14:val="2610" w14:font="MS Gothic"/>
                </w14:checkbox>
              </w:sdtPr>
              <w:sdtEndPr/>
              <w:sdtContent>
                <w:customXmlInsRangeEnd w:id="812"/>
                <w:ins w:id="813" w:author="מרול אטמן" w:date="2024-08-22T15:06:00Z">
                  <w:r w:rsidR="006509B5" w:rsidRPr="00095169">
                    <w:rPr>
                      <w:rFonts w:ascii="Segoe UI Symbol" w:hAnsi="Segoe UI Symbol" w:cs="Segoe UI Symbol" w:hint="cs"/>
                      <w:b/>
                      <w:color w:val="000000"/>
                      <w:rtl/>
                    </w:rPr>
                    <w:t>☐</w:t>
                  </w:r>
                </w:ins>
                <w:customXmlInsRangeStart w:id="814" w:author="מרול אטמן" w:date="2024-08-22T15:06:00Z"/>
              </w:sdtContent>
            </w:sdt>
            <w:customXmlInsRangeEnd w:id="814"/>
            <w:ins w:id="815" w:author="מרול אטמן" w:date="2024-08-22T15:06:00Z">
              <w:r w:rsidR="006509B5" w:rsidRPr="00095169">
                <w:rPr>
                  <w:rFonts w:ascii="Arial" w:hAnsi="Arial" w:cs="David" w:hint="cs"/>
                  <w:b/>
                  <w:color w:val="000000"/>
                  <w:rtl/>
                </w:rPr>
                <w:t>מזמין שירותים</w:t>
              </w:r>
            </w:ins>
          </w:p>
          <w:p w14:paraId="64EFC807" w14:textId="77777777" w:rsidR="006509B5" w:rsidRPr="00095169" w:rsidRDefault="00380147" w:rsidP="00436645">
            <w:pPr>
              <w:bidi w:val="0"/>
              <w:spacing w:before="0" w:beforeAutospacing="0" w:after="0" w:afterAutospacing="0" w:line="240" w:lineRule="auto"/>
              <w:ind w:left="50" w:right="78"/>
              <w:jc w:val="right"/>
              <w:rPr>
                <w:ins w:id="816" w:author="מרול אטמן" w:date="2024-08-22T15:06:00Z"/>
                <w:rFonts w:ascii="Arial" w:hAnsi="Arial" w:cs="David"/>
                <w:b/>
                <w:color w:val="000000"/>
                <w:rtl/>
              </w:rPr>
            </w:pPr>
            <w:customXmlInsRangeStart w:id="817" w:author="מרול אטמן" w:date="2024-08-22T15:06:00Z"/>
            <w:sdt>
              <w:sdtPr>
                <w:rPr>
                  <w:rFonts w:ascii="Arial" w:hAnsi="Arial" w:cs="David" w:hint="cs"/>
                  <w:b/>
                  <w:color w:val="000000"/>
                </w:rPr>
                <w:id w:val="182482153"/>
                <w14:checkbox>
                  <w14:checked w14:val="0"/>
                  <w14:checkedState w14:val="2612" w14:font="MS Gothic"/>
                  <w14:uncheckedState w14:val="2610" w14:font="MS Gothic"/>
                </w14:checkbox>
              </w:sdtPr>
              <w:sdtEndPr/>
              <w:sdtContent>
                <w:customXmlInsRangeEnd w:id="817"/>
                <w:ins w:id="818" w:author="מרול אטמן" w:date="2024-08-22T15:06:00Z">
                  <w:r w:rsidR="006509B5" w:rsidRPr="00095169">
                    <w:rPr>
                      <w:rFonts w:ascii="Segoe UI Symbol" w:hAnsi="Segoe UI Symbol" w:cs="Segoe UI Symbol" w:hint="cs"/>
                      <w:b/>
                      <w:color w:val="000000"/>
                      <w:rtl/>
                    </w:rPr>
                    <w:t>☐</w:t>
                  </w:r>
                </w:ins>
                <w:customXmlInsRangeStart w:id="819" w:author="מרול אטמן" w:date="2024-08-22T15:06:00Z"/>
              </w:sdtContent>
            </w:sdt>
            <w:customXmlInsRangeEnd w:id="819"/>
            <w:ins w:id="820" w:author="מרול אטמן" w:date="2024-08-22T15:06:00Z">
              <w:r w:rsidR="006509B5" w:rsidRPr="00095169">
                <w:rPr>
                  <w:rFonts w:ascii="Arial" w:hAnsi="Arial" w:cs="David" w:hint="cs"/>
                  <w:b/>
                  <w:color w:val="000000"/>
                  <w:rtl/>
                </w:rPr>
                <w:t>מזמין מוצרים</w:t>
              </w:r>
            </w:ins>
          </w:p>
          <w:p w14:paraId="5DD9B126" w14:textId="77777777" w:rsidR="006509B5" w:rsidRPr="00095169" w:rsidRDefault="00380147" w:rsidP="00436645">
            <w:pPr>
              <w:bidi w:val="0"/>
              <w:spacing w:before="0" w:beforeAutospacing="0" w:after="0" w:afterAutospacing="0" w:line="240" w:lineRule="auto"/>
              <w:ind w:left="50" w:right="78"/>
              <w:jc w:val="right"/>
              <w:rPr>
                <w:ins w:id="821" w:author="מרול אטמן" w:date="2024-08-22T15:06:00Z"/>
                <w:rFonts w:ascii="Arial" w:hAnsi="Arial" w:cs="David"/>
                <w:b/>
                <w:color w:val="000000"/>
                <w:rtl/>
              </w:rPr>
            </w:pPr>
            <w:customXmlInsRangeStart w:id="822" w:author="מרול אטמן" w:date="2024-08-22T15:06:00Z"/>
            <w:sdt>
              <w:sdtPr>
                <w:rPr>
                  <w:rFonts w:ascii="Arial" w:hAnsi="Arial" w:cs="David" w:hint="cs"/>
                  <w:b/>
                  <w:color w:val="000000"/>
                </w:rPr>
                <w:id w:val="1582871991"/>
                <w14:checkbox>
                  <w14:checked w14:val="0"/>
                  <w14:checkedState w14:val="2612" w14:font="MS Gothic"/>
                  <w14:uncheckedState w14:val="2610" w14:font="MS Gothic"/>
                </w14:checkbox>
              </w:sdtPr>
              <w:sdtEndPr/>
              <w:sdtContent>
                <w:customXmlInsRangeEnd w:id="822"/>
                <w:ins w:id="823" w:author="מרול אטמן" w:date="2024-08-22T15:06:00Z">
                  <w:r w:rsidR="006509B5" w:rsidRPr="00095169">
                    <w:rPr>
                      <w:rFonts w:ascii="Segoe UI Symbol" w:hAnsi="Segoe UI Symbol" w:cs="Segoe UI Symbol" w:hint="cs"/>
                      <w:b/>
                      <w:color w:val="000000"/>
                      <w:rtl/>
                    </w:rPr>
                    <w:t>☐</w:t>
                  </w:r>
                </w:ins>
                <w:customXmlInsRangeStart w:id="824" w:author="מרול אטמן" w:date="2024-08-22T15:06:00Z"/>
              </w:sdtContent>
            </w:sdt>
            <w:customXmlInsRangeEnd w:id="824"/>
            <w:ins w:id="825" w:author="מרול אטמן" w:date="2024-08-22T15:06:00Z">
              <w:r w:rsidR="006509B5" w:rsidRPr="00095169">
                <w:rPr>
                  <w:rFonts w:ascii="Arial" w:hAnsi="Arial" w:cs="David" w:hint="cs"/>
                  <w:b/>
                  <w:color w:val="000000"/>
                  <w:rtl/>
                </w:rPr>
                <w:t xml:space="preserve">אחר: </w:t>
              </w:r>
            </w:ins>
            <w:customXmlInsRangeStart w:id="826" w:author="מרול אטמן" w:date="2024-08-22T15:06:00Z"/>
            <w:sdt>
              <w:sdtPr>
                <w:rPr>
                  <w:rFonts w:ascii="Arial" w:hAnsi="Arial" w:cs="David" w:hint="cs"/>
                  <w:b/>
                  <w:color w:val="000000"/>
                </w:rPr>
                <w:id w:val="-1881088800"/>
                <w:placeholder>
                  <w:docPart w:val="B2A5620B60274B3EAD5CFDBA65ADBE0B"/>
                </w:placeholder>
                <w:showingPlcHdr/>
              </w:sdtPr>
              <w:sdtEndPr/>
              <w:sdtContent>
                <w:customXmlInsRangeEnd w:id="826"/>
                <w:ins w:id="827" w:author="מרול אטמן" w:date="2024-08-22T15:06:00Z">
                  <w:r w:rsidR="006509B5" w:rsidRPr="00095169">
                    <w:rPr>
                      <w:rFonts w:ascii="Arial" w:hAnsi="Arial" w:cs="David" w:hint="cs"/>
                      <w:b/>
                      <w:color w:val="000000"/>
                      <w:rtl/>
                    </w:rPr>
                    <w:t>______</w:t>
                  </w:r>
                </w:ins>
                <w:customXmlInsRangeStart w:id="828" w:author="מרול אטמן" w:date="2024-08-22T15:06:00Z"/>
              </w:sdtContent>
            </w:sdt>
            <w:customXmlInsRangeEnd w:id="828"/>
          </w:p>
          <w:p w14:paraId="036DDB45" w14:textId="77777777" w:rsidR="006509B5" w:rsidRPr="00095169" w:rsidRDefault="006509B5" w:rsidP="00436645">
            <w:pPr>
              <w:bidi w:val="0"/>
              <w:spacing w:before="0" w:beforeAutospacing="0" w:after="0" w:afterAutospacing="0" w:line="240" w:lineRule="auto"/>
              <w:ind w:left="50" w:right="78"/>
              <w:jc w:val="right"/>
              <w:rPr>
                <w:ins w:id="829" w:author="מרול אטמן" w:date="2024-08-22T15:06:00Z"/>
                <w:rFonts w:ascii="Arial" w:hAnsi="Arial" w:cs="David"/>
                <w:b/>
                <w:color w:val="000000"/>
                <w:rtl/>
              </w:rPr>
            </w:pPr>
          </w:p>
        </w:tc>
      </w:tr>
      <w:tr w:rsidR="006509B5" w:rsidRPr="00095169" w14:paraId="0B1F769E" w14:textId="77777777" w:rsidTr="00436645">
        <w:trPr>
          <w:trHeight w:val="571"/>
          <w:ins w:id="830" w:author="מרול אטמן" w:date="2024-08-22T15:06:00Z"/>
        </w:trPr>
        <w:tc>
          <w:tcPr>
            <w:tcW w:w="2912" w:type="dxa"/>
          </w:tcPr>
          <w:p w14:paraId="0FC0F19A" w14:textId="77777777" w:rsidR="006509B5" w:rsidRPr="00095169" w:rsidRDefault="006509B5" w:rsidP="00436645">
            <w:pPr>
              <w:bidi w:val="0"/>
              <w:spacing w:before="0" w:beforeAutospacing="0" w:after="0" w:afterAutospacing="0" w:line="240" w:lineRule="auto"/>
              <w:jc w:val="right"/>
              <w:rPr>
                <w:ins w:id="831" w:author="מרול אטמן" w:date="2024-08-22T15:06:00Z"/>
                <w:rFonts w:ascii="David" w:hAnsi="David" w:cs="David"/>
                <w:color w:val="000000"/>
                <w:rtl/>
              </w:rPr>
            </w:pPr>
            <w:ins w:id="832" w:author="מרול אטמן" w:date="2024-08-22T15:06:00Z">
              <w:r w:rsidRPr="00095169">
                <w:rPr>
                  <w:rFonts w:ascii="David" w:hAnsi="David" w:cs="David" w:hint="cs"/>
                  <w:color w:val="000000"/>
                  <w:rtl/>
                </w:rPr>
                <w:t>ת.ז./ח.פ.</w:t>
              </w:r>
            </w:ins>
          </w:p>
          <w:p w14:paraId="780155EB" w14:textId="77777777" w:rsidR="006509B5" w:rsidRPr="00095169" w:rsidRDefault="006509B5" w:rsidP="00436645">
            <w:pPr>
              <w:bidi w:val="0"/>
              <w:spacing w:before="0" w:beforeAutospacing="0" w:after="0" w:afterAutospacing="0" w:line="240" w:lineRule="auto"/>
              <w:jc w:val="right"/>
              <w:rPr>
                <w:ins w:id="833" w:author="מרול אטמן" w:date="2024-08-22T15:06:00Z"/>
                <w:rFonts w:ascii="David" w:hAnsi="David" w:cs="David"/>
                <w:color w:val="000000"/>
              </w:rPr>
            </w:pPr>
            <w:ins w:id="834" w:author="מרול אטמן" w:date="2024-08-22T15:06:00Z">
              <w:r w:rsidRPr="00095169">
                <w:rPr>
                  <w:rFonts w:ascii="David" w:hAnsi="David" w:cs="David"/>
                  <w:color w:val="000000"/>
                </w:rPr>
                <w:t>520034760</w:t>
              </w:r>
            </w:ins>
          </w:p>
          <w:p w14:paraId="664A0251" w14:textId="77777777" w:rsidR="006509B5" w:rsidRPr="00095169" w:rsidRDefault="006509B5" w:rsidP="00436645">
            <w:pPr>
              <w:bidi w:val="0"/>
              <w:spacing w:before="0" w:beforeAutospacing="0" w:after="0" w:afterAutospacing="0" w:line="240" w:lineRule="auto"/>
              <w:jc w:val="right"/>
              <w:rPr>
                <w:ins w:id="835" w:author="מרול אטמן" w:date="2024-08-22T15:06:00Z"/>
                <w:rFonts w:ascii="David" w:hAnsi="David" w:cs="David"/>
                <w:color w:val="000000"/>
                <w:rtl/>
              </w:rPr>
            </w:pPr>
          </w:p>
          <w:p w14:paraId="4047D7A2" w14:textId="77777777" w:rsidR="006509B5" w:rsidRPr="00095169" w:rsidRDefault="006509B5" w:rsidP="00436645">
            <w:pPr>
              <w:bidi w:val="0"/>
              <w:spacing w:before="0" w:beforeAutospacing="0" w:after="0" w:afterAutospacing="0" w:line="240" w:lineRule="auto"/>
              <w:jc w:val="right"/>
              <w:rPr>
                <w:ins w:id="836" w:author="מרול אטמן" w:date="2024-08-22T15:06:00Z"/>
                <w:rFonts w:ascii="David" w:hAnsi="David" w:cs="David"/>
                <w:color w:val="000000"/>
              </w:rPr>
            </w:pPr>
          </w:p>
        </w:tc>
        <w:tc>
          <w:tcPr>
            <w:tcW w:w="1445" w:type="dxa"/>
          </w:tcPr>
          <w:p w14:paraId="1F284582" w14:textId="77777777" w:rsidR="006509B5" w:rsidRPr="00095169" w:rsidRDefault="006509B5" w:rsidP="00436645">
            <w:pPr>
              <w:bidi w:val="0"/>
              <w:spacing w:before="0" w:beforeAutospacing="0" w:after="0" w:afterAutospacing="0" w:line="240" w:lineRule="auto"/>
              <w:jc w:val="right"/>
              <w:rPr>
                <w:ins w:id="837" w:author="מרול אטמן" w:date="2024-08-22T15:06:00Z"/>
                <w:rFonts w:ascii="David" w:hAnsi="David" w:cs="David"/>
                <w:color w:val="000000"/>
                <w:rtl/>
              </w:rPr>
            </w:pPr>
            <w:ins w:id="838" w:author="מרול אטמן" w:date="2024-08-22T15:06:00Z">
              <w:r w:rsidRPr="00095169">
                <w:rPr>
                  <w:rFonts w:ascii="David" w:hAnsi="David" w:cs="David" w:hint="cs"/>
                  <w:color w:val="000000"/>
                  <w:rtl/>
                </w:rPr>
                <w:t>ת.ז./ח.פ.</w:t>
              </w:r>
            </w:ins>
          </w:p>
        </w:tc>
        <w:tc>
          <w:tcPr>
            <w:tcW w:w="1412" w:type="dxa"/>
          </w:tcPr>
          <w:p w14:paraId="66FF5607" w14:textId="77777777" w:rsidR="006509B5" w:rsidRPr="00436645" w:rsidRDefault="006509B5" w:rsidP="00436645">
            <w:pPr>
              <w:bidi w:val="0"/>
              <w:spacing w:before="0" w:beforeAutospacing="0" w:after="0" w:afterAutospacing="0" w:line="240" w:lineRule="auto"/>
              <w:jc w:val="right"/>
              <w:rPr>
                <w:ins w:id="839" w:author="מרול אטמן" w:date="2024-08-22T15:06:00Z"/>
                <w:rFonts w:ascii="David" w:hAnsi="David" w:cs="David"/>
                <w:rtl/>
              </w:rPr>
            </w:pPr>
            <w:ins w:id="840" w:author="מרול אטמן" w:date="2024-08-22T15:06:00Z">
              <w:r w:rsidRPr="00436645">
                <w:rPr>
                  <w:rFonts w:ascii="David" w:hAnsi="David" w:cs="David" w:hint="eastAsia"/>
                  <w:rtl/>
                </w:rPr>
                <w:t>ת</w:t>
              </w:r>
              <w:r w:rsidRPr="00436645">
                <w:rPr>
                  <w:rFonts w:ascii="David" w:hAnsi="David" w:cs="David"/>
                  <w:rtl/>
                </w:rPr>
                <w:t>.ז./ח.פ.</w:t>
              </w:r>
            </w:ins>
          </w:p>
        </w:tc>
        <w:tc>
          <w:tcPr>
            <w:tcW w:w="1788" w:type="dxa"/>
            <w:vMerge/>
            <w:shd w:val="clear" w:color="auto" w:fill="auto"/>
          </w:tcPr>
          <w:p w14:paraId="6C944785" w14:textId="77777777" w:rsidR="006509B5" w:rsidRPr="00095169" w:rsidRDefault="006509B5" w:rsidP="00436645">
            <w:pPr>
              <w:bidi w:val="0"/>
              <w:spacing w:before="0" w:beforeAutospacing="0" w:after="0" w:afterAutospacing="0" w:line="240" w:lineRule="auto"/>
              <w:ind w:left="50" w:right="78"/>
              <w:jc w:val="right"/>
              <w:rPr>
                <w:ins w:id="841" w:author="מרול אטמן" w:date="2024-08-22T15:06:00Z"/>
                <w:rFonts w:ascii="Arial" w:hAnsi="Arial" w:cs="David"/>
                <w:b/>
                <w:color w:val="000000"/>
                <w:rtl/>
              </w:rPr>
            </w:pPr>
          </w:p>
        </w:tc>
        <w:tc>
          <w:tcPr>
            <w:tcW w:w="2081" w:type="dxa"/>
            <w:vMerge/>
          </w:tcPr>
          <w:p w14:paraId="0F88B89F" w14:textId="77777777" w:rsidR="006509B5" w:rsidRPr="00095169" w:rsidRDefault="006509B5" w:rsidP="00436645">
            <w:pPr>
              <w:bidi w:val="0"/>
              <w:spacing w:before="0" w:beforeAutospacing="0" w:after="0" w:afterAutospacing="0" w:line="240" w:lineRule="auto"/>
              <w:ind w:left="50" w:right="78"/>
              <w:jc w:val="right"/>
              <w:rPr>
                <w:ins w:id="842" w:author="מרול אטמן" w:date="2024-08-22T15:06:00Z"/>
                <w:rFonts w:ascii="Arial" w:hAnsi="Arial" w:cs="David"/>
                <w:b/>
                <w:color w:val="000000"/>
                <w:rtl/>
              </w:rPr>
            </w:pPr>
          </w:p>
        </w:tc>
      </w:tr>
      <w:tr w:rsidR="006509B5" w:rsidRPr="00095169" w14:paraId="3EC7FA4F" w14:textId="77777777" w:rsidTr="00436645">
        <w:trPr>
          <w:trHeight w:val="513"/>
          <w:ins w:id="843" w:author="מרול אטמן" w:date="2024-08-22T15:06:00Z"/>
        </w:trPr>
        <w:tc>
          <w:tcPr>
            <w:tcW w:w="2912" w:type="dxa"/>
            <w:vMerge w:val="restart"/>
          </w:tcPr>
          <w:p w14:paraId="5116507B" w14:textId="77777777" w:rsidR="006509B5" w:rsidRPr="00095169" w:rsidRDefault="006509B5" w:rsidP="00436645">
            <w:pPr>
              <w:bidi w:val="0"/>
              <w:spacing w:before="0" w:beforeAutospacing="0" w:after="0" w:afterAutospacing="0" w:line="240" w:lineRule="auto"/>
              <w:jc w:val="right"/>
              <w:rPr>
                <w:ins w:id="844" w:author="מרול אטמן" w:date="2024-08-22T15:06:00Z"/>
                <w:rFonts w:ascii="David" w:hAnsi="David" w:cs="David"/>
                <w:color w:val="000000"/>
                <w:rtl/>
              </w:rPr>
            </w:pPr>
            <w:ins w:id="845" w:author="מרול אטמן" w:date="2024-08-22T15:06:00Z">
              <w:r w:rsidRPr="00095169">
                <w:rPr>
                  <w:rFonts w:ascii="David" w:hAnsi="David" w:cs="David" w:hint="cs"/>
                  <w:color w:val="000000"/>
                  <w:rtl/>
                </w:rPr>
                <w:t>מען</w:t>
              </w:r>
            </w:ins>
          </w:p>
          <w:p w14:paraId="2B42718F" w14:textId="77777777" w:rsidR="006509B5" w:rsidRDefault="00380147" w:rsidP="00436645">
            <w:pPr>
              <w:bidi w:val="0"/>
              <w:spacing w:before="0" w:beforeAutospacing="0" w:after="0" w:afterAutospacing="0" w:line="240" w:lineRule="auto"/>
              <w:jc w:val="right"/>
              <w:rPr>
                <w:ins w:id="846" w:author="מרול אטמן" w:date="2024-08-26T16:35:00Z" w16du:dateUtc="2024-08-26T13:35:00Z"/>
                <w:rFonts w:ascii="David" w:hAnsi="David" w:cs="David"/>
                <w:color w:val="000000"/>
                <w:rtl/>
              </w:rPr>
            </w:pPr>
            <w:ins w:id="847" w:author="מרול אטמן" w:date="2024-08-26T16:35:00Z" w16du:dateUtc="2024-08-26T13:35:00Z">
              <w:r>
                <w:rPr>
                  <w:rFonts w:ascii="David" w:hAnsi="David" w:cs="David" w:hint="cs"/>
                  <w:color w:val="000000"/>
                  <w:rtl/>
                </w:rPr>
                <w:t>רח' יוני נתניהו 1ג'</w:t>
              </w:r>
            </w:ins>
          </w:p>
          <w:p w14:paraId="601A6AA7" w14:textId="5BB68A86" w:rsidR="00380147" w:rsidRPr="00095169" w:rsidRDefault="00380147" w:rsidP="00380147">
            <w:pPr>
              <w:bidi w:val="0"/>
              <w:spacing w:before="0" w:beforeAutospacing="0" w:after="0" w:afterAutospacing="0" w:line="240" w:lineRule="auto"/>
              <w:jc w:val="right"/>
              <w:rPr>
                <w:ins w:id="848" w:author="מרול אטמן" w:date="2024-08-22T15:06:00Z"/>
                <w:rFonts w:ascii="David" w:hAnsi="David" w:cs="David" w:hint="cs"/>
                <w:color w:val="000000"/>
                <w:rtl/>
              </w:rPr>
            </w:pPr>
            <w:ins w:id="849" w:author="מרול אטמן" w:date="2024-08-26T16:35:00Z" w16du:dateUtc="2024-08-26T13:35:00Z">
              <w:r>
                <w:rPr>
                  <w:rFonts w:ascii="David" w:hAnsi="David" w:cs="David" w:hint="cs"/>
                  <w:color w:val="000000"/>
                  <w:rtl/>
                </w:rPr>
                <w:t>אור יהודה</w:t>
              </w:r>
            </w:ins>
          </w:p>
        </w:tc>
        <w:tc>
          <w:tcPr>
            <w:tcW w:w="1445" w:type="dxa"/>
          </w:tcPr>
          <w:p w14:paraId="707A7F0D" w14:textId="77777777" w:rsidR="006509B5" w:rsidRPr="00095169" w:rsidRDefault="006509B5" w:rsidP="00436645">
            <w:pPr>
              <w:bidi w:val="0"/>
              <w:spacing w:before="0" w:beforeAutospacing="0" w:after="0" w:afterAutospacing="0" w:line="240" w:lineRule="auto"/>
              <w:jc w:val="right"/>
              <w:rPr>
                <w:ins w:id="850" w:author="מרול אטמן" w:date="2024-08-22T15:06:00Z"/>
                <w:rFonts w:ascii="David" w:hAnsi="David" w:cs="David"/>
                <w:color w:val="000000"/>
                <w:rtl/>
              </w:rPr>
            </w:pPr>
            <w:ins w:id="851" w:author="מרול אטמן" w:date="2024-08-22T15:06:00Z">
              <w:r w:rsidRPr="00095169">
                <w:rPr>
                  <w:rFonts w:ascii="David" w:hAnsi="David" w:cs="David" w:hint="cs"/>
                  <w:color w:val="000000"/>
                  <w:rtl/>
                </w:rPr>
                <w:t>מען</w:t>
              </w:r>
            </w:ins>
          </w:p>
        </w:tc>
        <w:tc>
          <w:tcPr>
            <w:tcW w:w="1412" w:type="dxa"/>
            <w:vMerge w:val="restart"/>
          </w:tcPr>
          <w:p w14:paraId="266915A1" w14:textId="77777777" w:rsidR="006509B5" w:rsidRPr="00436645" w:rsidRDefault="006509B5" w:rsidP="00436645">
            <w:pPr>
              <w:bidi w:val="0"/>
              <w:spacing w:before="0" w:beforeAutospacing="0" w:after="0" w:afterAutospacing="0" w:line="240" w:lineRule="auto"/>
              <w:jc w:val="right"/>
              <w:rPr>
                <w:ins w:id="852" w:author="מרול אטמן" w:date="2024-08-22T15:06:00Z"/>
                <w:rFonts w:ascii="David" w:hAnsi="David" w:cs="David"/>
                <w:rtl/>
              </w:rPr>
            </w:pPr>
            <w:ins w:id="853" w:author="מרול אטמן" w:date="2024-08-22T15:06:00Z">
              <w:r w:rsidRPr="00436645">
                <w:rPr>
                  <w:rFonts w:ascii="David" w:hAnsi="David" w:cs="David" w:hint="eastAsia"/>
                  <w:rtl/>
                </w:rPr>
                <w:t>מען</w:t>
              </w:r>
              <w:r w:rsidRPr="00436645">
                <w:rPr>
                  <w:rStyle w:val="a7"/>
                  <w:color w:val="auto"/>
                  <w:rtl/>
                </w:rPr>
                <w:t xml:space="preserve"> </w:t>
              </w:r>
              <w:r w:rsidRPr="00436645">
                <w:rPr>
                  <w:rStyle w:val="a7"/>
                  <w:rFonts w:hint="eastAsia"/>
                  <w:color w:val="auto"/>
                  <w:rtl/>
                </w:rPr>
                <w:t>רח</w:t>
              </w:r>
              <w:r w:rsidRPr="00436645">
                <w:rPr>
                  <w:rStyle w:val="a7"/>
                  <w:color w:val="auto"/>
                  <w:rtl/>
                </w:rPr>
                <w:t xml:space="preserve">' </w:t>
              </w:r>
              <w:r w:rsidRPr="00436645">
                <w:rPr>
                  <w:rStyle w:val="a7"/>
                  <w:rFonts w:hint="eastAsia"/>
                  <w:color w:val="auto"/>
                  <w:rtl/>
                </w:rPr>
                <w:t>הרברט</w:t>
              </w:r>
              <w:r w:rsidRPr="00436645">
                <w:rPr>
                  <w:rStyle w:val="a7"/>
                  <w:color w:val="auto"/>
                  <w:rtl/>
                </w:rPr>
                <w:t xml:space="preserve"> </w:t>
              </w:r>
              <w:r w:rsidRPr="00436645">
                <w:rPr>
                  <w:rStyle w:val="a7"/>
                  <w:rFonts w:hint="eastAsia"/>
                  <w:color w:val="auto"/>
                  <w:rtl/>
                </w:rPr>
                <w:t>סמואל</w:t>
              </w:r>
              <w:r w:rsidRPr="00436645">
                <w:rPr>
                  <w:rStyle w:val="a7"/>
                  <w:color w:val="auto"/>
                  <w:rtl/>
                </w:rPr>
                <w:t xml:space="preserve"> 46, </w:t>
              </w:r>
              <w:r w:rsidRPr="00436645">
                <w:rPr>
                  <w:rStyle w:val="a7"/>
                  <w:rFonts w:hint="eastAsia"/>
                  <w:color w:val="auto"/>
                  <w:rtl/>
                </w:rPr>
                <w:t>תל</w:t>
              </w:r>
              <w:r w:rsidRPr="00436645">
                <w:rPr>
                  <w:rStyle w:val="a7"/>
                  <w:color w:val="auto"/>
                  <w:rtl/>
                </w:rPr>
                <w:t xml:space="preserve"> </w:t>
              </w:r>
              <w:r w:rsidRPr="00436645">
                <w:rPr>
                  <w:rStyle w:val="a7"/>
                  <w:rFonts w:hint="eastAsia"/>
                  <w:color w:val="auto"/>
                  <w:rtl/>
                </w:rPr>
                <w:t>אביב</w:t>
              </w:r>
            </w:ins>
          </w:p>
        </w:tc>
        <w:tc>
          <w:tcPr>
            <w:tcW w:w="1788" w:type="dxa"/>
            <w:vMerge/>
            <w:shd w:val="clear" w:color="auto" w:fill="auto"/>
          </w:tcPr>
          <w:p w14:paraId="286F775D" w14:textId="77777777" w:rsidR="006509B5" w:rsidRPr="00095169" w:rsidRDefault="006509B5" w:rsidP="00436645">
            <w:pPr>
              <w:bidi w:val="0"/>
              <w:spacing w:before="0" w:beforeAutospacing="0" w:after="0" w:afterAutospacing="0" w:line="240" w:lineRule="auto"/>
              <w:ind w:left="50" w:right="78"/>
              <w:jc w:val="right"/>
              <w:rPr>
                <w:ins w:id="854" w:author="מרול אטמן" w:date="2024-08-22T15:06:00Z"/>
                <w:rFonts w:ascii="Arial" w:hAnsi="Arial" w:cs="David"/>
                <w:b/>
                <w:color w:val="000000"/>
                <w:rtl/>
              </w:rPr>
            </w:pPr>
          </w:p>
        </w:tc>
        <w:tc>
          <w:tcPr>
            <w:tcW w:w="2081" w:type="dxa"/>
            <w:vMerge/>
          </w:tcPr>
          <w:p w14:paraId="5742F543" w14:textId="77777777" w:rsidR="006509B5" w:rsidRPr="00095169" w:rsidRDefault="006509B5" w:rsidP="00436645">
            <w:pPr>
              <w:bidi w:val="0"/>
              <w:spacing w:before="0" w:beforeAutospacing="0" w:after="0" w:afterAutospacing="0" w:line="240" w:lineRule="auto"/>
              <w:ind w:left="50" w:right="78"/>
              <w:jc w:val="right"/>
              <w:rPr>
                <w:ins w:id="855" w:author="מרול אטמן" w:date="2024-08-22T15:06:00Z"/>
                <w:rFonts w:ascii="Arial" w:hAnsi="Arial" w:cs="David"/>
                <w:b/>
                <w:color w:val="000000"/>
                <w:rtl/>
              </w:rPr>
            </w:pPr>
          </w:p>
        </w:tc>
      </w:tr>
      <w:tr w:rsidR="006509B5" w:rsidRPr="00095169" w14:paraId="054F754C" w14:textId="77777777" w:rsidTr="00436645">
        <w:trPr>
          <w:trHeight w:val="512"/>
          <w:ins w:id="856" w:author="מרול אטמן" w:date="2024-08-22T15:06:00Z"/>
        </w:trPr>
        <w:tc>
          <w:tcPr>
            <w:tcW w:w="2912" w:type="dxa"/>
            <w:vMerge/>
          </w:tcPr>
          <w:p w14:paraId="18DA82EA" w14:textId="77777777" w:rsidR="006509B5" w:rsidRPr="00095169" w:rsidRDefault="006509B5" w:rsidP="00436645">
            <w:pPr>
              <w:bidi w:val="0"/>
              <w:spacing w:before="0" w:beforeAutospacing="0" w:after="0" w:afterAutospacing="0" w:line="240" w:lineRule="auto"/>
              <w:jc w:val="right"/>
              <w:rPr>
                <w:ins w:id="857" w:author="מרול אטמן" w:date="2024-08-22T15:06:00Z"/>
                <w:rFonts w:ascii="David" w:hAnsi="David" w:cs="David"/>
                <w:color w:val="000000"/>
                <w:rtl/>
              </w:rPr>
            </w:pPr>
          </w:p>
        </w:tc>
        <w:tc>
          <w:tcPr>
            <w:tcW w:w="1445" w:type="dxa"/>
          </w:tcPr>
          <w:p w14:paraId="11DD1929" w14:textId="77777777" w:rsidR="006509B5" w:rsidRPr="00095169" w:rsidRDefault="006509B5" w:rsidP="00436645">
            <w:pPr>
              <w:bidi w:val="0"/>
              <w:spacing w:before="0" w:beforeAutospacing="0" w:after="0" w:afterAutospacing="0" w:line="240" w:lineRule="auto"/>
              <w:jc w:val="right"/>
              <w:rPr>
                <w:ins w:id="858" w:author="מרול אטמן" w:date="2024-08-22T15:06:00Z"/>
                <w:rFonts w:ascii="David" w:hAnsi="David" w:cs="David"/>
                <w:color w:val="000000"/>
                <w:rtl/>
              </w:rPr>
            </w:pPr>
            <w:ins w:id="859" w:author="מרול אטמן" w:date="2024-08-22T15:06:00Z">
              <w:r w:rsidRPr="00095169">
                <w:rPr>
                  <w:rFonts w:ascii="David" w:hAnsi="David" w:cs="David" w:hint="cs"/>
                  <w:color w:val="000000"/>
                  <w:rtl/>
                </w:rPr>
                <w:t>תיאור הקשר למבקש האישור הראשי: חברה אם ו/או בת ו/או אחות ו/או קשורה ו/או שלובה ו/או חלק מקבוצה.</w:t>
              </w:r>
            </w:ins>
          </w:p>
        </w:tc>
        <w:tc>
          <w:tcPr>
            <w:tcW w:w="1412" w:type="dxa"/>
            <w:vMerge/>
          </w:tcPr>
          <w:p w14:paraId="6A1AFEAD" w14:textId="77777777" w:rsidR="006509B5" w:rsidRPr="00095169" w:rsidRDefault="006509B5" w:rsidP="00436645">
            <w:pPr>
              <w:bidi w:val="0"/>
              <w:spacing w:before="0" w:beforeAutospacing="0" w:after="0" w:afterAutospacing="0" w:line="240" w:lineRule="auto"/>
              <w:jc w:val="right"/>
              <w:rPr>
                <w:ins w:id="860" w:author="מרול אטמן" w:date="2024-08-22T15:06:00Z"/>
                <w:rFonts w:ascii="David" w:hAnsi="David" w:cs="David"/>
                <w:color w:val="000000"/>
                <w:rtl/>
              </w:rPr>
            </w:pPr>
          </w:p>
        </w:tc>
        <w:tc>
          <w:tcPr>
            <w:tcW w:w="1788" w:type="dxa"/>
            <w:vMerge/>
            <w:shd w:val="clear" w:color="auto" w:fill="auto"/>
          </w:tcPr>
          <w:p w14:paraId="28A92950" w14:textId="77777777" w:rsidR="006509B5" w:rsidRPr="00095169" w:rsidRDefault="006509B5" w:rsidP="00436645">
            <w:pPr>
              <w:bidi w:val="0"/>
              <w:spacing w:before="0" w:beforeAutospacing="0" w:after="0" w:afterAutospacing="0" w:line="240" w:lineRule="auto"/>
              <w:ind w:left="50" w:right="78"/>
              <w:jc w:val="right"/>
              <w:rPr>
                <w:ins w:id="861" w:author="מרול אטמן" w:date="2024-08-22T15:06:00Z"/>
                <w:rFonts w:ascii="Arial" w:hAnsi="Arial" w:cs="David"/>
                <w:b/>
                <w:color w:val="000000"/>
                <w:rtl/>
              </w:rPr>
            </w:pPr>
          </w:p>
        </w:tc>
        <w:tc>
          <w:tcPr>
            <w:tcW w:w="2081" w:type="dxa"/>
            <w:vMerge/>
          </w:tcPr>
          <w:p w14:paraId="7CA29C34" w14:textId="77777777" w:rsidR="006509B5" w:rsidRPr="00095169" w:rsidRDefault="006509B5" w:rsidP="00436645">
            <w:pPr>
              <w:bidi w:val="0"/>
              <w:spacing w:before="0" w:beforeAutospacing="0" w:after="0" w:afterAutospacing="0" w:line="240" w:lineRule="auto"/>
              <w:ind w:left="50" w:right="78"/>
              <w:jc w:val="right"/>
              <w:rPr>
                <w:ins w:id="862" w:author="מרול אטמן" w:date="2024-08-22T15:06:00Z"/>
                <w:rFonts w:ascii="Arial" w:hAnsi="Arial" w:cs="David"/>
                <w:b/>
                <w:color w:val="000000"/>
                <w:rtl/>
              </w:rPr>
            </w:pPr>
          </w:p>
        </w:tc>
      </w:tr>
    </w:tbl>
    <w:p w14:paraId="5453A892" w14:textId="77777777" w:rsidR="006509B5" w:rsidRPr="00095169" w:rsidRDefault="006509B5" w:rsidP="006509B5">
      <w:pPr>
        <w:widowControl w:val="0"/>
        <w:bidi w:val="0"/>
        <w:spacing w:before="0" w:beforeAutospacing="0" w:after="0" w:afterAutospacing="0" w:line="240" w:lineRule="auto"/>
        <w:jc w:val="right"/>
        <w:rPr>
          <w:ins w:id="863" w:author="מרול אטמן" w:date="2024-08-22T15:06:00Z"/>
          <w:rFonts w:ascii="Courier New" w:eastAsia="Courier New" w:hAnsi="Courier New" w:cs="Courier New"/>
          <w:color w:val="000000"/>
          <w:sz w:val="2"/>
          <w:szCs w:val="2"/>
          <w:rtl/>
          <w:lang w:val="he-IL" w:eastAsia="he-IL"/>
        </w:rPr>
      </w:pPr>
    </w:p>
    <w:tbl>
      <w:tblPr>
        <w:tblStyle w:val="23"/>
        <w:bidiVisual/>
        <w:tblW w:w="9781" w:type="dxa"/>
        <w:tblInd w:w="42" w:type="dxa"/>
        <w:tblLayout w:type="fixed"/>
        <w:tblLook w:val="04A0" w:firstRow="1" w:lastRow="0" w:firstColumn="1" w:lastColumn="0" w:noHBand="0" w:noVBand="1"/>
        <w:tblCaption w:val="אישור קיום ביטוח"/>
      </w:tblPr>
      <w:tblGrid>
        <w:gridCol w:w="7"/>
        <w:gridCol w:w="1083"/>
        <w:gridCol w:w="851"/>
        <w:gridCol w:w="851"/>
        <w:gridCol w:w="1082"/>
        <w:gridCol w:w="966"/>
        <w:gridCol w:w="966"/>
        <w:gridCol w:w="960"/>
        <w:gridCol w:w="970"/>
        <w:gridCol w:w="505"/>
        <w:gridCol w:w="1540"/>
      </w:tblGrid>
      <w:tr w:rsidR="006509B5" w:rsidRPr="00095169" w14:paraId="6DAC3417" w14:textId="77777777" w:rsidTr="00436645">
        <w:trPr>
          <w:trHeight w:val="268"/>
          <w:tblHeader/>
          <w:ins w:id="864" w:author="מרול אטמן" w:date="2024-08-22T15:06:00Z"/>
        </w:trPr>
        <w:tc>
          <w:tcPr>
            <w:tcW w:w="11482" w:type="dxa"/>
            <w:gridSpan w:val="11"/>
          </w:tcPr>
          <w:p w14:paraId="2876B937" w14:textId="77777777" w:rsidR="006509B5" w:rsidRPr="00095169" w:rsidRDefault="006509B5" w:rsidP="00436645">
            <w:pPr>
              <w:bidi w:val="0"/>
              <w:spacing w:before="0" w:beforeAutospacing="0" w:after="0" w:afterAutospacing="0" w:line="240" w:lineRule="auto"/>
              <w:jc w:val="right"/>
              <w:rPr>
                <w:ins w:id="865" w:author="מרול אטמן" w:date="2024-08-22T15:06:00Z"/>
                <w:rFonts w:ascii="David" w:hAnsi="David" w:cs="David"/>
                <w:color w:val="000000"/>
                <w:rtl/>
              </w:rPr>
            </w:pPr>
            <w:ins w:id="866" w:author="מרול אטמן" w:date="2024-08-22T15:06:00Z">
              <w:r w:rsidRPr="00095169">
                <w:rPr>
                  <w:rFonts w:ascii="David" w:hAnsi="David" w:cs="David" w:hint="cs"/>
                  <w:color w:val="000000"/>
                  <w:rtl/>
                </w:rPr>
                <w:t>כיסויים</w:t>
              </w:r>
            </w:ins>
          </w:p>
        </w:tc>
      </w:tr>
      <w:tr w:rsidR="006509B5" w:rsidRPr="00095169" w14:paraId="75A39A3C" w14:textId="77777777" w:rsidTr="00436645">
        <w:trPr>
          <w:gridBefore w:val="1"/>
          <w:wBefore w:w="7" w:type="dxa"/>
          <w:trHeight w:val="431"/>
          <w:ins w:id="867" w:author="מרול אטמן" w:date="2024-08-22T15:06:00Z"/>
        </w:trPr>
        <w:tc>
          <w:tcPr>
            <w:tcW w:w="1277" w:type="dxa"/>
            <w:vMerge w:val="restart"/>
            <w:shd w:val="clear" w:color="auto" w:fill="F2F2F2"/>
          </w:tcPr>
          <w:p w14:paraId="025750A4" w14:textId="77777777" w:rsidR="006509B5" w:rsidRPr="00095169" w:rsidRDefault="006509B5" w:rsidP="00436645">
            <w:pPr>
              <w:bidi w:val="0"/>
              <w:spacing w:before="0" w:beforeAutospacing="0" w:after="0" w:afterAutospacing="0" w:line="240" w:lineRule="auto"/>
              <w:jc w:val="right"/>
              <w:rPr>
                <w:ins w:id="868" w:author="מרול אטמן" w:date="2024-08-22T15:06:00Z"/>
                <w:rFonts w:ascii="David" w:hAnsi="David" w:cs="David"/>
                <w:color w:val="000000"/>
                <w:rtl/>
              </w:rPr>
            </w:pPr>
            <w:ins w:id="869" w:author="מרול אטמן" w:date="2024-08-22T15:06:00Z">
              <w:r w:rsidRPr="00095169">
                <w:rPr>
                  <w:rFonts w:ascii="David" w:hAnsi="David" w:cs="David" w:hint="cs"/>
                  <w:color w:val="000000"/>
                  <w:rtl/>
                </w:rPr>
                <w:t>סוג הביטוח</w:t>
              </w:r>
            </w:ins>
          </w:p>
          <w:p w14:paraId="6ABD67D6" w14:textId="77777777" w:rsidR="006509B5" w:rsidRPr="00095169" w:rsidRDefault="006509B5" w:rsidP="00436645">
            <w:pPr>
              <w:bidi w:val="0"/>
              <w:spacing w:before="0" w:beforeAutospacing="0" w:after="0" w:afterAutospacing="0" w:line="240" w:lineRule="auto"/>
              <w:jc w:val="right"/>
              <w:rPr>
                <w:ins w:id="870" w:author="מרול אטמן" w:date="2024-08-22T15:06:00Z"/>
                <w:rFonts w:ascii="David" w:hAnsi="David" w:cs="David"/>
                <w:color w:val="000000"/>
                <w:rtl/>
              </w:rPr>
            </w:pPr>
            <w:ins w:id="871" w:author="מרול אטמן" w:date="2024-08-22T15:06:00Z">
              <w:r w:rsidRPr="00095169">
                <w:rPr>
                  <w:rFonts w:ascii="David" w:hAnsi="David" w:cs="David" w:hint="eastAsia"/>
                  <w:color w:val="000000"/>
                  <w:sz w:val="16"/>
                  <w:szCs w:val="16"/>
                  <w:rtl/>
                </w:rPr>
                <w:t>חלוקה</w:t>
              </w:r>
              <w:r w:rsidRPr="00095169">
                <w:rPr>
                  <w:rFonts w:ascii="David" w:hAnsi="David" w:cs="David"/>
                  <w:color w:val="000000"/>
                  <w:sz w:val="16"/>
                  <w:szCs w:val="16"/>
                  <w:rtl/>
                </w:rPr>
                <w:t xml:space="preserve"> לפי </w:t>
              </w:r>
              <w:r w:rsidRPr="00095169">
                <w:rPr>
                  <w:rFonts w:ascii="David" w:hAnsi="David" w:cs="David" w:hint="eastAsia"/>
                  <w:color w:val="000000"/>
                  <w:sz w:val="16"/>
                  <w:szCs w:val="16"/>
                  <w:rtl/>
                </w:rPr>
                <w:t>גבולות</w:t>
              </w:r>
              <w:r w:rsidRPr="00095169">
                <w:rPr>
                  <w:rFonts w:ascii="David" w:hAnsi="David" w:cs="David"/>
                  <w:color w:val="000000"/>
                  <w:sz w:val="16"/>
                  <w:szCs w:val="16"/>
                  <w:rtl/>
                </w:rPr>
                <w:t xml:space="preserve"> אחריות או </w:t>
              </w:r>
              <w:r w:rsidRPr="00095169">
                <w:rPr>
                  <w:rFonts w:ascii="David" w:hAnsi="David" w:cs="David" w:hint="eastAsia"/>
                  <w:color w:val="000000"/>
                  <w:sz w:val="16"/>
                  <w:szCs w:val="16"/>
                  <w:rtl/>
                </w:rPr>
                <w:t>סכומי</w:t>
              </w:r>
              <w:r w:rsidRPr="00095169">
                <w:rPr>
                  <w:rFonts w:ascii="David" w:hAnsi="David" w:cs="David"/>
                  <w:color w:val="000000"/>
                  <w:sz w:val="16"/>
                  <w:szCs w:val="16"/>
                  <w:rtl/>
                </w:rPr>
                <w:t xml:space="preserve"> </w:t>
              </w:r>
              <w:r w:rsidRPr="00095169">
                <w:rPr>
                  <w:rFonts w:ascii="David" w:hAnsi="David" w:cs="David" w:hint="eastAsia"/>
                  <w:color w:val="000000"/>
                  <w:sz w:val="16"/>
                  <w:szCs w:val="16"/>
                  <w:rtl/>
                </w:rPr>
                <w:t>ביטוח</w:t>
              </w:r>
            </w:ins>
          </w:p>
        </w:tc>
        <w:tc>
          <w:tcPr>
            <w:tcW w:w="992" w:type="dxa"/>
            <w:vMerge w:val="restart"/>
            <w:shd w:val="clear" w:color="auto" w:fill="F2F2F2"/>
          </w:tcPr>
          <w:p w14:paraId="7F4568CA" w14:textId="77777777" w:rsidR="006509B5" w:rsidRPr="00095169" w:rsidRDefault="006509B5" w:rsidP="00436645">
            <w:pPr>
              <w:bidi w:val="0"/>
              <w:spacing w:before="0" w:beforeAutospacing="0" w:after="0" w:afterAutospacing="0" w:line="240" w:lineRule="auto"/>
              <w:jc w:val="right"/>
              <w:rPr>
                <w:ins w:id="872" w:author="מרול אטמן" w:date="2024-08-22T15:06:00Z"/>
                <w:rFonts w:ascii="David" w:hAnsi="David" w:cs="David"/>
                <w:color w:val="000000"/>
                <w:rtl/>
              </w:rPr>
            </w:pPr>
            <w:ins w:id="873" w:author="מרול אטמן" w:date="2024-08-22T15:06:00Z">
              <w:r w:rsidRPr="00095169">
                <w:rPr>
                  <w:rFonts w:ascii="David" w:hAnsi="David" w:cs="David" w:hint="cs"/>
                  <w:color w:val="000000"/>
                  <w:rtl/>
                </w:rPr>
                <w:t xml:space="preserve">מספר הפוליסה*** </w:t>
              </w:r>
            </w:ins>
          </w:p>
        </w:tc>
        <w:tc>
          <w:tcPr>
            <w:tcW w:w="992" w:type="dxa"/>
            <w:vMerge w:val="restart"/>
            <w:shd w:val="clear" w:color="auto" w:fill="F2F2F2"/>
          </w:tcPr>
          <w:p w14:paraId="24D1FB61" w14:textId="77777777" w:rsidR="006509B5" w:rsidRPr="00095169" w:rsidRDefault="006509B5" w:rsidP="00436645">
            <w:pPr>
              <w:bidi w:val="0"/>
              <w:spacing w:before="0" w:beforeAutospacing="0" w:after="0" w:afterAutospacing="0" w:line="240" w:lineRule="auto"/>
              <w:jc w:val="right"/>
              <w:rPr>
                <w:ins w:id="874" w:author="מרול אטמן" w:date="2024-08-22T15:06:00Z"/>
                <w:rFonts w:ascii="David" w:hAnsi="David" w:cs="David"/>
                <w:color w:val="000000"/>
                <w:rtl/>
              </w:rPr>
            </w:pPr>
            <w:ins w:id="875" w:author="מרול אטמן" w:date="2024-08-22T15:06:00Z">
              <w:r w:rsidRPr="00095169">
                <w:rPr>
                  <w:rFonts w:ascii="David" w:hAnsi="David" w:cs="David" w:hint="cs"/>
                  <w:color w:val="000000"/>
                  <w:rtl/>
                </w:rPr>
                <w:t>נוסח ומהדורת הפוליסה</w:t>
              </w:r>
              <w:r w:rsidRPr="00095169">
                <w:rPr>
                  <w:rFonts w:ascii="David" w:hAnsi="David" w:cs="David" w:hint="cs"/>
                  <w:color w:val="000000"/>
                  <w:sz w:val="20"/>
                  <w:szCs w:val="20"/>
                  <w:rtl/>
                </w:rPr>
                <w:t>***</w:t>
              </w:r>
            </w:ins>
          </w:p>
        </w:tc>
        <w:tc>
          <w:tcPr>
            <w:tcW w:w="1276" w:type="dxa"/>
            <w:vMerge w:val="restart"/>
            <w:shd w:val="clear" w:color="auto" w:fill="F2F2F2"/>
          </w:tcPr>
          <w:p w14:paraId="26A58498" w14:textId="77777777" w:rsidR="006509B5" w:rsidRPr="00095169" w:rsidRDefault="006509B5" w:rsidP="00436645">
            <w:pPr>
              <w:bidi w:val="0"/>
              <w:spacing w:before="0" w:beforeAutospacing="0" w:after="0" w:afterAutospacing="0" w:line="240" w:lineRule="auto"/>
              <w:jc w:val="right"/>
              <w:rPr>
                <w:ins w:id="876" w:author="מרול אטמן" w:date="2024-08-22T15:06:00Z"/>
                <w:rFonts w:ascii="David" w:hAnsi="David" w:cs="David"/>
                <w:color w:val="000000"/>
                <w:rtl/>
              </w:rPr>
            </w:pPr>
            <w:ins w:id="877" w:author="מרול אטמן" w:date="2024-08-22T15:06:00Z">
              <w:r w:rsidRPr="00095169">
                <w:rPr>
                  <w:rFonts w:ascii="David" w:hAnsi="David" w:cs="David" w:hint="cs"/>
                  <w:color w:val="000000"/>
                  <w:rtl/>
                </w:rPr>
                <w:t>תאריך תחילה</w:t>
              </w:r>
            </w:ins>
          </w:p>
          <w:p w14:paraId="36DC7238" w14:textId="77777777" w:rsidR="006509B5" w:rsidRPr="00095169" w:rsidRDefault="006509B5" w:rsidP="00436645">
            <w:pPr>
              <w:bidi w:val="0"/>
              <w:spacing w:before="0" w:beforeAutospacing="0" w:after="0" w:afterAutospacing="0" w:line="240" w:lineRule="auto"/>
              <w:jc w:val="right"/>
              <w:rPr>
                <w:ins w:id="878" w:author="מרול אטמן" w:date="2024-08-22T15:06:00Z"/>
                <w:rFonts w:ascii="David" w:hAnsi="David" w:cs="David"/>
                <w:color w:val="000000"/>
                <w:rtl/>
              </w:rPr>
            </w:pPr>
            <w:ins w:id="879" w:author="מרול אטמן" w:date="2024-08-22T15:06:00Z">
              <w:r w:rsidRPr="00095169">
                <w:rPr>
                  <w:rFonts w:ascii="David" w:hAnsi="David" w:cs="David" w:hint="cs"/>
                  <w:color w:val="000000"/>
                  <w:sz w:val="16"/>
                  <w:szCs w:val="16"/>
                  <w:rtl/>
                </w:rPr>
                <w:t>(ניתן להזין תאריך רטרואקטיבי)</w:t>
              </w:r>
            </w:ins>
          </w:p>
        </w:tc>
        <w:tc>
          <w:tcPr>
            <w:tcW w:w="1134" w:type="dxa"/>
            <w:vMerge w:val="restart"/>
            <w:shd w:val="clear" w:color="auto" w:fill="F2F2F2"/>
          </w:tcPr>
          <w:p w14:paraId="42168E42" w14:textId="77777777" w:rsidR="006509B5" w:rsidRPr="00095169" w:rsidRDefault="006509B5" w:rsidP="00436645">
            <w:pPr>
              <w:bidi w:val="0"/>
              <w:spacing w:before="0" w:beforeAutospacing="0" w:after="0" w:afterAutospacing="0" w:line="240" w:lineRule="auto"/>
              <w:jc w:val="right"/>
              <w:rPr>
                <w:ins w:id="880" w:author="מרול אטמן" w:date="2024-08-22T15:06:00Z"/>
                <w:rFonts w:ascii="David" w:hAnsi="David" w:cs="David"/>
                <w:color w:val="000000"/>
                <w:rtl/>
              </w:rPr>
            </w:pPr>
            <w:ins w:id="881" w:author="מרול אטמן" w:date="2024-08-22T15:06:00Z">
              <w:r w:rsidRPr="00095169">
                <w:rPr>
                  <w:rFonts w:ascii="David" w:hAnsi="David" w:cs="David" w:hint="cs"/>
                  <w:color w:val="000000"/>
                  <w:rtl/>
                </w:rPr>
                <w:t>תאריך סיום</w:t>
              </w:r>
            </w:ins>
          </w:p>
          <w:p w14:paraId="765C517D" w14:textId="77777777" w:rsidR="006509B5" w:rsidRPr="00095169" w:rsidRDefault="006509B5" w:rsidP="00436645">
            <w:pPr>
              <w:bidi w:val="0"/>
              <w:spacing w:before="0" w:beforeAutospacing="0" w:after="0" w:afterAutospacing="0" w:line="240" w:lineRule="auto"/>
              <w:jc w:val="right"/>
              <w:rPr>
                <w:ins w:id="882" w:author="מרול אטמן" w:date="2024-08-22T15:06:00Z"/>
                <w:rFonts w:ascii="David" w:hAnsi="David" w:cs="David"/>
                <w:color w:val="000000"/>
                <w:rtl/>
              </w:rPr>
            </w:pPr>
            <w:ins w:id="883" w:author="מרול אטמן" w:date="2024-08-22T15:06:00Z">
              <w:r w:rsidRPr="00095169">
                <w:rPr>
                  <w:rFonts w:ascii="David" w:hAnsi="David" w:cs="David" w:hint="cs"/>
                  <w:color w:val="000000"/>
                  <w:sz w:val="16"/>
                  <w:szCs w:val="16"/>
                  <w:rtl/>
                </w:rPr>
                <w:t>(ניתן להזין תאריך רטרואקטיבי)</w:t>
              </w:r>
            </w:ins>
          </w:p>
        </w:tc>
        <w:tc>
          <w:tcPr>
            <w:tcW w:w="2260" w:type="dxa"/>
            <w:gridSpan w:val="2"/>
            <w:shd w:val="clear" w:color="auto" w:fill="F2F2F2"/>
          </w:tcPr>
          <w:p w14:paraId="4EAF2E9B" w14:textId="77777777" w:rsidR="006509B5" w:rsidRPr="00095169" w:rsidRDefault="006509B5" w:rsidP="00436645">
            <w:pPr>
              <w:bidi w:val="0"/>
              <w:spacing w:before="0" w:beforeAutospacing="0" w:after="0" w:afterAutospacing="0" w:line="240" w:lineRule="auto"/>
              <w:jc w:val="right"/>
              <w:rPr>
                <w:ins w:id="884" w:author="מרול אטמן" w:date="2024-08-22T15:06:00Z"/>
                <w:rFonts w:ascii="David" w:hAnsi="David" w:cs="David"/>
                <w:color w:val="000000"/>
                <w:sz w:val="16"/>
                <w:szCs w:val="16"/>
                <w:rtl/>
              </w:rPr>
            </w:pPr>
            <w:ins w:id="885" w:author="מרול אטמן" w:date="2024-08-22T15:06:00Z">
              <w:r w:rsidRPr="00095169">
                <w:rPr>
                  <w:rFonts w:ascii="David" w:hAnsi="David" w:cs="David" w:hint="eastAsia"/>
                  <w:color w:val="000000"/>
                  <w:sz w:val="18"/>
                  <w:szCs w:val="18"/>
                  <w:rtl/>
                </w:rPr>
                <w:t>גבול</w:t>
              </w:r>
              <w:r w:rsidRPr="00095169">
                <w:rPr>
                  <w:rFonts w:ascii="David" w:hAnsi="David" w:cs="David"/>
                  <w:color w:val="000000"/>
                  <w:sz w:val="18"/>
                  <w:szCs w:val="18"/>
                  <w:rtl/>
                </w:rPr>
                <w:t xml:space="preserve"> אחריות </w:t>
              </w:r>
              <w:r w:rsidRPr="00095169">
                <w:rPr>
                  <w:rFonts w:ascii="David" w:hAnsi="David" w:cs="David" w:hint="eastAsia"/>
                  <w:color w:val="000000"/>
                  <w:sz w:val="18"/>
                  <w:szCs w:val="18"/>
                  <w:rtl/>
                </w:rPr>
                <w:t>לכלל</w:t>
              </w:r>
              <w:r w:rsidRPr="00095169">
                <w:rPr>
                  <w:rFonts w:ascii="David" w:hAnsi="David" w:cs="David"/>
                  <w:color w:val="000000"/>
                  <w:sz w:val="18"/>
                  <w:szCs w:val="18"/>
                  <w:rtl/>
                </w:rPr>
                <w:t xml:space="preserve"> </w:t>
              </w:r>
              <w:r w:rsidRPr="00095169">
                <w:rPr>
                  <w:rFonts w:ascii="David" w:hAnsi="David" w:cs="David" w:hint="eastAsia"/>
                  <w:color w:val="000000"/>
                  <w:sz w:val="18"/>
                  <w:szCs w:val="18"/>
                  <w:rtl/>
                </w:rPr>
                <w:t>פעילות</w:t>
              </w:r>
              <w:r w:rsidRPr="00095169">
                <w:rPr>
                  <w:rFonts w:ascii="David" w:hAnsi="David" w:cs="David"/>
                  <w:color w:val="000000"/>
                  <w:sz w:val="18"/>
                  <w:szCs w:val="18"/>
                  <w:rtl/>
                </w:rPr>
                <w:t xml:space="preserve"> </w:t>
              </w:r>
              <w:r w:rsidRPr="00095169">
                <w:rPr>
                  <w:rFonts w:ascii="David" w:hAnsi="David" w:cs="David" w:hint="eastAsia"/>
                  <w:color w:val="000000"/>
                  <w:sz w:val="18"/>
                  <w:szCs w:val="18"/>
                  <w:rtl/>
                </w:rPr>
                <w:t>המבוטח</w:t>
              </w:r>
              <w:r w:rsidRPr="00095169">
                <w:rPr>
                  <w:rFonts w:ascii="David" w:hAnsi="David" w:cs="David"/>
                  <w:color w:val="000000"/>
                  <w:sz w:val="18"/>
                  <w:szCs w:val="18"/>
                  <w:rtl/>
                </w:rPr>
                <w:t xml:space="preserve">/ סכום ביטוח </w:t>
              </w:r>
            </w:ins>
          </w:p>
        </w:tc>
        <w:tc>
          <w:tcPr>
            <w:tcW w:w="1138" w:type="dxa"/>
            <w:vMerge w:val="restart"/>
            <w:shd w:val="clear" w:color="auto" w:fill="F2F2F2"/>
          </w:tcPr>
          <w:p w14:paraId="319BD670" w14:textId="77777777" w:rsidR="006509B5" w:rsidRPr="00095169" w:rsidRDefault="006509B5" w:rsidP="00436645">
            <w:pPr>
              <w:bidi w:val="0"/>
              <w:spacing w:before="0" w:beforeAutospacing="0" w:after="0" w:afterAutospacing="0" w:line="240" w:lineRule="auto"/>
              <w:jc w:val="right"/>
              <w:rPr>
                <w:ins w:id="886" w:author="מרול אטמן" w:date="2024-08-22T15:06:00Z"/>
                <w:rFonts w:ascii="David" w:hAnsi="David" w:cs="David"/>
                <w:color w:val="000000"/>
                <w:rtl/>
              </w:rPr>
            </w:pPr>
            <w:ins w:id="887" w:author="מרול אטמן" w:date="2024-08-22T15:06:00Z">
              <w:r w:rsidRPr="00095169">
                <w:rPr>
                  <w:rFonts w:ascii="David" w:hAnsi="David" w:cs="David" w:hint="eastAsia"/>
                  <w:color w:val="000000"/>
                  <w:rtl/>
                </w:rPr>
                <w:t>השתתפות</w:t>
              </w:r>
              <w:r w:rsidRPr="00095169">
                <w:rPr>
                  <w:rFonts w:ascii="David" w:hAnsi="David" w:cs="David"/>
                  <w:color w:val="000000"/>
                  <w:rtl/>
                </w:rPr>
                <w:t xml:space="preserve"> </w:t>
              </w:r>
              <w:r w:rsidRPr="00095169">
                <w:rPr>
                  <w:rFonts w:ascii="David" w:hAnsi="David" w:cs="David" w:hint="eastAsia"/>
                  <w:color w:val="000000"/>
                  <w:rtl/>
                </w:rPr>
                <w:t>עצמית</w:t>
              </w:r>
            </w:ins>
          </w:p>
          <w:p w14:paraId="427E5044" w14:textId="77777777" w:rsidR="006509B5" w:rsidRPr="00095169" w:rsidRDefault="006509B5" w:rsidP="00436645">
            <w:pPr>
              <w:bidi w:val="0"/>
              <w:spacing w:before="0" w:beforeAutospacing="0" w:after="0" w:afterAutospacing="0" w:line="240" w:lineRule="auto"/>
              <w:jc w:val="right"/>
              <w:rPr>
                <w:ins w:id="888" w:author="מרול אטמן" w:date="2024-08-22T15:06:00Z"/>
                <w:rFonts w:ascii="David" w:hAnsi="David" w:cs="David"/>
                <w:color w:val="000000"/>
                <w:sz w:val="16"/>
                <w:szCs w:val="16"/>
                <w:rtl/>
              </w:rPr>
            </w:pPr>
            <w:ins w:id="889" w:author="מרול אטמן" w:date="2024-08-22T15:06:00Z">
              <w:r w:rsidRPr="00095169">
                <w:rPr>
                  <w:rFonts w:ascii="David" w:hAnsi="David" w:cs="David"/>
                  <w:color w:val="000000"/>
                  <w:sz w:val="18"/>
                  <w:szCs w:val="18"/>
                  <w:rtl/>
                </w:rPr>
                <w:t>(</w:t>
              </w:r>
              <w:r w:rsidRPr="00095169">
                <w:rPr>
                  <w:rFonts w:ascii="David" w:hAnsi="David" w:cs="David" w:hint="eastAsia"/>
                  <w:color w:val="000000"/>
                  <w:sz w:val="16"/>
                  <w:szCs w:val="16"/>
                  <w:rtl/>
                </w:rPr>
                <w:t>אין</w:t>
              </w:r>
              <w:r w:rsidRPr="00095169">
                <w:rPr>
                  <w:rFonts w:ascii="David" w:hAnsi="David" w:cs="David"/>
                  <w:color w:val="000000"/>
                  <w:sz w:val="16"/>
                  <w:szCs w:val="16"/>
                  <w:rtl/>
                </w:rPr>
                <w:t xml:space="preserve"> </w:t>
              </w:r>
              <w:r w:rsidRPr="00095169">
                <w:rPr>
                  <w:rFonts w:ascii="David" w:hAnsi="David" w:cs="David" w:hint="eastAsia"/>
                  <w:color w:val="000000"/>
                  <w:sz w:val="16"/>
                  <w:szCs w:val="16"/>
                  <w:rtl/>
                </w:rPr>
                <w:t>חובה</w:t>
              </w:r>
              <w:r w:rsidRPr="00095169">
                <w:rPr>
                  <w:rFonts w:ascii="David" w:hAnsi="David" w:cs="David"/>
                  <w:color w:val="000000"/>
                  <w:sz w:val="16"/>
                  <w:szCs w:val="16"/>
                  <w:rtl/>
                </w:rPr>
                <w:t xml:space="preserve"> </w:t>
              </w:r>
              <w:r w:rsidRPr="00095169">
                <w:rPr>
                  <w:rFonts w:ascii="David" w:hAnsi="David" w:cs="David" w:hint="eastAsia"/>
                  <w:color w:val="000000"/>
                  <w:sz w:val="16"/>
                  <w:szCs w:val="16"/>
                  <w:rtl/>
                </w:rPr>
                <w:t>להציג</w:t>
              </w:r>
              <w:r w:rsidRPr="00095169">
                <w:rPr>
                  <w:rFonts w:ascii="David" w:hAnsi="David" w:cs="David"/>
                  <w:color w:val="000000"/>
                  <w:sz w:val="16"/>
                  <w:szCs w:val="16"/>
                  <w:rtl/>
                </w:rPr>
                <w:t xml:space="preserve"> </w:t>
              </w:r>
              <w:r w:rsidRPr="00095169">
                <w:rPr>
                  <w:rFonts w:ascii="David" w:hAnsi="David" w:cs="David" w:hint="eastAsia"/>
                  <w:color w:val="000000"/>
                  <w:sz w:val="16"/>
                  <w:szCs w:val="16"/>
                  <w:rtl/>
                </w:rPr>
                <w:t>נתון</w:t>
              </w:r>
              <w:r w:rsidRPr="00095169">
                <w:rPr>
                  <w:rFonts w:ascii="David" w:hAnsi="David" w:cs="David"/>
                  <w:color w:val="000000"/>
                  <w:sz w:val="16"/>
                  <w:szCs w:val="16"/>
                  <w:rtl/>
                </w:rPr>
                <w:t xml:space="preserve"> </w:t>
              </w:r>
              <w:r w:rsidRPr="00095169">
                <w:rPr>
                  <w:rFonts w:ascii="David" w:hAnsi="David" w:cs="David" w:hint="eastAsia"/>
                  <w:color w:val="000000"/>
                  <w:sz w:val="16"/>
                  <w:szCs w:val="16"/>
                  <w:rtl/>
                </w:rPr>
                <w:t>זה</w:t>
              </w:r>
              <w:r w:rsidRPr="00095169">
                <w:rPr>
                  <w:rFonts w:ascii="David" w:hAnsi="David" w:cs="David"/>
                  <w:color w:val="000000"/>
                  <w:sz w:val="16"/>
                  <w:szCs w:val="16"/>
                  <w:rtl/>
                </w:rPr>
                <w:t>)</w:t>
              </w:r>
            </w:ins>
          </w:p>
        </w:tc>
        <w:tc>
          <w:tcPr>
            <w:tcW w:w="567" w:type="dxa"/>
            <w:vMerge w:val="restart"/>
            <w:shd w:val="clear" w:color="auto" w:fill="F2F2F2"/>
          </w:tcPr>
          <w:p w14:paraId="02DA28C8" w14:textId="77777777" w:rsidR="006509B5" w:rsidRPr="00095169" w:rsidRDefault="006509B5" w:rsidP="00436645">
            <w:pPr>
              <w:bidi w:val="0"/>
              <w:spacing w:before="0" w:beforeAutospacing="0" w:after="0" w:afterAutospacing="0" w:line="240" w:lineRule="auto"/>
              <w:jc w:val="right"/>
              <w:rPr>
                <w:ins w:id="890" w:author="מרול אטמן" w:date="2024-08-22T15:06:00Z"/>
                <w:rFonts w:ascii="David" w:hAnsi="David" w:cs="David"/>
                <w:color w:val="000000"/>
                <w:rtl/>
              </w:rPr>
            </w:pPr>
            <w:ins w:id="891" w:author="מרול אטמן" w:date="2024-08-22T15:06:00Z">
              <w:r w:rsidRPr="00095169">
                <w:rPr>
                  <w:rFonts w:ascii="David" w:hAnsi="David" w:cs="David" w:hint="cs"/>
                  <w:color w:val="000000"/>
                  <w:sz w:val="16"/>
                  <w:szCs w:val="16"/>
                  <w:rtl/>
                </w:rPr>
                <w:t>מטבע</w:t>
              </w:r>
            </w:ins>
          </w:p>
        </w:tc>
        <w:tc>
          <w:tcPr>
            <w:tcW w:w="1839" w:type="dxa"/>
            <w:vMerge w:val="restart"/>
            <w:shd w:val="clear" w:color="auto" w:fill="F2F2F2"/>
          </w:tcPr>
          <w:p w14:paraId="065B3F9A" w14:textId="77777777" w:rsidR="006509B5" w:rsidRPr="00095169" w:rsidRDefault="006509B5" w:rsidP="00436645">
            <w:pPr>
              <w:bidi w:val="0"/>
              <w:spacing w:before="0" w:beforeAutospacing="0" w:after="0" w:afterAutospacing="0" w:line="240" w:lineRule="auto"/>
              <w:jc w:val="right"/>
              <w:rPr>
                <w:ins w:id="892" w:author="מרול אטמן" w:date="2024-08-22T15:06:00Z"/>
                <w:rFonts w:ascii="David" w:hAnsi="David" w:cs="David"/>
                <w:b/>
                <w:bCs/>
                <w:color w:val="000000"/>
                <w:sz w:val="16"/>
                <w:szCs w:val="16"/>
                <w:rtl/>
              </w:rPr>
            </w:pPr>
            <w:ins w:id="893" w:author="מרול אטמן" w:date="2024-08-22T15:06:00Z">
              <w:r w:rsidRPr="00095169">
                <w:rPr>
                  <w:rFonts w:ascii="David" w:hAnsi="David" w:cs="David" w:hint="eastAsia"/>
                  <w:color w:val="000000"/>
                  <w:rtl/>
                </w:rPr>
                <w:t>כיסויים</w:t>
              </w:r>
              <w:r w:rsidRPr="00095169">
                <w:rPr>
                  <w:rFonts w:ascii="David" w:hAnsi="David" w:cs="David"/>
                  <w:color w:val="000000"/>
                  <w:rtl/>
                </w:rPr>
                <w:t xml:space="preserve"> </w:t>
              </w:r>
              <w:r w:rsidRPr="00095169">
                <w:rPr>
                  <w:rFonts w:ascii="David" w:hAnsi="David" w:cs="David" w:hint="eastAsia"/>
                  <w:color w:val="000000"/>
                  <w:rtl/>
                </w:rPr>
                <w:t>נוספים</w:t>
              </w:r>
              <w:r w:rsidRPr="00095169">
                <w:rPr>
                  <w:rFonts w:ascii="David" w:hAnsi="David" w:cs="David"/>
                  <w:color w:val="000000"/>
                  <w:rtl/>
                </w:rPr>
                <w:t xml:space="preserve"> </w:t>
              </w:r>
              <w:r w:rsidRPr="00095169">
                <w:rPr>
                  <w:rFonts w:ascii="David" w:hAnsi="David" w:cs="David" w:hint="eastAsia"/>
                  <w:color w:val="000000"/>
                  <w:rtl/>
                </w:rPr>
                <w:t>בתוקף</w:t>
              </w:r>
              <w:r w:rsidRPr="00095169">
                <w:rPr>
                  <w:rFonts w:ascii="David" w:hAnsi="David" w:cs="David"/>
                  <w:color w:val="000000"/>
                  <w:rtl/>
                </w:rPr>
                <w:t xml:space="preserve"> </w:t>
              </w:r>
              <w:r w:rsidRPr="00095169">
                <w:rPr>
                  <w:rFonts w:ascii="David" w:hAnsi="David" w:cs="David" w:hint="eastAsia"/>
                  <w:color w:val="000000"/>
                  <w:rtl/>
                </w:rPr>
                <w:t>וביטול</w:t>
              </w:r>
              <w:r w:rsidRPr="00095169">
                <w:rPr>
                  <w:rFonts w:ascii="David" w:hAnsi="David" w:cs="David"/>
                  <w:color w:val="000000"/>
                  <w:rtl/>
                </w:rPr>
                <w:t xml:space="preserve"> </w:t>
              </w:r>
              <w:r w:rsidRPr="00095169">
                <w:rPr>
                  <w:rFonts w:ascii="David" w:hAnsi="David" w:cs="David" w:hint="eastAsia"/>
                  <w:color w:val="000000"/>
                  <w:rtl/>
                </w:rPr>
                <w:t>חריגים</w:t>
              </w:r>
              <w:r w:rsidRPr="00095169">
                <w:rPr>
                  <w:rFonts w:ascii="David" w:hAnsi="David" w:cs="David" w:hint="cs"/>
                  <w:color w:val="000000"/>
                  <w:rtl/>
                </w:rPr>
                <w:t xml:space="preserve"> </w:t>
              </w:r>
              <w:r w:rsidRPr="00095169">
                <w:rPr>
                  <w:rFonts w:ascii="David" w:hAnsi="David" w:cs="David" w:hint="cs"/>
                  <w:color w:val="000000"/>
                  <w:sz w:val="16"/>
                  <w:szCs w:val="16"/>
                  <w:rtl/>
                </w:rPr>
                <w:t xml:space="preserve">**** </w:t>
              </w:r>
            </w:ins>
          </w:p>
        </w:tc>
      </w:tr>
      <w:tr w:rsidR="006509B5" w:rsidRPr="00095169" w14:paraId="05717175" w14:textId="77777777" w:rsidTr="00436645">
        <w:trPr>
          <w:gridBefore w:val="1"/>
          <w:wBefore w:w="7" w:type="dxa"/>
          <w:trHeight w:val="367"/>
          <w:ins w:id="894" w:author="מרול אטמן" w:date="2024-08-22T15:06:00Z"/>
        </w:trPr>
        <w:tc>
          <w:tcPr>
            <w:tcW w:w="1277" w:type="dxa"/>
            <w:vMerge/>
            <w:shd w:val="clear" w:color="auto" w:fill="F2F2F2"/>
          </w:tcPr>
          <w:p w14:paraId="2060F5D6" w14:textId="77777777" w:rsidR="006509B5" w:rsidRPr="00095169" w:rsidRDefault="006509B5" w:rsidP="00436645">
            <w:pPr>
              <w:bidi w:val="0"/>
              <w:spacing w:before="0" w:beforeAutospacing="0" w:after="0" w:afterAutospacing="0" w:line="240" w:lineRule="auto"/>
              <w:jc w:val="right"/>
              <w:rPr>
                <w:ins w:id="895" w:author="מרול אטמן" w:date="2024-08-22T15:06:00Z"/>
                <w:rFonts w:ascii="David" w:hAnsi="David" w:cs="David"/>
                <w:color w:val="000000"/>
                <w:rtl/>
              </w:rPr>
            </w:pPr>
          </w:p>
        </w:tc>
        <w:tc>
          <w:tcPr>
            <w:tcW w:w="992" w:type="dxa"/>
            <w:vMerge/>
            <w:shd w:val="clear" w:color="auto" w:fill="F2F2F2"/>
          </w:tcPr>
          <w:p w14:paraId="42C3DBA6" w14:textId="77777777" w:rsidR="006509B5" w:rsidRPr="00095169" w:rsidRDefault="006509B5" w:rsidP="00436645">
            <w:pPr>
              <w:bidi w:val="0"/>
              <w:spacing w:before="0" w:beforeAutospacing="0" w:after="0" w:afterAutospacing="0" w:line="240" w:lineRule="auto"/>
              <w:jc w:val="right"/>
              <w:rPr>
                <w:ins w:id="896" w:author="מרול אטמן" w:date="2024-08-22T15:06:00Z"/>
                <w:rFonts w:ascii="David" w:hAnsi="David" w:cs="David"/>
                <w:color w:val="000000"/>
                <w:rtl/>
              </w:rPr>
            </w:pPr>
          </w:p>
        </w:tc>
        <w:tc>
          <w:tcPr>
            <w:tcW w:w="992" w:type="dxa"/>
            <w:vMerge/>
            <w:shd w:val="clear" w:color="auto" w:fill="F2F2F2"/>
          </w:tcPr>
          <w:p w14:paraId="6ECE3F07" w14:textId="77777777" w:rsidR="006509B5" w:rsidRPr="00095169" w:rsidRDefault="006509B5" w:rsidP="00436645">
            <w:pPr>
              <w:bidi w:val="0"/>
              <w:spacing w:before="0" w:beforeAutospacing="0" w:after="0" w:afterAutospacing="0" w:line="240" w:lineRule="auto"/>
              <w:jc w:val="right"/>
              <w:rPr>
                <w:ins w:id="897" w:author="מרול אטמן" w:date="2024-08-22T15:06:00Z"/>
                <w:rFonts w:ascii="David" w:hAnsi="David" w:cs="David"/>
                <w:color w:val="000000"/>
                <w:rtl/>
              </w:rPr>
            </w:pPr>
          </w:p>
        </w:tc>
        <w:tc>
          <w:tcPr>
            <w:tcW w:w="1276" w:type="dxa"/>
            <w:vMerge/>
            <w:shd w:val="clear" w:color="auto" w:fill="F2F2F2"/>
          </w:tcPr>
          <w:p w14:paraId="7954D392" w14:textId="77777777" w:rsidR="006509B5" w:rsidRPr="00095169" w:rsidRDefault="006509B5" w:rsidP="00436645">
            <w:pPr>
              <w:bidi w:val="0"/>
              <w:spacing w:before="0" w:beforeAutospacing="0" w:after="0" w:afterAutospacing="0" w:line="240" w:lineRule="auto"/>
              <w:jc w:val="right"/>
              <w:rPr>
                <w:ins w:id="898" w:author="מרול אטמן" w:date="2024-08-22T15:06:00Z"/>
                <w:rFonts w:ascii="David" w:hAnsi="David" w:cs="David"/>
                <w:color w:val="000000"/>
                <w:rtl/>
              </w:rPr>
            </w:pPr>
          </w:p>
        </w:tc>
        <w:tc>
          <w:tcPr>
            <w:tcW w:w="1134" w:type="dxa"/>
            <w:vMerge/>
            <w:shd w:val="clear" w:color="auto" w:fill="F2F2F2"/>
          </w:tcPr>
          <w:p w14:paraId="464574C3" w14:textId="77777777" w:rsidR="006509B5" w:rsidRPr="00095169" w:rsidRDefault="006509B5" w:rsidP="00436645">
            <w:pPr>
              <w:bidi w:val="0"/>
              <w:spacing w:before="0" w:beforeAutospacing="0" w:after="0" w:afterAutospacing="0" w:line="240" w:lineRule="auto"/>
              <w:jc w:val="right"/>
              <w:rPr>
                <w:ins w:id="899" w:author="מרול אטמן" w:date="2024-08-22T15:06:00Z"/>
                <w:rFonts w:ascii="David" w:hAnsi="David" w:cs="David"/>
                <w:color w:val="000000"/>
                <w:rtl/>
              </w:rPr>
            </w:pPr>
          </w:p>
        </w:tc>
        <w:tc>
          <w:tcPr>
            <w:tcW w:w="1134" w:type="dxa"/>
            <w:shd w:val="clear" w:color="auto" w:fill="F2F2F2"/>
          </w:tcPr>
          <w:p w14:paraId="719D25E4" w14:textId="77777777" w:rsidR="006509B5" w:rsidRPr="00095169" w:rsidRDefault="006509B5" w:rsidP="00436645">
            <w:pPr>
              <w:bidi w:val="0"/>
              <w:spacing w:before="0" w:beforeAutospacing="0" w:after="0" w:afterAutospacing="0" w:line="240" w:lineRule="auto"/>
              <w:jc w:val="right"/>
              <w:rPr>
                <w:ins w:id="900" w:author="מרול אטמן" w:date="2024-08-22T15:06:00Z"/>
                <w:rFonts w:ascii="David" w:hAnsi="David" w:cs="David"/>
                <w:color w:val="000000"/>
                <w:sz w:val="16"/>
                <w:szCs w:val="16"/>
                <w:rtl/>
              </w:rPr>
            </w:pPr>
            <w:ins w:id="901" w:author="מרול אטמן" w:date="2024-08-22T15:06:00Z">
              <w:r w:rsidRPr="00095169">
                <w:rPr>
                  <w:rFonts w:ascii="David" w:hAnsi="David" w:cs="David" w:hint="cs"/>
                  <w:color w:val="000000"/>
                  <w:sz w:val="16"/>
                  <w:szCs w:val="16"/>
                  <w:rtl/>
                </w:rPr>
                <w:t xml:space="preserve">לתקופה </w:t>
              </w:r>
            </w:ins>
          </w:p>
        </w:tc>
        <w:tc>
          <w:tcPr>
            <w:tcW w:w="1126" w:type="dxa"/>
            <w:shd w:val="clear" w:color="auto" w:fill="F2F2F2"/>
          </w:tcPr>
          <w:p w14:paraId="34C39FDA" w14:textId="77777777" w:rsidR="006509B5" w:rsidRPr="00095169" w:rsidRDefault="006509B5" w:rsidP="00436645">
            <w:pPr>
              <w:bidi w:val="0"/>
              <w:spacing w:before="0" w:beforeAutospacing="0" w:after="0" w:afterAutospacing="0" w:line="240" w:lineRule="auto"/>
              <w:jc w:val="right"/>
              <w:rPr>
                <w:ins w:id="902" w:author="מרול אטמן" w:date="2024-08-22T15:06:00Z"/>
                <w:rFonts w:ascii="David" w:hAnsi="David" w:cs="David"/>
                <w:color w:val="000000"/>
                <w:sz w:val="16"/>
                <w:szCs w:val="16"/>
                <w:rtl/>
              </w:rPr>
            </w:pPr>
            <w:ins w:id="903" w:author="מרול אטמן" w:date="2024-08-22T15:06:00Z">
              <w:r w:rsidRPr="00095169">
                <w:rPr>
                  <w:rFonts w:ascii="David" w:hAnsi="David" w:cs="David" w:hint="cs"/>
                  <w:color w:val="000000"/>
                  <w:sz w:val="16"/>
                  <w:szCs w:val="16"/>
                  <w:rtl/>
                </w:rPr>
                <w:t xml:space="preserve">למקרה* </w:t>
              </w:r>
            </w:ins>
          </w:p>
        </w:tc>
        <w:tc>
          <w:tcPr>
            <w:tcW w:w="1138" w:type="dxa"/>
            <w:vMerge/>
            <w:shd w:val="clear" w:color="auto" w:fill="F2F2F2"/>
          </w:tcPr>
          <w:p w14:paraId="4FD84A22" w14:textId="77777777" w:rsidR="006509B5" w:rsidRPr="00095169" w:rsidRDefault="006509B5" w:rsidP="00436645">
            <w:pPr>
              <w:bidi w:val="0"/>
              <w:spacing w:before="0" w:beforeAutospacing="0" w:after="0" w:afterAutospacing="0" w:line="240" w:lineRule="auto"/>
              <w:jc w:val="right"/>
              <w:rPr>
                <w:ins w:id="904" w:author="מרול אטמן" w:date="2024-08-22T15:06:00Z"/>
                <w:rFonts w:ascii="David" w:hAnsi="David" w:cs="David"/>
                <w:color w:val="000000"/>
                <w:sz w:val="16"/>
                <w:szCs w:val="16"/>
                <w:rtl/>
              </w:rPr>
            </w:pPr>
          </w:p>
        </w:tc>
        <w:tc>
          <w:tcPr>
            <w:tcW w:w="567" w:type="dxa"/>
            <w:vMerge/>
            <w:shd w:val="clear" w:color="auto" w:fill="F2F2F2"/>
          </w:tcPr>
          <w:p w14:paraId="37A0CF52" w14:textId="77777777" w:rsidR="006509B5" w:rsidRPr="00095169" w:rsidRDefault="006509B5" w:rsidP="00436645">
            <w:pPr>
              <w:bidi w:val="0"/>
              <w:spacing w:before="0" w:beforeAutospacing="0" w:after="0" w:afterAutospacing="0" w:line="240" w:lineRule="auto"/>
              <w:jc w:val="right"/>
              <w:rPr>
                <w:ins w:id="905" w:author="מרול אטמן" w:date="2024-08-22T15:06:00Z"/>
                <w:rFonts w:ascii="David" w:hAnsi="David" w:cs="David"/>
                <w:color w:val="000000"/>
                <w:sz w:val="16"/>
                <w:szCs w:val="16"/>
                <w:rtl/>
              </w:rPr>
            </w:pPr>
          </w:p>
        </w:tc>
        <w:tc>
          <w:tcPr>
            <w:tcW w:w="1839" w:type="dxa"/>
            <w:vMerge/>
            <w:shd w:val="clear" w:color="auto" w:fill="F2F2F2"/>
          </w:tcPr>
          <w:p w14:paraId="2F3E55E1" w14:textId="77777777" w:rsidR="006509B5" w:rsidRPr="00095169" w:rsidRDefault="006509B5" w:rsidP="00436645">
            <w:pPr>
              <w:bidi w:val="0"/>
              <w:spacing w:before="0" w:beforeAutospacing="0" w:after="0" w:afterAutospacing="0" w:line="240" w:lineRule="auto"/>
              <w:jc w:val="right"/>
              <w:rPr>
                <w:ins w:id="906" w:author="מרול אטמן" w:date="2024-08-22T15:06:00Z"/>
                <w:rFonts w:ascii="David" w:hAnsi="David" w:cs="David"/>
                <w:color w:val="000000"/>
                <w:rtl/>
              </w:rPr>
            </w:pPr>
          </w:p>
        </w:tc>
      </w:tr>
      <w:tr w:rsidR="006509B5" w:rsidRPr="00095169" w14:paraId="42652340" w14:textId="77777777" w:rsidTr="00436645">
        <w:trPr>
          <w:gridBefore w:val="1"/>
          <w:wBefore w:w="7" w:type="dxa"/>
          <w:trHeight w:val="624"/>
          <w:ins w:id="907" w:author="מרול אטמן" w:date="2024-08-22T15:06:00Z"/>
        </w:trPr>
        <w:tc>
          <w:tcPr>
            <w:tcW w:w="1277" w:type="dxa"/>
            <w:shd w:val="clear" w:color="auto" w:fill="F2F2F2"/>
          </w:tcPr>
          <w:p w14:paraId="6C1A4B60" w14:textId="77777777" w:rsidR="006509B5" w:rsidRPr="00095169" w:rsidRDefault="006509B5" w:rsidP="00436645">
            <w:pPr>
              <w:bidi w:val="0"/>
              <w:spacing w:before="0" w:beforeAutospacing="0" w:after="0" w:afterAutospacing="0" w:line="240" w:lineRule="auto"/>
              <w:jc w:val="right"/>
              <w:rPr>
                <w:ins w:id="908" w:author="מרול אטמן" w:date="2024-08-22T15:06:00Z"/>
                <w:rFonts w:ascii="David" w:hAnsi="David" w:cs="David"/>
                <w:color w:val="000000"/>
                <w:rtl/>
              </w:rPr>
            </w:pPr>
            <w:ins w:id="909" w:author="מרול אטמן" w:date="2024-08-22T15:06:00Z">
              <w:r w:rsidRPr="00095169">
                <w:rPr>
                  <w:rFonts w:ascii="David" w:hAnsi="David" w:cs="David" w:hint="cs"/>
                  <w:color w:val="000000"/>
                  <w:rtl/>
                </w:rPr>
                <w:t>צד ג'</w:t>
              </w:r>
            </w:ins>
          </w:p>
        </w:tc>
        <w:tc>
          <w:tcPr>
            <w:tcW w:w="992" w:type="dxa"/>
            <w:shd w:val="clear" w:color="auto" w:fill="F2F2F2"/>
          </w:tcPr>
          <w:p w14:paraId="47CA92B8" w14:textId="77777777" w:rsidR="006509B5" w:rsidRPr="00095169" w:rsidRDefault="006509B5" w:rsidP="00436645">
            <w:pPr>
              <w:bidi w:val="0"/>
              <w:spacing w:before="0" w:beforeAutospacing="0" w:after="0" w:afterAutospacing="0" w:line="240" w:lineRule="auto"/>
              <w:jc w:val="right"/>
              <w:rPr>
                <w:ins w:id="910" w:author="מרול אטמן" w:date="2024-08-22T15:06:00Z"/>
                <w:rFonts w:ascii="David" w:hAnsi="David" w:cs="David"/>
                <w:color w:val="000000"/>
                <w:rtl/>
              </w:rPr>
            </w:pPr>
          </w:p>
        </w:tc>
        <w:tc>
          <w:tcPr>
            <w:tcW w:w="992" w:type="dxa"/>
            <w:shd w:val="clear" w:color="auto" w:fill="F2F2F2"/>
          </w:tcPr>
          <w:p w14:paraId="416B6599" w14:textId="77777777" w:rsidR="006509B5" w:rsidRPr="00095169" w:rsidRDefault="006509B5" w:rsidP="00436645">
            <w:pPr>
              <w:bidi w:val="0"/>
              <w:spacing w:before="0" w:beforeAutospacing="0" w:after="0" w:afterAutospacing="0" w:line="240" w:lineRule="auto"/>
              <w:jc w:val="right"/>
              <w:rPr>
                <w:ins w:id="911" w:author="מרול אטמן" w:date="2024-08-22T15:06:00Z"/>
                <w:rFonts w:ascii="David" w:hAnsi="David" w:cs="David"/>
                <w:color w:val="000000"/>
                <w:rtl/>
              </w:rPr>
            </w:pPr>
          </w:p>
        </w:tc>
        <w:tc>
          <w:tcPr>
            <w:tcW w:w="1276" w:type="dxa"/>
            <w:shd w:val="clear" w:color="auto" w:fill="F2F2F2"/>
          </w:tcPr>
          <w:p w14:paraId="502586BB" w14:textId="77777777" w:rsidR="006509B5" w:rsidRPr="00095169" w:rsidRDefault="006509B5" w:rsidP="00436645">
            <w:pPr>
              <w:bidi w:val="0"/>
              <w:spacing w:before="0" w:beforeAutospacing="0" w:after="0" w:afterAutospacing="0" w:line="240" w:lineRule="auto"/>
              <w:jc w:val="right"/>
              <w:rPr>
                <w:ins w:id="912" w:author="מרול אטמן" w:date="2024-08-22T15:06:00Z"/>
                <w:rFonts w:ascii="David" w:hAnsi="David" w:cs="David"/>
                <w:color w:val="000000"/>
                <w:rtl/>
              </w:rPr>
            </w:pPr>
          </w:p>
        </w:tc>
        <w:tc>
          <w:tcPr>
            <w:tcW w:w="1134" w:type="dxa"/>
            <w:shd w:val="clear" w:color="auto" w:fill="F2F2F2"/>
          </w:tcPr>
          <w:p w14:paraId="4AAEA034" w14:textId="77777777" w:rsidR="006509B5" w:rsidRPr="00095169" w:rsidRDefault="006509B5" w:rsidP="00436645">
            <w:pPr>
              <w:bidi w:val="0"/>
              <w:spacing w:before="0" w:beforeAutospacing="0" w:after="0" w:afterAutospacing="0" w:line="240" w:lineRule="auto"/>
              <w:jc w:val="right"/>
              <w:rPr>
                <w:ins w:id="913" w:author="מרול אטמן" w:date="2024-08-22T15:06:00Z"/>
                <w:rFonts w:ascii="David" w:hAnsi="David" w:cs="David"/>
                <w:color w:val="000000"/>
                <w:rtl/>
              </w:rPr>
            </w:pPr>
          </w:p>
        </w:tc>
        <w:tc>
          <w:tcPr>
            <w:tcW w:w="1134" w:type="dxa"/>
            <w:shd w:val="clear" w:color="auto" w:fill="F2F2F2"/>
          </w:tcPr>
          <w:p w14:paraId="2844D6CA" w14:textId="77777777" w:rsidR="006509B5" w:rsidRPr="00095169" w:rsidRDefault="006509B5" w:rsidP="00436645">
            <w:pPr>
              <w:bidi w:val="0"/>
              <w:spacing w:before="0" w:beforeAutospacing="0" w:after="0" w:afterAutospacing="0" w:line="240" w:lineRule="auto"/>
              <w:jc w:val="right"/>
              <w:rPr>
                <w:ins w:id="914" w:author="מרול אטמן" w:date="2024-08-22T15:06:00Z"/>
                <w:rFonts w:ascii="David" w:hAnsi="David" w:cs="David"/>
                <w:color w:val="000000"/>
                <w:rtl/>
              </w:rPr>
            </w:pPr>
            <w:ins w:id="915" w:author="מרול אטמן" w:date="2024-08-22T15:06:00Z">
              <w:r w:rsidRPr="00095169">
                <w:rPr>
                  <w:rFonts w:ascii="David" w:hAnsi="David" w:cs="David" w:hint="cs"/>
                  <w:color w:val="000000"/>
                  <w:rtl/>
                </w:rPr>
                <w:t>2,000,000</w:t>
              </w:r>
            </w:ins>
          </w:p>
        </w:tc>
        <w:tc>
          <w:tcPr>
            <w:tcW w:w="1126" w:type="dxa"/>
            <w:shd w:val="clear" w:color="auto" w:fill="F2F2F2"/>
          </w:tcPr>
          <w:p w14:paraId="73F0CC6F" w14:textId="77777777" w:rsidR="006509B5" w:rsidRPr="00095169" w:rsidRDefault="006509B5" w:rsidP="00436645">
            <w:pPr>
              <w:bidi w:val="0"/>
              <w:spacing w:before="0" w:beforeAutospacing="0" w:after="0" w:afterAutospacing="0" w:line="240" w:lineRule="auto"/>
              <w:jc w:val="right"/>
              <w:rPr>
                <w:ins w:id="916" w:author="מרול אטמן" w:date="2024-08-22T15:06:00Z"/>
                <w:rFonts w:ascii="David" w:hAnsi="David" w:cs="David"/>
                <w:color w:val="000000"/>
                <w:rtl/>
              </w:rPr>
            </w:pPr>
            <w:ins w:id="917" w:author="מרול אטמן" w:date="2024-08-22T15:06:00Z">
              <w:r w:rsidRPr="00095169">
                <w:rPr>
                  <w:rFonts w:ascii="David" w:hAnsi="David" w:cs="David" w:hint="cs"/>
                  <w:color w:val="000000"/>
                  <w:rtl/>
                </w:rPr>
                <w:t>2,000,000</w:t>
              </w:r>
            </w:ins>
          </w:p>
        </w:tc>
        <w:tc>
          <w:tcPr>
            <w:tcW w:w="1138" w:type="dxa"/>
            <w:shd w:val="clear" w:color="auto" w:fill="F2F2F2"/>
          </w:tcPr>
          <w:p w14:paraId="77DFC258" w14:textId="77777777" w:rsidR="006509B5" w:rsidRPr="00095169" w:rsidRDefault="006509B5" w:rsidP="00436645">
            <w:pPr>
              <w:bidi w:val="0"/>
              <w:spacing w:before="0" w:beforeAutospacing="0" w:after="0" w:afterAutospacing="0" w:line="240" w:lineRule="auto"/>
              <w:jc w:val="right"/>
              <w:rPr>
                <w:ins w:id="918" w:author="מרול אטמן" w:date="2024-08-22T15:06:00Z"/>
                <w:rFonts w:ascii="David" w:hAnsi="David" w:cs="David"/>
                <w:color w:val="000000"/>
                <w:rtl/>
              </w:rPr>
            </w:pPr>
          </w:p>
        </w:tc>
        <w:tc>
          <w:tcPr>
            <w:tcW w:w="567" w:type="dxa"/>
            <w:shd w:val="clear" w:color="auto" w:fill="F2F2F2"/>
          </w:tcPr>
          <w:p w14:paraId="5E2FAC44" w14:textId="77777777" w:rsidR="006509B5" w:rsidRPr="00095169" w:rsidRDefault="006509B5" w:rsidP="00436645">
            <w:pPr>
              <w:bidi w:val="0"/>
              <w:spacing w:before="0" w:beforeAutospacing="0" w:after="0" w:afterAutospacing="0" w:line="240" w:lineRule="auto"/>
              <w:jc w:val="right"/>
              <w:rPr>
                <w:ins w:id="919" w:author="מרול אטמן" w:date="2024-08-22T15:06:00Z"/>
                <w:rFonts w:ascii="David" w:hAnsi="David" w:cs="David"/>
                <w:color w:val="000000"/>
                <w:rtl/>
              </w:rPr>
            </w:pPr>
            <w:ins w:id="920" w:author="מרול אטמן" w:date="2024-08-22T15:06:00Z">
              <w:r w:rsidRPr="00095169">
                <w:rPr>
                  <w:rFonts w:ascii="David" w:hAnsi="David" w:cs="David" w:hint="cs"/>
                  <w:color w:val="000000"/>
                  <w:rtl/>
                </w:rPr>
                <w:t xml:space="preserve">₪ </w:t>
              </w:r>
            </w:ins>
          </w:p>
        </w:tc>
        <w:tc>
          <w:tcPr>
            <w:tcW w:w="1839" w:type="dxa"/>
            <w:shd w:val="clear" w:color="auto" w:fill="F2F2F2"/>
          </w:tcPr>
          <w:p w14:paraId="65F0A81C" w14:textId="77777777" w:rsidR="006509B5" w:rsidRPr="00095169" w:rsidRDefault="006509B5" w:rsidP="00436645">
            <w:pPr>
              <w:spacing w:before="0" w:beforeAutospacing="0" w:after="0" w:afterAutospacing="0" w:line="240" w:lineRule="auto"/>
              <w:ind w:left="50" w:right="78"/>
              <w:rPr>
                <w:ins w:id="921" w:author="מרול אטמן" w:date="2024-08-22T15:06:00Z"/>
                <w:rFonts w:ascii="David" w:hAnsi="David" w:cs="David"/>
                <w:bCs/>
                <w:sz w:val="16"/>
                <w:szCs w:val="16"/>
                <w:rtl/>
              </w:rPr>
            </w:pPr>
            <w:ins w:id="922" w:author="מרול אטמן" w:date="2024-08-22T15:06:00Z">
              <w:r w:rsidRPr="00095169">
                <w:rPr>
                  <w:rFonts w:ascii="David" w:hAnsi="David" w:cs="David"/>
                  <w:bCs/>
                  <w:sz w:val="16"/>
                  <w:szCs w:val="16"/>
                  <w:rtl/>
                </w:rPr>
                <w:t>321</w:t>
              </w:r>
            </w:ins>
          </w:p>
          <w:p w14:paraId="5C6E1A3B" w14:textId="77777777" w:rsidR="006509B5" w:rsidRPr="00095169" w:rsidRDefault="006509B5" w:rsidP="00436645">
            <w:pPr>
              <w:spacing w:before="0" w:beforeAutospacing="0" w:after="0" w:afterAutospacing="0" w:line="240" w:lineRule="auto"/>
              <w:ind w:left="50" w:right="78"/>
              <w:rPr>
                <w:ins w:id="923" w:author="מרול אטמן" w:date="2024-08-22T15:06:00Z"/>
                <w:rFonts w:ascii="David" w:hAnsi="David" w:cs="David"/>
                <w:bCs/>
                <w:sz w:val="16"/>
                <w:szCs w:val="16"/>
                <w:rtl/>
              </w:rPr>
            </w:pPr>
            <w:ins w:id="924" w:author="מרול אטמן" w:date="2024-08-22T15:06:00Z">
              <w:r w:rsidRPr="00095169">
                <w:rPr>
                  <w:rFonts w:ascii="David" w:hAnsi="David" w:cs="David"/>
                  <w:bCs/>
                  <w:sz w:val="16"/>
                  <w:szCs w:val="16"/>
                  <w:rtl/>
                </w:rPr>
                <w:t>328</w:t>
              </w:r>
            </w:ins>
          </w:p>
          <w:p w14:paraId="06F11E08" w14:textId="77777777" w:rsidR="006509B5" w:rsidRPr="00095169" w:rsidRDefault="006509B5" w:rsidP="00436645">
            <w:pPr>
              <w:spacing w:before="0" w:beforeAutospacing="0" w:after="0" w:afterAutospacing="0" w:line="240" w:lineRule="auto"/>
              <w:ind w:left="50" w:right="78"/>
              <w:rPr>
                <w:ins w:id="925" w:author="מרול אטמן" w:date="2024-08-22T15:06:00Z"/>
                <w:rFonts w:ascii="David" w:hAnsi="David" w:cs="David"/>
                <w:bCs/>
                <w:sz w:val="16"/>
                <w:szCs w:val="16"/>
                <w:rtl/>
              </w:rPr>
            </w:pPr>
            <w:ins w:id="926" w:author="מרול אטמן" w:date="2024-08-22T15:06:00Z">
              <w:r w:rsidRPr="00095169">
                <w:rPr>
                  <w:rFonts w:ascii="David" w:hAnsi="David" w:cs="David"/>
                  <w:bCs/>
                  <w:sz w:val="16"/>
                  <w:szCs w:val="16"/>
                  <w:rtl/>
                </w:rPr>
                <w:t>309</w:t>
              </w:r>
            </w:ins>
          </w:p>
          <w:p w14:paraId="6B19CF27" w14:textId="77777777" w:rsidR="006509B5" w:rsidRPr="00095169" w:rsidRDefault="006509B5" w:rsidP="00436645">
            <w:pPr>
              <w:spacing w:before="0" w:beforeAutospacing="0" w:after="0" w:afterAutospacing="0" w:line="240" w:lineRule="auto"/>
              <w:ind w:left="50" w:right="78"/>
              <w:rPr>
                <w:ins w:id="927" w:author="מרול אטמן" w:date="2024-08-22T15:06:00Z"/>
                <w:rFonts w:ascii="David" w:hAnsi="David" w:cs="David"/>
                <w:bCs/>
                <w:sz w:val="16"/>
                <w:szCs w:val="16"/>
                <w:rtl/>
              </w:rPr>
            </w:pPr>
            <w:ins w:id="928" w:author="מרול אטמן" w:date="2024-08-22T15:06:00Z">
              <w:r w:rsidRPr="00095169">
                <w:rPr>
                  <w:rFonts w:ascii="David" w:hAnsi="David" w:cs="David"/>
                  <w:bCs/>
                  <w:sz w:val="16"/>
                  <w:szCs w:val="16"/>
                  <w:rtl/>
                </w:rPr>
                <w:t>315</w:t>
              </w:r>
            </w:ins>
          </w:p>
          <w:p w14:paraId="582CF87D" w14:textId="77777777" w:rsidR="006509B5" w:rsidRPr="00095169" w:rsidRDefault="006509B5" w:rsidP="00436645">
            <w:pPr>
              <w:spacing w:before="0" w:beforeAutospacing="0" w:after="0" w:afterAutospacing="0" w:line="240" w:lineRule="auto"/>
              <w:ind w:left="50" w:right="78"/>
              <w:rPr>
                <w:ins w:id="929" w:author="מרול אטמן" w:date="2024-08-22T15:06:00Z"/>
                <w:rFonts w:ascii="David" w:hAnsi="David" w:cs="David"/>
                <w:bCs/>
                <w:sz w:val="16"/>
                <w:szCs w:val="16"/>
                <w:rtl/>
              </w:rPr>
            </w:pPr>
            <w:ins w:id="930" w:author="מרול אטמן" w:date="2024-08-22T15:06:00Z">
              <w:r w:rsidRPr="00095169">
                <w:rPr>
                  <w:rFonts w:ascii="David" w:hAnsi="David" w:cs="David"/>
                  <w:bCs/>
                  <w:sz w:val="16"/>
                  <w:szCs w:val="16"/>
                  <w:rtl/>
                </w:rPr>
                <w:t>307</w:t>
              </w:r>
            </w:ins>
          </w:p>
          <w:p w14:paraId="5045ADD9" w14:textId="77777777" w:rsidR="006509B5" w:rsidRPr="00095169" w:rsidRDefault="006509B5" w:rsidP="00436645">
            <w:pPr>
              <w:spacing w:before="0" w:beforeAutospacing="0" w:after="0" w:afterAutospacing="0" w:line="240" w:lineRule="auto"/>
              <w:ind w:left="50" w:right="78"/>
              <w:rPr>
                <w:ins w:id="931" w:author="מרול אטמן" w:date="2024-08-22T15:06:00Z"/>
                <w:rFonts w:ascii="David" w:hAnsi="David" w:cs="David"/>
                <w:bCs/>
                <w:sz w:val="16"/>
                <w:szCs w:val="16"/>
                <w:rtl/>
              </w:rPr>
            </w:pPr>
            <w:ins w:id="932" w:author="מרול אטמן" w:date="2024-08-22T15:06:00Z">
              <w:r w:rsidRPr="00095169">
                <w:rPr>
                  <w:rFonts w:ascii="David" w:hAnsi="David" w:cs="David" w:hint="cs"/>
                  <w:bCs/>
                  <w:sz w:val="16"/>
                  <w:szCs w:val="16"/>
                  <w:rtl/>
                </w:rPr>
                <w:t>302</w:t>
              </w:r>
            </w:ins>
          </w:p>
          <w:p w14:paraId="1C2B40E4" w14:textId="77777777" w:rsidR="006509B5" w:rsidRPr="00095169" w:rsidRDefault="006509B5" w:rsidP="00436645">
            <w:pPr>
              <w:bidi w:val="0"/>
              <w:spacing w:before="0" w:beforeAutospacing="0" w:after="0" w:afterAutospacing="0" w:line="240" w:lineRule="auto"/>
              <w:ind w:left="50" w:right="78"/>
              <w:jc w:val="right"/>
              <w:rPr>
                <w:ins w:id="933" w:author="מרול אטמן" w:date="2024-08-22T15:06:00Z"/>
                <w:rFonts w:ascii="Arial" w:hAnsi="Arial" w:cs="David"/>
                <w:bCs/>
                <w:color w:val="000000"/>
                <w:rtl/>
              </w:rPr>
            </w:pPr>
            <w:ins w:id="934" w:author="מרול אטמן" w:date="2024-08-22T15:06:00Z">
              <w:r w:rsidRPr="00095169">
                <w:rPr>
                  <w:rFonts w:ascii="Arial" w:hAnsi="Arial" w:cs="David" w:hint="cs"/>
                  <w:bCs/>
                  <w:color w:val="000000"/>
                  <w:sz w:val="16"/>
                  <w:szCs w:val="16"/>
                  <w:rtl/>
                </w:rPr>
                <w:t xml:space="preserve"> </w:t>
              </w:r>
            </w:ins>
          </w:p>
        </w:tc>
      </w:tr>
      <w:tr w:rsidR="006509B5" w:rsidRPr="00095169" w14:paraId="412579B0" w14:textId="77777777" w:rsidTr="00436645">
        <w:trPr>
          <w:gridBefore w:val="1"/>
          <w:wBefore w:w="7" w:type="dxa"/>
          <w:trHeight w:val="624"/>
          <w:ins w:id="935" w:author="מרול אטמן" w:date="2024-08-22T15:06:00Z"/>
        </w:trPr>
        <w:tc>
          <w:tcPr>
            <w:tcW w:w="1277" w:type="dxa"/>
            <w:shd w:val="clear" w:color="auto" w:fill="FFFFFF"/>
          </w:tcPr>
          <w:p w14:paraId="3D061F79" w14:textId="77777777" w:rsidR="006509B5" w:rsidRPr="00095169" w:rsidRDefault="006509B5" w:rsidP="00436645">
            <w:pPr>
              <w:bidi w:val="0"/>
              <w:spacing w:before="0" w:beforeAutospacing="0" w:after="0" w:afterAutospacing="0" w:line="240" w:lineRule="auto"/>
              <w:jc w:val="right"/>
              <w:rPr>
                <w:ins w:id="936" w:author="מרול אטמן" w:date="2024-08-22T15:06:00Z"/>
                <w:rFonts w:ascii="David" w:hAnsi="David" w:cs="David"/>
                <w:color w:val="000000"/>
                <w:rtl/>
              </w:rPr>
            </w:pPr>
            <w:ins w:id="937" w:author="מרול אטמן" w:date="2024-08-22T15:06:00Z">
              <w:r w:rsidRPr="00095169">
                <w:rPr>
                  <w:rFonts w:ascii="David" w:hAnsi="David" w:cs="David" w:hint="cs"/>
                  <w:color w:val="000000"/>
                  <w:rtl/>
                </w:rPr>
                <w:t>אחריות מעבידים</w:t>
              </w:r>
            </w:ins>
          </w:p>
        </w:tc>
        <w:tc>
          <w:tcPr>
            <w:tcW w:w="992" w:type="dxa"/>
            <w:shd w:val="clear" w:color="auto" w:fill="FFFFFF"/>
          </w:tcPr>
          <w:p w14:paraId="2EF23AE7" w14:textId="77777777" w:rsidR="006509B5" w:rsidRPr="00095169" w:rsidRDefault="006509B5" w:rsidP="00436645">
            <w:pPr>
              <w:bidi w:val="0"/>
              <w:spacing w:before="0" w:beforeAutospacing="0" w:after="0" w:afterAutospacing="0" w:line="240" w:lineRule="auto"/>
              <w:jc w:val="right"/>
              <w:rPr>
                <w:ins w:id="938" w:author="מרול אטמן" w:date="2024-08-22T15:06:00Z"/>
                <w:rFonts w:ascii="David" w:hAnsi="David" w:cs="David"/>
                <w:color w:val="000000"/>
                <w:rtl/>
              </w:rPr>
            </w:pPr>
          </w:p>
        </w:tc>
        <w:tc>
          <w:tcPr>
            <w:tcW w:w="992" w:type="dxa"/>
            <w:shd w:val="clear" w:color="auto" w:fill="FFFFFF"/>
          </w:tcPr>
          <w:p w14:paraId="1DCA7082" w14:textId="77777777" w:rsidR="006509B5" w:rsidRPr="00095169" w:rsidRDefault="006509B5" w:rsidP="00436645">
            <w:pPr>
              <w:bidi w:val="0"/>
              <w:spacing w:before="0" w:beforeAutospacing="0" w:after="0" w:afterAutospacing="0" w:line="240" w:lineRule="auto"/>
              <w:jc w:val="right"/>
              <w:rPr>
                <w:ins w:id="939" w:author="מרול אטמן" w:date="2024-08-22T15:06:00Z"/>
                <w:rFonts w:ascii="David" w:hAnsi="David" w:cs="David"/>
                <w:color w:val="000000"/>
                <w:rtl/>
              </w:rPr>
            </w:pPr>
          </w:p>
        </w:tc>
        <w:tc>
          <w:tcPr>
            <w:tcW w:w="1276" w:type="dxa"/>
            <w:shd w:val="clear" w:color="auto" w:fill="FFFFFF"/>
          </w:tcPr>
          <w:p w14:paraId="7A4AF4BA" w14:textId="77777777" w:rsidR="006509B5" w:rsidRPr="00095169" w:rsidRDefault="006509B5" w:rsidP="00436645">
            <w:pPr>
              <w:bidi w:val="0"/>
              <w:spacing w:before="0" w:beforeAutospacing="0" w:after="0" w:afterAutospacing="0" w:line="240" w:lineRule="auto"/>
              <w:jc w:val="right"/>
              <w:rPr>
                <w:ins w:id="940" w:author="מרול אטמן" w:date="2024-08-22T15:06:00Z"/>
                <w:rFonts w:ascii="David" w:hAnsi="David" w:cs="David"/>
                <w:color w:val="000000"/>
                <w:rtl/>
              </w:rPr>
            </w:pPr>
          </w:p>
        </w:tc>
        <w:tc>
          <w:tcPr>
            <w:tcW w:w="1134" w:type="dxa"/>
            <w:shd w:val="clear" w:color="auto" w:fill="FFFFFF"/>
          </w:tcPr>
          <w:p w14:paraId="289B8B0B" w14:textId="77777777" w:rsidR="006509B5" w:rsidRPr="00095169" w:rsidRDefault="006509B5" w:rsidP="00436645">
            <w:pPr>
              <w:bidi w:val="0"/>
              <w:spacing w:before="0" w:beforeAutospacing="0" w:after="0" w:afterAutospacing="0" w:line="240" w:lineRule="auto"/>
              <w:jc w:val="right"/>
              <w:rPr>
                <w:ins w:id="941" w:author="מרול אטמן" w:date="2024-08-22T15:06:00Z"/>
                <w:rFonts w:ascii="David" w:hAnsi="David" w:cs="David"/>
                <w:color w:val="000000"/>
                <w:rtl/>
              </w:rPr>
            </w:pPr>
          </w:p>
        </w:tc>
        <w:tc>
          <w:tcPr>
            <w:tcW w:w="1134" w:type="dxa"/>
            <w:shd w:val="clear" w:color="auto" w:fill="FFFFFF"/>
          </w:tcPr>
          <w:p w14:paraId="7231E80E" w14:textId="77777777" w:rsidR="006509B5" w:rsidRPr="00095169" w:rsidRDefault="006509B5" w:rsidP="00436645">
            <w:pPr>
              <w:bidi w:val="0"/>
              <w:spacing w:before="0" w:beforeAutospacing="0" w:after="0" w:afterAutospacing="0" w:line="240" w:lineRule="auto"/>
              <w:jc w:val="right"/>
              <w:rPr>
                <w:ins w:id="942" w:author="מרול אטמן" w:date="2024-08-22T15:06:00Z"/>
                <w:rFonts w:ascii="David" w:hAnsi="David" w:cs="David"/>
                <w:color w:val="000000"/>
                <w:rtl/>
              </w:rPr>
            </w:pPr>
            <w:ins w:id="943" w:author="מרול אטמן" w:date="2024-08-22T15:06:00Z">
              <w:r w:rsidRPr="00095169">
                <w:rPr>
                  <w:rFonts w:ascii="David" w:hAnsi="David" w:cs="David" w:hint="cs"/>
                  <w:color w:val="000000"/>
                  <w:rtl/>
                </w:rPr>
                <w:t>20,000,000</w:t>
              </w:r>
            </w:ins>
          </w:p>
        </w:tc>
        <w:tc>
          <w:tcPr>
            <w:tcW w:w="1126" w:type="dxa"/>
            <w:shd w:val="clear" w:color="auto" w:fill="F2F2F2"/>
          </w:tcPr>
          <w:p w14:paraId="7FA050BA" w14:textId="77777777" w:rsidR="006509B5" w:rsidRPr="00095169" w:rsidRDefault="006509B5" w:rsidP="00436645">
            <w:pPr>
              <w:bidi w:val="0"/>
              <w:spacing w:before="0" w:beforeAutospacing="0" w:after="0" w:afterAutospacing="0" w:line="240" w:lineRule="auto"/>
              <w:jc w:val="right"/>
              <w:rPr>
                <w:ins w:id="944" w:author="מרול אטמן" w:date="2024-08-22T15:06:00Z"/>
                <w:rFonts w:ascii="David" w:hAnsi="David" w:cs="David"/>
                <w:color w:val="000000"/>
                <w:rtl/>
              </w:rPr>
            </w:pPr>
            <w:ins w:id="945" w:author="מרול אטמן" w:date="2024-08-22T15:06:00Z">
              <w:r w:rsidRPr="00095169">
                <w:rPr>
                  <w:rFonts w:ascii="David" w:hAnsi="David" w:cs="David" w:hint="cs"/>
                  <w:color w:val="000000"/>
                  <w:rtl/>
                </w:rPr>
                <w:t>20,000,000</w:t>
              </w:r>
            </w:ins>
          </w:p>
        </w:tc>
        <w:tc>
          <w:tcPr>
            <w:tcW w:w="1138" w:type="dxa"/>
            <w:shd w:val="clear" w:color="auto" w:fill="F2F2F2"/>
          </w:tcPr>
          <w:p w14:paraId="4445E249" w14:textId="77777777" w:rsidR="006509B5" w:rsidRPr="00095169" w:rsidRDefault="006509B5" w:rsidP="00436645">
            <w:pPr>
              <w:bidi w:val="0"/>
              <w:spacing w:before="0" w:beforeAutospacing="0" w:after="0" w:afterAutospacing="0" w:line="240" w:lineRule="auto"/>
              <w:jc w:val="right"/>
              <w:rPr>
                <w:ins w:id="946" w:author="מרול אטמן" w:date="2024-08-22T15:06:00Z"/>
                <w:rFonts w:ascii="David" w:hAnsi="David" w:cs="David"/>
                <w:color w:val="000000"/>
                <w:rtl/>
              </w:rPr>
            </w:pPr>
          </w:p>
        </w:tc>
        <w:tc>
          <w:tcPr>
            <w:tcW w:w="567" w:type="dxa"/>
            <w:shd w:val="clear" w:color="auto" w:fill="F2F2F2"/>
          </w:tcPr>
          <w:p w14:paraId="4806E7F4" w14:textId="77777777" w:rsidR="006509B5" w:rsidRPr="00095169" w:rsidRDefault="006509B5" w:rsidP="00436645">
            <w:pPr>
              <w:bidi w:val="0"/>
              <w:spacing w:before="0" w:beforeAutospacing="0" w:after="0" w:afterAutospacing="0" w:line="240" w:lineRule="auto"/>
              <w:jc w:val="right"/>
              <w:rPr>
                <w:ins w:id="947" w:author="מרול אטמן" w:date="2024-08-22T15:06:00Z"/>
                <w:rFonts w:ascii="David" w:hAnsi="David" w:cs="David"/>
                <w:color w:val="000000"/>
                <w:rtl/>
              </w:rPr>
            </w:pPr>
            <w:ins w:id="948" w:author="מרול אטמן" w:date="2024-08-22T15:06:00Z">
              <w:r w:rsidRPr="00095169">
                <w:rPr>
                  <w:rFonts w:ascii="David" w:hAnsi="David" w:cs="David" w:hint="cs"/>
                  <w:color w:val="000000"/>
                  <w:rtl/>
                </w:rPr>
                <w:t xml:space="preserve">₪ </w:t>
              </w:r>
            </w:ins>
          </w:p>
        </w:tc>
        <w:tc>
          <w:tcPr>
            <w:tcW w:w="1839" w:type="dxa"/>
            <w:shd w:val="clear" w:color="auto" w:fill="FFFFFF"/>
          </w:tcPr>
          <w:p w14:paraId="4BFD68E3" w14:textId="77777777" w:rsidR="006509B5" w:rsidRPr="00095169" w:rsidRDefault="006509B5" w:rsidP="00436645">
            <w:pPr>
              <w:bidi w:val="0"/>
              <w:spacing w:before="0" w:beforeAutospacing="0" w:after="0" w:afterAutospacing="0" w:line="240" w:lineRule="auto"/>
              <w:ind w:left="50" w:right="78"/>
              <w:jc w:val="right"/>
              <w:rPr>
                <w:ins w:id="949" w:author="מרול אטמן" w:date="2024-08-22T15:06:00Z"/>
                <w:rFonts w:ascii="Arial" w:hAnsi="Arial" w:cs="David"/>
                <w:b/>
                <w:color w:val="000000"/>
                <w:sz w:val="16"/>
                <w:szCs w:val="16"/>
                <w:rtl/>
              </w:rPr>
            </w:pPr>
            <w:ins w:id="950" w:author="מרול אטמן" w:date="2024-08-22T15:06:00Z">
              <w:r w:rsidRPr="00095169">
                <w:rPr>
                  <w:rFonts w:ascii="Arial" w:hAnsi="Arial" w:cs="David" w:hint="cs"/>
                  <w:b/>
                  <w:color w:val="000000"/>
                  <w:sz w:val="16"/>
                  <w:szCs w:val="16"/>
                  <w:rtl/>
                </w:rPr>
                <w:t>319</w:t>
              </w:r>
            </w:ins>
          </w:p>
          <w:p w14:paraId="53AD9FDC" w14:textId="77777777" w:rsidR="006509B5" w:rsidRPr="00095169" w:rsidRDefault="006509B5" w:rsidP="00436645">
            <w:pPr>
              <w:bidi w:val="0"/>
              <w:spacing w:before="0" w:beforeAutospacing="0" w:after="0" w:afterAutospacing="0" w:line="240" w:lineRule="auto"/>
              <w:ind w:left="50" w:right="78"/>
              <w:jc w:val="right"/>
              <w:rPr>
                <w:ins w:id="951" w:author="מרול אטמן" w:date="2024-08-22T15:06:00Z"/>
                <w:rFonts w:ascii="Arial" w:hAnsi="Arial" w:cs="David"/>
                <w:b/>
                <w:color w:val="000000"/>
                <w:sz w:val="16"/>
                <w:szCs w:val="16"/>
                <w:rtl/>
              </w:rPr>
            </w:pPr>
            <w:ins w:id="952" w:author="מרול אטמן" w:date="2024-08-22T15:06:00Z">
              <w:r w:rsidRPr="00095169">
                <w:rPr>
                  <w:rFonts w:ascii="Arial" w:hAnsi="Arial" w:cs="David" w:hint="cs"/>
                  <w:b/>
                  <w:color w:val="000000"/>
                  <w:sz w:val="16"/>
                  <w:szCs w:val="16"/>
                  <w:rtl/>
                </w:rPr>
                <w:t>328</w:t>
              </w:r>
            </w:ins>
          </w:p>
          <w:p w14:paraId="46DA9B21" w14:textId="77777777" w:rsidR="006509B5" w:rsidRPr="00095169" w:rsidRDefault="006509B5" w:rsidP="00436645">
            <w:pPr>
              <w:bidi w:val="0"/>
              <w:spacing w:before="0" w:beforeAutospacing="0" w:after="0" w:afterAutospacing="0" w:line="240" w:lineRule="auto"/>
              <w:ind w:left="50" w:right="78"/>
              <w:jc w:val="right"/>
              <w:rPr>
                <w:ins w:id="953" w:author="מרול אטמן" w:date="2024-08-22T15:06:00Z"/>
                <w:rFonts w:ascii="David" w:hAnsi="David" w:cs="David"/>
                <w:bCs/>
                <w:color w:val="000000"/>
                <w:sz w:val="16"/>
                <w:szCs w:val="16"/>
                <w:rtl/>
              </w:rPr>
            </w:pPr>
            <w:ins w:id="954" w:author="מרול אטמן" w:date="2024-08-22T15:06:00Z">
              <w:r w:rsidRPr="00095169">
                <w:rPr>
                  <w:rFonts w:ascii="David" w:hAnsi="David" w:cs="David"/>
                  <w:bCs/>
                  <w:color w:val="000000"/>
                  <w:sz w:val="16"/>
                  <w:szCs w:val="16"/>
                </w:rPr>
                <w:t>350</w:t>
              </w:r>
            </w:ins>
          </w:p>
          <w:p w14:paraId="4B7E2385" w14:textId="77777777" w:rsidR="006509B5" w:rsidRPr="00095169" w:rsidRDefault="006509B5" w:rsidP="00436645">
            <w:pPr>
              <w:bidi w:val="0"/>
              <w:spacing w:before="0" w:beforeAutospacing="0" w:after="0" w:afterAutospacing="0" w:line="240" w:lineRule="auto"/>
              <w:ind w:left="50" w:right="78"/>
              <w:jc w:val="right"/>
              <w:rPr>
                <w:ins w:id="955" w:author="מרול אטמן" w:date="2024-08-22T15:06:00Z"/>
                <w:rFonts w:ascii="Arial" w:hAnsi="Arial" w:cs="David"/>
                <w:b/>
                <w:color w:val="000000"/>
                <w:sz w:val="16"/>
                <w:szCs w:val="16"/>
                <w:rtl/>
              </w:rPr>
            </w:pPr>
            <w:ins w:id="956" w:author="מרול אטמן" w:date="2024-08-22T15:06:00Z">
              <w:r w:rsidRPr="00095169">
                <w:rPr>
                  <w:rFonts w:ascii="Arial" w:hAnsi="Arial" w:cs="David" w:hint="cs"/>
                  <w:b/>
                  <w:color w:val="000000"/>
                  <w:sz w:val="16"/>
                  <w:szCs w:val="16"/>
                  <w:rtl/>
                </w:rPr>
                <w:t>309</w:t>
              </w:r>
            </w:ins>
          </w:p>
        </w:tc>
      </w:tr>
      <w:tr w:rsidR="006509B5" w:rsidRPr="00095169" w14:paraId="53477EE8" w14:textId="77777777" w:rsidTr="00436645">
        <w:trPr>
          <w:gridBefore w:val="1"/>
          <w:wBefore w:w="7" w:type="dxa"/>
          <w:trHeight w:val="624"/>
          <w:ins w:id="957" w:author="מרול אטמן" w:date="2024-08-22T15:06:00Z"/>
        </w:trPr>
        <w:tc>
          <w:tcPr>
            <w:tcW w:w="1277" w:type="dxa"/>
            <w:shd w:val="clear" w:color="auto" w:fill="FFFFFF"/>
          </w:tcPr>
          <w:p w14:paraId="55BA1CA5" w14:textId="77777777" w:rsidR="006509B5" w:rsidRPr="00095169" w:rsidRDefault="006509B5" w:rsidP="00436645">
            <w:pPr>
              <w:bidi w:val="0"/>
              <w:spacing w:before="0" w:beforeAutospacing="0" w:after="0" w:afterAutospacing="0" w:line="240" w:lineRule="auto"/>
              <w:jc w:val="right"/>
              <w:rPr>
                <w:ins w:id="958" w:author="מרול אטמן" w:date="2024-08-22T15:06:00Z"/>
                <w:rFonts w:ascii="David" w:hAnsi="David" w:cs="David"/>
                <w:color w:val="000000"/>
                <w:rtl/>
              </w:rPr>
            </w:pPr>
            <w:ins w:id="959" w:author="מרול אטמן" w:date="2024-08-22T15:06:00Z">
              <w:r w:rsidRPr="00095169">
                <w:rPr>
                  <w:rFonts w:ascii="David" w:hAnsi="David" w:cs="David" w:hint="cs"/>
                  <w:color w:val="000000"/>
                  <w:rtl/>
                </w:rPr>
                <w:t>אחריות מקצועית</w:t>
              </w:r>
            </w:ins>
          </w:p>
        </w:tc>
        <w:tc>
          <w:tcPr>
            <w:tcW w:w="992" w:type="dxa"/>
            <w:shd w:val="clear" w:color="auto" w:fill="FFFFFF"/>
          </w:tcPr>
          <w:p w14:paraId="5FE9B943" w14:textId="77777777" w:rsidR="006509B5" w:rsidRPr="00095169" w:rsidRDefault="006509B5" w:rsidP="00436645">
            <w:pPr>
              <w:bidi w:val="0"/>
              <w:spacing w:before="0" w:beforeAutospacing="0" w:after="0" w:afterAutospacing="0" w:line="240" w:lineRule="auto"/>
              <w:jc w:val="right"/>
              <w:rPr>
                <w:ins w:id="960" w:author="מרול אטמן" w:date="2024-08-22T15:06:00Z"/>
                <w:rFonts w:ascii="David" w:hAnsi="David" w:cs="David"/>
                <w:color w:val="000000"/>
                <w:rtl/>
              </w:rPr>
            </w:pPr>
          </w:p>
        </w:tc>
        <w:tc>
          <w:tcPr>
            <w:tcW w:w="992" w:type="dxa"/>
            <w:shd w:val="clear" w:color="auto" w:fill="FFFFFF"/>
          </w:tcPr>
          <w:p w14:paraId="24751895" w14:textId="77777777" w:rsidR="006509B5" w:rsidRPr="00095169" w:rsidRDefault="006509B5" w:rsidP="00436645">
            <w:pPr>
              <w:bidi w:val="0"/>
              <w:spacing w:before="0" w:beforeAutospacing="0" w:after="0" w:afterAutospacing="0" w:line="240" w:lineRule="auto"/>
              <w:jc w:val="right"/>
              <w:rPr>
                <w:ins w:id="961" w:author="מרול אטמן" w:date="2024-08-22T15:06:00Z"/>
                <w:rFonts w:ascii="David" w:hAnsi="David" w:cs="David"/>
                <w:color w:val="000000"/>
                <w:rtl/>
              </w:rPr>
            </w:pPr>
          </w:p>
        </w:tc>
        <w:tc>
          <w:tcPr>
            <w:tcW w:w="1276" w:type="dxa"/>
            <w:shd w:val="clear" w:color="auto" w:fill="FFFFFF"/>
          </w:tcPr>
          <w:p w14:paraId="3B3CCC6B" w14:textId="77777777" w:rsidR="006509B5" w:rsidRPr="00095169" w:rsidRDefault="006509B5" w:rsidP="00436645">
            <w:pPr>
              <w:bidi w:val="0"/>
              <w:spacing w:before="0" w:beforeAutospacing="0" w:after="0" w:afterAutospacing="0" w:line="240" w:lineRule="auto"/>
              <w:jc w:val="right"/>
              <w:rPr>
                <w:ins w:id="962" w:author="מרול אטמן" w:date="2024-08-22T15:06:00Z"/>
                <w:rFonts w:ascii="David" w:hAnsi="David" w:cs="David"/>
                <w:color w:val="000000"/>
                <w:rtl/>
              </w:rPr>
            </w:pPr>
          </w:p>
        </w:tc>
        <w:tc>
          <w:tcPr>
            <w:tcW w:w="1134" w:type="dxa"/>
            <w:shd w:val="clear" w:color="auto" w:fill="FFFFFF"/>
          </w:tcPr>
          <w:p w14:paraId="267AF8DE" w14:textId="77777777" w:rsidR="006509B5" w:rsidRPr="00095169" w:rsidRDefault="006509B5" w:rsidP="00436645">
            <w:pPr>
              <w:bidi w:val="0"/>
              <w:spacing w:before="0" w:beforeAutospacing="0" w:after="0" w:afterAutospacing="0" w:line="240" w:lineRule="auto"/>
              <w:jc w:val="right"/>
              <w:rPr>
                <w:ins w:id="963" w:author="מרול אטמן" w:date="2024-08-22T15:06:00Z"/>
                <w:rFonts w:ascii="David" w:hAnsi="David" w:cs="David"/>
                <w:color w:val="000000"/>
                <w:rtl/>
              </w:rPr>
            </w:pPr>
          </w:p>
        </w:tc>
        <w:tc>
          <w:tcPr>
            <w:tcW w:w="1134" w:type="dxa"/>
            <w:shd w:val="clear" w:color="auto" w:fill="FFFFFF"/>
          </w:tcPr>
          <w:p w14:paraId="56AA27E0" w14:textId="77777777" w:rsidR="006509B5" w:rsidRPr="00095169" w:rsidRDefault="006509B5" w:rsidP="00436645">
            <w:pPr>
              <w:bidi w:val="0"/>
              <w:spacing w:before="0" w:beforeAutospacing="0" w:after="0" w:afterAutospacing="0" w:line="240" w:lineRule="auto"/>
              <w:rPr>
                <w:ins w:id="964" w:author="מרול אטמן" w:date="2024-08-22T15:06:00Z"/>
                <w:rFonts w:ascii="David" w:hAnsi="David" w:cs="David"/>
                <w:color w:val="000000"/>
                <w:rtl/>
              </w:rPr>
            </w:pPr>
            <w:ins w:id="965" w:author="מרול אטמן" w:date="2024-08-22T15:06:00Z">
              <w:r w:rsidRPr="00095169">
                <w:rPr>
                  <w:rFonts w:ascii="David" w:hAnsi="David" w:cs="David" w:hint="cs"/>
                  <w:color w:val="000000"/>
                  <w:rtl/>
                </w:rPr>
                <w:t>2,000,000</w:t>
              </w:r>
            </w:ins>
          </w:p>
        </w:tc>
        <w:tc>
          <w:tcPr>
            <w:tcW w:w="1126" w:type="dxa"/>
            <w:shd w:val="clear" w:color="auto" w:fill="F2F2F2"/>
          </w:tcPr>
          <w:p w14:paraId="58C8A44D" w14:textId="77777777" w:rsidR="006509B5" w:rsidRPr="00095169" w:rsidRDefault="006509B5" w:rsidP="00436645">
            <w:pPr>
              <w:bidi w:val="0"/>
              <w:spacing w:before="0" w:beforeAutospacing="0" w:after="0" w:afterAutospacing="0" w:line="240" w:lineRule="auto"/>
              <w:jc w:val="right"/>
              <w:rPr>
                <w:ins w:id="966" w:author="מרול אטמן" w:date="2024-08-22T15:06:00Z"/>
                <w:rFonts w:ascii="David" w:hAnsi="David" w:cs="David"/>
                <w:color w:val="000000"/>
                <w:rtl/>
              </w:rPr>
            </w:pPr>
            <w:ins w:id="967" w:author="מרול אטמן" w:date="2024-08-22T15:06:00Z">
              <w:r w:rsidRPr="00095169">
                <w:rPr>
                  <w:rFonts w:ascii="David" w:hAnsi="David" w:cs="David" w:hint="cs"/>
                  <w:color w:val="000000"/>
                  <w:rtl/>
                </w:rPr>
                <w:t>2,000,000</w:t>
              </w:r>
            </w:ins>
          </w:p>
        </w:tc>
        <w:tc>
          <w:tcPr>
            <w:tcW w:w="1138" w:type="dxa"/>
            <w:shd w:val="clear" w:color="auto" w:fill="F2F2F2"/>
          </w:tcPr>
          <w:p w14:paraId="2453F557" w14:textId="77777777" w:rsidR="006509B5" w:rsidRPr="00095169" w:rsidRDefault="006509B5" w:rsidP="00436645">
            <w:pPr>
              <w:bidi w:val="0"/>
              <w:spacing w:before="0" w:beforeAutospacing="0" w:after="0" w:afterAutospacing="0" w:line="240" w:lineRule="auto"/>
              <w:jc w:val="right"/>
              <w:rPr>
                <w:ins w:id="968" w:author="מרול אטמן" w:date="2024-08-22T15:06:00Z"/>
                <w:rFonts w:ascii="David" w:hAnsi="David" w:cs="David"/>
                <w:color w:val="000000"/>
                <w:rtl/>
              </w:rPr>
            </w:pPr>
          </w:p>
        </w:tc>
        <w:tc>
          <w:tcPr>
            <w:tcW w:w="567" w:type="dxa"/>
            <w:shd w:val="clear" w:color="auto" w:fill="F2F2F2"/>
          </w:tcPr>
          <w:p w14:paraId="43F7DC81" w14:textId="77777777" w:rsidR="006509B5" w:rsidRPr="00095169" w:rsidRDefault="006509B5" w:rsidP="00436645">
            <w:pPr>
              <w:bidi w:val="0"/>
              <w:spacing w:before="0" w:beforeAutospacing="0" w:after="0" w:afterAutospacing="0" w:line="240" w:lineRule="auto"/>
              <w:jc w:val="right"/>
              <w:rPr>
                <w:ins w:id="969" w:author="מרול אטמן" w:date="2024-08-22T15:06:00Z"/>
                <w:rFonts w:ascii="David" w:hAnsi="David" w:cs="David"/>
                <w:color w:val="000000"/>
                <w:rtl/>
              </w:rPr>
            </w:pPr>
            <w:ins w:id="970" w:author="מרול אטמן" w:date="2024-08-22T15:06:00Z">
              <w:r w:rsidRPr="00095169">
                <w:rPr>
                  <w:rFonts w:ascii="David" w:hAnsi="David" w:cs="David" w:hint="cs"/>
                  <w:color w:val="000000"/>
                  <w:rtl/>
                </w:rPr>
                <w:t xml:space="preserve">₪ </w:t>
              </w:r>
            </w:ins>
          </w:p>
        </w:tc>
        <w:tc>
          <w:tcPr>
            <w:tcW w:w="1839" w:type="dxa"/>
            <w:shd w:val="clear" w:color="auto" w:fill="FFFFFF"/>
          </w:tcPr>
          <w:p w14:paraId="16D308CC" w14:textId="77777777" w:rsidR="006509B5" w:rsidRPr="00095169" w:rsidRDefault="006509B5" w:rsidP="00436645">
            <w:pPr>
              <w:bidi w:val="0"/>
              <w:spacing w:before="0" w:beforeAutospacing="0" w:after="0" w:afterAutospacing="0" w:line="240" w:lineRule="auto"/>
              <w:ind w:left="50" w:right="78"/>
              <w:jc w:val="right"/>
              <w:rPr>
                <w:ins w:id="971" w:author="מרול אטמן" w:date="2024-08-22T15:06:00Z"/>
                <w:rFonts w:ascii="Arial" w:hAnsi="Arial" w:cs="David"/>
                <w:b/>
                <w:color w:val="000000"/>
                <w:sz w:val="16"/>
                <w:szCs w:val="16"/>
                <w:rtl/>
              </w:rPr>
            </w:pPr>
            <w:ins w:id="972" w:author="מרול אטמן" w:date="2024-08-22T15:06:00Z">
              <w:r w:rsidRPr="00095169">
                <w:rPr>
                  <w:rFonts w:ascii="Arial" w:hAnsi="Arial" w:cs="David" w:hint="cs"/>
                  <w:b/>
                  <w:color w:val="000000"/>
                  <w:sz w:val="16"/>
                  <w:szCs w:val="16"/>
                  <w:rtl/>
                </w:rPr>
                <w:t>321</w:t>
              </w:r>
            </w:ins>
          </w:p>
          <w:p w14:paraId="39053BF9" w14:textId="77777777" w:rsidR="006509B5" w:rsidRPr="00095169" w:rsidRDefault="006509B5" w:rsidP="00436645">
            <w:pPr>
              <w:bidi w:val="0"/>
              <w:spacing w:before="0" w:beforeAutospacing="0" w:after="0" w:afterAutospacing="0" w:line="240" w:lineRule="auto"/>
              <w:ind w:left="50" w:right="78"/>
              <w:jc w:val="right"/>
              <w:rPr>
                <w:ins w:id="973" w:author="מרול אטמן" w:date="2024-08-22T15:06:00Z"/>
                <w:rFonts w:ascii="Arial" w:hAnsi="Arial" w:cs="David"/>
                <w:b/>
                <w:color w:val="000000"/>
                <w:sz w:val="16"/>
                <w:szCs w:val="16"/>
                <w:rtl/>
              </w:rPr>
            </w:pPr>
            <w:ins w:id="974" w:author="מרול אטמן" w:date="2024-08-22T15:06:00Z">
              <w:r w:rsidRPr="00095169">
                <w:rPr>
                  <w:rFonts w:ascii="Arial" w:hAnsi="Arial" w:cs="David" w:hint="cs"/>
                  <w:b/>
                  <w:color w:val="000000"/>
                  <w:sz w:val="16"/>
                  <w:szCs w:val="16"/>
                  <w:rtl/>
                </w:rPr>
                <w:t>328</w:t>
              </w:r>
            </w:ins>
          </w:p>
          <w:p w14:paraId="18DA8C56" w14:textId="77777777" w:rsidR="006509B5" w:rsidRPr="00095169" w:rsidRDefault="006509B5" w:rsidP="00436645">
            <w:pPr>
              <w:bidi w:val="0"/>
              <w:spacing w:before="0" w:beforeAutospacing="0" w:after="0" w:afterAutospacing="0" w:line="240" w:lineRule="auto"/>
              <w:ind w:left="50" w:right="78"/>
              <w:jc w:val="right"/>
              <w:rPr>
                <w:ins w:id="975" w:author="מרול אטמן" w:date="2024-08-22T15:06:00Z"/>
                <w:rFonts w:ascii="Arial" w:hAnsi="Arial" w:cs="David"/>
                <w:b/>
                <w:color w:val="000000"/>
                <w:sz w:val="16"/>
                <w:szCs w:val="16"/>
                <w:rtl/>
              </w:rPr>
            </w:pPr>
            <w:ins w:id="976" w:author="מרול אטמן" w:date="2024-08-22T15:06:00Z">
              <w:r w:rsidRPr="00095169">
                <w:rPr>
                  <w:rFonts w:ascii="Arial" w:hAnsi="Arial" w:cs="David" w:hint="cs"/>
                  <w:b/>
                  <w:color w:val="000000"/>
                  <w:sz w:val="16"/>
                  <w:szCs w:val="16"/>
                  <w:rtl/>
                </w:rPr>
                <w:t>327</w:t>
              </w:r>
            </w:ins>
          </w:p>
          <w:p w14:paraId="134680A8" w14:textId="77777777" w:rsidR="006509B5" w:rsidRPr="00095169" w:rsidRDefault="006509B5" w:rsidP="00436645">
            <w:pPr>
              <w:bidi w:val="0"/>
              <w:spacing w:before="0" w:beforeAutospacing="0" w:after="0" w:afterAutospacing="0" w:line="240" w:lineRule="auto"/>
              <w:ind w:left="50" w:right="78"/>
              <w:jc w:val="right"/>
              <w:rPr>
                <w:ins w:id="977" w:author="מרול אטמן" w:date="2024-08-22T15:06:00Z"/>
                <w:rFonts w:ascii="Arial" w:hAnsi="Arial" w:cs="David"/>
                <w:b/>
                <w:color w:val="000000"/>
                <w:sz w:val="16"/>
                <w:szCs w:val="16"/>
                <w:rtl/>
              </w:rPr>
            </w:pPr>
            <w:ins w:id="978" w:author="מרול אטמן" w:date="2024-08-22T15:06:00Z">
              <w:r w:rsidRPr="00095169">
                <w:rPr>
                  <w:rFonts w:ascii="Arial" w:hAnsi="Arial" w:cs="David" w:hint="cs"/>
                  <w:b/>
                  <w:color w:val="000000"/>
                  <w:sz w:val="16"/>
                  <w:szCs w:val="16"/>
                  <w:rtl/>
                </w:rPr>
                <w:t>332- 6  חודשים</w:t>
              </w:r>
            </w:ins>
          </w:p>
          <w:p w14:paraId="12C27677" w14:textId="77777777" w:rsidR="006509B5" w:rsidRPr="00095169" w:rsidRDefault="006509B5" w:rsidP="00436645">
            <w:pPr>
              <w:bidi w:val="0"/>
              <w:spacing w:before="0" w:beforeAutospacing="0" w:after="0" w:afterAutospacing="0" w:line="240" w:lineRule="auto"/>
              <w:ind w:left="50" w:right="78"/>
              <w:jc w:val="right"/>
              <w:rPr>
                <w:ins w:id="979" w:author="מרול אטמן" w:date="2024-08-22T15:06:00Z"/>
                <w:rFonts w:ascii="Arial" w:hAnsi="Arial" w:cs="David"/>
                <w:b/>
                <w:color w:val="000000"/>
                <w:sz w:val="16"/>
                <w:szCs w:val="16"/>
                <w:rtl/>
              </w:rPr>
            </w:pPr>
            <w:ins w:id="980" w:author="מרול אטמן" w:date="2024-08-22T15:06:00Z">
              <w:r w:rsidRPr="00095169">
                <w:rPr>
                  <w:rFonts w:ascii="Arial" w:hAnsi="Arial" w:cs="David" w:hint="cs"/>
                  <w:b/>
                  <w:color w:val="000000"/>
                  <w:sz w:val="16"/>
                  <w:szCs w:val="16"/>
                  <w:rtl/>
                </w:rPr>
                <w:t>303</w:t>
              </w:r>
            </w:ins>
          </w:p>
          <w:p w14:paraId="49476701" w14:textId="77777777" w:rsidR="006509B5" w:rsidRPr="00095169" w:rsidRDefault="006509B5" w:rsidP="00436645">
            <w:pPr>
              <w:bidi w:val="0"/>
              <w:spacing w:before="0" w:beforeAutospacing="0" w:after="0" w:afterAutospacing="0" w:line="240" w:lineRule="auto"/>
              <w:ind w:left="50" w:right="78"/>
              <w:jc w:val="right"/>
              <w:rPr>
                <w:ins w:id="981" w:author="מרול אטמן" w:date="2024-08-22T15:06:00Z"/>
                <w:rFonts w:ascii="Arial" w:hAnsi="Arial" w:cs="David"/>
                <w:b/>
                <w:color w:val="000000"/>
                <w:sz w:val="16"/>
                <w:szCs w:val="16"/>
                <w:rtl/>
              </w:rPr>
            </w:pPr>
            <w:ins w:id="982" w:author="מרול אטמן" w:date="2024-08-22T15:06:00Z">
              <w:r w:rsidRPr="00095169">
                <w:rPr>
                  <w:rFonts w:ascii="Arial" w:hAnsi="Arial" w:cs="David" w:hint="cs"/>
                  <w:b/>
                  <w:color w:val="000000"/>
                  <w:sz w:val="16"/>
                  <w:szCs w:val="16"/>
                  <w:rtl/>
                </w:rPr>
                <w:t>301</w:t>
              </w:r>
            </w:ins>
          </w:p>
        </w:tc>
      </w:tr>
    </w:tbl>
    <w:p w14:paraId="78DC798C" w14:textId="77777777" w:rsidR="006509B5" w:rsidRPr="00095169" w:rsidRDefault="006509B5" w:rsidP="006509B5">
      <w:pPr>
        <w:widowControl w:val="0"/>
        <w:bidi w:val="0"/>
        <w:spacing w:before="0" w:beforeAutospacing="0" w:after="0" w:afterAutospacing="0" w:line="240" w:lineRule="auto"/>
        <w:ind w:left="84" w:hanging="41"/>
        <w:jc w:val="right"/>
        <w:rPr>
          <w:ins w:id="983" w:author="מרול אטמן" w:date="2024-08-22T15:06:00Z"/>
          <w:rFonts w:ascii="David" w:eastAsia="Courier New" w:hAnsi="David" w:cs="David"/>
          <w:color w:val="000000"/>
          <w:sz w:val="2"/>
          <w:szCs w:val="2"/>
          <w:rtl/>
          <w:lang w:val="he-IL" w:eastAsia="he-IL"/>
        </w:rPr>
      </w:pPr>
    </w:p>
    <w:p w14:paraId="3D2FE5F2" w14:textId="77777777" w:rsidR="006509B5" w:rsidRPr="00095169" w:rsidRDefault="006509B5" w:rsidP="006509B5">
      <w:pPr>
        <w:widowControl w:val="0"/>
        <w:bidi w:val="0"/>
        <w:spacing w:before="0" w:beforeAutospacing="0" w:after="0" w:afterAutospacing="0" w:line="240" w:lineRule="auto"/>
        <w:jc w:val="right"/>
        <w:rPr>
          <w:ins w:id="984" w:author="מרול אטמן" w:date="2024-08-22T15:06:00Z"/>
          <w:rFonts w:ascii="Courier New" w:eastAsia="Courier New" w:hAnsi="Courier New" w:cs="Courier New"/>
          <w:color w:val="000000"/>
          <w:sz w:val="2"/>
          <w:szCs w:val="2"/>
          <w:rtl/>
          <w:lang w:val="he-IL" w:eastAsia="he-IL"/>
        </w:rPr>
      </w:pPr>
    </w:p>
    <w:tbl>
      <w:tblPr>
        <w:tblStyle w:val="23"/>
        <w:bidiVisual/>
        <w:tblW w:w="9832" w:type="dxa"/>
        <w:tblInd w:w="-5" w:type="dxa"/>
        <w:tblLayout w:type="fixed"/>
        <w:tblLook w:val="04A0" w:firstRow="1" w:lastRow="0" w:firstColumn="1" w:lastColumn="0" w:noHBand="0" w:noVBand="1"/>
        <w:tblCaption w:val="אישור קיום ביטוח"/>
      </w:tblPr>
      <w:tblGrid>
        <w:gridCol w:w="9832"/>
      </w:tblGrid>
      <w:tr w:rsidR="006509B5" w:rsidRPr="00095169" w14:paraId="09820233" w14:textId="77777777" w:rsidTr="00436645">
        <w:trPr>
          <w:trHeight w:val="334"/>
          <w:ins w:id="985" w:author="מרול אטמן" w:date="2024-08-22T15:06:00Z"/>
        </w:trPr>
        <w:tc>
          <w:tcPr>
            <w:tcW w:w="9832" w:type="dxa"/>
            <w:vAlign w:val="center"/>
          </w:tcPr>
          <w:p w14:paraId="719558F1" w14:textId="77777777" w:rsidR="006509B5" w:rsidRPr="00095169" w:rsidRDefault="006509B5" w:rsidP="00436645">
            <w:pPr>
              <w:bidi w:val="0"/>
              <w:spacing w:before="0" w:beforeAutospacing="0" w:after="0" w:afterAutospacing="0" w:line="240" w:lineRule="auto"/>
              <w:jc w:val="right"/>
              <w:rPr>
                <w:ins w:id="986" w:author="מרול אטמן" w:date="2024-08-22T15:06:00Z"/>
                <w:rFonts w:ascii="Arial" w:hAnsi="Arial" w:cs="David"/>
                <w:bCs/>
                <w:color w:val="000000"/>
                <w:sz w:val="20"/>
                <w:rtl/>
              </w:rPr>
            </w:pPr>
            <w:ins w:id="987" w:author="מרול אטמן" w:date="2024-08-22T15:06:00Z">
              <w:r w:rsidRPr="00095169">
                <w:rPr>
                  <w:rFonts w:ascii="Arial" w:hAnsi="Arial" w:cs="David" w:hint="eastAsia"/>
                  <w:b/>
                  <w:color w:val="000000"/>
                  <w:sz w:val="20"/>
                  <w:rtl/>
                </w:rPr>
                <w:t>שינוי</w:t>
              </w:r>
              <w:r w:rsidRPr="00095169">
                <w:rPr>
                  <w:rFonts w:ascii="Arial" w:hAnsi="Arial" w:cs="David"/>
                  <w:b/>
                  <w:color w:val="000000"/>
                  <w:sz w:val="20"/>
                  <w:rtl/>
                </w:rPr>
                <w:t xml:space="preserve"> </w:t>
              </w:r>
              <w:r w:rsidRPr="00095169">
                <w:rPr>
                  <w:rFonts w:ascii="Arial" w:hAnsi="Arial" w:cs="David" w:hint="cs"/>
                  <w:b/>
                  <w:color w:val="000000"/>
                  <w:sz w:val="20"/>
                  <w:rtl/>
                </w:rPr>
                <w:t>לרעת</w:t>
              </w:r>
              <w:r w:rsidRPr="00095169">
                <w:rPr>
                  <w:rFonts w:ascii="Arial" w:hAnsi="Arial" w:cs="David"/>
                  <w:b/>
                  <w:color w:val="000000"/>
                  <w:sz w:val="20"/>
                  <w:rtl/>
                </w:rPr>
                <w:t xml:space="preserve"> </w:t>
              </w:r>
              <w:r w:rsidRPr="00095169">
                <w:rPr>
                  <w:rFonts w:ascii="Arial" w:hAnsi="Arial" w:cs="David" w:hint="eastAsia"/>
                  <w:b/>
                  <w:color w:val="000000"/>
                  <w:sz w:val="20"/>
                  <w:rtl/>
                </w:rPr>
                <w:t>מבקש</w:t>
              </w:r>
              <w:r w:rsidRPr="00095169">
                <w:rPr>
                  <w:rFonts w:ascii="Arial" w:hAnsi="Arial" w:cs="David"/>
                  <w:b/>
                  <w:color w:val="000000"/>
                  <w:sz w:val="20"/>
                  <w:rtl/>
                </w:rPr>
                <w:t xml:space="preserve"> </w:t>
              </w:r>
              <w:r w:rsidRPr="00095169">
                <w:rPr>
                  <w:rFonts w:ascii="Arial" w:hAnsi="Arial" w:cs="David" w:hint="eastAsia"/>
                  <w:b/>
                  <w:color w:val="000000"/>
                  <w:sz w:val="20"/>
                  <w:rtl/>
                </w:rPr>
                <w:t>האישור</w:t>
              </w:r>
              <w:r w:rsidRPr="00095169">
                <w:rPr>
                  <w:rFonts w:ascii="Arial" w:hAnsi="Arial" w:cs="David"/>
                  <w:b/>
                  <w:color w:val="000000"/>
                  <w:sz w:val="20"/>
                  <w:rtl/>
                </w:rPr>
                <w:t xml:space="preserve"> </w:t>
              </w:r>
              <w:r w:rsidRPr="00095169">
                <w:rPr>
                  <w:rFonts w:ascii="Arial" w:hAnsi="Arial" w:cs="David" w:hint="eastAsia"/>
                  <w:b/>
                  <w:color w:val="000000"/>
                  <w:sz w:val="20"/>
                  <w:rtl/>
                </w:rPr>
                <w:t>או</w:t>
              </w:r>
              <w:r w:rsidRPr="00095169">
                <w:rPr>
                  <w:rFonts w:ascii="Arial" w:hAnsi="Arial" w:cs="David"/>
                  <w:b/>
                  <w:color w:val="000000"/>
                  <w:sz w:val="20"/>
                  <w:rtl/>
                </w:rPr>
                <w:t xml:space="preserve"> ביטול </w:t>
              </w:r>
              <w:r w:rsidRPr="00095169">
                <w:rPr>
                  <w:rFonts w:ascii="Arial" w:hAnsi="Arial" w:cs="David" w:hint="eastAsia"/>
                  <w:b/>
                  <w:color w:val="000000"/>
                  <w:sz w:val="20"/>
                  <w:rtl/>
                </w:rPr>
                <w:t>של</w:t>
              </w:r>
              <w:r w:rsidRPr="00095169">
                <w:rPr>
                  <w:rFonts w:ascii="Arial" w:hAnsi="Arial" w:cs="David"/>
                  <w:b/>
                  <w:color w:val="000000"/>
                  <w:sz w:val="20"/>
                  <w:rtl/>
                </w:rPr>
                <w:t xml:space="preserve"> </w:t>
              </w:r>
              <w:r w:rsidRPr="00095169">
                <w:rPr>
                  <w:rFonts w:ascii="Arial" w:hAnsi="Arial" w:cs="David" w:hint="eastAsia"/>
                  <w:b/>
                  <w:color w:val="000000"/>
                  <w:sz w:val="20"/>
                  <w:rtl/>
                </w:rPr>
                <w:t>פוליסת</w:t>
              </w:r>
              <w:r w:rsidRPr="00095169">
                <w:rPr>
                  <w:rFonts w:ascii="Arial" w:hAnsi="Arial" w:cs="David"/>
                  <w:b/>
                  <w:color w:val="000000"/>
                  <w:sz w:val="20"/>
                  <w:rtl/>
                </w:rPr>
                <w:t xml:space="preserve"> ביטוח,  </w:t>
              </w:r>
              <w:r w:rsidRPr="00095169">
                <w:rPr>
                  <w:rFonts w:ascii="Arial" w:hAnsi="Arial" w:cs="David" w:hint="eastAsia"/>
                  <w:b/>
                  <w:color w:val="000000"/>
                  <w:sz w:val="20"/>
                  <w:rtl/>
                </w:rPr>
                <w:t>לא</w:t>
              </w:r>
              <w:r w:rsidRPr="00095169">
                <w:rPr>
                  <w:rFonts w:ascii="Arial" w:hAnsi="Arial" w:cs="David"/>
                  <w:b/>
                  <w:color w:val="000000"/>
                  <w:sz w:val="20"/>
                  <w:rtl/>
                </w:rPr>
                <w:t xml:space="preserve"> ייכנס לתוקף אלא </w:t>
              </w:r>
              <w:r w:rsidRPr="00095169">
                <w:rPr>
                  <w:rFonts w:ascii="Arial" w:hAnsi="Arial" w:cs="David" w:hint="cs"/>
                  <w:bCs/>
                  <w:color w:val="000000"/>
                  <w:sz w:val="20"/>
                  <w:rtl/>
                </w:rPr>
                <w:t>30</w:t>
              </w:r>
              <w:r w:rsidRPr="00095169">
                <w:rPr>
                  <w:rFonts w:ascii="Arial" w:hAnsi="Arial" w:cs="David"/>
                  <w:bCs/>
                  <w:color w:val="000000"/>
                  <w:sz w:val="20"/>
                  <w:rtl/>
                </w:rPr>
                <w:t xml:space="preserve"> </w:t>
              </w:r>
              <w:r w:rsidRPr="00095169">
                <w:rPr>
                  <w:rFonts w:ascii="Arial" w:hAnsi="Arial" w:cs="David" w:hint="eastAsia"/>
                  <w:bCs/>
                  <w:color w:val="000000"/>
                  <w:sz w:val="20"/>
                  <w:rtl/>
                </w:rPr>
                <w:t>יום</w:t>
              </w:r>
              <w:r w:rsidRPr="00095169">
                <w:rPr>
                  <w:rFonts w:ascii="Arial" w:hAnsi="Arial" w:cs="David"/>
                  <w:b/>
                  <w:color w:val="000000"/>
                  <w:sz w:val="20"/>
                  <w:rtl/>
                </w:rPr>
                <w:t xml:space="preserve"> </w:t>
              </w:r>
              <w:r w:rsidRPr="00095169">
                <w:rPr>
                  <w:rFonts w:ascii="Arial" w:hAnsi="Arial" w:cs="David" w:hint="eastAsia"/>
                  <w:b/>
                  <w:color w:val="000000"/>
                  <w:sz w:val="20"/>
                  <w:rtl/>
                </w:rPr>
                <w:t>לאחר</w:t>
              </w:r>
              <w:r w:rsidRPr="00095169">
                <w:rPr>
                  <w:rFonts w:ascii="Arial" w:hAnsi="Arial" w:cs="David"/>
                  <w:b/>
                  <w:color w:val="000000"/>
                  <w:sz w:val="20"/>
                  <w:rtl/>
                </w:rPr>
                <w:t xml:space="preserve"> </w:t>
              </w:r>
              <w:r w:rsidRPr="00095169">
                <w:rPr>
                  <w:rFonts w:ascii="Arial" w:hAnsi="Arial" w:cs="David" w:hint="eastAsia"/>
                  <w:b/>
                  <w:color w:val="000000"/>
                  <w:sz w:val="20"/>
                  <w:rtl/>
                </w:rPr>
                <w:t>משלוח</w:t>
              </w:r>
              <w:r w:rsidRPr="00095169">
                <w:rPr>
                  <w:rFonts w:ascii="Arial" w:hAnsi="Arial" w:cs="David"/>
                  <w:b/>
                  <w:color w:val="000000"/>
                  <w:sz w:val="20"/>
                  <w:rtl/>
                </w:rPr>
                <w:t xml:space="preserve"> הודעה </w:t>
              </w:r>
              <w:r w:rsidRPr="00095169">
                <w:rPr>
                  <w:rFonts w:ascii="Arial" w:hAnsi="Arial" w:cs="David" w:hint="eastAsia"/>
                  <w:b/>
                  <w:color w:val="000000"/>
                  <w:sz w:val="20"/>
                  <w:rtl/>
                </w:rPr>
                <w:t>למבקש</w:t>
              </w:r>
              <w:r w:rsidRPr="00095169">
                <w:rPr>
                  <w:rFonts w:ascii="Arial" w:hAnsi="Arial" w:cs="David"/>
                  <w:b/>
                  <w:color w:val="000000"/>
                  <w:sz w:val="20"/>
                  <w:rtl/>
                </w:rPr>
                <w:t xml:space="preserve"> </w:t>
              </w:r>
              <w:r w:rsidRPr="00095169">
                <w:rPr>
                  <w:rFonts w:ascii="Arial" w:hAnsi="Arial" w:cs="David" w:hint="eastAsia"/>
                  <w:b/>
                  <w:color w:val="000000"/>
                  <w:sz w:val="20"/>
                  <w:rtl/>
                </w:rPr>
                <w:t>האישור</w:t>
              </w:r>
              <w:r w:rsidRPr="00095169">
                <w:rPr>
                  <w:rFonts w:ascii="Arial" w:hAnsi="Arial" w:cs="David"/>
                  <w:b/>
                  <w:color w:val="000000"/>
                  <w:sz w:val="20"/>
                  <w:rtl/>
                </w:rPr>
                <w:t xml:space="preserve"> בדבר השינוי או הביטול.</w:t>
              </w:r>
            </w:ins>
          </w:p>
        </w:tc>
      </w:tr>
    </w:tbl>
    <w:p w14:paraId="5B9B20B0" w14:textId="77777777" w:rsidR="006509B5" w:rsidRPr="00095169" w:rsidRDefault="006509B5" w:rsidP="006509B5">
      <w:pPr>
        <w:widowControl w:val="0"/>
        <w:bidi w:val="0"/>
        <w:spacing w:before="0" w:beforeAutospacing="0" w:after="0" w:afterAutospacing="0" w:line="240" w:lineRule="auto"/>
        <w:jc w:val="right"/>
        <w:rPr>
          <w:ins w:id="988" w:author="מרול אטמן" w:date="2024-08-22T15:06:00Z"/>
          <w:rFonts w:ascii="Courier New" w:eastAsia="Courier New" w:hAnsi="Courier New" w:cs="Courier New"/>
          <w:color w:val="000000"/>
          <w:sz w:val="2"/>
          <w:szCs w:val="2"/>
          <w:rtl/>
          <w:lang w:val="he-IL" w:eastAsia="he-IL"/>
        </w:rPr>
      </w:pPr>
    </w:p>
    <w:p w14:paraId="6941E8AF" w14:textId="77777777" w:rsidR="006509B5" w:rsidRPr="00095169" w:rsidRDefault="006509B5" w:rsidP="006509B5">
      <w:pPr>
        <w:widowControl w:val="0"/>
        <w:bidi w:val="0"/>
        <w:spacing w:before="0" w:beforeAutospacing="0" w:after="0" w:afterAutospacing="0" w:line="240" w:lineRule="auto"/>
        <w:jc w:val="right"/>
        <w:rPr>
          <w:ins w:id="989" w:author="מרול אטמן" w:date="2024-08-22T15:06:00Z"/>
          <w:rFonts w:ascii="Courier New" w:eastAsia="Courier New" w:hAnsi="Courier New" w:cs="Courier New"/>
          <w:color w:val="000000"/>
          <w:sz w:val="2"/>
          <w:szCs w:val="2"/>
          <w:rtl/>
          <w:lang w:eastAsia="he-IL"/>
        </w:rPr>
      </w:pPr>
    </w:p>
    <w:p w14:paraId="20887F3B" w14:textId="77777777" w:rsidR="006509B5" w:rsidRPr="00BD794C" w:rsidRDefault="006509B5" w:rsidP="006509B5">
      <w:pPr>
        <w:widowControl w:val="0"/>
        <w:spacing w:before="0" w:beforeAutospacing="0" w:after="0" w:afterAutospacing="0" w:line="240" w:lineRule="auto"/>
        <w:rPr>
          <w:ins w:id="990" w:author="מרול אטמן" w:date="2024-08-22T15:06:00Z"/>
          <w:rFonts w:ascii="Times New Roman" w:eastAsia="Times New Roman" w:hAnsi="Times New Roman" w:cs="David"/>
          <w:sz w:val="24"/>
          <w:szCs w:val="24"/>
          <w:rtl/>
          <w:lang w:eastAsia="he-IL"/>
        </w:rPr>
      </w:pPr>
    </w:p>
    <w:tbl>
      <w:tblPr>
        <w:tblStyle w:val="23"/>
        <w:tblpPr w:leftFromText="180" w:rightFromText="180" w:vertAnchor="page" w:horzAnchor="margin" w:tblpXSpec="center" w:tblpY="4606"/>
        <w:bidiVisual/>
        <w:tblW w:w="11530" w:type="dxa"/>
        <w:tblInd w:w="0" w:type="dxa"/>
        <w:tblLayout w:type="fixed"/>
        <w:tblLook w:val="04A0" w:firstRow="1" w:lastRow="0" w:firstColumn="1" w:lastColumn="0" w:noHBand="0" w:noVBand="1"/>
        <w:tblCaption w:val="אישור קיום ביטוח"/>
      </w:tblPr>
      <w:tblGrid>
        <w:gridCol w:w="11530"/>
      </w:tblGrid>
      <w:tr w:rsidR="006509B5" w:rsidRPr="00095169" w14:paraId="39F14CD7" w14:textId="77777777" w:rsidTr="00436645">
        <w:trPr>
          <w:trHeight w:val="57"/>
          <w:tblHeader/>
          <w:ins w:id="991" w:author="מרול אטמן" w:date="2024-08-22T15:06:00Z"/>
        </w:trPr>
        <w:tc>
          <w:tcPr>
            <w:tcW w:w="11530" w:type="dxa"/>
            <w:shd w:val="clear" w:color="auto" w:fill="F2F2F2"/>
          </w:tcPr>
          <w:p w14:paraId="2F85C55D" w14:textId="77777777" w:rsidR="006509B5" w:rsidRPr="00095169" w:rsidRDefault="006509B5" w:rsidP="00436645">
            <w:pPr>
              <w:bidi w:val="0"/>
              <w:spacing w:before="0" w:beforeAutospacing="0" w:after="0" w:afterAutospacing="0" w:line="240" w:lineRule="auto"/>
              <w:ind w:left="50" w:right="78"/>
              <w:jc w:val="right"/>
              <w:rPr>
                <w:ins w:id="992" w:author="מרול אטמן" w:date="2024-08-22T15:06:00Z"/>
                <w:rFonts w:ascii="Arial" w:hAnsi="Arial" w:cs="David"/>
                <w:b/>
                <w:color w:val="000000"/>
                <w:rtl/>
              </w:rPr>
            </w:pPr>
            <w:ins w:id="993" w:author="מרול אטמן" w:date="2024-08-22T15:06:00Z">
              <w:r w:rsidRPr="00095169">
                <w:rPr>
                  <w:rFonts w:ascii="Arial" w:hAnsi="Arial" w:cs="David" w:hint="cs"/>
                  <w:b/>
                  <w:color w:val="000000"/>
                  <w:rtl/>
                </w:rPr>
                <w:t xml:space="preserve">פירוט השירותים </w:t>
              </w:r>
              <w:r w:rsidRPr="00095169">
                <w:rPr>
                  <w:rFonts w:ascii="Arial" w:hAnsi="Arial" w:cs="David" w:hint="cs"/>
                  <w:b/>
                  <w:color w:val="000000"/>
                  <w:sz w:val="16"/>
                  <w:szCs w:val="16"/>
                  <w:rtl/>
                </w:rPr>
                <w:t xml:space="preserve">(בכפוף, לשירותים המפורטים בהסכם בין המבוטח למבקש האישור, יש לציין את קוד השירות מתוך הרשימה הסגורה המפורטת בנספח </w:t>
              </w:r>
              <w:r w:rsidRPr="00095169">
                <w:rPr>
                  <w:rFonts w:ascii="Arial" w:hAnsi="Arial" w:cs="David" w:hint="cs"/>
                  <w:bCs/>
                  <w:color w:val="000000"/>
                  <w:sz w:val="16"/>
                  <w:szCs w:val="16"/>
                  <w:rtl/>
                </w:rPr>
                <w:t>ג'</w:t>
              </w:r>
              <w:r w:rsidRPr="00095169">
                <w:rPr>
                  <w:rFonts w:ascii="David" w:hAnsi="David" w:cs="David" w:hint="cs"/>
                  <w:color w:val="000000"/>
                  <w:sz w:val="16"/>
                  <w:szCs w:val="16"/>
                  <w:rtl/>
                </w:rPr>
                <w:t xml:space="preserve"> כפי שמפורסם על ידי רשות שוק ההון, ביטוח וחסכון</w:t>
              </w:r>
              <w:r w:rsidRPr="00095169">
                <w:rPr>
                  <w:rFonts w:ascii="Arial" w:hAnsi="Arial" w:cs="David" w:hint="cs"/>
                  <w:b/>
                  <w:color w:val="000000"/>
                  <w:sz w:val="16"/>
                  <w:szCs w:val="16"/>
                  <w:rtl/>
                </w:rPr>
                <w:t xml:space="preserve">. </w:t>
              </w:r>
              <w:r w:rsidRPr="00095169">
                <w:rPr>
                  <w:rFonts w:ascii="David" w:hAnsi="David" w:cs="David" w:hint="cs"/>
                  <w:color w:val="000000"/>
                  <w:sz w:val="16"/>
                  <w:szCs w:val="16"/>
                  <w:rtl/>
                </w:rPr>
                <w:t>ניתן להציג בנוסף גם המלל המוצג לצד הקוד ברשימה הסגורה</w:t>
              </w:r>
              <w:r w:rsidRPr="00095169">
                <w:rPr>
                  <w:rFonts w:ascii="Arial" w:hAnsi="Arial" w:cs="David" w:hint="cs"/>
                  <w:b/>
                  <w:color w:val="FF0000"/>
                  <w:sz w:val="16"/>
                  <w:szCs w:val="16"/>
                  <w:rtl/>
                </w:rPr>
                <w:t>)*:</w:t>
              </w:r>
            </w:ins>
          </w:p>
        </w:tc>
      </w:tr>
      <w:tr w:rsidR="006509B5" w:rsidRPr="00095169" w14:paraId="6A3DBF5F" w14:textId="77777777" w:rsidTr="00436645">
        <w:trPr>
          <w:trHeight w:val="798"/>
          <w:ins w:id="994" w:author="מרול אטמן" w:date="2024-08-22T15:06:00Z"/>
        </w:trPr>
        <w:tc>
          <w:tcPr>
            <w:tcW w:w="11530" w:type="dxa"/>
          </w:tcPr>
          <w:p w14:paraId="791D9597" w14:textId="77777777" w:rsidR="006509B5" w:rsidRPr="00095169" w:rsidRDefault="006509B5" w:rsidP="00436645">
            <w:pPr>
              <w:bidi w:val="0"/>
              <w:spacing w:before="0" w:beforeAutospacing="0" w:after="0" w:afterAutospacing="0" w:line="240" w:lineRule="auto"/>
              <w:ind w:right="78"/>
              <w:jc w:val="right"/>
              <w:rPr>
                <w:ins w:id="995" w:author="מרול אטמן" w:date="2024-08-22T15:06:00Z"/>
                <w:rFonts w:ascii="Arial" w:hAnsi="Arial" w:cs="David"/>
                <w:b/>
                <w:color w:val="000000"/>
              </w:rPr>
            </w:pPr>
            <w:ins w:id="996" w:author="מרול אטמן" w:date="2024-08-22T15:06:00Z">
              <w:r w:rsidRPr="00095169">
                <w:rPr>
                  <w:rFonts w:ascii="Arial" w:hAnsi="Arial" w:cs="David"/>
                  <w:b/>
                  <w:color w:val="000000"/>
                </w:rPr>
                <w:t>38</w:t>
              </w:r>
            </w:ins>
          </w:p>
          <w:p w14:paraId="7F00B89D" w14:textId="77777777" w:rsidR="006509B5" w:rsidRDefault="006509B5" w:rsidP="00436645">
            <w:pPr>
              <w:bidi w:val="0"/>
              <w:spacing w:before="0" w:beforeAutospacing="0" w:after="0" w:afterAutospacing="0" w:line="240" w:lineRule="auto"/>
              <w:ind w:right="78"/>
              <w:jc w:val="right"/>
              <w:rPr>
                <w:ins w:id="997" w:author="מרול אטמן" w:date="2024-08-22T15:06:00Z"/>
                <w:rFonts w:ascii="Arial" w:hAnsi="Arial" w:cs="David"/>
                <w:b/>
                <w:color w:val="000000"/>
              </w:rPr>
            </w:pPr>
            <w:ins w:id="998" w:author="מרול אטמן" w:date="2024-08-22T15:06:00Z">
              <w:r>
                <w:rPr>
                  <w:rFonts w:ascii="Arial" w:hAnsi="Arial" w:cs="David"/>
                  <w:b/>
                  <w:color w:val="000000"/>
                </w:rPr>
                <w:t>88</w:t>
              </w:r>
            </w:ins>
          </w:p>
          <w:p w14:paraId="59B75B7D" w14:textId="77777777" w:rsidR="006509B5" w:rsidRPr="00095169" w:rsidRDefault="006509B5" w:rsidP="00436645">
            <w:pPr>
              <w:bidi w:val="0"/>
              <w:spacing w:before="0" w:beforeAutospacing="0" w:after="0" w:afterAutospacing="0" w:line="240" w:lineRule="auto"/>
              <w:ind w:right="78"/>
              <w:jc w:val="right"/>
              <w:rPr>
                <w:ins w:id="999" w:author="מרול אטמן" w:date="2024-08-22T15:06:00Z"/>
                <w:rFonts w:ascii="Arial" w:hAnsi="Arial" w:cs="David"/>
                <w:b/>
                <w:color w:val="000000"/>
              </w:rPr>
            </w:pPr>
          </w:p>
        </w:tc>
      </w:tr>
    </w:tbl>
    <w:p w14:paraId="5DE38E1B" w14:textId="77777777" w:rsidR="006509B5" w:rsidRPr="00BD794C" w:rsidRDefault="006509B5" w:rsidP="006509B5">
      <w:pPr>
        <w:widowControl w:val="0"/>
        <w:spacing w:before="0" w:beforeAutospacing="0" w:after="0" w:afterAutospacing="0" w:line="240" w:lineRule="auto"/>
        <w:rPr>
          <w:ins w:id="1000" w:author="מרול אטמן" w:date="2024-08-22T15:06:00Z"/>
          <w:rFonts w:ascii="Times New Roman" w:eastAsia="Times New Roman" w:hAnsi="Times New Roman" w:cs="David"/>
          <w:sz w:val="24"/>
          <w:szCs w:val="24"/>
          <w:rtl/>
          <w:lang w:eastAsia="he-IL"/>
        </w:rPr>
      </w:pPr>
    </w:p>
    <w:p w14:paraId="7DCF7F8A" w14:textId="77777777" w:rsidR="006509B5" w:rsidRPr="00BD794C" w:rsidRDefault="006509B5" w:rsidP="006509B5">
      <w:pPr>
        <w:widowControl w:val="0"/>
        <w:spacing w:before="0" w:beforeAutospacing="0" w:after="0" w:afterAutospacing="0" w:line="240" w:lineRule="auto"/>
        <w:rPr>
          <w:ins w:id="1001" w:author="מרול אטמן" w:date="2024-08-22T15:06:00Z"/>
          <w:rFonts w:ascii="Times New Roman" w:eastAsia="Times New Roman" w:hAnsi="Times New Roman" w:cs="David"/>
          <w:sz w:val="24"/>
          <w:szCs w:val="24"/>
          <w:rtl/>
          <w:lang w:eastAsia="he-IL"/>
        </w:rPr>
      </w:pPr>
    </w:p>
    <w:p w14:paraId="1C5CDA41" w14:textId="77777777" w:rsidR="006509B5" w:rsidRPr="00BD794C" w:rsidRDefault="006509B5" w:rsidP="006509B5">
      <w:pPr>
        <w:widowControl w:val="0"/>
        <w:spacing w:before="0" w:beforeAutospacing="0" w:after="0" w:afterAutospacing="0" w:line="240" w:lineRule="auto"/>
        <w:rPr>
          <w:ins w:id="1002" w:author="מרול אטמן" w:date="2024-08-22T15:06:00Z"/>
          <w:rFonts w:ascii="Times New Roman" w:eastAsia="Times New Roman" w:hAnsi="Times New Roman" w:cs="David"/>
          <w:sz w:val="24"/>
          <w:szCs w:val="24"/>
          <w:rtl/>
          <w:lang w:eastAsia="he-IL"/>
        </w:rPr>
      </w:pPr>
    </w:p>
    <w:p w14:paraId="312DB2AD" w14:textId="77777777" w:rsidR="006509B5" w:rsidRDefault="006509B5" w:rsidP="006509B5">
      <w:pPr>
        <w:widowControl w:val="0"/>
        <w:spacing w:before="0" w:beforeAutospacing="0" w:after="0" w:afterAutospacing="0" w:line="240" w:lineRule="auto"/>
        <w:rPr>
          <w:ins w:id="1003" w:author="מרול אטמן" w:date="2024-08-22T15:06:00Z"/>
          <w:rFonts w:ascii="Times New Roman" w:eastAsia="Times New Roman" w:hAnsi="Times New Roman" w:cs="David"/>
          <w:sz w:val="24"/>
          <w:szCs w:val="24"/>
          <w:rtl/>
          <w:lang w:eastAsia="he-IL"/>
        </w:rPr>
      </w:pPr>
    </w:p>
    <w:p w14:paraId="412C6021" w14:textId="77777777" w:rsidR="006509B5" w:rsidRDefault="006509B5" w:rsidP="006509B5">
      <w:pPr>
        <w:widowControl w:val="0"/>
        <w:spacing w:before="0" w:beforeAutospacing="0" w:after="0" w:afterAutospacing="0" w:line="240" w:lineRule="auto"/>
        <w:rPr>
          <w:ins w:id="1004" w:author="מרול אטמן" w:date="2024-08-22T15:06:00Z"/>
          <w:rFonts w:ascii="Times New Roman" w:eastAsia="Times New Roman" w:hAnsi="Times New Roman" w:cs="David"/>
          <w:sz w:val="24"/>
          <w:szCs w:val="24"/>
          <w:rtl/>
          <w:lang w:eastAsia="he-IL"/>
        </w:rPr>
      </w:pPr>
    </w:p>
    <w:tbl>
      <w:tblPr>
        <w:tblStyle w:val="23"/>
        <w:tblpPr w:leftFromText="180" w:rightFromText="180" w:vertAnchor="text" w:horzAnchor="margin" w:tblpXSpec="center" w:tblpY="52"/>
        <w:bidiVisual/>
        <w:tblW w:w="10127" w:type="dxa"/>
        <w:tblInd w:w="0" w:type="dxa"/>
        <w:tblLayout w:type="fixed"/>
        <w:tblLook w:val="04A0" w:firstRow="1" w:lastRow="0" w:firstColumn="1" w:lastColumn="0" w:noHBand="0" w:noVBand="1"/>
        <w:tblCaption w:val="אישור קיום ביטוח"/>
      </w:tblPr>
      <w:tblGrid>
        <w:gridCol w:w="10127"/>
      </w:tblGrid>
      <w:tr w:rsidR="006509B5" w:rsidRPr="00095169" w14:paraId="21718D3A" w14:textId="77777777" w:rsidTr="00436645">
        <w:trPr>
          <w:trHeight w:val="227"/>
          <w:tblHeader/>
          <w:ins w:id="1005" w:author="מרול אטמן" w:date="2024-08-22T15:06:00Z"/>
        </w:trPr>
        <w:tc>
          <w:tcPr>
            <w:tcW w:w="10127" w:type="dxa"/>
            <w:shd w:val="clear" w:color="auto" w:fill="F2F2F2"/>
          </w:tcPr>
          <w:p w14:paraId="5E709E30" w14:textId="77777777" w:rsidR="006509B5" w:rsidRPr="00095169" w:rsidRDefault="006509B5" w:rsidP="00436645">
            <w:pPr>
              <w:bidi w:val="0"/>
              <w:spacing w:before="0" w:beforeAutospacing="0" w:after="0" w:afterAutospacing="0" w:line="240" w:lineRule="auto"/>
              <w:ind w:left="50" w:right="78"/>
              <w:jc w:val="right"/>
              <w:rPr>
                <w:ins w:id="1006" w:author="מרול אטמן" w:date="2024-08-22T15:06:00Z"/>
                <w:rFonts w:ascii="Arial" w:hAnsi="Arial" w:cs="David"/>
                <w:b/>
                <w:color w:val="000000"/>
                <w:rtl/>
              </w:rPr>
            </w:pPr>
            <w:ins w:id="1007" w:author="מרול אטמן" w:date="2024-08-22T15:06:00Z">
              <w:r w:rsidRPr="00095169">
                <w:rPr>
                  <w:rFonts w:ascii="Arial" w:hAnsi="Arial" w:cs="David" w:hint="cs"/>
                  <w:b/>
                  <w:color w:val="000000"/>
                  <w:rtl/>
                </w:rPr>
                <w:t>חתימת האישור</w:t>
              </w:r>
            </w:ins>
          </w:p>
        </w:tc>
      </w:tr>
      <w:tr w:rsidR="006509B5" w:rsidRPr="00095169" w14:paraId="6C1931D6" w14:textId="77777777" w:rsidTr="00436645">
        <w:trPr>
          <w:trHeight w:val="598"/>
          <w:ins w:id="1008" w:author="מרול אטמן" w:date="2024-08-22T15:06:00Z"/>
        </w:trPr>
        <w:tc>
          <w:tcPr>
            <w:tcW w:w="10127" w:type="dxa"/>
          </w:tcPr>
          <w:p w14:paraId="1C43B23B" w14:textId="77777777" w:rsidR="006509B5" w:rsidRPr="00095169" w:rsidRDefault="006509B5" w:rsidP="00436645">
            <w:pPr>
              <w:bidi w:val="0"/>
              <w:spacing w:before="0" w:beforeAutospacing="0" w:after="0" w:afterAutospacing="0" w:line="240" w:lineRule="auto"/>
              <w:ind w:left="50" w:right="78"/>
              <w:jc w:val="right"/>
              <w:rPr>
                <w:ins w:id="1009" w:author="מרול אטמן" w:date="2024-08-22T15:06:00Z"/>
                <w:rFonts w:ascii="Arial" w:hAnsi="Arial" w:cs="David"/>
                <w:b/>
                <w:color w:val="000000"/>
              </w:rPr>
            </w:pPr>
            <w:ins w:id="1010" w:author="מרול אטמן" w:date="2024-08-22T15:06:00Z">
              <w:r w:rsidRPr="00095169">
                <w:rPr>
                  <w:rFonts w:ascii="Arial" w:hAnsi="Arial" w:cs="David" w:hint="cs"/>
                  <w:b/>
                  <w:color w:val="000000"/>
                  <w:rtl/>
                </w:rPr>
                <w:t>המבטח:</w:t>
              </w:r>
            </w:ins>
          </w:p>
        </w:tc>
      </w:tr>
      <w:bookmarkEnd w:id="734"/>
    </w:tbl>
    <w:p w14:paraId="1D99C59F" w14:textId="77777777" w:rsidR="006509B5" w:rsidRDefault="006509B5" w:rsidP="006509B5">
      <w:pPr>
        <w:widowControl w:val="0"/>
        <w:spacing w:before="0" w:beforeAutospacing="0" w:after="0" w:afterAutospacing="0" w:line="240" w:lineRule="auto"/>
        <w:rPr>
          <w:ins w:id="1011" w:author="מרול אטמן" w:date="2024-08-22T15:06:00Z"/>
          <w:rFonts w:ascii="Times New Roman" w:eastAsia="Times New Roman" w:hAnsi="Times New Roman" w:cs="David"/>
          <w:sz w:val="24"/>
          <w:szCs w:val="24"/>
          <w:rtl/>
          <w:lang w:eastAsia="he-IL"/>
        </w:rPr>
      </w:pPr>
    </w:p>
    <w:p w14:paraId="2F3F2760" w14:textId="77777777" w:rsidR="006509B5" w:rsidRDefault="006509B5" w:rsidP="006509B5">
      <w:pPr>
        <w:widowControl w:val="0"/>
        <w:spacing w:before="0" w:beforeAutospacing="0" w:after="0" w:afterAutospacing="0" w:line="240" w:lineRule="auto"/>
        <w:rPr>
          <w:ins w:id="1012" w:author="מרול אטמן" w:date="2024-08-22T15:06:00Z"/>
          <w:rFonts w:ascii="Times New Roman" w:eastAsia="Times New Roman" w:hAnsi="Times New Roman" w:cs="David"/>
          <w:sz w:val="24"/>
          <w:szCs w:val="24"/>
          <w:rtl/>
          <w:lang w:eastAsia="he-IL"/>
        </w:rPr>
      </w:pPr>
    </w:p>
    <w:p w14:paraId="10D065BF" w14:textId="77777777" w:rsidR="006509B5" w:rsidRPr="0009511C" w:rsidRDefault="006509B5" w:rsidP="0066302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0424BDC" w14:textId="58620597" w:rsidR="0009511C" w:rsidRPr="00663022" w:rsidDel="006509B5" w:rsidRDefault="0009511C" w:rsidP="00663022">
      <w:pPr>
        <w:widowControl w:val="0"/>
        <w:spacing w:before="0" w:beforeAutospacing="0" w:after="0" w:afterAutospacing="0" w:line="240" w:lineRule="auto"/>
        <w:jc w:val="center"/>
        <w:rPr>
          <w:del w:id="1013" w:author="מרול אטמן" w:date="2024-08-22T15:05:00Z"/>
          <w:rFonts w:ascii="Times New Roman" w:eastAsia="Times New Roman" w:hAnsi="Times New Roman" w:cs="David"/>
          <w:sz w:val="20"/>
          <w:szCs w:val="24"/>
          <w:rtl/>
          <w:lang w:eastAsia="he-IL"/>
        </w:rPr>
      </w:pPr>
      <w:del w:id="1014" w:author="מרול אטמן" w:date="2024-08-22T15:05:00Z">
        <w:r w:rsidRPr="0009511C" w:rsidDel="006509B5">
          <w:rPr>
            <w:rFonts w:ascii="Times New Roman" w:eastAsia="Times New Roman" w:hAnsi="Times New Roman" w:cs="David" w:hint="cs"/>
            <w:b/>
            <w:bCs/>
            <w:sz w:val="20"/>
            <w:szCs w:val="24"/>
            <w:u w:val="single"/>
            <w:rtl/>
            <w:lang w:eastAsia="he-IL"/>
          </w:rPr>
          <w:delText>אישור על קיום ביטוחי המתכנן</w:delText>
        </w:r>
      </w:del>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09511C" w:rsidRPr="0009511C" w:rsidDel="006509B5" w14:paraId="2FB8B532" w14:textId="3C968095" w:rsidTr="0009511C">
        <w:trPr>
          <w:trHeight w:val="463"/>
          <w:tblHeader/>
          <w:del w:id="1015" w:author="מרול אטמן" w:date="2024-08-22T15:05:00Z"/>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7A651208" w14:textId="3A436C86" w:rsidR="0009511C" w:rsidRPr="0009511C" w:rsidDel="006509B5" w:rsidRDefault="0009511C" w:rsidP="0009511C">
            <w:pPr>
              <w:spacing w:before="0" w:beforeAutospacing="0" w:after="0" w:afterAutospacing="0" w:line="240" w:lineRule="auto"/>
              <w:rPr>
                <w:del w:id="1016" w:author="מרול אטמן" w:date="2024-08-22T15:05:00Z"/>
                <w:rFonts w:ascii="David" w:eastAsia="Calibri" w:hAnsi="David" w:cs="David"/>
                <w:sz w:val="24"/>
                <w:szCs w:val="24"/>
                <w:rtl/>
                <w:lang w:eastAsia="he-IL"/>
              </w:rPr>
            </w:pPr>
            <w:del w:id="1017" w:author="מרול אטמן" w:date="2024-08-22T15:05:00Z">
              <w:r w:rsidRPr="0009511C" w:rsidDel="006509B5">
                <w:rPr>
                  <w:rFonts w:ascii="David" w:eastAsia="Calibri" w:hAnsi="David" w:cs="David" w:hint="cs"/>
                  <w:sz w:val="24"/>
                  <w:szCs w:val="24"/>
                  <w:rtl/>
                  <w:lang w:eastAsia="he-IL"/>
                </w:rPr>
                <w:delText>אישור קיום ביטוחים</w:delText>
              </w:r>
            </w:del>
          </w:p>
        </w:tc>
        <w:tc>
          <w:tcPr>
            <w:tcW w:w="3317" w:type="dxa"/>
            <w:tcBorders>
              <w:top w:val="single" w:sz="4" w:space="0" w:color="auto"/>
              <w:left w:val="single" w:sz="4" w:space="0" w:color="auto"/>
              <w:bottom w:val="single" w:sz="4" w:space="0" w:color="auto"/>
              <w:right w:val="single" w:sz="4" w:space="0" w:color="auto"/>
            </w:tcBorders>
            <w:hideMark/>
          </w:tcPr>
          <w:p w14:paraId="1271B851" w14:textId="44DBBAB5" w:rsidR="0009511C" w:rsidRPr="0009511C" w:rsidDel="006509B5" w:rsidRDefault="0009511C" w:rsidP="0009511C">
            <w:pPr>
              <w:spacing w:before="0" w:beforeAutospacing="0" w:after="0" w:afterAutospacing="0" w:line="240" w:lineRule="auto"/>
              <w:rPr>
                <w:del w:id="1018" w:author="מרול אטמן" w:date="2024-08-22T15:05:00Z"/>
                <w:rFonts w:ascii="David" w:eastAsia="Calibri" w:hAnsi="David" w:cs="David"/>
                <w:sz w:val="24"/>
                <w:szCs w:val="24"/>
                <w:rtl/>
                <w:lang w:eastAsia="he-IL"/>
              </w:rPr>
            </w:pPr>
            <w:del w:id="1019" w:author="מרול אטמן" w:date="2024-08-22T15:05:00Z">
              <w:r w:rsidRPr="0009511C" w:rsidDel="006509B5">
                <w:rPr>
                  <w:rFonts w:ascii="David" w:eastAsia="Calibri" w:hAnsi="David" w:cs="David" w:hint="cs"/>
                  <w:sz w:val="24"/>
                  <w:szCs w:val="24"/>
                  <w:rtl/>
                  <w:lang w:eastAsia="he-IL"/>
                </w:rPr>
                <w:delText>תאריך הנפקת האישור(</w:delText>
              </w:r>
              <w:r w:rsidRPr="0009511C" w:rsidDel="006509B5">
                <w:rPr>
                  <w:rFonts w:ascii="David" w:eastAsia="Calibri" w:hAnsi="David" w:cs="David" w:hint="cs"/>
                  <w:sz w:val="24"/>
                  <w:szCs w:val="24"/>
                  <w:lang w:eastAsia="he-IL"/>
                </w:rPr>
                <w:delText>DD/MM/YYYY</w:delText>
              </w:r>
              <w:r w:rsidRPr="0009511C" w:rsidDel="006509B5">
                <w:rPr>
                  <w:rFonts w:ascii="David" w:eastAsia="Calibri" w:hAnsi="David" w:cs="David" w:hint="cs"/>
                  <w:sz w:val="24"/>
                  <w:szCs w:val="24"/>
                  <w:rtl/>
                  <w:lang w:eastAsia="he-IL"/>
                </w:rPr>
                <w:delText>)</w:delText>
              </w:r>
            </w:del>
          </w:p>
        </w:tc>
      </w:tr>
      <w:tr w:rsidR="0009511C" w:rsidRPr="0009511C" w:rsidDel="006509B5" w14:paraId="576A2A0F" w14:textId="1C852D9D" w:rsidTr="0009511C">
        <w:trPr>
          <w:trHeight w:val="315"/>
          <w:del w:id="1020" w:author="מרול אטמן" w:date="2024-08-22T15:05:00Z"/>
        </w:trPr>
        <w:tc>
          <w:tcPr>
            <w:tcW w:w="11535" w:type="dxa"/>
            <w:gridSpan w:val="4"/>
            <w:tcBorders>
              <w:top w:val="single" w:sz="4" w:space="0" w:color="auto"/>
              <w:left w:val="single" w:sz="4" w:space="0" w:color="auto"/>
              <w:bottom w:val="single" w:sz="4" w:space="0" w:color="auto"/>
              <w:right w:val="single" w:sz="4" w:space="0" w:color="auto"/>
            </w:tcBorders>
            <w:hideMark/>
          </w:tcPr>
          <w:p w14:paraId="5C0C1ABA" w14:textId="5B24595D" w:rsidR="0009511C" w:rsidRPr="0009511C" w:rsidDel="006509B5" w:rsidRDefault="0009511C" w:rsidP="0009511C">
            <w:pPr>
              <w:spacing w:before="0" w:beforeAutospacing="0" w:after="0" w:afterAutospacing="0" w:line="240" w:lineRule="auto"/>
              <w:rPr>
                <w:del w:id="1021" w:author="מרול אטמן" w:date="2024-08-22T15:05:00Z"/>
                <w:rFonts w:ascii="David" w:eastAsia="Calibri" w:hAnsi="David" w:cs="David"/>
                <w:sz w:val="24"/>
                <w:szCs w:val="24"/>
                <w:rtl/>
                <w:lang w:eastAsia="he-IL"/>
              </w:rPr>
            </w:pPr>
            <w:del w:id="1022" w:author="מרול אטמן" w:date="2024-08-22T15:05:00Z">
              <w:r w:rsidRPr="0009511C" w:rsidDel="006509B5">
                <w:rPr>
                  <w:rFonts w:ascii="David" w:eastAsia="Calibri" w:hAnsi="David" w:cs="David" w:hint="cs"/>
                  <w:sz w:val="24"/>
                  <w:szCs w:val="24"/>
                  <w:rtl/>
                  <w:lang w:eastAsia="he-IL"/>
                </w:rPr>
                <w:delTex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delText>
              </w:r>
            </w:del>
          </w:p>
        </w:tc>
      </w:tr>
      <w:tr w:rsidR="0009511C" w:rsidRPr="0009511C" w:rsidDel="006509B5" w14:paraId="55B48CF8" w14:textId="1A6C43B1" w:rsidTr="0009511C">
        <w:trPr>
          <w:trHeight w:val="278"/>
          <w:del w:id="1023" w:author="מרול אטמן" w:date="2024-08-22T15:05:00Z"/>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1EDC6F26" w14:textId="36327D48" w:rsidR="0009511C" w:rsidRPr="0009511C" w:rsidDel="006509B5" w:rsidRDefault="0009511C" w:rsidP="0009511C">
            <w:pPr>
              <w:spacing w:before="0" w:beforeAutospacing="0" w:after="0" w:afterAutospacing="0" w:line="240" w:lineRule="auto"/>
              <w:rPr>
                <w:del w:id="1024" w:author="מרול אטמן" w:date="2024-08-22T15:05:00Z"/>
                <w:rFonts w:ascii="David" w:eastAsia="Calibri" w:hAnsi="David" w:cs="David"/>
                <w:sz w:val="24"/>
                <w:szCs w:val="24"/>
                <w:rtl/>
                <w:lang w:eastAsia="he-IL"/>
              </w:rPr>
            </w:pPr>
            <w:del w:id="1025" w:author="מרול אטמן" w:date="2024-08-22T15:05:00Z">
              <w:r w:rsidRPr="0009511C" w:rsidDel="006509B5">
                <w:rPr>
                  <w:rFonts w:ascii="David" w:eastAsia="Calibri" w:hAnsi="David" w:cs="David" w:hint="cs"/>
                  <w:sz w:val="24"/>
                  <w:szCs w:val="24"/>
                  <w:rtl/>
                  <w:lang w:eastAsia="he-IL"/>
                </w:rPr>
                <w:delText>מבקש האישור*</w:delText>
              </w:r>
            </w:del>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09A0B549" w14:textId="07BB146C" w:rsidR="0009511C" w:rsidRPr="0009511C" w:rsidDel="006509B5" w:rsidRDefault="0009511C" w:rsidP="0009511C">
            <w:pPr>
              <w:spacing w:before="0" w:beforeAutospacing="0" w:after="0" w:afterAutospacing="0" w:line="240" w:lineRule="auto"/>
              <w:rPr>
                <w:del w:id="1026" w:author="מרול אטמן" w:date="2024-08-22T15:05:00Z"/>
                <w:rFonts w:ascii="David" w:eastAsia="Calibri" w:hAnsi="David" w:cs="David"/>
                <w:sz w:val="24"/>
                <w:szCs w:val="24"/>
                <w:rtl/>
                <w:lang w:eastAsia="he-IL"/>
              </w:rPr>
            </w:pPr>
            <w:del w:id="1027" w:author="מרול אטמן" w:date="2024-08-22T15:05:00Z">
              <w:r w:rsidRPr="0009511C" w:rsidDel="006509B5">
                <w:rPr>
                  <w:rFonts w:ascii="David" w:eastAsia="Calibri" w:hAnsi="David" w:cs="David" w:hint="cs"/>
                  <w:sz w:val="24"/>
                  <w:szCs w:val="24"/>
                  <w:rtl/>
                  <w:lang w:eastAsia="he-IL"/>
                </w:rPr>
                <w:delText>המבוטח</w:delText>
              </w:r>
            </w:del>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75577900" w14:textId="598E2926" w:rsidR="0009511C" w:rsidRPr="0009511C" w:rsidDel="006509B5" w:rsidRDefault="0009511C" w:rsidP="0009511C">
            <w:pPr>
              <w:spacing w:before="0" w:beforeAutospacing="0" w:after="0" w:afterAutospacing="0" w:line="240" w:lineRule="auto"/>
              <w:rPr>
                <w:del w:id="1028" w:author="מרול אטמן" w:date="2024-08-22T15:05:00Z"/>
                <w:rFonts w:ascii="David" w:eastAsia="Calibri" w:hAnsi="David" w:cs="David"/>
                <w:sz w:val="24"/>
                <w:szCs w:val="24"/>
                <w:rtl/>
                <w:lang w:eastAsia="he-IL"/>
              </w:rPr>
            </w:pPr>
            <w:del w:id="1029" w:author="מרול אטמן" w:date="2024-08-22T15:05:00Z">
              <w:r w:rsidRPr="0009511C" w:rsidDel="006509B5">
                <w:rPr>
                  <w:rFonts w:ascii="David" w:eastAsia="Calibri" w:hAnsi="David" w:cs="David" w:hint="cs"/>
                  <w:sz w:val="24"/>
                  <w:szCs w:val="24"/>
                  <w:rtl/>
                  <w:lang w:eastAsia="he-IL"/>
                </w:rPr>
                <w:delText>אופי העסקה*</w:delText>
              </w:r>
            </w:del>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37C9D9C8" w14:textId="11E507E3" w:rsidR="0009511C" w:rsidRPr="0009511C" w:rsidDel="006509B5" w:rsidRDefault="0009511C" w:rsidP="0009511C">
            <w:pPr>
              <w:spacing w:before="0" w:beforeAutospacing="0" w:after="0" w:afterAutospacing="0" w:line="240" w:lineRule="auto"/>
              <w:rPr>
                <w:del w:id="1030" w:author="מרול אטמן" w:date="2024-08-22T15:05:00Z"/>
                <w:rFonts w:ascii="David" w:eastAsia="Calibri" w:hAnsi="David" w:cs="David"/>
                <w:sz w:val="24"/>
                <w:szCs w:val="24"/>
                <w:rtl/>
                <w:lang w:eastAsia="he-IL"/>
              </w:rPr>
            </w:pPr>
            <w:del w:id="1031" w:author="מרול אטמן" w:date="2024-08-22T15:05:00Z">
              <w:r w:rsidRPr="0009511C" w:rsidDel="006509B5">
                <w:rPr>
                  <w:rFonts w:ascii="David" w:eastAsia="Calibri" w:hAnsi="David" w:cs="David" w:hint="cs"/>
                  <w:sz w:val="24"/>
                  <w:szCs w:val="24"/>
                  <w:rtl/>
                  <w:lang w:eastAsia="he-IL"/>
                </w:rPr>
                <w:delText>מעמד מבקש האישור*</w:delText>
              </w:r>
            </w:del>
          </w:p>
        </w:tc>
      </w:tr>
      <w:tr w:rsidR="0009511C" w:rsidRPr="0009511C" w:rsidDel="006509B5" w14:paraId="7C4CD6EE" w14:textId="20D2CFE1" w:rsidTr="0009511C">
        <w:trPr>
          <w:trHeight w:val="551"/>
          <w:del w:id="1032" w:author="מרול אטמן" w:date="2024-08-22T15:05:00Z"/>
        </w:trPr>
        <w:tc>
          <w:tcPr>
            <w:tcW w:w="4068" w:type="dxa"/>
            <w:tcBorders>
              <w:top w:val="single" w:sz="4" w:space="0" w:color="auto"/>
              <w:left w:val="single" w:sz="4" w:space="0" w:color="auto"/>
              <w:bottom w:val="single" w:sz="4" w:space="0" w:color="auto"/>
              <w:right w:val="single" w:sz="4" w:space="0" w:color="auto"/>
            </w:tcBorders>
            <w:hideMark/>
          </w:tcPr>
          <w:p w14:paraId="0A90F298" w14:textId="77D02C00" w:rsidR="0009511C" w:rsidRPr="0009511C" w:rsidDel="006509B5" w:rsidRDefault="0009511C" w:rsidP="0009511C">
            <w:pPr>
              <w:spacing w:before="0" w:beforeAutospacing="0" w:after="0" w:afterAutospacing="0" w:line="240" w:lineRule="auto"/>
              <w:rPr>
                <w:del w:id="1033" w:author="מרול אטמן" w:date="2024-08-22T15:05:00Z"/>
                <w:rFonts w:ascii="David" w:eastAsia="Calibri" w:hAnsi="David" w:cs="David"/>
                <w:sz w:val="24"/>
                <w:szCs w:val="24"/>
                <w:rtl/>
                <w:lang w:eastAsia="he-IL"/>
              </w:rPr>
            </w:pPr>
            <w:del w:id="1034" w:author="מרול אטמן" w:date="2024-08-22T15:05:00Z">
              <w:r w:rsidRPr="0009511C" w:rsidDel="006509B5">
                <w:rPr>
                  <w:rFonts w:ascii="David" w:eastAsia="Calibri" w:hAnsi="David" w:cs="David" w:hint="cs"/>
                  <w:sz w:val="24"/>
                  <w:szCs w:val="24"/>
                  <w:rtl/>
                  <w:lang w:eastAsia="he-IL"/>
                </w:rPr>
                <w:delText>שם</w:delText>
              </w:r>
            </w:del>
          </w:p>
          <w:p w14:paraId="75B7654A" w14:textId="599146EC" w:rsidR="0009511C" w:rsidRPr="0009511C" w:rsidDel="006509B5" w:rsidRDefault="0009511C" w:rsidP="0009511C">
            <w:pPr>
              <w:spacing w:before="0" w:beforeAutospacing="0" w:after="0" w:afterAutospacing="0" w:line="240" w:lineRule="auto"/>
              <w:rPr>
                <w:del w:id="1035" w:author="מרול אטמן" w:date="2024-08-22T15:05:00Z"/>
                <w:rFonts w:ascii="David" w:eastAsia="Calibri" w:hAnsi="David" w:cs="David"/>
                <w:sz w:val="24"/>
                <w:szCs w:val="24"/>
                <w:rtl/>
                <w:lang w:eastAsia="he-IL"/>
              </w:rPr>
            </w:pPr>
            <w:del w:id="1036" w:author="מרול אטמן" w:date="2024-08-22T15:05:00Z">
              <w:r w:rsidRPr="0009511C" w:rsidDel="006509B5">
                <w:rPr>
                  <w:rFonts w:ascii="David" w:eastAsia="Calibri" w:hAnsi="David" w:cs="David" w:hint="cs"/>
                  <w:sz w:val="24"/>
                  <w:szCs w:val="24"/>
                  <w:rtl/>
                  <w:lang w:eastAsia="he-IL"/>
                </w:rPr>
                <w:delTex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delText>
              </w:r>
            </w:del>
          </w:p>
        </w:tc>
        <w:tc>
          <w:tcPr>
            <w:tcW w:w="1974" w:type="dxa"/>
            <w:tcBorders>
              <w:top w:val="single" w:sz="4" w:space="0" w:color="auto"/>
              <w:left w:val="single" w:sz="4" w:space="0" w:color="auto"/>
              <w:bottom w:val="single" w:sz="4" w:space="0" w:color="auto"/>
              <w:right w:val="single" w:sz="4" w:space="0" w:color="auto"/>
            </w:tcBorders>
            <w:hideMark/>
          </w:tcPr>
          <w:p w14:paraId="17B5D14E" w14:textId="74352B8D" w:rsidR="0009511C" w:rsidRPr="0009511C" w:rsidDel="006509B5" w:rsidRDefault="0009511C" w:rsidP="0009511C">
            <w:pPr>
              <w:spacing w:before="0" w:beforeAutospacing="0" w:after="0" w:afterAutospacing="0" w:line="240" w:lineRule="auto"/>
              <w:rPr>
                <w:del w:id="1037" w:author="מרול אטמן" w:date="2024-08-22T15:05:00Z"/>
                <w:rFonts w:ascii="David" w:eastAsia="Calibri" w:hAnsi="David" w:cs="David"/>
                <w:sz w:val="24"/>
                <w:szCs w:val="24"/>
                <w:rtl/>
                <w:lang w:eastAsia="he-IL"/>
              </w:rPr>
            </w:pPr>
            <w:del w:id="1038" w:author="מרול אטמן" w:date="2024-08-22T15:05:00Z">
              <w:r w:rsidRPr="0009511C" w:rsidDel="006509B5">
                <w:rPr>
                  <w:rFonts w:ascii="David" w:eastAsia="Calibri" w:hAnsi="David" w:cs="David" w:hint="cs"/>
                  <w:sz w:val="24"/>
                  <w:szCs w:val="24"/>
                  <w:rtl/>
                  <w:lang w:eastAsia="he-IL"/>
                </w:rPr>
                <w:delText>שם</w:delText>
              </w:r>
            </w:del>
          </w:p>
        </w:tc>
        <w:tc>
          <w:tcPr>
            <w:tcW w:w="2176" w:type="dxa"/>
            <w:vMerge w:val="restart"/>
            <w:tcBorders>
              <w:top w:val="single" w:sz="4" w:space="0" w:color="auto"/>
              <w:left w:val="single" w:sz="4" w:space="0" w:color="auto"/>
              <w:bottom w:val="single" w:sz="4" w:space="0" w:color="auto"/>
              <w:right w:val="single" w:sz="4" w:space="0" w:color="auto"/>
            </w:tcBorders>
          </w:tcPr>
          <w:p w14:paraId="352B55E8" w14:textId="36D4B27D" w:rsidR="0009511C" w:rsidRPr="0009511C" w:rsidDel="006509B5" w:rsidRDefault="0009511C" w:rsidP="0009511C">
            <w:pPr>
              <w:spacing w:before="0" w:beforeAutospacing="0" w:after="0" w:afterAutospacing="0" w:line="240" w:lineRule="auto"/>
              <w:ind w:left="50" w:right="78"/>
              <w:rPr>
                <w:del w:id="1039" w:author="מרול אטמן" w:date="2024-08-22T15:05:00Z"/>
                <w:rFonts w:ascii="David" w:eastAsia="Calibri" w:hAnsi="David" w:cs="David"/>
                <w:b/>
                <w:sz w:val="24"/>
                <w:szCs w:val="24"/>
                <w:rtl/>
                <w:lang w:eastAsia="he-IL"/>
              </w:rPr>
            </w:pPr>
          </w:p>
          <w:p w14:paraId="5A8B8470" w14:textId="5D5549E7" w:rsidR="0009511C" w:rsidRPr="0009511C" w:rsidDel="006509B5" w:rsidRDefault="0009511C" w:rsidP="0009511C">
            <w:pPr>
              <w:spacing w:before="0" w:beforeAutospacing="0" w:after="0" w:afterAutospacing="0" w:line="240" w:lineRule="auto"/>
              <w:ind w:left="50" w:right="78"/>
              <w:rPr>
                <w:del w:id="1040" w:author="מרול אטמן" w:date="2024-08-22T15:05:00Z"/>
                <w:rFonts w:ascii="David" w:eastAsia="Calibri" w:hAnsi="David" w:cs="David"/>
                <w:b/>
                <w:sz w:val="24"/>
                <w:szCs w:val="24"/>
                <w:rtl/>
                <w:lang w:eastAsia="he-IL"/>
              </w:rPr>
            </w:pPr>
            <w:del w:id="1041" w:author="מרול אטמן" w:date="2024-08-22T15:05:00Z">
              <w:r w:rsidRPr="0009511C" w:rsidDel="006509B5">
                <w:rPr>
                  <w:rFonts w:ascii="Segoe UI Symbol" w:eastAsia="MS Gothic" w:hAnsi="Segoe UI Symbol" w:cs="Segoe UI Symbol"/>
                  <w:b/>
                  <w:sz w:val="24"/>
                  <w:szCs w:val="24"/>
                  <w:rtl/>
                  <w:lang w:eastAsia="he-IL"/>
                </w:rPr>
                <w:delText>☒</w:delText>
              </w:r>
              <w:r w:rsidRPr="0009511C" w:rsidDel="006509B5">
                <w:rPr>
                  <w:rFonts w:ascii="David" w:eastAsia="Calibri" w:hAnsi="David" w:cs="David" w:hint="cs"/>
                  <w:b/>
                  <w:sz w:val="24"/>
                  <w:szCs w:val="24"/>
                  <w:rtl/>
                  <w:lang w:eastAsia="he-IL"/>
                </w:rPr>
                <w:delText>שירותים - 085</w:delText>
              </w:r>
            </w:del>
          </w:p>
          <w:p w14:paraId="3564B0C1" w14:textId="2C011842" w:rsidR="0009511C" w:rsidRPr="0009511C" w:rsidDel="006509B5" w:rsidRDefault="0009511C" w:rsidP="0009511C">
            <w:pPr>
              <w:spacing w:before="0" w:beforeAutospacing="0" w:after="0" w:afterAutospacing="0" w:line="240" w:lineRule="auto"/>
              <w:ind w:left="50" w:right="78"/>
              <w:rPr>
                <w:del w:id="1042" w:author="מרול אטמן" w:date="2024-08-22T15:05:00Z"/>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72DD9D73" w14:textId="410C60B0" w:rsidR="0009511C" w:rsidRPr="0009511C" w:rsidDel="006509B5" w:rsidRDefault="0009511C" w:rsidP="0009511C">
            <w:pPr>
              <w:spacing w:before="0" w:beforeAutospacing="0" w:after="0" w:afterAutospacing="0" w:line="240" w:lineRule="auto"/>
              <w:ind w:left="50" w:right="78"/>
              <w:rPr>
                <w:del w:id="1043" w:author="מרול אטמן" w:date="2024-08-22T15:05:00Z"/>
                <w:rFonts w:ascii="David" w:eastAsia="Calibri" w:hAnsi="David" w:cs="David"/>
                <w:b/>
                <w:sz w:val="24"/>
                <w:szCs w:val="24"/>
                <w:rtl/>
                <w:lang w:eastAsia="he-IL"/>
              </w:rPr>
            </w:pPr>
          </w:p>
          <w:p w14:paraId="3AEE2D9A" w14:textId="1CA97781" w:rsidR="0009511C" w:rsidRPr="0009511C" w:rsidDel="006509B5" w:rsidRDefault="0009511C" w:rsidP="0009511C">
            <w:pPr>
              <w:spacing w:before="0" w:beforeAutospacing="0" w:after="0" w:afterAutospacing="0" w:line="240" w:lineRule="auto"/>
              <w:ind w:left="50" w:right="78"/>
              <w:rPr>
                <w:del w:id="1044" w:author="מרול אטמן" w:date="2024-08-22T15:05:00Z"/>
                <w:rFonts w:ascii="David" w:eastAsia="Calibri" w:hAnsi="David" w:cs="David"/>
                <w:b/>
                <w:sz w:val="24"/>
                <w:szCs w:val="24"/>
                <w:rtl/>
                <w:lang w:eastAsia="he-IL"/>
              </w:rPr>
            </w:pPr>
            <w:del w:id="1045" w:author="מרול אטמן" w:date="2024-08-22T15:05:00Z">
              <w:r w:rsidRPr="0009511C" w:rsidDel="006509B5">
                <w:rPr>
                  <w:rFonts w:ascii="Segoe UI Symbol" w:eastAsia="MS Gothic" w:hAnsi="Segoe UI Symbol" w:cs="Segoe UI Symbol"/>
                  <w:b/>
                  <w:sz w:val="24"/>
                  <w:szCs w:val="24"/>
                  <w:rtl/>
                  <w:lang w:eastAsia="he-IL"/>
                </w:rPr>
                <w:delText>☒</w:delText>
              </w:r>
              <w:r w:rsidRPr="0009511C" w:rsidDel="006509B5">
                <w:rPr>
                  <w:rFonts w:ascii="David" w:eastAsia="Calibri" w:hAnsi="David" w:cs="David" w:hint="cs"/>
                  <w:b/>
                  <w:sz w:val="24"/>
                  <w:szCs w:val="24"/>
                  <w:rtl/>
                  <w:lang w:eastAsia="he-IL"/>
                </w:rPr>
                <w:delText>מזמין שירותים</w:delText>
              </w:r>
            </w:del>
          </w:p>
          <w:p w14:paraId="5E584B47" w14:textId="2C5A5745" w:rsidR="0009511C" w:rsidRPr="0009511C" w:rsidDel="006509B5" w:rsidRDefault="0009511C" w:rsidP="0009511C">
            <w:pPr>
              <w:spacing w:before="0" w:beforeAutospacing="0" w:after="0" w:afterAutospacing="0" w:line="240" w:lineRule="auto"/>
              <w:ind w:left="50" w:right="78"/>
              <w:rPr>
                <w:del w:id="1046" w:author="מרול אטמן" w:date="2024-08-22T15:05:00Z"/>
                <w:rFonts w:ascii="David" w:eastAsia="Calibri" w:hAnsi="David" w:cs="David"/>
                <w:b/>
                <w:sz w:val="24"/>
                <w:szCs w:val="24"/>
                <w:rtl/>
                <w:lang w:eastAsia="he-IL"/>
              </w:rPr>
            </w:pPr>
          </w:p>
        </w:tc>
      </w:tr>
      <w:tr w:rsidR="0009511C" w:rsidRPr="0009511C" w:rsidDel="006509B5" w14:paraId="08D361A7" w14:textId="2399DA07" w:rsidTr="0009511C">
        <w:trPr>
          <w:trHeight w:val="571"/>
          <w:del w:id="1047" w:author="מרול אטמן" w:date="2024-08-22T15:05:00Z"/>
        </w:trPr>
        <w:tc>
          <w:tcPr>
            <w:tcW w:w="4068" w:type="dxa"/>
            <w:tcBorders>
              <w:top w:val="single" w:sz="4" w:space="0" w:color="auto"/>
              <w:left w:val="single" w:sz="4" w:space="0" w:color="auto"/>
              <w:bottom w:val="single" w:sz="4" w:space="0" w:color="auto"/>
              <w:right w:val="single" w:sz="4" w:space="0" w:color="auto"/>
            </w:tcBorders>
            <w:hideMark/>
          </w:tcPr>
          <w:p w14:paraId="2ADE5722" w14:textId="3A8CDA3C" w:rsidR="0009511C" w:rsidRPr="0009511C" w:rsidDel="006509B5" w:rsidRDefault="0009511C" w:rsidP="0009511C">
            <w:pPr>
              <w:spacing w:before="0" w:beforeAutospacing="0" w:after="0" w:afterAutospacing="0" w:line="240" w:lineRule="auto"/>
              <w:rPr>
                <w:del w:id="1048" w:author="מרול אטמן" w:date="2024-08-22T15:05:00Z"/>
                <w:rFonts w:ascii="David" w:eastAsia="Calibri" w:hAnsi="David" w:cs="David"/>
                <w:sz w:val="24"/>
                <w:szCs w:val="24"/>
                <w:rtl/>
                <w:lang w:eastAsia="he-IL"/>
              </w:rPr>
            </w:pPr>
            <w:del w:id="1049" w:author="מרול אטמן" w:date="2024-08-22T15:05:00Z">
              <w:r w:rsidRPr="0009511C" w:rsidDel="006509B5">
                <w:rPr>
                  <w:rFonts w:ascii="David" w:eastAsia="Calibri" w:hAnsi="David" w:cs="David" w:hint="cs"/>
                  <w:sz w:val="24"/>
                  <w:szCs w:val="24"/>
                  <w:rtl/>
                  <w:lang w:eastAsia="he-IL"/>
                </w:rPr>
                <w:delText>ת.ז./ח.פ./ח.צ.</w:delText>
              </w:r>
            </w:del>
          </w:p>
          <w:p w14:paraId="2EC171C5" w14:textId="4CC3B5A9" w:rsidR="0009511C" w:rsidRPr="0009511C" w:rsidDel="006509B5" w:rsidRDefault="0009511C" w:rsidP="0009511C">
            <w:pPr>
              <w:spacing w:before="0" w:beforeAutospacing="0" w:after="0" w:afterAutospacing="0" w:line="240" w:lineRule="auto"/>
              <w:rPr>
                <w:del w:id="1050" w:author="מרול אטמן" w:date="2024-08-22T15:05:00Z"/>
                <w:rFonts w:ascii="David" w:eastAsia="Calibri" w:hAnsi="David" w:cs="David"/>
                <w:sz w:val="24"/>
                <w:szCs w:val="24"/>
                <w:rtl/>
                <w:lang w:eastAsia="he-IL"/>
              </w:rPr>
            </w:pPr>
            <w:del w:id="1051" w:author="מרול אטמן" w:date="2024-08-22T15:05:00Z">
              <w:r w:rsidRPr="0009511C" w:rsidDel="006509B5">
                <w:rPr>
                  <w:rFonts w:ascii="David" w:eastAsia="Calibri" w:hAnsi="David" w:cs="David" w:hint="cs"/>
                  <w:sz w:val="24"/>
                  <w:szCs w:val="24"/>
                  <w:rtl/>
                  <w:lang w:eastAsia="he-IL"/>
                </w:rPr>
                <w:delText>5200034760</w:delText>
              </w:r>
            </w:del>
          </w:p>
        </w:tc>
        <w:tc>
          <w:tcPr>
            <w:tcW w:w="1974" w:type="dxa"/>
            <w:tcBorders>
              <w:top w:val="single" w:sz="4" w:space="0" w:color="auto"/>
              <w:left w:val="single" w:sz="4" w:space="0" w:color="auto"/>
              <w:bottom w:val="single" w:sz="4" w:space="0" w:color="auto"/>
              <w:right w:val="single" w:sz="4" w:space="0" w:color="auto"/>
            </w:tcBorders>
            <w:hideMark/>
          </w:tcPr>
          <w:p w14:paraId="4E3651CE" w14:textId="70E93A16" w:rsidR="0009511C" w:rsidRPr="0009511C" w:rsidDel="006509B5" w:rsidRDefault="0009511C" w:rsidP="0009511C">
            <w:pPr>
              <w:spacing w:before="0" w:beforeAutospacing="0" w:after="0" w:afterAutospacing="0" w:line="240" w:lineRule="auto"/>
              <w:rPr>
                <w:del w:id="1052" w:author="מרול אטמן" w:date="2024-08-22T15:05:00Z"/>
                <w:rFonts w:ascii="David" w:eastAsia="Calibri" w:hAnsi="David" w:cs="David"/>
                <w:sz w:val="24"/>
                <w:szCs w:val="24"/>
                <w:rtl/>
                <w:lang w:eastAsia="he-IL"/>
              </w:rPr>
            </w:pPr>
            <w:del w:id="1053" w:author="מרול אטמן" w:date="2024-08-22T15:05:00Z">
              <w:r w:rsidRPr="0009511C" w:rsidDel="006509B5">
                <w:rPr>
                  <w:rFonts w:ascii="David" w:eastAsia="Calibri" w:hAnsi="David" w:cs="David" w:hint="cs"/>
                  <w:sz w:val="24"/>
                  <w:szCs w:val="24"/>
                  <w:rtl/>
                  <w:lang w:eastAsia="he-IL"/>
                </w:rPr>
                <w:delText>ת.ז./ח.פ.</w:delText>
              </w:r>
            </w:del>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4ED315E" w14:textId="3E664C5D" w:rsidR="0009511C" w:rsidRPr="0009511C" w:rsidDel="006509B5" w:rsidRDefault="0009511C" w:rsidP="0009511C">
            <w:pPr>
              <w:spacing w:before="0" w:beforeAutospacing="0" w:after="0" w:afterAutospacing="0" w:line="256" w:lineRule="auto"/>
              <w:rPr>
                <w:del w:id="1054" w:author="מרול אטמן" w:date="2024-08-22T15:05:00Z"/>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A8B9B58" w14:textId="758C54B0" w:rsidR="0009511C" w:rsidRPr="0009511C" w:rsidDel="006509B5" w:rsidRDefault="0009511C" w:rsidP="0009511C">
            <w:pPr>
              <w:spacing w:before="0" w:beforeAutospacing="0" w:after="0" w:afterAutospacing="0" w:line="256" w:lineRule="auto"/>
              <w:rPr>
                <w:del w:id="1055" w:author="מרול אטמן" w:date="2024-08-22T15:05:00Z"/>
                <w:rFonts w:ascii="David" w:eastAsia="Calibri" w:hAnsi="David" w:cs="David"/>
                <w:b/>
                <w:sz w:val="24"/>
                <w:szCs w:val="24"/>
                <w:lang w:eastAsia="he-IL"/>
              </w:rPr>
            </w:pPr>
          </w:p>
        </w:tc>
      </w:tr>
      <w:tr w:rsidR="0009511C" w:rsidRPr="0009511C" w:rsidDel="006509B5" w14:paraId="70474A77" w14:textId="735E25F1" w:rsidTr="0009511C">
        <w:trPr>
          <w:trHeight w:val="391"/>
          <w:del w:id="1056" w:author="מרול אטמן" w:date="2024-08-22T15:05:00Z"/>
        </w:trPr>
        <w:tc>
          <w:tcPr>
            <w:tcW w:w="4068" w:type="dxa"/>
            <w:tcBorders>
              <w:top w:val="single" w:sz="4" w:space="0" w:color="auto"/>
              <w:left w:val="single" w:sz="4" w:space="0" w:color="auto"/>
              <w:bottom w:val="single" w:sz="4" w:space="0" w:color="auto"/>
              <w:right w:val="single" w:sz="4" w:space="0" w:color="auto"/>
            </w:tcBorders>
            <w:hideMark/>
          </w:tcPr>
          <w:p w14:paraId="3055FF9D" w14:textId="2AD169E7" w:rsidR="0009511C" w:rsidRPr="0009511C" w:rsidDel="006509B5" w:rsidRDefault="0009511C" w:rsidP="0009511C">
            <w:pPr>
              <w:spacing w:before="0" w:beforeAutospacing="0" w:after="0" w:afterAutospacing="0" w:line="240" w:lineRule="auto"/>
              <w:rPr>
                <w:del w:id="1057" w:author="מרול אטמן" w:date="2024-08-22T15:05:00Z"/>
                <w:rFonts w:ascii="David" w:eastAsia="Calibri" w:hAnsi="David" w:cs="David"/>
                <w:sz w:val="24"/>
                <w:szCs w:val="24"/>
                <w:rtl/>
                <w:lang w:eastAsia="he-IL"/>
              </w:rPr>
            </w:pPr>
            <w:del w:id="1058" w:author="מרול אטמן" w:date="2024-08-22T15:05:00Z">
              <w:r w:rsidRPr="0009511C" w:rsidDel="006509B5">
                <w:rPr>
                  <w:rFonts w:ascii="David" w:eastAsia="Calibri" w:hAnsi="David" w:cs="David" w:hint="cs"/>
                  <w:sz w:val="24"/>
                  <w:szCs w:val="24"/>
                  <w:rtl/>
                  <w:lang w:eastAsia="he-IL"/>
                </w:rPr>
                <w:delText xml:space="preserve">מען </w:delText>
              </w:r>
            </w:del>
          </w:p>
          <w:p w14:paraId="6E3BE97F" w14:textId="13707947" w:rsidR="0009511C" w:rsidRPr="0009511C" w:rsidDel="006509B5" w:rsidRDefault="0009511C" w:rsidP="0009511C">
            <w:pPr>
              <w:spacing w:before="0" w:beforeAutospacing="0" w:after="0" w:afterAutospacing="0" w:line="240" w:lineRule="auto"/>
              <w:rPr>
                <w:del w:id="1059" w:author="מרול אטמן" w:date="2024-08-22T15:05:00Z"/>
                <w:rFonts w:ascii="David" w:eastAsia="Calibri" w:hAnsi="David" w:cs="David"/>
                <w:sz w:val="24"/>
                <w:szCs w:val="24"/>
                <w:rtl/>
                <w:lang w:eastAsia="he-IL"/>
              </w:rPr>
            </w:pPr>
            <w:del w:id="1060" w:author="מרול אטמן" w:date="2024-08-22T15:05:00Z">
              <w:r w:rsidRPr="0009511C" w:rsidDel="006509B5">
                <w:rPr>
                  <w:rFonts w:ascii="David" w:eastAsia="Calibri" w:hAnsi="David" w:cs="David" w:hint="cs"/>
                  <w:sz w:val="24"/>
                  <w:szCs w:val="24"/>
                  <w:rtl/>
                  <w:lang w:eastAsia="he-IL"/>
                </w:rPr>
                <w:delText>יוני נתניהו 1ג', אור-יהודה</w:delText>
              </w:r>
            </w:del>
          </w:p>
        </w:tc>
        <w:tc>
          <w:tcPr>
            <w:tcW w:w="1974" w:type="dxa"/>
            <w:tcBorders>
              <w:top w:val="single" w:sz="4" w:space="0" w:color="auto"/>
              <w:left w:val="single" w:sz="4" w:space="0" w:color="auto"/>
              <w:bottom w:val="single" w:sz="4" w:space="0" w:color="auto"/>
              <w:right w:val="single" w:sz="4" w:space="0" w:color="auto"/>
            </w:tcBorders>
            <w:hideMark/>
          </w:tcPr>
          <w:p w14:paraId="0B79A793" w14:textId="7DFA3AE8" w:rsidR="0009511C" w:rsidRPr="0009511C" w:rsidDel="006509B5" w:rsidRDefault="0009511C" w:rsidP="0009511C">
            <w:pPr>
              <w:spacing w:before="0" w:beforeAutospacing="0" w:after="0" w:afterAutospacing="0" w:line="240" w:lineRule="auto"/>
              <w:rPr>
                <w:del w:id="1061" w:author="מרול אטמן" w:date="2024-08-22T15:05:00Z"/>
                <w:rFonts w:ascii="David" w:eastAsia="Calibri" w:hAnsi="David" w:cs="David"/>
                <w:sz w:val="24"/>
                <w:szCs w:val="24"/>
                <w:lang w:eastAsia="he-IL"/>
              </w:rPr>
            </w:pPr>
            <w:del w:id="1062" w:author="מרול אטמן" w:date="2024-08-22T15:05:00Z">
              <w:r w:rsidRPr="0009511C" w:rsidDel="006509B5">
                <w:rPr>
                  <w:rFonts w:ascii="David" w:eastAsia="Calibri" w:hAnsi="David" w:cs="David" w:hint="cs"/>
                  <w:sz w:val="24"/>
                  <w:szCs w:val="24"/>
                  <w:rtl/>
                  <w:lang w:eastAsia="he-IL"/>
                </w:rPr>
                <w:delText>מען</w:delText>
              </w:r>
            </w:del>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51E5E62" w14:textId="03B2CFBE" w:rsidR="0009511C" w:rsidRPr="0009511C" w:rsidDel="006509B5" w:rsidRDefault="0009511C" w:rsidP="0009511C">
            <w:pPr>
              <w:spacing w:before="0" w:beforeAutospacing="0" w:after="0" w:afterAutospacing="0" w:line="256" w:lineRule="auto"/>
              <w:rPr>
                <w:del w:id="1063" w:author="מרול אטמן" w:date="2024-08-22T15:05:00Z"/>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17C759" w14:textId="7DD8706E" w:rsidR="0009511C" w:rsidRPr="0009511C" w:rsidDel="006509B5" w:rsidRDefault="0009511C" w:rsidP="0009511C">
            <w:pPr>
              <w:spacing w:before="0" w:beforeAutospacing="0" w:after="0" w:afterAutospacing="0" w:line="256" w:lineRule="auto"/>
              <w:rPr>
                <w:del w:id="1064" w:author="מרול אטמן" w:date="2024-08-22T15:05:00Z"/>
                <w:rFonts w:ascii="David" w:eastAsia="Calibri" w:hAnsi="David" w:cs="David"/>
                <w:b/>
                <w:sz w:val="24"/>
                <w:szCs w:val="24"/>
                <w:lang w:eastAsia="he-IL"/>
              </w:rPr>
            </w:pPr>
          </w:p>
        </w:tc>
      </w:tr>
    </w:tbl>
    <w:p w14:paraId="7A00ACB7" w14:textId="7DE283A9" w:rsidR="0009511C" w:rsidRPr="0009511C" w:rsidDel="006509B5" w:rsidRDefault="0009511C" w:rsidP="0009511C">
      <w:pPr>
        <w:spacing w:before="0" w:beforeAutospacing="0" w:after="200" w:afterAutospacing="0" w:line="276" w:lineRule="auto"/>
        <w:outlineLvl w:val="0"/>
        <w:rPr>
          <w:del w:id="1065" w:author="מרול אטמן" w:date="2024-08-22T15:05:00Z"/>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09511C" w:rsidRPr="0009511C" w:rsidDel="006509B5" w14:paraId="154D5FBD" w14:textId="065EB933" w:rsidTr="0009511C">
        <w:trPr>
          <w:trHeight w:val="303"/>
          <w:tblHeader/>
          <w:del w:id="1066" w:author="מרול אטמן" w:date="2024-08-22T15:05:00Z"/>
        </w:trPr>
        <w:tc>
          <w:tcPr>
            <w:tcW w:w="11535" w:type="dxa"/>
            <w:gridSpan w:val="8"/>
            <w:tcBorders>
              <w:top w:val="single" w:sz="4" w:space="0" w:color="auto"/>
              <w:left w:val="single" w:sz="4" w:space="0" w:color="auto"/>
              <w:bottom w:val="single" w:sz="4" w:space="0" w:color="auto"/>
              <w:right w:val="single" w:sz="4" w:space="0" w:color="auto"/>
            </w:tcBorders>
            <w:hideMark/>
          </w:tcPr>
          <w:p w14:paraId="06EEE17E" w14:textId="7667C789" w:rsidR="0009511C" w:rsidRPr="0009511C" w:rsidDel="006509B5" w:rsidRDefault="0009511C" w:rsidP="0009511C">
            <w:pPr>
              <w:spacing w:before="0" w:beforeAutospacing="0" w:after="0" w:afterAutospacing="0" w:line="240" w:lineRule="auto"/>
              <w:rPr>
                <w:del w:id="1067" w:author="מרול אטמן" w:date="2024-08-22T15:05:00Z"/>
                <w:rFonts w:ascii="David" w:eastAsia="Calibri" w:hAnsi="David" w:cs="David"/>
                <w:sz w:val="24"/>
                <w:szCs w:val="24"/>
                <w:rtl/>
                <w:lang w:eastAsia="he-IL"/>
              </w:rPr>
            </w:pPr>
            <w:del w:id="1068" w:author="מרול אטמן" w:date="2024-08-22T15:05:00Z">
              <w:r w:rsidRPr="0009511C" w:rsidDel="006509B5">
                <w:rPr>
                  <w:rFonts w:ascii="David" w:eastAsia="Calibri" w:hAnsi="David" w:cs="David" w:hint="cs"/>
                  <w:sz w:val="24"/>
                  <w:szCs w:val="24"/>
                  <w:rtl/>
                  <w:lang w:eastAsia="he-IL"/>
                </w:rPr>
                <w:delText>כיסויים</w:delText>
              </w:r>
            </w:del>
          </w:p>
        </w:tc>
      </w:tr>
      <w:tr w:rsidR="0009511C" w:rsidRPr="0009511C" w:rsidDel="006509B5" w14:paraId="7E897B13" w14:textId="79A08CAB" w:rsidTr="0009511C">
        <w:trPr>
          <w:trHeight w:val="173"/>
          <w:del w:id="1069" w:author="מרול אטמן" w:date="2024-08-22T15:05:00Z"/>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545E9BA4" w14:textId="6E359CDC" w:rsidR="0009511C" w:rsidRPr="0009511C" w:rsidDel="006509B5" w:rsidRDefault="0009511C" w:rsidP="0009511C">
            <w:pPr>
              <w:spacing w:before="0" w:beforeAutospacing="0" w:after="0" w:afterAutospacing="0" w:line="240" w:lineRule="auto"/>
              <w:rPr>
                <w:del w:id="1070" w:author="מרול אטמן" w:date="2024-08-22T15:05:00Z"/>
                <w:rFonts w:ascii="David" w:eastAsia="Calibri" w:hAnsi="David" w:cs="David"/>
                <w:sz w:val="24"/>
                <w:szCs w:val="24"/>
                <w:rtl/>
                <w:lang w:eastAsia="he-IL"/>
              </w:rPr>
            </w:pPr>
            <w:del w:id="1071" w:author="מרול אטמן" w:date="2024-08-22T15:05:00Z">
              <w:r w:rsidRPr="0009511C" w:rsidDel="006509B5">
                <w:rPr>
                  <w:rFonts w:ascii="David" w:eastAsia="Calibri" w:hAnsi="David" w:cs="David" w:hint="cs"/>
                  <w:sz w:val="24"/>
                  <w:szCs w:val="24"/>
                  <w:rtl/>
                  <w:lang w:eastAsia="he-IL"/>
                </w:rPr>
                <w:delText>סוג הביטוח</w:delText>
              </w:r>
            </w:del>
          </w:p>
          <w:p w14:paraId="4C85D571" w14:textId="19CF86C1" w:rsidR="0009511C" w:rsidRPr="0009511C" w:rsidDel="006509B5" w:rsidRDefault="0009511C" w:rsidP="0009511C">
            <w:pPr>
              <w:spacing w:before="0" w:beforeAutospacing="0" w:after="0" w:afterAutospacing="0" w:line="240" w:lineRule="auto"/>
              <w:rPr>
                <w:del w:id="1072" w:author="מרול אטמן" w:date="2024-08-22T15:05:00Z"/>
                <w:rFonts w:ascii="David" w:eastAsia="Calibri" w:hAnsi="David" w:cs="David"/>
                <w:sz w:val="24"/>
                <w:szCs w:val="24"/>
                <w:rtl/>
                <w:lang w:eastAsia="he-IL"/>
              </w:rPr>
            </w:pPr>
          </w:p>
          <w:p w14:paraId="455A3B59" w14:textId="37400AA2" w:rsidR="0009511C" w:rsidRPr="0009511C" w:rsidDel="006509B5" w:rsidRDefault="0009511C" w:rsidP="0009511C">
            <w:pPr>
              <w:spacing w:before="0" w:beforeAutospacing="0" w:after="0" w:afterAutospacing="0" w:line="240" w:lineRule="auto"/>
              <w:rPr>
                <w:del w:id="1073" w:author="מרול אטמן" w:date="2024-08-22T15:05:00Z"/>
                <w:rFonts w:ascii="David" w:eastAsia="Calibri" w:hAnsi="David" w:cs="David"/>
                <w:sz w:val="24"/>
                <w:szCs w:val="24"/>
                <w:rtl/>
                <w:lang w:eastAsia="he-IL"/>
              </w:rPr>
            </w:pPr>
            <w:del w:id="1074" w:author="מרול אטמן" w:date="2024-08-22T15:05:00Z">
              <w:r w:rsidRPr="0009511C" w:rsidDel="006509B5">
                <w:rPr>
                  <w:rFonts w:ascii="David" w:eastAsia="Calibri" w:hAnsi="David" w:cs="David" w:hint="cs"/>
                  <w:sz w:val="24"/>
                  <w:szCs w:val="24"/>
                  <w:rtl/>
                  <w:lang w:eastAsia="he-IL"/>
                </w:rPr>
                <w:delText>חלוקה לפי גבולות אחריות או סכומי ביטוח</w:delText>
              </w:r>
            </w:del>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1A3A35E" w14:textId="16E8CAAD" w:rsidR="0009511C" w:rsidRPr="0009511C" w:rsidDel="006509B5" w:rsidRDefault="0009511C" w:rsidP="0009511C">
            <w:pPr>
              <w:spacing w:before="0" w:beforeAutospacing="0" w:after="0" w:afterAutospacing="0" w:line="240" w:lineRule="auto"/>
              <w:rPr>
                <w:del w:id="1075" w:author="מרול אטמן" w:date="2024-08-22T15:05:00Z"/>
                <w:rFonts w:ascii="David" w:eastAsia="Calibri" w:hAnsi="David" w:cs="David"/>
                <w:sz w:val="24"/>
                <w:szCs w:val="24"/>
                <w:rtl/>
                <w:lang w:eastAsia="he-IL"/>
              </w:rPr>
            </w:pPr>
            <w:del w:id="1076" w:author="מרול אטמן" w:date="2024-08-22T15:05:00Z">
              <w:r w:rsidRPr="0009511C" w:rsidDel="006509B5">
                <w:rPr>
                  <w:rFonts w:ascii="David" w:eastAsia="Calibri" w:hAnsi="David" w:cs="David" w:hint="cs"/>
                  <w:sz w:val="24"/>
                  <w:szCs w:val="24"/>
                  <w:rtl/>
                  <w:lang w:eastAsia="he-IL"/>
                </w:rPr>
                <w:delText>מספר הפוליסה</w:delText>
              </w:r>
            </w:del>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DBF2569" w14:textId="46B27A54" w:rsidR="0009511C" w:rsidRPr="0009511C" w:rsidDel="006509B5" w:rsidRDefault="0009511C" w:rsidP="0009511C">
            <w:pPr>
              <w:spacing w:before="0" w:beforeAutospacing="0" w:after="0" w:afterAutospacing="0" w:line="240" w:lineRule="auto"/>
              <w:rPr>
                <w:del w:id="1077" w:author="מרול אטמן" w:date="2024-08-22T15:05:00Z"/>
                <w:rFonts w:ascii="David" w:eastAsia="Calibri" w:hAnsi="David" w:cs="David"/>
                <w:sz w:val="24"/>
                <w:szCs w:val="24"/>
                <w:rtl/>
                <w:lang w:eastAsia="he-IL"/>
              </w:rPr>
            </w:pPr>
            <w:del w:id="1078" w:author="מרול אטמן" w:date="2024-08-22T15:05:00Z">
              <w:r w:rsidRPr="0009511C" w:rsidDel="006509B5">
                <w:rPr>
                  <w:rFonts w:ascii="David" w:eastAsia="Calibri" w:hAnsi="David" w:cs="David" w:hint="cs"/>
                  <w:sz w:val="24"/>
                  <w:szCs w:val="24"/>
                  <w:rtl/>
                  <w:lang w:eastAsia="he-IL"/>
                </w:rPr>
                <w:delText>נוסח ומהדורת הפוליסה</w:delText>
              </w:r>
            </w:del>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90B2C4C" w14:textId="0723239D" w:rsidR="0009511C" w:rsidRPr="0009511C" w:rsidDel="006509B5" w:rsidRDefault="0009511C" w:rsidP="0009511C">
            <w:pPr>
              <w:spacing w:before="0" w:beforeAutospacing="0" w:after="0" w:afterAutospacing="0" w:line="240" w:lineRule="auto"/>
              <w:rPr>
                <w:del w:id="1079" w:author="מרול אטמן" w:date="2024-08-22T15:05:00Z"/>
                <w:rFonts w:ascii="David" w:eastAsia="Calibri" w:hAnsi="David" w:cs="David"/>
                <w:sz w:val="24"/>
                <w:szCs w:val="24"/>
                <w:rtl/>
                <w:lang w:eastAsia="he-IL"/>
              </w:rPr>
            </w:pPr>
            <w:del w:id="1080" w:author="מרול אטמן" w:date="2024-08-22T15:05:00Z">
              <w:r w:rsidRPr="0009511C" w:rsidDel="006509B5">
                <w:rPr>
                  <w:rFonts w:ascii="David" w:eastAsia="Calibri" w:hAnsi="David" w:cs="David" w:hint="cs"/>
                  <w:sz w:val="24"/>
                  <w:szCs w:val="24"/>
                  <w:rtl/>
                  <w:lang w:eastAsia="he-IL"/>
                </w:rPr>
                <w:delText>תאריך תחילה</w:delText>
              </w:r>
            </w:del>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CAF42E4" w14:textId="7EE310D0" w:rsidR="0009511C" w:rsidRPr="0009511C" w:rsidDel="006509B5" w:rsidRDefault="0009511C" w:rsidP="0009511C">
            <w:pPr>
              <w:spacing w:before="0" w:beforeAutospacing="0" w:after="0" w:afterAutospacing="0" w:line="240" w:lineRule="auto"/>
              <w:rPr>
                <w:del w:id="1081" w:author="מרול אטמן" w:date="2024-08-22T15:05:00Z"/>
                <w:rFonts w:ascii="David" w:eastAsia="Calibri" w:hAnsi="David" w:cs="David"/>
                <w:sz w:val="24"/>
                <w:szCs w:val="24"/>
                <w:rtl/>
                <w:lang w:eastAsia="he-IL"/>
              </w:rPr>
            </w:pPr>
            <w:del w:id="1082" w:author="מרול אטמן" w:date="2024-08-22T15:05:00Z">
              <w:r w:rsidRPr="0009511C" w:rsidDel="006509B5">
                <w:rPr>
                  <w:rFonts w:ascii="David" w:eastAsia="Calibri" w:hAnsi="David" w:cs="David" w:hint="cs"/>
                  <w:sz w:val="24"/>
                  <w:szCs w:val="24"/>
                  <w:rtl/>
                  <w:lang w:eastAsia="he-IL"/>
                </w:rPr>
                <w:delText>תאריך סיום</w:delText>
              </w:r>
            </w:del>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0AA5F228" w14:textId="3A2E3148" w:rsidR="0009511C" w:rsidRPr="0009511C" w:rsidDel="006509B5" w:rsidRDefault="0009511C" w:rsidP="0009511C">
            <w:pPr>
              <w:spacing w:before="0" w:beforeAutospacing="0" w:after="0" w:afterAutospacing="0" w:line="240" w:lineRule="auto"/>
              <w:rPr>
                <w:del w:id="1083" w:author="מרול אטמן" w:date="2024-08-22T15:05:00Z"/>
                <w:rFonts w:ascii="David" w:eastAsia="Calibri" w:hAnsi="David" w:cs="David"/>
                <w:sz w:val="24"/>
                <w:szCs w:val="24"/>
                <w:rtl/>
                <w:lang w:eastAsia="he-IL"/>
              </w:rPr>
            </w:pPr>
            <w:del w:id="1084" w:author="מרול אטמן" w:date="2024-08-22T15:05:00Z">
              <w:r w:rsidRPr="0009511C" w:rsidDel="006509B5">
                <w:rPr>
                  <w:rFonts w:ascii="David" w:eastAsia="Calibri" w:hAnsi="David" w:cs="David" w:hint="cs"/>
                  <w:sz w:val="24"/>
                  <w:szCs w:val="24"/>
                  <w:rtl/>
                  <w:lang w:eastAsia="he-IL"/>
                </w:rPr>
                <w:delText>גבול האחריות/ סכום ביטוח</w:delText>
              </w:r>
            </w:del>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B47AD65" w14:textId="49EBB526" w:rsidR="0009511C" w:rsidRPr="0009511C" w:rsidDel="006509B5" w:rsidRDefault="0009511C" w:rsidP="0009511C">
            <w:pPr>
              <w:spacing w:before="0" w:beforeAutospacing="0" w:after="0" w:afterAutospacing="0" w:line="240" w:lineRule="auto"/>
              <w:rPr>
                <w:del w:id="1085" w:author="מרול אטמן" w:date="2024-08-22T15:05:00Z"/>
                <w:rFonts w:ascii="David" w:eastAsia="Calibri" w:hAnsi="David" w:cs="David"/>
                <w:sz w:val="24"/>
                <w:szCs w:val="24"/>
                <w:rtl/>
                <w:lang w:eastAsia="he-IL"/>
              </w:rPr>
            </w:pPr>
            <w:del w:id="1086" w:author="מרול אטמן" w:date="2024-08-22T15:05:00Z">
              <w:r w:rsidRPr="0009511C" w:rsidDel="006509B5">
                <w:rPr>
                  <w:rFonts w:ascii="David" w:eastAsia="Calibri" w:hAnsi="David" w:cs="David" w:hint="cs"/>
                  <w:sz w:val="24"/>
                  <w:szCs w:val="24"/>
                  <w:rtl/>
                  <w:lang w:eastAsia="he-IL"/>
                </w:rPr>
                <w:delText xml:space="preserve">כיסויים נוספים בתוקף וביטול חריגים </w:delText>
              </w:r>
            </w:del>
          </w:p>
          <w:p w14:paraId="27D3AC66" w14:textId="4AE2CB5D" w:rsidR="0009511C" w:rsidRPr="0009511C" w:rsidDel="006509B5" w:rsidRDefault="0009511C" w:rsidP="0009511C">
            <w:pPr>
              <w:spacing w:before="0" w:beforeAutospacing="0" w:after="0" w:afterAutospacing="0" w:line="240" w:lineRule="auto"/>
              <w:rPr>
                <w:del w:id="1087" w:author="מרול אטמן" w:date="2024-08-22T15:05:00Z"/>
                <w:rFonts w:ascii="David" w:eastAsia="Calibri" w:hAnsi="David" w:cs="David"/>
                <w:sz w:val="24"/>
                <w:szCs w:val="24"/>
                <w:rtl/>
                <w:lang w:eastAsia="he-IL"/>
              </w:rPr>
            </w:pPr>
            <w:del w:id="1088" w:author="מרול אטמן" w:date="2024-08-22T15:05:00Z">
              <w:r w:rsidRPr="0009511C" w:rsidDel="006509B5">
                <w:rPr>
                  <w:rFonts w:ascii="David" w:eastAsia="Calibri" w:hAnsi="David" w:cs="David" w:hint="cs"/>
                  <w:sz w:val="24"/>
                  <w:szCs w:val="24"/>
                  <w:rtl/>
                  <w:lang w:eastAsia="he-IL"/>
                </w:rPr>
                <w:delText>יש לציין קוד כיסוי בהתאם לנספח ד'</w:delText>
              </w:r>
            </w:del>
          </w:p>
        </w:tc>
      </w:tr>
      <w:tr w:rsidR="0009511C" w:rsidRPr="0009511C" w:rsidDel="006509B5" w14:paraId="30ECD767" w14:textId="49A62A0A" w:rsidTr="0009511C">
        <w:trPr>
          <w:trHeight w:val="43"/>
          <w:del w:id="1089" w:author="מרול אטמן" w:date="2024-08-22T15:05:00Z"/>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7B4386AD" w14:textId="1F416CD1" w:rsidR="0009511C" w:rsidRPr="0009511C" w:rsidDel="006509B5" w:rsidRDefault="0009511C" w:rsidP="0009511C">
            <w:pPr>
              <w:spacing w:before="0" w:beforeAutospacing="0" w:after="0" w:afterAutospacing="0" w:line="256" w:lineRule="auto"/>
              <w:rPr>
                <w:del w:id="1090" w:author="מרול אטמן" w:date="2024-08-22T15:05:00Z"/>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6892A7EF" w14:textId="2BF84899" w:rsidR="0009511C" w:rsidRPr="0009511C" w:rsidDel="006509B5" w:rsidRDefault="0009511C" w:rsidP="0009511C">
            <w:pPr>
              <w:spacing w:before="0" w:beforeAutospacing="0" w:after="0" w:afterAutospacing="0" w:line="256" w:lineRule="auto"/>
              <w:rPr>
                <w:del w:id="1091" w:author="מרול אטמן" w:date="2024-08-22T15:05:00Z"/>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5D417D39" w14:textId="6F05D1AC" w:rsidR="0009511C" w:rsidRPr="0009511C" w:rsidDel="006509B5" w:rsidRDefault="0009511C" w:rsidP="0009511C">
            <w:pPr>
              <w:spacing w:before="0" w:beforeAutospacing="0" w:after="0" w:afterAutospacing="0" w:line="256" w:lineRule="auto"/>
              <w:rPr>
                <w:del w:id="1092" w:author="מרול אטמן" w:date="2024-08-22T15:05:00Z"/>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346DE826" w14:textId="4D49A740" w:rsidR="0009511C" w:rsidRPr="0009511C" w:rsidDel="006509B5" w:rsidRDefault="0009511C" w:rsidP="0009511C">
            <w:pPr>
              <w:spacing w:before="0" w:beforeAutospacing="0" w:after="0" w:afterAutospacing="0" w:line="256" w:lineRule="auto"/>
              <w:rPr>
                <w:del w:id="1093" w:author="מרול אטמן" w:date="2024-08-22T15:05:00Z"/>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776FB79E" w14:textId="1DA20E28" w:rsidR="0009511C" w:rsidRPr="0009511C" w:rsidDel="006509B5" w:rsidRDefault="0009511C" w:rsidP="0009511C">
            <w:pPr>
              <w:spacing w:before="0" w:beforeAutospacing="0" w:after="0" w:afterAutospacing="0" w:line="256" w:lineRule="auto"/>
              <w:rPr>
                <w:del w:id="1094" w:author="מרול אטמן" w:date="2024-08-22T15:05:00Z"/>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3E422FC" w14:textId="11D9A646" w:rsidR="0009511C" w:rsidRPr="0009511C" w:rsidDel="006509B5" w:rsidRDefault="0009511C" w:rsidP="0009511C">
            <w:pPr>
              <w:spacing w:before="0" w:beforeAutospacing="0" w:after="0" w:afterAutospacing="0" w:line="240" w:lineRule="auto"/>
              <w:rPr>
                <w:del w:id="1095" w:author="מרול אטמן" w:date="2024-08-22T15:05:00Z"/>
                <w:rFonts w:ascii="David" w:eastAsia="Calibri" w:hAnsi="David" w:cs="David"/>
                <w:sz w:val="24"/>
                <w:szCs w:val="24"/>
                <w:rtl/>
                <w:lang w:eastAsia="he-IL"/>
              </w:rPr>
            </w:pPr>
            <w:del w:id="1096" w:author="מרול אטמן" w:date="2024-08-22T15:05:00Z">
              <w:r w:rsidRPr="0009511C" w:rsidDel="006509B5">
                <w:rPr>
                  <w:rFonts w:ascii="David" w:eastAsia="Calibri" w:hAnsi="David" w:cs="David" w:hint="cs"/>
                  <w:sz w:val="24"/>
                  <w:szCs w:val="24"/>
                  <w:rtl/>
                  <w:lang w:eastAsia="he-IL"/>
                </w:rPr>
                <w:delText>סכום</w:delText>
              </w:r>
            </w:del>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21ED751" w14:textId="7080E3B6" w:rsidR="0009511C" w:rsidRPr="0009511C" w:rsidDel="006509B5" w:rsidRDefault="0009511C" w:rsidP="0009511C">
            <w:pPr>
              <w:spacing w:before="0" w:beforeAutospacing="0" w:after="0" w:afterAutospacing="0" w:line="240" w:lineRule="auto"/>
              <w:rPr>
                <w:del w:id="1097" w:author="מרול אטמן" w:date="2024-08-22T15:05:00Z"/>
                <w:rFonts w:ascii="David" w:eastAsia="Calibri" w:hAnsi="David" w:cs="David"/>
                <w:sz w:val="24"/>
                <w:szCs w:val="24"/>
                <w:rtl/>
                <w:lang w:eastAsia="he-IL"/>
              </w:rPr>
            </w:pPr>
            <w:del w:id="1098" w:author="מרול אטמן" w:date="2024-08-22T15:05:00Z">
              <w:r w:rsidRPr="0009511C" w:rsidDel="006509B5">
                <w:rPr>
                  <w:rFonts w:ascii="David" w:eastAsia="Calibri" w:hAnsi="David" w:cs="David" w:hint="cs"/>
                  <w:sz w:val="24"/>
                  <w:szCs w:val="24"/>
                  <w:rtl/>
                  <w:lang w:eastAsia="he-IL"/>
                </w:rPr>
                <w:delText>מטבע</w:delText>
              </w:r>
            </w:del>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643719FC" w14:textId="1BACA798" w:rsidR="0009511C" w:rsidRPr="0009511C" w:rsidDel="006509B5" w:rsidRDefault="0009511C" w:rsidP="0009511C">
            <w:pPr>
              <w:spacing w:before="0" w:beforeAutospacing="0" w:after="0" w:afterAutospacing="0" w:line="256" w:lineRule="auto"/>
              <w:rPr>
                <w:del w:id="1099" w:author="מרול אטמן" w:date="2024-08-22T15:05:00Z"/>
                <w:rFonts w:ascii="David" w:eastAsia="Calibri" w:hAnsi="David" w:cs="David"/>
                <w:sz w:val="24"/>
                <w:szCs w:val="24"/>
                <w:lang w:eastAsia="he-IL"/>
              </w:rPr>
            </w:pPr>
          </w:p>
        </w:tc>
      </w:tr>
      <w:tr w:rsidR="0009511C" w:rsidRPr="0009511C" w:rsidDel="006509B5" w14:paraId="4D41C9DE" w14:textId="1DFEF820" w:rsidTr="0009511C">
        <w:trPr>
          <w:trHeight w:val="850"/>
          <w:del w:id="1100" w:author="מרול אטמן" w:date="2024-08-22T15:05:00Z"/>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91051C1" w14:textId="68DE8D4A" w:rsidR="0009511C" w:rsidRPr="0009511C" w:rsidDel="006509B5" w:rsidRDefault="0009511C" w:rsidP="0009511C">
            <w:pPr>
              <w:spacing w:before="0" w:beforeAutospacing="0" w:after="0" w:afterAutospacing="0" w:line="240" w:lineRule="auto"/>
              <w:rPr>
                <w:del w:id="1101" w:author="מרול אטמן" w:date="2024-08-22T15:05:00Z"/>
                <w:rFonts w:ascii="David" w:eastAsia="Calibri" w:hAnsi="David" w:cs="David"/>
                <w:sz w:val="24"/>
                <w:szCs w:val="24"/>
                <w:rtl/>
                <w:lang w:eastAsia="he-IL"/>
              </w:rPr>
            </w:pPr>
            <w:del w:id="1102" w:author="מרול אטמן" w:date="2024-08-22T15:05:00Z">
              <w:r w:rsidRPr="0009511C" w:rsidDel="006509B5">
                <w:rPr>
                  <w:rFonts w:ascii="David" w:eastAsia="Calibri" w:hAnsi="David" w:cs="David" w:hint="cs"/>
                  <w:sz w:val="24"/>
                  <w:szCs w:val="24"/>
                  <w:rtl/>
                  <w:lang w:eastAsia="he-IL"/>
                </w:rPr>
                <w:delText>צד ג'</w:delText>
              </w:r>
            </w:del>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21D0997" w14:textId="3CDF33D6" w:rsidR="0009511C" w:rsidRPr="0009511C" w:rsidDel="006509B5" w:rsidRDefault="0009511C" w:rsidP="0009511C">
            <w:pPr>
              <w:spacing w:before="0" w:beforeAutospacing="0" w:after="0" w:afterAutospacing="0" w:line="240" w:lineRule="auto"/>
              <w:rPr>
                <w:del w:id="1103" w:author="מרול אטמן" w:date="2024-08-22T15:05:00Z"/>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F05D3B3" w14:textId="59D47E6B" w:rsidR="0009511C" w:rsidRPr="0009511C" w:rsidDel="006509B5" w:rsidRDefault="0009511C" w:rsidP="0009511C">
            <w:pPr>
              <w:spacing w:before="0" w:beforeAutospacing="0" w:after="0" w:afterAutospacing="0" w:line="240" w:lineRule="auto"/>
              <w:rPr>
                <w:del w:id="1104" w:author="מרול אטמן" w:date="2024-08-22T15:05:00Z"/>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D975ECE" w14:textId="4802BB5E" w:rsidR="0009511C" w:rsidRPr="0009511C" w:rsidDel="006509B5" w:rsidRDefault="0009511C" w:rsidP="0009511C">
            <w:pPr>
              <w:spacing w:before="0" w:beforeAutospacing="0" w:after="0" w:afterAutospacing="0" w:line="240" w:lineRule="auto"/>
              <w:rPr>
                <w:del w:id="1105" w:author="מרול אטמן" w:date="2024-08-22T15:05:00Z"/>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31CEA71" w14:textId="2BDADF97" w:rsidR="0009511C" w:rsidRPr="0009511C" w:rsidDel="006509B5" w:rsidRDefault="0009511C" w:rsidP="0009511C">
            <w:pPr>
              <w:spacing w:before="0" w:beforeAutospacing="0" w:after="0" w:afterAutospacing="0" w:line="240" w:lineRule="auto"/>
              <w:rPr>
                <w:del w:id="1106" w:author="מרול אטמן" w:date="2024-08-22T15:05:00Z"/>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75AB037" w14:textId="7092C029" w:rsidR="0009511C" w:rsidRPr="0009511C" w:rsidDel="006509B5" w:rsidRDefault="0009511C" w:rsidP="0009511C">
            <w:pPr>
              <w:spacing w:before="0" w:beforeAutospacing="0" w:after="0" w:afterAutospacing="0" w:line="240" w:lineRule="auto"/>
              <w:rPr>
                <w:del w:id="1107" w:author="מרול אטמן" w:date="2024-08-22T15:05:00Z"/>
                <w:rFonts w:ascii="David" w:eastAsia="Calibri" w:hAnsi="David" w:cs="David"/>
                <w:sz w:val="24"/>
                <w:szCs w:val="24"/>
                <w:rtl/>
                <w:lang w:eastAsia="he-IL"/>
              </w:rPr>
            </w:pPr>
            <w:del w:id="1108" w:author="מרול אטמן" w:date="2023-11-09T15:21:00Z">
              <w:r w:rsidRPr="0009511C" w:rsidDel="00051C0D">
                <w:rPr>
                  <w:rFonts w:ascii="David" w:eastAsia="Calibri" w:hAnsi="David" w:cs="David" w:hint="cs"/>
                  <w:sz w:val="24"/>
                  <w:szCs w:val="24"/>
                  <w:rtl/>
                  <w:lang w:eastAsia="he-IL"/>
                </w:rPr>
                <w:delText>________</w:delText>
              </w:r>
            </w:del>
            <w:del w:id="1109" w:author="מרול אטמן" w:date="2024-08-22T15:05:00Z">
              <w:r w:rsidRPr="0009511C" w:rsidDel="006509B5">
                <w:rPr>
                  <w:rFonts w:ascii="David" w:eastAsia="Calibri" w:hAnsi="David" w:cs="David" w:hint="cs"/>
                  <w:sz w:val="24"/>
                  <w:szCs w:val="24"/>
                  <w:rtl/>
                  <w:lang w:eastAsia="he-IL"/>
                </w:rPr>
                <w:delText>לאירוע ובמצטבר על פי הפוליסה.</w:delText>
              </w:r>
            </w:del>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D270C8A" w14:textId="42E6488E" w:rsidR="0009511C" w:rsidRPr="0009511C" w:rsidDel="006509B5" w:rsidRDefault="0009511C" w:rsidP="0009511C">
            <w:pPr>
              <w:spacing w:before="0" w:beforeAutospacing="0" w:after="0" w:afterAutospacing="0" w:line="240" w:lineRule="auto"/>
              <w:rPr>
                <w:del w:id="1110" w:author="מרול אטמן" w:date="2024-08-22T15:05:00Z"/>
                <w:rFonts w:ascii="David" w:eastAsia="Calibri" w:hAnsi="David" w:cs="David"/>
                <w:sz w:val="24"/>
                <w:szCs w:val="24"/>
                <w:rtl/>
                <w:lang w:eastAsia="he-IL"/>
              </w:rPr>
            </w:pPr>
            <w:del w:id="1111" w:author="מרול אטמן" w:date="2024-08-22T15:05:00Z">
              <w:r w:rsidRPr="0009511C" w:rsidDel="006509B5">
                <w:rPr>
                  <w:rFonts w:ascii="David" w:eastAsia="Calibri" w:hAnsi="David" w:cs="David" w:hint="cs"/>
                  <w:sz w:val="24"/>
                  <w:szCs w:val="24"/>
                  <w:rtl/>
                  <w:lang w:eastAsia="he-IL"/>
                </w:rPr>
                <w:delText>שקל</w:delText>
              </w:r>
            </w:del>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E18ECD0" w14:textId="47F85C6F" w:rsidR="0009511C" w:rsidRPr="0009511C" w:rsidDel="006509B5" w:rsidRDefault="0009511C" w:rsidP="0009511C">
            <w:pPr>
              <w:spacing w:before="0" w:beforeAutospacing="0" w:after="0" w:afterAutospacing="0" w:line="240" w:lineRule="auto"/>
              <w:ind w:left="50" w:right="78"/>
              <w:rPr>
                <w:del w:id="1112" w:author="מרול אטמן" w:date="2024-08-22T15:05:00Z"/>
                <w:rFonts w:ascii="David" w:eastAsia="Calibri" w:hAnsi="David" w:cs="David"/>
                <w:bCs/>
                <w:sz w:val="24"/>
                <w:szCs w:val="24"/>
                <w:rtl/>
                <w:lang w:eastAsia="he-IL"/>
              </w:rPr>
            </w:pPr>
            <w:del w:id="1113" w:author="מרול אטמן" w:date="2024-08-22T15:05:00Z">
              <w:r w:rsidRPr="0009511C" w:rsidDel="006509B5">
                <w:rPr>
                  <w:rFonts w:ascii="David" w:eastAsia="Calibri" w:hAnsi="David" w:cs="David" w:hint="cs"/>
                  <w:bCs/>
                  <w:sz w:val="24"/>
                  <w:szCs w:val="24"/>
                  <w:rtl/>
                  <w:lang w:eastAsia="he-IL"/>
                </w:rPr>
                <w:delText>304/302/307/315/328/329/321/309</w:delText>
              </w:r>
            </w:del>
          </w:p>
        </w:tc>
      </w:tr>
      <w:tr w:rsidR="0009511C" w:rsidRPr="0009511C" w:rsidDel="006509B5" w14:paraId="07EAAE01" w14:textId="2B6E2DEF" w:rsidTr="0009511C">
        <w:trPr>
          <w:trHeight w:val="850"/>
          <w:del w:id="1114" w:author="מרול אטמן" w:date="2024-08-22T15:05:00Z"/>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6FEA2F79" w14:textId="5E4BF28F" w:rsidR="0009511C" w:rsidRPr="0009511C" w:rsidDel="006509B5" w:rsidRDefault="0009511C" w:rsidP="0009511C">
            <w:pPr>
              <w:spacing w:before="0" w:beforeAutospacing="0" w:after="0" w:afterAutospacing="0" w:line="240" w:lineRule="auto"/>
              <w:rPr>
                <w:del w:id="1115" w:author="מרול אטמן" w:date="2024-08-22T15:05:00Z"/>
                <w:rFonts w:ascii="David" w:eastAsia="Calibri" w:hAnsi="David" w:cs="David"/>
                <w:sz w:val="24"/>
                <w:szCs w:val="24"/>
                <w:rtl/>
                <w:lang w:eastAsia="he-IL"/>
              </w:rPr>
            </w:pPr>
            <w:del w:id="1116" w:author="מרול אטמן" w:date="2024-08-22T15:05:00Z">
              <w:r w:rsidRPr="0009511C" w:rsidDel="006509B5">
                <w:rPr>
                  <w:rFonts w:ascii="David" w:eastAsia="Calibri" w:hAnsi="David" w:cs="David" w:hint="cs"/>
                  <w:sz w:val="24"/>
                  <w:szCs w:val="24"/>
                  <w:rtl/>
                  <w:lang w:eastAsia="he-IL"/>
                </w:rPr>
                <w:delText>אחריות מעבידים</w:delText>
              </w:r>
            </w:del>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062C2F65" w14:textId="22A54F9D" w:rsidR="0009511C" w:rsidRPr="0009511C" w:rsidDel="006509B5" w:rsidRDefault="0009511C" w:rsidP="0009511C">
            <w:pPr>
              <w:spacing w:before="0" w:beforeAutospacing="0" w:after="0" w:afterAutospacing="0" w:line="240" w:lineRule="auto"/>
              <w:rPr>
                <w:del w:id="1117" w:author="מרול אטמן" w:date="2024-08-22T15:05:00Z"/>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6822E1AC" w14:textId="3AEBF095" w:rsidR="0009511C" w:rsidRPr="0009511C" w:rsidDel="006509B5" w:rsidRDefault="0009511C" w:rsidP="0009511C">
            <w:pPr>
              <w:spacing w:before="0" w:beforeAutospacing="0" w:after="0" w:afterAutospacing="0" w:line="240" w:lineRule="auto"/>
              <w:rPr>
                <w:del w:id="1118" w:author="מרול אטמן" w:date="2024-08-22T15:05:00Z"/>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1D38753A" w14:textId="087966F7" w:rsidR="0009511C" w:rsidRPr="0009511C" w:rsidDel="006509B5" w:rsidRDefault="0009511C" w:rsidP="0009511C">
            <w:pPr>
              <w:spacing w:before="0" w:beforeAutospacing="0" w:after="0" w:afterAutospacing="0" w:line="240" w:lineRule="auto"/>
              <w:rPr>
                <w:del w:id="1119" w:author="מרול אטמן" w:date="2024-08-22T15:05:00Z"/>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19F60192" w14:textId="346FB53F" w:rsidR="0009511C" w:rsidRPr="0009511C" w:rsidDel="006509B5" w:rsidRDefault="0009511C" w:rsidP="0009511C">
            <w:pPr>
              <w:spacing w:before="0" w:beforeAutospacing="0" w:after="0" w:afterAutospacing="0" w:line="240" w:lineRule="auto"/>
              <w:rPr>
                <w:del w:id="1120" w:author="מרול אטמן" w:date="2024-08-22T15:05:00Z"/>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0DA70D2B" w14:textId="1D397073" w:rsidR="0009511C" w:rsidRPr="0009511C" w:rsidDel="006509B5" w:rsidRDefault="0009511C" w:rsidP="0009511C">
            <w:pPr>
              <w:spacing w:before="0" w:beforeAutospacing="0" w:after="0" w:afterAutospacing="0" w:line="240" w:lineRule="auto"/>
              <w:rPr>
                <w:del w:id="1121" w:author="מרול אטמן" w:date="2024-08-22T15:05:00Z"/>
                <w:rFonts w:ascii="David" w:eastAsia="Calibri" w:hAnsi="David" w:cs="David"/>
                <w:sz w:val="24"/>
                <w:szCs w:val="24"/>
                <w:rtl/>
                <w:lang w:eastAsia="he-IL"/>
              </w:rPr>
            </w:pPr>
            <w:del w:id="1122" w:author="מרול אטמן" w:date="2023-11-09T15:21:00Z">
              <w:r w:rsidRPr="0009511C" w:rsidDel="00051C0D">
                <w:rPr>
                  <w:rFonts w:ascii="David" w:eastAsia="Calibri" w:hAnsi="David" w:cs="David" w:hint="cs"/>
                  <w:sz w:val="24"/>
                  <w:szCs w:val="24"/>
                  <w:rtl/>
                  <w:lang w:eastAsia="he-IL"/>
                </w:rPr>
                <w:delText xml:space="preserve">________ </w:delText>
              </w:r>
            </w:del>
            <w:del w:id="1123" w:author="מרול אטמן" w:date="2024-08-22T15:05:00Z">
              <w:r w:rsidRPr="0009511C" w:rsidDel="006509B5">
                <w:rPr>
                  <w:rFonts w:ascii="David" w:eastAsia="Calibri" w:hAnsi="David" w:cs="David" w:hint="cs"/>
                  <w:sz w:val="24"/>
                  <w:szCs w:val="24"/>
                  <w:rtl/>
                  <w:lang w:eastAsia="he-IL"/>
                </w:rPr>
                <w:delText>לתובע, לאירוע ובמצטבר על פי הפוליסה.</w:delText>
              </w:r>
            </w:del>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5CB0D6E7" w14:textId="5186C348" w:rsidR="0009511C" w:rsidRPr="0009511C" w:rsidDel="006509B5" w:rsidRDefault="0009511C" w:rsidP="0009511C">
            <w:pPr>
              <w:spacing w:before="0" w:beforeAutospacing="0" w:after="0" w:afterAutospacing="0" w:line="240" w:lineRule="auto"/>
              <w:rPr>
                <w:del w:id="1124" w:author="מרול אטמן" w:date="2024-08-22T15:05:00Z"/>
                <w:rFonts w:ascii="David" w:eastAsia="Calibri" w:hAnsi="David" w:cs="David"/>
                <w:sz w:val="24"/>
                <w:szCs w:val="24"/>
                <w:rtl/>
                <w:lang w:eastAsia="he-IL"/>
              </w:rPr>
            </w:pPr>
            <w:del w:id="1125" w:author="מרול אטמן" w:date="2024-08-22T15:05:00Z">
              <w:r w:rsidRPr="0009511C" w:rsidDel="006509B5">
                <w:rPr>
                  <w:rFonts w:ascii="David" w:eastAsia="Calibri" w:hAnsi="David" w:cs="David" w:hint="cs"/>
                  <w:sz w:val="24"/>
                  <w:szCs w:val="24"/>
                  <w:rtl/>
                  <w:lang w:eastAsia="he-IL"/>
                </w:rPr>
                <w:delText>שקל</w:delText>
              </w:r>
            </w:del>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0731432C" w14:textId="0746350F" w:rsidR="0009511C" w:rsidRPr="0009511C" w:rsidDel="006509B5" w:rsidRDefault="0009511C" w:rsidP="0009511C">
            <w:pPr>
              <w:spacing w:before="0" w:beforeAutospacing="0" w:after="0" w:afterAutospacing="0" w:line="240" w:lineRule="auto"/>
              <w:ind w:left="50" w:right="78"/>
              <w:rPr>
                <w:del w:id="1126" w:author="מרול אטמן" w:date="2024-08-22T15:05:00Z"/>
                <w:rFonts w:ascii="David" w:eastAsia="Calibri" w:hAnsi="David" w:cs="David"/>
                <w:bCs/>
                <w:sz w:val="24"/>
                <w:szCs w:val="24"/>
                <w:rtl/>
                <w:lang w:eastAsia="he-IL"/>
              </w:rPr>
            </w:pPr>
            <w:del w:id="1127" w:author="מרול אטמן" w:date="2023-11-09T15:21:00Z">
              <w:r w:rsidRPr="0009511C" w:rsidDel="00051C0D">
                <w:rPr>
                  <w:rFonts w:ascii="David" w:eastAsia="Calibri" w:hAnsi="David" w:cs="David" w:hint="cs"/>
                  <w:bCs/>
                  <w:sz w:val="24"/>
                  <w:szCs w:val="24"/>
                  <w:rtl/>
                  <w:lang w:eastAsia="he-IL"/>
                </w:rPr>
                <w:delText>304</w:delText>
              </w:r>
            </w:del>
            <w:del w:id="1128" w:author="מרול אטמן" w:date="2024-08-22T15:05:00Z">
              <w:r w:rsidRPr="0009511C" w:rsidDel="006509B5">
                <w:rPr>
                  <w:rFonts w:ascii="David" w:eastAsia="Calibri" w:hAnsi="David" w:cs="David" w:hint="cs"/>
                  <w:bCs/>
                  <w:sz w:val="24"/>
                  <w:szCs w:val="24"/>
                  <w:rtl/>
                  <w:lang w:eastAsia="he-IL"/>
                </w:rPr>
                <w:delText>/</w:delText>
              </w:r>
            </w:del>
            <w:del w:id="1129" w:author="מרול אטמן" w:date="2023-11-09T15:22:00Z">
              <w:r w:rsidRPr="0009511C" w:rsidDel="00051C0D">
                <w:rPr>
                  <w:rFonts w:ascii="David" w:eastAsia="Calibri" w:hAnsi="David" w:cs="David" w:hint="cs"/>
                  <w:bCs/>
                  <w:sz w:val="24"/>
                  <w:szCs w:val="24"/>
                  <w:rtl/>
                  <w:lang w:eastAsia="he-IL"/>
                </w:rPr>
                <w:delText>302</w:delText>
              </w:r>
            </w:del>
            <w:del w:id="1130" w:author="מרול אטמן" w:date="2024-08-22T15:05:00Z">
              <w:r w:rsidRPr="0009511C" w:rsidDel="006509B5">
                <w:rPr>
                  <w:rFonts w:ascii="David" w:eastAsia="Calibri" w:hAnsi="David" w:cs="David" w:hint="cs"/>
                  <w:bCs/>
                  <w:sz w:val="24"/>
                  <w:szCs w:val="24"/>
                  <w:rtl/>
                  <w:lang w:eastAsia="he-IL"/>
                </w:rPr>
                <w:delText>/309/</w:delText>
              </w:r>
            </w:del>
            <w:del w:id="1131" w:author="מרול אטמן" w:date="2023-11-09T15:22:00Z">
              <w:r w:rsidRPr="0009511C" w:rsidDel="00051C0D">
                <w:rPr>
                  <w:rFonts w:ascii="David" w:eastAsia="Calibri" w:hAnsi="David" w:cs="David" w:hint="cs"/>
                  <w:bCs/>
                  <w:sz w:val="24"/>
                  <w:szCs w:val="24"/>
                  <w:rtl/>
                  <w:lang w:eastAsia="he-IL"/>
                </w:rPr>
                <w:delText>308/328/321</w:delText>
              </w:r>
            </w:del>
          </w:p>
        </w:tc>
      </w:tr>
      <w:tr w:rsidR="0009511C" w:rsidRPr="0009511C" w:rsidDel="006509B5" w14:paraId="76372365" w14:textId="6788A09E" w:rsidTr="0009511C">
        <w:trPr>
          <w:trHeight w:val="850"/>
          <w:del w:id="1132" w:author="מרול אטמן" w:date="2024-08-22T15:05:00Z"/>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122069F" w14:textId="348333B4" w:rsidR="0009511C" w:rsidRPr="0009511C" w:rsidDel="006509B5" w:rsidRDefault="0009511C" w:rsidP="0009511C">
            <w:pPr>
              <w:spacing w:before="0" w:beforeAutospacing="0" w:after="0" w:afterAutospacing="0" w:line="240" w:lineRule="auto"/>
              <w:rPr>
                <w:del w:id="1133" w:author="מרול אטמן" w:date="2024-08-22T15:05:00Z"/>
                <w:rFonts w:ascii="David" w:eastAsia="Calibri" w:hAnsi="David" w:cs="David"/>
                <w:sz w:val="24"/>
                <w:szCs w:val="24"/>
                <w:rtl/>
                <w:lang w:eastAsia="he-IL"/>
              </w:rPr>
            </w:pPr>
            <w:del w:id="1134" w:author="מרול אטמן" w:date="2024-08-22T15:05:00Z">
              <w:r w:rsidRPr="0009511C" w:rsidDel="006509B5">
                <w:rPr>
                  <w:rFonts w:ascii="David" w:eastAsia="Calibri" w:hAnsi="David" w:cs="David" w:hint="cs"/>
                  <w:sz w:val="24"/>
                  <w:szCs w:val="24"/>
                  <w:rtl/>
                  <w:lang w:eastAsia="he-IL"/>
                </w:rPr>
                <w:delText>אחריות מקצועית</w:delText>
              </w:r>
            </w:del>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164ECB0" w14:textId="28635702" w:rsidR="0009511C" w:rsidRPr="0009511C" w:rsidDel="006509B5" w:rsidRDefault="0009511C" w:rsidP="0009511C">
            <w:pPr>
              <w:spacing w:before="0" w:beforeAutospacing="0" w:after="0" w:afterAutospacing="0" w:line="240" w:lineRule="auto"/>
              <w:rPr>
                <w:del w:id="1135" w:author="מרול אטמן" w:date="2024-08-22T15:05:00Z"/>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7D8D722" w14:textId="060DC0AC" w:rsidR="0009511C" w:rsidRPr="0009511C" w:rsidDel="006509B5" w:rsidRDefault="0009511C" w:rsidP="0009511C">
            <w:pPr>
              <w:spacing w:before="0" w:beforeAutospacing="0" w:after="0" w:afterAutospacing="0" w:line="240" w:lineRule="auto"/>
              <w:rPr>
                <w:del w:id="1136" w:author="מרול אטמן" w:date="2024-08-22T15:05:00Z"/>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4C1F9DD" w14:textId="58A52AE6" w:rsidR="0009511C" w:rsidRPr="0009511C" w:rsidDel="006509B5" w:rsidRDefault="0009511C" w:rsidP="0009511C">
            <w:pPr>
              <w:spacing w:before="0" w:beforeAutospacing="0" w:after="0" w:afterAutospacing="0" w:line="240" w:lineRule="auto"/>
              <w:rPr>
                <w:del w:id="1137" w:author="מרול אטמן" w:date="2024-08-22T15:05:00Z"/>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09B43D6" w14:textId="536B9E08" w:rsidR="0009511C" w:rsidRPr="0009511C" w:rsidDel="006509B5" w:rsidRDefault="0009511C" w:rsidP="0009511C">
            <w:pPr>
              <w:spacing w:before="0" w:beforeAutospacing="0" w:after="0" w:afterAutospacing="0" w:line="240" w:lineRule="auto"/>
              <w:rPr>
                <w:del w:id="1138" w:author="מרול אטמן" w:date="2024-08-22T15:05:00Z"/>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F865D8F" w14:textId="0F01815E" w:rsidR="0009511C" w:rsidRPr="0009511C" w:rsidDel="006509B5" w:rsidRDefault="0009511C" w:rsidP="0009511C">
            <w:pPr>
              <w:spacing w:before="0" w:beforeAutospacing="0" w:after="0" w:afterAutospacing="0" w:line="240" w:lineRule="auto"/>
              <w:rPr>
                <w:del w:id="1139" w:author="מרול אטמן" w:date="2024-08-22T15:05:00Z"/>
                <w:rFonts w:ascii="David" w:eastAsia="Calibri" w:hAnsi="David" w:cs="David"/>
                <w:strike/>
                <w:sz w:val="24"/>
                <w:szCs w:val="24"/>
                <w:rtl/>
                <w:lang w:eastAsia="he-IL"/>
              </w:rPr>
            </w:pPr>
            <w:del w:id="1140" w:author="מרול אטמן" w:date="2023-11-09T15:22:00Z">
              <w:r w:rsidRPr="0009511C" w:rsidDel="00051C0D">
                <w:rPr>
                  <w:rFonts w:ascii="David" w:eastAsia="Calibri" w:hAnsi="David" w:cs="David" w:hint="cs"/>
                  <w:sz w:val="24"/>
                  <w:szCs w:val="24"/>
                  <w:rtl/>
                  <w:lang w:eastAsia="he-IL"/>
                </w:rPr>
                <w:delText xml:space="preserve">________ </w:delText>
              </w:r>
            </w:del>
            <w:del w:id="1141" w:author="מרול אטמן" w:date="2024-08-22T15:05:00Z">
              <w:r w:rsidRPr="0009511C" w:rsidDel="006509B5">
                <w:rPr>
                  <w:rFonts w:ascii="David" w:eastAsia="Calibri" w:hAnsi="David" w:cs="David" w:hint="cs"/>
                  <w:sz w:val="24"/>
                  <w:szCs w:val="24"/>
                  <w:rtl/>
                  <w:lang w:eastAsia="he-IL"/>
                </w:rPr>
                <w:delText>לאירוע ובמצטבר על פי הפוליסה.</w:delText>
              </w:r>
            </w:del>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0BFF152" w14:textId="1490B23A" w:rsidR="0009511C" w:rsidRPr="0009511C" w:rsidDel="006509B5" w:rsidRDefault="0009511C" w:rsidP="0009511C">
            <w:pPr>
              <w:spacing w:before="0" w:beforeAutospacing="0" w:after="0" w:afterAutospacing="0" w:line="240" w:lineRule="auto"/>
              <w:rPr>
                <w:del w:id="1142" w:author="מרול אטמן" w:date="2024-08-22T15:05:00Z"/>
                <w:rFonts w:ascii="David" w:eastAsia="Calibri" w:hAnsi="David" w:cs="David"/>
                <w:sz w:val="24"/>
                <w:szCs w:val="24"/>
                <w:rtl/>
                <w:lang w:eastAsia="he-IL"/>
              </w:rPr>
            </w:pPr>
            <w:del w:id="1143" w:author="מרול אטמן" w:date="2024-08-22T15:05:00Z">
              <w:r w:rsidRPr="0009511C" w:rsidDel="006509B5">
                <w:rPr>
                  <w:rFonts w:ascii="David" w:eastAsia="Calibri" w:hAnsi="David" w:cs="David" w:hint="cs"/>
                  <w:sz w:val="24"/>
                  <w:szCs w:val="24"/>
                  <w:rtl/>
                  <w:lang w:eastAsia="he-IL"/>
                </w:rPr>
                <w:delText>שקל</w:delText>
              </w:r>
            </w:del>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E999D5F" w14:textId="2D0302A1" w:rsidR="00051C0D" w:rsidRPr="0009511C" w:rsidDel="006509B5" w:rsidRDefault="0009511C" w:rsidP="0009511C">
            <w:pPr>
              <w:spacing w:before="0" w:beforeAutospacing="0" w:after="0" w:afterAutospacing="0" w:line="240" w:lineRule="auto"/>
              <w:ind w:left="50" w:right="78"/>
              <w:rPr>
                <w:del w:id="1144" w:author="מרול אטמן" w:date="2024-08-22T15:05:00Z"/>
                <w:rFonts w:ascii="David" w:eastAsia="Calibri" w:hAnsi="David" w:cs="David"/>
                <w:bCs/>
                <w:strike/>
                <w:sz w:val="24"/>
                <w:szCs w:val="24"/>
                <w:rtl/>
                <w:lang w:eastAsia="he-IL"/>
              </w:rPr>
            </w:pPr>
            <w:del w:id="1145" w:author="מרול אטמן" w:date="2023-11-09T15:22:00Z">
              <w:r w:rsidRPr="0009511C" w:rsidDel="00051C0D">
                <w:rPr>
                  <w:rFonts w:ascii="David" w:eastAsia="Calibri" w:hAnsi="David" w:cs="David" w:hint="cs"/>
                  <w:bCs/>
                  <w:sz w:val="24"/>
                  <w:szCs w:val="24"/>
                  <w:rtl/>
                  <w:lang w:eastAsia="he-IL"/>
                </w:rPr>
                <w:delText>302/318/328/332/301/303/325/326/327/321</w:delText>
              </w:r>
            </w:del>
          </w:p>
        </w:tc>
      </w:tr>
    </w:tbl>
    <w:p w14:paraId="3C55CA62" w14:textId="7F86CE32" w:rsidR="0009511C" w:rsidRPr="0009511C" w:rsidDel="006509B5" w:rsidRDefault="0009511C" w:rsidP="0009511C">
      <w:pPr>
        <w:spacing w:before="0" w:beforeAutospacing="0" w:after="200" w:afterAutospacing="0" w:line="276" w:lineRule="auto"/>
        <w:ind w:left="84" w:hanging="41"/>
        <w:rPr>
          <w:del w:id="1146" w:author="מרול אטמן" w:date="2024-08-22T15:05:00Z"/>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09511C" w:rsidRPr="0009511C" w:rsidDel="006509B5" w14:paraId="7706134E" w14:textId="7CE28645" w:rsidTr="0009511C">
        <w:trPr>
          <w:trHeight w:val="57"/>
          <w:tblHeader/>
          <w:del w:id="1147" w:author="מרול אטמן" w:date="2024-08-22T15:05:00Z"/>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241F2A2" w14:textId="7BF18E06" w:rsidR="0009511C" w:rsidRPr="0009511C" w:rsidDel="006509B5" w:rsidRDefault="0009511C" w:rsidP="0009511C">
            <w:pPr>
              <w:spacing w:before="0" w:beforeAutospacing="0" w:after="0" w:afterAutospacing="0" w:line="240" w:lineRule="auto"/>
              <w:ind w:left="50" w:right="78"/>
              <w:rPr>
                <w:del w:id="1148" w:author="מרול אטמן" w:date="2024-08-22T15:05:00Z"/>
                <w:rFonts w:ascii="David" w:eastAsia="Calibri" w:hAnsi="David" w:cs="David"/>
                <w:b/>
                <w:sz w:val="24"/>
                <w:szCs w:val="24"/>
                <w:rtl/>
                <w:lang w:eastAsia="he-IL"/>
              </w:rPr>
            </w:pPr>
            <w:del w:id="1149" w:author="מרול אטמן" w:date="2024-08-22T15:05:00Z">
              <w:r w:rsidRPr="0009511C" w:rsidDel="006509B5">
                <w:rPr>
                  <w:rFonts w:ascii="David" w:eastAsia="Calibri" w:hAnsi="David" w:cs="David" w:hint="cs"/>
                  <w:b/>
                  <w:sz w:val="24"/>
                  <w:szCs w:val="24"/>
                  <w:rtl/>
                  <w:lang w:eastAsia="he-IL"/>
                </w:rPr>
                <w:delText xml:space="preserve">פירוט השירותים (בכפוף, לשירותים המפורטים בהסכם בין המבוטח למבקש האישור, יש לציין את קוד השירות מתוך הרשימה המפורטת בנספח </w:delText>
              </w:r>
              <w:r w:rsidRPr="0009511C" w:rsidDel="006509B5">
                <w:rPr>
                  <w:rFonts w:ascii="David" w:eastAsia="Calibri" w:hAnsi="David" w:cs="David" w:hint="cs"/>
                  <w:bCs/>
                  <w:sz w:val="24"/>
                  <w:szCs w:val="24"/>
                  <w:rtl/>
                  <w:lang w:eastAsia="he-IL"/>
                </w:rPr>
                <w:delText>ג'</w:delText>
              </w:r>
              <w:r w:rsidRPr="0009511C" w:rsidDel="006509B5">
                <w:rPr>
                  <w:rFonts w:ascii="David" w:eastAsia="Calibri" w:hAnsi="David" w:cs="David" w:hint="cs"/>
                  <w:b/>
                  <w:sz w:val="24"/>
                  <w:szCs w:val="24"/>
                  <w:rtl/>
                  <w:lang w:eastAsia="he-IL"/>
                </w:rPr>
                <w:delText>)*:</w:delText>
              </w:r>
            </w:del>
          </w:p>
        </w:tc>
      </w:tr>
      <w:tr w:rsidR="0009511C" w:rsidRPr="0009511C" w:rsidDel="006509B5" w14:paraId="38283059" w14:textId="762EDE0A" w:rsidTr="0009511C">
        <w:trPr>
          <w:trHeight w:val="798"/>
          <w:del w:id="1150" w:author="מרול אטמן" w:date="2024-08-22T15:05:00Z"/>
        </w:trPr>
        <w:tc>
          <w:tcPr>
            <w:tcW w:w="11530" w:type="dxa"/>
            <w:tcBorders>
              <w:top w:val="single" w:sz="4" w:space="0" w:color="auto"/>
              <w:left w:val="single" w:sz="4" w:space="0" w:color="auto"/>
              <w:bottom w:val="single" w:sz="4" w:space="0" w:color="auto"/>
              <w:right w:val="single" w:sz="4" w:space="0" w:color="auto"/>
            </w:tcBorders>
            <w:hideMark/>
          </w:tcPr>
          <w:p w14:paraId="3F1F8B1A" w14:textId="2CEC0955" w:rsidR="0009511C" w:rsidRPr="0009511C" w:rsidDel="006509B5" w:rsidRDefault="0009511C" w:rsidP="0009511C">
            <w:pPr>
              <w:spacing w:before="0" w:beforeAutospacing="0" w:after="0" w:afterAutospacing="0" w:line="240" w:lineRule="auto"/>
              <w:ind w:left="50" w:right="78"/>
              <w:rPr>
                <w:del w:id="1151" w:author="מרול אטמן" w:date="2024-08-22T15:05:00Z"/>
                <w:rFonts w:ascii="David" w:eastAsia="Calibri" w:hAnsi="David" w:cs="David"/>
                <w:b/>
                <w:sz w:val="24"/>
                <w:szCs w:val="24"/>
                <w:rtl/>
                <w:lang w:eastAsia="he-IL"/>
              </w:rPr>
            </w:pPr>
            <w:del w:id="1152" w:author="מרול אטמן" w:date="2024-08-22T15:05:00Z">
              <w:r w:rsidRPr="0009511C" w:rsidDel="006509B5">
                <w:rPr>
                  <w:rFonts w:ascii="David" w:eastAsia="Calibri" w:hAnsi="David" w:cs="David" w:hint="cs"/>
                  <w:b/>
                  <w:sz w:val="24"/>
                  <w:szCs w:val="24"/>
                  <w:rtl/>
                  <w:lang w:eastAsia="he-IL"/>
                </w:rPr>
                <w:delText>038</w:delText>
              </w:r>
            </w:del>
          </w:p>
        </w:tc>
      </w:tr>
    </w:tbl>
    <w:p w14:paraId="78D3A03E" w14:textId="7F090F81" w:rsidR="0009511C" w:rsidRPr="0009511C" w:rsidDel="006509B5" w:rsidRDefault="0009511C" w:rsidP="0009511C">
      <w:pPr>
        <w:bidi w:val="0"/>
        <w:spacing w:before="0" w:beforeAutospacing="0" w:after="0" w:afterAutospacing="0" w:line="240" w:lineRule="auto"/>
        <w:rPr>
          <w:del w:id="1153" w:author="מרול אטמן" w:date="2024-08-22T15:05:00Z"/>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09511C" w:rsidRPr="0009511C" w:rsidDel="006509B5" w14:paraId="3C583563" w14:textId="45C0161E" w:rsidTr="0009511C">
        <w:trPr>
          <w:trHeight w:val="227"/>
          <w:tblHeader/>
          <w:del w:id="1154" w:author="מרול אטמן" w:date="2024-08-22T15:05:00Z"/>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9B76986" w14:textId="5FA7DC6C" w:rsidR="0009511C" w:rsidRPr="0009511C" w:rsidDel="006509B5" w:rsidRDefault="0009511C" w:rsidP="0009511C">
            <w:pPr>
              <w:spacing w:before="0" w:beforeAutospacing="0" w:after="0" w:afterAutospacing="0" w:line="240" w:lineRule="auto"/>
              <w:ind w:left="50" w:right="78"/>
              <w:rPr>
                <w:del w:id="1155" w:author="מרול אטמן" w:date="2024-08-22T15:05:00Z"/>
                <w:rFonts w:ascii="David" w:eastAsia="Calibri" w:hAnsi="David" w:cs="David"/>
                <w:b/>
                <w:sz w:val="24"/>
                <w:szCs w:val="24"/>
                <w:lang w:eastAsia="he-IL"/>
              </w:rPr>
            </w:pPr>
            <w:del w:id="1156" w:author="מרול אטמן" w:date="2024-08-22T15:05:00Z">
              <w:r w:rsidRPr="0009511C" w:rsidDel="006509B5">
                <w:rPr>
                  <w:rFonts w:ascii="David" w:eastAsia="Calibri" w:hAnsi="David" w:cs="David" w:hint="cs"/>
                  <w:b/>
                  <w:sz w:val="24"/>
                  <w:szCs w:val="24"/>
                  <w:rtl/>
                  <w:lang w:eastAsia="he-IL"/>
                </w:rPr>
                <w:delText>חתימת האישור</w:delText>
              </w:r>
            </w:del>
          </w:p>
        </w:tc>
      </w:tr>
      <w:tr w:rsidR="0009511C" w:rsidRPr="0009511C" w:rsidDel="006509B5" w14:paraId="1AF307E2" w14:textId="3B83068B" w:rsidTr="0009511C">
        <w:trPr>
          <w:trHeight w:val="598"/>
          <w:del w:id="1157" w:author="מרול אטמן" w:date="2024-08-22T15:05:00Z"/>
        </w:trPr>
        <w:tc>
          <w:tcPr>
            <w:tcW w:w="11530" w:type="dxa"/>
            <w:tcBorders>
              <w:top w:val="single" w:sz="4" w:space="0" w:color="auto"/>
              <w:left w:val="single" w:sz="4" w:space="0" w:color="auto"/>
              <w:bottom w:val="single" w:sz="4" w:space="0" w:color="auto"/>
              <w:right w:val="single" w:sz="4" w:space="0" w:color="auto"/>
            </w:tcBorders>
            <w:hideMark/>
          </w:tcPr>
          <w:p w14:paraId="1F04EC89" w14:textId="00F46994" w:rsidR="0009511C" w:rsidRPr="0009511C" w:rsidDel="006509B5" w:rsidRDefault="0009511C" w:rsidP="0009511C">
            <w:pPr>
              <w:spacing w:before="0" w:beforeAutospacing="0" w:after="0" w:afterAutospacing="0" w:line="240" w:lineRule="auto"/>
              <w:ind w:left="50" w:right="78"/>
              <w:rPr>
                <w:del w:id="1158" w:author="מרול אטמן" w:date="2024-08-22T15:05:00Z"/>
                <w:rFonts w:ascii="David" w:eastAsia="Calibri" w:hAnsi="David" w:cs="David"/>
                <w:b/>
                <w:sz w:val="24"/>
                <w:szCs w:val="24"/>
                <w:rtl/>
                <w:lang w:eastAsia="he-IL"/>
              </w:rPr>
            </w:pPr>
            <w:del w:id="1159" w:author="מרול אטמן" w:date="2024-08-22T15:05:00Z">
              <w:r w:rsidRPr="0009511C" w:rsidDel="006509B5">
                <w:rPr>
                  <w:rFonts w:ascii="David" w:eastAsia="Calibri" w:hAnsi="David" w:cs="David" w:hint="cs"/>
                  <w:b/>
                  <w:sz w:val="24"/>
                  <w:szCs w:val="24"/>
                  <w:rtl/>
                  <w:lang w:eastAsia="he-IL"/>
                </w:rPr>
                <w:delText>המבטח:</w:delText>
              </w:r>
            </w:del>
          </w:p>
        </w:tc>
      </w:tr>
    </w:tbl>
    <w:p w14:paraId="788220D8" w14:textId="789FD7D5" w:rsidR="0009511C" w:rsidRPr="0009511C" w:rsidDel="006509B5" w:rsidRDefault="0009511C" w:rsidP="0009511C">
      <w:pPr>
        <w:spacing w:before="0" w:beforeAutospacing="0" w:after="200" w:afterAutospacing="0" w:line="276" w:lineRule="auto"/>
        <w:rPr>
          <w:del w:id="1160" w:author="מרול אטמן" w:date="2024-08-22T15:05:00Z"/>
          <w:rFonts w:ascii="David" w:eastAsia="Calibri" w:hAnsi="David" w:cs="David"/>
          <w:b/>
          <w:bCs/>
          <w:sz w:val="24"/>
          <w:szCs w:val="24"/>
          <w:u w:val="single"/>
          <w:rtl/>
          <w:lang w:eastAsia="he-IL"/>
        </w:rPr>
      </w:pPr>
      <w:del w:id="1161" w:author="מרול אטמן" w:date="2024-08-22T15:05:00Z">
        <w:r w:rsidRPr="0009511C" w:rsidDel="006509B5">
          <w:rPr>
            <w:rFonts w:ascii="David" w:eastAsia="Calibri" w:hAnsi="David" w:cs="David" w:hint="cs"/>
            <w:b/>
            <w:bCs/>
            <w:sz w:val="24"/>
            <w:szCs w:val="24"/>
            <w:u w:val="single"/>
            <w:rtl/>
            <w:lang w:eastAsia="he-IL"/>
          </w:rPr>
          <w:delText xml:space="preserve">* באישור ביטוח כללי </w:delText>
        </w:r>
        <w:r w:rsidRPr="0009511C" w:rsidDel="006509B5">
          <w:rPr>
            <w:rFonts w:ascii="David" w:eastAsia="Calibri" w:hAnsi="David" w:cs="David" w:hint="cs"/>
            <w:sz w:val="24"/>
            <w:szCs w:val="24"/>
            <w:rtl/>
            <w:lang w:eastAsia="he-IL"/>
          </w:rPr>
          <w:delText xml:space="preserve">ניתן לסמן שדות אלה כשדות שאינם בתוקף. </w:delText>
        </w:r>
      </w:del>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09511C" w:rsidRPr="0009511C" w:rsidDel="006509B5" w14:paraId="472FD4EB" w14:textId="795ABC5F" w:rsidTr="0009511C">
        <w:trPr>
          <w:trHeight w:val="227"/>
          <w:tblHeader/>
          <w:del w:id="1162" w:author="מרול אטמן" w:date="2024-08-22T15:05:00Z"/>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3330411" w14:textId="44973F0D" w:rsidR="0009511C" w:rsidRPr="0009511C" w:rsidDel="006509B5" w:rsidRDefault="0009511C" w:rsidP="0009511C">
            <w:pPr>
              <w:spacing w:before="0" w:beforeAutospacing="0" w:after="0" w:afterAutospacing="0" w:line="240" w:lineRule="auto"/>
              <w:ind w:left="50" w:right="78"/>
              <w:rPr>
                <w:del w:id="1163" w:author="מרול אטמן" w:date="2024-08-22T15:05:00Z"/>
                <w:rFonts w:ascii="David" w:eastAsia="Calibri" w:hAnsi="David" w:cs="David"/>
                <w:b/>
                <w:sz w:val="24"/>
                <w:szCs w:val="24"/>
                <w:rtl/>
                <w:lang w:eastAsia="he-IL"/>
              </w:rPr>
            </w:pPr>
            <w:del w:id="1164" w:author="מרול אטמן" w:date="2024-08-22T15:05:00Z">
              <w:r w:rsidRPr="0009511C" w:rsidDel="006509B5">
                <w:rPr>
                  <w:rFonts w:ascii="David" w:eastAsia="Calibri" w:hAnsi="David" w:cs="David" w:hint="cs"/>
                  <w:b/>
                  <w:sz w:val="24"/>
                  <w:szCs w:val="24"/>
                  <w:rtl/>
                  <w:lang w:eastAsia="he-IL"/>
                </w:rPr>
                <w:delText>ביטול/שינוי הפוליסה *</w:delText>
              </w:r>
            </w:del>
          </w:p>
        </w:tc>
      </w:tr>
      <w:tr w:rsidR="0009511C" w:rsidRPr="0009511C" w:rsidDel="006509B5" w14:paraId="00A38D74" w14:textId="7E66ED91" w:rsidTr="0009511C">
        <w:trPr>
          <w:trHeight w:val="334"/>
          <w:del w:id="1165" w:author="מרול אטמן" w:date="2024-08-22T15:05:00Z"/>
        </w:trPr>
        <w:tc>
          <w:tcPr>
            <w:tcW w:w="11530" w:type="dxa"/>
            <w:tcBorders>
              <w:top w:val="single" w:sz="4" w:space="0" w:color="auto"/>
              <w:left w:val="single" w:sz="4" w:space="0" w:color="auto"/>
              <w:bottom w:val="single" w:sz="4" w:space="0" w:color="auto"/>
              <w:right w:val="single" w:sz="4" w:space="0" w:color="auto"/>
            </w:tcBorders>
            <w:vAlign w:val="center"/>
            <w:hideMark/>
          </w:tcPr>
          <w:p w14:paraId="110825EC" w14:textId="0E6CC8FB" w:rsidR="0009511C" w:rsidRPr="0009511C" w:rsidDel="006509B5" w:rsidRDefault="0009511C" w:rsidP="0009511C">
            <w:pPr>
              <w:spacing w:before="0" w:beforeAutospacing="0" w:after="0" w:afterAutospacing="0" w:line="240" w:lineRule="auto"/>
              <w:rPr>
                <w:del w:id="1166" w:author="מרול אטמן" w:date="2024-08-22T15:05:00Z"/>
                <w:rFonts w:ascii="David" w:eastAsia="Calibri" w:hAnsi="David" w:cs="David"/>
                <w:bCs/>
                <w:sz w:val="24"/>
                <w:szCs w:val="24"/>
                <w:rtl/>
                <w:lang w:eastAsia="he-IL"/>
              </w:rPr>
            </w:pPr>
            <w:del w:id="1167" w:author="מרול אטמן" w:date="2024-08-22T15:05:00Z">
              <w:r w:rsidRPr="0009511C" w:rsidDel="006509B5">
                <w:rPr>
                  <w:rFonts w:ascii="David" w:eastAsia="Calibri" w:hAnsi="David" w:cs="David" w:hint="cs"/>
                  <w:b/>
                  <w:sz w:val="24"/>
                  <w:szCs w:val="24"/>
                  <w:rtl/>
                  <w:lang w:eastAsia="he-IL"/>
                </w:rPr>
                <w:delText xml:space="preserve">שינוי לרעת מבקש האישור או ביטול של פוליסת ביטוח,  לא ייכנס לתוקף אלא </w:delText>
              </w:r>
            </w:del>
            <w:del w:id="1168" w:author="מרול אטמן" w:date="2023-11-09T15:23:00Z">
              <w:r w:rsidRPr="0009511C" w:rsidDel="00051C0D">
                <w:rPr>
                  <w:rFonts w:ascii="David" w:eastAsia="Calibri" w:hAnsi="David" w:cs="David" w:hint="cs"/>
                  <w:bCs/>
                  <w:sz w:val="24"/>
                  <w:szCs w:val="24"/>
                  <w:rtl/>
                  <w:lang w:eastAsia="he-IL"/>
                </w:rPr>
                <w:delText xml:space="preserve">30 </w:delText>
              </w:r>
            </w:del>
            <w:del w:id="1169" w:author="מרול אטמן" w:date="2024-08-22T15:05:00Z">
              <w:r w:rsidRPr="0009511C" w:rsidDel="006509B5">
                <w:rPr>
                  <w:rFonts w:ascii="David" w:eastAsia="Calibri" w:hAnsi="David" w:cs="David" w:hint="cs"/>
                  <w:bCs/>
                  <w:sz w:val="24"/>
                  <w:szCs w:val="24"/>
                  <w:rtl/>
                  <w:lang w:eastAsia="he-IL"/>
                </w:rPr>
                <w:delText>יום</w:delText>
              </w:r>
              <w:r w:rsidRPr="0009511C" w:rsidDel="006509B5">
                <w:rPr>
                  <w:rFonts w:ascii="David" w:eastAsia="Calibri" w:hAnsi="David" w:cs="David" w:hint="cs"/>
                  <w:b/>
                  <w:sz w:val="24"/>
                  <w:szCs w:val="24"/>
                  <w:rtl/>
                  <w:lang w:eastAsia="he-IL"/>
                </w:rPr>
                <w:delText xml:space="preserve"> לאחר משלוח הודעה למבקש האישור בדבר השינוי או הביטול.</w:delText>
              </w:r>
            </w:del>
          </w:p>
        </w:tc>
      </w:tr>
    </w:tbl>
    <w:p w14:paraId="1D764FE5" w14:textId="4DB4D035" w:rsidR="0009511C" w:rsidRPr="0009511C" w:rsidDel="006509B5" w:rsidRDefault="0009511C" w:rsidP="0009511C">
      <w:pPr>
        <w:spacing w:before="0" w:beforeAutospacing="0" w:after="200" w:afterAutospacing="0" w:line="276" w:lineRule="auto"/>
        <w:rPr>
          <w:del w:id="1170" w:author="מרול אטמן" w:date="2024-08-22T15:05:00Z"/>
          <w:rFonts w:ascii="David" w:eastAsia="Calibri" w:hAnsi="David" w:cs="David"/>
          <w:sz w:val="24"/>
          <w:szCs w:val="24"/>
          <w:rtl/>
          <w:lang w:eastAsia="he-IL"/>
        </w:rPr>
      </w:pPr>
    </w:p>
    <w:p w14:paraId="5EE3B2DF"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sz w:val="20"/>
          <w:szCs w:val="24"/>
          <w:lang w:eastAsia="he-IL"/>
        </w:rPr>
      </w:pPr>
    </w:p>
    <w:p w14:paraId="60520092"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4ECC43F"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A316B3E"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EC18DD"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082D357"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5F29083"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59EDE9D"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CEEB87"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F2E6041"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12F58A9"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06903F7"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7C9F9E4"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A846D88"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56ABBBF"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AB150D9"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F777317"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4872688"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FDDD578"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C5340ED"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0EE7FE3"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8AD25B9"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58CE03A"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8830FDA"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703DE90"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A7DEEEA"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C434E1E"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D1896D5"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35F6397" w14:textId="77777777" w:rsidR="001A00DE" w:rsidRDefault="001A00DE">
      <w:pPr>
        <w:bidi w:val="0"/>
        <w:spacing w:before="0" w:beforeAutospacing="0" w:after="160" w:afterAutospacing="0" w:line="259" w:lineRule="auto"/>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4D7C5525" w14:textId="77777777" w:rsidR="00232692" w:rsidRPr="00232692" w:rsidRDefault="00232692" w:rsidP="00232692">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232692">
        <w:rPr>
          <w:rFonts w:ascii="Times New Roman" w:eastAsia="Times New Roman" w:hAnsi="Times New Roman" w:cs="David" w:hint="cs"/>
          <w:b/>
          <w:bCs/>
          <w:sz w:val="20"/>
          <w:szCs w:val="24"/>
          <w:u w:val="single"/>
          <w:rtl/>
          <w:lang w:eastAsia="he-IL"/>
        </w:rPr>
        <w:lastRenderedPageBreak/>
        <w:t xml:space="preserve">נספח </w:t>
      </w:r>
      <w:r w:rsidR="00150FD5">
        <w:rPr>
          <w:rFonts w:ascii="Times New Roman" w:eastAsia="Times New Roman" w:hAnsi="Times New Roman" w:cs="David" w:hint="cs"/>
          <w:b/>
          <w:bCs/>
          <w:sz w:val="20"/>
          <w:szCs w:val="24"/>
          <w:u w:val="single"/>
          <w:rtl/>
          <w:lang w:eastAsia="he-IL"/>
        </w:rPr>
        <w:t>"</w:t>
      </w:r>
      <w:r w:rsidRPr="00232692">
        <w:rPr>
          <w:rFonts w:ascii="Times New Roman" w:eastAsia="Times New Roman" w:hAnsi="Times New Roman" w:cs="David" w:hint="cs"/>
          <w:b/>
          <w:bCs/>
          <w:sz w:val="20"/>
          <w:szCs w:val="24"/>
          <w:u w:val="single"/>
          <w:rtl/>
          <w:lang w:eastAsia="he-IL"/>
        </w:rPr>
        <w:t>ז'</w:t>
      </w:r>
      <w:r w:rsidR="00150FD5">
        <w:rPr>
          <w:rFonts w:ascii="Times New Roman" w:eastAsia="Times New Roman" w:hAnsi="Times New Roman" w:cs="David" w:hint="cs"/>
          <w:b/>
          <w:bCs/>
          <w:sz w:val="20"/>
          <w:szCs w:val="24"/>
          <w:u w:val="single"/>
          <w:rtl/>
          <w:lang w:eastAsia="he-IL"/>
        </w:rPr>
        <w:t>'</w:t>
      </w:r>
    </w:p>
    <w:p w14:paraId="35DB5C9C"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B7CA34A" w14:textId="11451118" w:rsidR="00232692" w:rsidRPr="00232692" w:rsidRDefault="00232692" w:rsidP="000A29A2">
      <w:pPr>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b/>
          <w:bCs/>
          <w:sz w:val="24"/>
          <w:szCs w:val="24"/>
          <w:u w:val="single"/>
          <w:rtl/>
          <w:lang w:eastAsia="he-IL"/>
        </w:rPr>
        <w:t xml:space="preserve">רשימת </w:t>
      </w:r>
      <w:del w:id="1171" w:author="Meryl Etman" w:date="2023-07-19T17:41:00Z">
        <w:r w:rsidRPr="00232692" w:rsidDel="00A411EE">
          <w:rPr>
            <w:rFonts w:ascii="Times New Roman" w:eastAsia="Times New Roman" w:hAnsi="Times New Roman" w:cs="David"/>
            <w:b/>
            <w:bCs/>
            <w:sz w:val="24"/>
            <w:szCs w:val="24"/>
            <w:u w:val="single"/>
            <w:rtl/>
            <w:lang w:eastAsia="he-IL"/>
          </w:rPr>
          <w:delText>התוכניות ו</w:delText>
        </w:r>
      </w:del>
      <w:r w:rsidRPr="00232692">
        <w:rPr>
          <w:rFonts w:ascii="Times New Roman" w:eastAsia="Times New Roman" w:hAnsi="Times New Roman" w:cs="David"/>
          <w:b/>
          <w:bCs/>
          <w:sz w:val="24"/>
          <w:szCs w:val="24"/>
          <w:u w:val="single"/>
          <w:rtl/>
          <w:lang w:eastAsia="he-IL"/>
        </w:rPr>
        <w:t xml:space="preserve">המסמכים שעל </w:t>
      </w:r>
      <w:r w:rsidR="0068779F">
        <w:rPr>
          <w:rFonts w:ascii="Times New Roman" w:eastAsia="Times New Roman" w:hAnsi="Times New Roman" w:cs="David"/>
          <w:b/>
          <w:bCs/>
          <w:sz w:val="24"/>
          <w:szCs w:val="24"/>
          <w:u w:val="single"/>
          <w:rtl/>
          <w:lang w:eastAsia="he-IL"/>
        </w:rPr>
        <w:t>היועץ</w:t>
      </w:r>
      <w:r w:rsidRPr="00232692">
        <w:rPr>
          <w:rFonts w:ascii="Times New Roman" w:eastAsia="Times New Roman" w:hAnsi="Times New Roman" w:cs="David"/>
          <w:b/>
          <w:bCs/>
          <w:sz w:val="24"/>
          <w:szCs w:val="24"/>
          <w:u w:val="single"/>
          <w:rtl/>
          <w:lang w:eastAsia="he-IL"/>
        </w:rPr>
        <w:t xml:space="preserve"> להנפיק</w:t>
      </w:r>
    </w:p>
    <w:p w14:paraId="379126D3" w14:textId="77777777" w:rsidR="00232692" w:rsidRPr="00232692" w:rsidRDefault="00232692" w:rsidP="00232692">
      <w:pPr>
        <w:tabs>
          <w:tab w:val="right" w:pos="5960"/>
        </w:tabs>
        <w:spacing w:before="0" w:beforeAutospacing="0" w:after="0" w:afterAutospacing="0" w:line="240" w:lineRule="auto"/>
        <w:ind w:left="84" w:right="84" w:firstLine="306"/>
        <w:jc w:val="both"/>
        <w:rPr>
          <w:rFonts w:ascii="Times New Roman" w:eastAsia="Times New Roman" w:hAnsi="Times New Roman" w:cs="David"/>
          <w:sz w:val="26"/>
          <w:szCs w:val="24"/>
          <w:rtl/>
          <w:lang w:eastAsia="he-IL"/>
        </w:rPr>
      </w:pPr>
    </w:p>
    <w:p w14:paraId="568B376E" w14:textId="1EC23BF3" w:rsidR="00232692" w:rsidRDefault="00232692" w:rsidP="00232692">
      <w:pPr>
        <w:tabs>
          <w:tab w:val="right" w:pos="5960"/>
        </w:tabs>
        <w:spacing w:before="0" w:beforeAutospacing="0" w:after="0" w:afterAutospacing="0" w:line="240" w:lineRule="auto"/>
        <w:ind w:left="84" w:right="84" w:firstLine="5"/>
        <w:jc w:val="both"/>
        <w:rPr>
          <w:ins w:id="1172" w:author="Meryl Etman [2]" w:date="2022-12-11T17:11:00Z"/>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למען הסר ספק יובהר כי מסמך זה מהווה השלמה והבהרה לנספח ב' ובכל מקרה אינו גורע ממנו.</w:t>
      </w:r>
    </w:p>
    <w:p w14:paraId="1C829DB0" w14:textId="771179A3" w:rsidR="00D42BB8" w:rsidRDefault="00D42BB8" w:rsidP="00232692">
      <w:pPr>
        <w:tabs>
          <w:tab w:val="right" w:pos="5960"/>
        </w:tabs>
        <w:spacing w:before="0" w:beforeAutospacing="0" w:after="0" w:afterAutospacing="0" w:line="240" w:lineRule="auto"/>
        <w:ind w:left="84" w:right="84" w:firstLine="5"/>
        <w:jc w:val="both"/>
        <w:rPr>
          <w:ins w:id="1173" w:author="Meryl Etman [2]" w:date="2022-12-11T17:11:00Z"/>
          <w:rFonts w:ascii="Times New Roman" w:eastAsia="Times New Roman" w:hAnsi="Times New Roman" w:cs="David"/>
          <w:sz w:val="26"/>
          <w:szCs w:val="24"/>
          <w:rtl/>
          <w:lang w:eastAsia="he-IL"/>
        </w:rPr>
      </w:pPr>
    </w:p>
    <w:p w14:paraId="747452AE" w14:textId="083A4BAC" w:rsidR="00D42BB8" w:rsidRPr="003773EC" w:rsidRDefault="00D42BB8">
      <w:pPr>
        <w:widowControl w:val="0"/>
        <w:spacing w:before="0" w:beforeAutospacing="0" w:after="0" w:afterAutospacing="0" w:line="480" w:lineRule="auto"/>
        <w:ind w:left="85" w:right="85" w:firstLine="6"/>
        <w:rPr>
          <w:rFonts w:ascii="Times New Roman" w:eastAsia="Times New Roman" w:hAnsi="Times New Roman" w:cs="David"/>
          <w:sz w:val="26"/>
          <w:szCs w:val="24"/>
          <w:rtl/>
          <w:lang w:eastAsia="he-IL"/>
          <w:rPrChange w:id="1174" w:author="Meryl Etman [2]" w:date="2022-12-11T17:16:00Z">
            <w:rPr>
              <w:rtl/>
              <w:lang w:eastAsia="he-IL"/>
            </w:rPr>
          </w:rPrChange>
        </w:rPr>
        <w:pPrChange w:id="1175" w:author="Meryl Etman [2]" w:date="2022-12-11T17:12:00Z">
          <w:pPr>
            <w:tabs>
              <w:tab w:val="right" w:pos="5960"/>
            </w:tabs>
            <w:spacing w:before="0" w:beforeAutospacing="0" w:after="0" w:afterAutospacing="0" w:line="240" w:lineRule="auto"/>
            <w:ind w:left="84" w:right="84" w:firstLine="5"/>
            <w:jc w:val="both"/>
          </w:pPr>
        </w:pPrChange>
      </w:pPr>
    </w:p>
    <w:p w14:paraId="35DA5B71" w14:textId="5271445B" w:rsidR="00232692" w:rsidRDefault="003773EC" w:rsidP="003773EC">
      <w:pPr>
        <w:pStyle w:val="af3"/>
        <w:widowControl w:val="0"/>
        <w:numPr>
          <w:ilvl w:val="0"/>
          <w:numId w:val="28"/>
        </w:numPr>
        <w:spacing w:line="240" w:lineRule="auto"/>
        <w:outlineLvl w:val="7"/>
        <w:rPr>
          <w:ins w:id="1176" w:author="Meryl Etman [2]" w:date="2022-12-11T17:43:00Z"/>
          <w:sz w:val="20"/>
          <w:szCs w:val="24"/>
          <w:lang w:eastAsia="he-IL"/>
        </w:rPr>
      </w:pPr>
      <w:ins w:id="1177" w:author="Meryl Etman [2]" w:date="2022-12-11T17:14:00Z">
        <w:r w:rsidRPr="003773EC">
          <w:rPr>
            <w:rFonts w:hint="eastAsia"/>
            <w:sz w:val="20"/>
            <w:szCs w:val="24"/>
            <w:rtl/>
            <w:lang w:eastAsia="he-IL"/>
            <w:rPrChange w:id="1178" w:author="Meryl Etman [2]" w:date="2022-12-11T17:16:00Z">
              <w:rPr>
                <w:rFonts w:hint="eastAsia"/>
                <w:b/>
                <w:bCs/>
                <w:sz w:val="20"/>
                <w:szCs w:val="24"/>
                <w:u w:val="single"/>
                <w:rtl/>
                <w:lang w:eastAsia="he-IL"/>
              </w:rPr>
            </w:rPrChange>
          </w:rPr>
          <w:t>הכנת</w:t>
        </w:r>
        <w:r w:rsidRPr="003773EC">
          <w:rPr>
            <w:sz w:val="20"/>
            <w:szCs w:val="24"/>
            <w:rtl/>
            <w:lang w:eastAsia="he-IL"/>
            <w:rPrChange w:id="1179" w:author="Meryl Etman [2]" w:date="2022-12-11T17:16:00Z">
              <w:rPr>
                <w:b/>
                <w:bCs/>
                <w:sz w:val="20"/>
                <w:szCs w:val="24"/>
                <w:u w:val="single"/>
                <w:rtl/>
                <w:lang w:eastAsia="he-IL"/>
              </w:rPr>
            </w:rPrChange>
          </w:rPr>
          <w:t xml:space="preserve"> </w:t>
        </w:r>
        <w:r w:rsidRPr="003773EC">
          <w:rPr>
            <w:rFonts w:hint="eastAsia"/>
            <w:sz w:val="20"/>
            <w:szCs w:val="24"/>
            <w:rtl/>
            <w:lang w:eastAsia="he-IL"/>
            <w:rPrChange w:id="1180" w:author="Meryl Etman [2]" w:date="2022-12-11T17:16:00Z">
              <w:rPr>
                <w:rFonts w:hint="eastAsia"/>
                <w:b/>
                <w:bCs/>
                <w:sz w:val="20"/>
                <w:szCs w:val="24"/>
                <w:u w:val="single"/>
                <w:rtl/>
                <w:lang w:eastAsia="he-IL"/>
              </w:rPr>
            </w:rPrChange>
          </w:rPr>
          <w:t>מפרטים</w:t>
        </w:r>
      </w:ins>
      <w:ins w:id="1181" w:author="Meryl Etman [2]" w:date="2022-12-11T17:42:00Z">
        <w:r w:rsidR="00CC4A27">
          <w:rPr>
            <w:rFonts w:hint="cs"/>
            <w:sz w:val="20"/>
            <w:szCs w:val="24"/>
            <w:rtl/>
            <w:lang w:eastAsia="he-IL"/>
          </w:rPr>
          <w:t>, דרישות לספרי מתקן למתקנים השונים כולל ספרורם.</w:t>
        </w:r>
      </w:ins>
    </w:p>
    <w:p w14:paraId="5E5838B0" w14:textId="0BF78F74" w:rsidR="00CC4A27" w:rsidRDefault="00CC4A27" w:rsidP="003773EC">
      <w:pPr>
        <w:pStyle w:val="af3"/>
        <w:widowControl w:val="0"/>
        <w:numPr>
          <w:ilvl w:val="0"/>
          <w:numId w:val="28"/>
        </w:numPr>
        <w:spacing w:line="240" w:lineRule="auto"/>
        <w:outlineLvl w:val="7"/>
        <w:rPr>
          <w:ins w:id="1182" w:author="Meryl Etman [2]" w:date="2022-12-11T17:44:00Z"/>
          <w:sz w:val="20"/>
          <w:szCs w:val="24"/>
          <w:lang w:eastAsia="he-IL"/>
        </w:rPr>
      </w:pPr>
      <w:ins w:id="1183" w:author="Meryl Etman [2]" w:date="2022-12-11T17:43:00Z">
        <w:r>
          <w:rPr>
            <w:rFonts w:hint="cs"/>
            <w:sz w:val="20"/>
            <w:szCs w:val="24"/>
            <w:rtl/>
            <w:lang w:eastAsia="he-IL"/>
          </w:rPr>
          <w:t xml:space="preserve">הכנת </w:t>
        </w:r>
      </w:ins>
      <w:ins w:id="1184" w:author="Meryl Etman [2]" w:date="2022-12-11T17:44:00Z">
        <w:r>
          <w:rPr>
            <w:rFonts w:hint="cs"/>
            <w:sz w:val="20"/>
            <w:szCs w:val="24"/>
            <w:rtl/>
            <w:lang w:eastAsia="he-IL"/>
          </w:rPr>
          <w:t xml:space="preserve">מסמכי </w:t>
        </w:r>
      </w:ins>
      <w:ins w:id="1185" w:author="Meryl Etman [2]" w:date="2022-12-11T17:43:00Z">
        <w:r>
          <w:rPr>
            <w:rFonts w:hint="cs"/>
            <w:sz w:val="20"/>
            <w:szCs w:val="24"/>
            <w:rtl/>
            <w:lang w:eastAsia="he-IL"/>
          </w:rPr>
          <w:t xml:space="preserve">המלצות לפתרונות בקרה ושליטה, מתקני אצירת אשפה, מערכות בטון, </w:t>
        </w:r>
      </w:ins>
      <w:ins w:id="1186" w:author="Meryl Etman [2]" w:date="2022-12-11T17:44:00Z">
        <w:r>
          <w:rPr>
            <w:rFonts w:hint="cs"/>
            <w:sz w:val="20"/>
            <w:szCs w:val="24"/>
            <w:rtl/>
            <w:lang w:eastAsia="he-IL"/>
          </w:rPr>
          <w:t>גינון, השקיה ופיתוח.</w:t>
        </w:r>
      </w:ins>
    </w:p>
    <w:p w14:paraId="33470CF7" w14:textId="7C9AA432" w:rsidR="00CC4A27" w:rsidRDefault="00CC4A27" w:rsidP="003773EC">
      <w:pPr>
        <w:pStyle w:val="af3"/>
        <w:widowControl w:val="0"/>
        <w:numPr>
          <w:ilvl w:val="0"/>
          <w:numId w:val="28"/>
        </w:numPr>
        <w:spacing w:line="240" w:lineRule="auto"/>
        <w:outlineLvl w:val="7"/>
        <w:rPr>
          <w:ins w:id="1187" w:author="Meryl Etman [2]" w:date="2022-12-11T17:45:00Z"/>
          <w:sz w:val="20"/>
          <w:szCs w:val="24"/>
          <w:lang w:eastAsia="he-IL"/>
        </w:rPr>
      </w:pPr>
      <w:ins w:id="1188" w:author="Meryl Etman [2]" w:date="2022-12-11T17:44:00Z">
        <w:r>
          <w:rPr>
            <w:rFonts w:hint="cs"/>
            <w:sz w:val="20"/>
            <w:szCs w:val="24"/>
            <w:rtl/>
            <w:lang w:eastAsia="he-IL"/>
          </w:rPr>
          <w:t xml:space="preserve">הכנת פרוגרמה תפעולית לחניון בתאום </w:t>
        </w:r>
      </w:ins>
      <w:ins w:id="1189" w:author="Meryl Etman [2]" w:date="2022-12-11T17:47:00Z">
        <w:r>
          <w:rPr>
            <w:rFonts w:hint="cs"/>
            <w:sz w:val="20"/>
            <w:szCs w:val="24"/>
            <w:rtl/>
            <w:lang w:eastAsia="he-IL"/>
          </w:rPr>
          <w:t xml:space="preserve">עם </w:t>
        </w:r>
      </w:ins>
      <w:ins w:id="1190" w:author="Meryl Etman [2]" w:date="2022-12-11T17:44:00Z">
        <w:r>
          <w:rPr>
            <w:rFonts w:hint="cs"/>
            <w:sz w:val="20"/>
            <w:szCs w:val="24"/>
            <w:rtl/>
            <w:lang w:eastAsia="he-IL"/>
          </w:rPr>
          <w:t>היועצים השונים.</w:t>
        </w:r>
      </w:ins>
    </w:p>
    <w:p w14:paraId="14E996BA" w14:textId="3BF767EB" w:rsidR="00CC4A27" w:rsidRDefault="00CC4A27" w:rsidP="003773EC">
      <w:pPr>
        <w:pStyle w:val="af3"/>
        <w:widowControl w:val="0"/>
        <w:numPr>
          <w:ilvl w:val="0"/>
          <w:numId w:val="28"/>
        </w:numPr>
        <w:spacing w:line="240" w:lineRule="auto"/>
        <w:outlineLvl w:val="7"/>
        <w:rPr>
          <w:ins w:id="1191" w:author="Meryl Etman [2]" w:date="2022-12-11T17:45:00Z"/>
          <w:sz w:val="20"/>
          <w:szCs w:val="24"/>
          <w:lang w:eastAsia="he-IL"/>
        </w:rPr>
      </w:pPr>
      <w:ins w:id="1192" w:author="Meryl Etman [2]" w:date="2022-12-11T17:45:00Z">
        <w:r>
          <w:rPr>
            <w:rFonts w:hint="cs"/>
            <w:sz w:val="20"/>
            <w:szCs w:val="24"/>
            <w:rtl/>
            <w:lang w:eastAsia="he-IL"/>
          </w:rPr>
          <w:t>הכנת מסמך המלצות על מערכות טמ"ס.</w:t>
        </w:r>
      </w:ins>
    </w:p>
    <w:p w14:paraId="1D5A765E" w14:textId="4F9C841F" w:rsidR="00CC4A27" w:rsidRDefault="00CC4A27" w:rsidP="003773EC">
      <w:pPr>
        <w:pStyle w:val="af3"/>
        <w:widowControl w:val="0"/>
        <w:numPr>
          <w:ilvl w:val="0"/>
          <w:numId w:val="28"/>
        </w:numPr>
        <w:spacing w:line="240" w:lineRule="auto"/>
        <w:outlineLvl w:val="7"/>
        <w:rPr>
          <w:ins w:id="1193" w:author="Meryl Etman [2]" w:date="2022-12-11T17:46:00Z"/>
          <w:sz w:val="20"/>
          <w:szCs w:val="24"/>
          <w:lang w:eastAsia="he-IL"/>
        </w:rPr>
      </w:pPr>
      <w:ins w:id="1194" w:author="Meryl Etman [2]" w:date="2022-12-11T17:45:00Z">
        <w:r>
          <w:rPr>
            <w:rFonts w:hint="cs"/>
            <w:sz w:val="20"/>
            <w:szCs w:val="24"/>
            <w:rtl/>
            <w:lang w:eastAsia="he-IL"/>
          </w:rPr>
          <w:t>הכנת פרוג</w:t>
        </w:r>
      </w:ins>
      <w:ins w:id="1195" w:author="Meryl Etman [2]" w:date="2022-12-11T17:46:00Z">
        <w:r>
          <w:rPr>
            <w:rFonts w:hint="cs"/>
            <w:sz w:val="20"/>
            <w:szCs w:val="24"/>
            <w:rtl/>
            <w:lang w:eastAsia="he-IL"/>
          </w:rPr>
          <w:t>רמ</w:t>
        </w:r>
      </w:ins>
      <w:ins w:id="1196" w:author="Meryl Etman [2]" w:date="2022-12-11T17:45:00Z">
        <w:r>
          <w:rPr>
            <w:rFonts w:hint="cs"/>
            <w:sz w:val="20"/>
            <w:szCs w:val="24"/>
            <w:rtl/>
            <w:lang w:eastAsia="he-IL"/>
          </w:rPr>
          <w:t>ה לד</w:t>
        </w:r>
      </w:ins>
      <w:ins w:id="1197" w:author="Meryl Etman [2]" w:date="2022-12-11T17:46:00Z">
        <w:r>
          <w:rPr>
            <w:rFonts w:hint="cs"/>
            <w:sz w:val="20"/>
            <w:szCs w:val="24"/>
            <w:rtl/>
            <w:lang w:eastAsia="he-IL"/>
          </w:rPr>
          <w:t>לפק קבלה.</w:t>
        </w:r>
      </w:ins>
    </w:p>
    <w:p w14:paraId="428587DB" w14:textId="1AD82227" w:rsidR="00CC4A27" w:rsidRDefault="00CC4A27" w:rsidP="003773EC">
      <w:pPr>
        <w:pStyle w:val="af3"/>
        <w:widowControl w:val="0"/>
        <w:numPr>
          <w:ilvl w:val="0"/>
          <w:numId w:val="28"/>
        </w:numPr>
        <w:spacing w:line="240" w:lineRule="auto"/>
        <w:outlineLvl w:val="7"/>
        <w:rPr>
          <w:ins w:id="1198" w:author="Meryl Etman [2]" w:date="2022-12-11T17:46:00Z"/>
          <w:sz w:val="20"/>
          <w:szCs w:val="24"/>
          <w:lang w:eastAsia="he-IL"/>
        </w:rPr>
      </w:pPr>
      <w:ins w:id="1199" w:author="Meryl Etman [2]" w:date="2022-12-11T17:46:00Z">
        <w:r>
          <w:rPr>
            <w:rFonts w:hint="cs"/>
            <w:sz w:val="20"/>
            <w:szCs w:val="24"/>
            <w:rtl/>
            <w:lang w:eastAsia="he-IL"/>
          </w:rPr>
          <w:t xml:space="preserve">הכנת פרוגרמה לחדר </w:t>
        </w:r>
      </w:ins>
      <w:ins w:id="1200" w:author="Meryl Etman [2]" w:date="2022-12-11T17:47:00Z">
        <w:r>
          <w:rPr>
            <w:rFonts w:hint="cs"/>
            <w:sz w:val="20"/>
            <w:szCs w:val="24"/>
            <w:rtl/>
            <w:lang w:eastAsia="he-IL"/>
          </w:rPr>
          <w:t>מנ</w:t>
        </w:r>
      </w:ins>
      <w:ins w:id="1201" w:author="Meryl Etman [2]" w:date="2022-12-11T17:46:00Z">
        <w:r>
          <w:rPr>
            <w:rFonts w:hint="cs"/>
            <w:sz w:val="20"/>
            <w:szCs w:val="24"/>
            <w:rtl/>
            <w:lang w:eastAsia="he-IL"/>
          </w:rPr>
          <w:t>"מ.</w:t>
        </w:r>
      </w:ins>
    </w:p>
    <w:p w14:paraId="3F7EB1B8" w14:textId="733C2634" w:rsidR="00CC4A27" w:rsidRDefault="00CC4A27">
      <w:pPr>
        <w:pStyle w:val="af3"/>
        <w:widowControl w:val="0"/>
        <w:numPr>
          <w:ilvl w:val="0"/>
          <w:numId w:val="28"/>
        </w:numPr>
        <w:spacing w:line="240" w:lineRule="auto"/>
        <w:outlineLvl w:val="7"/>
        <w:rPr>
          <w:ins w:id="1202" w:author="Meryl Etman" w:date="2023-07-19T17:41:00Z"/>
          <w:sz w:val="20"/>
          <w:szCs w:val="24"/>
          <w:lang w:eastAsia="he-IL"/>
        </w:rPr>
        <w:pPrChange w:id="1203" w:author="Meryl Etman [2]" w:date="2022-12-11T17:14:00Z">
          <w:pPr>
            <w:widowControl w:val="0"/>
            <w:spacing w:before="0" w:beforeAutospacing="0" w:after="0" w:afterAutospacing="0" w:line="240" w:lineRule="auto"/>
            <w:jc w:val="center"/>
            <w:outlineLvl w:val="7"/>
          </w:pPr>
        </w:pPrChange>
      </w:pPr>
      <w:ins w:id="1204" w:author="Meryl Etman [2]" w:date="2022-12-11T17:46:00Z">
        <w:r>
          <w:rPr>
            <w:rFonts w:hint="cs"/>
            <w:sz w:val="20"/>
            <w:szCs w:val="24"/>
            <w:rtl/>
            <w:lang w:eastAsia="he-IL"/>
          </w:rPr>
          <w:t xml:space="preserve">הכנת מסמך הנחיות לבחינת פרטי גמר </w:t>
        </w:r>
      </w:ins>
      <w:ins w:id="1205" w:author="Meryl Etman [2]" w:date="2022-12-11T17:47:00Z">
        <w:r>
          <w:rPr>
            <w:rFonts w:hint="cs"/>
            <w:sz w:val="20"/>
            <w:szCs w:val="24"/>
            <w:rtl/>
            <w:lang w:eastAsia="he-IL"/>
          </w:rPr>
          <w:t>ופיתוח ב</w:t>
        </w:r>
      </w:ins>
      <w:ins w:id="1206" w:author="Meryl Etman [2]" w:date="2022-12-11T17:46:00Z">
        <w:r>
          <w:rPr>
            <w:rFonts w:hint="cs"/>
            <w:sz w:val="20"/>
            <w:szCs w:val="24"/>
            <w:rtl/>
            <w:lang w:eastAsia="he-IL"/>
          </w:rPr>
          <w:t>היבט התחזוקתי</w:t>
        </w:r>
      </w:ins>
      <w:ins w:id="1207" w:author="Meryl Etman [2]" w:date="2022-12-11T17:47:00Z">
        <w:r>
          <w:rPr>
            <w:rFonts w:hint="cs"/>
            <w:sz w:val="20"/>
            <w:szCs w:val="24"/>
            <w:rtl/>
            <w:lang w:eastAsia="he-IL"/>
          </w:rPr>
          <w:t>.</w:t>
        </w:r>
      </w:ins>
    </w:p>
    <w:p w14:paraId="7D05D796" w14:textId="656BC6C2" w:rsidR="00A411EE" w:rsidRPr="003773EC" w:rsidRDefault="00A411EE">
      <w:pPr>
        <w:pStyle w:val="af3"/>
        <w:widowControl w:val="0"/>
        <w:numPr>
          <w:ilvl w:val="0"/>
          <w:numId w:val="28"/>
        </w:numPr>
        <w:spacing w:line="240" w:lineRule="auto"/>
        <w:outlineLvl w:val="7"/>
        <w:rPr>
          <w:sz w:val="20"/>
          <w:szCs w:val="24"/>
          <w:rtl/>
          <w:lang w:eastAsia="he-IL"/>
          <w:rPrChange w:id="1208" w:author="Meryl Etman [2]" w:date="2022-12-11T17:16:00Z">
            <w:rPr>
              <w:highlight w:val="yellow"/>
              <w:rtl/>
              <w:lang w:eastAsia="he-IL"/>
            </w:rPr>
          </w:rPrChange>
        </w:rPr>
        <w:pPrChange w:id="1209" w:author="Meryl Etman [2]" w:date="2022-12-11T17:14:00Z">
          <w:pPr>
            <w:widowControl w:val="0"/>
            <w:spacing w:before="0" w:beforeAutospacing="0" w:after="0" w:afterAutospacing="0" w:line="240" w:lineRule="auto"/>
            <w:jc w:val="center"/>
            <w:outlineLvl w:val="7"/>
          </w:pPr>
        </w:pPrChange>
      </w:pPr>
      <w:ins w:id="1210" w:author="Meryl Etman" w:date="2023-07-19T17:41:00Z">
        <w:r>
          <w:rPr>
            <w:rFonts w:hint="cs"/>
            <w:sz w:val="20"/>
            <w:szCs w:val="24"/>
            <w:rtl/>
            <w:lang w:eastAsia="he-IL"/>
          </w:rPr>
          <w:t>הכנת מסמך הנחיות לשטחי המסחר ובכלל זה עבודות הקמה ושיפוצים.</w:t>
        </w:r>
      </w:ins>
    </w:p>
    <w:p w14:paraId="14F2C7C8" w14:textId="77777777" w:rsidR="00232692" w:rsidRPr="003773EC" w:rsidRDefault="00232692" w:rsidP="00232692">
      <w:pPr>
        <w:widowControl w:val="0"/>
        <w:spacing w:before="0" w:beforeAutospacing="0" w:after="0" w:afterAutospacing="0" w:line="240" w:lineRule="auto"/>
        <w:jc w:val="center"/>
        <w:outlineLvl w:val="7"/>
        <w:rPr>
          <w:rFonts w:ascii="Times New Roman" w:eastAsia="Times New Roman" w:hAnsi="Times New Roman" w:cs="David"/>
          <w:sz w:val="20"/>
          <w:szCs w:val="24"/>
          <w:highlight w:val="yellow"/>
          <w:rtl/>
          <w:lang w:eastAsia="he-IL"/>
          <w:rPrChange w:id="1211" w:author="Meryl Etman [2]" w:date="2022-12-11T17:16:00Z">
            <w:rPr>
              <w:rFonts w:ascii="Times New Roman" w:eastAsia="Times New Roman" w:hAnsi="Times New Roman" w:cs="David"/>
              <w:b/>
              <w:bCs/>
              <w:sz w:val="20"/>
              <w:szCs w:val="24"/>
              <w:highlight w:val="yellow"/>
              <w:u w:val="single"/>
              <w:rtl/>
              <w:lang w:eastAsia="he-IL"/>
            </w:rPr>
          </w:rPrChange>
        </w:rPr>
      </w:pPr>
    </w:p>
    <w:p w14:paraId="40E7134E" w14:textId="77777777" w:rsidR="00232692" w:rsidRPr="003773EC" w:rsidRDefault="00232692" w:rsidP="00232692">
      <w:pPr>
        <w:widowControl w:val="0"/>
        <w:spacing w:before="0" w:beforeAutospacing="0" w:after="0" w:afterAutospacing="0" w:line="240" w:lineRule="auto"/>
        <w:jc w:val="center"/>
        <w:outlineLvl w:val="7"/>
        <w:rPr>
          <w:rFonts w:ascii="Times New Roman" w:eastAsia="Times New Roman" w:hAnsi="Times New Roman" w:cs="David"/>
          <w:sz w:val="20"/>
          <w:szCs w:val="24"/>
          <w:highlight w:val="yellow"/>
          <w:rtl/>
          <w:lang w:eastAsia="he-IL"/>
          <w:rPrChange w:id="1212" w:author="Meryl Etman [2]" w:date="2022-12-11T17:16:00Z">
            <w:rPr>
              <w:rFonts w:ascii="Times New Roman" w:eastAsia="Times New Roman" w:hAnsi="Times New Roman" w:cs="David"/>
              <w:b/>
              <w:bCs/>
              <w:sz w:val="20"/>
              <w:szCs w:val="24"/>
              <w:highlight w:val="yellow"/>
              <w:u w:val="single"/>
              <w:rtl/>
              <w:lang w:eastAsia="he-IL"/>
            </w:rPr>
          </w:rPrChange>
        </w:rPr>
      </w:pPr>
    </w:p>
    <w:p w14:paraId="7BDC7465" w14:textId="77777777" w:rsidR="00232692" w:rsidRPr="003773EC" w:rsidRDefault="00232692" w:rsidP="00232692">
      <w:pPr>
        <w:widowControl w:val="0"/>
        <w:spacing w:before="0" w:beforeAutospacing="0" w:after="0" w:afterAutospacing="0" w:line="240" w:lineRule="auto"/>
        <w:jc w:val="center"/>
        <w:outlineLvl w:val="7"/>
        <w:rPr>
          <w:rFonts w:ascii="Times New Roman" w:eastAsia="Times New Roman" w:hAnsi="Times New Roman" w:cs="David"/>
          <w:sz w:val="20"/>
          <w:szCs w:val="24"/>
          <w:highlight w:val="yellow"/>
          <w:rtl/>
          <w:lang w:eastAsia="he-IL"/>
          <w:rPrChange w:id="1213" w:author="Meryl Etman [2]" w:date="2022-12-11T17:16:00Z">
            <w:rPr>
              <w:rFonts w:ascii="Times New Roman" w:eastAsia="Times New Roman" w:hAnsi="Times New Roman" w:cs="David"/>
              <w:b/>
              <w:bCs/>
              <w:sz w:val="20"/>
              <w:szCs w:val="24"/>
              <w:highlight w:val="yellow"/>
              <w:u w:val="single"/>
              <w:rtl/>
              <w:lang w:eastAsia="he-IL"/>
            </w:rPr>
          </w:rPrChange>
        </w:rPr>
      </w:pPr>
    </w:p>
    <w:p w14:paraId="536A3775"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CDE6B95"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BD1F211"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0406631"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19D54EB"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BCFA399"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7C3F189"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315DD27"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8D1E67B"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783B0D5"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223C568"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158DB15"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8D9863A"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BFF317E"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81A811E"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BD84DA4"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4275C3B"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509FA22"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ACDB4C2"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09C381E"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4218EE0"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672CECB" w14:textId="77777777" w:rsidR="00232692" w:rsidRPr="003416DF"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Change w:id="1214" w:author="Meryl Etman [2]" w:date="2022-12-11T17:48:00Z">
            <w:rPr>
              <w:rFonts w:ascii="Times New Roman" w:eastAsia="Times New Roman" w:hAnsi="Times New Roman" w:cs="David"/>
              <w:b/>
              <w:bCs/>
              <w:sz w:val="20"/>
              <w:szCs w:val="24"/>
              <w:highlight w:val="yellow"/>
              <w:u w:val="single"/>
              <w:rtl/>
              <w:lang w:eastAsia="he-IL"/>
            </w:rPr>
          </w:rPrChange>
        </w:rPr>
      </w:pPr>
    </w:p>
    <w:p w14:paraId="4D73EF2F" w14:textId="77777777" w:rsidR="00232692" w:rsidRPr="003416DF"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Change w:id="1215" w:author="Meryl Etman [2]" w:date="2022-12-11T17:48:00Z">
            <w:rPr>
              <w:rFonts w:ascii="Times New Roman" w:eastAsia="Times New Roman" w:hAnsi="Times New Roman" w:cs="David"/>
              <w:b/>
              <w:bCs/>
              <w:sz w:val="20"/>
              <w:szCs w:val="24"/>
              <w:highlight w:val="yellow"/>
              <w:u w:val="single"/>
              <w:rtl/>
              <w:lang w:eastAsia="he-IL"/>
            </w:rPr>
          </w:rPrChange>
        </w:rPr>
      </w:pPr>
    </w:p>
    <w:p w14:paraId="73ABC9CD" w14:textId="77777777" w:rsidR="00232692" w:rsidRPr="003416DF"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Change w:id="1216" w:author="Meryl Etman [2]" w:date="2022-12-11T17:48:00Z">
            <w:rPr>
              <w:rFonts w:ascii="Times New Roman" w:eastAsia="Times New Roman" w:hAnsi="Times New Roman" w:cs="David"/>
              <w:b/>
              <w:bCs/>
              <w:sz w:val="20"/>
              <w:szCs w:val="24"/>
              <w:highlight w:val="yellow"/>
              <w:u w:val="single"/>
              <w:rtl/>
              <w:lang w:eastAsia="he-IL"/>
            </w:rPr>
          </w:rPrChange>
        </w:rPr>
      </w:pPr>
    </w:p>
    <w:p w14:paraId="2069A6D3" w14:textId="77777777" w:rsidR="00232692" w:rsidRPr="003416DF"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Change w:id="1217" w:author="Meryl Etman [2]" w:date="2022-12-11T17:48:00Z">
            <w:rPr>
              <w:rFonts w:ascii="Times New Roman" w:eastAsia="Times New Roman" w:hAnsi="Times New Roman" w:cs="David"/>
              <w:b/>
              <w:bCs/>
              <w:sz w:val="20"/>
              <w:szCs w:val="24"/>
              <w:highlight w:val="yellow"/>
              <w:u w:val="single"/>
              <w:rtl/>
              <w:lang w:eastAsia="he-IL"/>
            </w:rPr>
          </w:rPrChange>
        </w:rPr>
      </w:pPr>
    </w:p>
    <w:p w14:paraId="1031AF1E" w14:textId="77777777" w:rsidR="00232692" w:rsidRPr="003416DF"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Change w:id="1218" w:author="Meryl Etman [2]" w:date="2022-12-11T17:48:00Z">
            <w:rPr>
              <w:rFonts w:ascii="Times New Roman" w:eastAsia="Times New Roman" w:hAnsi="Times New Roman" w:cs="David"/>
              <w:b/>
              <w:bCs/>
              <w:sz w:val="20"/>
              <w:szCs w:val="24"/>
              <w:highlight w:val="yellow"/>
              <w:u w:val="single"/>
              <w:rtl/>
              <w:lang w:eastAsia="he-IL"/>
            </w:rPr>
          </w:rPrChange>
        </w:rPr>
      </w:pPr>
    </w:p>
    <w:p w14:paraId="5D17C9CB" w14:textId="77777777" w:rsidR="00232692" w:rsidRPr="003416DF"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Change w:id="1219" w:author="Meryl Etman [2]" w:date="2022-12-11T17:48:00Z">
            <w:rPr>
              <w:rFonts w:ascii="Times New Roman" w:eastAsia="Times New Roman" w:hAnsi="Times New Roman" w:cs="David"/>
              <w:b/>
              <w:bCs/>
              <w:sz w:val="20"/>
              <w:szCs w:val="24"/>
              <w:highlight w:val="yellow"/>
              <w:u w:val="single"/>
              <w:rtl/>
              <w:lang w:eastAsia="he-IL"/>
            </w:rPr>
          </w:rPrChange>
        </w:rPr>
      </w:pPr>
    </w:p>
    <w:p w14:paraId="74A55DEA" w14:textId="77777777" w:rsidR="00232692" w:rsidRPr="003416DF"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Change w:id="1220" w:author="Meryl Etman [2]" w:date="2022-12-11T17:48:00Z">
            <w:rPr>
              <w:rFonts w:ascii="Times New Roman" w:eastAsia="Times New Roman" w:hAnsi="Times New Roman" w:cs="David"/>
              <w:b/>
              <w:bCs/>
              <w:sz w:val="20"/>
              <w:szCs w:val="24"/>
              <w:highlight w:val="yellow"/>
              <w:u w:val="single"/>
              <w:rtl/>
              <w:lang w:eastAsia="he-IL"/>
            </w:rPr>
          </w:rPrChange>
        </w:rPr>
      </w:pPr>
    </w:p>
    <w:p w14:paraId="0710CCCD" w14:textId="77777777" w:rsidR="00232692" w:rsidRPr="003416DF"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Change w:id="1221" w:author="Meryl Etman [2]" w:date="2022-12-11T17:48:00Z">
            <w:rPr>
              <w:rFonts w:ascii="Times New Roman" w:eastAsia="Times New Roman" w:hAnsi="Times New Roman" w:cs="David"/>
              <w:b/>
              <w:bCs/>
              <w:sz w:val="20"/>
              <w:szCs w:val="24"/>
              <w:highlight w:val="yellow"/>
              <w:u w:val="single"/>
              <w:rtl/>
              <w:lang w:eastAsia="he-IL"/>
            </w:rPr>
          </w:rPrChange>
        </w:rPr>
      </w:pPr>
    </w:p>
    <w:p w14:paraId="2A8D9271" w14:textId="77777777" w:rsidR="00232692" w:rsidRPr="003416DF"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Change w:id="1222" w:author="Meryl Etman [2]" w:date="2022-12-11T17:48:00Z">
            <w:rPr>
              <w:rFonts w:ascii="Times New Roman" w:eastAsia="Times New Roman" w:hAnsi="Times New Roman" w:cs="David"/>
              <w:b/>
              <w:bCs/>
              <w:sz w:val="20"/>
              <w:szCs w:val="24"/>
              <w:highlight w:val="yellow"/>
              <w:u w:val="single"/>
              <w:rtl/>
              <w:lang w:eastAsia="he-IL"/>
            </w:rPr>
          </w:rPrChange>
        </w:rPr>
      </w:pPr>
    </w:p>
    <w:p w14:paraId="1437B4D9" w14:textId="77777777" w:rsidR="00232692" w:rsidRPr="003416DF"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Change w:id="1223" w:author="Meryl Etman [2]" w:date="2022-12-11T17:48:00Z">
            <w:rPr>
              <w:rFonts w:ascii="Times New Roman" w:eastAsia="Times New Roman" w:hAnsi="Times New Roman" w:cs="David"/>
              <w:b/>
              <w:bCs/>
              <w:sz w:val="20"/>
              <w:szCs w:val="24"/>
              <w:highlight w:val="yellow"/>
              <w:u w:val="single"/>
              <w:rtl/>
              <w:lang w:eastAsia="he-IL"/>
            </w:rPr>
          </w:rPrChange>
        </w:rPr>
      </w:pPr>
    </w:p>
    <w:p w14:paraId="38219A5C" w14:textId="77777777" w:rsidR="00232692" w:rsidRPr="003416DF"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Change w:id="1224" w:author="Meryl Etman [2]" w:date="2022-12-11T17:48:00Z">
            <w:rPr>
              <w:rFonts w:ascii="Times New Roman" w:eastAsia="Times New Roman" w:hAnsi="Times New Roman" w:cs="David"/>
              <w:b/>
              <w:bCs/>
              <w:sz w:val="20"/>
              <w:szCs w:val="24"/>
              <w:highlight w:val="yellow"/>
              <w:u w:val="single"/>
              <w:rtl/>
              <w:lang w:eastAsia="he-IL"/>
            </w:rPr>
          </w:rPrChange>
        </w:rPr>
      </w:pPr>
    </w:p>
    <w:p w14:paraId="7C2B97BB" w14:textId="77777777" w:rsidR="00232692" w:rsidRPr="003416DF"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Change w:id="1225" w:author="Meryl Etman [2]" w:date="2022-12-11T17:48:00Z">
            <w:rPr>
              <w:rFonts w:ascii="Times New Roman" w:eastAsia="Times New Roman" w:hAnsi="Times New Roman" w:cs="David"/>
              <w:b/>
              <w:bCs/>
              <w:sz w:val="20"/>
              <w:szCs w:val="24"/>
              <w:highlight w:val="yellow"/>
              <w:u w:val="single"/>
              <w:rtl/>
              <w:lang w:eastAsia="he-IL"/>
            </w:rPr>
          </w:rPrChange>
        </w:rPr>
      </w:pPr>
    </w:p>
    <w:p w14:paraId="2F68D8BF" w14:textId="77777777" w:rsidR="00232692" w:rsidRPr="003416DF"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Change w:id="1226" w:author="Meryl Etman [2]" w:date="2022-12-11T17:48:00Z">
            <w:rPr>
              <w:rFonts w:ascii="Times New Roman" w:eastAsia="Times New Roman" w:hAnsi="Times New Roman" w:cs="David"/>
              <w:b/>
              <w:bCs/>
              <w:sz w:val="20"/>
              <w:szCs w:val="24"/>
              <w:highlight w:val="yellow"/>
              <w:u w:val="single"/>
              <w:rtl/>
              <w:lang w:eastAsia="he-IL"/>
            </w:rPr>
          </w:rPrChange>
        </w:rPr>
      </w:pPr>
    </w:p>
    <w:p w14:paraId="644FDBF2" w14:textId="3724FFAC" w:rsidR="003416DF" w:rsidRPr="003416DF" w:rsidRDefault="003416DF">
      <w:pPr>
        <w:bidi w:val="0"/>
        <w:spacing w:before="0" w:beforeAutospacing="0" w:after="160" w:afterAutospacing="0" w:line="259" w:lineRule="auto"/>
        <w:rPr>
          <w:ins w:id="1227" w:author="Meryl Etman [2]" w:date="2022-12-11T17:48:00Z"/>
          <w:rFonts w:ascii="Times New Roman" w:eastAsia="Times New Roman" w:hAnsi="Times New Roman" w:cs="David"/>
          <w:b/>
          <w:bCs/>
          <w:sz w:val="20"/>
          <w:szCs w:val="24"/>
          <w:u w:val="single"/>
          <w:rtl/>
          <w:lang w:eastAsia="he-IL"/>
          <w:rPrChange w:id="1228" w:author="Meryl Etman [2]" w:date="2022-12-11T17:48:00Z">
            <w:rPr>
              <w:ins w:id="1229" w:author="Meryl Etman [2]" w:date="2022-12-11T17:48:00Z"/>
              <w:rFonts w:ascii="Times New Roman" w:eastAsia="Times New Roman" w:hAnsi="Times New Roman" w:cs="David"/>
              <w:b/>
              <w:bCs/>
              <w:sz w:val="20"/>
              <w:szCs w:val="24"/>
              <w:highlight w:val="yellow"/>
              <w:u w:val="single"/>
              <w:rtl/>
              <w:lang w:eastAsia="he-IL"/>
            </w:rPr>
          </w:rPrChange>
        </w:rPr>
      </w:pPr>
      <w:ins w:id="1230" w:author="Meryl Etman [2]" w:date="2022-12-11T17:48:00Z">
        <w:del w:id="1231" w:author="מרול אטמן" w:date="2024-08-22T15:15:00Z">
          <w:r w:rsidRPr="003416DF" w:rsidDel="00477F94">
            <w:rPr>
              <w:rFonts w:ascii="Times New Roman" w:eastAsia="Times New Roman" w:hAnsi="Times New Roman" w:cs="David"/>
              <w:b/>
              <w:bCs/>
              <w:sz w:val="20"/>
              <w:szCs w:val="24"/>
              <w:u w:val="single"/>
              <w:rtl/>
              <w:lang w:eastAsia="he-IL"/>
              <w:rPrChange w:id="1232" w:author="Meryl Etman [2]" w:date="2022-12-11T17:48:00Z">
                <w:rPr>
                  <w:rFonts w:ascii="Times New Roman" w:eastAsia="Times New Roman" w:hAnsi="Times New Roman" w:cs="David"/>
                  <w:b/>
                  <w:bCs/>
                  <w:sz w:val="20"/>
                  <w:szCs w:val="24"/>
                  <w:highlight w:val="yellow"/>
                  <w:u w:val="single"/>
                  <w:rtl/>
                  <w:lang w:eastAsia="he-IL"/>
                </w:rPr>
              </w:rPrChange>
            </w:rPr>
            <w:br w:type="page"/>
          </w:r>
        </w:del>
      </w:ins>
    </w:p>
    <w:p w14:paraId="21714A72" w14:textId="77777777" w:rsidR="00232692" w:rsidRPr="00232692" w:rsidDel="003416DF" w:rsidRDefault="00232692" w:rsidP="00F80657">
      <w:pPr>
        <w:widowControl w:val="0"/>
        <w:spacing w:before="0" w:beforeAutospacing="0" w:after="0" w:afterAutospacing="0" w:line="240" w:lineRule="auto"/>
        <w:jc w:val="center"/>
        <w:outlineLvl w:val="7"/>
        <w:rPr>
          <w:del w:id="1233" w:author="Meryl Etman [2]" w:date="2022-12-11T17:48:00Z"/>
          <w:rFonts w:ascii="Times New Roman" w:eastAsia="Times New Roman" w:hAnsi="Times New Roman" w:cs="David"/>
          <w:b/>
          <w:bCs/>
          <w:sz w:val="20"/>
          <w:szCs w:val="24"/>
          <w:highlight w:val="yellow"/>
          <w:u w:val="single"/>
          <w:rtl/>
          <w:lang w:eastAsia="he-IL"/>
        </w:rPr>
      </w:pPr>
    </w:p>
    <w:p w14:paraId="66B5B478" w14:textId="566B3F70" w:rsidR="00232692" w:rsidRPr="00232692" w:rsidDel="003416DF" w:rsidRDefault="00232692" w:rsidP="0059278E">
      <w:pPr>
        <w:widowControl w:val="0"/>
        <w:spacing w:before="0" w:beforeAutospacing="0" w:after="0" w:afterAutospacing="0" w:line="240" w:lineRule="auto"/>
        <w:jc w:val="center"/>
        <w:outlineLvl w:val="7"/>
        <w:rPr>
          <w:del w:id="1234" w:author="Meryl Etman [2]" w:date="2022-12-11T17:48:00Z"/>
          <w:rFonts w:ascii="Times New Roman" w:eastAsia="Times New Roman" w:hAnsi="Times New Roman" w:cs="David"/>
          <w:b/>
          <w:bCs/>
          <w:sz w:val="20"/>
          <w:szCs w:val="24"/>
          <w:highlight w:val="yellow"/>
          <w:u w:val="single"/>
          <w:rtl/>
          <w:lang w:eastAsia="he-IL"/>
        </w:rPr>
      </w:pPr>
    </w:p>
    <w:p w14:paraId="63D94C76" w14:textId="6B6D8779" w:rsidR="00232692" w:rsidRPr="00232692" w:rsidDel="003416DF" w:rsidRDefault="00232692" w:rsidP="000A29A2">
      <w:pPr>
        <w:widowControl w:val="0"/>
        <w:spacing w:before="0" w:beforeAutospacing="0" w:after="0" w:afterAutospacing="0" w:line="240" w:lineRule="auto"/>
        <w:jc w:val="center"/>
        <w:outlineLvl w:val="7"/>
        <w:rPr>
          <w:del w:id="1235" w:author="Meryl Etman [2]" w:date="2022-12-11T17:48:00Z"/>
          <w:rFonts w:ascii="Times New Roman" w:eastAsia="Times New Roman" w:hAnsi="Times New Roman" w:cs="David"/>
          <w:b/>
          <w:bCs/>
          <w:sz w:val="20"/>
          <w:szCs w:val="24"/>
          <w:highlight w:val="yellow"/>
          <w:u w:val="single"/>
          <w:rtl/>
          <w:lang w:eastAsia="he-IL"/>
        </w:rPr>
      </w:pPr>
    </w:p>
    <w:p w14:paraId="22574826" w14:textId="63F31A5A" w:rsidR="00232692" w:rsidRPr="00232692" w:rsidDel="003416DF" w:rsidRDefault="00232692" w:rsidP="001A72AF">
      <w:pPr>
        <w:widowControl w:val="0"/>
        <w:spacing w:before="0" w:beforeAutospacing="0" w:after="0" w:afterAutospacing="0" w:line="240" w:lineRule="auto"/>
        <w:jc w:val="center"/>
        <w:outlineLvl w:val="7"/>
        <w:rPr>
          <w:del w:id="1236" w:author="Meryl Etman [2]" w:date="2022-12-11T17:48:00Z"/>
          <w:rFonts w:ascii="Times New Roman" w:eastAsia="Times New Roman" w:hAnsi="Times New Roman" w:cs="David"/>
          <w:b/>
          <w:bCs/>
          <w:sz w:val="20"/>
          <w:szCs w:val="24"/>
          <w:highlight w:val="yellow"/>
          <w:u w:val="single"/>
          <w:rtl/>
          <w:lang w:eastAsia="he-IL"/>
        </w:rPr>
      </w:pPr>
    </w:p>
    <w:p w14:paraId="0977A842" w14:textId="0046D008" w:rsidR="00232692" w:rsidRPr="00232692" w:rsidDel="003416DF" w:rsidRDefault="00232692" w:rsidP="001A72AF">
      <w:pPr>
        <w:widowControl w:val="0"/>
        <w:spacing w:before="0" w:beforeAutospacing="0" w:after="0" w:afterAutospacing="0" w:line="240" w:lineRule="auto"/>
        <w:jc w:val="center"/>
        <w:outlineLvl w:val="7"/>
        <w:rPr>
          <w:del w:id="1237" w:author="Meryl Etman [2]" w:date="2022-12-11T17:48:00Z"/>
          <w:rFonts w:ascii="Times New Roman" w:eastAsia="Times New Roman" w:hAnsi="Times New Roman" w:cs="David"/>
          <w:b/>
          <w:bCs/>
          <w:sz w:val="20"/>
          <w:szCs w:val="24"/>
          <w:highlight w:val="yellow"/>
          <w:u w:val="single"/>
          <w:rtl/>
          <w:lang w:eastAsia="he-IL"/>
        </w:rPr>
      </w:pPr>
    </w:p>
    <w:p w14:paraId="4E7EA645" w14:textId="37A77482" w:rsidR="00232692" w:rsidRPr="00232692" w:rsidDel="003416DF" w:rsidRDefault="00232692" w:rsidP="001A72AF">
      <w:pPr>
        <w:widowControl w:val="0"/>
        <w:spacing w:before="0" w:beforeAutospacing="0" w:after="0" w:afterAutospacing="0" w:line="240" w:lineRule="auto"/>
        <w:jc w:val="center"/>
        <w:outlineLvl w:val="7"/>
        <w:rPr>
          <w:del w:id="1238" w:author="Meryl Etman [2]" w:date="2022-12-11T17:48:00Z"/>
          <w:rFonts w:ascii="Times New Roman" w:eastAsia="Times New Roman" w:hAnsi="Times New Roman" w:cs="David"/>
          <w:b/>
          <w:bCs/>
          <w:sz w:val="20"/>
          <w:szCs w:val="24"/>
          <w:highlight w:val="yellow"/>
          <w:u w:val="single"/>
          <w:rtl/>
          <w:lang w:eastAsia="he-IL"/>
        </w:rPr>
      </w:pPr>
    </w:p>
    <w:p w14:paraId="6BBD8B0B" w14:textId="2E2D8282" w:rsidR="00232692" w:rsidRPr="00232692" w:rsidDel="003416DF" w:rsidRDefault="00232692" w:rsidP="001A72AF">
      <w:pPr>
        <w:widowControl w:val="0"/>
        <w:spacing w:before="0" w:beforeAutospacing="0" w:after="0" w:afterAutospacing="0" w:line="240" w:lineRule="auto"/>
        <w:jc w:val="center"/>
        <w:outlineLvl w:val="7"/>
        <w:rPr>
          <w:del w:id="1239" w:author="Meryl Etman [2]" w:date="2022-12-11T17:48:00Z"/>
          <w:rFonts w:ascii="Times New Roman" w:eastAsia="Times New Roman" w:hAnsi="Times New Roman" w:cs="David"/>
          <w:b/>
          <w:bCs/>
          <w:sz w:val="20"/>
          <w:szCs w:val="24"/>
          <w:highlight w:val="yellow"/>
          <w:u w:val="single"/>
          <w:rtl/>
          <w:lang w:eastAsia="he-IL"/>
        </w:rPr>
      </w:pPr>
    </w:p>
    <w:p w14:paraId="618C0700" w14:textId="444D4180" w:rsidR="00B44D6B" w:rsidDel="003416DF" w:rsidRDefault="00B44D6B" w:rsidP="001A72AF">
      <w:pPr>
        <w:widowControl w:val="0"/>
        <w:spacing w:before="0" w:beforeAutospacing="0" w:after="0" w:afterAutospacing="0" w:line="240" w:lineRule="auto"/>
        <w:jc w:val="center"/>
        <w:outlineLvl w:val="7"/>
        <w:rPr>
          <w:del w:id="1240" w:author="Meryl Etman [2]" w:date="2022-12-11T17:48:00Z"/>
          <w:rFonts w:ascii="Times New Roman" w:eastAsia="Times New Roman" w:hAnsi="Times New Roman" w:cs="David"/>
          <w:b/>
          <w:bCs/>
          <w:sz w:val="20"/>
          <w:szCs w:val="24"/>
          <w:highlight w:val="yellow"/>
          <w:u w:val="single"/>
          <w:rtl/>
          <w:lang w:eastAsia="he-IL"/>
        </w:rPr>
      </w:pPr>
      <w:del w:id="1241" w:author="Meryl Etman [2]" w:date="2022-12-11T17:48:00Z">
        <w:r w:rsidDel="003416DF">
          <w:rPr>
            <w:rFonts w:ascii="Times New Roman" w:eastAsia="Times New Roman" w:hAnsi="Times New Roman" w:cs="David"/>
            <w:b/>
            <w:bCs/>
            <w:sz w:val="20"/>
            <w:szCs w:val="24"/>
            <w:highlight w:val="yellow"/>
            <w:u w:val="single"/>
            <w:rtl/>
            <w:lang w:eastAsia="he-IL"/>
          </w:rPr>
          <w:br w:type="page"/>
        </w:r>
      </w:del>
    </w:p>
    <w:p w14:paraId="53F57B51" w14:textId="22F490F1" w:rsidR="00232692" w:rsidRPr="00232692" w:rsidDel="003416DF" w:rsidRDefault="00232692" w:rsidP="001A72AF">
      <w:pPr>
        <w:widowControl w:val="0"/>
        <w:spacing w:before="0" w:beforeAutospacing="0" w:after="0" w:afterAutospacing="0" w:line="240" w:lineRule="auto"/>
        <w:jc w:val="center"/>
        <w:outlineLvl w:val="7"/>
        <w:rPr>
          <w:del w:id="1242" w:author="Meryl Etman [2]" w:date="2022-12-11T17:48:00Z"/>
          <w:rFonts w:ascii="Times New Roman" w:eastAsia="Times New Roman" w:hAnsi="Times New Roman" w:cs="David"/>
          <w:b/>
          <w:bCs/>
          <w:sz w:val="20"/>
          <w:szCs w:val="24"/>
          <w:highlight w:val="yellow"/>
          <w:u w:val="single"/>
          <w:rtl/>
          <w:lang w:eastAsia="he-IL"/>
        </w:rPr>
      </w:pPr>
    </w:p>
    <w:p w14:paraId="0B88B6FC" w14:textId="77777777" w:rsidR="00232692" w:rsidRPr="00232692" w:rsidRDefault="00232692" w:rsidP="003416DF">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232692">
        <w:rPr>
          <w:rFonts w:ascii="Times New Roman" w:eastAsia="Times New Roman" w:hAnsi="Times New Roman" w:cs="David" w:hint="cs"/>
          <w:b/>
          <w:bCs/>
          <w:sz w:val="20"/>
          <w:szCs w:val="24"/>
          <w:u w:val="single"/>
          <w:rtl/>
          <w:lang w:eastAsia="he-IL"/>
        </w:rPr>
        <w:t xml:space="preserve">נספח </w:t>
      </w:r>
      <w:r w:rsidR="00573980">
        <w:rPr>
          <w:rFonts w:ascii="Times New Roman" w:eastAsia="Times New Roman" w:hAnsi="Times New Roman" w:cs="David" w:hint="cs"/>
          <w:b/>
          <w:bCs/>
          <w:sz w:val="20"/>
          <w:szCs w:val="24"/>
          <w:u w:val="single"/>
          <w:rtl/>
          <w:lang w:eastAsia="he-IL"/>
        </w:rPr>
        <w:t>"</w:t>
      </w:r>
      <w:r w:rsidRPr="00232692">
        <w:rPr>
          <w:rFonts w:ascii="Times New Roman" w:eastAsia="Times New Roman" w:hAnsi="Times New Roman" w:cs="David" w:hint="cs"/>
          <w:b/>
          <w:bCs/>
          <w:sz w:val="20"/>
          <w:szCs w:val="24"/>
          <w:u w:val="single"/>
          <w:rtl/>
          <w:lang w:eastAsia="he-IL"/>
        </w:rPr>
        <w:t>ח'</w:t>
      </w:r>
      <w:r w:rsidR="00573980">
        <w:rPr>
          <w:rFonts w:ascii="Times New Roman" w:eastAsia="Times New Roman" w:hAnsi="Times New Roman" w:cs="David" w:hint="cs"/>
          <w:b/>
          <w:bCs/>
          <w:sz w:val="20"/>
          <w:szCs w:val="24"/>
          <w:u w:val="single"/>
          <w:rtl/>
          <w:lang w:eastAsia="he-IL"/>
        </w:rPr>
        <w:t>'</w:t>
      </w:r>
    </w:p>
    <w:p w14:paraId="16E08BE2"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F6328A1"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232692">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A1A85EC"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909BFB"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4BCBF94"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80E70F9"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6D10E2FC" w14:textId="28FAEA6B" w:rsidR="00573980" w:rsidRPr="00B27B4C" w:rsidRDefault="00380147" w:rsidP="0057398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5D052253E77A48AD8644B6751A245AB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243" w:author="Meryl Etman" w:date="2022-12-08T12:13:00Z">
            <w:r w:rsidR="00A57AA2">
              <w:rPr>
                <w:rFonts w:ascii="Times New Roman" w:eastAsia="Times New Roman" w:hAnsi="Times New Roman" w:cs="David" w:hint="cs"/>
                <w:color w:val="008000"/>
                <w:sz w:val="24"/>
                <w:szCs w:val="24"/>
                <w:rtl/>
                <w:lang w:eastAsia="he-IL"/>
              </w:rPr>
              <w:br/>
              <w:t>גבעת שמואל החדשה בע"מ</w:t>
            </w:r>
            <w:r w:rsidR="00A57AA2">
              <w:rPr>
                <w:rFonts w:ascii="Times New Roman" w:eastAsia="Times New Roman" w:hAnsi="Times New Roman" w:cs="David" w:hint="cs"/>
                <w:color w:val="008000"/>
                <w:sz w:val="24"/>
                <w:szCs w:val="24"/>
                <w:rtl/>
                <w:lang w:eastAsia="he-IL"/>
              </w:rPr>
              <w:br/>
              <w:t>יהונתן נתניהו 1ג', אור יהודה</w:t>
            </w:r>
            <w:r w:rsidR="00A57AA2">
              <w:rPr>
                <w:rFonts w:ascii="Times New Roman" w:eastAsia="Times New Roman" w:hAnsi="Times New Roman" w:cs="David" w:hint="cs"/>
                <w:color w:val="008000"/>
                <w:sz w:val="24"/>
                <w:szCs w:val="24"/>
                <w:rtl/>
                <w:lang w:eastAsia="he-IL"/>
              </w:rPr>
              <w:br/>
              <w:t>514677533</w:t>
            </w:r>
            <w:r w:rsidR="00A57AA2">
              <w:rPr>
                <w:rFonts w:ascii="Times New Roman" w:eastAsia="Times New Roman" w:hAnsi="Times New Roman" w:cs="David" w:hint="cs"/>
                <w:color w:val="008000"/>
                <w:sz w:val="24"/>
                <w:szCs w:val="24"/>
                <w:rtl/>
                <w:lang w:eastAsia="he-IL"/>
              </w:rPr>
              <w:br/>
            </w:r>
          </w:ins>
        </w:sdtContent>
      </w:sdt>
      <w:r w:rsidR="00573980" w:rsidRPr="00B27B4C">
        <w:rPr>
          <w:rFonts w:ascii="Times New Roman" w:eastAsia="Times New Roman" w:hAnsi="Times New Roman" w:cs="David" w:hint="cs"/>
          <w:color w:val="008000"/>
          <w:sz w:val="24"/>
          <w:szCs w:val="24"/>
          <w:rtl/>
          <w:lang w:eastAsia="he-IL"/>
        </w:rPr>
        <w:br/>
      </w:r>
      <w:r w:rsidR="00573980" w:rsidRPr="00B27B4C">
        <w:rPr>
          <w:rFonts w:ascii="Times New Roman" w:eastAsia="Times New Roman" w:hAnsi="Times New Roman" w:cs="David" w:hint="cs"/>
          <w:sz w:val="24"/>
          <w:szCs w:val="24"/>
          <w:rtl/>
          <w:lang w:eastAsia="he-IL"/>
        </w:rPr>
        <w:t>(</w:t>
      </w:r>
      <w:r w:rsidR="00573980" w:rsidRPr="009E0EE6">
        <w:rPr>
          <w:rFonts w:ascii="Times New Roman" w:eastAsia="Times New Roman" w:hAnsi="Times New Roman" w:cs="David" w:hint="cs"/>
          <w:sz w:val="24"/>
          <w:szCs w:val="24"/>
          <w:rtl/>
          <w:lang w:eastAsia="he-IL"/>
        </w:rPr>
        <w:t>המזמין)</w:t>
      </w:r>
    </w:p>
    <w:p w14:paraId="3BE0D848"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BD60A03"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D4AF659"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FD98554"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6DCCEEB" w14:textId="0F35298D" w:rsidR="00573980" w:rsidRPr="00B27B4C" w:rsidRDefault="00573980" w:rsidP="00573980">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hint="cs"/>
            <w:bCs/>
            <w:color w:val="008000"/>
            <w:sz w:val="24"/>
            <w:szCs w:val="24"/>
            <w:rtl/>
            <w:lang w:eastAsia="he-IL"/>
          </w:rPr>
          <w:alias w:val="שם ספק"/>
          <w:tag w:val="cntSupllierName"/>
          <w:id w:val="-178813011"/>
          <w:placeholder>
            <w:docPart w:val="8BF4C69D8D6440D191697207663327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244" w:author="Meryl Etman" w:date="2023-10-24T11:58:00Z">
            <w:r w:rsidR="000A29A2">
              <w:rPr>
                <w:rFonts w:ascii="Times New Roman" w:eastAsia="Times New Roman" w:hAnsi="Times New Roman" w:cs="David" w:hint="cs"/>
                <w:bCs/>
                <w:color w:val="008000"/>
                <w:sz w:val="24"/>
                <w:szCs w:val="24"/>
                <w:rtl/>
                <w:lang w:eastAsia="he-IL"/>
              </w:rPr>
              <w:t>עידן (ש.נ.י) ניהול ואחזקת מבנים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771C1B277284018BD053071C6C190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245" w:author="Meryl Etman" w:date="2022-12-08T12:12:00Z">
            <w:r w:rsidR="00A57AA2">
              <w:rPr>
                <w:rFonts w:ascii="Times New Roman" w:eastAsia="Times New Roman" w:hAnsi="Times New Roman" w:cs="David"/>
                <w:color w:val="008000"/>
                <w:sz w:val="24"/>
                <w:szCs w:val="24"/>
                <w:rtl/>
                <w:lang w:eastAsia="he-IL"/>
              </w:rPr>
              <w:t>גבעת שמואל</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866D74F11B704502A54BC714C3EDC01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246" w:author="Meryl Etman" w:date="2022-12-08T12:13:00Z">
            <w:r w:rsidR="00A57AA2">
              <w:rPr>
                <w:rFonts w:ascii="Times New Roman" w:eastAsia="Times New Roman" w:hAnsi="Times New Roman" w:cs="David" w:hint="cs"/>
                <w:color w:val="008000"/>
                <w:sz w:val="24"/>
                <w:szCs w:val="24"/>
                <w:rtl/>
              </w:rPr>
              <w:t>ייעוץ וליווי ניהול ואחזקת מבנים</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4FFADA52"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5966A88"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681CF14"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CF20CC7"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CE11850" w14:textId="77777777" w:rsidR="00232692" w:rsidRDefault="00232692"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232692">
        <w:rPr>
          <w:rFonts w:ascii="Times New Roman" w:eastAsia="Times New Roman" w:hAnsi="Times New Roman" w:cs="David" w:hint="cs"/>
          <w:sz w:val="20"/>
          <w:szCs w:val="24"/>
          <w:rtl/>
          <w:lang w:eastAsia="he-IL"/>
        </w:rPr>
        <w:t xml:space="preserve">                                                                                      בכבוד רב,</w:t>
      </w:r>
    </w:p>
    <w:p w14:paraId="626EB616" w14:textId="77777777" w:rsidR="00573980" w:rsidRDefault="00573980"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C4C621A" w14:textId="77777777" w:rsidR="00573980" w:rsidRDefault="00573980"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5C5FCE" w14:textId="77777777" w:rsidR="00573980" w:rsidRDefault="00573980"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D42BF0" w14:textId="77777777" w:rsidR="00573980" w:rsidRDefault="00573980" w:rsidP="00573980">
      <w:pPr>
        <w:widowControl w:val="0"/>
        <w:tabs>
          <w:tab w:val="center" w:pos="6920"/>
        </w:tabs>
        <w:spacing w:before="0" w:beforeAutospacing="0" w:after="0" w:afterAutospacing="0" w:line="240" w:lineRule="auto"/>
        <w:ind w:right="84"/>
        <w:jc w:val="both"/>
        <w:rPr>
          <w:rFonts w:ascii="Times New Roman" w:eastAsia="Times New Roman" w:hAnsi="Times New Roman" w:cs="David"/>
          <w:sz w:val="20"/>
          <w:szCs w:val="24"/>
          <w:rtl/>
          <w:lang w:eastAsia="he-IL"/>
        </w:rPr>
      </w:pPr>
    </w:p>
    <w:p w14:paraId="01A688AF" w14:textId="77777777" w:rsidR="00573980" w:rsidRPr="00232692" w:rsidRDefault="00573980" w:rsidP="00573980">
      <w:pPr>
        <w:widowControl w:val="0"/>
        <w:tabs>
          <w:tab w:val="center" w:pos="6920"/>
        </w:tabs>
        <w:spacing w:before="0" w:beforeAutospacing="0" w:after="0" w:afterAutospacing="0" w:line="240" w:lineRule="auto"/>
        <w:ind w:left="5040" w:right="84"/>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______________________</w:t>
      </w:r>
    </w:p>
    <w:p w14:paraId="6CD643AA" w14:textId="7FBAA9F4" w:rsidR="00232692" w:rsidRPr="00232692" w:rsidRDefault="00380147" w:rsidP="00380332">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lang w:eastAsia="he-IL"/>
        </w:rPr>
      </w:pPr>
      <w:sdt>
        <w:sdtPr>
          <w:rPr>
            <w:rFonts w:ascii="Times New Roman" w:eastAsia="Times New Roman" w:hAnsi="Times New Roman" w:cs="David"/>
            <w:color w:val="008000"/>
            <w:sz w:val="24"/>
            <w:szCs w:val="24"/>
            <w:rtl/>
            <w:lang w:eastAsia="he-IL"/>
          </w:rPr>
          <w:alias w:val="שם ספק"/>
          <w:tag w:val="cntSupllierName"/>
          <w:id w:val="191193898"/>
          <w:placeholder>
            <w:docPart w:val="C46DF9B135F5483BBC57500D8301B6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247" w:author="Meryl Etman" w:date="2023-10-24T11:58:00Z">
            <w:r w:rsidR="000A29A2">
              <w:rPr>
                <w:rFonts w:ascii="Times New Roman" w:eastAsia="Times New Roman" w:hAnsi="Times New Roman" w:cs="David"/>
                <w:color w:val="008000"/>
                <w:sz w:val="24"/>
                <w:szCs w:val="24"/>
                <w:rtl/>
                <w:lang w:eastAsia="he-IL"/>
              </w:rPr>
              <w:t>עידן (ש.נ.י) ניהול ואחזקת מבנים בע"מ</w:t>
            </w:r>
          </w:ins>
        </w:sdtContent>
      </w:sdt>
    </w:p>
    <w:p w14:paraId="72EEC366"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232692">
        <w:rPr>
          <w:rFonts w:ascii="Times New Roman" w:eastAsia="Times New Roman" w:hAnsi="Times New Roman" w:cs="David" w:hint="cs"/>
          <w:sz w:val="20"/>
          <w:szCs w:val="20"/>
          <w:rtl/>
          <w:lang w:eastAsia="he-IL"/>
        </w:rPr>
        <w:t xml:space="preserve">                </w:t>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t xml:space="preserve">   </w:t>
      </w:r>
    </w:p>
    <w:p w14:paraId="4CCB01FC"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31809F9"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r w:rsidRPr="00232692">
        <w:rPr>
          <w:rFonts w:ascii="Times New Roman" w:eastAsia="Times New Roman" w:hAnsi="Times New Roman" w:cs="David" w:hint="cs"/>
          <w:sz w:val="20"/>
          <w:szCs w:val="20"/>
          <w:rtl/>
          <w:lang w:eastAsia="he-IL"/>
        </w:rPr>
        <w:br w:type="page"/>
      </w:r>
    </w:p>
    <w:p w14:paraId="6C435EBC"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p>
    <w:p w14:paraId="6F9644DC"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p>
    <w:p w14:paraId="72DCA1C8"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p>
    <w:p w14:paraId="15376B39"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hint="cs"/>
          <w:b/>
          <w:bCs/>
          <w:sz w:val="24"/>
          <w:szCs w:val="24"/>
          <w:u w:val="single"/>
          <w:rtl/>
          <w:lang w:eastAsia="he-IL"/>
        </w:rPr>
        <w:t xml:space="preserve">נספח </w:t>
      </w:r>
      <w:r w:rsidR="00150FD5">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ט'</w:t>
      </w:r>
      <w:r w:rsidR="00150FD5">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 xml:space="preserve"> </w:t>
      </w:r>
    </w:p>
    <w:p w14:paraId="0A191D09"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07BA602" w14:textId="77777777" w:rsidR="00573980" w:rsidRPr="00B27B4C" w:rsidRDefault="00573980" w:rsidP="0057398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68779F">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229C55FF" w14:textId="77777777" w:rsidR="00573980" w:rsidRPr="00B27B4C" w:rsidRDefault="00573980" w:rsidP="0057398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29BE51D" w14:textId="2E66E63D"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322B5C7E3A847A78FA6BDB1138D7C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248" w:author="Meryl Etman" w:date="2022-12-08T12:13:00Z">
            <w:r w:rsidR="00A57AA2">
              <w:rPr>
                <w:rFonts w:ascii="Times New Roman" w:eastAsia="Times New Roman" w:hAnsi="Times New Roman" w:cs="David" w:hint="cs"/>
                <w:color w:val="008000"/>
                <w:sz w:val="24"/>
                <w:szCs w:val="24"/>
                <w:rtl/>
                <w:lang w:eastAsia="he-IL"/>
              </w:rPr>
              <w:br/>
              <w:t>גבעת שמואל החדשה בע"מ</w:t>
            </w:r>
            <w:r w:rsidR="00A57AA2">
              <w:rPr>
                <w:rFonts w:ascii="Times New Roman" w:eastAsia="Times New Roman" w:hAnsi="Times New Roman" w:cs="David" w:hint="cs"/>
                <w:color w:val="008000"/>
                <w:sz w:val="24"/>
                <w:szCs w:val="24"/>
                <w:rtl/>
                <w:lang w:eastAsia="he-IL"/>
              </w:rPr>
              <w:br/>
              <w:t>יהונתן נתניהו 1ג', אור יהודה</w:t>
            </w:r>
            <w:r w:rsidR="00A57AA2">
              <w:rPr>
                <w:rFonts w:ascii="Times New Roman" w:eastAsia="Times New Roman" w:hAnsi="Times New Roman" w:cs="David" w:hint="cs"/>
                <w:color w:val="008000"/>
                <w:sz w:val="24"/>
                <w:szCs w:val="24"/>
                <w:rtl/>
                <w:lang w:eastAsia="he-IL"/>
              </w:rPr>
              <w:br/>
              <w:t>514677533</w:t>
            </w:r>
            <w:r w:rsidR="00A57AA2">
              <w:rPr>
                <w:rFonts w:ascii="Times New Roman" w:eastAsia="Times New Roman" w:hAnsi="Times New Roman" w:cs="David" w:hint="cs"/>
                <w:color w:val="008000"/>
                <w:sz w:val="24"/>
                <w:szCs w:val="24"/>
                <w:rtl/>
                <w:lang w:eastAsia="he-IL"/>
              </w:rPr>
              <w:br/>
            </w:r>
          </w:ins>
        </w:sdtContent>
      </w:sdt>
    </w:p>
    <w:p w14:paraId="11B167D6"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DE933E3"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56787FAD"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C7057C" w14:textId="1A0124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D1062415D87444BAEB9A4AF02DD04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249" w:author="Meryl Etman" w:date="2022-12-08T12:12:00Z">
            <w:r w:rsidR="00A57AA2">
              <w:rPr>
                <w:rFonts w:ascii="Times New Roman" w:eastAsia="Times New Roman" w:hAnsi="Times New Roman" w:cs="David" w:hint="cs"/>
                <w:color w:val="008000"/>
                <w:sz w:val="24"/>
                <w:szCs w:val="24"/>
                <w:rtl/>
                <w:lang w:eastAsia="he-IL"/>
              </w:rPr>
              <w:t>גבעת שמואל</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D865E51C35B74FFBAABAA890ACA92A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4-08-26T00:00:00Z">
            <w:dateFormat w:val="dd/MM/yyyy"/>
            <w:lid w:val="he-IL"/>
            <w:storeMappedDataAs w:val="dateTime"/>
            <w:calendar w:val="gregorian"/>
          </w:date>
        </w:sdtPr>
        <w:sdtEndPr>
          <w:rPr>
            <w:rFonts w:hint="cs"/>
          </w:rPr>
        </w:sdtEndPr>
        <w:sdtContent>
          <w:ins w:id="1250" w:author="Meryl Etman" w:date="2024-08-26T16:21:00Z">
            <w:r w:rsidR="00FD06E2">
              <w:rPr>
                <w:rFonts w:ascii="Times New Roman" w:eastAsia="Times New Roman" w:hAnsi="Times New Roman" w:cs="David" w:hint="cs"/>
                <w:color w:val="008000"/>
                <w:sz w:val="24"/>
                <w:szCs w:val="24"/>
                <w:rtl/>
                <w:lang w:eastAsia="he-IL"/>
              </w:rPr>
              <w:t>‏26/08/2024</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592A46A1"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45E46D7F"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498743"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AD70549"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5F2833B"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3A153BC"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F164351"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421432E"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B1B23DC"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B3B9B32"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8BD92C7"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6BB485F3"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783BB2F"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63B0AFF2" w14:textId="77777777" w:rsidR="00573980" w:rsidRPr="00B27B4C" w:rsidRDefault="00573980" w:rsidP="0057398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0C5AC7C2" w14:textId="77777777" w:rsidR="00573980" w:rsidRDefault="00573980" w:rsidP="00573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11AE2616" w14:textId="77777777" w:rsidR="00573980" w:rsidRDefault="00573980" w:rsidP="00573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60F7CDD7" w14:textId="77777777" w:rsidR="00573980" w:rsidRDefault="00573980" w:rsidP="0057398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1DA0A59F" w14:textId="77777777" w:rsidR="00573980" w:rsidRPr="009130F0" w:rsidRDefault="00573980" w:rsidP="00573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6FE898C" w14:textId="38610553" w:rsidR="00573980" w:rsidRPr="009130F0" w:rsidRDefault="00573980" w:rsidP="00380332">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del w:id="1251" w:author="Meryl Etman [2]" w:date="2022-12-08T12:26:00Z">
        <w:r w:rsidRPr="009130F0" w:rsidDel="00825216">
          <w:rPr>
            <w:rFonts w:ascii="Times New Roman" w:eastAsia="Times New Roman" w:hAnsi="Times New Roman" w:cs="David" w:hint="cs"/>
            <w:color w:val="00B0F0"/>
            <w:sz w:val="24"/>
            <w:szCs w:val="24"/>
            <w:rtl/>
            <w:lang w:eastAsia="he-IL"/>
          </w:rPr>
          <w:delText xml:space="preserve">           </w:delText>
        </w:r>
      </w:del>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47172593"/>
          <w:placeholder>
            <w:docPart w:val="F761491380D749FDAF62771303413A9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252" w:author="Meryl Etman" w:date="2023-10-24T11:58:00Z">
            <w:r w:rsidR="000A29A2">
              <w:rPr>
                <w:rFonts w:ascii="Times New Roman" w:eastAsia="Times New Roman" w:hAnsi="Times New Roman" w:cs="David"/>
                <w:color w:val="008000"/>
                <w:sz w:val="24"/>
                <w:szCs w:val="24"/>
                <w:rtl/>
                <w:lang w:eastAsia="he-IL"/>
              </w:rPr>
              <w:t>עידן (ש.נ.י) ניהול ואחזקת מבנים בע"מ</w:t>
            </w:r>
          </w:ins>
        </w:sdtContent>
      </w:sdt>
    </w:p>
    <w:p w14:paraId="5DEF8FF5" w14:textId="77777777" w:rsidR="00573980" w:rsidDel="00825216" w:rsidRDefault="00573980" w:rsidP="00573980">
      <w:pPr>
        <w:widowControl w:val="0"/>
        <w:spacing w:before="0" w:beforeAutospacing="0" w:after="0" w:afterAutospacing="0" w:line="240" w:lineRule="auto"/>
        <w:ind w:left="180"/>
        <w:rPr>
          <w:del w:id="1253" w:author="Meryl Etman [2]" w:date="2022-12-08T12:26:00Z"/>
          <w:rFonts w:ascii="Times New Roman" w:eastAsia="Times New Roman" w:hAnsi="Times New Roman" w:cs="David"/>
          <w:b/>
          <w:bCs/>
          <w:sz w:val="24"/>
          <w:szCs w:val="24"/>
          <w:rtl/>
          <w:lang w:eastAsia="he-IL"/>
        </w:rPr>
      </w:pPr>
    </w:p>
    <w:p w14:paraId="4A728A83" w14:textId="77777777" w:rsidR="00573980" w:rsidRPr="00B27B4C" w:rsidDel="00477F94" w:rsidRDefault="00573980">
      <w:pPr>
        <w:widowControl w:val="0"/>
        <w:spacing w:before="0" w:beforeAutospacing="0" w:after="0" w:afterAutospacing="0" w:line="240" w:lineRule="auto"/>
        <w:rPr>
          <w:del w:id="1254" w:author="מרול אטמן" w:date="2024-08-22T15:15:00Z"/>
          <w:rFonts w:ascii="Times New Roman" w:eastAsia="Times New Roman" w:hAnsi="Times New Roman" w:cs="David"/>
          <w:b/>
          <w:bCs/>
          <w:sz w:val="24"/>
          <w:szCs w:val="24"/>
          <w:rtl/>
          <w:lang w:eastAsia="he-IL"/>
        </w:rPr>
        <w:pPrChange w:id="1255" w:author="Meryl Etman [2]" w:date="2022-12-08T12:26:00Z">
          <w:pPr>
            <w:widowControl w:val="0"/>
            <w:spacing w:before="0" w:beforeAutospacing="0" w:after="0" w:afterAutospacing="0" w:line="240" w:lineRule="auto"/>
            <w:ind w:left="180"/>
          </w:pPr>
        </w:pPrChange>
      </w:pPr>
    </w:p>
    <w:p w14:paraId="27389BA2" w14:textId="77777777" w:rsidR="00573980" w:rsidRPr="00B27B4C" w:rsidRDefault="00573980">
      <w:pPr>
        <w:widowControl w:val="0"/>
        <w:spacing w:before="0" w:beforeAutospacing="0" w:after="0" w:afterAutospacing="0" w:line="240" w:lineRule="auto"/>
        <w:rPr>
          <w:rFonts w:ascii="Times New Roman" w:eastAsia="Times New Roman" w:hAnsi="Times New Roman" w:cs="David"/>
          <w:b/>
          <w:bCs/>
          <w:sz w:val="24"/>
          <w:szCs w:val="24"/>
          <w:rtl/>
          <w:lang w:eastAsia="he-IL"/>
        </w:rPr>
        <w:pPrChange w:id="1256" w:author="מרול אטמן" w:date="2024-08-22T15:15:00Z">
          <w:pPr>
            <w:widowControl w:val="0"/>
            <w:spacing w:before="0" w:beforeAutospacing="0" w:after="0" w:afterAutospacing="0" w:line="240" w:lineRule="auto"/>
            <w:ind w:left="180"/>
          </w:pPr>
        </w:pPrChange>
      </w:pPr>
    </w:p>
    <w:p w14:paraId="41B759BD"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1FA70DE"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FC8B9E1" w14:textId="77777777" w:rsidR="00573980" w:rsidRPr="00B27B4C" w:rsidRDefault="00573980" w:rsidP="0057398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28FE6A7" w14:textId="77777777" w:rsidR="00573980" w:rsidRPr="00B27B4C" w:rsidRDefault="00573980" w:rsidP="0057398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5903629" w14:textId="77777777" w:rsidR="00573980" w:rsidRPr="00B27B4C" w:rsidDel="00825216" w:rsidRDefault="00573980" w:rsidP="00573980">
      <w:pPr>
        <w:widowControl w:val="0"/>
        <w:spacing w:before="0" w:beforeAutospacing="0" w:after="0" w:afterAutospacing="0" w:line="240" w:lineRule="auto"/>
        <w:rPr>
          <w:del w:id="1257" w:author="Meryl Etman [2]" w:date="2022-12-08T12:26:00Z"/>
          <w:rFonts w:ascii="Times New Roman" w:eastAsia="Times New Roman" w:hAnsi="Times New Roman" w:cs="David"/>
          <w:sz w:val="20"/>
          <w:szCs w:val="20"/>
          <w:rtl/>
          <w:lang w:eastAsia="he-IL"/>
        </w:rPr>
      </w:pPr>
    </w:p>
    <w:p w14:paraId="687AA427" w14:textId="77777777" w:rsidR="00573980" w:rsidRPr="00B27B4C" w:rsidDel="00825216" w:rsidRDefault="00573980" w:rsidP="00573980">
      <w:pPr>
        <w:widowControl w:val="0"/>
        <w:tabs>
          <w:tab w:val="center" w:pos="1082"/>
          <w:tab w:val="center" w:pos="4200"/>
          <w:tab w:val="center" w:pos="7319"/>
        </w:tabs>
        <w:spacing w:before="0" w:beforeAutospacing="0" w:after="0" w:afterAutospacing="0" w:line="240" w:lineRule="auto"/>
        <w:jc w:val="both"/>
        <w:rPr>
          <w:del w:id="1258" w:author="Meryl Etman [2]" w:date="2022-12-08T12:26:00Z"/>
          <w:rFonts w:ascii="Times New Roman" w:eastAsia="Times New Roman" w:hAnsi="Times New Roman" w:cs="David"/>
          <w:sz w:val="20"/>
          <w:szCs w:val="24"/>
          <w:lang w:eastAsia="he-IL"/>
        </w:rPr>
      </w:pPr>
    </w:p>
    <w:p w14:paraId="43F8542B"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8C1D3F5" w14:textId="77777777" w:rsidR="00573980" w:rsidRPr="00B27B4C" w:rsidDel="00825216" w:rsidRDefault="00573980" w:rsidP="00573980">
      <w:pPr>
        <w:spacing w:before="0" w:beforeAutospacing="0" w:after="0" w:afterAutospacing="0" w:line="240" w:lineRule="auto"/>
        <w:rPr>
          <w:del w:id="1259" w:author="Meryl Etman [2]" w:date="2022-12-08T12:26:00Z"/>
          <w:rFonts w:ascii="Times New Roman" w:eastAsia="Times New Roman" w:hAnsi="Times New Roman" w:cs="David"/>
          <w:sz w:val="20"/>
          <w:szCs w:val="24"/>
          <w:rtl/>
        </w:rPr>
      </w:pPr>
    </w:p>
    <w:p w14:paraId="2EED2BC8" w14:textId="77777777" w:rsidR="00232692" w:rsidRPr="00232692" w:rsidDel="00825216" w:rsidRDefault="00232692" w:rsidP="00232692">
      <w:pPr>
        <w:spacing w:before="0" w:beforeAutospacing="0" w:after="0" w:afterAutospacing="0" w:line="240" w:lineRule="auto"/>
        <w:rPr>
          <w:del w:id="1260" w:author="Meryl Etman [2]" w:date="2022-12-08T12:26:00Z"/>
          <w:rFonts w:ascii="Times New Roman" w:eastAsia="Times New Roman" w:hAnsi="Times New Roman" w:cs="David"/>
          <w:sz w:val="20"/>
          <w:szCs w:val="24"/>
          <w:rtl/>
        </w:rPr>
      </w:pPr>
    </w:p>
    <w:bookmarkEnd w:id="135"/>
    <w:p w14:paraId="5BB55FF6" w14:textId="77777777" w:rsidR="001A69D5" w:rsidRPr="00232692" w:rsidRDefault="001A69D5" w:rsidP="00232692"/>
    <w:sectPr w:rsidR="001A69D5" w:rsidRPr="00232692" w:rsidSect="000E2532">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27409B" w14:textId="77777777" w:rsidR="001B1FA8" w:rsidRDefault="001B1FA8" w:rsidP="00AF234B">
      <w:pPr>
        <w:spacing w:before="0" w:after="0" w:line="240" w:lineRule="auto"/>
      </w:pPr>
      <w:r>
        <w:separator/>
      </w:r>
    </w:p>
  </w:endnote>
  <w:endnote w:type="continuationSeparator" w:id="0">
    <w:p w14:paraId="0C43097E" w14:textId="77777777" w:rsidR="001B1FA8" w:rsidRDefault="001B1FA8"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avid">
    <w:altName w:val="Arial"/>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599"/>
      <w:gridCol w:w="2810"/>
      <w:gridCol w:w="232"/>
      <w:gridCol w:w="1037"/>
      <w:gridCol w:w="1817"/>
    </w:tblGrid>
    <w:tr w:rsidR="00904418" w:rsidRPr="00F9528C" w14:paraId="4A965F29" w14:textId="77777777" w:rsidTr="00623070">
      <w:tc>
        <w:tcPr>
          <w:tcW w:w="753" w:type="dxa"/>
        </w:tcPr>
        <w:p w14:paraId="27920F81"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29698E13" w14:textId="7E246A98" w:rsidR="00904418" w:rsidRPr="00F9528C" w:rsidRDefault="00A57AA2" w:rsidP="00623070">
              <w:pPr>
                <w:tabs>
                  <w:tab w:val="center" w:pos="4153"/>
                  <w:tab w:val="right" w:pos="8306"/>
                </w:tabs>
                <w:spacing w:before="0" w:after="0" w:line="240" w:lineRule="auto"/>
                <w:rPr>
                  <w:rFonts w:ascii="David" w:hAnsi="David"/>
                  <w:color w:val="00B0F0"/>
                  <w:sz w:val="20"/>
                  <w:szCs w:val="20"/>
                  <w:rtl/>
                </w:rPr>
              </w:pPr>
              <w:ins w:id="1261" w:author="Meryl Etman" w:date="2022-12-08T12:12:00Z">
                <w:r>
                  <w:rPr>
                    <w:rFonts w:ascii="David" w:hAnsi="David"/>
                    <w:color w:val="00B0F0"/>
                    <w:sz w:val="20"/>
                    <w:szCs w:val="20"/>
                    <w:rtl/>
                  </w:rPr>
                  <w:t>סביוני גבעת שמואל מגרשים 1006-1007</w:t>
                </w:r>
              </w:ins>
            </w:p>
          </w:tc>
        </w:sdtContent>
      </w:sdt>
      <w:tc>
        <w:tcPr>
          <w:tcW w:w="2232" w:type="dxa"/>
        </w:tcPr>
        <w:p w14:paraId="517C29F2" w14:textId="5C694BA8" w:rsidR="00904418" w:rsidRPr="00EA2DA6" w:rsidRDefault="00904418" w:rsidP="00A57AA2">
          <w:pPr>
            <w:tabs>
              <w:tab w:val="center" w:pos="4153"/>
              <w:tab w:val="right" w:pos="8306"/>
            </w:tabs>
            <w:spacing w:before="0" w:after="0" w:line="240" w:lineRule="auto"/>
            <w:rPr>
              <w:rFonts w:asciiTheme="minorBidi" w:hAnsiTheme="minorBidi"/>
              <w:sz w:val="20"/>
              <w:szCs w:val="20"/>
              <w:rtl/>
            </w:rPr>
          </w:pPr>
          <w:r w:rsidRPr="00EA2DA6">
            <w:rPr>
              <w:rFonts w:asciiTheme="minorBidi" w:hAnsiTheme="minorBidi"/>
              <w:sz w:val="20"/>
              <w:szCs w:val="20"/>
              <w:rtl/>
            </w:rPr>
            <w:t xml:space="preserve">תבנית: </w:t>
          </w:r>
          <w:sdt>
            <w:sdtPr>
              <w:rPr>
                <w:rFonts w:asciiTheme="minorBidi" w:hAnsiTheme="minorBidi"/>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del w:id="1262" w:author="Meryl Etman" w:date="2022-12-08T12:12:00Z">
                <w:r w:rsidR="00A57AA2" w:rsidRPr="00EA2DA6" w:rsidDel="00A57AA2">
                  <w:rPr>
                    <w:rFonts w:asciiTheme="minorBidi" w:hAnsiTheme="minorBidi"/>
                    <w:sz w:val="20"/>
                    <w:szCs w:val="20"/>
                    <w:rtl/>
                  </w:rPr>
                  <w:delText>יועץ פינוי אשפה</w:delText>
                </w:r>
              </w:del>
            </w:sdtContent>
          </w:sdt>
        </w:p>
      </w:tc>
      <w:tc>
        <w:tcPr>
          <w:tcW w:w="236" w:type="dxa"/>
        </w:tcPr>
        <w:p w14:paraId="236207DA" w14:textId="77777777" w:rsidR="00904418" w:rsidRPr="00F9528C" w:rsidRDefault="00904418" w:rsidP="00623070">
          <w:pPr>
            <w:tabs>
              <w:tab w:val="center" w:pos="4153"/>
              <w:tab w:val="right" w:pos="8306"/>
            </w:tabs>
            <w:spacing w:before="0" w:after="0" w:line="240" w:lineRule="auto"/>
            <w:rPr>
              <w:rFonts w:ascii="David" w:hAnsi="David"/>
              <w:sz w:val="16"/>
              <w:szCs w:val="16"/>
              <w:rtl/>
            </w:rPr>
          </w:pPr>
        </w:p>
      </w:tc>
      <w:tc>
        <w:tcPr>
          <w:tcW w:w="1129" w:type="dxa"/>
        </w:tcPr>
        <w:p w14:paraId="02D3EEFF"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178453FA" w14:textId="10898F9D" w:rsidR="00904418" w:rsidRPr="00F9528C" w:rsidRDefault="00904418" w:rsidP="00623070">
              <w:pPr>
                <w:tabs>
                  <w:tab w:val="center" w:pos="4153"/>
                  <w:tab w:val="right" w:pos="8306"/>
                </w:tabs>
                <w:spacing w:before="0" w:after="0" w:line="240" w:lineRule="auto"/>
                <w:rPr>
                  <w:rFonts w:ascii="David" w:hAnsi="David"/>
                  <w:sz w:val="20"/>
                  <w:szCs w:val="20"/>
                  <w:rtl/>
                </w:rPr>
              </w:pPr>
              <w:del w:id="1263" w:author="Meryl Etman" w:date="2022-12-08T12:07:00Z">
                <w:r w:rsidDel="00A52758">
                  <w:rPr>
                    <w:rFonts w:ascii="David" w:hAnsi="David" w:hint="cs"/>
                  </w:rPr>
                  <w:delText>CONT-5-670</w:delText>
                </w:r>
              </w:del>
              <w:ins w:id="1264" w:author="Meryl Etman" w:date="2022-12-08T12:11:00Z">
                <w:r w:rsidR="00A57AA2">
                  <w:rPr>
                    <w:rFonts w:ascii="David" w:hAnsi="David" w:hint="cs"/>
                    <w:sz w:val="20"/>
                    <w:szCs w:val="20"/>
                  </w:rPr>
                  <w:t>CO</w:t>
                </w:r>
                <w:r w:rsidR="00A57AA2">
                  <w:rPr>
                    <w:rFonts w:ascii="David" w:hAnsi="David" w:hint="cs"/>
                    <w:sz w:val="20"/>
                    <w:szCs w:val="20"/>
                    <w:rtl/>
                  </w:rPr>
                  <w:t>NT-10-2257</w:t>
                </w:r>
              </w:ins>
            </w:p>
          </w:tc>
        </w:sdtContent>
      </w:sdt>
    </w:tr>
    <w:tr w:rsidR="00904418" w:rsidRPr="00F9528C" w14:paraId="59AD9200" w14:textId="77777777" w:rsidTr="00623070">
      <w:tc>
        <w:tcPr>
          <w:tcW w:w="753" w:type="dxa"/>
        </w:tcPr>
        <w:p w14:paraId="05CD815D"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37E87B9E" w14:textId="4F2A1342" w:rsidR="00904418" w:rsidRPr="00F9528C" w:rsidRDefault="000A29A2" w:rsidP="00623070">
              <w:pPr>
                <w:tabs>
                  <w:tab w:val="center" w:pos="4153"/>
                  <w:tab w:val="right" w:pos="8306"/>
                </w:tabs>
                <w:spacing w:before="0" w:after="0" w:line="240" w:lineRule="auto"/>
                <w:rPr>
                  <w:rFonts w:ascii="David" w:hAnsi="David"/>
                  <w:color w:val="00B0F0"/>
                  <w:sz w:val="20"/>
                  <w:szCs w:val="20"/>
                  <w:rtl/>
                </w:rPr>
              </w:pPr>
              <w:ins w:id="1265" w:author="Meryl Etman" w:date="2023-10-24T11:58:00Z">
                <w:r>
                  <w:rPr>
                    <w:rFonts w:ascii="David" w:hAnsi="David"/>
                    <w:color w:val="00B0F0"/>
                    <w:sz w:val="20"/>
                    <w:szCs w:val="20"/>
                    <w:rtl/>
                  </w:rPr>
                  <w:t>עידן (ש.נ.י) ניהול ואחזקת מבנים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04418" w:rsidRPr="00F9528C" w14:paraId="20A9A86A" w14:textId="77777777" w:rsidTr="00623070">
            <w:trPr>
              <w:trHeight w:val="201"/>
            </w:trPr>
            <w:tc>
              <w:tcPr>
                <w:tcW w:w="926" w:type="dxa"/>
              </w:tcPr>
              <w:p w14:paraId="6CDB2407"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E021342" w14:textId="34503364" w:rsidR="00904418" w:rsidRPr="00F9528C" w:rsidRDefault="00FD06E2" w:rsidP="00623070">
                    <w:pPr>
                      <w:tabs>
                        <w:tab w:val="center" w:pos="4153"/>
                        <w:tab w:val="right" w:pos="8306"/>
                      </w:tabs>
                      <w:spacing w:before="0" w:after="0" w:line="240" w:lineRule="auto"/>
                      <w:ind w:left="1" w:hanging="1"/>
                      <w:rPr>
                        <w:rFonts w:ascii="David" w:hAnsi="David"/>
                        <w:color w:val="00B0F0"/>
                        <w:sz w:val="20"/>
                        <w:szCs w:val="20"/>
                        <w:rtl/>
                      </w:rPr>
                    </w:pPr>
                    <w:ins w:id="1266" w:author="Meryl Etman" w:date="2024-08-26T16:21:00Z">
                      <w:r>
                        <w:rPr>
                          <w:rFonts w:ascii="David" w:hAnsi="David"/>
                          <w:color w:val="00B0F0"/>
                          <w:sz w:val="20"/>
                          <w:szCs w:val="20"/>
                          <w:rtl/>
                        </w:rPr>
                        <w:t>0.15</w:t>
                      </w:r>
                    </w:ins>
                  </w:p>
                </w:tc>
              </w:sdtContent>
            </w:sdt>
          </w:tr>
        </w:tbl>
        <w:p w14:paraId="27AEB164"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c>
        <w:tcPr>
          <w:tcW w:w="236" w:type="dxa"/>
        </w:tcPr>
        <w:p w14:paraId="73D81CB8"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c>
        <w:tcPr>
          <w:tcW w:w="1129" w:type="dxa"/>
        </w:tcPr>
        <w:p w14:paraId="44D2C56A"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64EC5609" w14:textId="59B0C34E" w:rsidR="00904418" w:rsidRPr="00F9528C" w:rsidRDefault="00380147" w:rsidP="0062307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1267" w:author="Meryl Etman" w:date="2022-12-08T12:07:00Z">
                <w:r w:rsidR="00A52758">
                  <w:rPr>
                    <w:rFonts w:ascii="David" w:hAnsi="David"/>
                    <w:sz w:val="20"/>
                    <w:szCs w:val="20"/>
                    <w:rtl/>
                  </w:rPr>
                  <w:t>3;#</w:t>
                </w:r>
                <w:r w:rsidR="00A52758">
                  <w:rPr>
                    <w:rFonts w:ascii="David" w:hAnsi="David"/>
                    <w:sz w:val="20"/>
                    <w:szCs w:val="20"/>
                  </w:rPr>
                  <w:t>Draft</w:t>
                </w:r>
              </w:ins>
            </w:sdtContent>
          </w:sdt>
        </w:p>
      </w:tc>
    </w:tr>
    <w:tr w:rsidR="00904418" w:rsidRPr="00F9528C" w14:paraId="7CF3A1F1" w14:textId="77777777" w:rsidTr="00623070">
      <w:trPr>
        <w:trHeight w:val="80"/>
      </w:trPr>
      <w:tc>
        <w:tcPr>
          <w:tcW w:w="753" w:type="dxa"/>
        </w:tcPr>
        <w:p w14:paraId="72C6F811"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c>
        <w:tcPr>
          <w:tcW w:w="1883" w:type="dxa"/>
        </w:tcPr>
        <w:p w14:paraId="56279DDC" w14:textId="77777777" w:rsidR="00904418" w:rsidRPr="00F9528C" w:rsidRDefault="00904418" w:rsidP="00623070">
          <w:pPr>
            <w:tabs>
              <w:tab w:val="center" w:pos="4153"/>
              <w:tab w:val="right" w:pos="8306"/>
            </w:tabs>
            <w:spacing w:before="0" w:after="0" w:line="240" w:lineRule="auto"/>
            <w:rPr>
              <w:rFonts w:ascii="David" w:hAnsi="David"/>
              <w:color w:val="00B0F0"/>
              <w:sz w:val="20"/>
              <w:szCs w:val="20"/>
              <w:rtl/>
            </w:rPr>
          </w:pPr>
        </w:p>
      </w:tc>
      <w:tc>
        <w:tcPr>
          <w:tcW w:w="2232" w:type="dxa"/>
        </w:tcPr>
        <w:p w14:paraId="48DFDA29"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c>
        <w:tcPr>
          <w:tcW w:w="236" w:type="dxa"/>
        </w:tcPr>
        <w:p w14:paraId="4EC13D8C"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c>
        <w:tcPr>
          <w:tcW w:w="1129" w:type="dxa"/>
        </w:tcPr>
        <w:p w14:paraId="6662F7DA"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c>
        <w:tcPr>
          <w:tcW w:w="2073" w:type="dxa"/>
        </w:tcPr>
        <w:p w14:paraId="7DCB57C8"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r>
  </w:tbl>
  <w:p w14:paraId="2998985B" w14:textId="77777777" w:rsidR="00477F7B" w:rsidRDefault="00904418" w:rsidP="00904418">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p w14:paraId="5E19B3FF" w14:textId="77777777" w:rsidR="00904418" w:rsidRPr="00904418" w:rsidRDefault="00904418" w:rsidP="00904418">
    <w:pPr>
      <w:spacing w:before="0" w:beforeAutospacing="0" w:after="0" w:afterAutospacing="0" w:line="240" w:lineRule="auto"/>
      <w:rPr>
        <w:rFonts w:ascii="Arial" w:hAnsi="Arial" w:cs="Arial"/>
        <w:sz w:val="16"/>
        <w:szCs w:val="16"/>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7B3409" w14:textId="77777777" w:rsidR="001B1FA8" w:rsidRDefault="001B1FA8" w:rsidP="00AF234B">
      <w:pPr>
        <w:spacing w:before="0" w:after="0" w:line="240" w:lineRule="auto"/>
      </w:pPr>
      <w:r>
        <w:separator/>
      </w:r>
    </w:p>
  </w:footnote>
  <w:footnote w:type="continuationSeparator" w:id="0">
    <w:p w14:paraId="36C5A981" w14:textId="77777777" w:rsidR="001B1FA8" w:rsidRDefault="001B1FA8" w:rsidP="00AF23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1482143625"/>
      <w:docPartObj>
        <w:docPartGallery w:val="Page Numbers (Top of Page)"/>
        <w:docPartUnique/>
      </w:docPartObj>
    </w:sdtPr>
    <w:sdtEndPr/>
    <w:sdtContent>
      <w:p w14:paraId="7C562B03" w14:textId="77777777" w:rsidR="00477F7B" w:rsidRDefault="00477F7B">
        <w:pPr>
          <w:pStyle w:val="a3"/>
          <w:jc w:val="center"/>
        </w:pPr>
        <w:r>
          <w:fldChar w:fldCharType="begin"/>
        </w:r>
        <w:r>
          <w:instrText xml:space="preserve"> PAGE   \* MERGEFORMAT </w:instrText>
        </w:r>
        <w:r>
          <w:fldChar w:fldCharType="separate"/>
        </w:r>
        <w:r w:rsidR="00FD06E2">
          <w:rPr>
            <w:noProof/>
            <w:rtl/>
          </w:rPr>
          <w:t>1</w:t>
        </w:r>
        <w:r>
          <w:rPr>
            <w:noProof/>
          </w:rPr>
          <w:fldChar w:fldCharType="end"/>
        </w:r>
      </w:p>
    </w:sdtContent>
  </w:sdt>
  <w:p w14:paraId="10BD09AE" w14:textId="77777777" w:rsidR="00477F7B" w:rsidRDefault="00477F7B">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30DCC"/>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1"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7555A3E"/>
    <w:multiLevelType w:val="hybridMultilevel"/>
    <w:tmpl w:val="F836E09A"/>
    <w:lvl w:ilvl="0" w:tplc="75B086B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DEB0213"/>
    <w:multiLevelType w:val="hybridMultilevel"/>
    <w:tmpl w:val="ADB0BD3A"/>
    <w:lvl w:ilvl="0" w:tplc="FA52DEF2">
      <w:start w:val="1"/>
      <w:numFmt w:val="hebrew1"/>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45921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95B08D2"/>
    <w:multiLevelType w:val="hybridMultilevel"/>
    <w:tmpl w:val="8E944190"/>
    <w:lvl w:ilvl="0" w:tplc="A2703BDC">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2"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4"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5"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6" w15:restartNumberingAfterBreak="0">
    <w:nsid w:val="477C2CFD"/>
    <w:multiLevelType w:val="multilevel"/>
    <w:tmpl w:val="273ED0EA"/>
    <w:lvl w:ilvl="0">
      <w:start w:val="3"/>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7"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1F6734"/>
    <w:multiLevelType w:val="hybridMultilevel"/>
    <w:tmpl w:val="CE621DE4"/>
    <w:lvl w:ilvl="0" w:tplc="47F4D84E">
      <w:start w:val="1"/>
      <w:numFmt w:val="hebrew1"/>
      <w:lvlText w:val="%1."/>
      <w:lvlJc w:val="left"/>
      <w:pPr>
        <w:ind w:left="1862" w:hanging="360"/>
      </w:pPr>
      <w:rPr>
        <w:rFonts w:hint="default"/>
      </w:rPr>
    </w:lvl>
    <w:lvl w:ilvl="1" w:tplc="04090019" w:tentative="1">
      <w:start w:val="1"/>
      <w:numFmt w:val="lowerLetter"/>
      <w:lvlText w:val="%2."/>
      <w:lvlJc w:val="left"/>
      <w:pPr>
        <w:ind w:left="2582" w:hanging="360"/>
      </w:pPr>
    </w:lvl>
    <w:lvl w:ilvl="2" w:tplc="0409001B" w:tentative="1">
      <w:start w:val="1"/>
      <w:numFmt w:val="lowerRoman"/>
      <w:lvlText w:val="%3."/>
      <w:lvlJc w:val="right"/>
      <w:pPr>
        <w:ind w:left="3302" w:hanging="180"/>
      </w:pPr>
    </w:lvl>
    <w:lvl w:ilvl="3" w:tplc="0409000F" w:tentative="1">
      <w:start w:val="1"/>
      <w:numFmt w:val="decimal"/>
      <w:lvlText w:val="%4."/>
      <w:lvlJc w:val="left"/>
      <w:pPr>
        <w:ind w:left="4022" w:hanging="360"/>
      </w:pPr>
    </w:lvl>
    <w:lvl w:ilvl="4" w:tplc="04090019" w:tentative="1">
      <w:start w:val="1"/>
      <w:numFmt w:val="lowerLetter"/>
      <w:lvlText w:val="%5."/>
      <w:lvlJc w:val="left"/>
      <w:pPr>
        <w:ind w:left="4742" w:hanging="360"/>
      </w:pPr>
    </w:lvl>
    <w:lvl w:ilvl="5" w:tplc="0409001B" w:tentative="1">
      <w:start w:val="1"/>
      <w:numFmt w:val="lowerRoman"/>
      <w:lvlText w:val="%6."/>
      <w:lvlJc w:val="right"/>
      <w:pPr>
        <w:ind w:left="5462" w:hanging="180"/>
      </w:pPr>
    </w:lvl>
    <w:lvl w:ilvl="6" w:tplc="0409000F" w:tentative="1">
      <w:start w:val="1"/>
      <w:numFmt w:val="decimal"/>
      <w:lvlText w:val="%7."/>
      <w:lvlJc w:val="left"/>
      <w:pPr>
        <w:ind w:left="6182" w:hanging="360"/>
      </w:pPr>
    </w:lvl>
    <w:lvl w:ilvl="7" w:tplc="04090019" w:tentative="1">
      <w:start w:val="1"/>
      <w:numFmt w:val="lowerLetter"/>
      <w:lvlText w:val="%8."/>
      <w:lvlJc w:val="left"/>
      <w:pPr>
        <w:ind w:left="6902" w:hanging="360"/>
      </w:pPr>
    </w:lvl>
    <w:lvl w:ilvl="8" w:tplc="0409001B" w:tentative="1">
      <w:start w:val="1"/>
      <w:numFmt w:val="lowerRoman"/>
      <w:lvlText w:val="%9."/>
      <w:lvlJc w:val="right"/>
      <w:pPr>
        <w:ind w:left="7622" w:hanging="180"/>
      </w:pPr>
    </w:lvl>
  </w:abstractNum>
  <w:abstractNum w:abstractNumId="19"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0" w15:restartNumberingAfterBreak="0">
    <w:nsid w:val="69650E31"/>
    <w:multiLevelType w:val="hybridMultilevel"/>
    <w:tmpl w:val="3AE84152"/>
    <w:lvl w:ilvl="0" w:tplc="E872EB94">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2"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3"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4" w15:restartNumberingAfterBreak="0">
    <w:nsid w:val="7DE51440"/>
    <w:multiLevelType w:val="multilevel"/>
    <w:tmpl w:val="75801948"/>
    <w:lvl w:ilvl="0">
      <w:start w:val="1"/>
      <w:numFmt w:val="decimal"/>
      <w:lvlText w:val="%1."/>
      <w:lvlJc w:val="left"/>
      <w:pPr>
        <w:tabs>
          <w:tab w:val="num" w:pos="567"/>
        </w:tabs>
        <w:ind w:left="567" w:hanging="567"/>
      </w:pPr>
      <w:rPr>
        <w:rFonts w:cs="Times New Roman" w:hint="default"/>
        <w:b w:val="0"/>
        <w:bCs w:val="0"/>
        <w:i w:val="0"/>
        <w:iCs w:val="0"/>
      </w:rPr>
    </w:lvl>
    <w:lvl w:ilvl="1">
      <w:start w:val="1"/>
      <w:numFmt w:val="decimal"/>
      <w:lvlText w:val="%1.%2 "/>
      <w:lvlJc w:val="left"/>
      <w:pPr>
        <w:tabs>
          <w:tab w:val="num" w:pos="1134"/>
        </w:tabs>
        <w:ind w:left="1134" w:hanging="567"/>
      </w:pPr>
      <w:rPr>
        <w:rFonts w:cs="Times New Roman" w:hint="default"/>
      </w:rPr>
    </w:lvl>
    <w:lvl w:ilvl="2">
      <w:start w:val="1"/>
      <w:numFmt w:val="decimal"/>
      <w:lvlText w:val="%1.%2.%3"/>
      <w:lvlJc w:val="left"/>
      <w:pPr>
        <w:tabs>
          <w:tab w:val="num" w:pos="1701"/>
        </w:tabs>
        <w:ind w:left="1701" w:hanging="567"/>
      </w:pPr>
      <w:rPr>
        <w:rFonts w:cs="Times New Roman" w:hint="default"/>
      </w:rPr>
    </w:lvl>
    <w:lvl w:ilvl="3">
      <w:start w:val="1"/>
      <w:numFmt w:val="decimal"/>
      <w:lvlText w:val="%1.%2.%3.%4."/>
      <w:lvlJc w:val="center"/>
      <w:pPr>
        <w:tabs>
          <w:tab w:val="num" w:pos="2268"/>
        </w:tabs>
        <w:ind w:left="2268" w:hanging="567"/>
      </w:pPr>
      <w:rPr>
        <w:rFonts w:cs="Times New Roman" w:hint="default"/>
      </w:rPr>
    </w:lvl>
    <w:lvl w:ilvl="4">
      <w:start w:val="1"/>
      <w:numFmt w:val="decimal"/>
      <w:lvlText w:val="%1.%2.%3.%4.%5."/>
      <w:lvlJc w:val="center"/>
      <w:pPr>
        <w:tabs>
          <w:tab w:val="num" w:pos="2232"/>
        </w:tabs>
        <w:ind w:left="2232" w:hanging="792"/>
      </w:pPr>
      <w:rPr>
        <w:rFonts w:cs="Times New Roman" w:hint="default"/>
      </w:rPr>
    </w:lvl>
    <w:lvl w:ilvl="5">
      <w:start w:val="1"/>
      <w:numFmt w:val="decimal"/>
      <w:lvlText w:val="%1.%2.%3.%4.%5.%6."/>
      <w:lvlJc w:val="center"/>
      <w:pPr>
        <w:tabs>
          <w:tab w:val="num" w:pos="2736"/>
        </w:tabs>
        <w:ind w:left="2736" w:hanging="936"/>
      </w:pPr>
      <w:rPr>
        <w:rFonts w:cs="Times New Roman" w:hint="default"/>
      </w:rPr>
    </w:lvl>
    <w:lvl w:ilvl="6">
      <w:start w:val="1"/>
      <w:numFmt w:val="decimal"/>
      <w:lvlText w:val="%1.%2.%3.%4.%5.%6.%7."/>
      <w:lvlJc w:val="center"/>
      <w:pPr>
        <w:tabs>
          <w:tab w:val="num" w:pos="3240"/>
        </w:tabs>
        <w:ind w:left="3240" w:hanging="1080"/>
      </w:pPr>
      <w:rPr>
        <w:rFonts w:cs="Times New Roman" w:hint="default"/>
      </w:rPr>
    </w:lvl>
    <w:lvl w:ilvl="7">
      <w:start w:val="1"/>
      <w:numFmt w:val="decimal"/>
      <w:lvlText w:val="%1.%2.%3.%4.%5.%6.%7.%8."/>
      <w:lvlJc w:val="center"/>
      <w:pPr>
        <w:tabs>
          <w:tab w:val="num" w:pos="3744"/>
        </w:tabs>
        <w:ind w:left="3744" w:hanging="1224"/>
      </w:pPr>
      <w:rPr>
        <w:rFonts w:cs="Times New Roman" w:hint="default"/>
      </w:rPr>
    </w:lvl>
    <w:lvl w:ilvl="8">
      <w:start w:val="1"/>
      <w:numFmt w:val="decimal"/>
      <w:lvlText w:val="%1.%2.%3.%4.%5.%6.%7.%8.%9."/>
      <w:lvlJc w:val="center"/>
      <w:pPr>
        <w:tabs>
          <w:tab w:val="num" w:pos="4320"/>
        </w:tabs>
        <w:ind w:left="4320" w:hanging="1440"/>
      </w:pPr>
      <w:rPr>
        <w:rFonts w:cs="Times New Roman" w:hint="default"/>
      </w:rPr>
    </w:lvl>
  </w:abstractNum>
  <w:num w:numId="1" w16cid:durableId="907039656">
    <w:abstractNumId w:val="22"/>
  </w:num>
  <w:num w:numId="2" w16cid:durableId="840587313">
    <w:abstractNumId w:val="15"/>
  </w:num>
  <w:num w:numId="3" w16cid:durableId="111459864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938263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50661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90666932">
    <w:abstractNumId w:val="2"/>
  </w:num>
  <w:num w:numId="7" w16cid:durableId="93209711">
    <w:abstractNumId w:val="1"/>
    <w:lvlOverride w:ilvl="0">
      <w:startOverride w:val="1"/>
    </w:lvlOverride>
  </w:num>
  <w:num w:numId="8" w16cid:durableId="20613181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1293502">
    <w:abstractNumId w:val="23"/>
    <w:lvlOverride w:ilvl="0">
      <w:startOverride w:val="1"/>
    </w:lvlOverride>
  </w:num>
  <w:num w:numId="10" w16cid:durableId="423887600">
    <w:abstractNumId w:val="4"/>
  </w:num>
  <w:num w:numId="11" w16cid:durableId="216400505">
    <w:abstractNumId w:val="8"/>
  </w:num>
  <w:num w:numId="12" w16cid:durableId="1133910814">
    <w:abstractNumId w:val="17"/>
  </w:num>
  <w:num w:numId="13" w16cid:durableId="1028682829">
    <w:abstractNumId w:val="13"/>
  </w:num>
  <w:num w:numId="14" w16cid:durableId="872233994">
    <w:abstractNumId w:val="12"/>
  </w:num>
  <w:num w:numId="15" w16cid:durableId="1168865666">
    <w:abstractNumId w:val="24"/>
  </w:num>
  <w:num w:numId="16" w16cid:durableId="17469503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448723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947458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411254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310637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460024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08018383">
    <w:abstractNumId w:val="7"/>
  </w:num>
  <w:num w:numId="23" w16cid:durableId="20393819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9708005">
    <w:abstractNumId w:val="18"/>
  </w:num>
  <w:num w:numId="25" w16cid:durableId="1324354461">
    <w:abstractNumId w:val="5"/>
  </w:num>
  <w:num w:numId="26" w16cid:durableId="1115562586">
    <w:abstractNumId w:val="16"/>
  </w:num>
  <w:num w:numId="27" w16cid:durableId="1131635901">
    <w:abstractNumId w:val="3"/>
  </w:num>
  <w:num w:numId="28" w16cid:durableId="201676184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eryl Etman">
    <w15:presenceInfo w15:providerId="AD" w15:userId="S-1-5-21-1915107579-1707952165-794563710-5303"/>
  </w15:person>
  <w15:person w15:author="Meryl Etman [2]">
    <w15:presenceInfo w15:providerId="AD" w15:userId="S::meryle@africa-israel.com::5d3372e1-6610-4ed8-96d9-3804caaefa86"/>
  </w15:person>
  <w15:person w15:author="מרול אטמן">
    <w15:presenceInfo w15:providerId="AD" w15:userId="S::meryle@africa-israel.com::5d3372e1-6610-4ed8-96d9-3804caaefa86"/>
  </w15:person>
  <w15:person w15:author="אנה טרכטנברג">
    <w15:presenceInfo w15:providerId="AD" w15:userId="S::anna.t@africa-israel.com::89e8ba82-cfe0-47fb-b19a-69a9860e27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documentProtection w:edit="trackedChanges" w:enforcement="0"/>
  <w:defaultTabStop w:val="720"/>
  <w:characterSpacingControl w:val="doNotCompress"/>
  <w:hdrShapeDefaults>
    <o:shapedefaults v:ext="edit" spidmax="368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206FA"/>
    <w:rsid w:val="00051C0D"/>
    <w:rsid w:val="000876BA"/>
    <w:rsid w:val="0009511C"/>
    <w:rsid w:val="000A29A2"/>
    <w:rsid w:val="000E2532"/>
    <w:rsid w:val="00134C85"/>
    <w:rsid w:val="00150FD5"/>
    <w:rsid w:val="001A00DE"/>
    <w:rsid w:val="001A0C3C"/>
    <w:rsid w:val="001A69D5"/>
    <w:rsid w:val="001A72AF"/>
    <w:rsid w:val="001B1FA8"/>
    <w:rsid w:val="001C324D"/>
    <w:rsid w:val="00214ACF"/>
    <w:rsid w:val="00232692"/>
    <w:rsid w:val="00237034"/>
    <w:rsid w:val="00260CCD"/>
    <w:rsid w:val="00310DAB"/>
    <w:rsid w:val="003416DF"/>
    <w:rsid w:val="00345D6C"/>
    <w:rsid w:val="003773EC"/>
    <w:rsid w:val="00380147"/>
    <w:rsid w:val="00380332"/>
    <w:rsid w:val="0042439B"/>
    <w:rsid w:val="00426E44"/>
    <w:rsid w:val="00466043"/>
    <w:rsid w:val="00477F7B"/>
    <w:rsid w:val="00477F94"/>
    <w:rsid w:val="0049031A"/>
    <w:rsid w:val="004E30B9"/>
    <w:rsid w:val="004F3CB8"/>
    <w:rsid w:val="00522443"/>
    <w:rsid w:val="0054041D"/>
    <w:rsid w:val="00552E11"/>
    <w:rsid w:val="00573980"/>
    <w:rsid w:val="0059278E"/>
    <w:rsid w:val="00595BE9"/>
    <w:rsid w:val="00636A8F"/>
    <w:rsid w:val="006509B5"/>
    <w:rsid w:val="00663022"/>
    <w:rsid w:val="0068779F"/>
    <w:rsid w:val="0072103C"/>
    <w:rsid w:val="0073218D"/>
    <w:rsid w:val="007778AD"/>
    <w:rsid w:val="00781DE8"/>
    <w:rsid w:val="007D2FAF"/>
    <w:rsid w:val="007E752F"/>
    <w:rsid w:val="00804F0B"/>
    <w:rsid w:val="00810037"/>
    <w:rsid w:val="0081084C"/>
    <w:rsid w:val="00811209"/>
    <w:rsid w:val="00825216"/>
    <w:rsid w:val="008318E5"/>
    <w:rsid w:val="00885338"/>
    <w:rsid w:val="008A47FB"/>
    <w:rsid w:val="008C64C6"/>
    <w:rsid w:val="008F7CE5"/>
    <w:rsid w:val="00904418"/>
    <w:rsid w:val="00906A1F"/>
    <w:rsid w:val="00935B43"/>
    <w:rsid w:val="00942177"/>
    <w:rsid w:val="00942B6A"/>
    <w:rsid w:val="0095370F"/>
    <w:rsid w:val="009F5841"/>
    <w:rsid w:val="00A411EE"/>
    <w:rsid w:val="00A52758"/>
    <w:rsid w:val="00A57AA2"/>
    <w:rsid w:val="00AF234B"/>
    <w:rsid w:val="00B44D6B"/>
    <w:rsid w:val="00BE17B4"/>
    <w:rsid w:val="00C3675F"/>
    <w:rsid w:val="00C90434"/>
    <w:rsid w:val="00CB099C"/>
    <w:rsid w:val="00CC4A27"/>
    <w:rsid w:val="00CD089E"/>
    <w:rsid w:val="00D42BB8"/>
    <w:rsid w:val="00DA7212"/>
    <w:rsid w:val="00DB5654"/>
    <w:rsid w:val="00E05F9F"/>
    <w:rsid w:val="00E679C7"/>
    <w:rsid w:val="00EA2DA6"/>
    <w:rsid w:val="00EB63A3"/>
    <w:rsid w:val="00EC37B6"/>
    <w:rsid w:val="00EE6F8E"/>
    <w:rsid w:val="00F80657"/>
    <w:rsid w:val="00FD06E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1B4F700C"/>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0206FA"/>
    <w:rPr>
      <w:rFonts w:ascii="Times New Roman" w:eastAsia="Times New Roman" w:hAnsi="Times New Roman" w:cs="David"/>
      <w:sz w:val="20"/>
      <w:szCs w:val="24"/>
      <w:lang w:eastAsia="he-IL"/>
    </w:rPr>
  </w:style>
  <w:style w:type="character" w:customStyle="1" w:styleId="20">
    <w:name w:val="כותרת 2 תו"/>
    <w:basedOn w:val="a0"/>
    <w:link w:val="2"/>
    <w:rsid w:val="000206FA"/>
    <w:rPr>
      <w:rFonts w:ascii="Times New Roman" w:eastAsia="Times New Roman" w:hAnsi="Times New Roman" w:cs="David"/>
      <w:bCs/>
      <w:sz w:val="20"/>
      <w:szCs w:val="24"/>
      <w:lang w:eastAsia="he-IL"/>
    </w:rPr>
  </w:style>
  <w:style w:type="character" w:customStyle="1" w:styleId="30">
    <w:name w:val="כותרת 3 תו"/>
    <w:basedOn w:val="a0"/>
    <w:link w:val="3"/>
    <w:rsid w:val="000206FA"/>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0206FA"/>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0206FA"/>
    <w:rPr>
      <w:rFonts w:ascii="Times New Roman" w:eastAsia="Times New Roman" w:hAnsi="Times New Roman" w:cs="David"/>
      <w:sz w:val="20"/>
      <w:szCs w:val="24"/>
      <w:lang w:eastAsia="he-IL"/>
    </w:rPr>
  </w:style>
  <w:style w:type="character" w:customStyle="1" w:styleId="60">
    <w:name w:val="כותרת 6 תו"/>
    <w:basedOn w:val="a0"/>
    <w:link w:val="6"/>
    <w:rsid w:val="000206FA"/>
    <w:rPr>
      <w:rFonts w:ascii="Times New Roman" w:eastAsia="Times New Roman" w:hAnsi="Times New Roman" w:cs="David"/>
      <w:sz w:val="20"/>
      <w:szCs w:val="24"/>
      <w:u w:val="single"/>
      <w:lang w:eastAsia="he-IL"/>
    </w:rPr>
  </w:style>
  <w:style w:type="character" w:customStyle="1" w:styleId="70">
    <w:name w:val="כותרת 7 תו"/>
    <w:basedOn w:val="a0"/>
    <w:link w:val="7"/>
    <w:rsid w:val="000206FA"/>
    <w:rPr>
      <w:rFonts w:ascii="Times New Roman" w:eastAsia="Times New Roman" w:hAnsi="Times New Roman" w:cs="David"/>
      <w:sz w:val="20"/>
      <w:szCs w:val="24"/>
      <w:lang w:eastAsia="he-IL"/>
    </w:rPr>
  </w:style>
  <w:style w:type="character" w:customStyle="1" w:styleId="80">
    <w:name w:val="כותרת 8 תו"/>
    <w:basedOn w:val="a0"/>
    <w:link w:val="8"/>
    <w:rsid w:val="000206FA"/>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0206FA"/>
    <w:rPr>
      <w:rFonts w:ascii="Times New Roman" w:eastAsia="Times New Roman" w:hAnsi="Times New Roman" w:cs="David"/>
      <w:bCs/>
      <w:sz w:val="20"/>
      <w:szCs w:val="24"/>
      <w:u w:val="single"/>
      <w:lang w:eastAsia="he-IL"/>
    </w:rPr>
  </w:style>
  <w:style w:type="paragraph" w:styleId="a9">
    <w:name w:val="Body Text"/>
    <w:basedOn w:val="a"/>
    <w:link w:val="aa"/>
    <w:rsid w:val="000206FA"/>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0206FA"/>
    <w:rPr>
      <w:rFonts w:ascii="Times New Roman" w:eastAsia="Times New Roman" w:hAnsi="Times New Roman" w:cs="David"/>
      <w:sz w:val="20"/>
      <w:szCs w:val="24"/>
      <w:lang w:eastAsia="he-IL"/>
    </w:rPr>
  </w:style>
  <w:style w:type="paragraph" w:styleId="ab">
    <w:name w:val="Title"/>
    <w:basedOn w:val="a"/>
    <w:link w:val="ac"/>
    <w:qFormat/>
    <w:rsid w:val="000206FA"/>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0206FA"/>
    <w:rPr>
      <w:rFonts w:ascii="Times New Roman" w:eastAsia="Times New Roman" w:hAnsi="Times New Roman" w:cs="David"/>
      <w:bCs/>
      <w:i/>
      <w:iCs/>
      <w:sz w:val="32"/>
      <w:szCs w:val="32"/>
      <w:u w:val="single"/>
      <w:lang w:eastAsia="he-IL"/>
    </w:rPr>
  </w:style>
  <w:style w:type="character" w:styleId="ad">
    <w:name w:val="page number"/>
    <w:basedOn w:val="a0"/>
    <w:rsid w:val="000206FA"/>
  </w:style>
  <w:style w:type="paragraph" w:styleId="ae">
    <w:name w:val="Block Text"/>
    <w:basedOn w:val="a"/>
    <w:rsid w:val="000206FA"/>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1">
    <w:name w:val="חתימה1"/>
    <w:basedOn w:val="a"/>
    <w:rsid w:val="000206FA"/>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0206FA"/>
    <w:pPr>
      <w:ind w:left="540" w:hanging="540"/>
    </w:pPr>
    <w:rPr>
      <w:szCs w:val="22"/>
    </w:rPr>
  </w:style>
  <w:style w:type="paragraph" w:customStyle="1" w:styleId="af0">
    <w:name w:val="חתימה קו אחד"/>
    <w:basedOn w:val="11"/>
    <w:rsid w:val="000206FA"/>
    <w:pPr>
      <w:tabs>
        <w:tab w:val="left" w:pos="2880"/>
        <w:tab w:val="left" w:pos="5220"/>
        <w:tab w:val="left" w:pos="7740"/>
      </w:tabs>
      <w:ind w:left="360"/>
    </w:pPr>
    <w:rPr>
      <w:sz w:val="22"/>
      <w:szCs w:val="22"/>
    </w:rPr>
  </w:style>
  <w:style w:type="paragraph" w:customStyle="1" w:styleId="12">
    <w:name w:val="חתימה קו 1 נקודות"/>
    <w:basedOn w:val="1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0206FA"/>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0206FA"/>
    <w:rPr>
      <w:rFonts w:ascii="Tahoma" w:eastAsia="Times New Roman" w:hAnsi="Tahoma" w:cs="Tahoma"/>
      <w:sz w:val="16"/>
      <w:szCs w:val="16"/>
      <w:lang w:eastAsia="he-IL"/>
    </w:rPr>
  </w:style>
  <w:style w:type="paragraph" w:customStyle="1" w:styleId="BodyTextIndent1">
    <w:name w:val="Body Text Indent1"/>
    <w:basedOn w:val="a"/>
    <w:rsid w:val="000206FA"/>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af3">
    <w:name w:val="List Paragraph"/>
    <w:basedOn w:val="a"/>
    <w:uiPriority w:val="34"/>
    <w:qFormat/>
    <w:rsid w:val="000206FA"/>
    <w:pPr>
      <w:spacing w:before="0" w:beforeAutospacing="0" w:after="0" w:afterAutospacing="0" w:line="360" w:lineRule="auto"/>
      <w:ind w:left="720"/>
      <w:jc w:val="both"/>
    </w:pPr>
    <w:rPr>
      <w:rFonts w:ascii="Times New Roman" w:eastAsia="Times New Roman" w:hAnsi="Times New Roman" w:cs="David"/>
      <w:sz w:val="25"/>
      <w:szCs w:val="25"/>
    </w:rPr>
  </w:style>
  <w:style w:type="paragraph" w:styleId="af4">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a"/>
    <w:next w:val="a"/>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0206FA"/>
    <w:rPr>
      <w:rFonts w:cs="Times New Roman"/>
    </w:rPr>
  </w:style>
  <w:style w:type="paragraph" w:styleId="31">
    <w:name w:val="Body Text Indent 3"/>
    <w:basedOn w:val="a"/>
    <w:link w:val="32"/>
    <w:rsid w:val="000206FA"/>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0206FA"/>
    <w:rPr>
      <w:rFonts w:ascii="Times New Roman" w:eastAsia="Times New Roman" w:hAnsi="Times New Roman" w:cs="David"/>
      <w:sz w:val="24"/>
      <w:szCs w:val="24"/>
      <w:lang w:eastAsia="he-IL"/>
    </w:rPr>
  </w:style>
  <w:style w:type="paragraph" w:styleId="21">
    <w:name w:val="Body Text Indent 2"/>
    <w:basedOn w:val="a"/>
    <w:link w:val="22"/>
    <w:rsid w:val="000206FA"/>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0206FA"/>
    <w:rPr>
      <w:rFonts w:ascii="Times New Roman" w:eastAsia="Times New Roman" w:hAnsi="Times New Roman" w:cs="David"/>
      <w:sz w:val="20"/>
      <w:szCs w:val="24"/>
      <w:lang w:eastAsia="he-IL"/>
    </w:rPr>
  </w:style>
  <w:style w:type="paragraph" w:customStyle="1" w:styleId="af5">
    <w:name w:val="סגנון"/>
    <w:basedOn w:val="a"/>
    <w:next w:val="ae"/>
    <w:rsid w:val="000206FA"/>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6">
    <w:name w:val="Document Map"/>
    <w:basedOn w:val="a"/>
    <w:link w:val="af7"/>
    <w:rsid w:val="000206FA"/>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7">
    <w:name w:val="מפת מסמך תו"/>
    <w:basedOn w:val="a0"/>
    <w:link w:val="af6"/>
    <w:rsid w:val="000206FA"/>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 Field"/>
    <w:basedOn w:val="a5"/>
    <w:link w:val="AutoFieldChar"/>
    <w:qFormat/>
    <w:rsid w:val="00DA7212"/>
    <w:pPr>
      <w:spacing w:before="100" w:after="100"/>
    </w:pPr>
    <w:rPr>
      <w:rFonts w:ascii="David" w:hAnsi="David" w:cs="David"/>
      <w:color w:val="00B050"/>
      <w:sz w:val="20"/>
      <w:szCs w:val="24"/>
    </w:rPr>
  </w:style>
  <w:style w:type="character" w:customStyle="1" w:styleId="AutoFieldChar">
    <w:name w:val="Auto Field Char"/>
    <w:basedOn w:val="a6"/>
    <w:link w:val="AutoField"/>
    <w:rsid w:val="00DA7212"/>
    <w:rPr>
      <w:rFonts w:ascii="David" w:hAnsi="David" w:cs="David"/>
      <w:color w:val="00B050"/>
      <w:sz w:val="20"/>
      <w:szCs w:val="24"/>
    </w:rPr>
  </w:style>
  <w:style w:type="table" w:customStyle="1" w:styleId="13">
    <w:name w:val="רשת טבלה1"/>
    <w:basedOn w:val="a1"/>
    <w:next w:val="a8"/>
    <w:rsid w:val="00904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annotation reference"/>
    <w:basedOn w:val="a0"/>
    <w:uiPriority w:val="99"/>
    <w:semiHidden/>
    <w:unhideWhenUsed/>
    <w:rsid w:val="006509B5"/>
    <w:rPr>
      <w:sz w:val="16"/>
      <w:szCs w:val="16"/>
    </w:rPr>
  </w:style>
  <w:style w:type="paragraph" w:styleId="af9">
    <w:name w:val="annotation text"/>
    <w:basedOn w:val="a"/>
    <w:link w:val="afa"/>
    <w:uiPriority w:val="99"/>
    <w:semiHidden/>
    <w:unhideWhenUsed/>
    <w:rsid w:val="006509B5"/>
    <w:pPr>
      <w:spacing w:line="240" w:lineRule="auto"/>
    </w:pPr>
    <w:rPr>
      <w:sz w:val="20"/>
      <w:szCs w:val="20"/>
    </w:rPr>
  </w:style>
  <w:style w:type="character" w:customStyle="1" w:styleId="afa">
    <w:name w:val="טקסט הערה תו"/>
    <w:basedOn w:val="a0"/>
    <w:link w:val="af9"/>
    <w:uiPriority w:val="99"/>
    <w:semiHidden/>
    <w:rsid w:val="006509B5"/>
    <w:rPr>
      <w:sz w:val="20"/>
      <w:szCs w:val="20"/>
    </w:rPr>
  </w:style>
  <w:style w:type="table" w:customStyle="1" w:styleId="23">
    <w:name w:val="רשת טבלה2"/>
    <w:basedOn w:val="a1"/>
    <w:next w:val="a8"/>
    <w:uiPriority w:val="59"/>
    <w:rsid w:val="006509B5"/>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388252">
      <w:bodyDiv w:val="1"/>
      <w:marLeft w:val="0"/>
      <w:marRight w:val="0"/>
      <w:marTop w:val="0"/>
      <w:marBottom w:val="0"/>
      <w:divBdr>
        <w:top w:val="none" w:sz="0" w:space="0" w:color="auto"/>
        <w:left w:val="none" w:sz="0" w:space="0" w:color="auto"/>
        <w:bottom w:val="none" w:sz="0" w:space="0" w:color="auto"/>
        <w:right w:val="none" w:sz="0" w:space="0" w:color="auto"/>
      </w:divBdr>
    </w:div>
    <w:div w:id="394668477">
      <w:bodyDiv w:val="1"/>
      <w:marLeft w:val="0"/>
      <w:marRight w:val="0"/>
      <w:marTop w:val="0"/>
      <w:marBottom w:val="0"/>
      <w:divBdr>
        <w:top w:val="none" w:sz="0" w:space="0" w:color="auto"/>
        <w:left w:val="none" w:sz="0" w:space="0" w:color="auto"/>
        <w:bottom w:val="none" w:sz="0" w:space="0" w:color="auto"/>
        <w:right w:val="none" w:sz="0" w:space="0" w:color="auto"/>
      </w:divBdr>
    </w:div>
    <w:div w:id="1299646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878AB63E8C94DC69CC73EA54AACCA45"/>
        <w:category>
          <w:name w:val="כללי"/>
          <w:gallery w:val="placeholder"/>
        </w:category>
        <w:types>
          <w:type w:val="bbPlcHdr"/>
        </w:types>
        <w:behaviors>
          <w:behavior w:val="content"/>
        </w:behaviors>
        <w:guid w:val="{8CB46773-B862-4BEC-88FA-BDB0F1E3D680}"/>
      </w:docPartPr>
      <w:docPartBody>
        <w:p w:rsidR="00FD7D47" w:rsidRDefault="002C0969">
          <w:r w:rsidRPr="008B6381">
            <w:rPr>
              <w:rStyle w:val="a3"/>
              <w:rFonts w:hint="cs"/>
              <w:rtl/>
            </w:rPr>
            <w:t>[תאריך</w:t>
          </w:r>
          <w:r w:rsidRPr="008B6381">
            <w:rPr>
              <w:rStyle w:val="a3"/>
              <w:rtl/>
            </w:rPr>
            <w:t xml:space="preserve"> </w:t>
          </w:r>
          <w:r w:rsidRPr="008B6381">
            <w:rPr>
              <w:rStyle w:val="a3"/>
              <w:rFonts w:hint="cs"/>
              <w:rtl/>
            </w:rPr>
            <w:t>חתימת</w:t>
          </w:r>
          <w:r w:rsidRPr="008B6381">
            <w:rPr>
              <w:rStyle w:val="a3"/>
              <w:rtl/>
            </w:rPr>
            <w:t xml:space="preserve"> </w:t>
          </w:r>
          <w:r w:rsidRPr="008B6381">
            <w:rPr>
              <w:rStyle w:val="a3"/>
              <w:rFonts w:hint="cs"/>
              <w:rtl/>
            </w:rPr>
            <w:t>חוזה]</w:t>
          </w:r>
        </w:p>
      </w:docPartBody>
    </w:docPart>
    <w:docPart>
      <w:docPartPr>
        <w:name w:val="16673AED862F47B1BC8D97215DDBAF93"/>
        <w:category>
          <w:name w:val="כללי"/>
          <w:gallery w:val="placeholder"/>
        </w:category>
        <w:types>
          <w:type w:val="bbPlcHdr"/>
        </w:types>
        <w:behaviors>
          <w:behavior w:val="content"/>
        </w:behaviors>
        <w:guid w:val="{8B1CFF76-1FE5-4E53-B47D-A11850A1EEFF}"/>
      </w:docPartPr>
      <w:docPartBody>
        <w:p w:rsidR="00FD7D47" w:rsidRDefault="002C0969">
          <w:r w:rsidRPr="008B6381">
            <w:rPr>
              <w:rStyle w:val="a3"/>
              <w:rFonts w:hint="cs"/>
              <w:rtl/>
            </w:rPr>
            <w:t>[סוג</w:t>
          </w:r>
          <w:r w:rsidRPr="008B6381">
            <w:rPr>
              <w:rStyle w:val="a3"/>
              <w:rtl/>
            </w:rPr>
            <w:t xml:space="preserve"> </w:t>
          </w:r>
          <w:r w:rsidRPr="008B6381">
            <w:rPr>
              <w:rStyle w:val="a3"/>
              <w:rFonts w:hint="cs"/>
              <w:rtl/>
            </w:rPr>
            <w:t>מדד</w:t>
          </w:r>
          <w:r w:rsidRPr="008B6381">
            <w:rPr>
              <w:rStyle w:val="a3"/>
              <w:rtl/>
            </w:rPr>
            <w:t xml:space="preserve"> </w:t>
          </w:r>
          <w:r w:rsidRPr="008B6381">
            <w:rPr>
              <w:rStyle w:val="a3"/>
              <w:rFonts w:hint="cs"/>
              <w:rtl/>
            </w:rPr>
            <w:t>כותרת]</w:t>
          </w:r>
        </w:p>
      </w:docPartBody>
    </w:docPart>
    <w:docPart>
      <w:docPartPr>
        <w:name w:val="F3BA149CEA7E49768E627A7E979C0189"/>
        <w:category>
          <w:name w:val="כללי"/>
          <w:gallery w:val="placeholder"/>
        </w:category>
        <w:types>
          <w:type w:val="bbPlcHdr"/>
        </w:types>
        <w:behaviors>
          <w:behavior w:val="content"/>
        </w:behaviors>
        <w:guid w:val="{C3BCC86E-F4F7-4B29-BF23-5FDE67F11710}"/>
      </w:docPartPr>
      <w:docPartBody>
        <w:p w:rsidR="00FD7D47" w:rsidRDefault="002C0969">
          <w:r w:rsidRPr="008B6381">
            <w:rPr>
              <w:rStyle w:val="a3"/>
              <w:rFonts w:hint="cs"/>
              <w:rtl/>
            </w:rPr>
            <w:t>[מדד</w:t>
          </w:r>
          <w:r w:rsidRPr="008B6381">
            <w:rPr>
              <w:rStyle w:val="a3"/>
              <w:rtl/>
            </w:rPr>
            <w:t xml:space="preserve"> </w:t>
          </w:r>
          <w:r w:rsidRPr="008B6381">
            <w:rPr>
              <w:rStyle w:val="a3"/>
              <w:rFonts w:hint="cs"/>
              <w:rtl/>
            </w:rPr>
            <w:t>בגין</w:t>
          </w:r>
          <w:r w:rsidRPr="008B6381">
            <w:rPr>
              <w:rStyle w:val="a3"/>
              <w:rtl/>
            </w:rPr>
            <w:t>/</w:t>
          </w:r>
          <w:r w:rsidRPr="008B6381">
            <w:rPr>
              <w:rStyle w:val="a3"/>
              <w:rFonts w:hint="cs"/>
              <w:rtl/>
            </w:rPr>
            <w:t>ידוע</w:t>
          </w:r>
          <w:r w:rsidRPr="008B6381">
            <w:rPr>
              <w:rStyle w:val="a3"/>
              <w:rtl/>
            </w:rPr>
            <w:t xml:space="preserve"> - </w:t>
          </w:r>
          <w:r w:rsidRPr="008B6381">
            <w:rPr>
              <w:rStyle w:val="a3"/>
              <w:rFonts w:hint="cs"/>
              <w:rtl/>
            </w:rPr>
            <w:t>כותרת]</w:t>
          </w:r>
        </w:p>
      </w:docPartBody>
    </w:docPart>
    <w:docPart>
      <w:docPartPr>
        <w:name w:val="A63B2DBBCDCE405FA3FD299B6F85D536"/>
        <w:category>
          <w:name w:val="כללי"/>
          <w:gallery w:val="placeholder"/>
        </w:category>
        <w:types>
          <w:type w:val="bbPlcHdr"/>
        </w:types>
        <w:behaviors>
          <w:behavior w:val="content"/>
        </w:behaviors>
        <w:guid w:val="{6DBFD636-1596-42B5-85E2-335035FE10D7}"/>
      </w:docPartPr>
      <w:docPartBody>
        <w:p w:rsidR="00FD7D47" w:rsidRDefault="002C0969">
          <w:r w:rsidRPr="008B6381">
            <w:rPr>
              <w:rStyle w:val="a3"/>
              <w:rFonts w:hint="cs"/>
              <w:rtl/>
            </w:rPr>
            <w:t>[מדד</w:t>
          </w:r>
          <w:r w:rsidRPr="008B6381">
            <w:rPr>
              <w:rStyle w:val="a3"/>
              <w:rtl/>
            </w:rPr>
            <w:t xml:space="preserve"> </w:t>
          </w:r>
          <w:r w:rsidRPr="008B6381">
            <w:rPr>
              <w:rStyle w:val="a3"/>
              <w:rFonts w:hint="cs"/>
              <w:rtl/>
            </w:rPr>
            <w:t>בסיס]</w:t>
          </w:r>
        </w:p>
      </w:docPartBody>
    </w:docPart>
    <w:docPart>
      <w:docPartPr>
        <w:name w:val="EE4A0A1832654DA3B2BBB2536A54E36A"/>
        <w:category>
          <w:name w:val="כללי"/>
          <w:gallery w:val="placeholder"/>
        </w:category>
        <w:types>
          <w:type w:val="bbPlcHdr"/>
        </w:types>
        <w:behaviors>
          <w:behavior w:val="content"/>
        </w:behaviors>
        <w:guid w:val="{D2478CE0-30FA-45D8-B5F1-022ADAD0CD76}"/>
      </w:docPartPr>
      <w:docPartBody>
        <w:p w:rsidR="00FD7D47" w:rsidRDefault="002C0969">
          <w:r w:rsidRPr="008B6381">
            <w:rPr>
              <w:rStyle w:val="a3"/>
              <w:rFonts w:hint="cs"/>
              <w:rtl/>
            </w:rPr>
            <w:t>[נקודות</w:t>
          </w:r>
          <w:r w:rsidRPr="008B6381">
            <w:rPr>
              <w:rStyle w:val="a3"/>
              <w:rtl/>
            </w:rPr>
            <w:t xml:space="preserve"> </w:t>
          </w:r>
          <w:r w:rsidRPr="008B6381">
            <w:rPr>
              <w:rStyle w:val="a3"/>
              <w:rFonts w:hint="cs"/>
              <w:rtl/>
            </w:rPr>
            <w:t>מדד]</w:t>
          </w:r>
        </w:p>
      </w:docPartBody>
    </w:docPart>
    <w:docPart>
      <w:docPartPr>
        <w:name w:val="B4A59D529C8D43A7B576B23FDB79E3A5"/>
        <w:category>
          <w:name w:val="כללי"/>
          <w:gallery w:val="placeholder"/>
        </w:category>
        <w:types>
          <w:type w:val="bbPlcHdr"/>
        </w:types>
        <w:behaviors>
          <w:behavior w:val="content"/>
        </w:behaviors>
        <w:guid w:val="{1BB31F92-DE68-4554-8A81-7F2EF92DEDD2}"/>
      </w:docPartPr>
      <w:docPartBody>
        <w:p w:rsidR="00FD7D47" w:rsidRDefault="002C0969">
          <w:r w:rsidRPr="008B6381">
            <w:rPr>
              <w:rStyle w:val="a3"/>
              <w:rFonts w:hint="cs"/>
              <w:rtl/>
            </w:rPr>
            <w:t>[תאריך</w:t>
          </w:r>
          <w:r w:rsidRPr="008B6381">
            <w:rPr>
              <w:rStyle w:val="a3"/>
              <w:rtl/>
            </w:rPr>
            <w:t xml:space="preserve"> </w:t>
          </w:r>
          <w:r w:rsidRPr="008B6381">
            <w:rPr>
              <w:rStyle w:val="a3"/>
              <w:rFonts w:hint="cs"/>
              <w:rtl/>
            </w:rPr>
            <w:t>חתימת</w:t>
          </w:r>
          <w:r w:rsidRPr="008B6381">
            <w:rPr>
              <w:rStyle w:val="a3"/>
              <w:rtl/>
            </w:rPr>
            <w:t xml:space="preserve"> </w:t>
          </w:r>
          <w:r w:rsidRPr="008B6381">
            <w:rPr>
              <w:rStyle w:val="a3"/>
              <w:rFonts w:hint="cs"/>
              <w:rtl/>
            </w:rPr>
            <w:t>חוזה]</w:t>
          </w:r>
        </w:p>
      </w:docPartBody>
    </w:docPart>
    <w:docPart>
      <w:docPartPr>
        <w:name w:val="EC4BC2C46F3147598F40F78F340E1583"/>
        <w:category>
          <w:name w:val="כללי"/>
          <w:gallery w:val="placeholder"/>
        </w:category>
        <w:types>
          <w:type w:val="bbPlcHdr"/>
        </w:types>
        <w:behaviors>
          <w:behavior w:val="content"/>
        </w:behaviors>
        <w:guid w:val="{A3D8A4D6-8323-4956-8396-3240AD28475D}"/>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צד</w:t>
          </w:r>
          <w:r w:rsidRPr="008B6381">
            <w:rPr>
              <w:rStyle w:val="a3"/>
              <w:rtl/>
            </w:rPr>
            <w:t xml:space="preserve"> </w:t>
          </w:r>
          <w:r w:rsidRPr="008B6381">
            <w:rPr>
              <w:rStyle w:val="a3"/>
              <w:rFonts w:hint="cs"/>
              <w:rtl/>
            </w:rPr>
            <w:t>א]</w:t>
          </w:r>
        </w:p>
      </w:docPartBody>
    </w:docPart>
    <w:docPart>
      <w:docPartPr>
        <w:name w:val="399DB63BB04F4D0D857B05976506F190"/>
        <w:category>
          <w:name w:val="כללי"/>
          <w:gallery w:val="placeholder"/>
        </w:category>
        <w:types>
          <w:type w:val="bbPlcHdr"/>
        </w:types>
        <w:behaviors>
          <w:behavior w:val="content"/>
        </w:behaviors>
        <w:guid w:val="{250DF28D-00D2-4514-A7DE-E896AA8127DB}"/>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6DBFFBFCA9044523AD2870BA8766ABC1"/>
        <w:category>
          <w:name w:val="כללי"/>
          <w:gallery w:val="placeholder"/>
        </w:category>
        <w:types>
          <w:type w:val="bbPlcHdr"/>
        </w:types>
        <w:behaviors>
          <w:behavior w:val="content"/>
        </w:behaviors>
        <w:guid w:val="{6BE6FA3E-C938-4035-BC45-6E95A6FBB7A8}"/>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DAF37EAA559148F6B99CA004111DEBA9"/>
        <w:category>
          <w:name w:val="כללי"/>
          <w:gallery w:val="placeholder"/>
        </w:category>
        <w:types>
          <w:type w:val="bbPlcHdr"/>
        </w:types>
        <w:behaviors>
          <w:behavior w:val="content"/>
        </w:behaviors>
        <w:guid w:val="{51CFBB6F-9830-49C6-BB4C-36B2E20A2551}"/>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C92C3F8804EA49D5A864FA7378C21B3D"/>
        <w:category>
          <w:name w:val="כללי"/>
          <w:gallery w:val="placeholder"/>
        </w:category>
        <w:types>
          <w:type w:val="bbPlcHdr"/>
        </w:types>
        <w:behaviors>
          <w:behavior w:val="content"/>
        </w:behaviors>
        <w:guid w:val="{39C0832C-C4E9-4C9F-BCF3-A7BFA71F2002}"/>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286520CD2C2047659DDD662C0D7E95BC"/>
        <w:category>
          <w:name w:val="כללי"/>
          <w:gallery w:val="placeholder"/>
        </w:category>
        <w:types>
          <w:type w:val="bbPlcHdr"/>
        </w:types>
        <w:behaviors>
          <w:behavior w:val="content"/>
        </w:behaviors>
        <w:guid w:val="{76DD766B-6551-460F-8426-8846FC6760F6}"/>
      </w:docPartPr>
      <w:docPartBody>
        <w:p w:rsidR="00FD7D47" w:rsidRDefault="002C0969">
          <w:r w:rsidRPr="008B6381">
            <w:rPr>
              <w:rStyle w:val="a3"/>
              <w:rFonts w:hint="cs"/>
              <w:rtl/>
            </w:rPr>
            <w:t>[תבנית</w:t>
          </w:r>
          <w:r w:rsidRPr="008B6381">
            <w:rPr>
              <w:rStyle w:val="a3"/>
              <w:rtl/>
            </w:rPr>
            <w:t xml:space="preserve"> </w:t>
          </w:r>
          <w:r w:rsidRPr="008B6381">
            <w:rPr>
              <w:rStyle w:val="a3"/>
              <w:rFonts w:hint="cs"/>
              <w:rtl/>
            </w:rPr>
            <w:t>חוזה]</w:t>
          </w:r>
        </w:p>
      </w:docPartBody>
    </w:docPart>
    <w:docPart>
      <w:docPartPr>
        <w:name w:val="912D35FEABAD45AD8724836879218602"/>
        <w:category>
          <w:name w:val="כללי"/>
          <w:gallery w:val="placeholder"/>
        </w:category>
        <w:types>
          <w:type w:val="bbPlcHdr"/>
        </w:types>
        <w:behaviors>
          <w:behavior w:val="content"/>
        </w:behaviors>
        <w:guid w:val="{306521CD-4E59-44CA-94D6-A636EB5D61BF}"/>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אתר]</w:t>
          </w:r>
        </w:p>
      </w:docPartBody>
    </w:docPart>
    <w:docPart>
      <w:docPartPr>
        <w:name w:val="95F85CBD32124A36821064F59CB0A290"/>
        <w:category>
          <w:name w:val="כללי"/>
          <w:gallery w:val="placeholder"/>
        </w:category>
        <w:types>
          <w:type w:val="bbPlcHdr"/>
        </w:types>
        <w:behaviors>
          <w:behavior w:val="content"/>
        </w:behaviors>
        <w:guid w:val="{C4BAB560-A12D-4AB1-ACAC-14E457F8DE0C}"/>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הפרויקט]</w:t>
          </w:r>
        </w:p>
      </w:docPartBody>
    </w:docPart>
    <w:docPart>
      <w:docPartPr>
        <w:name w:val="40D3E839E3C64A45995951CA5BD5300A"/>
        <w:category>
          <w:name w:val="כללי"/>
          <w:gallery w:val="placeholder"/>
        </w:category>
        <w:types>
          <w:type w:val="bbPlcHdr"/>
        </w:types>
        <w:behaviors>
          <w:behavior w:val="content"/>
        </w:behaviors>
        <w:guid w:val="{91EE5885-A69D-4BC8-96A5-EA7E50EFA627}"/>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360466BFB285448FA9A7513336103157"/>
        <w:category>
          <w:name w:val="כללי"/>
          <w:gallery w:val="placeholder"/>
        </w:category>
        <w:types>
          <w:type w:val="bbPlcHdr"/>
        </w:types>
        <w:behaviors>
          <w:behavior w:val="content"/>
        </w:behaviors>
        <w:guid w:val="{9A3BBCAD-4890-4082-8D9A-65AF500A5134}"/>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F380E707B5014AE8994A54E47D30C424"/>
        <w:category>
          <w:name w:val="כללי"/>
          <w:gallery w:val="placeholder"/>
        </w:category>
        <w:types>
          <w:type w:val="bbPlcHdr"/>
        </w:types>
        <w:behaviors>
          <w:behavior w:val="content"/>
        </w:behaviors>
        <w:guid w:val="{25356308-4CE9-4B95-B5AD-A6766FBF385C}"/>
      </w:docPartPr>
      <w:docPartBody>
        <w:p w:rsidR="00910C3D" w:rsidRDefault="00FD7D47" w:rsidP="00FD7D47">
          <w:pPr>
            <w:pStyle w:val="F380E707B5014AE8994A54E47D30C424"/>
          </w:pPr>
          <w:r w:rsidRPr="00F11BAF">
            <w:rPr>
              <w:rStyle w:val="a3"/>
              <w:rtl/>
            </w:rPr>
            <w:t>[שם הפרויקט]</w:t>
          </w:r>
        </w:p>
      </w:docPartBody>
    </w:docPart>
    <w:docPart>
      <w:docPartPr>
        <w:name w:val="AB7886B97CB1401DB32408C15B12DAE3"/>
        <w:category>
          <w:name w:val="כללי"/>
          <w:gallery w:val="placeholder"/>
        </w:category>
        <w:types>
          <w:type w:val="bbPlcHdr"/>
        </w:types>
        <w:behaviors>
          <w:behavior w:val="content"/>
        </w:behaviors>
        <w:guid w:val="{6F176FA4-0638-4C45-87B2-098B6A0449E3}"/>
      </w:docPartPr>
      <w:docPartBody>
        <w:p w:rsidR="00910C3D" w:rsidRDefault="00FD7D47" w:rsidP="00FD7D47">
          <w:pPr>
            <w:pStyle w:val="AB7886B97CB1401DB32408C15B12DAE3"/>
          </w:pPr>
          <w:r w:rsidRPr="00F11BAF">
            <w:rPr>
              <w:rStyle w:val="a3"/>
              <w:rtl/>
            </w:rPr>
            <w:t>[שם אתר]</w:t>
          </w:r>
        </w:p>
      </w:docPartBody>
    </w:docPart>
    <w:docPart>
      <w:docPartPr>
        <w:name w:val="45F3D2453BFC496F9B97BECFDBAFA996"/>
        <w:category>
          <w:name w:val="כללי"/>
          <w:gallery w:val="placeholder"/>
        </w:category>
        <w:types>
          <w:type w:val="bbPlcHdr"/>
        </w:types>
        <w:behaviors>
          <w:behavior w:val="content"/>
        </w:behaviors>
        <w:guid w:val="{EEEB7E08-8C7F-41F7-BAF2-5B4CD18FB3D7}"/>
      </w:docPartPr>
      <w:docPartBody>
        <w:p w:rsidR="00910C3D" w:rsidRDefault="00FD7D47">
          <w:r w:rsidRPr="009C7D3E">
            <w:rPr>
              <w:rStyle w:val="a3"/>
              <w:rtl/>
            </w:rPr>
            <w:t>[צד א בחוזה]</w:t>
          </w:r>
        </w:p>
      </w:docPartBody>
    </w:docPart>
    <w:docPart>
      <w:docPartPr>
        <w:name w:val="DC6205DD54914C0291495A9EDD41CD38"/>
        <w:category>
          <w:name w:val="כללי"/>
          <w:gallery w:val="placeholder"/>
        </w:category>
        <w:types>
          <w:type w:val="bbPlcHdr"/>
        </w:types>
        <w:behaviors>
          <w:behavior w:val="content"/>
        </w:behaviors>
        <w:guid w:val="{33DA2E28-5B8A-4C27-93A0-BEBCA774D8CA}"/>
      </w:docPartPr>
      <w:docPartBody>
        <w:p w:rsidR="00910C3D" w:rsidRDefault="00FD7D47" w:rsidP="00FD7D47">
          <w:pPr>
            <w:pStyle w:val="DC6205DD54914C0291495A9EDD41CD38"/>
          </w:pPr>
          <w:r w:rsidRPr="003059F5">
            <w:rPr>
              <w:rStyle w:val="a3"/>
              <w:rtl/>
            </w:rPr>
            <w:t>[רשות מקומית]</w:t>
          </w:r>
        </w:p>
      </w:docPartBody>
    </w:docPart>
    <w:docPart>
      <w:docPartPr>
        <w:name w:val="D05065CC9EDE47AB9A340294C4804576"/>
        <w:category>
          <w:name w:val="כללי"/>
          <w:gallery w:val="placeholder"/>
        </w:category>
        <w:types>
          <w:type w:val="bbPlcHdr"/>
        </w:types>
        <w:behaviors>
          <w:behavior w:val="content"/>
        </w:behaviors>
        <w:guid w:val="{E85705F4-8810-470D-A6C2-6F42C8142E3F}"/>
      </w:docPartPr>
      <w:docPartBody>
        <w:p w:rsidR="00910C3D" w:rsidRDefault="00FD7D47" w:rsidP="00FD7D47">
          <w:pPr>
            <w:pStyle w:val="D05065CC9EDE47AB9A340294C4804576"/>
          </w:pPr>
          <w:r w:rsidRPr="003059F5">
            <w:rPr>
              <w:rStyle w:val="a3"/>
              <w:rtl/>
            </w:rPr>
            <w:t>[שם אתר]</w:t>
          </w:r>
        </w:p>
      </w:docPartBody>
    </w:docPart>
    <w:docPart>
      <w:docPartPr>
        <w:name w:val="18A45BBF1BDA44BFA8B7E50A27B0A2A5"/>
        <w:category>
          <w:name w:val="כללי"/>
          <w:gallery w:val="placeholder"/>
        </w:category>
        <w:types>
          <w:type w:val="bbPlcHdr"/>
        </w:types>
        <w:behaviors>
          <w:behavior w:val="content"/>
        </w:behaviors>
        <w:guid w:val="{C117D618-435C-4DBB-B424-3BBA1CC872AD}"/>
      </w:docPartPr>
      <w:docPartBody>
        <w:p w:rsidR="00910C3D" w:rsidRDefault="00FD7D47" w:rsidP="00FD7D47">
          <w:pPr>
            <w:pStyle w:val="18A45BBF1BDA44BFA8B7E50A27B0A2A5"/>
          </w:pPr>
          <w:r w:rsidRPr="003059F5">
            <w:rPr>
              <w:rStyle w:val="a3"/>
              <w:rtl/>
            </w:rPr>
            <w:t>[שם הפרויקט]</w:t>
          </w:r>
        </w:p>
      </w:docPartBody>
    </w:docPart>
    <w:docPart>
      <w:docPartPr>
        <w:name w:val="8F736EE79B854250B3E582D55ACC250F"/>
        <w:category>
          <w:name w:val="כללי"/>
          <w:gallery w:val="placeholder"/>
        </w:category>
        <w:types>
          <w:type w:val="bbPlcHdr"/>
        </w:types>
        <w:behaviors>
          <w:behavior w:val="content"/>
        </w:behaviors>
        <w:guid w:val="{5CD779B1-9B8E-431D-984E-F63D7BF61D33}"/>
      </w:docPartPr>
      <w:docPartBody>
        <w:p w:rsidR="00910C3D" w:rsidRDefault="00FD7D47" w:rsidP="00FD7D47">
          <w:pPr>
            <w:pStyle w:val="8F736EE79B854250B3E582D55ACC250F"/>
          </w:pPr>
          <w:r w:rsidRPr="003059F5">
            <w:rPr>
              <w:rStyle w:val="a3"/>
              <w:rtl/>
            </w:rPr>
            <w:t>[שדה נוסף 2]</w:t>
          </w:r>
        </w:p>
      </w:docPartBody>
    </w:docPart>
    <w:docPart>
      <w:docPartPr>
        <w:name w:val="90A50341728E45D490A9CD4437F011C1"/>
        <w:category>
          <w:name w:val="כללי"/>
          <w:gallery w:val="placeholder"/>
        </w:category>
        <w:types>
          <w:type w:val="bbPlcHdr"/>
        </w:types>
        <w:behaviors>
          <w:behavior w:val="content"/>
        </w:behaviors>
        <w:guid w:val="{EA4D44F5-9229-4679-8555-A520FAF4F130}"/>
      </w:docPartPr>
      <w:docPartBody>
        <w:p w:rsidR="00910C3D" w:rsidRDefault="00FD7D47" w:rsidP="00FD7D47">
          <w:pPr>
            <w:pStyle w:val="90A50341728E45D490A9CD4437F011C1"/>
          </w:pPr>
          <w:r w:rsidRPr="003059F5">
            <w:rPr>
              <w:rStyle w:val="a3"/>
              <w:rtl/>
            </w:rPr>
            <w:t>[שדה נוסף 1]</w:t>
          </w:r>
        </w:p>
      </w:docPartBody>
    </w:docPart>
    <w:docPart>
      <w:docPartPr>
        <w:name w:val="DF274CB2C9CC41F7AF67407D72708088"/>
        <w:category>
          <w:name w:val="כללי"/>
          <w:gallery w:val="placeholder"/>
        </w:category>
        <w:types>
          <w:type w:val="bbPlcHdr"/>
        </w:types>
        <w:behaviors>
          <w:behavior w:val="content"/>
        </w:behaviors>
        <w:guid w:val="{4CC0717D-318E-4BD9-89FC-D012D3E44ECB}"/>
      </w:docPartPr>
      <w:docPartBody>
        <w:p w:rsidR="00910C3D" w:rsidRDefault="00FD7D47" w:rsidP="00FD7D47">
          <w:pPr>
            <w:pStyle w:val="DF274CB2C9CC41F7AF67407D72708088"/>
          </w:pPr>
          <w:r w:rsidRPr="003059F5">
            <w:rPr>
              <w:rStyle w:val="a3"/>
              <w:rtl/>
            </w:rPr>
            <w:t>[רשות מקומית]</w:t>
          </w:r>
        </w:p>
      </w:docPartBody>
    </w:docPart>
    <w:docPart>
      <w:docPartPr>
        <w:name w:val="56C281039AEF4B1DB209FEC7A0E0314B"/>
        <w:category>
          <w:name w:val="כללי"/>
          <w:gallery w:val="placeholder"/>
        </w:category>
        <w:types>
          <w:type w:val="bbPlcHdr"/>
        </w:types>
        <w:behaviors>
          <w:behavior w:val="content"/>
        </w:behaviors>
        <w:guid w:val="{F26BEF6A-B3ED-4532-A53C-295AE4611962}"/>
      </w:docPartPr>
      <w:docPartBody>
        <w:p w:rsidR="00910C3D" w:rsidRDefault="00FD7D47" w:rsidP="00FD7D47">
          <w:pPr>
            <w:pStyle w:val="56C281039AEF4B1DB209FEC7A0E0314B"/>
          </w:pPr>
          <w:r w:rsidRPr="003059F5">
            <w:rPr>
              <w:rStyle w:val="a3"/>
              <w:rtl/>
            </w:rPr>
            <w:t>[שדה נוסף 3]</w:t>
          </w:r>
        </w:p>
      </w:docPartBody>
    </w:docPart>
    <w:docPart>
      <w:docPartPr>
        <w:name w:val="DB32532EE834442795024C7A035F5A13"/>
        <w:category>
          <w:name w:val="כללי"/>
          <w:gallery w:val="placeholder"/>
        </w:category>
        <w:types>
          <w:type w:val="bbPlcHdr"/>
        </w:types>
        <w:behaviors>
          <w:behavior w:val="content"/>
        </w:behaviors>
        <w:guid w:val="{E4EBB2D4-64C3-4B1C-91C1-260626BCE725}"/>
      </w:docPartPr>
      <w:docPartBody>
        <w:p w:rsidR="00910C3D" w:rsidRDefault="00FD7D47" w:rsidP="00FD7D47">
          <w:pPr>
            <w:pStyle w:val="DB32532EE834442795024C7A035F5A13"/>
          </w:pPr>
          <w:r w:rsidRPr="003059F5">
            <w:rPr>
              <w:rStyle w:val="a3"/>
              <w:rtl/>
            </w:rPr>
            <w:t>[שדה נוסף 4]</w:t>
          </w:r>
        </w:p>
      </w:docPartBody>
    </w:docPart>
    <w:docPart>
      <w:docPartPr>
        <w:name w:val="DED58420C00C4B37B4659290F4CE2506"/>
        <w:category>
          <w:name w:val="כללי"/>
          <w:gallery w:val="placeholder"/>
        </w:category>
        <w:types>
          <w:type w:val="bbPlcHdr"/>
        </w:types>
        <w:behaviors>
          <w:behavior w:val="content"/>
        </w:behaviors>
        <w:guid w:val="{755B25C3-3B39-4D9F-9FA3-3BF366C9E009}"/>
      </w:docPartPr>
      <w:docPartBody>
        <w:p w:rsidR="00910C3D" w:rsidRDefault="00FD7D47" w:rsidP="00FD7D47">
          <w:pPr>
            <w:pStyle w:val="DED58420C00C4B37B4659290F4CE2506"/>
          </w:pPr>
          <w:r w:rsidRPr="003059F5">
            <w:rPr>
              <w:rStyle w:val="a3"/>
              <w:rtl/>
            </w:rPr>
            <w:t>[שדה נוסף 5]</w:t>
          </w:r>
        </w:p>
      </w:docPartBody>
    </w:docPart>
    <w:docPart>
      <w:docPartPr>
        <w:name w:val="FF15A78EA0EA4C8A8AD0EABBA4B03608"/>
        <w:category>
          <w:name w:val="כללי"/>
          <w:gallery w:val="placeholder"/>
        </w:category>
        <w:types>
          <w:type w:val="bbPlcHdr"/>
        </w:types>
        <w:behaviors>
          <w:behavior w:val="content"/>
        </w:behaviors>
        <w:guid w:val="{8994442D-CAC4-4D01-A2AD-B27F42C63DF2}"/>
      </w:docPartPr>
      <w:docPartBody>
        <w:p w:rsidR="00910C3D" w:rsidRDefault="00FD7D47" w:rsidP="00FD7D47">
          <w:pPr>
            <w:pStyle w:val="FF15A78EA0EA4C8A8AD0EABBA4B03608"/>
          </w:pPr>
          <w:r w:rsidRPr="003059F5">
            <w:rPr>
              <w:rStyle w:val="a3"/>
              <w:rtl/>
            </w:rPr>
            <w:t>[שדה נוסף 6]</w:t>
          </w:r>
        </w:p>
      </w:docPartBody>
    </w:docPart>
    <w:docPart>
      <w:docPartPr>
        <w:name w:val="81B90575A7C94BC1BFAD370782C39B19"/>
        <w:category>
          <w:name w:val="כללי"/>
          <w:gallery w:val="placeholder"/>
        </w:category>
        <w:types>
          <w:type w:val="bbPlcHdr"/>
        </w:types>
        <w:behaviors>
          <w:behavior w:val="content"/>
        </w:behaviors>
        <w:guid w:val="{68E4D2C5-3D4A-4E0D-9581-F65A4D6B61E6}"/>
      </w:docPartPr>
      <w:docPartBody>
        <w:p w:rsidR="00910C3D" w:rsidRDefault="00FD7D47" w:rsidP="00FD7D47">
          <w:pPr>
            <w:pStyle w:val="81B90575A7C94BC1BFAD370782C39B19"/>
          </w:pPr>
          <w:r w:rsidRPr="003059F5">
            <w:rPr>
              <w:rStyle w:val="a3"/>
              <w:rtl/>
            </w:rPr>
            <w:t>[אחוז השתתפות צד א]</w:t>
          </w:r>
        </w:p>
      </w:docPartBody>
    </w:docPart>
    <w:docPart>
      <w:docPartPr>
        <w:name w:val="5D052253E77A48AD8644B6751A245AB4"/>
        <w:category>
          <w:name w:val="כללי"/>
          <w:gallery w:val="placeholder"/>
        </w:category>
        <w:types>
          <w:type w:val="bbPlcHdr"/>
        </w:types>
        <w:behaviors>
          <w:behavior w:val="content"/>
        </w:behaviors>
        <w:guid w:val="{9B5A325C-8415-4E1C-A5E9-3BF314091DFF}"/>
      </w:docPartPr>
      <w:docPartBody>
        <w:p w:rsidR="00910C3D" w:rsidRDefault="00FD7D47" w:rsidP="00FD7D47">
          <w:pPr>
            <w:pStyle w:val="5D052253E77A48AD8644B6751A245AB4"/>
          </w:pPr>
          <w:r w:rsidRPr="00C5438E">
            <w:rPr>
              <w:rStyle w:val="a3"/>
              <w:rtl/>
            </w:rPr>
            <w:t>[צד א בחוזה]</w:t>
          </w:r>
        </w:p>
      </w:docPartBody>
    </w:docPart>
    <w:docPart>
      <w:docPartPr>
        <w:name w:val="1771C1B277284018BD053071C6C1906D"/>
        <w:category>
          <w:name w:val="כללי"/>
          <w:gallery w:val="placeholder"/>
        </w:category>
        <w:types>
          <w:type w:val="bbPlcHdr"/>
        </w:types>
        <w:behaviors>
          <w:behavior w:val="content"/>
        </w:behaviors>
        <w:guid w:val="{5E75225F-AC5C-4BC5-991B-E662D0765B2D}"/>
      </w:docPartPr>
      <w:docPartBody>
        <w:p w:rsidR="00910C3D" w:rsidRDefault="00FD7D47" w:rsidP="00FD7D47">
          <w:pPr>
            <w:pStyle w:val="1771C1B277284018BD053071C6C1906D"/>
          </w:pPr>
          <w:r w:rsidRPr="003059F5">
            <w:rPr>
              <w:rStyle w:val="a3"/>
              <w:rtl/>
            </w:rPr>
            <w:t>[שם אתר]</w:t>
          </w:r>
        </w:p>
      </w:docPartBody>
    </w:docPart>
    <w:docPart>
      <w:docPartPr>
        <w:name w:val="866D74F11B704502A54BC714C3EDC017"/>
        <w:category>
          <w:name w:val="כללי"/>
          <w:gallery w:val="placeholder"/>
        </w:category>
        <w:types>
          <w:type w:val="bbPlcHdr"/>
        </w:types>
        <w:behaviors>
          <w:behavior w:val="content"/>
        </w:behaviors>
        <w:guid w:val="{850F0BB2-F61A-4D3A-8210-A9761390BDA8}"/>
      </w:docPartPr>
      <w:docPartBody>
        <w:p w:rsidR="00910C3D" w:rsidRDefault="00FD7D47" w:rsidP="00FD7D47">
          <w:pPr>
            <w:pStyle w:val="866D74F11B704502A54BC714C3EDC017"/>
          </w:pPr>
          <w:r w:rsidRPr="003059F5">
            <w:rPr>
              <w:rStyle w:val="a3"/>
              <w:rtl/>
            </w:rPr>
            <w:t>[תיאור עבודה]</w:t>
          </w:r>
        </w:p>
      </w:docPartBody>
    </w:docPart>
    <w:docPart>
      <w:docPartPr>
        <w:name w:val="2322B5C7E3A847A78FA6BDB1138D7C14"/>
        <w:category>
          <w:name w:val="כללי"/>
          <w:gallery w:val="placeholder"/>
        </w:category>
        <w:types>
          <w:type w:val="bbPlcHdr"/>
        </w:types>
        <w:behaviors>
          <w:behavior w:val="content"/>
        </w:behaviors>
        <w:guid w:val="{533F06FE-B98C-4C3E-BEA0-DE9AC816C864}"/>
      </w:docPartPr>
      <w:docPartBody>
        <w:p w:rsidR="00910C3D" w:rsidRDefault="00FD7D47" w:rsidP="00FD7D47">
          <w:pPr>
            <w:pStyle w:val="2322B5C7E3A847A78FA6BDB1138D7C14"/>
          </w:pPr>
          <w:r w:rsidRPr="00C5438E">
            <w:rPr>
              <w:rStyle w:val="a3"/>
              <w:rtl/>
            </w:rPr>
            <w:t>[צד א בחוזה]</w:t>
          </w:r>
        </w:p>
      </w:docPartBody>
    </w:docPart>
    <w:docPart>
      <w:docPartPr>
        <w:name w:val="BD1062415D87444BAEB9A4AF02DD0444"/>
        <w:category>
          <w:name w:val="כללי"/>
          <w:gallery w:val="placeholder"/>
        </w:category>
        <w:types>
          <w:type w:val="bbPlcHdr"/>
        </w:types>
        <w:behaviors>
          <w:behavior w:val="content"/>
        </w:behaviors>
        <w:guid w:val="{6EF15CC0-F29D-4EA3-8982-AA218E87AC7E}"/>
      </w:docPartPr>
      <w:docPartBody>
        <w:p w:rsidR="00910C3D" w:rsidRDefault="00FD7D47" w:rsidP="00FD7D47">
          <w:pPr>
            <w:pStyle w:val="BD1062415D87444BAEB9A4AF02DD0444"/>
          </w:pPr>
          <w:r w:rsidRPr="003059F5">
            <w:rPr>
              <w:rStyle w:val="a3"/>
              <w:rtl/>
            </w:rPr>
            <w:t>[שם אתר]</w:t>
          </w:r>
        </w:p>
      </w:docPartBody>
    </w:docPart>
    <w:docPart>
      <w:docPartPr>
        <w:name w:val="D865E51C35B74FFBAABAA890ACA92AD4"/>
        <w:category>
          <w:name w:val="כללי"/>
          <w:gallery w:val="placeholder"/>
        </w:category>
        <w:types>
          <w:type w:val="bbPlcHdr"/>
        </w:types>
        <w:behaviors>
          <w:behavior w:val="content"/>
        </w:behaviors>
        <w:guid w:val="{D6D7054C-A8AD-4947-8BE4-A99BA467B84C}"/>
      </w:docPartPr>
      <w:docPartBody>
        <w:p w:rsidR="00910C3D" w:rsidRDefault="00FD7D47" w:rsidP="00FD7D47">
          <w:pPr>
            <w:pStyle w:val="D865E51C35B74FFBAABAA890ACA92AD4"/>
          </w:pPr>
          <w:r w:rsidRPr="003059F5">
            <w:rPr>
              <w:rStyle w:val="a3"/>
              <w:rtl/>
            </w:rPr>
            <w:t>[תאריך חתימת חוזה]</w:t>
          </w:r>
        </w:p>
      </w:docPartBody>
    </w:docPart>
    <w:docPart>
      <w:docPartPr>
        <w:name w:val="8BF4C69D8D6440D191697207663327F4"/>
        <w:category>
          <w:name w:val="כללי"/>
          <w:gallery w:val="placeholder"/>
        </w:category>
        <w:types>
          <w:type w:val="bbPlcHdr"/>
        </w:types>
        <w:behaviors>
          <w:behavior w:val="content"/>
        </w:behaviors>
        <w:guid w:val="{90A76BF6-42AC-4099-9D7F-8A41F353B9E4}"/>
      </w:docPartPr>
      <w:docPartBody>
        <w:p w:rsidR="00910C3D" w:rsidRDefault="00FD7D47">
          <w:r w:rsidRPr="009C7D3E">
            <w:rPr>
              <w:rStyle w:val="a3"/>
              <w:rtl/>
            </w:rPr>
            <w:t>[שם ספק]</w:t>
          </w:r>
        </w:p>
      </w:docPartBody>
    </w:docPart>
    <w:docPart>
      <w:docPartPr>
        <w:name w:val="DA13D61898B24F3BAD0E7ACBC5902E47"/>
        <w:category>
          <w:name w:val="כללי"/>
          <w:gallery w:val="placeholder"/>
        </w:category>
        <w:types>
          <w:type w:val="bbPlcHdr"/>
        </w:types>
        <w:behaviors>
          <w:behavior w:val="content"/>
        </w:behaviors>
        <w:guid w:val="{D58136DC-3B67-4541-BC35-6A09D0C1C733}"/>
      </w:docPartPr>
      <w:docPartBody>
        <w:p w:rsidR="007C5FFE" w:rsidRDefault="00910C3D" w:rsidP="00910C3D">
          <w:pPr>
            <w:pStyle w:val="DA13D61898B24F3BAD0E7ACBC5902E47"/>
          </w:pPr>
          <w:r w:rsidRPr="008E7222">
            <w:rPr>
              <w:rStyle w:val="a3"/>
              <w:rtl/>
            </w:rPr>
            <w:t>[שם ספק]</w:t>
          </w:r>
        </w:p>
      </w:docPartBody>
    </w:docPart>
    <w:docPart>
      <w:docPartPr>
        <w:name w:val="12452F783D814FBF950E5C1E9849F900"/>
        <w:category>
          <w:name w:val="כללי"/>
          <w:gallery w:val="placeholder"/>
        </w:category>
        <w:types>
          <w:type w:val="bbPlcHdr"/>
        </w:types>
        <w:behaviors>
          <w:behavior w:val="content"/>
        </w:behaviors>
        <w:guid w:val="{3D8FBE34-A997-4E6C-B012-C510F5F91410}"/>
      </w:docPartPr>
      <w:docPartBody>
        <w:p w:rsidR="007C5FFE" w:rsidRDefault="00910C3D" w:rsidP="00910C3D">
          <w:pPr>
            <w:pStyle w:val="12452F783D814FBF950E5C1E9849F900"/>
          </w:pPr>
          <w:r w:rsidRPr="008E7222">
            <w:rPr>
              <w:rStyle w:val="a3"/>
              <w:rtl/>
            </w:rPr>
            <w:t>[שם צד א]</w:t>
          </w:r>
        </w:p>
      </w:docPartBody>
    </w:docPart>
    <w:docPart>
      <w:docPartPr>
        <w:name w:val="EBD748366A7B4C468201762CD026BFDA"/>
        <w:category>
          <w:name w:val="כללי"/>
          <w:gallery w:val="placeholder"/>
        </w:category>
        <w:types>
          <w:type w:val="bbPlcHdr"/>
        </w:types>
        <w:behaviors>
          <w:behavior w:val="content"/>
        </w:behaviors>
        <w:guid w:val="{D18F204B-30DC-42BE-831D-07D13674C1DA}"/>
      </w:docPartPr>
      <w:docPartBody>
        <w:p w:rsidR="007C5FFE" w:rsidRDefault="00910C3D" w:rsidP="00910C3D">
          <w:pPr>
            <w:pStyle w:val="EBD748366A7B4C468201762CD026BFDA"/>
          </w:pPr>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C46DF9B135F5483BBC57500D8301B6A7"/>
        <w:category>
          <w:name w:val="כללי"/>
          <w:gallery w:val="placeholder"/>
        </w:category>
        <w:types>
          <w:type w:val="bbPlcHdr"/>
        </w:types>
        <w:behaviors>
          <w:behavior w:val="content"/>
        </w:behaviors>
        <w:guid w:val="{EA66AAC5-44C2-498B-A64C-0FB51D3D5AC0}"/>
      </w:docPartPr>
      <w:docPartBody>
        <w:p w:rsidR="007C5FFE" w:rsidRDefault="00910C3D" w:rsidP="00910C3D">
          <w:pPr>
            <w:pStyle w:val="C46DF9B135F5483BBC57500D8301B6A7"/>
          </w:pPr>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F761491380D749FDAF62771303413A9D"/>
        <w:category>
          <w:name w:val="כללי"/>
          <w:gallery w:val="placeholder"/>
        </w:category>
        <w:types>
          <w:type w:val="bbPlcHdr"/>
        </w:types>
        <w:behaviors>
          <w:behavior w:val="content"/>
        </w:behaviors>
        <w:guid w:val="{1F861ACD-661F-4D5C-8698-DC54282D2BD0}"/>
      </w:docPartPr>
      <w:docPartBody>
        <w:p w:rsidR="007C5FFE" w:rsidRDefault="00910C3D" w:rsidP="00910C3D">
          <w:pPr>
            <w:pStyle w:val="F761491380D749FDAF62771303413A9D"/>
          </w:pPr>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DBB06B05FBE544BF999028943BA3AB4F"/>
        <w:category>
          <w:name w:val="כללי"/>
          <w:gallery w:val="placeholder"/>
        </w:category>
        <w:types>
          <w:type w:val="bbPlcHdr"/>
        </w:types>
        <w:behaviors>
          <w:behavior w:val="content"/>
        </w:behaviors>
        <w:guid w:val="{CC34463A-4784-416A-BD44-0111E2957D21}"/>
      </w:docPartPr>
      <w:docPartBody>
        <w:p w:rsidR="00117E6B" w:rsidRDefault="00F06074">
          <w:r w:rsidRPr="00E06942">
            <w:rPr>
              <w:rStyle w:val="a3"/>
              <w:rtl/>
            </w:rPr>
            <w:t>[צדדים נוספים]</w:t>
          </w:r>
        </w:p>
      </w:docPartBody>
    </w:docPart>
    <w:docPart>
      <w:docPartPr>
        <w:name w:val="544C9128CE024FDC958D540BED9E0373"/>
        <w:category>
          <w:name w:val="כללי"/>
          <w:gallery w:val="placeholder"/>
        </w:category>
        <w:types>
          <w:type w:val="bbPlcHdr"/>
        </w:types>
        <w:behaviors>
          <w:behavior w:val="content"/>
        </w:behaviors>
        <w:guid w:val="{470F174E-67A1-4A7E-95B2-20F6EE0E1600}"/>
      </w:docPartPr>
      <w:docPartBody>
        <w:p w:rsidR="00871CCA" w:rsidRDefault="00871CCA" w:rsidP="00871CCA">
          <w:pPr>
            <w:pStyle w:val="544C9128CE024FDC958D540BED9E0373"/>
          </w:pPr>
          <w:r w:rsidRPr="00C251C6">
            <w:rPr>
              <w:rFonts w:asciiTheme="minorBidi" w:hAnsiTheme="minorBidi" w:cs="David" w:hint="cs"/>
              <w:bCs/>
              <w:sz w:val="28"/>
              <w:szCs w:val="28"/>
              <w:rtl/>
            </w:rPr>
            <w:t>______</w:t>
          </w:r>
        </w:p>
      </w:docPartBody>
    </w:docPart>
    <w:docPart>
      <w:docPartPr>
        <w:name w:val="B2A5620B60274B3EAD5CFDBA65ADBE0B"/>
        <w:category>
          <w:name w:val="כללי"/>
          <w:gallery w:val="placeholder"/>
        </w:category>
        <w:types>
          <w:type w:val="bbPlcHdr"/>
        </w:types>
        <w:behaviors>
          <w:behavior w:val="content"/>
        </w:behaviors>
        <w:guid w:val="{34A8557E-C0DC-4870-BBB0-45B43B6541A2}"/>
      </w:docPartPr>
      <w:docPartBody>
        <w:p w:rsidR="00871CCA" w:rsidRDefault="00871CCA" w:rsidP="00871CCA">
          <w:pPr>
            <w:pStyle w:val="B2A5620B60274B3EAD5CFDBA65ADBE0B"/>
          </w:pPr>
          <w:r w:rsidRPr="00C251C6">
            <w:rPr>
              <w:rFonts w:asciiTheme="minorBidi" w:hAnsiTheme="minorBidi" w:cs="David" w:hint="cs"/>
              <w:bCs/>
              <w:sz w:val="28"/>
              <w:szCs w:val="28"/>
              <w:rtl/>
            </w:rPr>
            <w:t>______</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avid">
    <w:altName w:val="Arial"/>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117E6B"/>
    <w:rsid w:val="00260CCD"/>
    <w:rsid w:val="002C0969"/>
    <w:rsid w:val="00350444"/>
    <w:rsid w:val="00522443"/>
    <w:rsid w:val="00633C2E"/>
    <w:rsid w:val="006865A5"/>
    <w:rsid w:val="006F4A8A"/>
    <w:rsid w:val="0070190C"/>
    <w:rsid w:val="007808F6"/>
    <w:rsid w:val="007C5FFE"/>
    <w:rsid w:val="0081084C"/>
    <w:rsid w:val="00871CCA"/>
    <w:rsid w:val="00906A1F"/>
    <w:rsid w:val="00910C3D"/>
    <w:rsid w:val="009C7EA5"/>
    <w:rsid w:val="00BA6DDC"/>
    <w:rsid w:val="00BC7225"/>
    <w:rsid w:val="00E119B1"/>
    <w:rsid w:val="00E11BF1"/>
    <w:rsid w:val="00F06074"/>
    <w:rsid w:val="00FD7D47"/>
    <w:rsid w:val="00FF5DA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06074"/>
    <w:rPr>
      <w:color w:val="808080"/>
    </w:rPr>
  </w:style>
  <w:style w:type="paragraph" w:customStyle="1" w:styleId="F380E707B5014AE8994A54E47D30C424">
    <w:name w:val="F380E707B5014AE8994A54E47D30C424"/>
    <w:rsid w:val="00FD7D47"/>
    <w:pPr>
      <w:bidi/>
    </w:pPr>
  </w:style>
  <w:style w:type="paragraph" w:customStyle="1" w:styleId="AB7886B97CB1401DB32408C15B12DAE3">
    <w:name w:val="AB7886B97CB1401DB32408C15B12DAE3"/>
    <w:rsid w:val="00FD7D47"/>
    <w:pPr>
      <w:bidi/>
    </w:pPr>
  </w:style>
  <w:style w:type="paragraph" w:customStyle="1" w:styleId="DC6205DD54914C0291495A9EDD41CD38">
    <w:name w:val="DC6205DD54914C0291495A9EDD41CD38"/>
    <w:rsid w:val="00FD7D47"/>
    <w:pPr>
      <w:bidi/>
    </w:pPr>
  </w:style>
  <w:style w:type="paragraph" w:customStyle="1" w:styleId="D05065CC9EDE47AB9A340294C4804576">
    <w:name w:val="D05065CC9EDE47AB9A340294C4804576"/>
    <w:rsid w:val="00FD7D47"/>
    <w:pPr>
      <w:bidi/>
    </w:pPr>
  </w:style>
  <w:style w:type="paragraph" w:customStyle="1" w:styleId="18A45BBF1BDA44BFA8B7E50A27B0A2A5">
    <w:name w:val="18A45BBF1BDA44BFA8B7E50A27B0A2A5"/>
    <w:rsid w:val="00FD7D47"/>
    <w:pPr>
      <w:bidi/>
    </w:pPr>
  </w:style>
  <w:style w:type="paragraph" w:customStyle="1" w:styleId="8F736EE79B854250B3E582D55ACC250F">
    <w:name w:val="8F736EE79B854250B3E582D55ACC250F"/>
    <w:rsid w:val="00FD7D47"/>
    <w:pPr>
      <w:bidi/>
    </w:pPr>
  </w:style>
  <w:style w:type="paragraph" w:customStyle="1" w:styleId="90A50341728E45D490A9CD4437F011C1">
    <w:name w:val="90A50341728E45D490A9CD4437F011C1"/>
    <w:rsid w:val="00FD7D47"/>
    <w:pPr>
      <w:bidi/>
    </w:pPr>
  </w:style>
  <w:style w:type="paragraph" w:customStyle="1" w:styleId="DF274CB2C9CC41F7AF67407D72708088">
    <w:name w:val="DF274CB2C9CC41F7AF67407D72708088"/>
    <w:rsid w:val="00FD7D47"/>
    <w:pPr>
      <w:bidi/>
    </w:pPr>
  </w:style>
  <w:style w:type="paragraph" w:customStyle="1" w:styleId="56C281039AEF4B1DB209FEC7A0E0314B">
    <w:name w:val="56C281039AEF4B1DB209FEC7A0E0314B"/>
    <w:rsid w:val="00FD7D47"/>
    <w:pPr>
      <w:bidi/>
    </w:pPr>
  </w:style>
  <w:style w:type="paragraph" w:customStyle="1" w:styleId="DB32532EE834442795024C7A035F5A13">
    <w:name w:val="DB32532EE834442795024C7A035F5A13"/>
    <w:rsid w:val="00FD7D47"/>
    <w:pPr>
      <w:bidi/>
    </w:pPr>
  </w:style>
  <w:style w:type="paragraph" w:customStyle="1" w:styleId="DED58420C00C4B37B4659290F4CE2506">
    <w:name w:val="DED58420C00C4B37B4659290F4CE2506"/>
    <w:rsid w:val="00FD7D47"/>
    <w:pPr>
      <w:bidi/>
    </w:pPr>
  </w:style>
  <w:style w:type="paragraph" w:customStyle="1" w:styleId="FF15A78EA0EA4C8A8AD0EABBA4B03608">
    <w:name w:val="FF15A78EA0EA4C8A8AD0EABBA4B03608"/>
    <w:rsid w:val="00FD7D47"/>
    <w:pPr>
      <w:bidi/>
    </w:pPr>
  </w:style>
  <w:style w:type="paragraph" w:customStyle="1" w:styleId="81B90575A7C94BC1BFAD370782C39B19">
    <w:name w:val="81B90575A7C94BC1BFAD370782C39B19"/>
    <w:rsid w:val="00FD7D47"/>
    <w:pPr>
      <w:bidi/>
    </w:pPr>
  </w:style>
  <w:style w:type="paragraph" w:customStyle="1" w:styleId="5D052253E77A48AD8644B6751A245AB4">
    <w:name w:val="5D052253E77A48AD8644B6751A245AB4"/>
    <w:rsid w:val="00FD7D47"/>
    <w:pPr>
      <w:bidi/>
    </w:pPr>
  </w:style>
  <w:style w:type="paragraph" w:customStyle="1" w:styleId="1771C1B277284018BD053071C6C1906D">
    <w:name w:val="1771C1B277284018BD053071C6C1906D"/>
    <w:rsid w:val="00FD7D47"/>
    <w:pPr>
      <w:bidi/>
    </w:pPr>
  </w:style>
  <w:style w:type="paragraph" w:customStyle="1" w:styleId="866D74F11B704502A54BC714C3EDC017">
    <w:name w:val="866D74F11B704502A54BC714C3EDC017"/>
    <w:rsid w:val="00FD7D47"/>
    <w:pPr>
      <w:bidi/>
    </w:pPr>
  </w:style>
  <w:style w:type="paragraph" w:customStyle="1" w:styleId="2322B5C7E3A847A78FA6BDB1138D7C14">
    <w:name w:val="2322B5C7E3A847A78FA6BDB1138D7C14"/>
    <w:rsid w:val="00FD7D47"/>
    <w:pPr>
      <w:bidi/>
    </w:pPr>
  </w:style>
  <w:style w:type="paragraph" w:customStyle="1" w:styleId="BD1062415D87444BAEB9A4AF02DD0444">
    <w:name w:val="BD1062415D87444BAEB9A4AF02DD0444"/>
    <w:rsid w:val="00FD7D47"/>
    <w:pPr>
      <w:bidi/>
    </w:pPr>
  </w:style>
  <w:style w:type="paragraph" w:customStyle="1" w:styleId="D865E51C35B74FFBAABAA890ACA92AD4">
    <w:name w:val="D865E51C35B74FFBAABAA890ACA92AD4"/>
    <w:rsid w:val="00FD7D47"/>
    <w:pPr>
      <w:bidi/>
    </w:pPr>
  </w:style>
  <w:style w:type="paragraph" w:customStyle="1" w:styleId="DA13D61898B24F3BAD0E7ACBC5902E47">
    <w:name w:val="DA13D61898B24F3BAD0E7ACBC5902E47"/>
    <w:rsid w:val="00910C3D"/>
    <w:pPr>
      <w:bidi/>
    </w:pPr>
  </w:style>
  <w:style w:type="paragraph" w:customStyle="1" w:styleId="12452F783D814FBF950E5C1E9849F900">
    <w:name w:val="12452F783D814FBF950E5C1E9849F900"/>
    <w:rsid w:val="00910C3D"/>
    <w:pPr>
      <w:bidi/>
    </w:pPr>
  </w:style>
  <w:style w:type="paragraph" w:customStyle="1" w:styleId="EBD748366A7B4C468201762CD026BFDA">
    <w:name w:val="EBD748366A7B4C468201762CD026BFDA"/>
    <w:rsid w:val="00910C3D"/>
    <w:pPr>
      <w:bidi/>
    </w:pPr>
  </w:style>
  <w:style w:type="paragraph" w:customStyle="1" w:styleId="C46DF9B135F5483BBC57500D8301B6A7">
    <w:name w:val="C46DF9B135F5483BBC57500D8301B6A7"/>
    <w:rsid w:val="00910C3D"/>
    <w:pPr>
      <w:bidi/>
    </w:pPr>
  </w:style>
  <w:style w:type="paragraph" w:customStyle="1" w:styleId="F761491380D749FDAF62771303413A9D">
    <w:name w:val="F761491380D749FDAF62771303413A9D"/>
    <w:rsid w:val="00910C3D"/>
    <w:pPr>
      <w:bidi/>
    </w:pPr>
  </w:style>
  <w:style w:type="paragraph" w:customStyle="1" w:styleId="544C9128CE024FDC958D540BED9E0373">
    <w:name w:val="544C9128CE024FDC958D540BED9E0373"/>
    <w:rsid w:val="00871CCA"/>
    <w:pPr>
      <w:bidi/>
      <w:spacing w:line="278" w:lineRule="auto"/>
    </w:pPr>
    <w:rPr>
      <w:kern w:val="2"/>
      <w:sz w:val="24"/>
      <w:szCs w:val="24"/>
      <w14:ligatures w14:val="standardContextual"/>
    </w:rPr>
  </w:style>
  <w:style w:type="paragraph" w:customStyle="1" w:styleId="B2A5620B60274B3EAD5CFDBA65ADBE0B">
    <w:name w:val="B2A5620B60274B3EAD5CFDBA65ADBE0B"/>
    <w:rsid w:val="00871CCA"/>
    <w:pPr>
      <w:bidi/>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6.xml><?xml version="1.0" encoding="utf-8"?>
<ct:contentTypeSchema xmlns:ct="http://schemas.microsoft.com/office/2006/metadata/contentType" xmlns:ma="http://schemas.microsoft.com/office/2006/metadata/properties/metaAttributes" ct:_="" ma:_="" ma:contentTypeName="יועץ פינוי אשפה" ma:contentTypeID="0x010100398782B37190B343ABC5A26867A4FDE21700D06E3D69292EE9498EBB362BB2338028" ma:contentTypeVersion="175" ma:contentTypeDescription="" ma:contentTypeScope="" ma:versionID="042779be07be6751540ae6844360c3b6">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978D4B-FA05-4772-84C2-93B79B312E2A}"/>
</file>

<file path=customXml/itemProps2.xml><?xml version="1.0" encoding="utf-8"?>
<ds:datastoreItem xmlns:ds="http://schemas.openxmlformats.org/officeDocument/2006/customXml" ds:itemID="{81709D4C-33DC-48CC-AC7E-130A245806EE}">
  <ds:schemaRefs>
    <ds:schemaRef ds:uri="http://schemas.microsoft.com/office/2006/metadata/properties"/>
    <ds:schemaRef ds:uri="http://schemas.openxmlformats.org/package/2006/metadata/core-properties"/>
    <ds:schemaRef ds:uri="http://purl.org/dc/dcmitype/"/>
    <ds:schemaRef ds:uri="http://purl.org/dc/terms/"/>
    <ds:schemaRef ds:uri="http://schemas.microsoft.com/office/2006/documentManagement/types"/>
    <ds:schemaRef ds:uri="http://schemas.microsoft.com/sharepoint/v3"/>
    <ds:schemaRef ds:uri="http://www.w3.org/XML/1998/namespace"/>
    <ds:schemaRef ds:uri="http://schemas.microsoft.com/office/infopath/2007/PartnerControls"/>
    <ds:schemaRef ds:uri="e82e0497-401b-493b-ab66-61f85c09ed30"/>
    <ds:schemaRef ds:uri="http://purl.org/dc/elements/1.1/"/>
  </ds:schemaRefs>
</ds:datastoreItem>
</file>

<file path=customXml/itemProps3.xml><?xml version="1.0" encoding="utf-8"?>
<ds:datastoreItem xmlns:ds="http://schemas.openxmlformats.org/officeDocument/2006/customXml" ds:itemID="{03ECE8F0-19ED-4F9D-A2C1-A0600E3C1580}">
  <ds:schemaRefs>
    <ds:schemaRef ds:uri="http://schemas.openxmlformats.org/officeDocument/2006/bibliography"/>
  </ds:schemaRefs>
</ds:datastoreItem>
</file>

<file path=customXml/itemProps4.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5.xml><?xml version="1.0" encoding="utf-8"?>
<ds:datastoreItem xmlns:ds="http://schemas.openxmlformats.org/officeDocument/2006/customXml" ds:itemID="{D70ADED0-FD03-4553-A666-9E1F61018D34}">
  <ds:schemaRefs>
    <ds:schemaRef ds:uri="http://schemas.microsoft.com/office/2006/metadata/customXsn"/>
  </ds:schemaRefs>
</ds:datastoreItem>
</file>

<file path=customXml/itemProps6.xml><?xml version="1.0" encoding="utf-8"?>
<ds:datastoreItem xmlns:ds="http://schemas.openxmlformats.org/officeDocument/2006/customXml" ds:itemID="{4FDAFDDB-C17B-45AF-A790-6265CA956D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33</Pages>
  <Words>6363</Words>
  <Characters>31816</Characters>
  <Application>Microsoft Office Word</Application>
  <DocSecurity>0</DocSecurity>
  <Lines>265</Lines>
  <Paragraphs>76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מרול אטמן</cp:lastModifiedBy>
  <cp:revision>24</cp:revision>
  <dcterms:created xsi:type="dcterms:W3CDTF">2022-12-08T10:09:00Z</dcterms:created>
  <dcterms:modified xsi:type="dcterms:W3CDTF">2024-08-26T13:36:00Z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bc1a2d20-8796-46c5-9b91-9ce3a486a22b</vt:lpwstr>
  </property>
</Properties>
</file>